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B65" w:rsidRDefault="00862BF7" w:rsidP="00C60B65">
      <w:pPr>
        <w:numPr>
          <w:ilvl w:val="0"/>
          <w:numId w:val="1"/>
        </w:numPr>
        <w:rPr>
          <w:ins w:id="0" w:author="DuyNgo" w:date="2012-05-10T16:19:00Z"/>
        </w:rPr>
        <w:pPrChange w:id="1" w:author="DuyNgo" w:date="2012-05-10T16:19:00Z">
          <w:pPr>
            <w:pStyle w:val="Heading1"/>
          </w:pPr>
        </w:pPrChange>
      </w:pPr>
      <w:del w:id="2" w:author="DuyNgo" w:date="2012-05-10T16:19:00Z">
        <w:r w:rsidDel="00C60B65">
          <w:delText xml:space="preserve">1. </w:delText>
        </w:r>
      </w:del>
      <w:r w:rsidR="00325EB3">
        <w:t>Features:</w:t>
      </w:r>
    </w:p>
    <w:p w:rsidR="00C60B65" w:rsidRDefault="00C60B65" w:rsidP="00C60B65">
      <w:pPr>
        <w:numPr>
          <w:ilvl w:val="0"/>
          <w:numId w:val="1"/>
        </w:numPr>
        <w:rPr>
          <w:ins w:id="3" w:author="DuyNgo" w:date="2012-05-10T16:19:00Z"/>
        </w:rPr>
        <w:pPrChange w:id="4" w:author="DuyNgo" w:date="2012-05-10T16:19:00Z">
          <w:pPr>
            <w:pStyle w:val="Heading1"/>
          </w:pPr>
        </w:pPrChange>
      </w:pPr>
      <w:ins w:id="5" w:author="DuyNgo" w:date="2012-05-10T16:19:00Z">
        <w:r w:rsidRPr="00C60B65">
          <w:rPr>
            <w:rStyle w:val="Heading2Char"/>
            <w:rPrChange w:id="6" w:author="DuyNgo" w:date="2012-05-10T16:19:00Z">
              <w:rPr/>
            </w:rPrChange>
          </w:rPr>
          <w:t>Pages</w:t>
        </w:r>
        <w:r>
          <w:t>:</w:t>
        </w:r>
      </w:ins>
    </w:p>
    <w:p w:rsidR="00C60B65" w:rsidRDefault="00C60B65" w:rsidP="00C60B65">
      <w:pPr>
        <w:numPr>
          <w:ilvl w:val="0"/>
          <w:numId w:val="1"/>
        </w:numPr>
        <w:rPr>
          <w:ins w:id="7" w:author="DuyNgo" w:date="2012-05-10T16:19:00Z"/>
        </w:rPr>
        <w:pPrChange w:id="8" w:author="DuyNgo" w:date="2012-05-10T16:19:00Z">
          <w:pPr>
            <w:pStyle w:val="Heading1"/>
          </w:pPr>
        </w:pPrChange>
      </w:pPr>
      <w:ins w:id="9" w:author="DuyNgo" w:date="2012-05-10T16:19:00Z">
        <w:r>
          <w:tab/>
          <w:t>Dashboard</w:t>
        </w:r>
      </w:ins>
    </w:p>
    <w:p w:rsidR="00C60B65" w:rsidRDefault="00C60B65" w:rsidP="00C60B65">
      <w:pPr>
        <w:numPr>
          <w:ilvl w:val="0"/>
          <w:numId w:val="1"/>
        </w:numPr>
        <w:rPr>
          <w:ins w:id="10" w:author="DuyNgo" w:date="2012-05-10T16:19:00Z"/>
        </w:rPr>
        <w:pPrChange w:id="11" w:author="DuyNgo" w:date="2012-05-10T16:19:00Z">
          <w:pPr>
            <w:pStyle w:val="Heading1"/>
          </w:pPr>
        </w:pPrChange>
      </w:pPr>
      <w:ins w:id="12" w:author="DuyNgo" w:date="2012-05-10T16:19:00Z">
        <w:r>
          <w:tab/>
          <w:t>Planner</w:t>
        </w:r>
      </w:ins>
    </w:p>
    <w:p w:rsidR="00C60B65" w:rsidRDefault="00C60B65" w:rsidP="00C60B65">
      <w:pPr>
        <w:numPr>
          <w:ilvl w:val="0"/>
          <w:numId w:val="1"/>
        </w:numPr>
        <w:rPr>
          <w:ins w:id="13" w:author="DuyNgo" w:date="2012-05-10T16:19:00Z"/>
        </w:rPr>
        <w:pPrChange w:id="14" w:author="DuyNgo" w:date="2012-05-10T16:19:00Z">
          <w:pPr>
            <w:pStyle w:val="Heading1"/>
          </w:pPr>
        </w:pPrChange>
      </w:pPr>
      <w:ins w:id="15" w:author="DuyNgo" w:date="2012-05-10T16:19:00Z">
        <w:r>
          <w:tab/>
          <w:t>Report</w:t>
        </w:r>
      </w:ins>
    </w:p>
    <w:p w:rsidR="00C60B65" w:rsidRDefault="00C60B65" w:rsidP="00C60B65">
      <w:pPr>
        <w:numPr>
          <w:ilvl w:val="0"/>
          <w:numId w:val="1"/>
        </w:numPr>
        <w:rPr>
          <w:ins w:id="16" w:author="DuyNgo" w:date="2012-05-10T16:20:00Z"/>
        </w:rPr>
        <w:pPrChange w:id="17" w:author="DuyNgo" w:date="2012-05-10T16:19:00Z">
          <w:pPr>
            <w:pStyle w:val="Heading1"/>
          </w:pPr>
        </w:pPrChange>
      </w:pPr>
      <w:ins w:id="18" w:author="DuyNgo" w:date="2012-05-10T16:19:00Z">
        <w:r>
          <w:tab/>
        </w:r>
      </w:ins>
      <w:ins w:id="19" w:author="DuyNgo" w:date="2012-05-10T16:20:00Z">
        <w:r>
          <w:t>Project View</w:t>
        </w:r>
      </w:ins>
    </w:p>
    <w:p w:rsidR="00C60B65" w:rsidRDefault="00C60B65" w:rsidP="00C60B65">
      <w:pPr>
        <w:numPr>
          <w:ilvl w:val="0"/>
          <w:numId w:val="1"/>
        </w:numPr>
        <w:rPr>
          <w:ins w:id="20" w:author="DuyNgo" w:date="2012-05-10T16:35:00Z"/>
        </w:rPr>
        <w:pPrChange w:id="21" w:author="DuyNgo" w:date="2012-05-10T16:19:00Z">
          <w:pPr>
            <w:pStyle w:val="Heading1"/>
          </w:pPr>
        </w:pPrChange>
      </w:pPr>
      <w:ins w:id="22" w:author="DuyNgo" w:date="2012-05-10T16:20:00Z">
        <w:r>
          <w:tab/>
          <w:t>Admin</w:t>
        </w:r>
      </w:ins>
    </w:p>
    <w:p w:rsidR="001709ED" w:rsidRDefault="001709ED" w:rsidP="00C60B65">
      <w:pPr>
        <w:numPr>
          <w:ilvl w:val="0"/>
          <w:numId w:val="1"/>
        </w:numPr>
        <w:rPr>
          <w:ins w:id="23" w:author="DuyNgo" w:date="2012-05-10T16:20:00Z"/>
        </w:rPr>
        <w:pPrChange w:id="24" w:author="DuyNgo" w:date="2012-05-10T16:19:00Z">
          <w:pPr>
            <w:pStyle w:val="Heading1"/>
          </w:pPr>
        </w:pPrChange>
      </w:pPr>
      <w:ins w:id="25" w:author="DuyNgo" w:date="2012-05-10T16:35:00Z">
        <w:r>
          <w:tab/>
          <w:t>Timesheet</w:t>
        </w:r>
      </w:ins>
      <w:bookmarkStart w:id="26" w:name="_GoBack"/>
      <w:bookmarkEnd w:id="26"/>
    </w:p>
    <w:p w:rsidR="00C60B65" w:rsidRDefault="00C60B65" w:rsidP="00C60B65">
      <w:pPr>
        <w:numPr>
          <w:ilvl w:val="0"/>
          <w:numId w:val="1"/>
        </w:numPr>
        <w:rPr>
          <w:ins w:id="27" w:author="DuyNgo" w:date="2012-05-10T16:19:00Z"/>
        </w:rPr>
        <w:pPrChange w:id="28" w:author="DuyNgo" w:date="2012-05-10T16:19:00Z">
          <w:pPr>
            <w:pStyle w:val="Heading1"/>
          </w:pPr>
        </w:pPrChange>
      </w:pPr>
      <w:ins w:id="29" w:author="DuyNgo" w:date="2012-05-10T16:20:00Z">
        <w:r>
          <w:tab/>
          <w:t>DMS</w:t>
        </w:r>
      </w:ins>
    </w:p>
    <w:p w:rsidR="00C60B65" w:rsidRPr="00C60B65" w:rsidRDefault="00585EE3" w:rsidP="00C60B65">
      <w:pPr>
        <w:numPr>
          <w:ilvl w:val="0"/>
          <w:numId w:val="1"/>
        </w:numPr>
        <w:pPrChange w:id="30" w:author="DuyNgo" w:date="2012-05-10T16:19:00Z">
          <w:pPr>
            <w:pStyle w:val="Heading1"/>
          </w:pPr>
        </w:pPrChange>
      </w:pPr>
      <w:ins w:id="31" w:author="DuyNgo" w:date="2012-05-10T16:34:00Z">
        <w:r>
          <w:tab/>
          <w:t>Requirement</w:t>
        </w:r>
      </w:ins>
      <w:ins w:id="32" w:author="DuyNgo" w:date="2012-05-10T16:35:00Z">
        <w:r w:rsidR="00F25B35">
          <w:t xml:space="preserve"> </w:t>
        </w:r>
      </w:ins>
    </w:p>
    <w:p w:rsidR="00325EB3" w:rsidRPr="00C25630" w:rsidRDefault="00E909BF" w:rsidP="00EF3594">
      <w:pPr>
        <w:pStyle w:val="Heading2"/>
        <w:numPr>
          <w:ilvl w:val="0"/>
          <w:numId w:val="1"/>
        </w:numPr>
        <w:rPr>
          <w:rFonts w:ascii="Times New Roman" w:hAnsi="Times New Roman" w:cs="Times New Roman"/>
          <w:sz w:val="24"/>
          <w:szCs w:val="24"/>
        </w:rPr>
      </w:pPr>
      <w:r w:rsidRPr="00C25630">
        <w:rPr>
          <w:rFonts w:ascii="Times New Roman" w:hAnsi="Times New Roman" w:cs="Times New Roman"/>
          <w:sz w:val="24"/>
          <w:szCs w:val="24"/>
        </w:rPr>
        <w:t>Dashboard</w:t>
      </w:r>
    </w:p>
    <w:p w:rsidR="00E909BF" w:rsidRDefault="00E909BF" w:rsidP="00E909BF">
      <w:pPr>
        <w:spacing w:before="90" w:line="240" w:lineRule="auto"/>
        <w:rPr>
          <w:rFonts w:ascii="Times New Roman" w:eastAsia="Times New Roman" w:hAnsi="Times New Roman" w:cs="Times New Roman"/>
          <w:color w:val="4E4D4D"/>
          <w:sz w:val="24"/>
          <w:szCs w:val="24"/>
        </w:rPr>
      </w:pPr>
      <w:r w:rsidRPr="00E909BF">
        <w:rPr>
          <w:rFonts w:ascii="Times New Roman" w:eastAsia="Times New Roman" w:hAnsi="Times New Roman" w:cs="Times New Roman"/>
          <w:color w:val="4E4D4D"/>
          <w:sz w:val="24"/>
          <w:szCs w:val="24"/>
        </w:rPr>
        <w:t xml:space="preserve">Every </w:t>
      </w:r>
      <w:hyperlink r:id="rId7" w:history="1">
        <w:r w:rsidRPr="00C25630">
          <w:rPr>
            <w:rFonts w:ascii="Times New Roman" w:eastAsia="Times New Roman" w:hAnsi="Times New Roman" w:cs="Times New Roman"/>
            <w:color w:val="4E4D4D"/>
            <w:sz w:val="24"/>
            <w:szCs w:val="24"/>
          </w:rPr>
          <w:t>Project Manager</w:t>
        </w:r>
      </w:hyperlink>
      <w:r w:rsidRPr="00E909BF">
        <w:rPr>
          <w:rFonts w:ascii="Times New Roman" w:eastAsia="Times New Roman" w:hAnsi="Times New Roman" w:cs="Times New Roman"/>
          <w:color w:val="4E4D4D"/>
          <w:sz w:val="24"/>
          <w:szCs w:val="24"/>
        </w:rPr>
        <w:t xml:space="preserve"> wants to know if their projects are on track. Using this intelligent Project Dashboard, you can view the health of your projects online. With stunning charts and tables, this Project Dashboard will help you keep projects on track at all times.</w:t>
      </w:r>
    </w:p>
    <w:p w:rsidR="00E511C8" w:rsidRDefault="00E511C8"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Health</w:t>
      </w:r>
    </w:p>
    <w:p w:rsidR="00E511C8" w:rsidRDefault="00E511C8"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Progress</w:t>
      </w:r>
      <w:r w:rsidR="00B555CA">
        <w:rPr>
          <w:rFonts w:ascii="Times New Roman" w:eastAsia="Times New Roman" w:hAnsi="Times New Roman" w:cs="Times New Roman"/>
          <w:color w:val="4E4D4D"/>
          <w:sz w:val="24"/>
          <w:szCs w:val="24"/>
        </w:rPr>
        <w:t xml:space="preserve"> - 2</w:t>
      </w:r>
    </w:p>
    <w:p w:rsidR="00E511C8" w:rsidRDefault="00E511C8"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Cost</w:t>
      </w:r>
      <w:r w:rsidR="000D2AEC">
        <w:rPr>
          <w:rFonts w:ascii="Times New Roman" w:eastAsia="Times New Roman" w:hAnsi="Times New Roman" w:cs="Times New Roman"/>
          <w:color w:val="4E4D4D"/>
          <w:sz w:val="24"/>
          <w:szCs w:val="24"/>
        </w:rPr>
        <w:t xml:space="preserve"> - 6</w:t>
      </w:r>
    </w:p>
    <w:p w:rsidR="00E511C8" w:rsidRDefault="00E511C8"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Resources</w:t>
      </w:r>
    </w:p>
    <w:p w:rsidR="00E511C8" w:rsidRDefault="00E511C8"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Efficiency</w:t>
      </w:r>
      <w:r w:rsidR="00B555CA">
        <w:rPr>
          <w:rFonts w:ascii="Times New Roman" w:eastAsia="Times New Roman" w:hAnsi="Times New Roman" w:cs="Times New Roman"/>
          <w:color w:val="4E4D4D"/>
          <w:sz w:val="24"/>
          <w:szCs w:val="24"/>
        </w:rPr>
        <w:t xml:space="preserve"> - 2</w:t>
      </w:r>
    </w:p>
    <w:p w:rsidR="00E511C8" w:rsidRDefault="00E511C8"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Time</w:t>
      </w:r>
      <w:r w:rsidR="000D2AEC">
        <w:rPr>
          <w:rFonts w:ascii="Times New Roman" w:eastAsia="Times New Roman" w:hAnsi="Times New Roman" w:cs="Times New Roman"/>
          <w:color w:val="4E4D4D"/>
          <w:sz w:val="24"/>
          <w:szCs w:val="24"/>
        </w:rPr>
        <w:t xml:space="preserve"> - 7</w:t>
      </w:r>
    </w:p>
    <w:p w:rsidR="00E511C8" w:rsidRDefault="00E511C8"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lastRenderedPageBreak/>
        <w:t>Risk</w:t>
      </w:r>
      <w:r w:rsidR="000D2AEC">
        <w:rPr>
          <w:rFonts w:ascii="Times New Roman" w:eastAsia="Times New Roman" w:hAnsi="Times New Roman" w:cs="Times New Roman"/>
          <w:color w:val="4E4D4D"/>
          <w:sz w:val="24"/>
          <w:szCs w:val="24"/>
        </w:rPr>
        <w:t xml:space="preserve"> - 5</w:t>
      </w:r>
    </w:p>
    <w:p w:rsidR="00E511C8" w:rsidRDefault="00E511C8"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Issues</w:t>
      </w:r>
      <w:r w:rsidR="000D2AEC">
        <w:rPr>
          <w:rFonts w:ascii="Times New Roman" w:eastAsia="Times New Roman" w:hAnsi="Times New Roman" w:cs="Times New Roman"/>
          <w:color w:val="4E4D4D"/>
          <w:sz w:val="24"/>
          <w:szCs w:val="24"/>
        </w:rPr>
        <w:t xml:space="preserve"> - 5</w:t>
      </w:r>
    </w:p>
    <w:p w:rsidR="00E511C8" w:rsidRDefault="00E511C8"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Changes</w:t>
      </w:r>
      <w:r w:rsidR="000D2AEC">
        <w:rPr>
          <w:rFonts w:ascii="Times New Roman" w:eastAsia="Times New Roman" w:hAnsi="Times New Roman" w:cs="Times New Roman"/>
          <w:color w:val="4E4D4D"/>
          <w:sz w:val="24"/>
          <w:szCs w:val="24"/>
        </w:rPr>
        <w:t xml:space="preserve"> -5 </w:t>
      </w:r>
    </w:p>
    <w:p w:rsidR="0031147C" w:rsidRDefault="0031147C"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noProof/>
          <w:color w:val="4E4D4D"/>
          <w:sz w:val="24"/>
          <w:szCs w:val="24"/>
          <w:lang w:eastAsia="ja-JP"/>
        </w:rPr>
        <w:drawing>
          <wp:inline distT="0" distB="0" distL="0" distR="0">
            <wp:extent cx="5943600" cy="3663957"/>
            <wp:effectExtent l="19050" t="0" r="0" b="0"/>
            <wp:docPr id="2" name="Picture 2" descr="C:\Documents and Settings\duynd2\Desktop\ScreenHunter_01 May. 10 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uynd2\Desktop\ScreenHunter_01 May. 10 10.21.jpg"/>
                    <pic:cNvPicPr>
                      <a:picLocks noChangeAspect="1" noChangeArrowheads="1"/>
                    </pic:cNvPicPr>
                  </pic:nvPicPr>
                  <pic:blipFill>
                    <a:blip r:embed="rId8" cstate="print"/>
                    <a:srcRect/>
                    <a:stretch>
                      <a:fillRect/>
                    </a:stretch>
                  </pic:blipFill>
                  <pic:spPr bwMode="auto">
                    <a:xfrm>
                      <a:off x="0" y="0"/>
                      <a:ext cx="5943600" cy="3663957"/>
                    </a:xfrm>
                    <a:prstGeom prst="rect">
                      <a:avLst/>
                    </a:prstGeom>
                    <a:noFill/>
                    <a:ln w="9525">
                      <a:noFill/>
                      <a:miter lim="800000"/>
                      <a:headEnd/>
                      <a:tailEnd/>
                    </a:ln>
                  </pic:spPr>
                </pic:pic>
              </a:graphicData>
            </a:graphic>
          </wp:inline>
        </w:drawing>
      </w:r>
    </w:p>
    <w:p w:rsidR="0031147C" w:rsidRDefault="0031147C" w:rsidP="00E909BF">
      <w:pPr>
        <w:spacing w:before="90" w:line="240" w:lineRule="auto"/>
        <w:rPr>
          <w:rFonts w:ascii="Times New Roman" w:eastAsia="Times New Roman" w:hAnsi="Times New Roman" w:cs="Times New Roman"/>
          <w:color w:val="4E4D4D"/>
          <w:sz w:val="24"/>
          <w:szCs w:val="24"/>
        </w:rPr>
      </w:pPr>
    </w:p>
    <w:p w:rsidR="00183C73" w:rsidRDefault="00DB6B13"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Dashboard:</w:t>
      </w:r>
    </w:p>
    <w:p w:rsidR="00DB6B13" w:rsidRDefault="00DB6B13"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ab/>
        <w:t>List project’s status</w:t>
      </w:r>
    </w:p>
    <w:p w:rsidR="001C44CC" w:rsidRDefault="00DB6B13"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ab/>
        <w:t>Progress</w:t>
      </w:r>
      <w:r w:rsidR="00C51114">
        <w:rPr>
          <w:rFonts w:ascii="Times New Roman" w:eastAsia="Times New Roman" w:hAnsi="Times New Roman" w:cs="Times New Roman"/>
          <w:color w:val="4E4D4D"/>
          <w:sz w:val="24"/>
          <w:szCs w:val="24"/>
        </w:rPr>
        <w:t xml:space="preserve"> </w:t>
      </w:r>
    </w:p>
    <w:p w:rsidR="0090367F" w:rsidRDefault="0090367F" w:rsidP="0090367F">
      <w:pPr>
        <w:spacing w:before="90" w:line="240" w:lineRule="auto"/>
        <w:ind w:firstLine="720"/>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Time</w:t>
      </w:r>
    </w:p>
    <w:p w:rsidR="001C44CC" w:rsidRDefault="001C44CC"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ab/>
      </w:r>
      <w:r w:rsidR="00287010">
        <w:rPr>
          <w:rFonts w:ascii="Times New Roman" w:eastAsia="Times New Roman" w:hAnsi="Times New Roman" w:cs="Times New Roman"/>
          <w:color w:val="4E4D4D"/>
          <w:sz w:val="24"/>
          <w:szCs w:val="24"/>
        </w:rPr>
        <w:t>Efficiency</w:t>
      </w:r>
    </w:p>
    <w:p w:rsidR="00287010" w:rsidRDefault="00287010"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ab/>
        <w:t>Issue Status (high level)</w:t>
      </w:r>
    </w:p>
    <w:p w:rsidR="000E3FC3" w:rsidRDefault="000E3FC3"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ab/>
        <w:t>Cost</w:t>
      </w:r>
    </w:p>
    <w:p w:rsidR="00BA0814" w:rsidRDefault="00BA0814"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ab/>
      </w:r>
    </w:p>
    <w:p w:rsidR="00DB6B13" w:rsidRPr="00E909BF" w:rsidRDefault="00DB6B13" w:rsidP="00E909BF">
      <w:pPr>
        <w:spacing w:before="90" w:line="240" w:lineRule="auto"/>
        <w:rPr>
          <w:rFonts w:ascii="Times New Roman" w:eastAsia="Times New Roman" w:hAnsi="Times New Roman" w:cs="Times New Roman"/>
          <w:color w:val="4E4D4D"/>
          <w:sz w:val="24"/>
          <w:szCs w:val="24"/>
        </w:rPr>
      </w:pPr>
    </w:p>
    <w:p w:rsidR="00E909BF" w:rsidRPr="00C25630" w:rsidRDefault="00E909BF" w:rsidP="00EF3594">
      <w:pPr>
        <w:pStyle w:val="Heading2"/>
        <w:numPr>
          <w:ilvl w:val="0"/>
          <w:numId w:val="1"/>
        </w:numPr>
        <w:rPr>
          <w:rFonts w:ascii="Times New Roman" w:hAnsi="Times New Roman" w:cs="Times New Roman"/>
          <w:sz w:val="24"/>
          <w:szCs w:val="24"/>
        </w:rPr>
      </w:pPr>
      <w:r w:rsidRPr="00C25630">
        <w:rPr>
          <w:rFonts w:ascii="Times New Roman" w:hAnsi="Times New Roman" w:cs="Times New Roman"/>
          <w:sz w:val="24"/>
          <w:szCs w:val="24"/>
        </w:rPr>
        <w:lastRenderedPageBreak/>
        <w:t>Planner</w:t>
      </w:r>
      <w:r w:rsidR="009B63CC">
        <w:rPr>
          <w:rFonts w:ascii="Times New Roman" w:hAnsi="Times New Roman" w:cs="Times New Roman"/>
          <w:sz w:val="24"/>
          <w:szCs w:val="24"/>
        </w:rPr>
        <w:t xml:space="preserve"> - </w:t>
      </w:r>
      <w:r w:rsidR="009B63CC" w:rsidRPr="00C25630">
        <w:rPr>
          <w:rFonts w:ascii="Times New Roman" w:hAnsi="Times New Roman" w:cs="Times New Roman"/>
          <w:sz w:val="24"/>
          <w:szCs w:val="24"/>
        </w:rPr>
        <w:t>Task management</w:t>
      </w:r>
    </w:p>
    <w:p w:rsidR="00E909BF" w:rsidRDefault="00E909BF" w:rsidP="00E909BF">
      <w:pPr>
        <w:spacing w:before="90" w:line="240" w:lineRule="auto"/>
        <w:rPr>
          <w:rFonts w:ascii="Times New Roman" w:eastAsia="Times New Roman" w:hAnsi="Times New Roman" w:cs="Times New Roman"/>
          <w:color w:val="4E4D4D"/>
          <w:sz w:val="24"/>
          <w:szCs w:val="24"/>
        </w:rPr>
      </w:pPr>
      <w:r w:rsidRPr="00E909BF">
        <w:rPr>
          <w:rFonts w:ascii="Times New Roman" w:eastAsia="Times New Roman" w:hAnsi="Times New Roman" w:cs="Times New Roman"/>
          <w:color w:val="4E4D4D"/>
          <w:sz w:val="24"/>
          <w:szCs w:val="24"/>
        </w:rPr>
        <w:t>Creating Project Plans is now as easy as 1-2-3. This stylish Project Planner offers you all of the Microsoft Project features for managing tasks, and much more. You can build a new task list, schedule your tasks, allocate resources and monitor progress. It’s that easy!</w:t>
      </w:r>
    </w:p>
    <w:p w:rsidR="00FD4D92" w:rsidRDefault="00FD4D92"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noProof/>
          <w:color w:val="4E4D4D"/>
          <w:sz w:val="24"/>
          <w:szCs w:val="24"/>
          <w:lang w:eastAsia="ja-JP"/>
        </w:rPr>
        <w:drawing>
          <wp:inline distT="0" distB="0" distL="0" distR="0">
            <wp:extent cx="5943600" cy="3688901"/>
            <wp:effectExtent l="0" t="0" r="0" b="0"/>
            <wp:docPr id="1" name="Picture 1" descr="C:\Users\DuyNgo\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Ngo\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88901"/>
                    </a:xfrm>
                    <a:prstGeom prst="rect">
                      <a:avLst/>
                    </a:prstGeom>
                    <a:noFill/>
                    <a:ln>
                      <a:noFill/>
                    </a:ln>
                  </pic:spPr>
                </pic:pic>
              </a:graphicData>
            </a:graphic>
          </wp:inline>
        </w:drawing>
      </w:r>
    </w:p>
    <w:p w:rsidR="00885696" w:rsidRDefault="00885696" w:rsidP="00E909BF">
      <w:pPr>
        <w:spacing w:before="90" w:line="240" w:lineRule="auto"/>
        <w:rPr>
          <w:rFonts w:ascii="Times New Roman" w:eastAsia="Times New Roman" w:hAnsi="Times New Roman" w:cs="Times New Roman"/>
          <w:color w:val="4E4D4D"/>
          <w:sz w:val="24"/>
          <w:szCs w:val="24"/>
        </w:rPr>
      </w:pPr>
    </w:p>
    <w:p w:rsidR="00885696" w:rsidRDefault="00885696"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Planner:</w:t>
      </w:r>
      <w:r w:rsidR="000D48DB">
        <w:rPr>
          <w:rFonts w:ascii="Times New Roman" w:eastAsia="Times New Roman" w:hAnsi="Times New Roman" w:cs="Times New Roman"/>
          <w:color w:val="4E4D4D"/>
          <w:sz w:val="24"/>
          <w:szCs w:val="24"/>
        </w:rPr>
        <w:t xml:space="preserve"> create, edit, </w:t>
      </w:r>
      <w:r w:rsidR="00142AE9">
        <w:rPr>
          <w:rFonts w:ascii="Times New Roman" w:eastAsia="Times New Roman" w:hAnsi="Times New Roman" w:cs="Times New Roman"/>
          <w:color w:val="4E4D4D"/>
          <w:sz w:val="24"/>
          <w:szCs w:val="24"/>
        </w:rPr>
        <w:t>and remove, assign</w:t>
      </w:r>
    </w:p>
    <w:p w:rsidR="00885696" w:rsidRDefault="00885696"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ab/>
        <w:t>Microsoft project</w:t>
      </w:r>
      <w:r w:rsidR="00D95048">
        <w:rPr>
          <w:rFonts w:ascii="Times New Roman" w:eastAsia="Times New Roman" w:hAnsi="Times New Roman" w:cs="Times New Roman"/>
          <w:color w:val="4E4D4D"/>
          <w:sz w:val="24"/>
          <w:szCs w:val="24"/>
        </w:rPr>
        <w:t xml:space="preserve"> (import, edit, save, export)</w:t>
      </w:r>
    </w:p>
    <w:p w:rsidR="00176B36" w:rsidRPr="00E909BF" w:rsidRDefault="00176B36" w:rsidP="000D48DB">
      <w:pPr>
        <w:spacing w:before="90" w:line="240" w:lineRule="auto"/>
        <w:ind w:firstLine="720"/>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Task status: updated by member (a</w:t>
      </w:r>
      <w:r w:rsidR="002F0B9B">
        <w:rPr>
          <w:rFonts w:ascii="Times New Roman" w:eastAsia="Times New Roman" w:hAnsi="Times New Roman" w:cs="Times New Roman"/>
          <w:color w:val="4E4D4D"/>
          <w:sz w:val="24"/>
          <w:szCs w:val="24"/>
        </w:rPr>
        <w:t>s</w:t>
      </w:r>
      <w:r>
        <w:rPr>
          <w:rFonts w:ascii="Times New Roman" w:eastAsia="Times New Roman" w:hAnsi="Times New Roman" w:cs="Times New Roman"/>
          <w:color w:val="4E4D4D"/>
          <w:sz w:val="24"/>
          <w:szCs w:val="24"/>
        </w:rPr>
        <w:t>signee)</w:t>
      </w:r>
    </w:p>
    <w:p w:rsidR="00E909BF" w:rsidRPr="00C25630" w:rsidRDefault="00E909BF" w:rsidP="00EF3594">
      <w:pPr>
        <w:pStyle w:val="Heading2"/>
        <w:numPr>
          <w:ilvl w:val="0"/>
          <w:numId w:val="1"/>
        </w:numPr>
        <w:rPr>
          <w:rFonts w:ascii="Times New Roman" w:hAnsi="Times New Roman" w:cs="Times New Roman"/>
          <w:sz w:val="24"/>
          <w:szCs w:val="24"/>
        </w:rPr>
      </w:pPr>
      <w:r w:rsidRPr="00C25630">
        <w:rPr>
          <w:rFonts w:ascii="Times New Roman" w:hAnsi="Times New Roman" w:cs="Times New Roman"/>
          <w:sz w:val="24"/>
          <w:szCs w:val="24"/>
        </w:rPr>
        <w:t>Reporting</w:t>
      </w:r>
    </w:p>
    <w:p w:rsidR="00E909BF" w:rsidRDefault="00E909BF" w:rsidP="00E909BF">
      <w:pPr>
        <w:spacing w:before="90" w:line="240" w:lineRule="auto"/>
        <w:rPr>
          <w:rFonts w:ascii="Times New Roman" w:eastAsia="Times New Roman" w:hAnsi="Times New Roman" w:cs="Times New Roman"/>
          <w:color w:val="4E4D4D"/>
          <w:sz w:val="24"/>
          <w:szCs w:val="24"/>
        </w:rPr>
      </w:pPr>
      <w:r w:rsidRPr="00E909BF">
        <w:rPr>
          <w:rFonts w:ascii="Times New Roman" w:eastAsia="Times New Roman" w:hAnsi="Times New Roman" w:cs="Times New Roman"/>
          <w:color w:val="4E4D4D"/>
          <w:sz w:val="24"/>
          <w:szCs w:val="24"/>
        </w:rPr>
        <w:t>It's now super easy to create your weekly Project Status Report. Just select the report you want to run, choose your Project Reporting period and click "View" to run the report across your projects. You can also print and export these professionally designed reports, to send to your team.</w:t>
      </w:r>
    </w:p>
    <w:p w:rsidR="00CA2993" w:rsidRDefault="00CA2993"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Report:</w:t>
      </w:r>
    </w:p>
    <w:p w:rsidR="00FC4FDC" w:rsidRDefault="003C2CA9"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ab/>
      </w:r>
      <w:r w:rsidR="006D4422">
        <w:rPr>
          <w:rFonts w:ascii="Times New Roman" w:eastAsia="Times New Roman" w:hAnsi="Times New Roman" w:cs="Times New Roman"/>
          <w:color w:val="4E4D4D"/>
          <w:sz w:val="24"/>
          <w:szCs w:val="24"/>
        </w:rPr>
        <w:t xml:space="preserve">1 </w:t>
      </w:r>
      <w:r>
        <w:rPr>
          <w:rFonts w:ascii="Times New Roman" w:eastAsia="Times New Roman" w:hAnsi="Times New Roman" w:cs="Times New Roman"/>
          <w:color w:val="4E4D4D"/>
          <w:sz w:val="24"/>
          <w:szCs w:val="24"/>
        </w:rPr>
        <w:t>Project Status Report: (basic infor + PM’ notes)</w:t>
      </w:r>
    </w:p>
    <w:p w:rsidR="00722C5B" w:rsidRPr="00722C5B" w:rsidRDefault="00722C5B" w:rsidP="00722C5B">
      <w:pPr>
        <w:pStyle w:val="ListParagraph"/>
        <w:numPr>
          <w:ilvl w:val="0"/>
          <w:numId w:val="3"/>
        </w:num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Report always based on stats</w:t>
      </w:r>
      <w:r w:rsidR="001A694F">
        <w:rPr>
          <w:rFonts w:ascii="Times New Roman" w:eastAsia="Times New Roman" w:hAnsi="Times New Roman" w:cs="Times New Roman"/>
          <w:color w:val="4E4D4D"/>
          <w:sz w:val="24"/>
          <w:szCs w:val="24"/>
        </w:rPr>
        <w:t>?</w:t>
      </w:r>
    </w:p>
    <w:p w:rsidR="007271F3" w:rsidRDefault="007271F3"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ab/>
        <w:t xml:space="preserve">4 number: total, current done, </w:t>
      </w:r>
      <w:r w:rsidR="0050017C">
        <w:rPr>
          <w:rFonts w:ascii="Times New Roman" w:eastAsia="Times New Roman" w:hAnsi="Times New Roman" w:cs="Times New Roman"/>
          <w:color w:val="4E4D4D"/>
          <w:sz w:val="24"/>
          <w:szCs w:val="24"/>
        </w:rPr>
        <w:t>intended</w:t>
      </w:r>
      <w:r>
        <w:rPr>
          <w:rFonts w:ascii="Times New Roman" w:eastAsia="Times New Roman" w:hAnsi="Times New Roman" w:cs="Times New Roman"/>
          <w:color w:val="4E4D4D"/>
          <w:sz w:val="24"/>
          <w:szCs w:val="24"/>
        </w:rPr>
        <w:t xml:space="preserve"> this week, done this week</w:t>
      </w:r>
    </w:p>
    <w:p w:rsidR="006D4422" w:rsidRDefault="006D4422"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lastRenderedPageBreak/>
        <w:tab/>
        <w:t>Like Dashboard.</w:t>
      </w:r>
    </w:p>
    <w:p w:rsidR="00722C5B" w:rsidRDefault="00722C5B" w:rsidP="00E909BF">
      <w:pPr>
        <w:spacing w:before="90" w:line="240" w:lineRule="auto"/>
        <w:rPr>
          <w:rFonts w:ascii="Times New Roman" w:eastAsia="Times New Roman" w:hAnsi="Times New Roman" w:cs="Times New Roman"/>
          <w:color w:val="4E4D4D"/>
          <w:sz w:val="24"/>
          <w:szCs w:val="24"/>
        </w:rPr>
      </w:pPr>
    </w:p>
    <w:p w:rsidR="00EF3594" w:rsidRDefault="00EF3594"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Project Status</w:t>
      </w:r>
    </w:p>
    <w:p w:rsidR="00EF3594" w:rsidRDefault="00EF3594" w:rsidP="00E909BF">
      <w:pPr>
        <w:spacing w:before="90" w:line="240" w:lineRule="auto"/>
        <w:rPr>
          <w:rFonts w:ascii="Times New Roman" w:eastAsia="Times New Roman" w:hAnsi="Times New Roman" w:cs="Times New Roman"/>
          <w:color w:val="4E4D4D"/>
          <w:sz w:val="24"/>
          <w:szCs w:val="24"/>
        </w:rPr>
      </w:pPr>
      <w:r>
        <w:rPr>
          <w:noProof/>
          <w:lang w:eastAsia="ja-JP"/>
        </w:rPr>
        <w:drawing>
          <wp:inline distT="0" distB="0" distL="0" distR="0" wp14:anchorId="7D14D650" wp14:editId="686F4454">
            <wp:extent cx="5943600" cy="3737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37610"/>
                    </a:xfrm>
                    <a:prstGeom prst="rect">
                      <a:avLst/>
                    </a:prstGeom>
                  </pic:spPr>
                </pic:pic>
              </a:graphicData>
            </a:graphic>
          </wp:inline>
        </w:drawing>
      </w:r>
    </w:p>
    <w:p w:rsidR="00EF3594" w:rsidRDefault="00EF3594"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Progress Report</w:t>
      </w:r>
    </w:p>
    <w:p w:rsidR="00EF3594" w:rsidRDefault="00EF3594" w:rsidP="00E909BF">
      <w:pPr>
        <w:spacing w:before="90" w:line="240" w:lineRule="auto"/>
        <w:rPr>
          <w:rFonts w:ascii="Times New Roman" w:eastAsia="Times New Roman" w:hAnsi="Times New Roman" w:cs="Times New Roman"/>
          <w:color w:val="4E4D4D"/>
          <w:sz w:val="24"/>
          <w:szCs w:val="24"/>
        </w:rPr>
      </w:pPr>
      <w:r>
        <w:rPr>
          <w:noProof/>
          <w:lang w:eastAsia="ja-JP"/>
        </w:rPr>
        <w:lastRenderedPageBreak/>
        <w:drawing>
          <wp:inline distT="0" distB="0" distL="0" distR="0" wp14:anchorId="44EBF1FD" wp14:editId="1FF3A75E">
            <wp:extent cx="5943600" cy="3758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58565"/>
                    </a:xfrm>
                    <a:prstGeom prst="rect">
                      <a:avLst/>
                    </a:prstGeom>
                  </pic:spPr>
                </pic:pic>
              </a:graphicData>
            </a:graphic>
          </wp:inline>
        </w:drawing>
      </w:r>
    </w:p>
    <w:p w:rsidR="00EF3594" w:rsidRDefault="00EF3594"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Resource Report</w:t>
      </w:r>
    </w:p>
    <w:p w:rsidR="00EF3594" w:rsidRPr="00E909BF" w:rsidRDefault="00EF3594"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noProof/>
          <w:color w:val="4E4D4D"/>
          <w:sz w:val="24"/>
          <w:szCs w:val="24"/>
          <w:lang w:eastAsia="ja-JP"/>
        </w:rPr>
        <w:drawing>
          <wp:inline distT="0" distB="0" distL="0" distR="0">
            <wp:extent cx="5943600" cy="3729431"/>
            <wp:effectExtent l="0" t="0" r="0" b="0"/>
            <wp:docPr id="3" name="Picture 3" descr="C:\Users\DuyNgo\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Ngo\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29431"/>
                    </a:xfrm>
                    <a:prstGeom prst="rect">
                      <a:avLst/>
                    </a:prstGeom>
                    <a:noFill/>
                    <a:ln>
                      <a:noFill/>
                    </a:ln>
                  </pic:spPr>
                </pic:pic>
              </a:graphicData>
            </a:graphic>
          </wp:inline>
        </w:drawing>
      </w:r>
    </w:p>
    <w:p w:rsidR="00E909BF" w:rsidRPr="00EF3594" w:rsidRDefault="00E909BF" w:rsidP="00EF3594">
      <w:pPr>
        <w:pStyle w:val="Heading2"/>
        <w:numPr>
          <w:ilvl w:val="0"/>
          <w:numId w:val="1"/>
        </w:numPr>
        <w:rPr>
          <w:rFonts w:ascii="Times New Roman" w:hAnsi="Times New Roman" w:cs="Times New Roman"/>
          <w:sz w:val="24"/>
          <w:szCs w:val="24"/>
          <w:highlight w:val="yellow"/>
        </w:rPr>
      </w:pPr>
      <w:r w:rsidRPr="00EF3594">
        <w:rPr>
          <w:rFonts w:ascii="Times New Roman" w:hAnsi="Times New Roman" w:cs="Times New Roman"/>
          <w:sz w:val="24"/>
          <w:szCs w:val="24"/>
          <w:highlight w:val="yellow"/>
        </w:rPr>
        <w:lastRenderedPageBreak/>
        <w:t>Manage Team</w:t>
      </w:r>
    </w:p>
    <w:p w:rsidR="00E909BF" w:rsidDel="00F56C38" w:rsidRDefault="00E909BF">
      <w:pPr>
        <w:rPr>
          <w:del w:id="33" w:author="DuyNgo" w:date="2012-05-10T16:14:00Z"/>
          <w:rFonts w:ascii="Times New Roman" w:hAnsi="Times New Roman" w:cs="Times New Roman"/>
          <w:color w:val="4E4D4D"/>
          <w:sz w:val="24"/>
          <w:szCs w:val="24"/>
        </w:rPr>
      </w:pPr>
      <w:del w:id="34" w:author="DuyNgo" w:date="2012-05-10T16:14:00Z">
        <w:r w:rsidRPr="00EF3594" w:rsidDel="00F56C38">
          <w:rPr>
            <w:rFonts w:ascii="Times New Roman" w:hAnsi="Times New Roman" w:cs="Times New Roman"/>
            <w:color w:val="4E4D4D"/>
            <w:sz w:val="24"/>
            <w:szCs w:val="24"/>
            <w:highlight w:val="yellow"/>
          </w:rPr>
          <w:delText>Create project teams and assign them tasks online. Reallocate tasks on the fly, using this web project management software</w:delText>
        </w:r>
      </w:del>
    </w:p>
    <w:p w:rsidR="0050017C" w:rsidRDefault="00570F54" w:rsidP="00570F54">
      <w:pPr>
        <w:ind w:firstLine="720"/>
        <w:rPr>
          <w:rFonts w:ascii="Times New Roman" w:hAnsi="Times New Roman" w:cs="Times New Roman"/>
          <w:color w:val="4E4D4D"/>
          <w:sz w:val="24"/>
          <w:szCs w:val="24"/>
        </w:rPr>
      </w:pPr>
      <w:r>
        <w:rPr>
          <w:rFonts w:ascii="Times New Roman" w:hAnsi="Times New Roman" w:cs="Times New Roman"/>
          <w:color w:val="4E4D4D"/>
          <w:sz w:val="24"/>
          <w:szCs w:val="24"/>
        </w:rPr>
        <w:t>List of users.</w:t>
      </w:r>
    </w:p>
    <w:p w:rsidR="00570F54" w:rsidRDefault="00570F54" w:rsidP="00570F54">
      <w:pPr>
        <w:ind w:firstLine="360"/>
        <w:rPr>
          <w:rFonts w:ascii="Times New Roman" w:hAnsi="Times New Roman" w:cs="Times New Roman"/>
          <w:color w:val="4E4D4D"/>
          <w:sz w:val="24"/>
          <w:szCs w:val="24"/>
        </w:rPr>
      </w:pPr>
      <w:r>
        <w:rPr>
          <w:rFonts w:ascii="Times New Roman" w:hAnsi="Times New Roman" w:cs="Times New Roman"/>
          <w:color w:val="4E4D4D"/>
          <w:sz w:val="24"/>
          <w:szCs w:val="24"/>
        </w:rPr>
        <w:tab/>
        <w:t>Add user to a project.</w:t>
      </w:r>
    </w:p>
    <w:p w:rsidR="0050017C" w:rsidRDefault="00FF521A">
      <w:pPr>
        <w:rPr>
          <w:rFonts w:ascii="Times New Roman" w:hAnsi="Times New Roman" w:cs="Times New Roman"/>
          <w:color w:val="4E4D4D"/>
          <w:sz w:val="24"/>
          <w:szCs w:val="24"/>
        </w:rPr>
      </w:pPr>
      <w:r>
        <w:rPr>
          <w:rFonts w:ascii="Times New Roman" w:hAnsi="Times New Roman" w:cs="Times New Roman"/>
          <w:color w:val="4E4D4D"/>
          <w:sz w:val="24"/>
          <w:szCs w:val="24"/>
        </w:rPr>
        <w:tab/>
        <w:t>Project’s users.</w:t>
      </w:r>
    </w:p>
    <w:p w:rsidR="00E909BF" w:rsidRPr="00C25630" w:rsidRDefault="00FC4FDC" w:rsidP="00EF3594">
      <w:pPr>
        <w:pStyle w:val="Heading2"/>
        <w:numPr>
          <w:ilvl w:val="0"/>
          <w:numId w:val="1"/>
        </w:numPr>
        <w:rPr>
          <w:rFonts w:ascii="Times New Roman" w:eastAsia="Times New Roman" w:hAnsi="Times New Roman" w:cs="Times New Roman"/>
          <w:sz w:val="24"/>
          <w:szCs w:val="24"/>
        </w:rPr>
      </w:pPr>
      <w:hyperlink r:id="rId13" w:tooltip="Risks, Issues, Changes" w:history="1">
        <w:r w:rsidR="00E909BF" w:rsidRPr="00C25630">
          <w:rPr>
            <w:rFonts w:ascii="Times New Roman" w:eastAsia="Times New Roman" w:hAnsi="Times New Roman" w:cs="Times New Roman"/>
            <w:sz w:val="24"/>
            <w:szCs w:val="24"/>
          </w:rPr>
          <w:t>Risks, Issues, Changes</w:t>
        </w:r>
      </w:hyperlink>
    </w:p>
    <w:p w:rsidR="00E909BF" w:rsidRDefault="00E909BF" w:rsidP="00E909BF">
      <w:pPr>
        <w:spacing w:before="90" w:line="240" w:lineRule="auto"/>
        <w:rPr>
          <w:ins w:id="35" w:author="DuyNgo" w:date="2012-05-10T16:16:00Z"/>
          <w:rFonts w:ascii="Times New Roman" w:eastAsia="Times New Roman" w:hAnsi="Times New Roman" w:cs="Times New Roman"/>
          <w:color w:val="4E4D4D"/>
          <w:sz w:val="24"/>
          <w:szCs w:val="24"/>
        </w:rPr>
      </w:pPr>
      <w:del w:id="36" w:author="DuyNgo" w:date="2012-05-10T16:16:00Z">
        <w:r w:rsidRPr="00E909BF" w:rsidDel="00500773">
          <w:rPr>
            <w:rFonts w:ascii="Times New Roman" w:eastAsia="Times New Roman" w:hAnsi="Times New Roman" w:cs="Times New Roman"/>
            <w:color w:val="4E4D4D"/>
            <w:sz w:val="24"/>
            <w:szCs w:val="24"/>
          </w:rPr>
          <w:delText xml:space="preserve">To succeed in project management, you need to manage risks, issues and changes carefully. This </w:delText>
        </w:r>
        <w:r w:rsidR="00FC4FDC" w:rsidDel="00500773">
          <w:fldChar w:fldCharType="begin"/>
        </w:r>
        <w:r w:rsidR="00FC4FDC" w:rsidDel="00500773">
          <w:delInstrText xml:space="preserve"> HYPERLINK "http://www.projectmanager.com/" </w:delInstrText>
        </w:r>
        <w:r w:rsidR="00FC4FDC" w:rsidDel="00500773">
          <w:fldChar w:fldCharType="separate"/>
        </w:r>
        <w:r w:rsidRPr="00C25630" w:rsidDel="00500773">
          <w:rPr>
            <w:rFonts w:ascii="Times New Roman" w:eastAsia="Times New Roman" w:hAnsi="Times New Roman" w:cs="Times New Roman"/>
            <w:color w:val="4E4D4D"/>
            <w:sz w:val="24"/>
            <w:szCs w:val="24"/>
          </w:rPr>
          <w:delText>project management software</w:delText>
        </w:r>
        <w:r w:rsidR="00FC4FDC" w:rsidDel="00500773">
          <w:rPr>
            <w:rFonts w:ascii="Times New Roman" w:eastAsia="Times New Roman" w:hAnsi="Times New Roman" w:cs="Times New Roman"/>
            <w:color w:val="4E4D4D"/>
            <w:sz w:val="24"/>
            <w:szCs w:val="24"/>
          </w:rPr>
          <w:fldChar w:fldCharType="end"/>
        </w:r>
        <w:r w:rsidRPr="00E909BF" w:rsidDel="00500773">
          <w:rPr>
            <w:rFonts w:ascii="Times New Roman" w:eastAsia="Times New Roman" w:hAnsi="Times New Roman" w:cs="Times New Roman"/>
            <w:color w:val="4E4D4D"/>
            <w:sz w:val="24"/>
            <w:szCs w:val="24"/>
          </w:rPr>
          <w:delText xml:space="preserve"> allows you to track them day-by-day, so that you can quickly resolve them before they impact on your deadlines.</w:delText>
        </w:r>
      </w:del>
    </w:p>
    <w:p w:rsidR="00500773" w:rsidRDefault="00500773" w:rsidP="00500773">
      <w:pPr>
        <w:spacing w:before="90" w:line="240" w:lineRule="auto"/>
        <w:ind w:firstLine="360"/>
        <w:rPr>
          <w:rFonts w:ascii="Times New Roman" w:eastAsia="Times New Roman" w:hAnsi="Times New Roman" w:cs="Times New Roman"/>
          <w:color w:val="4E4D4D"/>
          <w:sz w:val="24"/>
          <w:szCs w:val="24"/>
        </w:rPr>
        <w:pPrChange w:id="37" w:author="DuyNgo" w:date="2012-05-10T16:16:00Z">
          <w:pPr>
            <w:spacing w:before="90" w:line="240" w:lineRule="auto"/>
          </w:pPr>
        </w:pPrChange>
      </w:pPr>
      <w:ins w:id="38" w:author="DuyNgo" w:date="2012-05-10T16:16:00Z">
        <w:r>
          <w:rPr>
            <w:rFonts w:ascii="Times New Roman" w:eastAsia="Times New Roman" w:hAnsi="Times New Roman" w:cs="Times New Roman"/>
            <w:color w:val="4E4D4D"/>
            <w:sz w:val="24"/>
            <w:szCs w:val="24"/>
          </w:rPr>
          <w:t>Display Information</w:t>
        </w:r>
      </w:ins>
    </w:p>
    <w:p w:rsidR="00E621AC" w:rsidRPr="00E909BF" w:rsidRDefault="00E621AC" w:rsidP="00E909BF">
      <w:pPr>
        <w:spacing w:before="90" w:line="240" w:lineRule="auto"/>
        <w:rPr>
          <w:rFonts w:ascii="Times New Roman" w:eastAsia="Times New Roman" w:hAnsi="Times New Roman" w:cs="Times New Roman"/>
          <w:color w:val="4E4D4D"/>
          <w:sz w:val="24"/>
          <w:szCs w:val="24"/>
        </w:rPr>
      </w:pPr>
      <w:r>
        <w:rPr>
          <w:rFonts w:ascii="Times New Roman" w:eastAsia="Times New Roman" w:hAnsi="Times New Roman" w:cs="Times New Roman"/>
          <w:color w:val="4E4D4D"/>
          <w:sz w:val="24"/>
          <w:szCs w:val="24"/>
        </w:rPr>
        <w:tab/>
      </w:r>
    </w:p>
    <w:p w:rsidR="00E909BF" w:rsidRPr="00C25630" w:rsidRDefault="00FC4FDC" w:rsidP="00EF3594">
      <w:pPr>
        <w:pStyle w:val="Heading2"/>
        <w:numPr>
          <w:ilvl w:val="0"/>
          <w:numId w:val="1"/>
        </w:numPr>
        <w:rPr>
          <w:rFonts w:ascii="Times New Roman" w:eastAsia="Times New Roman" w:hAnsi="Times New Roman" w:cs="Times New Roman"/>
          <w:sz w:val="24"/>
          <w:szCs w:val="24"/>
        </w:rPr>
      </w:pPr>
      <w:hyperlink r:id="rId14" w:tooltip="Expense Tracking" w:history="1">
        <w:r w:rsidR="00E909BF" w:rsidRPr="00C25630">
          <w:rPr>
            <w:rFonts w:ascii="Times New Roman" w:eastAsia="Times New Roman" w:hAnsi="Times New Roman" w:cs="Times New Roman"/>
            <w:sz w:val="24"/>
            <w:szCs w:val="24"/>
          </w:rPr>
          <w:t>Expense Tracking</w:t>
        </w:r>
      </w:hyperlink>
    </w:p>
    <w:p w:rsidR="00E909BF" w:rsidRDefault="00E909BF" w:rsidP="00E909BF">
      <w:pPr>
        <w:spacing w:before="90" w:line="240" w:lineRule="auto"/>
        <w:rPr>
          <w:ins w:id="39" w:author="DuyNgo" w:date="2012-05-10T16:16:00Z"/>
          <w:rFonts w:ascii="Times New Roman" w:eastAsia="Times New Roman" w:hAnsi="Times New Roman" w:cs="Times New Roman"/>
          <w:color w:val="4E4D4D"/>
          <w:sz w:val="24"/>
          <w:szCs w:val="24"/>
        </w:rPr>
      </w:pPr>
      <w:r w:rsidRPr="00E909BF">
        <w:rPr>
          <w:rFonts w:ascii="Times New Roman" w:eastAsia="Times New Roman" w:hAnsi="Times New Roman" w:cs="Times New Roman"/>
          <w:color w:val="4E4D4D"/>
          <w:sz w:val="24"/>
          <w:szCs w:val="24"/>
        </w:rPr>
        <w:t>Monitor your project expenses with this Expense Tracking Software. You can track any type of expense such as people, materials, equipment and office expenses. As you enter each expense, the Project Dashboard tells you whether you're still under budget.</w:t>
      </w:r>
    </w:p>
    <w:p w:rsidR="00C60B65" w:rsidRDefault="00C60B65" w:rsidP="00E909BF">
      <w:pPr>
        <w:spacing w:before="90" w:line="240" w:lineRule="auto"/>
        <w:rPr>
          <w:ins w:id="40" w:author="DuyNgo" w:date="2012-05-10T16:17:00Z"/>
          <w:rFonts w:ascii="Times New Roman" w:eastAsia="Times New Roman" w:hAnsi="Times New Roman" w:cs="Times New Roman"/>
          <w:color w:val="4E4D4D"/>
          <w:sz w:val="24"/>
          <w:szCs w:val="24"/>
        </w:rPr>
      </w:pPr>
      <w:ins w:id="41" w:author="DuyNgo" w:date="2012-05-10T16:17:00Z">
        <w:r>
          <w:rPr>
            <w:rFonts w:ascii="Times New Roman" w:eastAsia="Times New Roman" w:hAnsi="Times New Roman" w:cs="Times New Roman"/>
            <w:color w:val="4E4D4D"/>
            <w:sz w:val="24"/>
            <w:szCs w:val="24"/>
          </w:rPr>
          <w:t>Budget:</w:t>
        </w:r>
      </w:ins>
    </w:p>
    <w:p w:rsidR="00C60B65" w:rsidRPr="00C25630" w:rsidRDefault="00A6256B" w:rsidP="00E909BF">
      <w:pPr>
        <w:spacing w:before="90" w:line="240" w:lineRule="auto"/>
        <w:rPr>
          <w:rFonts w:ascii="Times New Roman" w:eastAsia="Times New Roman" w:hAnsi="Times New Roman" w:cs="Times New Roman"/>
          <w:color w:val="4E4D4D"/>
          <w:sz w:val="24"/>
          <w:szCs w:val="24"/>
        </w:rPr>
      </w:pPr>
      <w:ins w:id="42" w:author="DuyNgo" w:date="2012-05-10T16:16:00Z">
        <w:r>
          <w:rPr>
            <w:rFonts w:ascii="Times New Roman" w:eastAsia="Times New Roman" w:hAnsi="Times New Roman" w:cs="Times New Roman"/>
            <w:color w:val="4E4D4D"/>
            <w:sz w:val="24"/>
            <w:szCs w:val="24"/>
          </w:rPr>
          <w:t xml:space="preserve">People, </w:t>
        </w:r>
      </w:ins>
      <w:ins w:id="43" w:author="DuyNgo" w:date="2012-05-10T16:22:00Z">
        <w:r w:rsidR="008475AE">
          <w:rPr>
            <w:rFonts w:ascii="Times New Roman" w:eastAsia="Times New Roman" w:hAnsi="Times New Roman" w:cs="Times New Roman"/>
            <w:color w:val="4E4D4D"/>
            <w:sz w:val="24"/>
            <w:szCs w:val="24"/>
          </w:rPr>
          <w:t xml:space="preserve"> material, equipment, office expenses.</w:t>
        </w:r>
      </w:ins>
    </w:p>
    <w:p w:rsidR="00E909BF" w:rsidRPr="00C25630" w:rsidRDefault="00FC4FDC" w:rsidP="00EF3594">
      <w:pPr>
        <w:pStyle w:val="Heading2"/>
        <w:numPr>
          <w:ilvl w:val="0"/>
          <w:numId w:val="1"/>
        </w:numPr>
        <w:rPr>
          <w:rFonts w:ascii="Times New Roman" w:eastAsia="Times New Roman" w:hAnsi="Times New Roman" w:cs="Times New Roman"/>
          <w:sz w:val="24"/>
          <w:szCs w:val="24"/>
        </w:rPr>
      </w:pPr>
      <w:hyperlink r:id="rId15" w:tooltip="Time Tracking" w:history="1">
        <w:r w:rsidR="00E909BF" w:rsidRPr="00C25630">
          <w:rPr>
            <w:rFonts w:ascii="Times New Roman" w:eastAsia="Times New Roman" w:hAnsi="Times New Roman" w:cs="Times New Roman"/>
            <w:sz w:val="24"/>
            <w:szCs w:val="24"/>
          </w:rPr>
          <w:t>Time Tracking</w:t>
        </w:r>
      </w:hyperlink>
    </w:p>
    <w:p w:rsidR="00E909BF" w:rsidRDefault="00E909BF" w:rsidP="00E909BF">
      <w:pPr>
        <w:spacing w:before="90" w:line="240" w:lineRule="auto"/>
        <w:rPr>
          <w:ins w:id="44" w:author="DuyNgo" w:date="2012-05-10T16:22:00Z"/>
          <w:rFonts w:ascii="Times New Roman" w:eastAsia="Times New Roman" w:hAnsi="Times New Roman" w:cs="Times New Roman"/>
          <w:color w:val="4E4D4D"/>
          <w:sz w:val="24"/>
          <w:szCs w:val="24"/>
        </w:rPr>
      </w:pPr>
      <w:r w:rsidRPr="00E909BF">
        <w:rPr>
          <w:rFonts w:ascii="Times New Roman" w:eastAsia="Times New Roman" w:hAnsi="Times New Roman" w:cs="Times New Roman"/>
          <w:color w:val="4E4D4D"/>
          <w:sz w:val="24"/>
          <w:szCs w:val="24"/>
        </w:rPr>
        <w:t>Use this Time Tracking Software to complete your Timesheets online. Simply login and fill-in your timesheet. Your project dashboards, plans and reports will automatically be updated with your Timesheet information, so you're always kept up-to-date.</w:t>
      </w:r>
    </w:p>
    <w:p w:rsidR="00423BA2" w:rsidRDefault="00423BA2" w:rsidP="00E909BF">
      <w:pPr>
        <w:spacing w:before="90" w:line="240" w:lineRule="auto"/>
        <w:rPr>
          <w:rFonts w:ascii="Times New Roman" w:eastAsia="Times New Roman" w:hAnsi="Times New Roman" w:cs="Times New Roman"/>
          <w:color w:val="4E4D4D"/>
          <w:sz w:val="24"/>
          <w:szCs w:val="24"/>
        </w:rPr>
      </w:pPr>
      <w:ins w:id="45" w:author="DuyNgo" w:date="2012-05-10T16:25:00Z">
        <w:r>
          <w:rPr>
            <w:rFonts w:ascii="Times New Roman" w:eastAsia="Times New Roman" w:hAnsi="Times New Roman" w:cs="Times New Roman"/>
            <w:color w:val="4E4D4D"/>
            <w:sz w:val="24"/>
            <w:szCs w:val="24"/>
          </w:rPr>
          <w:t xml:space="preserve">Timesheet – </w:t>
        </w:r>
        <w:r w:rsidR="00A77EC6">
          <w:rPr>
            <w:rFonts w:ascii="Times New Roman" w:eastAsia="Times New Roman" w:hAnsi="Times New Roman" w:cs="Times New Roman"/>
            <w:color w:val="4E4D4D"/>
            <w:sz w:val="24"/>
            <w:szCs w:val="24"/>
          </w:rPr>
          <w:t>(</w:t>
        </w:r>
        <w:r>
          <w:rPr>
            <w:rFonts w:ascii="Times New Roman" w:eastAsia="Times New Roman" w:hAnsi="Times New Roman" w:cs="Times New Roman"/>
            <w:color w:val="4E4D4D"/>
            <w:sz w:val="24"/>
            <w:szCs w:val="24"/>
          </w:rPr>
          <w:t>real number</w:t>
        </w:r>
        <w:r w:rsidR="00A77EC6">
          <w:rPr>
            <w:rFonts w:ascii="Times New Roman" w:eastAsia="Times New Roman" w:hAnsi="Times New Roman" w:cs="Times New Roman"/>
            <w:color w:val="4E4D4D"/>
            <w:sz w:val="24"/>
            <w:szCs w:val="24"/>
          </w:rPr>
          <w:t>)</w:t>
        </w:r>
        <w:r>
          <w:rPr>
            <w:rFonts w:ascii="Times New Roman" w:eastAsia="Times New Roman" w:hAnsi="Times New Roman" w:cs="Times New Roman"/>
            <w:color w:val="4E4D4D"/>
            <w:sz w:val="24"/>
            <w:szCs w:val="24"/>
          </w:rPr>
          <w:t>.</w:t>
        </w:r>
      </w:ins>
    </w:p>
    <w:p w:rsidR="00EF3594" w:rsidRDefault="00EF3594" w:rsidP="00EF3594">
      <w:pPr>
        <w:pStyle w:val="Heading2"/>
        <w:numPr>
          <w:ilvl w:val="0"/>
          <w:numId w:val="1"/>
        </w:numPr>
      </w:pPr>
      <w:del w:id="46" w:author="DuyNgo" w:date="2012-05-10T16:18:00Z">
        <w:r w:rsidDel="00C60B65">
          <w:lastRenderedPageBreak/>
          <w:delText>Track Result</w:delText>
        </w:r>
      </w:del>
      <w:ins w:id="47" w:author="DuyNgo" w:date="2012-05-10T16:18:00Z">
        <w:r w:rsidR="00C60B65">
          <w:t>Project View</w:t>
        </w:r>
      </w:ins>
    </w:p>
    <w:p w:rsidR="00EF3594" w:rsidRPr="00E909BF" w:rsidRDefault="00EF3594" w:rsidP="00E909BF">
      <w:pPr>
        <w:spacing w:before="90" w:line="240" w:lineRule="auto"/>
        <w:rPr>
          <w:rFonts w:ascii="Times New Roman" w:eastAsia="Times New Roman" w:hAnsi="Times New Roman" w:cs="Times New Roman"/>
          <w:color w:val="4E4D4D"/>
          <w:sz w:val="24"/>
          <w:szCs w:val="24"/>
        </w:rPr>
      </w:pPr>
      <w:r>
        <w:rPr>
          <w:noProof/>
          <w:lang w:eastAsia="ja-JP"/>
        </w:rPr>
        <w:drawing>
          <wp:inline distT="0" distB="0" distL="0" distR="0" wp14:anchorId="20F0F2FA" wp14:editId="413F416A">
            <wp:extent cx="5943600" cy="3758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58565"/>
                    </a:xfrm>
                    <a:prstGeom prst="rect">
                      <a:avLst/>
                    </a:prstGeom>
                  </pic:spPr>
                </pic:pic>
              </a:graphicData>
            </a:graphic>
          </wp:inline>
        </w:drawing>
      </w:r>
    </w:p>
    <w:p w:rsidR="00E909BF" w:rsidRDefault="00623B1D" w:rsidP="00E909BF">
      <w:pPr>
        <w:spacing w:before="90" w:line="240" w:lineRule="auto"/>
        <w:rPr>
          <w:rFonts w:ascii="Arial" w:eastAsia="Times New Roman" w:hAnsi="Arial" w:cs="Arial"/>
          <w:color w:val="4E4D4D"/>
          <w:sz w:val="18"/>
          <w:szCs w:val="18"/>
        </w:rPr>
      </w:pPr>
      <w:ins w:id="48" w:author="DuyNgo" w:date="2012-05-10T16:25:00Z">
        <w:r>
          <w:rPr>
            <w:rFonts w:ascii="Arial" w:eastAsia="Times New Roman" w:hAnsi="Arial" w:cs="Arial"/>
            <w:color w:val="4E4D4D"/>
            <w:sz w:val="18"/>
            <w:szCs w:val="18"/>
          </w:rPr>
          <w:tab/>
        </w:r>
      </w:ins>
    </w:p>
    <w:p w:rsidR="009F7A1E" w:rsidRDefault="009F7A1E" w:rsidP="009F7A1E">
      <w:pPr>
        <w:pStyle w:val="Heading2"/>
        <w:numPr>
          <w:ilvl w:val="0"/>
          <w:numId w:val="1"/>
        </w:numPr>
      </w:pPr>
      <w:r>
        <w:t>DMS</w:t>
      </w:r>
    </w:p>
    <w:p w:rsidR="0042543F" w:rsidRDefault="0042543F" w:rsidP="0042543F">
      <w:pPr>
        <w:pStyle w:val="Heading2"/>
        <w:numPr>
          <w:ilvl w:val="0"/>
          <w:numId w:val="1"/>
        </w:numPr>
        <w:rPr>
          <w:ins w:id="49" w:author="DuyNgo" w:date="2012-05-10T16:28:00Z"/>
        </w:rPr>
      </w:pPr>
      <w:r>
        <w:t>Requirement</w:t>
      </w:r>
    </w:p>
    <w:p w:rsidR="00623B1D" w:rsidRPr="00623B1D" w:rsidRDefault="00037D37" w:rsidP="00037D37">
      <w:pPr>
        <w:ind w:left="720"/>
        <w:pPrChange w:id="50" w:author="DuyNgo" w:date="2012-05-10T16:30:00Z">
          <w:pPr>
            <w:pStyle w:val="Heading2"/>
            <w:numPr>
              <w:numId w:val="1"/>
            </w:numPr>
            <w:ind w:left="720" w:hanging="360"/>
          </w:pPr>
        </w:pPrChange>
      </w:pPr>
      <w:ins w:id="51" w:author="DuyNgo" w:date="2012-05-10T16:30:00Z">
        <w:r>
          <w:t xml:space="preserve">List </w:t>
        </w:r>
      </w:ins>
      <w:ins w:id="52" w:author="DuyNgo" w:date="2012-05-10T16:29:00Z">
        <w:r w:rsidR="00623B1D">
          <w:t>Usecase</w:t>
        </w:r>
        <w:r w:rsidR="00A26A4F">
          <w:t xml:space="preserve"> (design, review, code, test, release, appoved by Cus)</w:t>
        </w:r>
      </w:ins>
    </w:p>
    <w:p w:rsidR="00183C73" w:rsidRDefault="00183C73" w:rsidP="00623B1D">
      <w:pPr>
        <w:ind w:left="360"/>
        <w:pPrChange w:id="53" w:author="DuyNgo" w:date="2012-05-10T16:29:00Z">
          <w:pPr/>
        </w:pPrChange>
      </w:pPr>
    </w:p>
    <w:p w:rsidR="00623B1D" w:rsidRDefault="002736C9" w:rsidP="00680F5B">
      <w:pPr>
        <w:rPr>
          <w:ins w:id="54" w:author="DuyNgo" w:date="2012-05-10T16:29:00Z"/>
        </w:rPr>
      </w:pPr>
      <w:ins w:id="55" w:author="DuyNgo" w:date="2012-05-10T16:34:00Z">
        <w:r>
          <w:rPr>
            <w:noProof/>
            <w:lang w:eastAsia="ja-JP"/>
          </w:rPr>
          <w:drawing>
            <wp:inline distT="0" distB="0" distL="0" distR="0">
              <wp:extent cx="5565913" cy="568750"/>
              <wp:effectExtent l="0" t="0" r="0" b="0"/>
              <wp:docPr id="7" name="Picture 7" descr="C:\Users\DuyNgo\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Ngo\Desktop\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192" cy="568370"/>
                      </a:xfrm>
                      <a:prstGeom prst="rect">
                        <a:avLst/>
                      </a:prstGeom>
                      <a:noFill/>
                      <a:ln>
                        <a:noFill/>
                      </a:ln>
                    </pic:spPr>
                  </pic:pic>
                </a:graphicData>
              </a:graphic>
            </wp:inline>
          </w:drawing>
        </w:r>
      </w:ins>
    </w:p>
    <w:p w:rsidR="00623B1D" w:rsidRDefault="00623B1D" w:rsidP="00680F5B">
      <w:pPr>
        <w:rPr>
          <w:ins w:id="56" w:author="DuyNgo" w:date="2012-05-10T16:29:00Z"/>
        </w:rPr>
      </w:pPr>
    </w:p>
    <w:p w:rsidR="00680F5B" w:rsidRDefault="00680F5B" w:rsidP="00680F5B">
      <w:r>
        <w:t>User register new PM.</w:t>
      </w:r>
    </w:p>
    <w:p w:rsidR="00680F5B" w:rsidRDefault="00680F5B" w:rsidP="00680F5B">
      <w:r>
        <w:t>Required infor and optional some features.</w:t>
      </w:r>
    </w:p>
    <w:p w:rsidR="00680F5B" w:rsidRDefault="00680F5B" w:rsidP="00680F5B">
      <w:r>
        <w:t>Super user.</w:t>
      </w:r>
    </w:p>
    <w:p w:rsidR="00680F5B" w:rsidRPr="00680F5B" w:rsidRDefault="00680F5B" w:rsidP="00680F5B">
      <w:r>
        <w:t>Invite user.</w:t>
      </w:r>
    </w:p>
    <w:p w:rsidR="00183C73" w:rsidRDefault="00183C73"/>
    <w:p w:rsidR="00183C73" w:rsidRDefault="00183C73"/>
    <w:p w:rsidR="00680F5B" w:rsidRDefault="006542C5">
      <w:r>
        <w:t>Estimation</w:t>
      </w:r>
    </w:p>
    <w:p w:rsidR="00625108" w:rsidRDefault="00625108">
      <w:r>
        <w:t>15 Week</w:t>
      </w:r>
    </w:p>
    <w:p w:rsidR="00625108" w:rsidRDefault="00416234" w:rsidP="00625108">
      <w:pPr>
        <w:pStyle w:val="ListParagraph"/>
        <w:numPr>
          <w:ilvl w:val="0"/>
          <w:numId w:val="2"/>
        </w:numPr>
      </w:pPr>
      <w:r>
        <w:t>2</w:t>
      </w:r>
      <w:r w:rsidR="00625108">
        <w:tab/>
        <w:t>: Study Requirement</w:t>
      </w:r>
    </w:p>
    <w:p w:rsidR="00625108" w:rsidRDefault="00A21506" w:rsidP="00625108">
      <w:pPr>
        <w:pStyle w:val="ListParagraph"/>
        <w:numPr>
          <w:ilvl w:val="0"/>
          <w:numId w:val="2"/>
        </w:numPr>
      </w:pPr>
      <w:r>
        <w:t>7</w:t>
      </w:r>
      <w:r w:rsidR="00625108">
        <w:tab/>
        <w:t>: Development</w:t>
      </w:r>
      <w:r w:rsidR="00C14916">
        <w:t xml:space="preserve"> (Design + Code)</w:t>
      </w:r>
    </w:p>
    <w:p w:rsidR="00625108" w:rsidRDefault="00A21506" w:rsidP="00625108">
      <w:pPr>
        <w:pStyle w:val="ListParagraph"/>
        <w:numPr>
          <w:ilvl w:val="0"/>
          <w:numId w:val="2"/>
        </w:numPr>
      </w:pPr>
      <w:r>
        <w:t>5</w:t>
      </w:r>
      <w:r w:rsidR="00625108">
        <w:tab/>
        <w:t>: Testing</w:t>
      </w:r>
      <w:r w:rsidR="00C14916">
        <w:t xml:space="preserve"> (Unit, Integration, </w:t>
      </w:r>
      <w:r w:rsidR="009C0B98">
        <w:t>Performance</w:t>
      </w:r>
      <w:r w:rsidR="00C14916">
        <w:t>)</w:t>
      </w:r>
    </w:p>
    <w:p w:rsidR="00A4071F" w:rsidRDefault="00416234" w:rsidP="00A4071F">
      <w:pPr>
        <w:pStyle w:val="ListParagraph"/>
        <w:numPr>
          <w:ilvl w:val="0"/>
          <w:numId w:val="2"/>
        </w:numPr>
      </w:pPr>
      <w:r>
        <w:t>1</w:t>
      </w:r>
      <w:r w:rsidR="00625108">
        <w:tab/>
        <w:t>: Delivery</w:t>
      </w:r>
    </w:p>
    <w:sectPr w:rsidR="00A4071F" w:rsidSect="001245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5623DF"/>
    <w:multiLevelType w:val="hybridMultilevel"/>
    <w:tmpl w:val="C8CCC84C"/>
    <w:lvl w:ilvl="0" w:tplc="62E0C310">
      <w:start w:val="1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A80BDA"/>
    <w:multiLevelType w:val="hybridMultilevel"/>
    <w:tmpl w:val="FC02A488"/>
    <w:lvl w:ilvl="0" w:tplc="4DF89B28">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8CB7B47"/>
    <w:multiLevelType w:val="hybridMultilevel"/>
    <w:tmpl w:val="82B83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trackRevisions/>
  <w:defaultTabStop w:val="720"/>
  <w:characterSpacingControl w:val="doNotCompress"/>
  <w:compat>
    <w:compatSetting w:name="compatibilityMode" w:uri="http://schemas.microsoft.com/office/word" w:val="12"/>
  </w:compat>
  <w:rsids>
    <w:rsidRoot w:val="00325EB3"/>
    <w:rsid w:val="00037D37"/>
    <w:rsid w:val="000D2AEC"/>
    <w:rsid w:val="000D48DB"/>
    <w:rsid w:val="000E3FC3"/>
    <w:rsid w:val="0012455D"/>
    <w:rsid w:val="00142AE9"/>
    <w:rsid w:val="001709ED"/>
    <w:rsid w:val="00176B36"/>
    <w:rsid w:val="00183C73"/>
    <w:rsid w:val="001A694F"/>
    <w:rsid w:val="001C44CC"/>
    <w:rsid w:val="002736C9"/>
    <w:rsid w:val="00287010"/>
    <w:rsid w:val="002F0B9B"/>
    <w:rsid w:val="0031147C"/>
    <w:rsid w:val="00325EB3"/>
    <w:rsid w:val="003C2CA9"/>
    <w:rsid w:val="00416234"/>
    <w:rsid w:val="00423BA2"/>
    <w:rsid w:val="0042543F"/>
    <w:rsid w:val="0050017C"/>
    <w:rsid w:val="00500773"/>
    <w:rsid w:val="00570F54"/>
    <w:rsid w:val="00585EE3"/>
    <w:rsid w:val="00593E72"/>
    <w:rsid w:val="00623B1D"/>
    <w:rsid w:val="00625108"/>
    <w:rsid w:val="006542C5"/>
    <w:rsid w:val="00680F5B"/>
    <w:rsid w:val="006D4422"/>
    <w:rsid w:val="00722C5B"/>
    <w:rsid w:val="00723BDD"/>
    <w:rsid w:val="007271F3"/>
    <w:rsid w:val="008475AE"/>
    <w:rsid w:val="00862BF7"/>
    <w:rsid w:val="00885696"/>
    <w:rsid w:val="0090367F"/>
    <w:rsid w:val="009B63CC"/>
    <w:rsid w:val="009C0B98"/>
    <w:rsid w:val="009F7A1E"/>
    <w:rsid w:val="00A21506"/>
    <w:rsid w:val="00A26A4F"/>
    <w:rsid w:val="00A4071F"/>
    <w:rsid w:val="00A6256B"/>
    <w:rsid w:val="00A77EC6"/>
    <w:rsid w:val="00A8621A"/>
    <w:rsid w:val="00B1265E"/>
    <w:rsid w:val="00B555CA"/>
    <w:rsid w:val="00BA0814"/>
    <w:rsid w:val="00C12A30"/>
    <w:rsid w:val="00C14916"/>
    <w:rsid w:val="00C25630"/>
    <w:rsid w:val="00C51114"/>
    <w:rsid w:val="00C60B65"/>
    <w:rsid w:val="00CA2993"/>
    <w:rsid w:val="00D643B1"/>
    <w:rsid w:val="00D95048"/>
    <w:rsid w:val="00DB6B13"/>
    <w:rsid w:val="00E511C8"/>
    <w:rsid w:val="00E621AC"/>
    <w:rsid w:val="00E909BF"/>
    <w:rsid w:val="00EF3594"/>
    <w:rsid w:val="00F20441"/>
    <w:rsid w:val="00F25B35"/>
    <w:rsid w:val="00F56C38"/>
    <w:rsid w:val="00FC4FDC"/>
    <w:rsid w:val="00FD4D92"/>
    <w:rsid w:val="00FF52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55D"/>
  </w:style>
  <w:style w:type="paragraph" w:styleId="Heading1">
    <w:name w:val="heading 1"/>
    <w:basedOn w:val="Normal"/>
    <w:next w:val="Normal"/>
    <w:link w:val="Heading1Char"/>
    <w:uiPriority w:val="9"/>
    <w:qFormat/>
    <w:rsid w:val="00D643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43B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909BF"/>
    <w:rPr>
      <w:b/>
      <w:bCs/>
      <w:strike w:val="0"/>
      <w:dstrike w:val="0"/>
      <w:color w:val="0179B8"/>
      <w:u w:val="none"/>
      <w:effect w:val="none"/>
    </w:rPr>
  </w:style>
  <w:style w:type="character" w:customStyle="1" w:styleId="Heading1Char">
    <w:name w:val="Heading 1 Char"/>
    <w:basedOn w:val="DefaultParagraphFont"/>
    <w:link w:val="Heading1"/>
    <w:uiPriority w:val="9"/>
    <w:rsid w:val="00D643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43B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11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47C"/>
    <w:rPr>
      <w:rFonts w:ascii="Tahoma" w:hAnsi="Tahoma" w:cs="Tahoma"/>
      <w:sz w:val="16"/>
      <w:szCs w:val="16"/>
    </w:rPr>
  </w:style>
  <w:style w:type="paragraph" w:styleId="ListParagraph">
    <w:name w:val="List Paragraph"/>
    <w:basedOn w:val="Normal"/>
    <w:uiPriority w:val="34"/>
    <w:qFormat/>
    <w:rsid w:val="0062510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866501">
      <w:bodyDiv w:val="1"/>
      <w:marLeft w:val="0"/>
      <w:marRight w:val="0"/>
      <w:marTop w:val="0"/>
      <w:marBottom w:val="225"/>
      <w:divBdr>
        <w:top w:val="none" w:sz="0" w:space="0" w:color="auto"/>
        <w:left w:val="none" w:sz="0" w:space="0" w:color="auto"/>
        <w:bottom w:val="none" w:sz="0" w:space="0" w:color="auto"/>
        <w:right w:val="none" w:sz="0" w:space="0" w:color="auto"/>
      </w:divBdr>
      <w:divsChild>
        <w:div w:id="1886210584">
          <w:marLeft w:val="0"/>
          <w:marRight w:val="0"/>
          <w:marTop w:val="0"/>
          <w:marBottom w:val="0"/>
          <w:divBdr>
            <w:top w:val="none" w:sz="0" w:space="0" w:color="auto"/>
            <w:left w:val="none" w:sz="0" w:space="0" w:color="auto"/>
            <w:bottom w:val="none" w:sz="0" w:space="0" w:color="auto"/>
            <w:right w:val="none" w:sz="0" w:space="0" w:color="auto"/>
          </w:divBdr>
          <w:divsChild>
            <w:div w:id="2104521382">
              <w:marLeft w:val="195"/>
              <w:marRight w:val="0"/>
              <w:marTop w:val="0"/>
              <w:marBottom w:val="0"/>
              <w:divBdr>
                <w:top w:val="none" w:sz="0" w:space="0" w:color="auto"/>
                <w:left w:val="none" w:sz="0" w:space="0" w:color="auto"/>
                <w:bottom w:val="none" w:sz="0" w:space="0" w:color="auto"/>
                <w:right w:val="none" w:sz="0" w:space="0" w:color="auto"/>
              </w:divBdr>
              <w:divsChild>
                <w:div w:id="875435176">
                  <w:marLeft w:val="300"/>
                  <w:marRight w:val="0"/>
                  <w:marTop w:val="75"/>
                  <w:marBottom w:val="45"/>
                  <w:divBdr>
                    <w:top w:val="none" w:sz="0" w:space="0" w:color="auto"/>
                    <w:left w:val="none" w:sz="0" w:space="0" w:color="auto"/>
                    <w:bottom w:val="none" w:sz="0" w:space="0" w:color="auto"/>
                    <w:right w:val="none" w:sz="0" w:space="0" w:color="auto"/>
                  </w:divBdr>
                  <w:divsChild>
                    <w:div w:id="20773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068395">
      <w:bodyDiv w:val="1"/>
      <w:marLeft w:val="0"/>
      <w:marRight w:val="0"/>
      <w:marTop w:val="0"/>
      <w:marBottom w:val="225"/>
      <w:divBdr>
        <w:top w:val="none" w:sz="0" w:space="0" w:color="auto"/>
        <w:left w:val="none" w:sz="0" w:space="0" w:color="auto"/>
        <w:bottom w:val="none" w:sz="0" w:space="0" w:color="auto"/>
        <w:right w:val="none" w:sz="0" w:space="0" w:color="auto"/>
      </w:divBdr>
      <w:divsChild>
        <w:div w:id="916479684">
          <w:marLeft w:val="0"/>
          <w:marRight w:val="0"/>
          <w:marTop w:val="0"/>
          <w:marBottom w:val="0"/>
          <w:divBdr>
            <w:top w:val="none" w:sz="0" w:space="0" w:color="auto"/>
            <w:left w:val="none" w:sz="0" w:space="0" w:color="auto"/>
            <w:bottom w:val="none" w:sz="0" w:space="0" w:color="auto"/>
            <w:right w:val="none" w:sz="0" w:space="0" w:color="auto"/>
          </w:divBdr>
          <w:divsChild>
            <w:div w:id="639578220">
              <w:marLeft w:val="195"/>
              <w:marRight w:val="0"/>
              <w:marTop w:val="0"/>
              <w:marBottom w:val="0"/>
              <w:divBdr>
                <w:top w:val="none" w:sz="0" w:space="0" w:color="auto"/>
                <w:left w:val="none" w:sz="0" w:space="0" w:color="auto"/>
                <w:bottom w:val="none" w:sz="0" w:space="0" w:color="auto"/>
                <w:right w:val="none" w:sz="0" w:space="0" w:color="auto"/>
              </w:divBdr>
              <w:divsChild>
                <w:div w:id="1330675655">
                  <w:marLeft w:val="300"/>
                  <w:marRight w:val="0"/>
                  <w:marTop w:val="75"/>
                  <w:marBottom w:val="45"/>
                  <w:divBdr>
                    <w:top w:val="none" w:sz="0" w:space="0" w:color="auto"/>
                    <w:left w:val="none" w:sz="0" w:space="0" w:color="auto"/>
                    <w:bottom w:val="none" w:sz="0" w:space="0" w:color="auto"/>
                    <w:right w:val="none" w:sz="0" w:space="0" w:color="auto"/>
                  </w:divBdr>
                  <w:divsChild>
                    <w:div w:id="7483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129550">
      <w:bodyDiv w:val="1"/>
      <w:marLeft w:val="0"/>
      <w:marRight w:val="0"/>
      <w:marTop w:val="0"/>
      <w:marBottom w:val="225"/>
      <w:divBdr>
        <w:top w:val="none" w:sz="0" w:space="0" w:color="auto"/>
        <w:left w:val="none" w:sz="0" w:space="0" w:color="auto"/>
        <w:bottom w:val="none" w:sz="0" w:space="0" w:color="auto"/>
        <w:right w:val="none" w:sz="0" w:space="0" w:color="auto"/>
      </w:divBdr>
      <w:divsChild>
        <w:div w:id="231043241">
          <w:marLeft w:val="0"/>
          <w:marRight w:val="0"/>
          <w:marTop w:val="0"/>
          <w:marBottom w:val="0"/>
          <w:divBdr>
            <w:top w:val="none" w:sz="0" w:space="0" w:color="auto"/>
            <w:left w:val="none" w:sz="0" w:space="0" w:color="auto"/>
            <w:bottom w:val="none" w:sz="0" w:space="0" w:color="auto"/>
            <w:right w:val="none" w:sz="0" w:space="0" w:color="auto"/>
          </w:divBdr>
          <w:divsChild>
            <w:div w:id="945774669">
              <w:marLeft w:val="195"/>
              <w:marRight w:val="0"/>
              <w:marTop w:val="0"/>
              <w:marBottom w:val="0"/>
              <w:divBdr>
                <w:top w:val="none" w:sz="0" w:space="0" w:color="auto"/>
                <w:left w:val="none" w:sz="0" w:space="0" w:color="auto"/>
                <w:bottom w:val="none" w:sz="0" w:space="0" w:color="auto"/>
                <w:right w:val="none" w:sz="0" w:space="0" w:color="auto"/>
              </w:divBdr>
              <w:divsChild>
                <w:div w:id="1407192043">
                  <w:marLeft w:val="300"/>
                  <w:marRight w:val="0"/>
                  <w:marTop w:val="75"/>
                  <w:marBottom w:val="45"/>
                  <w:divBdr>
                    <w:top w:val="none" w:sz="0" w:space="0" w:color="auto"/>
                    <w:left w:val="none" w:sz="0" w:space="0" w:color="auto"/>
                    <w:bottom w:val="none" w:sz="0" w:space="0" w:color="auto"/>
                    <w:right w:val="none" w:sz="0" w:space="0" w:color="auto"/>
                  </w:divBdr>
                  <w:divsChild>
                    <w:div w:id="210141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175752">
      <w:bodyDiv w:val="1"/>
      <w:marLeft w:val="0"/>
      <w:marRight w:val="0"/>
      <w:marTop w:val="0"/>
      <w:marBottom w:val="225"/>
      <w:divBdr>
        <w:top w:val="none" w:sz="0" w:space="0" w:color="auto"/>
        <w:left w:val="none" w:sz="0" w:space="0" w:color="auto"/>
        <w:bottom w:val="none" w:sz="0" w:space="0" w:color="auto"/>
        <w:right w:val="none" w:sz="0" w:space="0" w:color="auto"/>
      </w:divBdr>
      <w:divsChild>
        <w:div w:id="1637949854">
          <w:marLeft w:val="0"/>
          <w:marRight w:val="0"/>
          <w:marTop w:val="0"/>
          <w:marBottom w:val="0"/>
          <w:divBdr>
            <w:top w:val="none" w:sz="0" w:space="0" w:color="auto"/>
            <w:left w:val="none" w:sz="0" w:space="0" w:color="auto"/>
            <w:bottom w:val="none" w:sz="0" w:space="0" w:color="auto"/>
            <w:right w:val="none" w:sz="0" w:space="0" w:color="auto"/>
          </w:divBdr>
          <w:divsChild>
            <w:div w:id="1759405889">
              <w:marLeft w:val="195"/>
              <w:marRight w:val="0"/>
              <w:marTop w:val="0"/>
              <w:marBottom w:val="0"/>
              <w:divBdr>
                <w:top w:val="none" w:sz="0" w:space="0" w:color="auto"/>
                <w:left w:val="none" w:sz="0" w:space="0" w:color="auto"/>
                <w:bottom w:val="none" w:sz="0" w:space="0" w:color="auto"/>
                <w:right w:val="none" w:sz="0" w:space="0" w:color="auto"/>
              </w:divBdr>
              <w:divsChild>
                <w:div w:id="1070467289">
                  <w:marLeft w:val="300"/>
                  <w:marRight w:val="0"/>
                  <w:marTop w:val="75"/>
                  <w:marBottom w:val="45"/>
                  <w:divBdr>
                    <w:top w:val="none" w:sz="0" w:space="0" w:color="auto"/>
                    <w:left w:val="none" w:sz="0" w:space="0" w:color="auto"/>
                    <w:bottom w:val="none" w:sz="0" w:space="0" w:color="auto"/>
                    <w:right w:val="none" w:sz="0" w:space="0" w:color="auto"/>
                  </w:divBdr>
                  <w:divsChild>
                    <w:div w:id="17080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749317">
      <w:bodyDiv w:val="1"/>
      <w:marLeft w:val="0"/>
      <w:marRight w:val="0"/>
      <w:marTop w:val="0"/>
      <w:marBottom w:val="225"/>
      <w:divBdr>
        <w:top w:val="none" w:sz="0" w:space="0" w:color="auto"/>
        <w:left w:val="none" w:sz="0" w:space="0" w:color="auto"/>
        <w:bottom w:val="none" w:sz="0" w:space="0" w:color="auto"/>
        <w:right w:val="none" w:sz="0" w:space="0" w:color="auto"/>
      </w:divBdr>
      <w:divsChild>
        <w:div w:id="1495414743">
          <w:marLeft w:val="0"/>
          <w:marRight w:val="0"/>
          <w:marTop w:val="0"/>
          <w:marBottom w:val="0"/>
          <w:divBdr>
            <w:top w:val="none" w:sz="0" w:space="0" w:color="auto"/>
            <w:left w:val="none" w:sz="0" w:space="0" w:color="auto"/>
            <w:bottom w:val="none" w:sz="0" w:space="0" w:color="auto"/>
            <w:right w:val="none" w:sz="0" w:space="0" w:color="auto"/>
          </w:divBdr>
          <w:divsChild>
            <w:div w:id="335152577">
              <w:marLeft w:val="195"/>
              <w:marRight w:val="0"/>
              <w:marTop w:val="0"/>
              <w:marBottom w:val="0"/>
              <w:divBdr>
                <w:top w:val="none" w:sz="0" w:space="0" w:color="auto"/>
                <w:left w:val="none" w:sz="0" w:space="0" w:color="auto"/>
                <w:bottom w:val="none" w:sz="0" w:space="0" w:color="auto"/>
                <w:right w:val="none" w:sz="0" w:space="0" w:color="auto"/>
              </w:divBdr>
              <w:divsChild>
                <w:div w:id="1009454515">
                  <w:marLeft w:val="300"/>
                  <w:marRight w:val="0"/>
                  <w:marTop w:val="75"/>
                  <w:marBottom w:val="45"/>
                  <w:divBdr>
                    <w:top w:val="none" w:sz="0" w:space="0" w:color="auto"/>
                    <w:left w:val="none" w:sz="0" w:space="0" w:color="auto"/>
                    <w:bottom w:val="none" w:sz="0" w:space="0" w:color="auto"/>
                    <w:right w:val="none" w:sz="0" w:space="0" w:color="auto"/>
                  </w:divBdr>
                  <w:divsChild>
                    <w:div w:id="13361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078860">
      <w:bodyDiv w:val="1"/>
      <w:marLeft w:val="0"/>
      <w:marRight w:val="0"/>
      <w:marTop w:val="0"/>
      <w:marBottom w:val="225"/>
      <w:divBdr>
        <w:top w:val="none" w:sz="0" w:space="0" w:color="auto"/>
        <w:left w:val="none" w:sz="0" w:space="0" w:color="auto"/>
        <w:bottom w:val="none" w:sz="0" w:space="0" w:color="auto"/>
        <w:right w:val="none" w:sz="0" w:space="0" w:color="auto"/>
      </w:divBdr>
      <w:divsChild>
        <w:div w:id="1495143050">
          <w:marLeft w:val="0"/>
          <w:marRight w:val="0"/>
          <w:marTop w:val="0"/>
          <w:marBottom w:val="0"/>
          <w:divBdr>
            <w:top w:val="none" w:sz="0" w:space="0" w:color="auto"/>
            <w:left w:val="none" w:sz="0" w:space="0" w:color="auto"/>
            <w:bottom w:val="none" w:sz="0" w:space="0" w:color="auto"/>
            <w:right w:val="none" w:sz="0" w:space="0" w:color="auto"/>
          </w:divBdr>
          <w:divsChild>
            <w:div w:id="2030790742">
              <w:marLeft w:val="195"/>
              <w:marRight w:val="0"/>
              <w:marTop w:val="0"/>
              <w:marBottom w:val="0"/>
              <w:divBdr>
                <w:top w:val="none" w:sz="0" w:space="0" w:color="auto"/>
                <w:left w:val="none" w:sz="0" w:space="0" w:color="auto"/>
                <w:bottom w:val="none" w:sz="0" w:space="0" w:color="auto"/>
                <w:right w:val="none" w:sz="0" w:space="0" w:color="auto"/>
              </w:divBdr>
              <w:divsChild>
                <w:div w:id="2141537421">
                  <w:marLeft w:val="300"/>
                  <w:marRight w:val="0"/>
                  <w:marTop w:val="75"/>
                  <w:marBottom w:val="45"/>
                  <w:divBdr>
                    <w:top w:val="none" w:sz="0" w:space="0" w:color="auto"/>
                    <w:left w:val="none" w:sz="0" w:space="0" w:color="auto"/>
                    <w:bottom w:val="none" w:sz="0" w:space="0" w:color="auto"/>
                    <w:right w:val="none" w:sz="0" w:space="0" w:color="auto"/>
                  </w:divBdr>
                  <w:divsChild>
                    <w:div w:id="105100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27578">
      <w:bodyDiv w:val="1"/>
      <w:marLeft w:val="0"/>
      <w:marRight w:val="0"/>
      <w:marTop w:val="0"/>
      <w:marBottom w:val="225"/>
      <w:divBdr>
        <w:top w:val="none" w:sz="0" w:space="0" w:color="auto"/>
        <w:left w:val="none" w:sz="0" w:space="0" w:color="auto"/>
        <w:bottom w:val="none" w:sz="0" w:space="0" w:color="auto"/>
        <w:right w:val="none" w:sz="0" w:space="0" w:color="auto"/>
      </w:divBdr>
      <w:divsChild>
        <w:div w:id="1025791574">
          <w:marLeft w:val="0"/>
          <w:marRight w:val="0"/>
          <w:marTop w:val="0"/>
          <w:marBottom w:val="0"/>
          <w:divBdr>
            <w:top w:val="none" w:sz="0" w:space="0" w:color="auto"/>
            <w:left w:val="none" w:sz="0" w:space="0" w:color="auto"/>
            <w:bottom w:val="none" w:sz="0" w:space="0" w:color="auto"/>
            <w:right w:val="none" w:sz="0" w:space="0" w:color="auto"/>
          </w:divBdr>
          <w:divsChild>
            <w:div w:id="1439640030">
              <w:marLeft w:val="195"/>
              <w:marRight w:val="0"/>
              <w:marTop w:val="0"/>
              <w:marBottom w:val="0"/>
              <w:divBdr>
                <w:top w:val="none" w:sz="0" w:space="0" w:color="auto"/>
                <w:left w:val="none" w:sz="0" w:space="0" w:color="auto"/>
                <w:bottom w:val="none" w:sz="0" w:space="0" w:color="auto"/>
                <w:right w:val="none" w:sz="0" w:space="0" w:color="auto"/>
              </w:divBdr>
              <w:divsChild>
                <w:div w:id="1782453475">
                  <w:marLeft w:val="300"/>
                  <w:marRight w:val="0"/>
                  <w:marTop w:val="75"/>
                  <w:marBottom w:val="45"/>
                  <w:divBdr>
                    <w:top w:val="none" w:sz="0" w:space="0" w:color="auto"/>
                    <w:left w:val="none" w:sz="0" w:space="0" w:color="auto"/>
                    <w:bottom w:val="none" w:sz="0" w:space="0" w:color="auto"/>
                    <w:right w:val="none" w:sz="0" w:space="0" w:color="auto"/>
                  </w:divBdr>
                  <w:divsChild>
                    <w:div w:id="10898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232261">
      <w:bodyDiv w:val="1"/>
      <w:marLeft w:val="0"/>
      <w:marRight w:val="0"/>
      <w:marTop w:val="0"/>
      <w:marBottom w:val="225"/>
      <w:divBdr>
        <w:top w:val="none" w:sz="0" w:space="0" w:color="auto"/>
        <w:left w:val="none" w:sz="0" w:space="0" w:color="auto"/>
        <w:bottom w:val="none" w:sz="0" w:space="0" w:color="auto"/>
        <w:right w:val="none" w:sz="0" w:space="0" w:color="auto"/>
      </w:divBdr>
      <w:divsChild>
        <w:div w:id="445586714">
          <w:marLeft w:val="0"/>
          <w:marRight w:val="0"/>
          <w:marTop w:val="0"/>
          <w:marBottom w:val="0"/>
          <w:divBdr>
            <w:top w:val="none" w:sz="0" w:space="0" w:color="auto"/>
            <w:left w:val="none" w:sz="0" w:space="0" w:color="auto"/>
            <w:bottom w:val="none" w:sz="0" w:space="0" w:color="auto"/>
            <w:right w:val="none" w:sz="0" w:space="0" w:color="auto"/>
          </w:divBdr>
          <w:divsChild>
            <w:div w:id="898827015">
              <w:marLeft w:val="195"/>
              <w:marRight w:val="0"/>
              <w:marTop w:val="0"/>
              <w:marBottom w:val="0"/>
              <w:divBdr>
                <w:top w:val="none" w:sz="0" w:space="0" w:color="auto"/>
                <w:left w:val="none" w:sz="0" w:space="0" w:color="auto"/>
                <w:bottom w:val="none" w:sz="0" w:space="0" w:color="auto"/>
                <w:right w:val="none" w:sz="0" w:space="0" w:color="auto"/>
              </w:divBdr>
              <w:divsChild>
                <w:div w:id="1577281401">
                  <w:marLeft w:val="300"/>
                  <w:marRight w:val="0"/>
                  <w:marTop w:val="75"/>
                  <w:marBottom w:val="45"/>
                  <w:divBdr>
                    <w:top w:val="none" w:sz="0" w:space="0" w:color="auto"/>
                    <w:left w:val="none" w:sz="0" w:space="0" w:color="auto"/>
                    <w:bottom w:val="none" w:sz="0" w:space="0" w:color="auto"/>
                    <w:right w:val="none" w:sz="0" w:space="0" w:color="auto"/>
                  </w:divBdr>
                  <w:divsChild>
                    <w:div w:id="19939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projectmanager.com/risk-issues-changes.ph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projectmanager.com/" TargetMode="Externa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rojectmanager.com/time-tracking-software.php" TargetMode="External"/><Relationship Id="rId10" Type="http://schemas.openxmlformats.org/officeDocument/2006/relationships/image" Target="media/image3.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ww.projectmanager.com/expense-tracking.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D33E12-22C8-46CA-88CD-0658D433E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8</Pages>
  <Words>496</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FSOFT</Company>
  <LinksUpToDate>false</LinksUpToDate>
  <CharactersWithSpaces>3323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duynd2</dc:creator>
  <cp:keywords/>
  <dc:description/>
  <cp:lastModifiedBy>DuyNgo</cp:lastModifiedBy>
  <cp:revision>62</cp:revision>
  <dcterms:created xsi:type="dcterms:W3CDTF">2012-05-10T03:00:00Z</dcterms:created>
  <dcterms:modified xsi:type="dcterms:W3CDTF">2012-05-10T09:35:00Z</dcterms:modified>
</cp:coreProperties>
</file>