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EastAsia"/>
          <w:color w:val="auto"/>
          <w:sz w:val="22"/>
          <w:szCs w:val="22"/>
          <w:lang w:val="en-US"/>
        </w:rPr>
        <w:id w:val="642621628"/>
        <w:docPartObj>
          <w:docPartGallery w:val="Cover Pages"/>
          <w:docPartUnique/>
        </w:docPartObj>
      </w:sdtPr>
      <w:sdtContent>
        <w:tbl>
          <w:tblPr>
            <w:tblW w:w="5000" w:type="pct"/>
            <w:jc w:val="center"/>
            <w:tblLook w:val="04A0" w:firstRow="1" w:lastRow="0" w:firstColumn="1" w:lastColumn="0" w:noHBand="0" w:noVBand="1"/>
          </w:tblPr>
          <w:tblGrid>
            <w:gridCol w:w="10138"/>
          </w:tblGrid>
          <w:tr w:rsidR="00622EA7" w:rsidRPr="009D4FDC" w14:paraId="5B5981DE" w14:textId="77777777" w:rsidTr="001D4091">
            <w:trPr>
              <w:trHeight w:val="2880"/>
              <w:jc w:val="center"/>
            </w:trPr>
            <w:tc>
              <w:tcPr>
                <w:tcW w:w="5000" w:type="pct"/>
              </w:tcPr>
              <w:p w14:paraId="7AEC6E89" w14:textId="77777777" w:rsidR="00622EA7" w:rsidRPr="00C27767" w:rsidRDefault="00622EA7">
                <w:pPr>
                  <w:pStyle w:val="Caption"/>
                  <w:rPr>
                    <w:rPrChange w:id="0" w:author="Red Army" w:date="2012-04-14T20:45:00Z">
                      <w:rPr>
                        <w:rFonts w:asciiTheme="majorHAnsi" w:eastAsiaTheme="majorEastAsia" w:hAnsiTheme="majorHAnsi" w:cstheme="majorBidi"/>
                        <w:caps/>
                      </w:rPr>
                    </w:rPrChange>
                  </w:rPr>
                  <w:pPrChange w:id="1" w:author="Red Army" w:date="2012-04-14T20:45:00Z">
                    <w:pPr/>
                  </w:pPrChange>
                </w:pPr>
                <w:r w:rsidRPr="00C27767">
                  <w:rPr>
                    <w:noProof/>
                    <w:lang w:val="en-US" w:eastAsia="ja-JP"/>
                    <w:rPrChange w:id="2" w:author="Unknown">
                      <w:rPr>
                        <w:rFonts w:cstheme="minorHAnsi"/>
                        <w:b/>
                        <w:noProof/>
                        <w:sz w:val="32"/>
                        <w:szCs w:val="32"/>
                        <w:lang w:eastAsia="ja-JP"/>
                      </w:rPr>
                    </w:rPrChange>
                  </w:rPr>
                  <w:drawing>
                    <wp:anchor distT="0" distB="0" distL="114300" distR="114300" simplePos="0" relativeHeight="251659264" behindDoc="0" locked="0" layoutInCell="1" allowOverlap="1" wp14:anchorId="10144DFA" wp14:editId="76002E15">
                      <wp:simplePos x="0" y="0"/>
                      <wp:positionH relativeFrom="column">
                        <wp:posOffset>277495</wp:posOffset>
                      </wp:positionH>
                      <wp:positionV relativeFrom="paragraph">
                        <wp:posOffset>1905</wp:posOffset>
                      </wp:positionV>
                      <wp:extent cx="1409700" cy="1184275"/>
                      <wp:effectExtent l="0" t="0" r="0" b="0"/>
                      <wp:wrapSquare wrapText="bothSides"/>
                      <wp:docPr id="5" name="Picture 5" descr="E:\My Documents\Desktop\Logo_FPT_University_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 Documents\Desktop\Logo_FPT_University_doc.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9700" cy="1184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7767">
                  <w:rPr>
                    <w:rPrChange w:id="3" w:author="Red Army" w:date="2012-04-14T20:45:00Z">
                      <w:rPr>
                        <w:rFonts w:eastAsiaTheme="majorEastAsia" w:cstheme="minorHAnsi"/>
                        <w:b/>
                        <w:caps/>
                        <w:sz w:val="32"/>
                        <w:szCs w:val="32"/>
                      </w:rPr>
                    </w:rPrChange>
                  </w:rPr>
                  <w:t>Ministry of education and training</w:t>
                </w:r>
              </w:p>
            </w:tc>
          </w:tr>
          <w:tr w:rsidR="00622EA7" w:rsidRPr="00C27767" w14:paraId="6130AC90" w14:textId="77777777" w:rsidTr="001D4091">
            <w:trPr>
              <w:trHeight w:val="1440"/>
              <w:jc w:val="center"/>
            </w:trPr>
            <w:sdt>
              <w:sdtPr>
                <w:rPr>
                  <w:rFonts w:ascii="Times New Roman" w:eastAsia="ＭＳ ゴシック" w:hAnsi="Times New Roman" w:cs="Times New Roman"/>
                  <w:sz w:val="82"/>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13D8047B" w14:textId="51C93FDD" w:rsidR="00622EA7" w:rsidRPr="00C27767" w:rsidRDefault="00CF5BB4">
                    <w:pPr>
                      <w:pStyle w:val="NoSpacing"/>
                      <w:jc w:val="center"/>
                      <w:rPr>
                        <w:rFonts w:ascii="Times New Roman" w:eastAsia="ＭＳ ゴシック" w:hAnsi="Times New Roman" w:cs="Times New Roman"/>
                        <w:sz w:val="82"/>
                        <w:szCs w:val="80"/>
                        <w:rPrChange w:id="4" w:author="Red Army" w:date="2012-04-14T20:45:00Z">
                          <w:rPr>
                            <w:rFonts w:asciiTheme="majorHAnsi" w:eastAsiaTheme="majorEastAsia" w:hAnsiTheme="majorHAnsi" w:cstheme="majorBidi"/>
                            <w:sz w:val="80"/>
                            <w:szCs w:val="80"/>
                          </w:rPr>
                        </w:rPrChange>
                      </w:rPr>
                      <w:pPrChange w:id="5" w:author="Red Army" w:date="2012-04-14T20:45:00Z">
                        <w:pPr>
                          <w:spacing w:after="0" w:line="240" w:lineRule="auto"/>
                          <w:jc w:val="center"/>
                        </w:pPr>
                      </w:pPrChange>
                    </w:pPr>
                    <w:ins w:id="6" w:author="Red Army" w:date="2012-04-07T22:14:00Z">
                      <w:r w:rsidRPr="00C27767">
                        <w:rPr>
                          <w:rFonts w:ascii="Times New Roman" w:eastAsia="ＭＳ ゴシック" w:hAnsi="Times New Roman" w:cs="Times New Roman"/>
                          <w:sz w:val="82"/>
                          <w:szCs w:val="80"/>
                          <w:rPrChange w:id="7" w:author="Red Army" w:date="2012-04-14T20:45:00Z">
                            <w:rPr>
                              <w:rFonts w:asciiTheme="majorHAnsi" w:eastAsiaTheme="majorEastAsia" w:hAnsiTheme="majorHAnsi" w:cstheme="majorBidi"/>
                              <w:sz w:val="80"/>
                              <w:szCs w:val="80"/>
                            </w:rPr>
                          </w:rPrChange>
                        </w:rPr>
                        <w:t>Software User’s Manual</w:t>
                      </w:r>
                    </w:ins>
                  </w:p>
                </w:tc>
              </w:sdtContent>
            </w:sdt>
          </w:tr>
          <w:tr w:rsidR="00622EA7" w:rsidRPr="009D4FDC" w14:paraId="25AB6560" w14:textId="77777777" w:rsidTr="001D4091">
            <w:trPr>
              <w:trHeight w:val="720"/>
              <w:jc w:val="center"/>
            </w:trPr>
            <w:sdt>
              <w:sdtPr>
                <w:rPr>
                  <w:rFonts w:eastAsia="ＭＳ ゴシック"/>
                  <w:sz w:val="46"/>
                  <w:szCs w:val="44"/>
                  <w:lang w:eastAsia="ja-JP"/>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2358EDE6" w14:textId="3EE9DC56" w:rsidR="00622EA7" w:rsidRPr="009D4FDC" w:rsidRDefault="0082603D">
                    <w:pPr>
                      <w:jc w:val="center"/>
                      <w:rPr>
                        <w:rPrChange w:id="8" w:author="Red Army" w:date="2012-04-09T10:27:00Z">
                          <w:rPr>
                            <w:rFonts w:asciiTheme="majorHAnsi" w:eastAsiaTheme="majorEastAsia" w:hAnsiTheme="majorHAnsi" w:cstheme="majorBidi"/>
                            <w:sz w:val="44"/>
                            <w:szCs w:val="44"/>
                          </w:rPr>
                        </w:rPrChange>
                      </w:rPr>
                      <w:pPrChange w:id="9" w:author="Phuong Giang" w:date="2012-04-15T01:45:00Z">
                        <w:pPr>
                          <w:spacing w:after="0" w:line="240" w:lineRule="auto"/>
                          <w:jc w:val="center"/>
                        </w:pPr>
                      </w:pPrChange>
                    </w:pPr>
                    <w:ins w:id="10" w:author="Phuong Giang" w:date="2012-04-15T01:45:00Z">
                      <w:r w:rsidRPr="0082603D">
                        <w:rPr>
                          <w:rFonts w:eastAsia="ＭＳ ゴシック"/>
                          <w:sz w:val="46"/>
                          <w:szCs w:val="44"/>
                          <w:lang w:eastAsia="ja-JP"/>
                        </w:rPr>
                        <w:t>Teacher Left Hand</w:t>
                      </w:r>
                    </w:ins>
                  </w:p>
                </w:tc>
              </w:sdtContent>
            </w:sdt>
          </w:tr>
          <w:tr w:rsidR="00622EA7" w:rsidRPr="009D4FDC" w14:paraId="74E4F07F" w14:textId="77777777" w:rsidTr="001D4091">
            <w:trPr>
              <w:trHeight w:val="360"/>
              <w:jc w:val="center"/>
            </w:trPr>
            <w:tc>
              <w:tcPr>
                <w:tcW w:w="5000" w:type="pct"/>
                <w:vAlign w:val="center"/>
              </w:tcPr>
              <w:p w14:paraId="3B5CDF07" w14:textId="77777777" w:rsidR="00622EA7" w:rsidRPr="009D4FDC" w:rsidRDefault="00622EA7">
                <w:pPr>
                  <w:pPrChange w:id="11" w:author="Red Army" w:date="2012-04-09T10:27:00Z">
                    <w:pPr>
                      <w:spacing w:after="0" w:line="240" w:lineRule="auto"/>
                      <w:jc w:val="center"/>
                    </w:pPr>
                  </w:pPrChange>
                </w:pPr>
              </w:p>
            </w:tc>
          </w:tr>
          <w:tr w:rsidR="00622EA7" w:rsidRPr="009D4FDC" w14:paraId="01E31857" w14:textId="77777777" w:rsidTr="001D409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622EA7" w:rsidRPr="009D4FDC" w:rsidDel="00C27767" w14:paraId="141C7083" w14:textId="618FB5DA" w:rsidTr="001D4091">
                  <w:trPr>
                    <w:cantSplit/>
                    <w:trHeight w:val="880"/>
                    <w:jc w:val="center"/>
                    <w:del w:id="12" w:author="Red Army" w:date="2012-04-14T20:46:00Z"/>
                  </w:trPr>
                  <w:tc>
                    <w:tcPr>
                      <w:tcW w:w="7714" w:type="dxa"/>
                      <w:gridSpan w:val="2"/>
                      <w:tcBorders>
                        <w:top w:val="single" w:sz="4" w:space="0" w:color="auto"/>
                        <w:left w:val="single" w:sz="4" w:space="0" w:color="auto"/>
                        <w:bottom w:val="single" w:sz="4" w:space="0" w:color="auto"/>
                        <w:right w:val="single" w:sz="4" w:space="0" w:color="auto"/>
                      </w:tcBorders>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48"/>
                        <w:gridCol w:w="5340"/>
                      </w:tblGrid>
                      <w:tr w:rsidR="00C27767" w:rsidRPr="009D4FDC" w14:paraId="375D0C4D" w14:textId="77777777" w:rsidTr="00D2320C">
                        <w:trPr>
                          <w:cantSplit/>
                          <w:trHeight w:val="880"/>
                          <w:jc w:val="center"/>
                          <w:ins w:id="13" w:author="Red Army" w:date="2012-04-14T20:46:00Z"/>
                        </w:trPr>
                        <w:tc>
                          <w:tcPr>
                            <w:tcW w:w="7714" w:type="dxa"/>
                            <w:gridSpan w:val="2"/>
                            <w:tcBorders>
                              <w:top w:val="single" w:sz="4" w:space="0" w:color="auto"/>
                              <w:left w:val="single" w:sz="4" w:space="0" w:color="auto"/>
                              <w:bottom w:val="single" w:sz="4" w:space="0" w:color="auto"/>
                              <w:right w:val="single" w:sz="4" w:space="0" w:color="auto"/>
                            </w:tcBorders>
                            <w:vAlign w:val="center"/>
                          </w:tcPr>
                          <w:p w14:paraId="510491E0" w14:textId="77777777" w:rsidR="00C27767" w:rsidRPr="00693D29" w:rsidRDefault="00C27767" w:rsidP="00D2320C">
                            <w:pPr>
                              <w:rPr>
                                <w:ins w:id="14" w:author="Red Army" w:date="2012-04-14T20:46:00Z"/>
                              </w:rPr>
                            </w:pPr>
                          </w:p>
                        </w:tc>
                      </w:tr>
                      <w:tr w:rsidR="00C27767" w:rsidRPr="009D4FDC" w14:paraId="22D8DC70" w14:textId="77777777" w:rsidTr="00D2320C">
                        <w:trPr>
                          <w:cantSplit/>
                          <w:jc w:val="center"/>
                          <w:ins w:id="15" w:author="Red Army" w:date="2012-04-14T20:46:00Z"/>
                        </w:trPr>
                        <w:tc>
                          <w:tcPr>
                            <w:tcW w:w="2210" w:type="dxa"/>
                            <w:tcBorders>
                              <w:top w:val="single" w:sz="4" w:space="0" w:color="auto"/>
                              <w:left w:val="single" w:sz="4" w:space="0" w:color="auto"/>
                              <w:bottom w:val="single" w:sz="4" w:space="0" w:color="auto"/>
                              <w:right w:val="single" w:sz="4" w:space="0" w:color="auto"/>
                            </w:tcBorders>
                            <w:vAlign w:val="center"/>
                          </w:tcPr>
                          <w:p w14:paraId="07ADBC38" w14:textId="77777777" w:rsidR="00C27767" w:rsidRPr="00693D29" w:rsidRDefault="00C27767" w:rsidP="00D2320C">
                            <w:pPr>
                              <w:rPr>
                                <w:ins w:id="16" w:author="Red Army" w:date="2012-04-14T20:46:00Z"/>
                              </w:rPr>
                            </w:pPr>
                          </w:p>
                        </w:tc>
                        <w:tc>
                          <w:tcPr>
                            <w:tcW w:w="5504" w:type="dxa"/>
                            <w:tcBorders>
                              <w:top w:val="single" w:sz="4" w:space="0" w:color="auto"/>
                              <w:left w:val="single" w:sz="4" w:space="0" w:color="auto"/>
                              <w:bottom w:val="single" w:sz="4" w:space="0" w:color="auto"/>
                              <w:right w:val="single" w:sz="4" w:space="0" w:color="auto"/>
                            </w:tcBorders>
                          </w:tcPr>
                          <w:p w14:paraId="2F1A6671" w14:textId="77777777" w:rsidR="00C27767" w:rsidRPr="00693D29" w:rsidRDefault="00C27767" w:rsidP="00D2320C">
                            <w:pPr>
                              <w:rPr>
                                <w:ins w:id="17" w:author="Red Army" w:date="2012-04-14T20:46:00Z"/>
                              </w:rPr>
                            </w:pPr>
                          </w:p>
                        </w:tc>
                      </w:tr>
                      <w:tr w:rsidR="00C27767" w:rsidRPr="009D4FDC" w14:paraId="2E46BD22" w14:textId="77777777" w:rsidTr="00D2320C">
                        <w:trPr>
                          <w:jc w:val="center"/>
                          <w:ins w:id="18" w:author="Red Army" w:date="2012-04-14T20:46:00Z"/>
                        </w:trPr>
                        <w:tc>
                          <w:tcPr>
                            <w:tcW w:w="2210" w:type="dxa"/>
                            <w:tcBorders>
                              <w:top w:val="single" w:sz="4" w:space="0" w:color="auto"/>
                              <w:left w:val="single" w:sz="4" w:space="0" w:color="auto"/>
                              <w:bottom w:val="single" w:sz="4" w:space="0" w:color="auto"/>
                              <w:right w:val="single" w:sz="4" w:space="0" w:color="auto"/>
                            </w:tcBorders>
                            <w:vAlign w:val="center"/>
                          </w:tcPr>
                          <w:p w14:paraId="748D70ED" w14:textId="77777777" w:rsidR="00C27767" w:rsidRPr="00693D29" w:rsidRDefault="00C27767" w:rsidP="00D2320C">
                            <w:pPr>
                              <w:rPr>
                                <w:ins w:id="19" w:author="Red Army" w:date="2012-04-14T20:46:00Z"/>
                              </w:rPr>
                            </w:pPr>
                          </w:p>
                        </w:tc>
                        <w:tc>
                          <w:tcPr>
                            <w:tcW w:w="5504" w:type="dxa"/>
                            <w:tcBorders>
                              <w:top w:val="single" w:sz="4" w:space="0" w:color="auto"/>
                              <w:left w:val="single" w:sz="4" w:space="0" w:color="auto"/>
                              <w:bottom w:val="single" w:sz="4" w:space="0" w:color="auto"/>
                              <w:right w:val="single" w:sz="4" w:space="0" w:color="auto"/>
                            </w:tcBorders>
                            <w:vAlign w:val="center"/>
                          </w:tcPr>
                          <w:p w14:paraId="713235CC" w14:textId="77777777" w:rsidR="00C27767" w:rsidRPr="009D4FDC" w:rsidRDefault="00C27767" w:rsidP="00D2320C">
                            <w:pPr>
                              <w:rPr>
                                <w:ins w:id="20" w:author="Red Army" w:date="2012-04-14T20:46:00Z"/>
                                <w:rFonts w:eastAsiaTheme="minorHAnsi"/>
                                <w:bCs/>
                              </w:rPr>
                            </w:pPr>
                          </w:p>
                        </w:tc>
                      </w:tr>
                      <w:tr w:rsidR="00C27767" w:rsidRPr="009D4FDC" w14:paraId="1B9F8A09" w14:textId="77777777" w:rsidTr="00D2320C">
                        <w:trPr>
                          <w:jc w:val="center"/>
                          <w:ins w:id="21" w:author="Red Army" w:date="2012-04-14T20:46:00Z"/>
                        </w:trPr>
                        <w:tc>
                          <w:tcPr>
                            <w:tcW w:w="2210" w:type="dxa"/>
                            <w:tcBorders>
                              <w:top w:val="single" w:sz="4" w:space="0" w:color="auto"/>
                              <w:left w:val="single" w:sz="4" w:space="0" w:color="auto"/>
                              <w:bottom w:val="single" w:sz="4" w:space="0" w:color="auto"/>
                              <w:right w:val="single" w:sz="4" w:space="0" w:color="auto"/>
                            </w:tcBorders>
                            <w:vAlign w:val="center"/>
                          </w:tcPr>
                          <w:p w14:paraId="6AD29C16" w14:textId="77777777" w:rsidR="00C27767" w:rsidRPr="00693D29" w:rsidRDefault="00C27767" w:rsidP="00D2320C">
                            <w:pPr>
                              <w:rPr>
                                <w:ins w:id="22" w:author="Red Army" w:date="2012-04-14T20:46:00Z"/>
                              </w:rPr>
                            </w:pPr>
                          </w:p>
                        </w:tc>
                        <w:tc>
                          <w:tcPr>
                            <w:tcW w:w="5504" w:type="dxa"/>
                            <w:tcBorders>
                              <w:top w:val="single" w:sz="4" w:space="0" w:color="auto"/>
                              <w:left w:val="single" w:sz="4" w:space="0" w:color="auto"/>
                              <w:bottom w:val="single" w:sz="4" w:space="0" w:color="auto"/>
                              <w:right w:val="single" w:sz="4" w:space="0" w:color="auto"/>
                            </w:tcBorders>
                            <w:vAlign w:val="center"/>
                          </w:tcPr>
                          <w:p w14:paraId="2CBAF6EC" w14:textId="77777777" w:rsidR="00C27767" w:rsidRPr="00693D29" w:rsidRDefault="00C27767" w:rsidP="00D2320C">
                            <w:pPr>
                              <w:rPr>
                                <w:ins w:id="23" w:author="Red Army" w:date="2012-04-14T20:46:00Z"/>
                              </w:rPr>
                            </w:pPr>
                          </w:p>
                        </w:tc>
                      </w:tr>
                      <w:tr w:rsidR="00C27767" w:rsidRPr="009D4FDC" w14:paraId="3D66C03F" w14:textId="77777777" w:rsidTr="00D2320C">
                        <w:trPr>
                          <w:jc w:val="center"/>
                          <w:ins w:id="24" w:author="Red Army" w:date="2012-04-14T20:46:00Z"/>
                        </w:trPr>
                        <w:tc>
                          <w:tcPr>
                            <w:tcW w:w="2210" w:type="dxa"/>
                            <w:tcBorders>
                              <w:top w:val="single" w:sz="4" w:space="0" w:color="auto"/>
                              <w:left w:val="single" w:sz="4" w:space="0" w:color="auto"/>
                              <w:bottom w:val="single" w:sz="4" w:space="0" w:color="auto"/>
                              <w:right w:val="single" w:sz="4" w:space="0" w:color="auto"/>
                            </w:tcBorders>
                            <w:vAlign w:val="center"/>
                          </w:tcPr>
                          <w:p w14:paraId="527F4DFD" w14:textId="77777777" w:rsidR="00C27767" w:rsidRPr="00693D29" w:rsidRDefault="00C27767" w:rsidP="00D2320C">
                            <w:pPr>
                              <w:rPr>
                                <w:ins w:id="25" w:author="Red Army" w:date="2012-04-14T20:46:00Z"/>
                              </w:rPr>
                            </w:pPr>
                          </w:p>
                        </w:tc>
                        <w:tc>
                          <w:tcPr>
                            <w:tcW w:w="5504" w:type="dxa"/>
                            <w:tcBorders>
                              <w:top w:val="single" w:sz="4" w:space="0" w:color="auto"/>
                              <w:left w:val="single" w:sz="4" w:space="0" w:color="auto"/>
                              <w:bottom w:val="single" w:sz="4" w:space="0" w:color="auto"/>
                              <w:right w:val="single" w:sz="4" w:space="0" w:color="auto"/>
                            </w:tcBorders>
                            <w:vAlign w:val="center"/>
                          </w:tcPr>
                          <w:p w14:paraId="78DFD120" w14:textId="77777777" w:rsidR="00C27767" w:rsidRPr="00693D29" w:rsidRDefault="00C27767" w:rsidP="00D2320C">
                            <w:pPr>
                              <w:rPr>
                                <w:ins w:id="26" w:author="Red Army" w:date="2012-04-14T20:46:00Z"/>
                              </w:rPr>
                            </w:pPr>
                          </w:p>
                        </w:tc>
                      </w:tr>
                    </w:tbl>
                    <w:p w14:paraId="0DEB39FE" w14:textId="0EF201A1" w:rsidR="00622EA7" w:rsidRPr="009D4FDC" w:rsidDel="00C27767" w:rsidRDefault="00622EA7">
                      <w:pPr>
                        <w:rPr>
                          <w:del w:id="27" w:author="Red Army" w:date="2012-04-14T20:46:00Z"/>
                          <w:rPrChange w:id="28" w:author="Red Army" w:date="2012-04-09T10:27:00Z">
                            <w:rPr>
                              <w:del w:id="29" w:author="Red Army" w:date="2012-04-14T20:46:00Z"/>
                              <w:rFonts w:eastAsiaTheme="minorHAnsi"/>
                              <w:b/>
                              <w:bCs/>
                              <w:sz w:val="36"/>
                              <w:szCs w:val="36"/>
                            </w:rPr>
                          </w:rPrChange>
                        </w:rPr>
                        <w:pPrChange w:id="30" w:author="Red Army" w:date="2012-04-09T10:27:00Z">
                          <w:pPr>
                            <w:spacing w:after="120"/>
                            <w:jc w:val="center"/>
                          </w:pPr>
                        </w:pPrChange>
                      </w:pPr>
                      <w:del w:id="31" w:author="Red Army" w:date="2012-04-07T16:06:00Z">
                        <w:r w:rsidRPr="009D4FDC" w:rsidDel="00324F7B">
                          <w:rPr>
                            <w:rPrChange w:id="32" w:author="Red Army" w:date="2012-04-09T10:27:00Z">
                              <w:rPr>
                                <w:rFonts w:eastAsiaTheme="minorHAnsi"/>
                                <w:b/>
                                <w:bCs/>
                                <w:sz w:val="36"/>
                                <w:szCs w:val="36"/>
                              </w:rPr>
                            </w:rPrChange>
                          </w:rPr>
                          <w:delText xml:space="preserve">PSN </w:delText>
                        </w:r>
                      </w:del>
                      <w:del w:id="33" w:author="Red Army" w:date="2012-04-14T20:46:00Z">
                        <w:r w:rsidRPr="009D4FDC" w:rsidDel="00C27767">
                          <w:rPr>
                            <w:rPrChange w:id="34" w:author="Red Army" w:date="2012-04-09T10:27:00Z">
                              <w:rPr>
                                <w:rFonts w:eastAsiaTheme="minorHAnsi"/>
                                <w:b/>
                                <w:bCs/>
                                <w:sz w:val="36"/>
                                <w:szCs w:val="36"/>
                              </w:rPr>
                            </w:rPrChange>
                          </w:rPr>
                          <w:delText>Team</w:delText>
                        </w:r>
                      </w:del>
                    </w:p>
                  </w:tc>
                </w:tr>
                <w:tr w:rsidR="00254216" w:rsidRPr="009D4FDC" w:rsidDel="00C27767" w14:paraId="3CDED2E9" w14:textId="6C8352E8" w:rsidTr="001D4091">
                  <w:trPr>
                    <w:cantSplit/>
                    <w:jc w:val="center"/>
                    <w:del w:id="35" w:author="Red Army" w:date="2012-04-14T20:46:00Z"/>
                  </w:trPr>
                  <w:tc>
                    <w:tcPr>
                      <w:tcW w:w="2210" w:type="dxa"/>
                      <w:tcBorders>
                        <w:top w:val="single" w:sz="4" w:space="0" w:color="auto"/>
                        <w:left w:val="single" w:sz="4" w:space="0" w:color="auto"/>
                        <w:bottom w:val="single" w:sz="4" w:space="0" w:color="auto"/>
                        <w:right w:val="single" w:sz="4" w:space="0" w:color="auto"/>
                      </w:tcBorders>
                      <w:vAlign w:val="center"/>
                    </w:tcPr>
                    <w:p w14:paraId="2214FDA6" w14:textId="61406594" w:rsidR="00254216" w:rsidRPr="009D4FDC" w:rsidDel="00C27767" w:rsidRDefault="00254216">
                      <w:pPr>
                        <w:rPr>
                          <w:del w:id="36" w:author="Red Army" w:date="2012-04-14T20:46:00Z"/>
                          <w:rPrChange w:id="37" w:author="Red Army" w:date="2012-04-09T10:27:00Z">
                            <w:rPr>
                              <w:del w:id="38" w:author="Red Army" w:date="2012-04-14T20:46:00Z"/>
                              <w:rFonts w:eastAsiaTheme="minorHAnsi"/>
                              <w:b/>
                              <w:bCs/>
                            </w:rPr>
                          </w:rPrChange>
                        </w:rPr>
                        <w:pPrChange w:id="39" w:author="Red Army" w:date="2012-04-09T10:27:00Z">
                          <w:pPr>
                            <w:spacing w:after="120"/>
                            <w:jc w:val="right"/>
                          </w:pPr>
                        </w:pPrChange>
                      </w:pPr>
                      <w:del w:id="40" w:author="Red Army" w:date="2012-04-14T20:46:00Z">
                        <w:r w:rsidRPr="009D4FDC" w:rsidDel="00C27767">
                          <w:rPr>
                            <w:rPrChange w:id="41" w:author="Red Army" w:date="2012-04-09T10:27:00Z">
                              <w:rPr>
                                <w:rFonts w:eastAsiaTheme="minorHAnsi"/>
                                <w:b/>
                                <w:bCs/>
                              </w:rPr>
                            </w:rPrChange>
                          </w:rPr>
                          <w:delText>Group Members</w:delText>
                        </w:r>
                      </w:del>
                    </w:p>
                  </w:tc>
                  <w:tc>
                    <w:tcPr>
                      <w:tcW w:w="5504" w:type="dxa"/>
                      <w:tcBorders>
                        <w:top w:val="single" w:sz="4" w:space="0" w:color="auto"/>
                        <w:left w:val="single" w:sz="4" w:space="0" w:color="auto"/>
                        <w:bottom w:val="single" w:sz="4" w:space="0" w:color="auto"/>
                        <w:right w:val="single" w:sz="4" w:space="0" w:color="auto"/>
                      </w:tcBorders>
                    </w:tcPr>
                    <w:p w14:paraId="1AF3FF0C" w14:textId="1AA015C7" w:rsidR="00254216" w:rsidRPr="009D4FDC" w:rsidDel="00324F7B" w:rsidRDefault="00254216">
                      <w:pPr>
                        <w:rPr>
                          <w:del w:id="42" w:author="Red Army" w:date="2012-04-07T16:06:00Z"/>
                          <w:rPrChange w:id="43" w:author="Red Army" w:date="2012-04-09T10:27:00Z">
                            <w:rPr>
                              <w:del w:id="44" w:author="Red Army" w:date="2012-04-07T16:06:00Z"/>
                              <w:rFonts w:eastAsiaTheme="minorHAnsi"/>
                              <w:bCs/>
                            </w:rPr>
                          </w:rPrChange>
                        </w:rPr>
                        <w:pPrChange w:id="45" w:author="Red Army" w:date="2012-04-09T10:27:00Z">
                          <w:pPr>
                            <w:spacing w:after="120"/>
                            <w:jc w:val="both"/>
                          </w:pPr>
                        </w:pPrChange>
                      </w:pPr>
                      <w:del w:id="46" w:author="Red Army" w:date="2012-04-07T16:06:00Z">
                        <w:r w:rsidRPr="009D4FDC" w:rsidDel="00324F7B">
                          <w:rPr>
                            <w:rPrChange w:id="47" w:author="Red Army" w:date="2012-04-09T10:27:00Z">
                              <w:rPr>
                                <w:rFonts w:eastAsiaTheme="minorHAnsi"/>
                                <w:bCs/>
                              </w:rPr>
                            </w:rPrChange>
                          </w:rPr>
                          <w:delText>Võ Thanh Quảng – 00308 – QuangVT00308</w:delText>
                        </w:r>
                      </w:del>
                    </w:p>
                    <w:p w14:paraId="1D8C4202" w14:textId="77777777" w:rsidR="00254216" w:rsidRPr="009D4FDC" w:rsidDel="00324F7B" w:rsidRDefault="00254216">
                      <w:pPr>
                        <w:rPr>
                          <w:del w:id="48" w:author="Red Army" w:date="2012-04-07T16:06:00Z"/>
                          <w:rPrChange w:id="49" w:author="Red Army" w:date="2012-04-09T10:27:00Z">
                            <w:rPr>
                              <w:del w:id="50" w:author="Red Army" w:date="2012-04-07T16:06:00Z"/>
                              <w:rFonts w:eastAsiaTheme="minorHAnsi"/>
                              <w:bCs/>
                            </w:rPr>
                          </w:rPrChange>
                        </w:rPr>
                        <w:pPrChange w:id="51" w:author="Red Army" w:date="2012-04-09T10:27:00Z">
                          <w:pPr>
                            <w:spacing w:after="120"/>
                            <w:jc w:val="both"/>
                          </w:pPr>
                        </w:pPrChange>
                      </w:pPr>
                      <w:del w:id="52" w:author="Red Army" w:date="2012-04-07T16:06:00Z">
                        <w:r w:rsidRPr="009D4FDC" w:rsidDel="00324F7B">
                          <w:rPr>
                            <w:rPrChange w:id="53" w:author="Red Army" w:date="2012-04-09T10:27:00Z">
                              <w:rPr>
                                <w:rFonts w:eastAsiaTheme="minorHAnsi"/>
                                <w:bCs/>
                              </w:rPr>
                            </w:rPrChange>
                          </w:rPr>
                          <w:delText>Lê Minh Quang – 00518 – QuangLM00518</w:delText>
                        </w:r>
                      </w:del>
                    </w:p>
                    <w:p w14:paraId="28CD079E" w14:textId="77777777" w:rsidR="00254216" w:rsidRPr="009D4FDC" w:rsidDel="00324F7B" w:rsidRDefault="00254216">
                      <w:pPr>
                        <w:rPr>
                          <w:del w:id="54" w:author="Red Army" w:date="2012-04-07T16:06:00Z"/>
                          <w:rPrChange w:id="55" w:author="Red Army" w:date="2012-04-09T10:27:00Z">
                            <w:rPr>
                              <w:del w:id="56" w:author="Red Army" w:date="2012-04-07T16:06:00Z"/>
                              <w:rFonts w:eastAsiaTheme="minorHAnsi"/>
                              <w:bCs/>
                            </w:rPr>
                          </w:rPrChange>
                        </w:rPr>
                        <w:pPrChange w:id="57" w:author="Red Army" w:date="2012-04-09T10:27:00Z">
                          <w:pPr>
                            <w:spacing w:after="120"/>
                            <w:jc w:val="both"/>
                          </w:pPr>
                        </w:pPrChange>
                      </w:pPr>
                      <w:del w:id="58" w:author="Red Army" w:date="2012-04-07T16:06:00Z">
                        <w:r w:rsidRPr="009D4FDC" w:rsidDel="00324F7B">
                          <w:rPr>
                            <w:rPrChange w:id="59" w:author="Red Army" w:date="2012-04-09T10:27:00Z">
                              <w:rPr>
                                <w:rFonts w:eastAsiaTheme="minorHAnsi"/>
                                <w:bCs/>
                              </w:rPr>
                            </w:rPrChange>
                          </w:rPr>
                          <w:delText>Trương Quang Dũng – 00440 – DungTQ00440</w:delText>
                        </w:r>
                      </w:del>
                    </w:p>
                    <w:p w14:paraId="5CA9F769" w14:textId="77777777" w:rsidR="00254216" w:rsidRPr="009D4FDC" w:rsidDel="00324F7B" w:rsidRDefault="00254216">
                      <w:pPr>
                        <w:rPr>
                          <w:del w:id="60" w:author="Red Army" w:date="2012-04-07T16:06:00Z"/>
                          <w:rPrChange w:id="61" w:author="Red Army" w:date="2012-04-09T10:27:00Z">
                            <w:rPr>
                              <w:del w:id="62" w:author="Red Army" w:date="2012-04-07T16:06:00Z"/>
                              <w:rFonts w:eastAsiaTheme="minorHAnsi"/>
                              <w:bCs/>
                            </w:rPr>
                          </w:rPrChange>
                        </w:rPr>
                        <w:pPrChange w:id="63" w:author="Red Army" w:date="2012-04-09T10:27:00Z">
                          <w:pPr>
                            <w:spacing w:after="120"/>
                            <w:jc w:val="both"/>
                          </w:pPr>
                        </w:pPrChange>
                      </w:pPr>
                      <w:del w:id="64" w:author="Red Army" w:date="2012-04-07T16:06:00Z">
                        <w:r w:rsidRPr="009D4FDC" w:rsidDel="00324F7B">
                          <w:rPr>
                            <w:rPrChange w:id="65" w:author="Red Army" w:date="2012-04-09T10:27:00Z">
                              <w:rPr>
                                <w:rFonts w:eastAsiaTheme="minorHAnsi" w:cstheme="minorHAnsi"/>
                              </w:rPr>
                            </w:rPrChange>
                          </w:rPr>
                          <w:delText xml:space="preserve">Nguyễn Minh Quốc – </w:delText>
                        </w:r>
                        <w:r w:rsidRPr="009D4FDC" w:rsidDel="00324F7B">
                          <w:rPr>
                            <w:color w:val="000000"/>
                            <w:rPrChange w:id="66" w:author="Red Army" w:date="2012-04-09T10:27:00Z">
                              <w:rPr>
                                <w:rFonts w:eastAsiaTheme="minorHAnsi" w:cstheme="minorHAnsi"/>
                                <w:color w:val="000000"/>
                              </w:rPr>
                            </w:rPrChange>
                          </w:rPr>
                          <w:delText>00319 – QuocNM00319</w:delText>
                        </w:r>
                      </w:del>
                    </w:p>
                    <w:p w14:paraId="7F856E21" w14:textId="7E85C27E" w:rsidR="00254216" w:rsidRPr="009D4FDC" w:rsidDel="00C27767" w:rsidRDefault="00254216">
                      <w:pPr>
                        <w:rPr>
                          <w:del w:id="67" w:author="Red Army" w:date="2012-04-14T20:46:00Z"/>
                          <w:rPrChange w:id="68" w:author="Red Army" w:date="2012-04-09T10:27:00Z">
                            <w:rPr>
                              <w:del w:id="69" w:author="Red Army" w:date="2012-04-14T20:46:00Z"/>
                              <w:rFonts w:eastAsiaTheme="minorHAnsi"/>
                              <w:bCs/>
                            </w:rPr>
                          </w:rPrChange>
                        </w:rPr>
                        <w:pPrChange w:id="70" w:author="Red Army" w:date="2012-04-09T10:27:00Z">
                          <w:pPr>
                            <w:spacing w:after="120"/>
                            <w:jc w:val="both"/>
                          </w:pPr>
                        </w:pPrChange>
                      </w:pPr>
                      <w:del w:id="71" w:author="Red Army" w:date="2012-04-07T16:06:00Z">
                        <w:r w:rsidRPr="009D4FDC" w:rsidDel="00324F7B">
                          <w:rPr>
                            <w:rPrChange w:id="72" w:author="Red Army" w:date="2012-04-09T10:27:00Z">
                              <w:rPr>
                                <w:rFonts w:eastAsiaTheme="minorHAnsi" w:cstheme="minorHAnsi"/>
                                <w:color w:val="000000"/>
                              </w:rPr>
                            </w:rPrChange>
                          </w:rPr>
                          <w:delText>Nguyễn Minh Vượng – 00335 – VuongNM00335</w:delText>
                        </w:r>
                      </w:del>
                    </w:p>
                  </w:tc>
                </w:tr>
                <w:tr w:rsidR="00254216" w:rsidRPr="009D4FDC" w:rsidDel="00C27767" w14:paraId="1DEE7CDD" w14:textId="0C984ED3" w:rsidTr="001D4091">
                  <w:trPr>
                    <w:jc w:val="center"/>
                    <w:del w:id="73" w:author="Red Army" w:date="2012-04-14T20:46:00Z"/>
                  </w:trPr>
                  <w:tc>
                    <w:tcPr>
                      <w:tcW w:w="2210" w:type="dxa"/>
                      <w:tcBorders>
                        <w:top w:val="single" w:sz="4" w:space="0" w:color="auto"/>
                        <w:left w:val="single" w:sz="4" w:space="0" w:color="auto"/>
                        <w:bottom w:val="single" w:sz="4" w:space="0" w:color="auto"/>
                        <w:right w:val="single" w:sz="4" w:space="0" w:color="auto"/>
                      </w:tcBorders>
                      <w:vAlign w:val="center"/>
                    </w:tcPr>
                    <w:p w14:paraId="4B4E1647" w14:textId="05108725" w:rsidR="00254216" w:rsidRPr="009D4FDC" w:rsidDel="00C27767" w:rsidRDefault="00254216">
                      <w:pPr>
                        <w:rPr>
                          <w:del w:id="74" w:author="Red Army" w:date="2012-04-14T20:46:00Z"/>
                          <w:rPrChange w:id="75" w:author="Red Army" w:date="2012-04-09T10:27:00Z">
                            <w:rPr>
                              <w:del w:id="76" w:author="Red Army" w:date="2012-04-14T20:46:00Z"/>
                              <w:rFonts w:eastAsiaTheme="minorHAnsi"/>
                              <w:b/>
                              <w:bCs/>
                            </w:rPr>
                          </w:rPrChange>
                        </w:rPr>
                        <w:pPrChange w:id="77" w:author="Red Army" w:date="2012-04-09T10:27:00Z">
                          <w:pPr>
                            <w:spacing w:after="120"/>
                            <w:jc w:val="right"/>
                          </w:pPr>
                        </w:pPrChange>
                      </w:pPr>
                      <w:del w:id="78" w:author="Red Army" w:date="2012-04-14T20:46:00Z">
                        <w:r w:rsidRPr="009D4FDC" w:rsidDel="00C27767">
                          <w:rPr>
                            <w:rPrChange w:id="79" w:author="Red Army" w:date="2012-04-09T10:27:00Z">
                              <w:rPr>
                                <w:rFonts w:eastAsiaTheme="minorHAnsi"/>
                                <w:b/>
                                <w:bCs/>
                              </w:rPr>
                            </w:rPrChange>
                          </w:rPr>
                          <w:delText>Supervisor</w:delText>
                        </w:r>
                      </w:del>
                    </w:p>
                  </w:tc>
                  <w:tc>
                    <w:tcPr>
                      <w:tcW w:w="5504" w:type="dxa"/>
                      <w:tcBorders>
                        <w:top w:val="single" w:sz="4" w:space="0" w:color="auto"/>
                        <w:left w:val="single" w:sz="4" w:space="0" w:color="auto"/>
                        <w:bottom w:val="single" w:sz="4" w:space="0" w:color="auto"/>
                        <w:right w:val="single" w:sz="4" w:space="0" w:color="auto"/>
                      </w:tcBorders>
                      <w:vAlign w:val="center"/>
                    </w:tcPr>
                    <w:p w14:paraId="0DB96F46" w14:textId="661D4977" w:rsidR="00254216" w:rsidRPr="009D4FDC" w:rsidDel="00C27767" w:rsidRDefault="00254216">
                      <w:pPr>
                        <w:rPr>
                          <w:del w:id="80" w:author="Red Army" w:date="2012-04-14T20:46:00Z"/>
                          <w:rFonts w:eastAsiaTheme="minorHAnsi"/>
                          <w:bCs/>
                        </w:rPr>
                        <w:pPrChange w:id="81" w:author="Red Army" w:date="2012-04-09T10:27:00Z">
                          <w:pPr>
                            <w:spacing w:after="120"/>
                          </w:pPr>
                        </w:pPrChange>
                      </w:pPr>
                      <w:del w:id="82" w:author="Red Army" w:date="2012-04-07T16:06:00Z">
                        <w:r w:rsidRPr="009D4FDC" w:rsidDel="00324F7B">
                          <w:rPr>
                            <w:rFonts w:eastAsiaTheme="minorHAnsi"/>
                            <w:bCs/>
                          </w:rPr>
                          <w:delText xml:space="preserve">Teacher </w:delText>
                        </w:r>
                        <w:r w:rsidRPr="00441741" w:rsidDel="00324F7B">
                          <w:rPr>
                            <w:rFonts w:eastAsiaTheme="minorHAnsi"/>
                          </w:rPr>
                          <w:delText>Huỳ</w:delText>
                        </w:r>
                        <w:r w:rsidRPr="00F52E43" w:rsidDel="00324F7B">
                          <w:rPr>
                            <w:rFonts w:eastAsiaTheme="minorHAnsi"/>
                          </w:rPr>
                          <w:delText>nh Anh Dũng</w:delText>
                        </w:r>
                      </w:del>
                    </w:p>
                  </w:tc>
                </w:tr>
                <w:tr w:rsidR="00254216" w:rsidRPr="009D4FDC" w:rsidDel="00C27767" w14:paraId="25159C13" w14:textId="5A162857" w:rsidTr="001D4091">
                  <w:trPr>
                    <w:jc w:val="center"/>
                    <w:del w:id="83" w:author="Red Army" w:date="2012-04-14T20:46:00Z"/>
                  </w:trPr>
                  <w:tc>
                    <w:tcPr>
                      <w:tcW w:w="2210" w:type="dxa"/>
                      <w:tcBorders>
                        <w:top w:val="single" w:sz="4" w:space="0" w:color="auto"/>
                        <w:left w:val="single" w:sz="4" w:space="0" w:color="auto"/>
                        <w:bottom w:val="single" w:sz="4" w:space="0" w:color="auto"/>
                        <w:right w:val="single" w:sz="4" w:space="0" w:color="auto"/>
                      </w:tcBorders>
                      <w:vAlign w:val="center"/>
                    </w:tcPr>
                    <w:p w14:paraId="6138F91C" w14:textId="4A149A0B" w:rsidR="00254216" w:rsidRPr="009D4FDC" w:rsidDel="00C27767" w:rsidRDefault="00254216">
                      <w:pPr>
                        <w:rPr>
                          <w:del w:id="84" w:author="Red Army" w:date="2012-04-14T20:46:00Z"/>
                          <w:rPrChange w:id="85" w:author="Red Army" w:date="2012-04-09T10:27:00Z">
                            <w:rPr>
                              <w:del w:id="86" w:author="Red Army" w:date="2012-04-14T20:46:00Z"/>
                              <w:rFonts w:eastAsiaTheme="minorHAnsi"/>
                              <w:b/>
                              <w:bCs/>
                            </w:rPr>
                          </w:rPrChange>
                        </w:rPr>
                        <w:pPrChange w:id="87" w:author="Red Army" w:date="2012-04-09T10:27:00Z">
                          <w:pPr>
                            <w:spacing w:after="120"/>
                            <w:jc w:val="right"/>
                          </w:pPr>
                        </w:pPrChange>
                      </w:pPr>
                      <w:del w:id="88" w:author="Red Army" w:date="2012-04-14T20:46:00Z">
                        <w:r w:rsidRPr="009D4FDC" w:rsidDel="00C27767">
                          <w:rPr>
                            <w:rPrChange w:id="89" w:author="Red Army" w:date="2012-04-09T10:27:00Z">
                              <w:rPr>
                                <w:rFonts w:eastAsiaTheme="minorHAnsi"/>
                                <w:b/>
                                <w:bCs/>
                              </w:rPr>
                            </w:rPrChange>
                          </w:rPr>
                          <w:delText>Ext Supervisor</w:delText>
                        </w:r>
                      </w:del>
                    </w:p>
                  </w:tc>
                  <w:tc>
                    <w:tcPr>
                      <w:tcW w:w="5504" w:type="dxa"/>
                      <w:tcBorders>
                        <w:top w:val="single" w:sz="4" w:space="0" w:color="auto"/>
                        <w:left w:val="single" w:sz="4" w:space="0" w:color="auto"/>
                        <w:bottom w:val="single" w:sz="4" w:space="0" w:color="auto"/>
                        <w:right w:val="single" w:sz="4" w:space="0" w:color="auto"/>
                      </w:tcBorders>
                      <w:vAlign w:val="center"/>
                    </w:tcPr>
                    <w:p w14:paraId="61B9844E" w14:textId="136663FA" w:rsidR="00254216" w:rsidRPr="009D4FDC" w:rsidDel="00C27767" w:rsidRDefault="00254216">
                      <w:pPr>
                        <w:rPr>
                          <w:del w:id="90" w:author="Red Army" w:date="2012-04-14T20:46:00Z"/>
                          <w:rPrChange w:id="91" w:author="Red Army" w:date="2012-04-09T10:27:00Z">
                            <w:rPr>
                              <w:del w:id="92" w:author="Red Army" w:date="2012-04-14T20:46:00Z"/>
                              <w:rFonts w:eastAsiaTheme="minorHAnsi"/>
                              <w:bCs/>
                            </w:rPr>
                          </w:rPrChange>
                        </w:rPr>
                        <w:pPrChange w:id="93" w:author="Red Army" w:date="2012-04-09T10:27:00Z">
                          <w:pPr>
                            <w:spacing w:after="120"/>
                          </w:pPr>
                        </w:pPrChange>
                      </w:pPr>
                    </w:p>
                  </w:tc>
                </w:tr>
                <w:tr w:rsidR="00254216" w:rsidRPr="009D4FDC" w:rsidDel="00C27767" w14:paraId="1933DB63" w14:textId="1A48B526" w:rsidTr="001D4091">
                  <w:trPr>
                    <w:jc w:val="center"/>
                    <w:del w:id="94" w:author="Red Army" w:date="2012-04-14T20:46:00Z"/>
                  </w:trPr>
                  <w:tc>
                    <w:tcPr>
                      <w:tcW w:w="2210" w:type="dxa"/>
                      <w:tcBorders>
                        <w:top w:val="single" w:sz="4" w:space="0" w:color="auto"/>
                        <w:left w:val="single" w:sz="4" w:space="0" w:color="auto"/>
                        <w:bottom w:val="single" w:sz="4" w:space="0" w:color="auto"/>
                        <w:right w:val="single" w:sz="4" w:space="0" w:color="auto"/>
                      </w:tcBorders>
                      <w:vAlign w:val="center"/>
                    </w:tcPr>
                    <w:p w14:paraId="4911426B" w14:textId="1F166620" w:rsidR="00254216" w:rsidRPr="009D4FDC" w:rsidDel="00C27767" w:rsidRDefault="00254216">
                      <w:pPr>
                        <w:rPr>
                          <w:del w:id="95" w:author="Red Army" w:date="2012-04-14T20:46:00Z"/>
                          <w:rPrChange w:id="96" w:author="Red Army" w:date="2012-04-09T10:27:00Z">
                            <w:rPr>
                              <w:del w:id="97" w:author="Red Army" w:date="2012-04-14T20:46:00Z"/>
                              <w:rFonts w:eastAsiaTheme="minorHAnsi"/>
                              <w:b/>
                              <w:bCs/>
                            </w:rPr>
                          </w:rPrChange>
                        </w:rPr>
                        <w:pPrChange w:id="98" w:author="Red Army" w:date="2012-04-09T10:27:00Z">
                          <w:pPr>
                            <w:spacing w:after="120"/>
                            <w:jc w:val="right"/>
                          </w:pPr>
                        </w:pPrChange>
                      </w:pPr>
                      <w:del w:id="99" w:author="Red Army" w:date="2012-04-14T20:46:00Z">
                        <w:r w:rsidRPr="009D4FDC" w:rsidDel="00C27767">
                          <w:rPr>
                            <w:rPrChange w:id="100" w:author="Red Army" w:date="2012-04-09T10:27:00Z">
                              <w:rPr>
                                <w:rFonts w:eastAsiaTheme="minorHAnsi"/>
                                <w:b/>
                                <w:bCs/>
                              </w:rPr>
                            </w:rPrChange>
                          </w:rPr>
                          <w:delText>Capstone Project code</w:delText>
                        </w:r>
                      </w:del>
                    </w:p>
                  </w:tc>
                  <w:tc>
                    <w:tcPr>
                      <w:tcW w:w="5504" w:type="dxa"/>
                      <w:tcBorders>
                        <w:top w:val="single" w:sz="4" w:space="0" w:color="auto"/>
                        <w:left w:val="single" w:sz="4" w:space="0" w:color="auto"/>
                        <w:bottom w:val="single" w:sz="4" w:space="0" w:color="auto"/>
                        <w:right w:val="single" w:sz="4" w:space="0" w:color="auto"/>
                      </w:tcBorders>
                      <w:vAlign w:val="center"/>
                    </w:tcPr>
                    <w:p w14:paraId="362DE195" w14:textId="3958AF45" w:rsidR="00254216" w:rsidRPr="009D4FDC" w:rsidDel="00C27767" w:rsidRDefault="00254216">
                      <w:pPr>
                        <w:rPr>
                          <w:del w:id="101" w:author="Red Army" w:date="2012-04-14T20:46:00Z"/>
                          <w:rPrChange w:id="102" w:author="Red Army" w:date="2012-04-09T10:27:00Z">
                            <w:rPr>
                              <w:del w:id="103" w:author="Red Army" w:date="2012-04-14T20:46:00Z"/>
                              <w:rFonts w:eastAsiaTheme="minorHAnsi"/>
                              <w:bCs/>
                            </w:rPr>
                          </w:rPrChange>
                        </w:rPr>
                        <w:pPrChange w:id="104" w:author="Red Army" w:date="2012-04-09T10:27:00Z">
                          <w:pPr>
                            <w:spacing w:after="120"/>
                          </w:pPr>
                        </w:pPrChange>
                      </w:pPr>
                      <w:del w:id="105" w:author="Red Army" w:date="2012-04-07T16:06:00Z">
                        <w:r w:rsidRPr="009D4FDC" w:rsidDel="001D034C">
                          <w:rPr>
                            <w:rPrChange w:id="106" w:author="Red Army" w:date="2012-04-09T10:27:00Z">
                              <w:rPr>
                                <w:rFonts w:eastAsiaTheme="minorHAnsi"/>
                                <w:bCs/>
                              </w:rPr>
                            </w:rPrChange>
                          </w:rPr>
                          <w:delText xml:space="preserve"> </w:delText>
                        </w:r>
                        <w:r w:rsidRPr="009D4FDC" w:rsidDel="00324F7B">
                          <w:rPr>
                            <w:rPrChange w:id="107" w:author="Red Army" w:date="2012-04-09T10:27:00Z">
                              <w:rPr>
                                <w:rFonts w:eastAsiaTheme="minorHAnsi"/>
                                <w:bCs/>
                              </w:rPr>
                            </w:rPrChange>
                          </w:rPr>
                          <w:delText>PSN</w:delText>
                        </w:r>
                      </w:del>
                    </w:p>
                  </w:tc>
                </w:tr>
              </w:tbl>
              <w:p w14:paraId="757418AA" w14:textId="77777777" w:rsidR="00622EA7" w:rsidRPr="009D4FDC" w:rsidRDefault="00622EA7">
                <w:pPr>
                  <w:rPr>
                    <w:rPrChange w:id="108" w:author="Red Army" w:date="2012-04-09T10:27:00Z">
                      <w:rPr>
                        <w:b/>
                        <w:bCs/>
                      </w:rPr>
                    </w:rPrChange>
                  </w:rPr>
                  <w:pPrChange w:id="109" w:author="Red Army" w:date="2012-04-09T10:27:00Z">
                    <w:pPr>
                      <w:spacing w:after="0" w:line="240" w:lineRule="auto"/>
                      <w:jc w:val="center"/>
                    </w:pPr>
                  </w:pPrChange>
                </w:pPr>
              </w:p>
            </w:tc>
          </w:tr>
          <w:tr w:rsidR="00622EA7" w:rsidRPr="009D4FDC" w14:paraId="0542A37A" w14:textId="77777777" w:rsidTr="001D4091">
            <w:trPr>
              <w:trHeight w:val="360"/>
              <w:jc w:val="center"/>
            </w:trPr>
            <w:tc>
              <w:tcPr>
                <w:tcW w:w="5000" w:type="pct"/>
                <w:vAlign w:val="center"/>
              </w:tcPr>
              <w:p w14:paraId="00296859" w14:textId="77777777" w:rsidR="00622EA7" w:rsidRPr="009D4FDC" w:rsidRDefault="00622EA7">
                <w:pPr>
                  <w:rPr>
                    <w:rPrChange w:id="110" w:author="Red Army" w:date="2012-04-09T10:27:00Z">
                      <w:rPr>
                        <w:b/>
                        <w:bCs/>
                      </w:rPr>
                    </w:rPrChange>
                  </w:rPr>
                  <w:pPrChange w:id="111" w:author="Red Army" w:date="2012-04-09T10:27:00Z">
                    <w:pPr>
                      <w:spacing w:after="0" w:line="240" w:lineRule="auto"/>
                      <w:jc w:val="center"/>
                    </w:pPr>
                  </w:pPrChange>
                </w:pPr>
              </w:p>
              <w:tbl>
                <w:tblPr>
                  <w:tblpPr w:leftFromText="180" w:rightFromText="180" w:horzAnchor="margin" w:tblpXSpec="center" w:tblpY="85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C27767" w:rsidRPr="00C27767" w14:paraId="2F48736C" w14:textId="77777777" w:rsidTr="00D2320C">
                  <w:trPr>
                    <w:cantSplit/>
                    <w:trHeight w:val="880"/>
                    <w:ins w:id="112" w:author="Red Army" w:date="2012-04-14T20:46:00Z"/>
                  </w:trPr>
                  <w:tc>
                    <w:tcPr>
                      <w:tcW w:w="7714" w:type="dxa"/>
                      <w:gridSpan w:val="2"/>
                      <w:tcBorders>
                        <w:top w:val="single" w:sz="4" w:space="0" w:color="auto"/>
                        <w:left w:val="single" w:sz="4" w:space="0" w:color="auto"/>
                        <w:bottom w:val="single" w:sz="4" w:space="0" w:color="auto"/>
                        <w:right w:val="single" w:sz="4" w:space="0" w:color="auto"/>
                      </w:tcBorders>
                      <w:vAlign w:val="center"/>
                    </w:tcPr>
                    <w:p w14:paraId="30BBCA30" w14:textId="77777777" w:rsidR="00C27767" w:rsidRPr="00C27767" w:rsidRDefault="00C27767" w:rsidP="00C27767">
                      <w:pPr>
                        <w:spacing w:after="120"/>
                        <w:ind w:left="0"/>
                        <w:jc w:val="center"/>
                        <w:rPr>
                          <w:ins w:id="113" w:author="Red Army" w:date="2012-04-14T20:46:00Z"/>
                          <w:rFonts w:eastAsia="Calibri"/>
                          <w:b/>
                          <w:bCs/>
                          <w:sz w:val="38"/>
                          <w:szCs w:val="36"/>
                        </w:rPr>
                      </w:pPr>
                      <w:ins w:id="114" w:author="Red Army" w:date="2012-04-14T20:46:00Z">
                        <w:r w:rsidRPr="00C27767">
                          <w:rPr>
                            <w:rFonts w:eastAsia="Calibri"/>
                            <w:b/>
                            <w:bCs/>
                            <w:sz w:val="38"/>
                            <w:szCs w:val="36"/>
                          </w:rPr>
                          <w:t>TLH Team</w:t>
                        </w:r>
                      </w:ins>
                    </w:p>
                  </w:tc>
                </w:tr>
                <w:tr w:rsidR="00C27767" w:rsidRPr="00C27767" w14:paraId="6937F0D8" w14:textId="77777777" w:rsidTr="00D2320C">
                  <w:trPr>
                    <w:cantSplit/>
                    <w:ins w:id="115" w:author="Red Army" w:date="2012-04-14T20:46:00Z"/>
                  </w:trPr>
                  <w:tc>
                    <w:tcPr>
                      <w:tcW w:w="2210" w:type="dxa"/>
                      <w:tcBorders>
                        <w:top w:val="single" w:sz="4" w:space="0" w:color="auto"/>
                        <w:left w:val="single" w:sz="4" w:space="0" w:color="auto"/>
                        <w:bottom w:val="single" w:sz="4" w:space="0" w:color="auto"/>
                        <w:right w:val="single" w:sz="4" w:space="0" w:color="auto"/>
                      </w:tcBorders>
                      <w:vAlign w:val="center"/>
                    </w:tcPr>
                    <w:p w14:paraId="0980C3DD" w14:textId="77777777" w:rsidR="00C27767" w:rsidRPr="00C27767" w:rsidRDefault="00C27767" w:rsidP="00C27767">
                      <w:pPr>
                        <w:spacing w:after="120"/>
                        <w:ind w:left="0"/>
                        <w:jc w:val="right"/>
                        <w:rPr>
                          <w:ins w:id="116" w:author="Red Army" w:date="2012-04-14T20:46:00Z"/>
                          <w:rFonts w:eastAsia="Calibri"/>
                          <w:b/>
                          <w:bCs/>
                          <w:sz w:val="24"/>
                        </w:rPr>
                      </w:pPr>
                      <w:ins w:id="117" w:author="Red Army" w:date="2012-04-14T20:46:00Z">
                        <w:r w:rsidRPr="00C27767">
                          <w:rPr>
                            <w:rFonts w:eastAsia="Calibri"/>
                            <w:b/>
                            <w:bCs/>
                            <w:sz w:val="24"/>
                          </w:rPr>
                          <w:t>Group Members</w:t>
                        </w:r>
                      </w:ins>
                    </w:p>
                  </w:tc>
                  <w:tc>
                    <w:tcPr>
                      <w:tcW w:w="5504" w:type="dxa"/>
                      <w:tcBorders>
                        <w:top w:val="single" w:sz="4" w:space="0" w:color="auto"/>
                        <w:left w:val="single" w:sz="4" w:space="0" w:color="auto"/>
                        <w:bottom w:val="single" w:sz="4" w:space="0" w:color="auto"/>
                        <w:right w:val="single" w:sz="4" w:space="0" w:color="auto"/>
                      </w:tcBorders>
                    </w:tcPr>
                    <w:p w14:paraId="2BE6AFA8" w14:textId="77777777" w:rsidR="00C27767" w:rsidRPr="00C27767" w:rsidRDefault="00C27767" w:rsidP="00C27767">
                      <w:pPr>
                        <w:spacing w:after="120"/>
                        <w:ind w:left="0"/>
                        <w:jc w:val="both"/>
                        <w:rPr>
                          <w:ins w:id="118" w:author="Red Army" w:date="2012-04-14T20:46:00Z"/>
                          <w:rFonts w:eastAsia="Calibri"/>
                          <w:bCs/>
                          <w:sz w:val="24"/>
                        </w:rPr>
                      </w:pPr>
                      <w:proofErr w:type="spellStart"/>
                      <w:ins w:id="119" w:author="Red Army" w:date="2012-04-14T20:46:00Z">
                        <w:r w:rsidRPr="00C27767">
                          <w:rPr>
                            <w:rFonts w:eastAsia="Calibri"/>
                            <w:bCs/>
                            <w:sz w:val="24"/>
                          </w:rPr>
                          <w:t>Lê</w:t>
                        </w:r>
                        <w:proofErr w:type="spellEnd"/>
                        <w:r w:rsidRPr="00C27767">
                          <w:rPr>
                            <w:rFonts w:eastAsia="Calibri"/>
                            <w:bCs/>
                            <w:sz w:val="24"/>
                          </w:rPr>
                          <w:t xml:space="preserve"> </w:t>
                        </w:r>
                        <w:proofErr w:type="spellStart"/>
                        <w:r w:rsidRPr="00C27767">
                          <w:rPr>
                            <w:rFonts w:eastAsia="Calibri"/>
                            <w:bCs/>
                            <w:sz w:val="24"/>
                          </w:rPr>
                          <w:t>Phương</w:t>
                        </w:r>
                        <w:proofErr w:type="spellEnd"/>
                        <w:r w:rsidRPr="00C27767">
                          <w:rPr>
                            <w:rFonts w:eastAsia="Calibri"/>
                            <w:bCs/>
                            <w:sz w:val="24"/>
                          </w:rPr>
                          <w:t xml:space="preserve"> </w:t>
                        </w:r>
                        <w:proofErr w:type="spellStart"/>
                        <w:r w:rsidRPr="00C27767">
                          <w:rPr>
                            <w:rFonts w:eastAsia="Calibri"/>
                            <w:bCs/>
                            <w:sz w:val="24"/>
                          </w:rPr>
                          <w:t>Giang</w:t>
                        </w:r>
                        <w:proofErr w:type="spellEnd"/>
                        <w:r w:rsidRPr="00C27767">
                          <w:rPr>
                            <w:rFonts w:eastAsia="Calibri"/>
                            <w:bCs/>
                            <w:sz w:val="24"/>
                          </w:rPr>
                          <w:t xml:space="preserve"> – 60046 – GiangLP60046</w:t>
                        </w:r>
                      </w:ins>
                    </w:p>
                    <w:p w14:paraId="4BED869D" w14:textId="77777777" w:rsidR="00C27767" w:rsidRPr="00C27767" w:rsidRDefault="00C27767" w:rsidP="00C27767">
                      <w:pPr>
                        <w:spacing w:after="120"/>
                        <w:ind w:left="0"/>
                        <w:jc w:val="both"/>
                        <w:rPr>
                          <w:ins w:id="120" w:author="Red Army" w:date="2012-04-14T20:46:00Z"/>
                          <w:rFonts w:eastAsia="Calibri"/>
                          <w:bCs/>
                          <w:sz w:val="24"/>
                        </w:rPr>
                      </w:pPr>
                      <w:proofErr w:type="spellStart"/>
                      <w:ins w:id="121" w:author="Red Army" w:date="2012-04-14T20:46:00Z">
                        <w:r w:rsidRPr="00C27767">
                          <w:rPr>
                            <w:rFonts w:eastAsia="Calibri"/>
                            <w:bCs/>
                            <w:sz w:val="24"/>
                          </w:rPr>
                          <w:t>Nguyễn</w:t>
                        </w:r>
                        <w:proofErr w:type="spellEnd"/>
                        <w:r w:rsidRPr="00C27767">
                          <w:rPr>
                            <w:rFonts w:eastAsia="Calibri"/>
                            <w:bCs/>
                            <w:sz w:val="24"/>
                          </w:rPr>
                          <w:t xml:space="preserve"> </w:t>
                        </w:r>
                        <w:proofErr w:type="spellStart"/>
                        <w:r w:rsidRPr="00C27767">
                          <w:rPr>
                            <w:rFonts w:eastAsia="Calibri"/>
                            <w:bCs/>
                            <w:sz w:val="24"/>
                          </w:rPr>
                          <w:t>Hồ</w:t>
                        </w:r>
                        <w:proofErr w:type="spellEnd"/>
                        <w:r w:rsidRPr="00C27767">
                          <w:rPr>
                            <w:rFonts w:eastAsia="Calibri"/>
                            <w:bCs/>
                            <w:sz w:val="24"/>
                          </w:rPr>
                          <w:t xml:space="preserve"> </w:t>
                        </w:r>
                        <w:proofErr w:type="spellStart"/>
                        <w:r w:rsidRPr="00C27767">
                          <w:rPr>
                            <w:rFonts w:eastAsia="Calibri"/>
                            <w:bCs/>
                            <w:sz w:val="24"/>
                          </w:rPr>
                          <w:t>Hải</w:t>
                        </w:r>
                        <w:proofErr w:type="spellEnd"/>
                        <w:r w:rsidRPr="00C27767">
                          <w:rPr>
                            <w:rFonts w:eastAsia="Calibri"/>
                            <w:bCs/>
                            <w:sz w:val="24"/>
                          </w:rPr>
                          <w:t xml:space="preserve"> – 00268 – HaiNH00268</w:t>
                        </w:r>
                      </w:ins>
                    </w:p>
                    <w:p w14:paraId="725212EB" w14:textId="77777777" w:rsidR="00C27767" w:rsidRPr="00C27767" w:rsidRDefault="00C27767" w:rsidP="00C27767">
                      <w:pPr>
                        <w:spacing w:after="120"/>
                        <w:ind w:left="0"/>
                        <w:jc w:val="both"/>
                        <w:rPr>
                          <w:ins w:id="122" w:author="Red Army" w:date="2012-04-14T20:46:00Z"/>
                          <w:rFonts w:eastAsia="Calibri"/>
                          <w:bCs/>
                          <w:sz w:val="24"/>
                        </w:rPr>
                      </w:pPr>
                      <w:proofErr w:type="spellStart"/>
                      <w:ins w:id="123" w:author="Red Army" w:date="2012-04-14T20:46:00Z">
                        <w:r w:rsidRPr="00C27767">
                          <w:rPr>
                            <w:rFonts w:eastAsia="Calibri"/>
                            <w:bCs/>
                            <w:sz w:val="24"/>
                          </w:rPr>
                          <w:t>Nguyễn</w:t>
                        </w:r>
                        <w:proofErr w:type="spellEnd"/>
                        <w:r w:rsidRPr="00C27767">
                          <w:rPr>
                            <w:rFonts w:eastAsia="Calibri"/>
                            <w:bCs/>
                            <w:sz w:val="24"/>
                          </w:rPr>
                          <w:t xml:space="preserve"> </w:t>
                        </w:r>
                        <w:proofErr w:type="spellStart"/>
                        <w:r w:rsidRPr="00C27767">
                          <w:rPr>
                            <w:rFonts w:eastAsia="Calibri"/>
                            <w:bCs/>
                            <w:sz w:val="24"/>
                          </w:rPr>
                          <w:t>Quốc</w:t>
                        </w:r>
                        <w:proofErr w:type="spellEnd"/>
                        <w:r w:rsidRPr="00C27767">
                          <w:rPr>
                            <w:rFonts w:eastAsia="Calibri"/>
                            <w:bCs/>
                            <w:sz w:val="24"/>
                          </w:rPr>
                          <w:t xml:space="preserve"> </w:t>
                        </w:r>
                        <w:proofErr w:type="spellStart"/>
                        <w:r w:rsidRPr="00C27767">
                          <w:rPr>
                            <w:rFonts w:eastAsia="Calibri"/>
                            <w:bCs/>
                            <w:sz w:val="24"/>
                          </w:rPr>
                          <w:t>Hùng</w:t>
                        </w:r>
                        <w:proofErr w:type="spellEnd"/>
                        <w:r w:rsidRPr="00C27767">
                          <w:rPr>
                            <w:rFonts w:eastAsia="Calibri"/>
                            <w:bCs/>
                            <w:sz w:val="24"/>
                          </w:rPr>
                          <w:t xml:space="preserve"> – </w:t>
                        </w:r>
                        <w:r w:rsidRPr="00C27767">
                          <w:rPr>
                            <w:rFonts w:eastAsia="Calibri"/>
                            <w:sz w:val="24"/>
                          </w:rPr>
                          <w:t>00267 – HungNQ00267</w:t>
                        </w:r>
                      </w:ins>
                    </w:p>
                    <w:p w14:paraId="51ACB210" w14:textId="77777777" w:rsidR="00C27767" w:rsidRPr="00C27767" w:rsidRDefault="00C27767" w:rsidP="00C27767">
                      <w:pPr>
                        <w:spacing w:after="120"/>
                        <w:ind w:left="0"/>
                        <w:jc w:val="both"/>
                        <w:rPr>
                          <w:ins w:id="124" w:author="Red Army" w:date="2012-04-14T20:46:00Z"/>
                          <w:rFonts w:eastAsia="Calibri"/>
                          <w:bCs/>
                          <w:sz w:val="24"/>
                        </w:rPr>
                      </w:pPr>
                      <w:proofErr w:type="spellStart"/>
                      <w:ins w:id="125" w:author="Red Army" w:date="2012-04-14T20:46:00Z">
                        <w:r w:rsidRPr="00C27767">
                          <w:rPr>
                            <w:rFonts w:eastAsia="Calibri"/>
                            <w:sz w:val="24"/>
                          </w:rPr>
                          <w:t>Tô</w:t>
                        </w:r>
                        <w:proofErr w:type="spellEnd"/>
                        <w:r w:rsidRPr="00C27767">
                          <w:rPr>
                            <w:rFonts w:eastAsia="Calibri"/>
                            <w:sz w:val="24"/>
                          </w:rPr>
                          <w:t xml:space="preserve"> </w:t>
                        </w:r>
                        <w:proofErr w:type="spellStart"/>
                        <w:r w:rsidRPr="00C27767">
                          <w:rPr>
                            <w:rFonts w:eastAsia="Calibri"/>
                            <w:sz w:val="24"/>
                          </w:rPr>
                          <w:t>Hồng</w:t>
                        </w:r>
                        <w:proofErr w:type="spellEnd"/>
                        <w:r w:rsidRPr="00C27767">
                          <w:rPr>
                            <w:rFonts w:eastAsia="Calibri"/>
                            <w:sz w:val="24"/>
                          </w:rPr>
                          <w:t xml:space="preserve"> </w:t>
                        </w:r>
                        <w:proofErr w:type="spellStart"/>
                        <w:r w:rsidRPr="00C27767">
                          <w:rPr>
                            <w:rFonts w:eastAsia="Calibri"/>
                            <w:sz w:val="24"/>
                          </w:rPr>
                          <w:t>Quân</w:t>
                        </w:r>
                        <w:proofErr w:type="spellEnd"/>
                        <w:r w:rsidRPr="00C27767">
                          <w:rPr>
                            <w:rFonts w:eastAsia="Calibri"/>
                            <w:sz w:val="24"/>
                          </w:rPr>
                          <w:t xml:space="preserve"> </w:t>
                        </w:r>
                        <w:r w:rsidRPr="00C27767">
                          <w:rPr>
                            <w:rFonts w:eastAsia="Calibri"/>
                            <w:bCs/>
                            <w:sz w:val="24"/>
                          </w:rPr>
                          <w:t xml:space="preserve">– </w:t>
                        </w:r>
                        <w:r w:rsidRPr="00C27767">
                          <w:rPr>
                            <w:rFonts w:eastAsia="Calibri"/>
                            <w:color w:val="000000"/>
                            <w:sz w:val="24"/>
                          </w:rPr>
                          <w:t>60061 – QuanTH60061</w:t>
                        </w:r>
                      </w:ins>
                    </w:p>
                  </w:tc>
                </w:tr>
                <w:tr w:rsidR="00C27767" w:rsidRPr="00C27767" w14:paraId="38125754" w14:textId="77777777" w:rsidTr="00D2320C">
                  <w:trPr>
                    <w:ins w:id="126" w:author="Red Army" w:date="2012-04-14T20:46:00Z"/>
                  </w:trPr>
                  <w:tc>
                    <w:tcPr>
                      <w:tcW w:w="2210" w:type="dxa"/>
                      <w:tcBorders>
                        <w:top w:val="single" w:sz="4" w:space="0" w:color="auto"/>
                        <w:left w:val="single" w:sz="4" w:space="0" w:color="auto"/>
                        <w:bottom w:val="single" w:sz="4" w:space="0" w:color="auto"/>
                        <w:right w:val="single" w:sz="4" w:space="0" w:color="auto"/>
                      </w:tcBorders>
                      <w:vAlign w:val="center"/>
                    </w:tcPr>
                    <w:p w14:paraId="221F70ED" w14:textId="77777777" w:rsidR="00C27767" w:rsidRPr="00C27767" w:rsidRDefault="00C27767" w:rsidP="00C27767">
                      <w:pPr>
                        <w:spacing w:after="120"/>
                        <w:ind w:left="0"/>
                        <w:jc w:val="right"/>
                        <w:rPr>
                          <w:ins w:id="127" w:author="Red Army" w:date="2012-04-14T20:46:00Z"/>
                          <w:rFonts w:eastAsia="Calibri"/>
                          <w:b/>
                          <w:bCs/>
                          <w:sz w:val="24"/>
                        </w:rPr>
                      </w:pPr>
                      <w:ins w:id="128" w:author="Red Army" w:date="2012-04-14T20:46:00Z">
                        <w:r w:rsidRPr="00C27767">
                          <w:rPr>
                            <w:rFonts w:eastAsia="Calibri"/>
                            <w:b/>
                            <w:bCs/>
                            <w:sz w:val="24"/>
                          </w:rPr>
                          <w:t>Supervisor</w:t>
                        </w:r>
                      </w:ins>
                    </w:p>
                  </w:tc>
                  <w:tc>
                    <w:tcPr>
                      <w:tcW w:w="5504" w:type="dxa"/>
                      <w:tcBorders>
                        <w:top w:val="single" w:sz="4" w:space="0" w:color="auto"/>
                        <w:left w:val="single" w:sz="4" w:space="0" w:color="auto"/>
                        <w:bottom w:val="single" w:sz="4" w:space="0" w:color="auto"/>
                        <w:right w:val="single" w:sz="4" w:space="0" w:color="auto"/>
                      </w:tcBorders>
                      <w:vAlign w:val="center"/>
                    </w:tcPr>
                    <w:p w14:paraId="2B3C0180" w14:textId="77777777" w:rsidR="00C27767" w:rsidRPr="00C27767" w:rsidRDefault="00C27767" w:rsidP="00C27767">
                      <w:pPr>
                        <w:spacing w:after="120"/>
                        <w:ind w:left="0"/>
                        <w:rPr>
                          <w:ins w:id="129" w:author="Red Army" w:date="2012-04-14T20:46:00Z"/>
                          <w:rFonts w:eastAsia="Calibri"/>
                          <w:bCs/>
                          <w:sz w:val="24"/>
                        </w:rPr>
                      </w:pPr>
                      <w:proofErr w:type="spellStart"/>
                      <w:ins w:id="130" w:author="Red Army" w:date="2012-04-14T20:46:00Z">
                        <w:r w:rsidRPr="00C27767">
                          <w:rPr>
                            <w:rFonts w:eastAsia="Calibri"/>
                            <w:bCs/>
                            <w:sz w:val="24"/>
                          </w:rPr>
                          <w:t>Lâm</w:t>
                        </w:r>
                        <w:proofErr w:type="spellEnd"/>
                        <w:r w:rsidRPr="00C27767">
                          <w:rPr>
                            <w:rFonts w:eastAsia="Calibri"/>
                            <w:bCs/>
                            <w:sz w:val="24"/>
                          </w:rPr>
                          <w:t xml:space="preserve"> </w:t>
                        </w:r>
                        <w:proofErr w:type="spellStart"/>
                        <w:r w:rsidRPr="00C27767">
                          <w:rPr>
                            <w:rFonts w:eastAsia="Calibri"/>
                            <w:bCs/>
                            <w:sz w:val="24"/>
                          </w:rPr>
                          <w:t>Hữu</w:t>
                        </w:r>
                        <w:proofErr w:type="spellEnd"/>
                        <w:r w:rsidRPr="00C27767">
                          <w:rPr>
                            <w:rFonts w:eastAsia="Calibri"/>
                            <w:bCs/>
                            <w:sz w:val="24"/>
                          </w:rPr>
                          <w:t xml:space="preserve"> </w:t>
                        </w:r>
                        <w:proofErr w:type="spellStart"/>
                        <w:r w:rsidRPr="00C27767">
                          <w:rPr>
                            <w:rFonts w:eastAsia="Calibri"/>
                            <w:bCs/>
                            <w:sz w:val="24"/>
                          </w:rPr>
                          <w:t>Khánh</w:t>
                        </w:r>
                        <w:proofErr w:type="spellEnd"/>
                        <w:r w:rsidRPr="00C27767">
                          <w:rPr>
                            <w:rFonts w:eastAsia="Calibri"/>
                            <w:bCs/>
                            <w:sz w:val="24"/>
                          </w:rPr>
                          <w:t xml:space="preserve"> </w:t>
                        </w:r>
                        <w:proofErr w:type="spellStart"/>
                        <w:r w:rsidRPr="00C27767">
                          <w:rPr>
                            <w:rFonts w:eastAsia="Calibri"/>
                            <w:bCs/>
                            <w:sz w:val="24"/>
                          </w:rPr>
                          <w:t>Phương</w:t>
                        </w:r>
                        <w:proofErr w:type="spellEnd"/>
                      </w:ins>
                    </w:p>
                  </w:tc>
                </w:tr>
                <w:tr w:rsidR="00C27767" w:rsidRPr="00C27767" w14:paraId="7FAB9861" w14:textId="77777777" w:rsidTr="00D2320C">
                  <w:trPr>
                    <w:ins w:id="131" w:author="Red Army" w:date="2012-04-14T20:46:00Z"/>
                  </w:trPr>
                  <w:tc>
                    <w:tcPr>
                      <w:tcW w:w="2210" w:type="dxa"/>
                      <w:tcBorders>
                        <w:top w:val="single" w:sz="4" w:space="0" w:color="auto"/>
                        <w:left w:val="single" w:sz="4" w:space="0" w:color="auto"/>
                        <w:bottom w:val="single" w:sz="4" w:space="0" w:color="auto"/>
                        <w:right w:val="single" w:sz="4" w:space="0" w:color="auto"/>
                      </w:tcBorders>
                      <w:vAlign w:val="center"/>
                    </w:tcPr>
                    <w:p w14:paraId="32AD0476" w14:textId="77777777" w:rsidR="00C27767" w:rsidRPr="00C27767" w:rsidRDefault="00C27767" w:rsidP="00C27767">
                      <w:pPr>
                        <w:spacing w:after="120"/>
                        <w:ind w:left="0"/>
                        <w:jc w:val="right"/>
                        <w:rPr>
                          <w:ins w:id="132" w:author="Red Army" w:date="2012-04-14T20:46:00Z"/>
                          <w:rFonts w:eastAsia="Calibri"/>
                          <w:b/>
                          <w:bCs/>
                          <w:sz w:val="24"/>
                        </w:rPr>
                      </w:pPr>
                      <w:ins w:id="133" w:author="Red Army" w:date="2012-04-14T20:46:00Z">
                        <w:r w:rsidRPr="00C27767">
                          <w:rPr>
                            <w:rFonts w:eastAsia="Calibri"/>
                            <w:b/>
                            <w:bCs/>
                            <w:sz w:val="24"/>
                          </w:rPr>
                          <w:t>Ext Supervisor</w:t>
                        </w:r>
                      </w:ins>
                    </w:p>
                  </w:tc>
                  <w:tc>
                    <w:tcPr>
                      <w:tcW w:w="5504" w:type="dxa"/>
                      <w:tcBorders>
                        <w:top w:val="single" w:sz="4" w:space="0" w:color="auto"/>
                        <w:left w:val="single" w:sz="4" w:space="0" w:color="auto"/>
                        <w:bottom w:val="single" w:sz="4" w:space="0" w:color="auto"/>
                        <w:right w:val="single" w:sz="4" w:space="0" w:color="auto"/>
                      </w:tcBorders>
                      <w:vAlign w:val="center"/>
                    </w:tcPr>
                    <w:p w14:paraId="3290FFA1" w14:textId="77777777" w:rsidR="00C27767" w:rsidRPr="00C27767" w:rsidRDefault="00C27767" w:rsidP="00C27767">
                      <w:pPr>
                        <w:spacing w:after="120"/>
                        <w:ind w:left="0"/>
                        <w:rPr>
                          <w:ins w:id="134" w:author="Red Army" w:date="2012-04-14T20:46:00Z"/>
                          <w:rFonts w:eastAsia="Calibri"/>
                          <w:bCs/>
                          <w:sz w:val="24"/>
                        </w:rPr>
                      </w:pPr>
                    </w:p>
                  </w:tc>
                </w:tr>
                <w:tr w:rsidR="00C27767" w:rsidRPr="00C27767" w14:paraId="2A0040EF" w14:textId="77777777" w:rsidTr="00D2320C">
                  <w:trPr>
                    <w:ins w:id="135" w:author="Red Army" w:date="2012-04-14T20:46:00Z"/>
                  </w:trPr>
                  <w:tc>
                    <w:tcPr>
                      <w:tcW w:w="2210" w:type="dxa"/>
                      <w:tcBorders>
                        <w:top w:val="single" w:sz="4" w:space="0" w:color="auto"/>
                        <w:left w:val="single" w:sz="4" w:space="0" w:color="auto"/>
                        <w:bottom w:val="single" w:sz="4" w:space="0" w:color="auto"/>
                        <w:right w:val="single" w:sz="4" w:space="0" w:color="auto"/>
                      </w:tcBorders>
                      <w:vAlign w:val="center"/>
                    </w:tcPr>
                    <w:p w14:paraId="7501B9B8" w14:textId="77777777" w:rsidR="00C27767" w:rsidRPr="00C27767" w:rsidRDefault="00C27767" w:rsidP="00C27767">
                      <w:pPr>
                        <w:spacing w:after="120"/>
                        <w:ind w:left="0"/>
                        <w:jc w:val="right"/>
                        <w:rPr>
                          <w:ins w:id="136" w:author="Red Army" w:date="2012-04-14T20:46:00Z"/>
                          <w:rFonts w:eastAsia="Calibri"/>
                          <w:b/>
                          <w:bCs/>
                          <w:sz w:val="24"/>
                        </w:rPr>
                      </w:pPr>
                      <w:ins w:id="137" w:author="Red Army" w:date="2012-04-14T20:46:00Z">
                        <w:r w:rsidRPr="00C27767">
                          <w:rPr>
                            <w:rFonts w:eastAsia="Calibri"/>
                            <w:b/>
                            <w:bCs/>
                            <w:sz w:val="24"/>
                          </w:rPr>
                          <w:t>Capstone Project code</w:t>
                        </w:r>
                      </w:ins>
                    </w:p>
                  </w:tc>
                  <w:tc>
                    <w:tcPr>
                      <w:tcW w:w="5504" w:type="dxa"/>
                      <w:tcBorders>
                        <w:top w:val="single" w:sz="4" w:space="0" w:color="auto"/>
                        <w:left w:val="single" w:sz="4" w:space="0" w:color="auto"/>
                        <w:bottom w:val="single" w:sz="4" w:space="0" w:color="auto"/>
                        <w:right w:val="single" w:sz="4" w:space="0" w:color="auto"/>
                      </w:tcBorders>
                      <w:vAlign w:val="center"/>
                    </w:tcPr>
                    <w:p w14:paraId="5E3ECB0B" w14:textId="77777777" w:rsidR="00C27767" w:rsidRPr="00C27767" w:rsidRDefault="00C27767" w:rsidP="00C27767">
                      <w:pPr>
                        <w:spacing w:after="120"/>
                        <w:ind w:left="0"/>
                        <w:rPr>
                          <w:ins w:id="138" w:author="Red Army" w:date="2012-04-14T20:46:00Z"/>
                          <w:rFonts w:eastAsia="Calibri"/>
                          <w:bCs/>
                          <w:sz w:val="24"/>
                        </w:rPr>
                      </w:pPr>
                      <w:ins w:id="139" w:author="Red Army" w:date="2012-04-14T20:46:00Z">
                        <w:r w:rsidRPr="00C27767">
                          <w:rPr>
                            <w:rFonts w:eastAsia="Calibri"/>
                            <w:bCs/>
                            <w:sz w:val="24"/>
                          </w:rPr>
                          <w:t xml:space="preserve"> TLH</w:t>
                        </w:r>
                      </w:ins>
                    </w:p>
                  </w:tc>
                </w:tr>
              </w:tbl>
              <w:p w14:paraId="4F94CE4A" w14:textId="77777777" w:rsidR="00622EA7" w:rsidRPr="009D4FDC" w:rsidRDefault="00622EA7">
                <w:pPr>
                  <w:rPr>
                    <w:rPrChange w:id="140" w:author="Red Army" w:date="2012-04-09T10:27:00Z">
                      <w:rPr>
                        <w:b/>
                        <w:bCs/>
                      </w:rPr>
                    </w:rPrChange>
                  </w:rPr>
                  <w:pPrChange w:id="141" w:author="Red Army" w:date="2012-04-09T10:27:00Z">
                    <w:pPr>
                      <w:spacing w:after="0" w:line="240" w:lineRule="auto"/>
                      <w:jc w:val="center"/>
                    </w:pPr>
                  </w:pPrChange>
                </w:pPr>
              </w:p>
              <w:p w14:paraId="1ABAC0F3" w14:textId="77777777" w:rsidR="00622EA7" w:rsidRPr="009D4FDC" w:rsidRDefault="00622EA7">
                <w:pPr>
                  <w:rPr>
                    <w:rPrChange w:id="142" w:author="Red Army" w:date="2012-04-09T10:27:00Z">
                      <w:rPr>
                        <w:b/>
                        <w:bCs/>
                      </w:rPr>
                    </w:rPrChange>
                  </w:rPr>
                  <w:pPrChange w:id="143" w:author="Red Army" w:date="2012-04-09T10:27:00Z">
                    <w:pPr>
                      <w:spacing w:after="0" w:line="240" w:lineRule="auto"/>
                      <w:jc w:val="center"/>
                    </w:pPr>
                  </w:pPrChange>
                </w:pPr>
              </w:p>
              <w:p w14:paraId="0988EC38" w14:textId="77777777" w:rsidR="00622EA7" w:rsidRPr="009D4FDC" w:rsidRDefault="00622EA7">
                <w:pPr>
                  <w:rPr>
                    <w:rPrChange w:id="144" w:author="Red Army" w:date="2012-04-09T10:27:00Z">
                      <w:rPr>
                        <w:b/>
                        <w:bCs/>
                      </w:rPr>
                    </w:rPrChange>
                  </w:rPr>
                  <w:pPrChange w:id="145" w:author="Red Army" w:date="2012-04-09T10:27:00Z">
                    <w:pPr>
                      <w:spacing w:after="0" w:line="240" w:lineRule="auto"/>
                      <w:jc w:val="center"/>
                    </w:pPr>
                  </w:pPrChange>
                </w:pPr>
              </w:p>
              <w:p w14:paraId="64DACDD3" w14:textId="77777777" w:rsidR="00622EA7" w:rsidRPr="009D4FDC" w:rsidRDefault="00622EA7">
                <w:pPr>
                  <w:rPr>
                    <w:rPrChange w:id="146" w:author="Red Army" w:date="2012-04-09T10:27:00Z">
                      <w:rPr>
                        <w:b/>
                        <w:bCs/>
                      </w:rPr>
                    </w:rPrChange>
                  </w:rPr>
                  <w:pPrChange w:id="147" w:author="Red Army" w:date="2012-04-09T10:27:00Z">
                    <w:pPr>
                      <w:spacing w:after="0" w:line="240" w:lineRule="auto"/>
                      <w:jc w:val="center"/>
                    </w:pPr>
                  </w:pPrChange>
                </w:pPr>
              </w:p>
              <w:p w14:paraId="3916FB4F" w14:textId="77777777" w:rsidR="00622EA7" w:rsidRPr="009D4FDC" w:rsidRDefault="00622EA7">
                <w:pPr>
                  <w:rPr>
                    <w:rPrChange w:id="148" w:author="Red Army" w:date="2012-04-09T10:27:00Z">
                      <w:rPr>
                        <w:b/>
                        <w:bCs/>
                      </w:rPr>
                    </w:rPrChange>
                  </w:rPr>
                  <w:pPrChange w:id="149" w:author="Red Army" w:date="2012-04-09T10:27:00Z">
                    <w:pPr>
                      <w:spacing w:after="0" w:line="240" w:lineRule="auto"/>
                      <w:jc w:val="center"/>
                    </w:pPr>
                  </w:pPrChange>
                </w:pPr>
              </w:p>
              <w:p w14:paraId="41B3CF81" w14:textId="77777777" w:rsidR="00622EA7" w:rsidRPr="009D4FDC" w:rsidRDefault="00622EA7">
                <w:pPr>
                  <w:rPr>
                    <w:rPrChange w:id="150" w:author="Red Army" w:date="2012-04-09T10:27:00Z">
                      <w:rPr>
                        <w:b/>
                        <w:bCs/>
                      </w:rPr>
                    </w:rPrChange>
                  </w:rPr>
                  <w:pPrChange w:id="151" w:author="Red Army" w:date="2012-04-09T10:27:00Z">
                    <w:pPr>
                      <w:spacing w:after="0" w:line="240" w:lineRule="auto"/>
                      <w:jc w:val="center"/>
                    </w:pPr>
                  </w:pPrChange>
                </w:pPr>
              </w:p>
              <w:p w14:paraId="2A2C5E7B" w14:textId="77777777" w:rsidR="00622EA7" w:rsidRPr="009D4FDC" w:rsidRDefault="00622EA7">
                <w:pPr>
                  <w:rPr>
                    <w:rPrChange w:id="152" w:author="Red Army" w:date="2012-04-09T10:27:00Z">
                      <w:rPr>
                        <w:b/>
                        <w:bCs/>
                      </w:rPr>
                    </w:rPrChange>
                  </w:rPr>
                  <w:pPrChange w:id="153" w:author="Red Army" w:date="2012-04-09T10:27:00Z">
                    <w:pPr>
                      <w:spacing w:after="0" w:line="240" w:lineRule="auto"/>
                      <w:jc w:val="center"/>
                    </w:pPr>
                  </w:pPrChange>
                </w:pPr>
              </w:p>
              <w:p w14:paraId="03316DA1" w14:textId="77777777" w:rsidR="00622EA7" w:rsidRPr="009D4FDC" w:rsidRDefault="00622EA7">
                <w:pPr>
                  <w:rPr>
                    <w:rPrChange w:id="154" w:author="Red Army" w:date="2012-04-09T10:27:00Z">
                      <w:rPr>
                        <w:b/>
                        <w:bCs/>
                      </w:rPr>
                    </w:rPrChange>
                  </w:rPr>
                  <w:pPrChange w:id="155" w:author="Red Army" w:date="2012-04-09T10:27:00Z">
                    <w:pPr>
                      <w:spacing w:after="0" w:line="240" w:lineRule="auto"/>
                      <w:jc w:val="center"/>
                    </w:pPr>
                  </w:pPrChange>
                </w:pPr>
              </w:p>
              <w:p w14:paraId="1A475DE8" w14:textId="5CF2ED3A" w:rsidR="00622EA7" w:rsidRPr="009D4FDC" w:rsidDel="002C2655" w:rsidRDefault="00622EA7">
                <w:pPr>
                  <w:rPr>
                    <w:del w:id="156" w:author="Red Army" w:date="2012-04-08T15:22:00Z"/>
                    <w:rPrChange w:id="157" w:author="Red Army" w:date="2012-04-09T10:27:00Z">
                      <w:rPr>
                        <w:del w:id="158" w:author="Red Army" w:date="2012-04-08T15:22:00Z"/>
                        <w:b/>
                        <w:bCs/>
                      </w:rPr>
                    </w:rPrChange>
                  </w:rPr>
                  <w:pPrChange w:id="159" w:author="Red Army" w:date="2012-04-09T10:27:00Z">
                    <w:pPr>
                      <w:spacing w:after="0" w:line="240" w:lineRule="auto"/>
                      <w:jc w:val="center"/>
                    </w:pPr>
                  </w:pPrChange>
                </w:pPr>
              </w:p>
              <w:p w14:paraId="3EEA4B66" w14:textId="77777777" w:rsidR="00622EA7" w:rsidRPr="009D4FDC" w:rsidRDefault="00622EA7">
                <w:pPr>
                  <w:rPr>
                    <w:rPrChange w:id="160" w:author="Red Army" w:date="2012-04-09T10:27:00Z">
                      <w:rPr>
                        <w:b/>
                        <w:bCs/>
                      </w:rPr>
                    </w:rPrChange>
                  </w:rPr>
                  <w:pPrChange w:id="161" w:author="Red Army" w:date="2012-04-09T10:27:00Z">
                    <w:pPr>
                      <w:spacing w:after="0" w:line="240" w:lineRule="auto"/>
                      <w:jc w:val="center"/>
                    </w:pPr>
                  </w:pPrChange>
                </w:pPr>
              </w:p>
              <w:p w14:paraId="3D5B68CA" w14:textId="77777777" w:rsidR="00622EA7" w:rsidRPr="009D4FDC" w:rsidRDefault="00622EA7">
                <w:pPr>
                  <w:rPr>
                    <w:rPrChange w:id="162" w:author="Red Army" w:date="2012-04-09T10:27:00Z">
                      <w:rPr>
                        <w:b/>
                        <w:bCs/>
                      </w:rPr>
                    </w:rPrChange>
                  </w:rPr>
                  <w:pPrChange w:id="163" w:author="Red Army" w:date="2012-04-09T10:27:00Z">
                    <w:pPr>
                      <w:spacing w:after="0" w:line="240" w:lineRule="auto"/>
                    </w:pPr>
                  </w:pPrChange>
                </w:pPr>
              </w:p>
              <w:p w14:paraId="76CFD3F6" w14:textId="77777777" w:rsidR="00622EA7" w:rsidRPr="009D4FDC" w:rsidRDefault="00622EA7">
                <w:pPr>
                  <w:rPr>
                    <w:rPrChange w:id="164" w:author="Red Army" w:date="2012-04-09T10:27:00Z">
                      <w:rPr>
                        <w:b/>
                        <w:bCs/>
                      </w:rPr>
                    </w:rPrChange>
                  </w:rPr>
                  <w:pPrChange w:id="165" w:author="Red Army" w:date="2012-04-09T10:27:00Z">
                    <w:pPr>
                      <w:spacing w:after="0" w:line="240" w:lineRule="auto"/>
                      <w:jc w:val="center"/>
                    </w:pPr>
                  </w:pPrChange>
                </w:pPr>
              </w:p>
              <w:p w14:paraId="1E03889E" w14:textId="77777777" w:rsidR="00622EA7" w:rsidRPr="009D4FDC" w:rsidRDefault="00622EA7">
                <w:pPr>
                  <w:rPr>
                    <w:rPrChange w:id="166" w:author="Red Army" w:date="2012-04-09T10:27:00Z">
                      <w:rPr>
                        <w:b/>
                        <w:bCs/>
                      </w:rPr>
                    </w:rPrChange>
                  </w:rPr>
                  <w:pPrChange w:id="167" w:author="Red Army" w:date="2012-04-09T10:27:00Z">
                    <w:pPr>
                      <w:spacing w:after="0" w:line="240" w:lineRule="auto"/>
                    </w:pPr>
                  </w:pPrChange>
                </w:pPr>
              </w:p>
              <w:p w14:paraId="089CDFCE" w14:textId="77777777" w:rsidR="00622EA7" w:rsidRPr="00C27767" w:rsidRDefault="00622EA7">
                <w:pPr>
                  <w:jc w:val="center"/>
                  <w:rPr>
                    <w:b/>
                    <w:rPrChange w:id="168" w:author="Red Army" w:date="2012-04-14T20:47:00Z">
                      <w:rPr>
                        <w:b/>
                        <w:bCs/>
                      </w:rPr>
                    </w:rPrChange>
                  </w:rPr>
                  <w:pPrChange w:id="169" w:author="Red Army" w:date="2012-04-14T20:47:00Z">
                    <w:pPr>
                      <w:spacing w:after="0" w:line="240" w:lineRule="auto"/>
                      <w:jc w:val="center"/>
                    </w:pPr>
                  </w:pPrChange>
                </w:pPr>
                <w:del w:id="170" w:author="Red Army" w:date="2012-04-07T16:05:00Z">
                  <w:r w:rsidRPr="00D2320C" w:rsidDel="00324F7B">
                    <w:rPr>
                      <w:b/>
                    </w:rPr>
                    <w:delText>Hanoi</w:delText>
                  </w:r>
                </w:del>
                <w:ins w:id="171" w:author="Red Army" w:date="2012-04-07T16:06:00Z">
                  <w:r w:rsidR="00254216" w:rsidRPr="00967041">
                    <w:rPr>
                      <w:b/>
                    </w:rPr>
                    <w:t xml:space="preserve"> Ho Chi Minh City</w:t>
                  </w:r>
                </w:ins>
                <w:r w:rsidRPr="00C27767">
                  <w:rPr>
                    <w:b/>
                    <w:rPrChange w:id="172" w:author="Red Army" w:date="2012-04-14T20:47:00Z">
                      <w:rPr>
                        <w:b/>
                        <w:bCs/>
                      </w:rPr>
                    </w:rPrChange>
                  </w:rPr>
                  <w:t>, 1</w:t>
                </w:r>
                <w:ins w:id="173" w:author="Red Army" w:date="2012-04-07T16:06:00Z">
                  <w:r w:rsidR="00324F7B" w:rsidRPr="00C27767">
                    <w:rPr>
                      <w:b/>
                      <w:rPrChange w:id="174" w:author="Red Army" w:date="2012-04-14T20:47:00Z">
                        <w:rPr>
                          <w:b/>
                          <w:bCs/>
                        </w:rPr>
                      </w:rPrChange>
                    </w:rPr>
                    <w:t>3</w:t>
                  </w:r>
                </w:ins>
                <w:del w:id="175" w:author="Red Army" w:date="2012-04-07T16:06:00Z">
                  <w:r w:rsidRPr="00C27767" w:rsidDel="00324F7B">
                    <w:rPr>
                      <w:b/>
                      <w:rPrChange w:id="176" w:author="Red Army" w:date="2012-04-14T20:47:00Z">
                        <w:rPr>
                          <w:b/>
                          <w:bCs/>
                        </w:rPr>
                      </w:rPrChange>
                    </w:rPr>
                    <w:delText>0</w:delText>
                  </w:r>
                </w:del>
                <w:r w:rsidRPr="00C27767">
                  <w:rPr>
                    <w:b/>
                    <w:vertAlign w:val="superscript"/>
                    <w:rPrChange w:id="177" w:author="Red Army" w:date="2012-04-14T20:47:00Z">
                      <w:rPr>
                        <w:b/>
                        <w:bCs/>
                        <w:vertAlign w:val="superscript"/>
                      </w:rPr>
                    </w:rPrChange>
                  </w:rPr>
                  <w:t>th</w:t>
                </w:r>
                <w:r w:rsidRPr="00C27767">
                  <w:rPr>
                    <w:b/>
                    <w:rPrChange w:id="178" w:author="Red Army" w:date="2012-04-14T20:47:00Z">
                      <w:rPr>
                        <w:b/>
                        <w:bCs/>
                      </w:rPr>
                    </w:rPrChange>
                  </w:rPr>
                  <w:t xml:space="preserve"> Apr, 201</w:t>
                </w:r>
                <w:ins w:id="179" w:author="Red Army" w:date="2012-04-07T16:06:00Z">
                  <w:r w:rsidR="00324F7B" w:rsidRPr="00C27767">
                    <w:rPr>
                      <w:b/>
                      <w:rPrChange w:id="180" w:author="Red Army" w:date="2012-04-14T20:47:00Z">
                        <w:rPr>
                          <w:b/>
                          <w:bCs/>
                        </w:rPr>
                      </w:rPrChange>
                    </w:rPr>
                    <w:t>2</w:t>
                  </w:r>
                </w:ins>
                <w:del w:id="181" w:author="Red Army" w:date="2012-04-07T16:06:00Z">
                  <w:r w:rsidRPr="00C27767" w:rsidDel="00324F7B">
                    <w:rPr>
                      <w:b/>
                      <w:rPrChange w:id="182" w:author="Red Army" w:date="2012-04-14T20:47:00Z">
                        <w:rPr>
                          <w:b/>
                          <w:bCs/>
                        </w:rPr>
                      </w:rPrChange>
                    </w:rPr>
                    <w:delText>1</w:delText>
                  </w:r>
                </w:del>
              </w:p>
            </w:tc>
          </w:tr>
        </w:tbl>
        <w:p w14:paraId="6886374A" w14:textId="77777777" w:rsidR="00622EA7" w:rsidRPr="009D4FDC" w:rsidRDefault="00450FF4">
          <w:pPr>
            <w:rPr>
              <w:rPrChange w:id="183" w:author="Red Army" w:date="2012-04-09T10:27:00Z">
                <w:rPr>
                  <w:rFonts w:eastAsiaTheme="minorHAnsi"/>
                </w:rPr>
              </w:rPrChange>
            </w:rPr>
          </w:pPr>
        </w:p>
      </w:sdtContent>
    </w:sdt>
    <w:p w14:paraId="00040607" w14:textId="77777777" w:rsidR="00C546FF" w:rsidRPr="009D4FDC" w:rsidRDefault="00C546FF">
      <w:pPr>
        <w:rPr>
          <w:ins w:id="184" w:author="Red Army" w:date="2012-04-07T16:07:00Z"/>
          <w:rPrChange w:id="185" w:author="Red Army" w:date="2012-04-09T10:27:00Z">
            <w:rPr>
              <w:ins w:id="186" w:author="Red Army" w:date="2012-04-07T16:07:00Z"/>
              <w:rFonts w:eastAsiaTheme="minorHAnsi"/>
              <w:b/>
            </w:rPr>
          </w:rPrChange>
        </w:rPr>
      </w:pPr>
      <w:ins w:id="187" w:author="Red Army" w:date="2012-04-07T16:07:00Z">
        <w:r w:rsidRPr="009D4FDC">
          <w:rPr>
            <w:rPrChange w:id="188" w:author="Red Army" w:date="2012-04-09T10:27:00Z">
              <w:rPr>
                <w:rFonts w:eastAsiaTheme="minorHAnsi"/>
                <w:b/>
              </w:rPr>
            </w:rPrChange>
          </w:rPr>
          <w:br w:type="page"/>
        </w:r>
      </w:ins>
    </w:p>
    <w:p w14:paraId="3567DC7D" w14:textId="77777777" w:rsidR="00622EA7" w:rsidRPr="0034635A" w:rsidRDefault="00622EA7">
      <w:pPr>
        <w:rPr>
          <w:b/>
          <w:rPrChange w:id="189" w:author="Red Army" w:date="2012-04-14T20:49:00Z">
            <w:rPr>
              <w:rFonts w:eastAsiaTheme="minorHAnsi"/>
            </w:rPr>
          </w:rPrChange>
        </w:rPr>
      </w:pPr>
      <w:r w:rsidRPr="0034635A">
        <w:rPr>
          <w:b/>
          <w:rPrChange w:id="190" w:author="Red Army" w:date="2012-04-14T20:49:00Z">
            <w:rPr>
              <w:rFonts w:eastAsiaTheme="minorHAnsi"/>
              <w:b/>
            </w:rPr>
          </w:rPrChange>
        </w:rPr>
        <w:lastRenderedPageBreak/>
        <w:t>Record of Changes</w:t>
      </w:r>
    </w:p>
    <w:tbl>
      <w:tblPr>
        <w:tblStyle w:val="LightList-Accent1"/>
        <w:tblW w:w="0" w:type="auto"/>
        <w:tblLayout w:type="fixed"/>
        <w:tblLook w:val="04A0" w:firstRow="1" w:lastRow="0" w:firstColumn="1" w:lastColumn="0" w:noHBand="0" w:noVBand="1"/>
        <w:tblPrChange w:id="191" w:author="Red Army" w:date="2012-04-14T20:48:00Z">
          <w:tblPr>
            <w:tblStyle w:val="TableGrid"/>
            <w:tblW w:w="0" w:type="auto"/>
            <w:tblLook w:val="04A0" w:firstRow="1" w:lastRow="0" w:firstColumn="1" w:lastColumn="0" w:noHBand="0" w:noVBand="1"/>
          </w:tblPr>
        </w:tblPrChange>
      </w:tblPr>
      <w:tblGrid>
        <w:gridCol w:w="1428"/>
        <w:gridCol w:w="2400"/>
        <w:gridCol w:w="3240"/>
        <w:gridCol w:w="1442"/>
        <w:gridCol w:w="1628"/>
        <w:tblGridChange w:id="192">
          <w:tblGrid>
            <w:gridCol w:w="2153"/>
            <w:gridCol w:w="1920"/>
            <w:gridCol w:w="1957"/>
            <w:gridCol w:w="2480"/>
            <w:gridCol w:w="1628"/>
          </w:tblGrid>
        </w:tblGridChange>
      </w:tblGrid>
      <w:tr w:rsidR="00622EA7" w:rsidRPr="009D4FDC" w14:paraId="423A55DB" w14:textId="77777777" w:rsidTr="00C27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Change w:id="193" w:author="Red Army" w:date="2012-04-14T20:48:00Z">
              <w:tcPr>
                <w:tcW w:w="1278" w:type="dxa"/>
              </w:tcPr>
            </w:tcPrChange>
          </w:tcPr>
          <w:p w14:paraId="6C8265C0" w14:textId="77777777" w:rsidR="00622EA7" w:rsidRPr="009D4FDC" w:rsidRDefault="00622EA7">
            <w:pPr>
              <w:ind w:left="0"/>
              <w:cnfStyle w:val="101000000000" w:firstRow="1" w:lastRow="0" w:firstColumn="1" w:lastColumn="0" w:oddVBand="0" w:evenVBand="0" w:oddHBand="0" w:evenHBand="0" w:firstRowFirstColumn="0" w:firstRowLastColumn="0" w:lastRowFirstColumn="0" w:lastRowLastColumn="0"/>
              <w:rPr>
                <w:rFonts w:eastAsiaTheme="minorHAnsi"/>
                <w:b w:val="0"/>
                <w:rPrChange w:id="194" w:author="Red Army" w:date="2012-04-09T10:27:00Z">
                  <w:rPr>
                    <w:b w:val="0"/>
                    <w:bCs w:val="0"/>
                    <w:color w:val="auto"/>
                  </w:rPr>
                </w:rPrChange>
              </w:rPr>
              <w:pPrChange w:id="195" w:author="Red Army" w:date="2012-04-14T20:48:00Z">
                <w:pPr>
                  <w:spacing w:after="200" w:line="276" w:lineRule="auto"/>
                  <w:jc w:val="center"/>
                  <w:cnfStyle w:val="101000000000" w:firstRow="1" w:lastRow="0" w:firstColumn="1" w:lastColumn="0" w:oddVBand="0" w:evenVBand="0" w:oddHBand="0" w:evenHBand="0" w:firstRowFirstColumn="0" w:firstRowLastColumn="0" w:lastRowFirstColumn="0" w:lastRowLastColumn="0"/>
                </w:pPr>
              </w:pPrChange>
            </w:pPr>
            <w:r w:rsidRPr="009D4FDC">
              <w:t>Date</w:t>
            </w:r>
          </w:p>
        </w:tc>
        <w:tc>
          <w:tcPr>
            <w:tcW w:w="2400" w:type="dxa"/>
            <w:tcPrChange w:id="196" w:author="Red Army" w:date="2012-04-14T20:48:00Z">
              <w:tcPr>
                <w:tcW w:w="2160" w:type="dxa"/>
              </w:tcPr>
            </w:tcPrChange>
          </w:tcPr>
          <w:p w14:paraId="6186633F" w14:textId="77777777" w:rsidR="00622EA7" w:rsidRPr="009D4FDC" w:rsidRDefault="00622EA7">
            <w:pPr>
              <w:ind w:left="0"/>
              <w:cnfStyle w:val="100000000000" w:firstRow="1" w:lastRow="0" w:firstColumn="0" w:lastColumn="0" w:oddVBand="0" w:evenVBand="0" w:oddHBand="0" w:evenHBand="0" w:firstRowFirstColumn="0" w:firstRowLastColumn="0" w:lastRowFirstColumn="0" w:lastRowLastColumn="0"/>
              <w:rPr>
                <w:rFonts w:eastAsiaTheme="minorHAnsi"/>
                <w:b w:val="0"/>
                <w:rPrChange w:id="197" w:author="Red Army" w:date="2012-04-09T10:27:00Z">
                  <w:rPr>
                    <w:b w:val="0"/>
                    <w:bCs w:val="0"/>
                    <w:color w:val="auto"/>
                  </w:rPr>
                </w:rPrChange>
              </w:rPr>
              <w:pPrChange w:id="198" w:author="Red Army" w:date="2012-04-14T20:48:00Z">
                <w:pPr>
                  <w:spacing w:after="200" w:line="276" w:lineRule="auto"/>
                  <w:jc w:val="center"/>
                  <w:cnfStyle w:val="100000000000" w:firstRow="1" w:lastRow="0" w:firstColumn="0" w:lastColumn="0" w:oddVBand="0" w:evenVBand="0" w:oddHBand="0" w:evenHBand="0" w:firstRowFirstColumn="0" w:firstRowLastColumn="0" w:lastRowFirstColumn="0" w:lastRowLastColumn="0"/>
                </w:pPr>
              </w:pPrChange>
            </w:pPr>
            <w:r w:rsidRPr="009D4FDC">
              <w:t>Change Item</w:t>
            </w:r>
          </w:p>
        </w:tc>
        <w:tc>
          <w:tcPr>
            <w:tcW w:w="3240" w:type="dxa"/>
            <w:tcPrChange w:id="199" w:author="Red Army" w:date="2012-04-14T20:48:00Z">
              <w:tcPr>
                <w:tcW w:w="3060" w:type="dxa"/>
              </w:tcPr>
            </w:tcPrChange>
          </w:tcPr>
          <w:p w14:paraId="7B9A4252" w14:textId="77777777" w:rsidR="00622EA7" w:rsidRPr="009D4FDC" w:rsidRDefault="00622EA7">
            <w:pPr>
              <w:ind w:left="0"/>
              <w:cnfStyle w:val="100000000000" w:firstRow="1" w:lastRow="0" w:firstColumn="0" w:lastColumn="0" w:oddVBand="0" w:evenVBand="0" w:oddHBand="0" w:evenHBand="0" w:firstRowFirstColumn="0" w:firstRowLastColumn="0" w:lastRowFirstColumn="0" w:lastRowLastColumn="0"/>
              <w:rPr>
                <w:rFonts w:eastAsiaTheme="minorHAnsi"/>
                <w:b w:val="0"/>
                <w:rPrChange w:id="200" w:author="Red Army" w:date="2012-04-09T10:27:00Z">
                  <w:rPr>
                    <w:b w:val="0"/>
                    <w:bCs w:val="0"/>
                    <w:color w:val="auto"/>
                  </w:rPr>
                </w:rPrChange>
              </w:rPr>
              <w:pPrChange w:id="201" w:author="Red Army" w:date="2012-04-14T20:48:00Z">
                <w:pPr>
                  <w:spacing w:after="200" w:line="276" w:lineRule="auto"/>
                  <w:jc w:val="center"/>
                  <w:cnfStyle w:val="100000000000" w:firstRow="1" w:lastRow="0" w:firstColumn="0" w:lastColumn="0" w:oddVBand="0" w:evenVBand="0" w:oddHBand="0" w:evenHBand="0" w:firstRowFirstColumn="0" w:firstRowLastColumn="0" w:lastRowFirstColumn="0" w:lastRowLastColumn="0"/>
                </w:pPr>
              </w:pPrChange>
            </w:pPr>
            <w:r w:rsidRPr="009D4FDC">
              <w:t>Description</w:t>
            </w:r>
          </w:p>
        </w:tc>
        <w:tc>
          <w:tcPr>
            <w:tcW w:w="1442" w:type="dxa"/>
            <w:tcPrChange w:id="202" w:author="Red Army" w:date="2012-04-14T20:48:00Z">
              <w:tcPr>
                <w:tcW w:w="1305" w:type="dxa"/>
              </w:tcPr>
            </w:tcPrChange>
          </w:tcPr>
          <w:p w14:paraId="67EF4D35" w14:textId="77777777" w:rsidR="00622EA7" w:rsidRPr="009D4FDC" w:rsidRDefault="00622EA7">
            <w:pPr>
              <w:ind w:left="0"/>
              <w:cnfStyle w:val="100000000000" w:firstRow="1" w:lastRow="0" w:firstColumn="0" w:lastColumn="0" w:oddVBand="0" w:evenVBand="0" w:oddHBand="0" w:evenHBand="0" w:firstRowFirstColumn="0" w:firstRowLastColumn="0" w:lastRowFirstColumn="0" w:lastRowLastColumn="0"/>
              <w:rPr>
                <w:rFonts w:eastAsiaTheme="minorHAnsi"/>
                <w:b w:val="0"/>
                <w:rPrChange w:id="203" w:author="Red Army" w:date="2012-04-09T10:27:00Z">
                  <w:rPr>
                    <w:b w:val="0"/>
                    <w:bCs w:val="0"/>
                    <w:color w:val="auto"/>
                  </w:rPr>
                </w:rPrChange>
              </w:rPr>
              <w:pPrChange w:id="204" w:author="Red Army" w:date="2012-04-14T20:48:00Z">
                <w:pPr>
                  <w:spacing w:after="200" w:line="276" w:lineRule="auto"/>
                  <w:jc w:val="center"/>
                  <w:cnfStyle w:val="100000000000" w:firstRow="1" w:lastRow="0" w:firstColumn="0" w:lastColumn="0" w:oddVBand="0" w:evenVBand="0" w:oddHBand="0" w:evenHBand="0" w:firstRowFirstColumn="0" w:firstRowLastColumn="0" w:lastRowFirstColumn="0" w:lastRowLastColumn="0"/>
                </w:pPr>
              </w:pPrChange>
            </w:pPr>
            <w:r w:rsidRPr="009D4FDC">
              <w:t>By</w:t>
            </w:r>
          </w:p>
        </w:tc>
        <w:tc>
          <w:tcPr>
            <w:tcW w:w="1628" w:type="dxa"/>
            <w:tcPrChange w:id="205" w:author="Red Army" w:date="2012-04-14T20:48:00Z">
              <w:tcPr>
                <w:tcW w:w="1953" w:type="dxa"/>
              </w:tcPr>
            </w:tcPrChange>
          </w:tcPr>
          <w:p w14:paraId="6271C909" w14:textId="77777777" w:rsidR="00622EA7" w:rsidRPr="009D4FDC" w:rsidRDefault="00622EA7">
            <w:pPr>
              <w:ind w:left="0"/>
              <w:cnfStyle w:val="100000000000" w:firstRow="1" w:lastRow="0" w:firstColumn="0" w:lastColumn="0" w:oddVBand="0" w:evenVBand="0" w:oddHBand="0" w:evenHBand="0" w:firstRowFirstColumn="0" w:firstRowLastColumn="0" w:lastRowFirstColumn="0" w:lastRowLastColumn="0"/>
              <w:rPr>
                <w:rFonts w:eastAsiaTheme="minorHAnsi"/>
                <w:b w:val="0"/>
                <w:rPrChange w:id="206" w:author="Red Army" w:date="2012-04-09T10:27:00Z">
                  <w:rPr>
                    <w:b w:val="0"/>
                    <w:bCs w:val="0"/>
                    <w:color w:val="auto"/>
                  </w:rPr>
                </w:rPrChange>
              </w:rPr>
              <w:pPrChange w:id="207" w:author="Red Army" w:date="2012-04-14T20:48:00Z">
                <w:pPr>
                  <w:spacing w:after="200" w:line="276" w:lineRule="auto"/>
                  <w:jc w:val="center"/>
                  <w:cnfStyle w:val="100000000000" w:firstRow="1" w:lastRow="0" w:firstColumn="0" w:lastColumn="0" w:oddVBand="0" w:evenVBand="0" w:oddHBand="0" w:evenHBand="0" w:firstRowFirstColumn="0" w:firstRowLastColumn="0" w:lastRowFirstColumn="0" w:lastRowLastColumn="0"/>
                </w:pPr>
              </w:pPrChange>
            </w:pPr>
            <w:r w:rsidRPr="009D4FDC">
              <w:t>Version</w:t>
            </w:r>
          </w:p>
        </w:tc>
      </w:tr>
      <w:tr w:rsidR="00622EA7" w:rsidRPr="009D4FDC" w14:paraId="46D3404D" w14:textId="77777777" w:rsidTr="00C27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Change w:id="208" w:author="Red Army" w:date="2012-04-14T20:48:00Z">
              <w:tcPr>
                <w:tcW w:w="1278" w:type="dxa"/>
              </w:tcPr>
            </w:tcPrChange>
          </w:tcPr>
          <w:p w14:paraId="52FC8880" w14:textId="77777777" w:rsidR="00622EA7" w:rsidRPr="009D4FDC" w:rsidRDefault="00622EA7">
            <w:pPr>
              <w:spacing w:after="200" w:line="276" w:lineRule="auto"/>
              <w:ind w:left="0"/>
              <w:cnfStyle w:val="001000100000" w:firstRow="0" w:lastRow="0" w:firstColumn="1" w:lastColumn="0" w:oddVBand="0" w:evenVBand="0" w:oddHBand="1" w:evenHBand="0" w:firstRowFirstColumn="0" w:firstRowLastColumn="0" w:lastRowFirstColumn="0" w:lastRowLastColumn="0"/>
              <w:rPr>
                <w:rFonts w:eastAsiaTheme="minorHAnsi"/>
                <w:rPrChange w:id="209" w:author="Red Army" w:date="2012-04-09T10:27:00Z">
                  <w:rPr>
                    <w:b w:val="0"/>
                    <w:bCs w:val="0"/>
                  </w:rPr>
                </w:rPrChange>
              </w:rPr>
              <w:pPrChange w:id="210" w:author="Red Army" w:date="2012-04-14T20:48:00Z">
                <w:pPr>
                  <w:spacing w:after="200" w:line="276" w:lineRule="auto"/>
                  <w:cnfStyle w:val="001000100000" w:firstRow="0" w:lastRow="0" w:firstColumn="1" w:lastColumn="0" w:oddVBand="0" w:evenVBand="0" w:oddHBand="1" w:evenHBand="0" w:firstRowFirstColumn="0" w:firstRowLastColumn="0" w:lastRowFirstColumn="0" w:lastRowLastColumn="0"/>
                </w:pPr>
              </w:pPrChange>
            </w:pPr>
            <w:r w:rsidRPr="009D4FDC">
              <w:t>0</w:t>
            </w:r>
            <w:ins w:id="211" w:author="Red Army" w:date="2012-04-07T16:05:00Z">
              <w:r w:rsidR="0008299B" w:rsidRPr="009D4FDC">
                <w:t>7</w:t>
              </w:r>
            </w:ins>
            <w:del w:id="212" w:author="Red Army" w:date="2012-04-07T16:05:00Z">
              <w:r w:rsidRPr="009D4FDC" w:rsidDel="0008299B">
                <w:delText>8</w:delText>
              </w:r>
            </w:del>
            <w:r w:rsidRPr="009D4FDC">
              <w:t>/04/201</w:t>
            </w:r>
            <w:ins w:id="213" w:author="Red Army" w:date="2012-04-07T16:05:00Z">
              <w:r w:rsidR="0008299B" w:rsidRPr="009D4FDC">
                <w:t>2</w:t>
              </w:r>
            </w:ins>
            <w:del w:id="214" w:author="Red Army" w:date="2012-04-07T16:05:00Z">
              <w:r w:rsidRPr="009D4FDC" w:rsidDel="0008299B">
                <w:delText>1</w:delText>
              </w:r>
            </w:del>
          </w:p>
        </w:tc>
        <w:tc>
          <w:tcPr>
            <w:tcW w:w="2400" w:type="dxa"/>
            <w:tcPrChange w:id="215" w:author="Red Army" w:date="2012-04-14T20:48:00Z">
              <w:tcPr>
                <w:tcW w:w="2160" w:type="dxa"/>
              </w:tcPr>
            </w:tcPrChange>
          </w:tcPr>
          <w:p w14:paraId="3D0D7D74" w14:textId="77777777" w:rsidR="00622EA7" w:rsidRPr="009D4FDC" w:rsidRDefault="00622EA7">
            <w:pPr>
              <w:spacing w:after="200" w:line="276" w:lineRule="auto"/>
              <w:ind w:left="0"/>
              <w:cnfStyle w:val="000000100000" w:firstRow="0" w:lastRow="0" w:firstColumn="0" w:lastColumn="0" w:oddVBand="0" w:evenVBand="0" w:oddHBand="1" w:evenHBand="0" w:firstRowFirstColumn="0" w:firstRowLastColumn="0" w:lastRowFirstColumn="0" w:lastRowLastColumn="0"/>
              <w:rPr>
                <w:rFonts w:eastAsiaTheme="minorHAnsi"/>
                <w:rPrChange w:id="216" w:author="Red Army" w:date="2012-04-09T10:27:00Z">
                  <w:rPr/>
                </w:rPrChange>
              </w:rPr>
              <w:pPrChange w:id="217" w:author="Red Army" w:date="2012-04-14T20:48:00Z">
                <w:pPr>
                  <w:spacing w:after="200" w:line="276" w:lineRule="auto"/>
                  <w:cnfStyle w:val="000000100000" w:firstRow="0" w:lastRow="0" w:firstColumn="0" w:lastColumn="0" w:oddVBand="0" w:evenVBand="0" w:oddHBand="1" w:evenHBand="0" w:firstRowFirstColumn="0" w:firstRowLastColumn="0" w:lastRowFirstColumn="0" w:lastRowLastColumn="0"/>
                </w:pPr>
              </w:pPrChange>
            </w:pPr>
            <w:r w:rsidRPr="009D4FDC">
              <w:t>All</w:t>
            </w:r>
          </w:p>
        </w:tc>
        <w:tc>
          <w:tcPr>
            <w:tcW w:w="3240" w:type="dxa"/>
            <w:tcPrChange w:id="218" w:author="Red Army" w:date="2012-04-14T20:48:00Z">
              <w:tcPr>
                <w:tcW w:w="3060" w:type="dxa"/>
              </w:tcPr>
            </w:tcPrChange>
          </w:tcPr>
          <w:p w14:paraId="499294A5" w14:textId="77777777" w:rsidR="00622EA7" w:rsidRPr="009D4FDC" w:rsidRDefault="00622EA7">
            <w:pPr>
              <w:spacing w:after="200" w:line="276" w:lineRule="auto"/>
              <w:ind w:left="0"/>
              <w:cnfStyle w:val="000000100000" w:firstRow="0" w:lastRow="0" w:firstColumn="0" w:lastColumn="0" w:oddVBand="0" w:evenVBand="0" w:oddHBand="1" w:evenHBand="0" w:firstRowFirstColumn="0" w:firstRowLastColumn="0" w:lastRowFirstColumn="0" w:lastRowLastColumn="0"/>
              <w:rPr>
                <w:rFonts w:eastAsiaTheme="minorHAnsi"/>
                <w:rPrChange w:id="219" w:author="Red Army" w:date="2012-04-09T10:27:00Z">
                  <w:rPr/>
                </w:rPrChange>
              </w:rPr>
              <w:pPrChange w:id="220" w:author="Red Army" w:date="2012-04-14T20:48:00Z">
                <w:pPr>
                  <w:spacing w:after="200" w:line="276" w:lineRule="auto"/>
                  <w:cnfStyle w:val="000000100000" w:firstRow="0" w:lastRow="0" w:firstColumn="0" w:lastColumn="0" w:oddVBand="0" w:evenVBand="0" w:oddHBand="1" w:evenHBand="0" w:firstRowFirstColumn="0" w:firstRowLastColumn="0" w:lastRowFirstColumn="0" w:lastRowLastColumn="0"/>
                </w:pPr>
              </w:pPrChange>
            </w:pPr>
            <w:r w:rsidRPr="009D4FDC">
              <w:t>Create the document</w:t>
            </w:r>
          </w:p>
        </w:tc>
        <w:tc>
          <w:tcPr>
            <w:tcW w:w="1442" w:type="dxa"/>
            <w:tcPrChange w:id="221" w:author="Red Army" w:date="2012-04-14T20:48:00Z">
              <w:tcPr>
                <w:tcW w:w="1305" w:type="dxa"/>
              </w:tcPr>
            </w:tcPrChange>
          </w:tcPr>
          <w:p w14:paraId="175D5F0D" w14:textId="77777777" w:rsidR="00622EA7" w:rsidRPr="009D4FDC" w:rsidRDefault="0008299B">
            <w:pPr>
              <w:spacing w:after="200" w:line="276" w:lineRule="auto"/>
              <w:ind w:left="0"/>
              <w:cnfStyle w:val="000000100000" w:firstRow="0" w:lastRow="0" w:firstColumn="0" w:lastColumn="0" w:oddVBand="0" w:evenVBand="0" w:oddHBand="1" w:evenHBand="0" w:firstRowFirstColumn="0" w:firstRowLastColumn="0" w:lastRowFirstColumn="0" w:lastRowLastColumn="0"/>
              <w:rPr>
                <w:rFonts w:eastAsiaTheme="minorHAnsi"/>
                <w:rPrChange w:id="222" w:author="Red Army" w:date="2012-04-09T10:27:00Z">
                  <w:rPr/>
                </w:rPrChange>
              </w:rPr>
              <w:pPrChange w:id="223" w:author="Red Army" w:date="2012-04-14T20:48:00Z">
                <w:pPr>
                  <w:spacing w:after="200" w:line="276" w:lineRule="auto"/>
                  <w:cnfStyle w:val="000000100000" w:firstRow="0" w:lastRow="0" w:firstColumn="0" w:lastColumn="0" w:oddVBand="0" w:evenVBand="0" w:oddHBand="1" w:evenHBand="0" w:firstRowFirstColumn="0" w:firstRowLastColumn="0" w:lastRowFirstColumn="0" w:lastRowLastColumn="0"/>
                </w:pPr>
              </w:pPrChange>
            </w:pPr>
            <w:proofErr w:type="spellStart"/>
            <w:ins w:id="224" w:author="Red Army" w:date="2012-04-07T16:05:00Z">
              <w:r w:rsidRPr="009D4FDC">
                <w:t>QuanTH</w:t>
              </w:r>
            </w:ins>
            <w:proofErr w:type="spellEnd"/>
            <w:del w:id="225" w:author="Red Army" w:date="2012-04-07T16:05:00Z">
              <w:r w:rsidR="00622EA7" w:rsidRPr="009D4FDC" w:rsidDel="0008299B">
                <w:delText>DungTQ</w:delText>
              </w:r>
            </w:del>
          </w:p>
        </w:tc>
        <w:tc>
          <w:tcPr>
            <w:tcW w:w="1628" w:type="dxa"/>
            <w:tcPrChange w:id="226" w:author="Red Army" w:date="2012-04-14T20:48:00Z">
              <w:tcPr>
                <w:tcW w:w="1953" w:type="dxa"/>
              </w:tcPr>
            </w:tcPrChange>
          </w:tcPr>
          <w:p w14:paraId="741438C8" w14:textId="77777777" w:rsidR="00622EA7" w:rsidRPr="009D4FDC" w:rsidRDefault="00622EA7">
            <w:pPr>
              <w:spacing w:after="200" w:line="276" w:lineRule="auto"/>
              <w:ind w:left="0"/>
              <w:cnfStyle w:val="000000100000" w:firstRow="0" w:lastRow="0" w:firstColumn="0" w:lastColumn="0" w:oddVBand="0" w:evenVBand="0" w:oddHBand="1" w:evenHBand="0" w:firstRowFirstColumn="0" w:firstRowLastColumn="0" w:lastRowFirstColumn="0" w:lastRowLastColumn="0"/>
              <w:rPr>
                <w:rFonts w:eastAsiaTheme="minorHAnsi"/>
                <w:rPrChange w:id="227" w:author="Red Army" w:date="2012-04-09T10:27:00Z">
                  <w:rPr/>
                </w:rPrChange>
              </w:rPr>
              <w:pPrChange w:id="228" w:author="Red Army" w:date="2012-04-14T20:48:00Z">
                <w:pPr>
                  <w:spacing w:after="200" w:line="276" w:lineRule="auto"/>
                  <w:cnfStyle w:val="000000100000" w:firstRow="0" w:lastRow="0" w:firstColumn="0" w:lastColumn="0" w:oddVBand="0" w:evenVBand="0" w:oddHBand="1" w:evenHBand="0" w:firstRowFirstColumn="0" w:firstRowLastColumn="0" w:lastRowFirstColumn="0" w:lastRowLastColumn="0"/>
                </w:pPr>
              </w:pPrChange>
            </w:pPr>
            <w:r w:rsidRPr="009D4FDC">
              <w:t>0.1</w:t>
            </w:r>
          </w:p>
        </w:tc>
      </w:tr>
      <w:tr w:rsidR="00622EA7" w:rsidRPr="009D4FDC" w14:paraId="598ACB98" w14:textId="77777777" w:rsidTr="00C27767">
        <w:tc>
          <w:tcPr>
            <w:cnfStyle w:val="001000000000" w:firstRow="0" w:lastRow="0" w:firstColumn="1" w:lastColumn="0" w:oddVBand="0" w:evenVBand="0" w:oddHBand="0" w:evenHBand="0" w:firstRowFirstColumn="0" w:firstRowLastColumn="0" w:lastRowFirstColumn="0" w:lastRowLastColumn="0"/>
            <w:tcW w:w="1428" w:type="dxa"/>
            <w:tcPrChange w:id="229" w:author="Red Army" w:date="2012-04-14T20:48:00Z">
              <w:tcPr>
                <w:tcW w:w="1278" w:type="dxa"/>
              </w:tcPr>
            </w:tcPrChange>
          </w:tcPr>
          <w:p w14:paraId="3156962D" w14:textId="7A8CE5B0" w:rsidR="00622EA7" w:rsidRPr="009D4FDC" w:rsidRDefault="00C27767">
            <w:pPr>
              <w:ind w:left="0"/>
              <w:rPr>
                <w:rFonts w:eastAsiaTheme="minorHAnsi"/>
                <w:rPrChange w:id="230" w:author="Red Army" w:date="2012-04-09T10:27:00Z">
                  <w:rPr>
                    <w:b w:val="0"/>
                    <w:bCs w:val="0"/>
                  </w:rPr>
                </w:rPrChange>
              </w:rPr>
              <w:pPrChange w:id="231" w:author="Red Army" w:date="2012-04-14T20:48:00Z">
                <w:pPr>
                  <w:spacing w:after="200" w:line="276" w:lineRule="auto"/>
                </w:pPr>
              </w:pPrChange>
            </w:pPr>
            <w:ins w:id="232" w:author="Red Army" w:date="2012-04-14T20:48:00Z">
              <w:r>
                <w:t>14/04/2012</w:t>
              </w:r>
            </w:ins>
            <w:del w:id="233" w:author="Red Army" w:date="2012-04-07T16:05:00Z">
              <w:r w:rsidR="00622EA7" w:rsidRPr="009D4FDC" w:rsidDel="0008299B">
                <w:delText>10/04/2011</w:delText>
              </w:r>
            </w:del>
          </w:p>
        </w:tc>
        <w:tc>
          <w:tcPr>
            <w:tcW w:w="2400" w:type="dxa"/>
            <w:tcPrChange w:id="234" w:author="Red Army" w:date="2012-04-14T20:48:00Z">
              <w:tcPr>
                <w:tcW w:w="2160" w:type="dxa"/>
              </w:tcPr>
            </w:tcPrChange>
          </w:tcPr>
          <w:p w14:paraId="61CC0BC5" w14:textId="0A548814" w:rsidR="00622EA7" w:rsidRPr="009D4FDC" w:rsidRDefault="00C27767">
            <w:pPr>
              <w:ind w:left="0"/>
              <w:cnfStyle w:val="000000000000" w:firstRow="0" w:lastRow="0" w:firstColumn="0" w:lastColumn="0" w:oddVBand="0" w:evenVBand="0" w:oddHBand="0" w:evenHBand="0" w:firstRowFirstColumn="0" w:firstRowLastColumn="0" w:lastRowFirstColumn="0" w:lastRowLastColumn="0"/>
              <w:rPr>
                <w:rFonts w:eastAsiaTheme="minorHAnsi"/>
                <w:rPrChange w:id="235" w:author="Red Army" w:date="2012-04-09T10:27:00Z">
                  <w:rPr/>
                </w:rPrChange>
              </w:rPr>
              <w:pPrChange w:id="236" w:author="Red Army" w:date="2012-04-14T20:49: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237" w:author="Red Army" w:date="2012-04-14T20:49:00Z">
              <w:r>
                <w:t>Installation GUI</w:t>
              </w:r>
            </w:ins>
            <w:del w:id="238" w:author="Red Army" w:date="2012-04-07T16:05:00Z">
              <w:r w:rsidR="00622EA7" w:rsidRPr="009D4FDC" w:rsidDel="0008299B">
                <w:delText>Add new item</w:delText>
              </w:r>
            </w:del>
          </w:p>
        </w:tc>
        <w:tc>
          <w:tcPr>
            <w:tcW w:w="3240" w:type="dxa"/>
            <w:tcPrChange w:id="239" w:author="Red Army" w:date="2012-04-14T20:48:00Z">
              <w:tcPr>
                <w:tcW w:w="3060" w:type="dxa"/>
              </w:tcPr>
            </w:tcPrChange>
          </w:tcPr>
          <w:p w14:paraId="6BEC7315" w14:textId="67F51365" w:rsidR="00622EA7" w:rsidRPr="009D4FDC" w:rsidRDefault="00C27767">
            <w:pPr>
              <w:ind w:left="0"/>
              <w:cnfStyle w:val="000000000000" w:firstRow="0" w:lastRow="0" w:firstColumn="0" w:lastColumn="0" w:oddVBand="0" w:evenVBand="0" w:oddHBand="0" w:evenHBand="0" w:firstRowFirstColumn="0" w:firstRowLastColumn="0" w:lastRowFirstColumn="0" w:lastRowLastColumn="0"/>
              <w:rPr>
                <w:rFonts w:eastAsiaTheme="minorHAnsi"/>
                <w:rPrChange w:id="240" w:author="Red Army" w:date="2012-04-09T10:27:00Z">
                  <w:rPr/>
                </w:rPrChange>
              </w:rPr>
              <w:pPrChange w:id="241" w:author="Red Army" w:date="2012-04-14T20:49: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242" w:author="Red Army" w:date="2012-04-14T20:49:00Z">
              <w:r>
                <w:t>Update</w:t>
              </w:r>
            </w:ins>
            <w:del w:id="243" w:author="Red Army" w:date="2012-04-07T16:05:00Z">
              <w:r w:rsidR="00622EA7" w:rsidRPr="009D4FDC" w:rsidDel="0008299B">
                <w:delText>Add Admin Guide and General Guide</w:delText>
              </w:r>
            </w:del>
          </w:p>
        </w:tc>
        <w:tc>
          <w:tcPr>
            <w:tcW w:w="1442" w:type="dxa"/>
            <w:tcPrChange w:id="244" w:author="Red Army" w:date="2012-04-14T20:48:00Z">
              <w:tcPr>
                <w:tcW w:w="1305" w:type="dxa"/>
              </w:tcPr>
            </w:tcPrChange>
          </w:tcPr>
          <w:p w14:paraId="6907E9C2" w14:textId="3FF6095F" w:rsidR="00622EA7" w:rsidRPr="009D4FDC" w:rsidRDefault="00C27767">
            <w:pPr>
              <w:ind w:left="0"/>
              <w:cnfStyle w:val="000000000000" w:firstRow="0" w:lastRow="0" w:firstColumn="0" w:lastColumn="0" w:oddVBand="0" w:evenVBand="0" w:oddHBand="0" w:evenHBand="0" w:firstRowFirstColumn="0" w:firstRowLastColumn="0" w:lastRowFirstColumn="0" w:lastRowLastColumn="0"/>
              <w:rPr>
                <w:rFonts w:eastAsiaTheme="minorHAnsi"/>
                <w:rPrChange w:id="245" w:author="Red Army" w:date="2012-04-09T10:27:00Z">
                  <w:rPr/>
                </w:rPrChange>
              </w:rPr>
              <w:pPrChange w:id="246" w:author="Red Army" w:date="2012-04-14T20:49:00Z">
                <w:pPr>
                  <w:spacing w:after="200" w:line="276" w:lineRule="auto"/>
                  <w:cnfStyle w:val="000000000000" w:firstRow="0" w:lastRow="0" w:firstColumn="0" w:lastColumn="0" w:oddVBand="0" w:evenVBand="0" w:oddHBand="0" w:evenHBand="0" w:firstRowFirstColumn="0" w:firstRowLastColumn="0" w:lastRowFirstColumn="0" w:lastRowLastColumn="0"/>
                </w:pPr>
              </w:pPrChange>
            </w:pPr>
            <w:proofErr w:type="spellStart"/>
            <w:ins w:id="247" w:author="Red Army" w:date="2012-04-14T20:49:00Z">
              <w:r>
                <w:t>QuanTH</w:t>
              </w:r>
            </w:ins>
            <w:proofErr w:type="spellEnd"/>
            <w:del w:id="248" w:author="Red Army" w:date="2012-04-07T16:05:00Z">
              <w:r w:rsidR="00622EA7" w:rsidRPr="009D4FDC" w:rsidDel="0008299B">
                <w:delText>DungTQ</w:delText>
              </w:r>
            </w:del>
          </w:p>
        </w:tc>
        <w:tc>
          <w:tcPr>
            <w:tcW w:w="1628" w:type="dxa"/>
            <w:tcPrChange w:id="249" w:author="Red Army" w:date="2012-04-14T20:48:00Z">
              <w:tcPr>
                <w:tcW w:w="1953" w:type="dxa"/>
              </w:tcPr>
            </w:tcPrChange>
          </w:tcPr>
          <w:p w14:paraId="6F9F9E5A" w14:textId="5CD248C4" w:rsidR="00622EA7" w:rsidRPr="009D4FDC" w:rsidRDefault="00C27767">
            <w:pPr>
              <w:ind w:left="0"/>
              <w:cnfStyle w:val="000000000000" w:firstRow="0" w:lastRow="0" w:firstColumn="0" w:lastColumn="0" w:oddVBand="0" w:evenVBand="0" w:oddHBand="0" w:evenHBand="0" w:firstRowFirstColumn="0" w:firstRowLastColumn="0" w:lastRowFirstColumn="0" w:lastRowLastColumn="0"/>
              <w:rPr>
                <w:rFonts w:eastAsiaTheme="minorHAnsi"/>
                <w:rPrChange w:id="250" w:author="Red Army" w:date="2012-04-09T10:27:00Z">
                  <w:rPr/>
                </w:rPrChange>
              </w:rPr>
              <w:pPrChange w:id="251" w:author="Red Army" w:date="2012-04-14T20:49: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252" w:author="Red Army" w:date="2012-04-14T20:49:00Z">
              <w:r>
                <w:t>0.2</w:t>
              </w:r>
            </w:ins>
            <w:del w:id="253" w:author="Red Army" w:date="2012-04-07T16:05:00Z">
              <w:r w:rsidR="00622EA7" w:rsidRPr="009D4FDC" w:rsidDel="0008299B">
                <w:delText>0.2</w:delText>
              </w:r>
            </w:del>
          </w:p>
        </w:tc>
      </w:tr>
      <w:tr w:rsidR="00622EA7" w:rsidRPr="009D4FDC" w14:paraId="544D0A8F" w14:textId="77777777" w:rsidTr="00C27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Change w:id="254" w:author="Red Army" w:date="2012-04-14T20:48:00Z">
              <w:tcPr>
                <w:tcW w:w="1278" w:type="dxa"/>
              </w:tcPr>
            </w:tcPrChange>
          </w:tcPr>
          <w:p w14:paraId="3CB16B73" w14:textId="4598EB2E" w:rsidR="00622EA7" w:rsidRPr="00D2320C" w:rsidRDefault="00D2320C">
            <w:pPr>
              <w:ind w:left="0"/>
              <w:cnfStyle w:val="001000100000" w:firstRow="0" w:lastRow="0" w:firstColumn="1" w:lastColumn="0" w:oddVBand="0" w:evenVBand="0" w:oddHBand="1" w:evenHBand="0" w:firstRowFirstColumn="0" w:firstRowLastColumn="0" w:lastRowFirstColumn="0" w:lastRowLastColumn="0"/>
              <w:rPr>
                <w:rPrChange w:id="255" w:author="Phuong Giang" w:date="2012-04-14T23:35:00Z">
                  <w:rPr>
                    <w:b w:val="0"/>
                    <w:bCs w:val="0"/>
                  </w:rPr>
                </w:rPrChange>
              </w:rPr>
              <w:pPrChange w:id="256" w:author="Phuong Giang" w:date="2012-04-14T23:35:00Z">
                <w:pPr>
                  <w:spacing w:after="200" w:line="276" w:lineRule="auto"/>
                  <w:cnfStyle w:val="001000100000" w:firstRow="0" w:lastRow="0" w:firstColumn="1" w:lastColumn="0" w:oddVBand="0" w:evenVBand="0" w:oddHBand="1" w:evenHBand="0" w:firstRowFirstColumn="0" w:firstRowLastColumn="0" w:lastRowFirstColumn="0" w:lastRowLastColumn="0"/>
                </w:pPr>
              </w:pPrChange>
            </w:pPr>
            <w:ins w:id="257" w:author="Phuong Giang" w:date="2012-04-14T23:34:00Z">
              <w:r>
                <w:t>14/04/2012</w:t>
              </w:r>
            </w:ins>
            <w:del w:id="258" w:author="Red Army" w:date="2012-04-07T16:05:00Z">
              <w:r w:rsidR="00622EA7" w:rsidRPr="009D4FDC" w:rsidDel="0008299B">
                <w:delText>10/04/2011</w:delText>
              </w:r>
            </w:del>
          </w:p>
        </w:tc>
        <w:tc>
          <w:tcPr>
            <w:tcW w:w="2400" w:type="dxa"/>
            <w:tcPrChange w:id="259" w:author="Red Army" w:date="2012-04-14T20:48:00Z">
              <w:tcPr>
                <w:tcW w:w="2160" w:type="dxa"/>
              </w:tcPr>
            </w:tcPrChange>
          </w:tcPr>
          <w:p w14:paraId="7D73DD76" w14:textId="064F63FA" w:rsidR="00622EA7" w:rsidRPr="00D2320C" w:rsidRDefault="00AA6687">
            <w:pPr>
              <w:spacing w:after="200" w:line="276" w:lineRule="auto"/>
              <w:ind w:left="0"/>
              <w:cnfStyle w:val="000000100000" w:firstRow="0" w:lastRow="0" w:firstColumn="0" w:lastColumn="0" w:oddVBand="0" w:evenVBand="0" w:oddHBand="1" w:evenHBand="0" w:firstRowFirstColumn="0" w:firstRowLastColumn="0" w:lastRowFirstColumn="0" w:lastRowLastColumn="0"/>
              <w:pPrChange w:id="260" w:author="Phuong Giang" w:date="2012-04-15T01:43: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261" w:author="Phuong Giang" w:date="2012-04-15T01:42:00Z">
              <w:r>
                <w:t>All</w:t>
              </w:r>
            </w:ins>
            <w:del w:id="262" w:author="Red Army" w:date="2012-04-07T16:05:00Z">
              <w:r w:rsidR="00622EA7" w:rsidRPr="009D4FDC" w:rsidDel="0008299B">
                <w:delText>Add new item</w:delText>
              </w:r>
            </w:del>
          </w:p>
        </w:tc>
        <w:tc>
          <w:tcPr>
            <w:tcW w:w="3240" w:type="dxa"/>
            <w:tcPrChange w:id="263" w:author="Red Army" w:date="2012-04-14T20:48:00Z">
              <w:tcPr>
                <w:tcW w:w="3060" w:type="dxa"/>
              </w:tcPr>
            </w:tcPrChange>
          </w:tcPr>
          <w:p w14:paraId="6103EB08" w14:textId="5A3D9A06" w:rsidR="00622EA7" w:rsidRPr="00D2320C" w:rsidRDefault="00D2320C">
            <w:pPr>
              <w:ind w:left="0"/>
              <w:cnfStyle w:val="000000100000" w:firstRow="0" w:lastRow="0" w:firstColumn="0" w:lastColumn="0" w:oddVBand="0" w:evenVBand="0" w:oddHBand="1" w:evenHBand="0" w:firstRowFirstColumn="0" w:firstRowLastColumn="0" w:lastRowFirstColumn="0" w:lastRowLastColumn="0"/>
              <w:pPrChange w:id="264" w:author="Phuong Giang" w:date="2012-04-14T23:35: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265" w:author="Phuong Giang" w:date="2012-04-14T23:35:00Z">
              <w:r>
                <w:t>Review</w:t>
              </w:r>
            </w:ins>
            <w:del w:id="266" w:author="Red Army" w:date="2012-04-07T16:05:00Z">
              <w:r w:rsidR="00622EA7" w:rsidRPr="009D4FDC" w:rsidDel="0008299B">
                <w:delText>Add form guide, add manage spam, edit other item</w:delText>
              </w:r>
            </w:del>
          </w:p>
        </w:tc>
        <w:tc>
          <w:tcPr>
            <w:tcW w:w="1442" w:type="dxa"/>
            <w:tcPrChange w:id="267" w:author="Red Army" w:date="2012-04-14T20:48:00Z">
              <w:tcPr>
                <w:tcW w:w="1305" w:type="dxa"/>
              </w:tcPr>
            </w:tcPrChange>
          </w:tcPr>
          <w:p w14:paraId="6E5C72C9" w14:textId="084ACC06" w:rsidR="00622EA7" w:rsidRPr="00D2320C" w:rsidRDefault="00D2320C">
            <w:pPr>
              <w:ind w:left="0"/>
              <w:cnfStyle w:val="000000100000" w:firstRow="0" w:lastRow="0" w:firstColumn="0" w:lastColumn="0" w:oddVBand="0" w:evenVBand="0" w:oddHBand="1" w:evenHBand="0" w:firstRowFirstColumn="0" w:firstRowLastColumn="0" w:lastRowFirstColumn="0" w:lastRowLastColumn="0"/>
              <w:pPrChange w:id="268" w:author="Phuong Giang" w:date="2012-04-14T23:35: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269" w:author="Phuong Giang" w:date="2012-04-14T23:35:00Z">
              <w:r>
                <w:t>GiangLP</w:t>
              </w:r>
            </w:ins>
            <w:del w:id="270" w:author="Red Army" w:date="2012-04-07T16:05:00Z">
              <w:r w:rsidR="00622EA7" w:rsidRPr="009D4FDC" w:rsidDel="0008299B">
                <w:delText>QuangLM</w:delText>
              </w:r>
            </w:del>
          </w:p>
        </w:tc>
        <w:tc>
          <w:tcPr>
            <w:tcW w:w="1628" w:type="dxa"/>
            <w:tcPrChange w:id="271" w:author="Red Army" w:date="2012-04-14T20:48:00Z">
              <w:tcPr>
                <w:tcW w:w="1953" w:type="dxa"/>
              </w:tcPr>
            </w:tcPrChange>
          </w:tcPr>
          <w:p w14:paraId="6BAC83E6" w14:textId="064A6499" w:rsidR="00622EA7" w:rsidRPr="00D2320C" w:rsidRDefault="00AA6687">
            <w:pPr>
              <w:ind w:left="0"/>
              <w:cnfStyle w:val="000000100000" w:firstRow="0" w:lastRow="0" w:firstColumn="0" w:lastColumn="0" w:oddVBand="0" w:evenVBand="0" w:oddHBand="1" w:evenHBand="0" w:firstRowFirstColumn="0" w:firstRowLastColumn="0" w:lastRowFirstColumn="0" w:lastRowLastColumn="0"/>
              <w:pPrChange w:id="272" w:author="Phuong Giang" w:date="2012-04-15T01:43: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273" w:author="Phuong Giang" w:date="2012-04-15T01:43:00Z">
              <w:r>
                <w:t>1.0</w:t>
              </w:r>
            </w:ins>
            <w:del w:id="274" w:author="Red Army" w:date="2012-04-07T16:05:00Z">
              <w:r w:rsidR="00622EA7" w:rsidRPr="009D4FDC" w:rsidDel="0008299B">
                <w:delText>0.3</w:delText>
              </w:r>
            </w:del>
          </w:p>
        </w:tc>
      </w:tr>
      <w:tr w:rsidR="00622EA7" w:rsidRPr="009D4FDC" w:rsidDel="00AA6687" w14:paraId="21FD5386" w14:textId="3011131F" w:rsidTr="00C27767">
        <w:trPr>
          <w:del w:id="275" w:author="Phuong Giang" w:date="2012-04-15T01:43:00Z"/>
        </w:trPr>
        <w:tc>
          <w:tcPr>
            <w:cnfStyle w:val="001000000000" w:firstRow="0" w:lastRow="0" w:firstColumn="1" w:lastColumn="0" w:oddVBand="0" w:evenVBand="0" w:oddHBand="0" w:evenHBand="0" w:firstRowFirstColumn="0" w:firstRowLastColumn="0" w:lastRowFirstColumn="0" w:lastRowLastColumn="0"/>
            <w:tcW w:w="1428" w:type="dxa"/>
            <w:tcPrChange w:id="276" w:author="Red Army" w:date="2012-04-14T20:48:00Z">
              <w:tcPr>
                <w:tcW w:w="1278" w:type="dxa"/>
              </w:tcPr>
            </w:tcPrChange>
          </w:tcPr>
          <w:p w14:paraId="2A9B0178" w14:textId="1C994630" w:rsidR="00622EA7" w:rsidRPr="009D4FDC" w:rsidDel="00AA6687" w:rsidRDefault="00622EA7">
            <w:pPr>
              <w:rPr>
                <w:del w:id="277" w:author="Phuong Giang" w:date="2012-04-15T01:43:00Z"/>
                <w:rFonts w:eastAsiaTheme="minorHAnsi"/>
                <w:rPrChange w:id="278" w:author="Red Army" w:date="2012-04-09T10:27:00Z">
                  <w:rPr>
                    <w:del w:id="279" w:author="Phuong Giang" w:date="2012-04-15T01:43:00Z"/>
                    <w:b w:val="0"/>
                    <w:bCs w:val="0"/>
                  </w:rPr>
                </w:rPrChange>
              </w:rPr>
              <w:pPrChange w:id="280" w:author="Red Army" w:date="2012-04-09T10:27:00Z">
                <w:pPr>
                  <w:spacing w:after="200" w:line="276" w:lineRule="auto"/>
                </w:pPr>
              </w:pPrChange>
            </w:pPr>
            <w:del w:id="281" w:author="Phuong Giang" w:date="2012-04-15T01:43:00Z">
              <w:r w:rsidRPr="009D4FDC" w:rsidDel="00AA6687">
                <w:delText>10/04/2011</w:delText>
              </w:r>
            </w:del>
          </w:p>
        </w:tc>
        <w:tc>
          <w:tcPr>
            <w:tcW w:w="2400" w:type="dxa"/>
            <w:tcPrChange w:id="282" w:author="Red Army" w:date="2012-04-14T20:48:00Z">
              <w:tcPr>
                <w:tcW w:w="2160" w:type="dxa"/>
              </w:tcPr>
            </w:tcPrChange>
          </w:tcPr>
          <w:p w14:paraId="17941331" w14:textId="3CA3A88B" w:rsidR="00622EA7" w:rsidRPr="009D4FDC" w:rsidDel="00AA6687" w:rsidRDefault="00622EA7">
            <w:pPr>
              <w:cnfStyle w:val="000000000000" w:firstRow="0" w:lastRow="0" w:firstColumn="0" w:lastColumn="0" w:oddVBand="0" w:evenVBand="0" w:oddHBand="0" w:evenHBand="0" w:firstRowFirstColumn="0" w:firstRowLastColumn="0" w:lastRowFirstColumn="0" w:lastRowLastColumn="0"/>
              <w:rPr>
                <w:del w:id="283" w:author="Phuong Giang" w:date="2012-04-15T01:43:00Z"/>
                <w:rFonts w:eastAsiaTheme="minorHAnsi"/>
                <w:rPrChange w:id="284" w:author="Red Army" w:date="2012-04-09T10:27:00Z">
                  <w:rPr>
                    <w:del w:id="285" w:author="Phuong Giang" w:date="2012-04-15T01:43:00Z"/>
                  </w:rPr>
                </w:rPrChange>
              </w:rPr>
              <w:pPrChange w:id="286" w:author="Red Army" w:date="2012-04-09T10:27:00Z">
                <w:pPr>
                  <w:spacing w:after="200" w:line="276" w:lineRule="auto"/>
                  <w:cnfStyle w:val="000000000000" w:firstRow="0" w:lastRow="0" w:firstColumn="0" w:lastColumn="0" w:oddVBand="0" w:evenVBand="0" w:oddHBand="0" w:evenHBand="0" w:firstRowFirstColumn="0" w:firstRowLastColumn="0" w:lastRowFirstColumn="0" w:lastRowLastColumn="0"/>
                </w:pPr>
              </w:pPrChange>
            </w:pPr>
            <w:del w:id="287" w:author="Phuong Giang" w:date="2012-04-15T01:43:00Z">
              <w:r w:rsidRPr="009D4FDC" w:rsidDel="00AA6687">
                <w:delText xml:space="preserve">Format </w:delText>
              </w:r>
            </w:del>
          </w:p>
        </w:tc>
        <w:tc>
          <w:tcPr>
            <w:tcW w:w="3240" w:type="dxa"/>
            <w:tcPrChange w:id="288" w:author="Red Army" w:date="2012-04-14T20:48:00Z">
              <w:tcPr>
                <w:tcW w:w="3060" w:type="dxa"/>
              </w:tcPr>
            </w:tcPrChange>
          </w:tcPr>
          <w:p w14:paraId="26B0F3ED" w14:textId="3B1BB0A9" w:rsidR="00622EA7" w:rsidRPr="009D4FDC" w:rsidDel="00AA6687" w:rsidRDefault="00622EA7">
            <w:pPr>
              <w:cnfStyle w:val="000000000000" w:firstRow="0" w:lastRow="0" w:firstColumn="0" w:lastColumn="0" w:oddVBand="0" w:evenVBand="0" w:oddHBand="0" w:evenHBand="0" w:firstRowFirstColumn="0" w:firstRowLastColumn="0" w:lastRowFirstColumn="0" w:lastRowLastColumn="0"/>
              <w:rPr>
                <w:del w:id="289" w:author="Phuong Giang" w:date="2012-04-15T01:43:00Z"/>
                <w:rFonts w:eastAsiaTheme="minorHAnsi"/>
                <w:rPrChange w:id="290" w:author="Red Army" w:date="2012-04-09T10:27:00Z">
                  <w:rPr>
                    <w:del w:id="291" w:author="Phuong Giang" w:date="2012-04-15T01:43:00Z"/>
                  </w:rPr>
                </w:rPrChange>
              </w:rPr>
              <w:pPrChange w:id="292" w:author="Red Army" w:date="2012-04-09T10:27:00Z">
                <w:pPr>
                  <w:spacing w:after="200" w:line="276" w:lineRule="auto"/>
                  <w:cnfStyle w:val="000000000000" w:firstRow="0" w:lastRow="0" w:firstColumn="0" w:lastColumn="0" w:oddVBand="0" w:evenVBand="0" w:oddHBand="0" w:evenHBand="0" w:firstRowFirstColumn="0" w:firstRowLastColumn="0" w:lastRowFirstColumn="0" w:lastRowLastColumn="0"/>
                </w:pPr>
              </w:pPrChange>
            </w:pPr>
            <w:del w:id="293" w:author="Phuong Giang" w:date="2012-04-15T01:43:00Z">
              <w:r w:rsidRPr="009D4FDC" w:rsidDel="00AA6687">
                <w:delText>Format all document</w:delText>
              </w:r>
            </w:del>
          </w:p>
        </w:tc>
        <w:tc>
          <w:tcPr>
            <w:tcW w:w="1442" w:type="dxa"/>
            <w:tcPrChange w:id="294" w:author="Red Army" w:date="2012-04-14T20:48:00Z">
              <w:tcPr>
                <w:tcW w:w="1305" w:type="dxa"/>
              </w:tcPr>
            </w:tcPrChange>
          </w:tcPr>
          <w:p w14:paraId="6D8A9C9E" w14:textId="4A8EECA5" w:rsidR="00622EA7" w:rsidRPr="009D4FDC" w:rsidDel="00AA6687" w:rsidRDefault="00622EA7">
            <w:pPr>
              <w:cnfStyle w:val="000000000000" w:firstRow="0" w:lastRow="0" w:firstColumn="0" w:lastColumn="0" w:oddVBand="0" w:evenVBand="0" w:oddHBand="0" w:evenHBand="0" w:firstRowFirstColumn="0" w:firstRowLastColumn="0" w:lastRowFirstColumn="0" w:lastRowLastColumn="0"/>
              <w:rPr>
                <w:del w:id="295" w:author="Phuong Giang" w:date="2012-04-15T01:43:00Z"/>
                <w:rFonts w:eastAsiaTheme="minorHAnsi"/>
                <w:rPrChange w:id="296" w:author="Red Army" w:date="2012-04-09T10:27:00Z">
                  <w:rPr>
                    <w:del w:id="297" w:author="Phuong Giang" w:date="2012-04-15T01:43:00Z"/>
                  </w:rPr>
                </w:rPrChange>
              </w:rPr>
              <w:pPrChange w:id="298" w:author="Red Army" w:date="2012-04-09T10:27:00Z">
                <w:pPr>
                  <w:spacing w:after="200" w:line="276" w:lineRule="auto"/>
                  <w:cnfStyle w:val="000000000000" w:firstRow="0" w:lastRow="0" w:firstColumn="0" w:lastColumn="0" w:oddVBand="0" w:evenVBand="0" w:oddHBand="0" w:evenHBand="0" w:firstRowFirstColumn="0" w:firstRowLastColumn="0" w:lastRowFirstColumn="0" w:lastRowLastColumn="0"/>
                </w:pPr>
              </w:pPrChange>
            </w:pPr>
            <w:del w:id="299" w:author="Phuong Giang" w:date="2012-04-15T01:43:00Z">
              <w:r w:rsidRPr="009D4FDC" w:rsidDel="00AA6687">
                <w:delText>QuangLM</w:delText>
              </w:r>
            </w:del>
          </w:p>
        </w:tc>
        <w:tc>
          <w:tcPr>
            <w:tcW w:w="1628" w:type="dxa"/>
            <w:tcPrChange w:id="300" w:author="Red Army" w:date="2012-04-14T20:48:00Z">
              <w:tcPr>
                <w:tcW w:w="1953" w:type="dxa"/>
              </w:tcPr>
            </w:tcPrChange>
          </w:tcPr>
          <w:p w14:paraId="79A74B36" w14:textId="2CA0CE24" w:rsidR="00622EA7" w:rsidRPr="009D4FDC" w:rsidDel="00AA6687" w:rsidRDefault="00622EA7">
            <w:pPr>
              <w:cnfStyle w:val="000000000000" w:firstRow="0" w:lastRow="0" w:firstColumn="0" w:lastColumn="0" w:oddVBand="0" w:evenVBand="0" w:oddHBand="0" w:evenHBand="0" w:firstRowFirstColumn="0" w:firstRowLastColumn="0" w:lastRowFirstColumn="0" w:lastRowLastColumn="0"/>
              <w:rPr>
                <w:del w:id="301" w:author="Phuong Giang" w:date="2012-04-15T01:43:00Z"/>
                <w:rFonts w:eastAsiaTheme="minorHAnsi"/>
                <w:rPrChange w:id="302" w:author="Red Army" w:date="2012-04-09T10:27:00Z">
                  <w:rPr>
                    <w:del w:id="303" w:author="Phuong Giang" w:date="2012-04-15T01:43:00Z"/>
                  </w:rPr>
                </w:rPrChange>
              </w:rPr>
              <w:pPrChange w:id="304" w:author="Red Army" w:date="2012-04-09T10:27:00Z">
                <w:pPr>
                  <w:spacing w:after="200" w:line="276" w:lineRule="auto"/>
                  <w:cnfStyle w:val="000000000000" w:firstRow="0" w:lastRow="0" w:firstColumn="0" w:lastColumn="0" w:oddVBand="0" w:evenVBand="0" w:oddHBand="0" w:evenHBand="0" w:firstRowFirstColumn="0" w:firstRowLastColumn="0" w:lastRowFirstColumn="0" w:lastRowLastColumn="0"/>
                </w:pPr>
              </w:pPrChange>
            </w:pPr>
            <w:del w:id="305" w:author="Phuong Giang" w:date="2012-04-15T01:43:00Z">
              <w:r w:rsidRPr="009D4FDC" w:rsidDel="00AA6687">
                <w:delText>0.4</w:delText>
              </w:r>
            </w:del>
          </w:p>
        </w:tc>
      </w:tr>
      <w:tr w:rsidR="00622EA7" w:rsidRPr="009D4FDC" w:rsidDel="00AA6687" w14:paraId="5650C8C1" w14:textId="125628F4" w:rsidTr="00C27767">
        <w:trPr>
          <w:cnfStyle w:val="000000100000" w:firstRow="0" w:lastRow="0" w:firstColumn="0" w:lastColumn="0" w:oddVBand="0" w:evenVBand="0" w:oddHBand="1" w:evenHBand="0" w:firstRowFirstColumn="0" w:firstRowLastColumn="0" w:lastRowFirstColumn="0" w:lastRowLastColumn="0"/>
          <w:del w:id="306" w:author="Phuong Giang" w:date="2012-04-15T01:43:00Z"/>
        </w:trPr>
        <w:tc>
          <w:tcPr>
            <w:cnfStyle w:val="001000000000" w:firstRow="0" w:lastRow="0" w:firstColumn="1" w:lastColumn="0" w:oddVBand="0" w:evenVBand="0" w:oddHBand="0" w:evenHBand="0" w:firstRowFirstColumn="0" w:firstRowLastColumn="0" w:lastRowFirstColumn="0" w:lastRowLastColumn="0"/>
            <w:tcW w:w="1428" w:type="dxa"/>
            <w:tcPrChange w:id="307" w:author="Red Army" w:date="2012-04-14T20:48:00Z">
              <w:tcPr>
                <w:tcW w:w="1278" w:type="dxa"/>
              </w:tcPr>
            </w:tcPrChange>
          </w:tcPr>
          <w:p w14:paraId="0E7A0DBB" w14:textId="0B6A8B03" w:rsidR="00622EA7" w:rsidRPr="009D4FDC" w:rsidDel="00AA6687" w:rsidRDefault="00622EA7">
            <w:pPr>
              <w:cnfStyle w:val="001000100000" w:firstRow="0" w:lastRow="0" w:firstColumn="1" w:lastColumn="0" w:oddVBand="0" w:evenVBand="0" w:oddHBand="1" w:evenHBand="0" w:firstRowFirstColumn="0" w:firstRowLastColumn="0" w:lastRowFirstColumn="0" w:lastRowLastColumn="0"/>
              <w:rPr>
                <w:del w:id="308" w:author="Phuong Giang" w:date="2012-04-15T01:43:00Z"/>
                <w:rFonts w:eastAsiaTheme="minorHAnsi"/>
                <w:rPrChange w:id="309" w:author="Red Army" w:date="2012-04-09T10:27:00Z">
                  <w:rPr>
                    <w:del w:id="310" w:author="Phuong Giang" w:date="2012-04-15T01:43:00Z"/>
                    <w:b w:val="0"/>
                    <w:bCs w:val="0"/>
                  </w:rPr>
                </w:rPrChange>
              </w:rPr>
              <w:pPrChange w:id="311" w:author="Red Army" w:date="2012-04-09T10:27:00Z">
                <w:pPr>
                  <w:spacing w:after="200" w:line="276" w:lineRule="auto"/>
                  <w:cnfStyle w:val="001000100000" w:firstRow="0" w:lastRow="0" w:firstColumn="1" w:lastColumn="0" w:oddVBand="0" w:evenVBand="0" w:oddHBand="1" w:evenHBand="0" w:firstRowFirstColumn="0" w:firstRowLastColumn="0" w:lastRowFirstColumn="0" w:lastRowLastColumn="0"/>
                </w:pPr>
              </w:pPrChange>
            </w:pPr>
            <w:del w:id="312" w:author="Phuong Giang" w:date="2012-04-15T01:43:00Z">
              <w:r w:rsidRPr="009D4FDC" w:rsidDel="00AA6687">
                <w:delText>10/04/2011</w:delText>
              </w:r>
            </w:del>
          </w:p>
        </w:tc>
        <w:tc>
          <w:tcPr>
            <w:tcW w:w="2400" w:type="dxa"/>
            <w:tcPrChange w:id="313" w:author="Red Army" w:date="2012-04-14T20:48:00Z">
              <w:tcPr>
                <w:tcW w:w="2160" w:type="dxa"/>
              </w:tcPr>
            </w:tcPrChange>
          </w:tcPr>
          <w:p w14:paraId="7B6D6E6F" w14:textId="397CBEB3" w:rsidR="00622EA7" w:rsidRPr="009D4FDC" w:rsidDel="00AA6687" w:rsidRDefault="00622EA7">
            <w:pPr>
              <w:cnfStyle w:val="000000100000" w:firstRow="0" w:lastRow="0" w:firstColumn="0" w:lastColumn="0" w:oddVBand="0" w:evenVBand="0" w:oddHBand="1" w:evenHBand="0" w:firstRowFirstColumn="0" w:firstRowLastColumn="0" w:lastRowFirstColumn="0" w:lastRowLastColumn="0"/>
              <w:rPr>
                <w:del w:id="314" w:author="Phuong Giang" w:date="2012-04-15T01:43:00Z"/>
                <w:rFonts w:eastAsiaTheme="minorHAnsi"/>
                <w:rPrChange w:id="315" w:author="Red Army" w:date="2012-04-09T10:27:00Z">
                  <w:rPr>
                    <w:del w:id="316" w:author="Phuong Giang" w:date="2012-04-15T01:43:00Z"/>
                  </w:rPr>
                </w:rPrChange>
              </w:rPr>
              <w:pPrChange w:id="317" w:author="Red Army" w:date="2012-04-09T10:27:00Z">
                <w:pPr>
                  <w:spacing w:after="200" w:line="276" w:lineRule="auto"/>
                  <w:cnfStyle w:val="000000100000" w:firstRow="0" w:lastRow="0" w:firstColumn="0" w:lastColumn="0" w:oddVBand="0" w:evenVBand="0" w:oddHBand="1" w:evenHBand="0" w:firstRowFirstColumn="0" w:firstRowLastColumn="0" w:lastRowFirstColumn="0" w:lastRowLastColumn="0"/>
                </w:pPr>
              </w:pPrChange>
            </w:pPr>
            <w:del w:id="318" w:author="Phuong Giang" w:date="2012-04-15T01:43:00Z">
              <w:r w:rsidRPr="009D4FDC" w:rsidDel="00AA6687">
                <w:delText>Installation Guide</w:delText>
              </w:r>
            </w:del>
          </w:p>
        </w:tc>
        <w:tc>
          <w:tcPr>
            <w:tcW w:w="3240" w:type="dxa"/>
            <w:tcPrChange w:id="319" w:author="Red Army" w:date="2012-04-14T20:48:00Z">
              <w:tcPr>
                <w:tcW w:w="3060" w:type="dxa"/>
              </w:tcPr>
            </w:tcPrChange>
          </w:tcPr>
          <w:p w14:paraId="30329EAC" w14:textId="56A1FF7D" w:rsidR="00622EA7" w:rsidRPr="009D4FDC" w:rsidDel="00AA6687" w:rsidRDefault="00622EA7">
            <w:pPr>
              <w:cnfStyle w:val="000000100000" w:firstRow="0" w:lastRow="0" w:firstColumn="0" w:lastColumn="0" w:oddVBand="0" w:evenVBand="0" w:oddHBand="1" w:evenHBand="0" w:firstRowFirstColumn="0" w:firstRowLastColumn="0" w:lastRowFirstColumn="0" w:lastRowLastColumn="0"/>
              <w:rPr>
                <w:del w:id="320" w:author="Phuong Giang" w:date="2012-04-15T01:43:00Z"/>
                <w:rFonts w:eastAsiaTheme="minorHAnsi"/>
                <w:rPrChange w:id="321" w:author="Red Army" w:date="2012-04-09T10:27:00Z">
                  <w:rPr>
                    <w:del w:id="322" w:author="Phuong Giang" w:date="2012-04-15T01:43:00Z"/>
                  </w:rPr>
                </w:rPrChange>
              </w:rPr>
              <w:pPrChange w:id="323" w:author="Red Army" w:date="2012-04-09T10:27:00Z">
                <w:pPr>
                  <w:spacing w:after="200" w:line="276" w:lineRule="auto"/>
                  <w:cnfStyle w:val="000000100000" w:firstRow="0" w:lastRow="0" w:firstColumn="0" w:lastColumn="0" w:oddVBand="0" w:evenVBand="0" w:oddHBand="1" w:evenHBand="0" w:firstRowFirstColumn="0" w:firstRowLastColumn="0" w:lastRowFirstColumn="0" w:lastRowLastColumn="0"/>
                </w:pPr>
              </w:pPrChange>
            </w:pPr>
            <w:del w:id="324" w:author="Phuong Giang" w:date="2012-04-15T01:43:00Z">
              <w:r w:rsidRPr="009D4FDC" w:rsidDel="00AA6687">
                <w:delText>Create installation guide</w:delText>
              </w:r>
            </w:del>
          </w:p>
        </w:tc>
        <w:tc>
          <w:tcPr>
            <w:tcW w:w="1442" w:type="dxa"/>
            <w:tcPrChange w:id="325" w:author="Red Army" w:date="2012-04-14T20:48:00Z">
              <w:tcPr>
                <w:tcW w:w="1305" w:type="dxa"/>
              </w:tcPr>
            </w:tcPrChange>
          </w:tcPr>
          <w:p w14:paraId="20FDFA30" w14:textId="046CC014" w:rsidR="00622EA7" w:rsidRPr="009D4FDC" w:rsidDel="00AA6687" w:rsidRDefault="00622EA7">
            <w:pPr>
              <w:cnfStyle w:val="000000100000" w:firstRow="0" w:lastRow="0" w:firstColumn="0" w:lastColumn="0" w:oddVBand="0" w:evenVBand="0" w:oddHBand="1" w:evenHBand="0" w:firstRowFirstColumn="0" w:firstRowLastColumn="0" w:lastRowFirstColumn="0" w:lastRowLastColumn="0"/>
              <w:rPr>
                <w:del w:id="326" w:author="Phuong Giang" w:date="2012-04-15T01:43:00Z"/>
                <w:rFonts w:eastAsiaTheme="minorHAnsi"/>
                <w:rPrChange w:id="327" w:author="Red Army" w:date="2012-04-09T10:27:00Z">
                  <w:rPr>
                    <w:del w:id="328" w:author="Phuong Giang" w:date="2012-04-15T01:43:00Z"/>
                  </w:rPr>
                </w:rPrChange>
              </w:rPr>
              <w:pPrChange w:id="329" w:author="Red Army" w:date="2012-04-09T10:27:00Z">
                <w:pPr>
                  <w:spacing w:after="200" w:line="276" w:lineRule="auto"/>
                  <w:cnfStyle w:val="000000100000" w:firstRow="0" w:lastRow="0" w:firstColumn="0" w:lastColumn="0" w:oddVBand="0" w:evenVBand="0" w:oddHBand="1" w:evenHBand="0" w:firstRowFirstColumn="0" w:firstRowLastColumn="0" w:lastRowFirstColumn="0" w:lastRowLastColumn="0"/>
                </w:pPr>
              </w:pPrChange>
            </w:pPr>
            <w:del w:id="330" w:author="Phuong Giang" w:date="2012-04-15T01:43:00Z">
              <w:r w:rsidRPr="009D4FDC" w:rsidDel="00AA6687">
                <w:delText>QuangVT</w:delText>
              </w:r>
            </w:del>
          </w:p>
        </w:tc>
        <w:tc>
          <w:tcPr>
            <w:tcW w:w="1628" w:type="dxa"/>
            <w:tcPrChange w:id="331" w:author="Red Army" w:date="2012-04-14T20:48:00Z">
              <w:tcPr>
                <w:tcW w:w="1953" w:type="dxa"/>
              </w:tcPr>
            </w:tcPrChange>
          </w:tcPr>
          <w:p w14:paraId="4A73C4C6" w14:textId="44A89482" w:rsidR="00622EA7" w:rsidRPr="009D4FDC" w:rsidDel="00AA6687" w:rsidRDefault="00622EA7">
            <w:pPr>
              <w:cnfStyle w:val="000000100000" w:firstRow="0" w:lastRow="0" w:firstColumn="0" w:lastColumn="0" w:oddVBand="0" w:evenVBand="0" w:oddHBand="1" w:evenHBand="0" w:firstRowFirstColumn="0" w:firstRowLastColumn="0" w:lastRowFirstColumn="0" w:lastRowLastColumn="0"/>
              <w:rPr>
                <w:del w:id="332" w:author="Phuong Giang" w:date="2012-04-15T01:43:00Z"/>
                <w:rFonts w:eastAsiaTheme="minorHAnsi"/>
                <w:rPrChange w:id="333" w:author="Red Army" w:date="2012-04-09T10:27:00Z">
                  <w:rPr>
                    <w:del w:id="334" w:author="Phuong Giang" w:date="2012-04-15T01:43:00Z"/>
                  </w:rPr>
                </w:rPrChange>
              </w:rPr>
              <w:pPrChange w:id="335" w:author="Red Army" w:date="2012-04-09T10:27:00Z">
                <w:pPr>
                  <w:spacing w:after="200" w:line="276" w:lineRule="auto"/>
                  <w:cnfStyle w:val="000000100000" w:firstRow="0" w:lastRow="0" w:firstColumn="0" w:lastColumn="0" w:oddVBand="0" w:evenVBand="0" w:oddHBand="1" w:evenHBand="0" w:firstRowFirstColumn="0" w:firstRowLastColumn="0" w:lastRowFirstColumn="0" w:lastRowLastColumn="0"/>
                </w:pPr>
              </w:pPrChange>
            </w:pPr>
            <w:del w:id="336" w:author="Phuong Giang" w:date="2012-04-15T01:43:00Z">
              <w:r w:rsidRPr="009D4FDC" w:rsidDel="00AA6687">
                <w:delText>0.5</w:delText>
              </w:r>
            </w:del>
          </w:p>
        </w:tc>
      </w:tr>
      <w:tr w:rsidR="00622EA7" w:rsidRPr="009D4FDC" w:rsidDel="00AA6687" w14:paraId="5B80AB94" w14:textId="4385FD12" w:rsidTr="00C27767">
        <w:trPr>
          <w:del w:id="337" w:author="Phuong Giang" w:date="2012-04-15T01:43:00Z"/>
        </w:trPr>
        <w:tc>
          <w:tcPr>
            <w:cnfStyle w:val="001000000000" w:firstRow="0" w:lastRow="0" w:firstColumn="1" w:lastColumn="0" w:oddVBand="0" w:evenVBand="0" w:oddHBand="0" w:evenHBand="0" w:firstRowFirstColumn="0" w:firstRowLastColumn="0" w:lastRowFirstColumn="0" w:lastRowLastColumn="0"/>
            <w:tcW w:w="1428" w:type="dxa"/>
            <w:tcPrChange w:id="338" w:author="Red Army" w:date="2012-04-14T20:48:00Z">
              <w:tcPr>
                <w:tcW w:w="1278" w:type="dxa"/>
              </w:tcPr>
            </w:tcPrChange>
          </w:tcPr>
          <w:p w14:paraId="7432725F" w14:textId="26EE790B" w:rsidR="00622EA7" w:rsidRPr="009D4FDC" w:rsidDel="00AA6687" w:rsidRDefault="00622EA7">
            <w:pPr>
              <w:rPr>
                <w:del w:id="339" w:author="Phuong Giang" w:date="2012-04-15T01:43:00Z"/>
                <w:rFonts w:eastAsiaTheme="minorHAnsi"/>
                <w:rPrChange w:id="340" w:author="Red Army" w:date="2012-04-09T10:27:00Z">
                  <w:rPr>
                    <w:del w:id="341" w:author="Phuong Giang" w:date="2012-04-15T01:43:00Z"/>
                    <w:b w:val="0"/>
                    <w:bCs w:val="0"/>
                  </w:rPr>
                </w:rPrChange>
              </w:rPr>
              <w:pPrChange w:id="342" w:author="Red Army" w:date="2012-04-09T10:27:00Z">
                <w:pPr>
                  <w:spacing w:after="200" w:line="276" w:lineRule="auto"/>
                </w:pPr>
              </w:pPrChange>
            </w:pPr>
            <w:del w:id="343" w:author="Phuong Giang" w:date="2012-04-15T01:43:00Z">
              <w:r w:rsidRPr="009D4FDC" w:rsidDel="00AA6687">
                <w:delText>24/4/2011</w:delText>
              </w:r>
            </w:del>
          </w:p>
        </w:tc>
        <w:tc>
          <w:tcPr>
            <w:tcW w:w="2400" w:type="dxa"/>
            <w:tcPrChange w:id="344" w:author="Red Army" w:date="2012-04-14T20:48:00Z">
              <w:tcPr>
                <w:tcW w:w="2160" w:type="dxa"/>
              </w:tcPr>
            </w:tcPrChange>
          </w:tcPr>
          <w:p w14:paraId="4E5A93AF" w14:textId="7C86F6CD" w:rsidR="00622EA7" w:rsidRPr="009D4FDC" w:rsidDel="00AA6687" w:rsidRDefault="00622EA7">
            <w:pPr>
              <w:cnfStyle w:val="000000000000" w:firstRow="0" w:lastRow="0" w:firstColumn="0" w:lastColumn="0" w:oddVBand="0" w:evenVBand="0" w:oddHBand="0" w:evenHBand="0" w:firstRowFirstColumn="0" w:firstRowLastColumn="0" w:lastRowFirstColumn="0" w:lastRowLastColumn="0"/>
              <w:rPr>
                <w:del w:id="345" w:author="Phuong Giang" w:date="2012-04-15T01:43:00Z"/>
                <w:rFonts w:eastAsiaTheme="minorHAnsi"/>
                <w:rPrChange w:id="346" w:author="Red Army" w:date="2012-04-09T10:27:00Z">
                  <w:rPr>
                    <w:del w:id="347" w:author="Phuong Giang" w:date="2012-04-15T01:43:00Z"/>
                  </w:rPr>
                </w:rPrChange>
              </w:rPr>
              <w:pPrChange w:id="348" w:author="Red Army" w:date="2012-04-09T10:27:00Z">
                <w:pPr>
                  <w:spacing w:after="200" w:line="276" w:lineRule="auto"/>
                  <w:cnfStyle w:val="000000000000" w:firstRow="0" w:lastRow="0" w:firstColumn="0" w:lastColumn="0" w:oddVBand="0" w:evenVBand="0" w:oddHBand="0" w:evenHBand="0" w:firstRowFirstColumn="0" w:firstRowLastColumn="0" w:lastRowFirstColumn="0" w:lastRowLastColumn="0"/>
                </w:pPr>
              </w:pPrChange>
            </w:pPr>
            <w:del w:id="349" w:author="Phuong Giang" w:date="2012-04-15T01:43:00Z">
              <w:r w:rsidRPr="009D4FDC" w:rsidDel="00AA6687">
                <w:delText>Version</w:delText>
              </w:r>
            </w:del>
          </w:p>
        </w:tc>
        <w:tc>
          <w:tcPr>
            <w:tcW w:w="3240" w:type="dxa"/>
            <w:tcPrChange w:id="350" w:author="Red Army" w:date="2012-04-14T20:48:00Z">
              <w:tcPr>
                <w:tcW w:w="3060" w:type="dxa"/>
              </w:tcPr>
            </w:tcPrChange>
          </w:tcPr>
          <w:p w14:paraId="03E06D14" w14:textId="699D6BA6" w:rsidR="00622EA7" w:rsidRPr="009D4FDC" w:rsidDel="00AA6687" w:rsidRDefault="00622EA7">
            <w:pPr>
              <w:cnfStyle w:val="000000000000" w:firstRow="0" w:lastRow="0" w:firstColumn="0" w:lastColumn="0" w:oddVBand="0" w:evenVBand="0" w:oddHBand="0" w:evenHBand="0" w:firstRowFirstColumn="0" w:firstRowLastColumn="0" w:lastRowFirstColumn="0" w:lastRowLastColumn="0"/>
              <w:rPr>
                <w:del w:id="351" w:author="Phuong Giang" w:date="2012-04-15T01:43:00Z"/>
                <w:rFonts w:eastAsiaTheme="minorHAnsi"/>
                <w:rPrChange w:id="352" w:author="Red Army" w:date="2012-04-09T10:27:00Z">
                  <w:rPr>
                    <w:del w:id="353" w:author="Phuong Giang" w:date="2012-04-15T01:43:00Z"/>
                  </w:rPr>
                </w:rPrChange>
              </w:rPr>
              <w:pPrChange w:id="354" w:author="Red Army" w:date="2012-04-09T10:27:00Z">
                <w:pPr>
                  <w:spacing w:after="200" w:line="276" w:lineRule="auto"/>
                  <w:cnfStyle w:val="000000000000" w:firstRow="0" w:lastRow="0" w:firstColumn="0" w:lastColumn="0" w:oddVBand="0" w:evenVBand="0" w:oddHBand="0" w:evenHBand="0" w:firstRowFirstColumn="0" w:firstRowLastColumn="0" w:lastRowFirstColumn="0" w:lastRowLastColumn="0"/>
                </w:pPr>
              </w:pPrChange>
            </w:pPr>
            <w:del w:id="355" w:author="Phuong Giang" w:date="2012-04-15T01:43:00Z">
              <w:r w:rsidRPr="009D4FDC" w:rsidDel="00AA6687">
                <w:delText>Finalize to version 1.0</w:delText>
              </w:r>
            </w:del>
          </w:p>
        </w:tc>
        <w:tc>
          <w:tcPr>
            <w:tcW w:w="1442" w:type="dxa"/>
            <w:tcPrChange w:id="356" w:author="Red Army" w:date="2012-04-14T20:48:00Z">
              <w:tcPr>
                <w:tcW w:w="1305" w:type="dxa"/>
              </w:tcPr>
            </w:tcPrChange>
          </w:tcPr>
          <w:p w14:paraId="53C55D33" w14:textId="0E2E2D42" w:rsidR="00622EA7" w:rsidRPr="009D4FDC" w:rsidDel="00AA6687" w:rsidRDefault="00622EA7">
            <w:pPr>
              <w:cnfStyle w:val="000000000000" w:firstRow="0" w:lastRow="0" w:firstColumn="0" w:lastColumn="0" w:oddVBand="0" w:evenVBand="0" w:oddHBand="0" w:evenHBand="0" w:firstRowFirstColumn="0" w:firstRowLastColumn="0" w:lastRowFirstColumn="0" w:lastRowLastColumn="0"/>
              <w:rPr>
                <w:del w:id="357" w:author="Phuong Giang" w:date="2012-04-15T01:43:00Z"/>
                <w:rFonts w:eastAsiaTheme="minorHAnsi"/>
                <w:rPrChange w:id="358" w:author="Red Army" w:date="2012-04-09T10:27:00Z">
                  <w:rPr>
                    <w:del w:id="359" w:author="Phuong Giang" w:date="2012-04-15T01:43:00Z"/>
                  </w:rPr>
                </w:rPrChange>
              </w:rPr>
              <w:pPrChange w:id="360" w:author="Red Army" w:date="2012-04-09T10:27:00Z">
                <w:pPr>
                  <w:spacing w:after="200" w:line="276" w:lineRule="auto"/>
                  <w:cnfStyle w:val="000000000000" w:firstRow="0" w:lastRow="0" w:firstColumn="0" w:lastColumn="0" w:oddVBand="0" w:evenVBand="0" w:oddHBand="0" w:evenHBand="0" w:firstRowFirstColumn="0" w:firstRowLastColumn="0" w:lastRowFirstColumn="0" w:lastRowLastColumn="0"/>
                </w:pPr>
              </w:pPrChange>
            </w:pPr>
            <w:del w:id="361" w:author="Phuong Giang" w:date="2012-04-15T01:43:00Z">
              <w:r w:rsidRPr="009D4FDC" w:rsidDel="00AA6687">
                <w:delText>QuangVT</w:delText>
              </w:r>
            </w:del>
          </w:p>
        </w:tc>
        <w:tc>
          <w:tcPr>
            <w:tcW w:w="1628" w:type="dxa"/>
            <w:tcPrChange w:id="362" w:author="Red Army" w:date="2012-04-14T20:48:00Z">
              <w:tcPr>
                <w:tcW w:w="1953" w:type="dxa"/>
              </w:tcPr>
            </w:tcPrChange>
          </w:tcPr>
          <w:p w14:paraId="55954B90" w14:textId="1B5C6B1D" w:rsidR="00622EA7" w:rsidRPr="009D4FDC" w:rsidDel="00AA6687" w:rsidRDefault="00622EA7">
            <w:pPr>
              <w:cnfStyle w:val="000000000000" w:firstRow="0" w:lastRow="0" w:firstColumn="0" w:lastColumn="0" w:oddVBand="0" w:evenVBand="0" w:oddHBand="0" w:evenHBand="0" w:firstRowFirstColumn="0" w:firstRowLastColumn="0" w:lastRowFirstColumn="0" w:lastRowLastColumn="0"/>
              <w:rPr>
                <w:del w:id="363" w:author="Phuong Giang" w:date="2012-04-15T01:43:00Z"/>
                <w:rFonts w:eastAsiaTheme="minorHAnsi"/>
                <w:rPrChange w:id="364" w:author="Red Army" w:date="2012-04-09T10:27:00Z">
                  <w:rPr>
                    <w:del w:id="365" w:author="Phuong Giang" w:date="2012-04-15T01:43:00Z"/>
                  </w:rPr>
                </w:rPrChange>
              </w:rPr>
              <w:pPrChange w:id="366" w:author="Red Army" w:date="2012-04-09T10:27:00Z">
                <w:pPr>
                  <w:spacing w:after="200" w:line="276" w:lineRule="auto"/>
                  <w:cnfStyle w:val="000000000000" w:firstRow="0" w:lastRow="0" w:firstColumn="0" w:lastColumn="0" w:oddVBand="0" w:evenVBand="0" w:oddHBand="0" w:evenHBand="0" w:firstRowFirstColumn="0" w:firstRowLastColumn="0" w:lastRowFirstColumn="0" w:lastRowLastColumn="0"/>
                </w:pPr>
              </w:pPrChange>
            </w:pPr>
            <w:del w:id="367" w:author="Phuong Giang" w:date="2012-04-15T01:43:00Z">
              <w:r w:rsidRPr="009D4FDC" w:rsidDel="00AA6687">
                <w:delText>1.0</w:delText>
              </w:r>
            </w:del>
          </w:p>
        </w:tc>
      </w:tr>
    </w:tbl>
    <w:p w14:paraId="7243258E" w14:textId="77777777" w:rsidR="00622EA7" w:rsidRPr="009D4FDC" w:rsidRDefault="00622EA7">
      <w:pPr>
        <w:rPr>
          <w:rPrChange w:id="368" w:author="Red Army" w:date="2012-04-09T10:27:00Z">
            <w:rPr>
              <w:rFonts w:eastAsiaTheme="minorHAnsi"/>
              <w:b/>
            </w:rPr>
          </w:rPrChange>
        </w:rPr>
      </w:pPr>
    </w:p>
    <w:p w14:paraId="15049BCB" w14:textId="77777777" w:rsidR="00622EA7" w:rsidRPr="009D4FDC" w:rsidRDefault="00622EA7">
      <w:pPr>
        <w:rPr>
          <w:rPrChange w:id="369" w:author="Red Army" w:date="2012-04-09T10:27:00Z">
            <w:rPr>
              <w:rFonts w:eastAsiaTheme="minorHAnsi"/>
            </w:rPr>
          </w:rPrChange>
        </w:rPr>
      </w:pPr>
      <w:r w:rsidRPr="009D4FDC">
        <w:rPr>
          <w:rPrChange w:id="370" w:author="Red Army" w:date="2012-04-09T10:27:00Z">
            <w:rPr>
              <w:rFonts w:eastAsiaTheme="minorHAnsi"/>
            </w:rPr>
          </w:rPrChange>
        </w:rPr>
        <w:br w:type="page"/>
      </w:r>
    </w:p>
    <w:sdt>
      <w:sdtPr>
        <w:rPr>
          <w:rFonts w:eastAsiaTheme="minorHAnsi"/>
        </w:rPr>
        <w:id w:val="-1814938044"/>
        <w:docPartObj>
          <w:docPartGallery w:val="Table of Contents"/>
          <w:docPartUnique/>
        </w:docPartObj>
      </w:sdtPr>
      <w:sdtEndPr>
        <w:rPr>
          <w:rFonts w:eastAsiaTheme="minorEastAsia"/>
          <w:noProof/>
        </w:rPr>
      </w:sdtEndPr>
      <w:sdtContent>
        <w:p w14:paraId="6CD9811A" w14:textId="77777777" w:rsidR="00622EA7" w:rsidRPr="009D4FDC" w:rsidRDefault="00622EA7">
          <w:pPr>
            <w:rPr>
              <w:rPrChange w:id="371" w:author="Red Army" w:date="2012-04-09T10:27:00Z">
                <w:rPr>
                  <w:rFonts w:asciiTheme="majorHAnsi" w:eastAsiaTheme="majorEastAsia" w:hAnsiTheme="majorHAnsi" w:cstheme="majorBidi"/>
                  <w:b/>
                  <w:bCs/>
                  <w:color w:val="365F91" w:themeColor="accent1" w:themeShade="BF"/>
                  <w:sz w:val="28"/>
                  <w:szCs w:val="28"/>
                </w:rPr>
              </w:rPrChange>
            </w:rPr>
            <w:pPrChange w:id="372" w:author="Red Army" w:date="2012-04-09T10:27:00Z">
              <w:pPr>
                <w:keepNext/>
                <w:keepLines/>
                <w:spacing w:before="480" w:after="0"/>
                <w:outlineLvl w:val="0"/>
              </w:pPr>
            </w:pPrChange>
          </w:pPr>
          <w:r w:rsidRPr="009D4FDC">
            <w:rPr>
              <w:rPrChange w:id="373" w:author="Red Army" w:date="2012-04-09T10:27:00Z">
                <w:rPr>
                  <w:rFonts w:asciiTheme="majorHAnsi" w:eastAsiaTheme="majorEastAsia" w:hAnsiTheme="majorHAnsi" w:cstheme="majorBidi"/>
                  <w:b/>
                  <w:bCs/>
                  <w:color w:val="365F91" w:themeColor="accent1" w:themeShade="BF"/>
                  <w:sz w:val="28"/>
                  <w:szCs w:val="28"/>
                </w:rPr>
              </w:rPrChange>
            </w:rPr>
            <w:t>Table of Contents</w:t>
          </w:r>
        </w:p>
        <w:p w14:paraId="6D65EF78" w14:textId="77777777" w:rsidR="00151B2F" w:rsidRDefault="00622EA7">
          <w:pPr>
            <w:pStyle w:val="TOC1"/>
            <w:tabs>
              <w:tab w:val="left" w:pos="1100"/>
              <w:tab w:val="right" w:leader="dot" w:pos="9912"/>
            </w:tabs>
            <w:rPr>
              <w:ins w:id="374" w:author="Phuong Giang" w:date="2012-04-15T02:08:00Z"/>
              <w:rFonts w:asciiTheme="minorHAnsi" w:eastAsiaTheme="minorEastAsia" w:hAnsiTheme="minorHAnsi" w:cstheme="minorBidi"/>
              <w:noProof/>
              <w:lang w:eastAsia="ja-JP"/>
            </w:rPr>
          </w:pPr>
          <w:r w:rsidRPr="009D4FDC">
            <w:rPr>
              <w:rPrChange w:id="375" w:author="Red Army" w:date="2012-04-09T10:27:00Z">
                <w:rPr>
                  <w:b/>
                  <w:bCs/>
                  <w:noProof/>
                </w:rPr>
              </w:rPrChange>
            </w:rPr>
            <w:fldChar w:fldCharType="begin"/>
          </w:r>
          <w:r w:rsidRPr="009D4FDC">
            <w:rPr>
              <w:rPrChange w:id="376" w:author="Red Army" w:date="2012-04-09T10:27:00Z">
                <w:rPr>
                  <w:rFonts w:eastAsiaTheme="minorEastAsia"/>
                </w:rPr>
              </w:rPrChange>
            </w:rPr>
            <w:instrText xml:space="preserve"> TOC \o "1-3" \h \z \u </w:instrText>
          </w:r>
          <w:r w:rsidRPr="009D4FDC">
            <w:rPr>
              <w:rPrChange w:id="377" w:author="Red Army" w:date="2012-04-09T10:27:00Z">
                <w:rPr>
                  <w:b/>
                  <w:bCs/>
                  <w:noProof/>
                </w:rPr>
              </w:rPrChange>
            </w:rPr>
            <w:fldChar w:fldCharType="separate"/>
          </w:r>
          <w:ins w:id="378" w:author="Phuong Giang" w:date="2012-04-15T02:08:00Z">
            <w:r w:rsidR="00151B2F" w:rsidRPr="005D1830">
              <w:rPr>
                <w:rStyle w:val="Hyperlink"/>
                <w:noProof/>
              </w:rPr>
              <w:fldChar w:fldCharType="begin"/>
            </w:r>
            <w:r w:rsidR="00151B2F" w:rsidRPr="005D1830">
              <w:rPr>
                <w:rStyle w:val="Hyperlink"/>
                <w:noProof/>
              </w:rPr>
              <w:instrText xml:space="preserve"> </w:instrText>
            </w:r>
            <w:r w:rsidR="00151B2F">
              <w:rPr>
                <w:noProof/>
              </w:rPr>
              <w:instrText>HYPERLINK \l "_Toc322219030"</w:instrText>
            </w:r>
            <w:r w:rsidR="00151B2F" w:rsidRPr="005D1830">
              <w:rPr>
                <w:rStyle w:val="Hyperlink"/>
                <w:noProof/>
              </w:rPr>
              <w:instrText xml:space="preserve"> </w:instrText>
            </w:r>
            <w:r w:rsidR="00151B2F" w:rsidRPr="005D1830">
              <w:rPr>
                <w:rStyle w:val="Hyperlink"/>
                <w:noProof/>
              </w:rPr>
            </w:r>
            <w:r w:rsidR="00151B2F" w:rsidRPr="005D1830">
              <w:rPr>
                <w:rStyle w:val="Hyperlink"/>
                <w:noProof/>
              </w:rPr>
              <w:fldChar w:fldCharType="separate"/>
            </w:r>
            <w:r w:rsidR="00151B2F" w:rsidRPr="005D1830">
              <w:rPr>
                <w:rStyle w:val="Hyperlink"/>
                <w:noProof/>
              </w:rPr>
              <w:t>I.</w:t>
            </w:r>
            <w:r w:rsidR="00151B2F">
              <w:rPr>
                <w:rFonts w:asciiTheme="minorHAnsi" w:eastAsiaTheme="minorEastAsia" w:hAnsiTheme="minorHAnsi" w:cstheme="minorBidi"/>
                <w:noProof/>
                <w:lang w:eastAsia="ja-JP"/>
              </w:rPr>
              <w:tab/>
            </w:r>
            <w:r w:rsidR="00151B2F" w:rsidRPr="005D1830">
              <w:rPr>
                <w:rStyle w:val="Hyperlink"/>
                <w:noProof/>
              </w:rPr>
              <w:t>Installation Guide</w:t>
            </w:r>
            <w:r w:rsidR="00151B2F">
              <w:rPr>
                <w:noProof/>
                <w:webHidden/>
              </w:rPr>
              <w:tab/>
            </w:r>
            <w:r w:rsidR="00151B2F">
              <w:rPr>
                <w:noProof/>
                <w:webHidden/>
              </w:rPr>
              <w:fldChar w:fldCharType="begin"/>
            </w:r>
            <w:r w:rsidR="00151B2F">
              <w:rPr>
                <w:noProof/>
                <w:webHidden/>
              </w:rPr>
              <w:instrText xml:space="preserve"> PAGEREF _Toc322219030 \h </w:instrText>
            </w:r>
            <w:r w:rsidR="00151B2F">
              <w:rPr>
                <w:noProof/>
                <w:webHidden/>
              </w:rPr>
            </w:r>
          </w:ins>
          <w:r w:rsidR="00151B2F">
            <w:rPr>
              <w:noProof/>
              <w:webHidden/>
            </w:rPr>
            <w:fldChar w:fldCharType="separate"/>
          </w:r>
          <w:ins w:id="379" w:author="Phuong Giang" w:date="2012-04-15T02:14:00Z">
            <w:r w:rsidR="00EF15BD">
              <w:rPr>
                <w:noProof/>
                <w:webHidden/>
              </w:rPr>
              <w:t>3</w:t>
            </w:r>
          </w:ins>
          <w:ins w:id="380" w:author="Phuong Giang" w:date="2012-04-15T02:08:00Z">
            <w:r w:rsidR="00151B2F">
              <w:rPr>
                <w:noProof/>
                <w:webHidden/>
              </w:rPr>
              <w:fldChar w:fldCharType="end"/>
            </w:r>
            <w:r w:rsidR="00151B2F" w:rsidRPr="005D1830">
              <w:rPr>
                <w:rStyle w:val="Hyperlink"/>
                <w:noProof/>
              </w:rPr>
              <w:fldChar w:fldCharType="end"/>
            </w:r>
          </w:ins>
        </w:p>
        <w:p w14:paraId="7AA0B7CA" w14:textId="77777777" w:rsidR="00151B2F" w:rsidRDefault="00151B2F">
          <w:pPr>
            <w:pStyle w:val="TOC2"/>
            <w:tabs>
              <w:tab w:val="left" w:pos="720"/>
              <w:tab w:val="right" w:leader="dot" w:pos="9912"/>
            </w:tabs>
            <w:rPr>
              <w:ins w:id="381" w:author="Phuong Giang" w:date="2012-04-15T02:08:00Z"/>
              <w:rFonts w:asciiTheme="minorHAnsi" w:eastAsiaTheme="minorEastAsia" w:hAnsiTheme="minorHAnsi" w:cstheme="minorBidi"/>
              <w:noProof/>
              <w:lang w:eastAsia="ja-JP"/>
            </w:rPr>
          </w:pPr>
          <w:ins w:id="382" w:author="Phuong Giang" w:date="2012-04-15T02:08:00Z">
            <w:r w:rsidRPr="005D1830">
              <w:rPr>
                <w:rStyle w:val="Hyperlink"/>
                <w:noProof/>
              </w:rPr>
              <w:fldChar w:fldCharType="begin"/>
            </w:r>
            <w:r w:rsidRPr="005D1830">
              <w:rPr>
                <w:rStyle w:val="Hyperlink"/>
                <w:noProof/>
              </w:rPr>
              <w:instrText xml:space="preserve"> </w:instrText>
            </w:r>
            <w:r>
              <w:rPr>
                <w:noProof/>
              </w:rPr>
              <w:instrText>HYPERLINK \l "_Toc322219031"</w:instrText>
            </w:r>
            <w:r w:rsidRPr="005D1830">
              <w:rPr>
                <w:rStyle w:val="Hyperlink"/>
                <w:noProof/>
              </w:rPr>
              <w:instrText xml:space="preserve"> </w:instrText>
            </w:r>
            <w:r w:rsidRPr="005D1830">
              <w:rPr>
                <w:rStyle w:val="Hyperlink"/>
                <w:noProof/>
              </w:rPr>
            </w:r>
            <w:r w:rsidRPr="005D1830">
              <w:rPr>
                <w:rStyle w:val="Hyperlink"/>
                <w:noProof/>
              </w:rPr>
              <w:fldChar w:fldCharType="separate"/>
            </w:r>
            <w:r w:rsidRPr="005D1830">
              <w:rPr>
                <w:rStyle w:val="Hyperlink"/>
                <w:noProof/>
              </w:rPr>
              <w:t>1.</w:t>
            </w:r>
            <w:r>
              <w:rPr>
                <w:rFonts w:asciiTheme="minorHAnsi" w:eastAsiaTheme="minorEastAsia" w:hAnsiTheme="minorHAnsi" w:cstheme="minorBidi"/>
                <w:noProof/>
                <w:lang w:eastAsia="ja-JP"/>
              </w:rPr>
              <w:tab/>
            </w:r>
            <w:r w:rsidRPr="005D1830">
              <w:rPr>
                <w:rStyle w:val="Hyperlink"/>
                <w:noProof/>
              </w:rPr>
              <w:t>Installation environment:</w:t>
            </w:r>
            <w:r>
              <w:rPr>
                <w:noProof/>
                <w:webHidden/>
              </w:rPr>
              <w:tab/>
            </w:r>
            <w:r>
              <w:rPr>
                <w:noProof/>
                <w:webHidden/>
              </w:rPr>
              <w:fldChar w:fldCharType="begin"/>
            </w:r>
            <w:r>
              <w:rPr>
                <w:noProof/>
                <w:webHidden/>
              </w:rPr>
              <w:instrText xml:space="preserve"> PAGEREF _Toc322219031 \h </w:instrText>
            </w:r>
            <w:r>
              <w:rPr>
                <w:noProof/>
                <w:webHidden/>
              </w:rPr>
            </w:r>
          </w:ins>
          <w:r>
            <w:rPr>
              <w:noProof/>
              <w:webHidden/>
            </w:rPr>
            <w:fldChar w:fldCharType="separate"/>
          </w:r>
          <w:ins w:id="383" w:author="Phuong Giang" w:date="2012-04-15T02:14:00Z">
            <w:r w:rsidR="00EF15BD">
              <w:rPr>
                <w:noProof/>
                <w:webHidden/>
              </w:rPr>
              <w:t>3</w:t>
            </w:r>
          </w:ins>
          <w:ins w:id="384" w:author="Phuong Giang" w:date="2012-04-15T02:08:00Z">
            <w:r>
              <w:rPr>
                <w:noProof/>
                <w:webHidden/>
              </w:rPr>
              <w:fldChar w:fldCharType="end"/>
            </w:r>
            <w:r w:rsidRPr="005D1830">
              <w:rPr>
                <w:rStyle w:val="Hyperlink"/>
                <w:noProof/>
              </w:rPr>
              <w:fldChar w:fldCharType="end"/>
            </w:r>
          </w:ins>
        </w:p>
        <w:p w14:paraId="02B7C17D" w14:textId="77777777" w:rsidR="00151B2F" w:rsidRDefault="00151B2F">
          <w:pPr>
            <w:pStyle w:val="TOC2"/>
            <w:tabs>
              <w:tab w:val="left" w:pos="720"/>
              <w:tab w:val="right" w:leader="dot" w:pos="9912"/>
            </w:tabs>
            <w:rPr>
              <w:ins w:id="385" w:author="Phuong Giang" w:date="2012-04-15T02:08:00Z"/>
              <w:rFonts w:asciiTheme="minorHAnsi" w:eastAsiaTheme="minorEastAsia" w:hAnsiTheme="minorHAnsi" w:cstheme="minorBidi"/>
              <w:noProof/>
              <w:lang w:eastAsia="ja-JP"/>
            </w:rPr>
          </w:pPr>
          <w:ins w:id="386" w:author="Phuong Giang" w:date="2012-04-15T02:08:00Z">
            <w:r w:rsidRPr="005D1830">
              <w:rPr>
                <w:rStyle w:val="Hyperlink"/>
                <w:noProof/>
              </w:rPr>
              <w:fldChar w:fldCharType="begin"/>
            </w:r>
            <w:r w:rsidRPr="005D1830">
              <w:rPr>
                <w:rStyle w:val="Hyperlink"/>
                <w:noProof/>
              </w:rPr>
              <w:instrText xml:space="preserve"> </w:instrText>
            </w:r>
            <w:r>
              <w:rPr>
                <w:noProof/>
              </w:rPr>
              <w:instrText>HYPERLINK \l "_Toc322219032"</w:instrText>
            </w:r>
            <w:r w:rsidRPr="005D1830">
              <w:rPr>
                <w:rStyle w:val="Hyperlink"/>
                <w:noProof/>
              </w:rPr>
              <w:instrText xml:space="preserve"> </w:instrText>
            </w:r>
            <w:r w:rsidRPr="005D1830">
              <w:rPr>
                <w:rStyle w:val="Hyperlink"/>
                <w:noProof/>
              </w:rPr>
            </w:r>
            <w:r w:rsidRPr="005D1830">
              <w:rPr>
                <w:rStyle w:val="Hyperlink"/>
                <w:noProof/>
              </w:rPr>
              <w:fldChar w:fldCharType="separate"/>
            </w:r>
            <w:r w:rsidRPr="005D1830">
              <w:rPr>
                <w:rStyle w:val="Hyperlink"/>
                <w:noProof/>
              </w:rPr>
              <w:t>2.</w:t>
            </w:r>
            <w:r>
              <w:rPr>
                <w:rFonts w:asciiTheme="minorHAnsi" w:eastAsiaTheme="minorEastAsia" w:hAnsiTheme="minorHAnsi" w:cstheme="minorBidi"/>
                <w:noProof/>
                <w:lang w:eastAsia="ja-JP"/>
              </w:rPr>
              <w:tab/>
            </w:r>
            <w:r w:rsidRPr="005D1830">
              <w:rPr>
                <w:rStyle w:val="Hyperlink"/>
                <w:noProof/>
              </w:rPr>
              <w:t>Installation Walkthrough</w:t>
            </w:r>
            <w:r>
              <w:rPr>
                <w:noProof/>
                <w:webHidden/>
              </w:rPr>
              <w:tab/>
            </w:r>
            <w:r>
              <w:rPr>
                <w:noProof/>
                <w:webHidden/>
              </w:rPr>
              <w:fldChar w:fldCharType="begin"/>
            </w:r>
            <w:r>
              <w:rPr>
                <w:noProof/>
                <w:webHidden/>
              </w:rPr>
              <w:instrText xml:space="preserve"> PAGEREF _Toc322219032 \h </w:instrText>
            </w:r>
            <w:r>
              <w:rPr>
                <w:noProof/>
                <w:webHidden/>
              </w:rPr>
            </w:r>
          </w:ins>
          <w:r>
            <w:rPr>
              <w:noProof/>
              <w:webHidden/>
            </w:rPr>
            <w:fldChar w:fldCharType="separate"/>
          </w:r>
          <w:ins w:id="387" w:author="Phuong Giang" w:date="2012-04-15T02:14:00Z">
            <w:r w:rsidR="00EF15BD">
              <w:rPr>
                <w:noProof/>
                <w:webHidden/>
              </w:rPr>
              <w:t>3</w:t>
            </w:r>
          </w:ins>
          <w:ins w:id="388" w:author="Phuong Giang" w:date="2012-04-15T02:08:00Z">
            <w:r>
              <w:rPr>
                <w:noProof/>
                <w:webHidden/>
              </w:rPr>
              <w:fldChar w:fldCharType="end"/>
            </w:r>
            <w:r w:rsidRPr="005D1830">
              <w:rPr>
                <w:rStyle w:val="Hyperlink"/>
                <w:noProof/>
              </w:rPr>
              <w:fldChar w:fldCharType="end"/>
            </w:r>
          </w:ins>
        </w:p>
        <w:p w14:paraId="5E868AAF" w14:textId="77777777" w:rsidR="00151B2F" w:rsidRDefault="00151B2F">
          <w:pPr>
            <w:pStyle w:val="TOC1"/>
            <w:tabs>
              <w:tab w:val="left" w:pos="1320"/>
              <w:tab w:val="right" w:leader="dot" w:pos="9912"/>
            </w:tabs>
            <w:rPr>
              <w:ins w:id="389" w:author="Phuong Giang" w:date="2012-04-15T02:08:00Z"/>
              <w:rFonts w:asciiTheme="minorHAnsi" w:eastAsiaTheme="minorEastAsia" w:hAnsiTheme="minorHAnsi" w:cstheme="minorBidi"/>
              <w:noProof/>
              <w:lang w:eastAsia="ja-JP"/>
            </w:rPr>
          </w:pPr>
          <w:ins w:id="390" w:author="Phuong Giang" w:date="2012-04-15T02:08:00Z">
            <w:r w:rsidRPr="005D1830">
              <w:rPr>
                <w:rStyle w:val="Hyperlink"/>
                <w:noProof/>
              </w:rPr>
              <w:fldChar w:fldCharType="begin"/>
            </w:r>
            <w:r w:rsidRPr="005D1830">
              <w:rPr>
                <w:rStyle w:val="Hyperlink"/>
                <w:noProof/>
              </w:rPr>
              <w:instrText xml:space="preserve"> </w:instrText>
            </w:r>
            <w:r>
              <w:rPr>
                <w:noProof/>
              </w:rPr>
              <w:instrText>HYPERLINK \l "_Toc322219033"</w:instrText>
            </w:r>
            <w:r w:rsidRPr="005D1830">
              <w:rPr>
                <w:rStyle w:val="Hyperlink"/>
                <w:noProof/>
              </w:rPr>
              <w:instrText xml:space="preserve"> </w:instrText>
            </w:r>
            <w:r w:rsidRPr="005D1830">
              <w:rPr>
                <w:rStyle w:val="Hyperlink"/>
                <w:noProof/>
              </w:rPr>
            </w:r>
            <w:r w:rsidRPr="005D1830">
              <w:rPr>
                <w:rStyle w:val="Hyperlink"/>
                <w:noProof/>
              </w:rPr>
              <w:fldChar w:fldCharType="separate"/>
            </w:r>
            <w:r w:rsidRPr="005D1830">
              <w:rPr>
                <w:rStyle w:val="Hyperlink"/>
                <w:noProof/>
              </w:rPr>
              <w:t>II.</w:t>
            </w:r>
            <w:r>
              <w:rPr>
                <w:rFonts w:asciiTheme="minorHAnsi" w:eastAsiaTheme="minorEastAsia" w:hAnsiTheme="minorHAnsi" w:cstheme="minorBidi"/>
                <w:noProof/>
                <w:lang w:eastAsia="ja-JP"/>
              </w:rPr>
              <w:tab/>
            </w:r>
            <w:r w:rsidRPr="005D1830">
              <w:rPr>
                <w:rStyle w:val="Hyperlink"/>
                <w:noProof/>
              </w:rPr>
              <w:t>User’s Guide</w:t>
            </w:r>
            <w:r>
              <w:rPr>
                <w:noProof/>
                <w:webHidden/>
              </w:rPr>
              <w:tab/>
            </w:r>
            <w:r>
              <w:rPr>
                <w:noProof/>
                <w:webHidden/>
              </w:rPr>
              <w:fldChar w:fldCharType="begin"/>
            </w:r>
            <w:r>
              <w:rPr>
                <w:noProof/>
                <w:webHidden/>
              </w:rPr>
              <w:instrText xml:space="preserve"> PAGEREF _Toc322219033 \h </w:instrText>
            </w:r>
            <w:r>
              <w:rPr>
                <w:noProof/>
                <w:webHidden/>
              </w:rPr>
            </w:r>
          </w:ins>
          <w:r>
            <w:rPr>
              <w:noProof/>
              <w:webHidden/>
            </w:rPr>
            <w:fldChar w:fldCharType="separate"/>
          </w:r>
          <w:ins w:id="391" w:author="Phuong Giang" w:date="2012-04-15T02:14:00Z">
            <w:r w:rsidR="00EF15BD">
              <w:rPr>
                <w:noProof/>
                <w:webHidden/>
              </w:rPr>
              <w:t>7</w:t>
            </w:r>
          </w:ins>
          <w:ins w:id="392" w:author="Phuong Giang" w:date="2012-04-15T02:08:00Z">
            <w:r>
              <w:rPr>
                <w:noProof/>
                <w:webHidden/>
              </w:rPr>
              <w:fldChar w:fldCharType="end"/>
            </w:r>
            <w:r w:rsidRPr="005D1830">
              <w:rPr>
                <w:rStyle w:val="Hyperlink"/>
                <w:noProof/>
              </w:rPr>
              <w:fldChar w:fldCharType="end"/>
            </w:r>
          </w:ins>
        </w:p>
        <w:p w14:paraId="6A835735" w14:textId="77777777" w:rsidR="00151B2F" w:rsidRDefault="00151B2F">
          <w:pPr>
            <w:pStyle w:val="TOC2"/>
            <w:tabs>
              <w:tab w:val="left" w:pos="720"/>
              <w:tab w:val="right" w:leader="dot" w:pos="9912"/>
            </w:tabs>
            <w:rPr>
              <w:ins w:id="393" w:author="Phuong Giang" w:date="2012-04-15T02:08:00Z"/>
              <w:rFonts w:asciiTheme="minorHAnsi" w:eastAsiaTheme="minorEastAsia" w:hAnsiTheme="minorHAnsi" w:cstheme="minorBidi"/>
              <w:noProof/>
              <w:lang w:eastAsia="ja-JP"/>
            </w:rPr>
          </w:pPr>
          <w:ins w:id="394" w:author="Phuong Giang" w:date="2012-04-15T02:08:00Z">
            <w:r w:rsidRPr="005D1830">
              <w:rPr>
                <w:rStyle w:val="Hyperlink"/>
                <w:noProof/>
              </w:rPr>
              <w:fldChar w:fldCharType="begin"/>
            </w:r>
            <w:r w:rsidRPr="005D1830">
              <w:rPr>
                <w:rStyle w:val="Hyperlink"/>
                <w:noProof/>
              </w:rPr>
              <w:instrText xml:space="preserve"> </w:instrText>
            </w:r>
            <w:r>
              <w:rPr>
                <w:noProof/>
              </w:rPr>
              <w:instrText>HYPERLINK \l "_Toc322219034"</w:instrText>
            </w:r>
            <w:r w:rsidRPr="005D1830">
              <w:rPr>
                <w:rStyle w:val="Hyperlink"/>
                <w:noProof/>
              </w:rPr>
              <w:instrText xml:space="preserve"> </w:instrText>
            </w:r>
            <w:r w:rsidRPr="005D1830">
              <w:rPr>
                <w:rStyle w:val="Hyperlink"/>
                <w:noProof/>
              </w:rPr>
            </w:r>
            <w:r w:rsidRPr="005D1830">
              <w:rPr>
                <w:rStyle w:val="Hyperlink"/>
                <w:noProof/>
              </w:rPr>
              <w:fldChar w:fldCharType="separate"/>
            </w:r>
            <w:r w:rsidRPr="005D1830">
              <w:rPr>
                <w:rStyle w:val="Hyperlink"/>
                <w:noProof/>
              </w:rPr>
              <w:t>1.</w:t>
            </w:r>
            <w:r>
              <w:rPr>
                <w:rFonts w:asciiTheme="minorHAnsi" w:eastAsiaTheme="minorEastAsia" w:hAnsiTheme="minorHAnsi" w:cstheme="minorBidi"/>
                <w:noProof/>
                <w:lang w:eastAsia="ja-JP"/>
              </w:rPr>
              <w:tab/>
            </w:r>
            <w:r w:rsidRPr="005D1830">
              <w:rPr>
                <w:rStyle w:val="Hyperlink"/>
                <w:noProof/>
              </w:rPr>
              <w:t>Teacher Left Hand Interface Overview</w:t>
            </w:r>
            <w:r>
              <w:rPr>
                <w:noProof/>
                <w:webHidden/>
              </w:rPr>
              <w:tab/>
            </w:r>
            <w:r>
              <w:rPr>
                <w:noProof/>
                <w:webHidden/>
              </w:rPr>
              <w:fldChar w:fldCharType="begin"/>
            </w:r>
            <w:r>
              <w:rPr>
                <w:noProof/>
                <w:webHidden/>
              </w:rPr>
              <w:instrText xml:space="preserve"> PAGEREF _Toc322219034 \h </w:instrText>
            </w:r>
            <w:r>
              <w:rPr>
                <w:noProof/>
                <w:webHidden/>
              </w:rPr>
            </w:r>
          </w:ins>
          <w:r>
            <w:rPr>
              <w:noProof/>
              <w:webHidden/>
            </w:rPr>
            <w:fldChar w:fldCharType="separate"/>
          </w:r>
          <w:ins w:id="395" w:author="Phuong Giang" w:date="2012-04-15T02:14:00Z">
            <w:r w:rsidR="00EF15BD">
              <w:rPr>
                <w:noProof/>
                <w:webHidden/>
              </w:rPr>
              <w:t>7</w:t>
            </w:r>
          </w:ins>
          <w:ins w:id="396" w:author="Phuong Giang" w:date="2012-04-15T02:08:00Z">
            <w:r>
              <w:rPr>
                <w:noProof/>
                <w:webHidden/>
              </w:rPr>
              <w:fldChar w:fldCharType="end"/>
            </w:r>
            <w:r w:rsidRPr="005D1830">
              <w:rPr>
                <w:rStyle w:val="Hyperlink"/>
                <w:noProof/>
              </w:rPr>
              <w:fldChar w:fldCharType="end"/>
            </w:r>
          </w:ins>
        </w:p>
        <w:p w14:paraId="4BB571DB" w14:textId="77777777" w:rsidR="00151B2F" w:rsidRDefault="00151B2F">
          <w:pPr>
            <w:pStyle w:val="TOC3"/>
            <w:tabs>
              <w:tab w:val="left" w:pos="1100"/>
              <w:tab w:val="right" w:leader="dot" w:pos="9912"/>
            </w:tabs>
            <w:rPr>
              <w:ins w:id="397" w:author="Phuong Giang" w:date="2012-04-15T02:08:00Z"/>
              <w:rFonts w:asciiTheme="minorHAnsi" w:eastAsiaTheme="minorEastAsia" w:hAnsiTheme="minorHAnsi" w:cstheme="minorBidi"/>
              <w:noProof/>
              <w:lang w:eastAsia="ja-JP"/>
            </w:rPr>
          </w:pPr>
          <w:ins w:id="398" w:author="Phuong Giang" w:date="2012-04-15T02:08:00Z">
            <w:r w:rsidRPr="005D1830">
              <w:rPr>
                <w:rStyle w:val="Hyperlink"/>
                <w:noProof/>
              </w:rPr>
              <w:fldChar w:fldCharType="begin"/>
            </w:r>
            <w:r w:rsidRPr="005D1830">
              <w:rPr>
                <w:rStyle w:val="Hyperlink"/>
                <w:noProof/>
              </w:rPr>
              <w:instrText xml:space="preserve"> </w:instrText>
            </w:r>
            <w:r>
              <w:rPr>
                <w:noProof/>
              </w:rPr>
              <w:instrText>HYPERLINK \l "_Toc322219035"</w:instrText>
            </w:r>
            <w:r w:rsidRPr="005D1830">
              <w:rPr>
                <w:rStyle w:val="Hyperlink"/>
                <w:noProof/>
              </w:rPr>
              <w:instrText xml:space="preserve"> </w:instrText>
            </w:r>
            <w:r w:rsidRPr="005D1830">
              <w:rPr>
                <w:rStyle w:val="Hyperlink"/>
                <w:noProof/>
              </w:rPr>
            </w:r>
            <w:r w:rsidRPr="005D1830">
              <w:rPr>
                <w:rStyle w:val="Hyperlink"/>
                <w:noProof/>
              </w:rPr>
              <w:fldChar w:fldCharType="separate"/>
            </w:r>
            <w:r w:rsidRPr="005D1830">
              <w:rPr>
                <w:rStyle w:val="Hyperlink"/>
                <w:noProof/>
              </w:rPr>
              <w:t>1.1.</w:t>
            </w:r>
            <w:r>
              <w:rPr>
                <w:rFonts w:asciiTheme="minorHAnsi" w:eastAsiaTheme="minorEastAsia" w:hAnsiTheme="minorHAnsi" w:cstheme="minorBidi"/>
                <w:noProof/>
                <w:lang w:eastAsia="ja-JP"/>
              </w:rPr>
              <w:tab/>
            </w:r>
            <w:r w:rsidRPr="005D1830">
              <w:rPr>
                <w:rStyle w:val="Hyperlink"/>
                <w:noProof/>
              </w:rPr>
              <w:t>The Ribbon Tab</w:t>
            </w:r>
            <w:r>
              <w:rPr>
                <w:noProof/>
                <w:webHidden/>
              </w:rPr>
              <w:tab/>
            </w:r>
            <w:r>
              <w:rPr>
                <w:noProof/>
                <w:webHidden/>
              </w:rPr>
              <w:fldChar w:fldCharType="begin"/>
            </w:r>
            <w:r>
              <w:rPr>
                <w:noProof/>
                <w:webHidden/>
              </w:rPr>
              <w:instrText xml:space="preserve"> PAGEREF _Toc322219035 \h </w:instrText>
            </w:r>
            <w:r>
              <w:rPr>
                <w:noProof/>
                <w:webHidden/>
              </w:rPr>
            </w:r>
          </w:ins>
          <w:r>
            <w:rPr>
              <w:noProof/>
              <w:webHidden/>
            </w:rPr>
            <w:fldChar w:fldCharType="separate"/>
          </w:r>
          <w:ins w:id="399" w:author="Phuong Giang" w:date="2012-04-15T02:14:00Z">
            <w:r w:rsidR="00EF15BD">
              <w:rPr>
                <w:noProof/>
                <w:webHidden/>
              </w:rPr>
              <w:t>7</w:t>
            </w:r>
          </w:ins>
          <w:ins w:id="400" w:author="Phuong Giang" w:date="2012-04-15T02:08:00Z">
            <w:r>
              <w:rPr>
                <w:noProof/>
                <w:webHidden/>
              </w:rPr>
              <w:fldChar w:fldCharType="end"/>
            </w:r>
            <w:r w:rsidRPr="005D1830">
              <w:rPr>
                <w:rStyle w:val="Hyperlink"/>
                <w:noProof/>
              </w:rPr>
              <w:fldChar w:fldCharType="end"/>
            </w:r>
          </w:ins>
        </w:p>
        <w:p w14:paraId="0ADDC417" w14:textId="77777777" w:rsidR="00151B2F" w:rsidRDefault="00151B2F">
          <w:pPr>
            <w:pStyle w:val="TOC3"/>
            <w:tabs>
              <w:tab w:val="left" w:pos="1100"/>
              <w:tab w:val="right" w:leader="dot" w:pos="9912"/>
            </w:tabs>
            <w:rPr>
              <w:ins w:id="401" w:author="Phuong Giang" w:date="2012-04-15T02:08:00Z"/>
              <w:rFonts w:asciiTheme="minorHAnsi" w:eastAsiaTheme="minorEastAsia" w:hAnsiTheme="minorHAnsi" w:cstheme="minorBidi"/>
              <w:noProof/>
              <w:lang w:eastAsia="ja-JP"/>
            </w:rPr>
          </w:pPr>
          <w:ins w:id="402" w:author="Phuong Giang" w:date="2012-04-15T02:08:00Z">
            <w:r w:rsidRPr="005D1830">
              <w:rPr>
                <w:rStyle w:val="Hyperlink"/>
                <w:noProof/>
              </w:rPr>
              <w:fldChar w:fldCharType="begin"/>
            </w:r>
            <w:r w:rsidRPr="005D1830">
              <w:rPr>
                <w:rStyle w:val="Hyperlink"/>
                <w:noProof/>
              </w:rPr>
              <w:instrText xml:space="preserve"> </w:instrText>
            </w:r>
            <w:r>
              <w:rPr>
                <w:noProof/>
              </w:rPr>
              <w:instrText>HYPERLINK \l "_Toc322219036"</w:instrText>
            </w:r>
            <w:r w:rsidRPr="005D1830">
              <w:rPr>
                <w:rStyle w:val="Hyperlink"/>
                <w:noProof/>
              </w:rPr>
              <w:instrText xml:space="preserve"> </w:instrText>
            </w:r>
            <w:r w:rsidRPr="005D1830">
              <w:rPr>
                <w:rStyle w:val="Hyperlink"/>
                <w:noProof/>
              </w:rPr>
            </w:r>
            <w:r w:rsidRPr="005D1830">
              <w:rPr>
                <w:rStyle w:val="Hyperlink"/>
                <w:noProof/>
              </w:rPr>
              <w:fldChar w:fldCharType="separate"/>
            </w:r>
            <w:r w:rsidRPr="005D1830">
              <w:rPr>
                <w:rStyle w:val="Hyperlink"/>
                <w:noProof/>
              </w:rPr>
              <w:t>1.2.</w:t>
            </w:r>
            <w:r>
              <w:rPr>
                <w:rFonts w:asciiTheme="minorHAnsi" w:eastAsiaTheme="minorEastAsia" w:hAnsiTheme="minorHAnsi" w:cstheme="minorBidi"/>
                <w:noProof/>
                <w:lang w:eastAsia="ja-JP"/>
              </w:rPr>
              <w:tab/>
            </w:r>
            <w:r w:rsidRPr="005D1830">
              <w:rPr>
                <w:rStyle w:val="Hyperlink"/>
                <w:noProof/>
              </w:rPr>
              <w:t>Application button</w:t>
            </w:r>
            <w:r>
              <w:rPr>
                <w:noProof/>
                <w:webHidden/>
              </w:rPr>
              <w:tab/>
            </w:r>
            <w:r>
              <w:rPr>
                <w:noProof/>
                <w:webHidden/>
              </w:rPr>
              <w:fldChar w:fldCharType="begin"/>
            </w:r>
            <w:r>
              <w:rPr>
                <w:noProof/>
                <w:webHidden/>
              </w:rPr>
              <w:instrText xml:space="preserve"> PAGEREF _Toc322219036 \h </w:instrText>
            </w:r>
            <w:r>
              <w:rPr>
                <w:noProof/>
                <w:webHidden/>
              </w:rPr>
            </w:r>
          </w:ins>
          <w:r>
            <w:rPr>
              <w:noProof/>
              <w:webHidden/>
            </w:rPr>
            <w:fldChar w:fldCharType="separate"/>
          </w:r>
          <w:ins w:id="403" w:author="Phuong Giang" w:date="2012-04-15T02:14:00Z">
            <w:r w:rsidR="00EF15BD">
              <w:rPr>
                <w:noProof/>
                <w:webHidden/>
              </w:rPr>
              <w:t>8</w:t>
            </w:r>
          </w:ins>
          <w:ins w:id="404" w:author="Phuong Giang" w:date="2012-04-15T02:08:00Z">
            <w:r>
              <w:rPr>
                <w:noProof/>
                <w:webHidden/>
              </w:rPr>
              <w:fldChar w:fldCharType="end"/>
            </w:r>
            <w:r w:rsidRPr="005D1830">
              <w:rPr>
                <w:rStyle w:val="Hyperlink"/>
                <w:noProof/>
              </w:rPr>
              <w:fldChar w:fldCharType="end"/>
            </w:r>
          </w:ins>
        </w:p>
        <w:p w14:paraId="78B85E8C" w14:textId="77777777" w:rsidR="00151B2F" w:rsidRDefault="00151B2F">
          <w:pPr>
            <w:pStyle w:val="TOC3"/>
            <w:tabs>
              <w:tab w:val="left" w:pos="1100"/>
              <w:tab w:val="right" w:leader="dot" w:pos="9912"/>
            </w:tabs>
            <w:rPr>
              <w:ins w:id="405" w:author="Phuong Giang" w:date="2012-04-15T02:08:00Z"/>
              <w:rFonts w:asciiTheme="minorHAnsi" w:eastAsiaTheme="minorEastAsia" w:hAnsiTheme="minorHAnsi" w:cstheme="minorBidi"/>
              <w:noProof/>
              <w:lang w:eastAsia="ja-JP"/>
            </w:rPr>
          </w:pPr>
          <w:ins w:id="406" w:author="Phuong Giang" w:date="2012-04-15T02:08:00Z">
            <w:r w:rsidRPr="005D1830">
              <w:rPr>
                <w:rStyle w:val="Hyperlink"/>
                <w:noProof/>
              </w:rPr>
              <w:fldChar w:fldCharType="begin"/>
            </w:r>
            <w:r w:rsidRPr="005D1830">
              <w:rPr>
                <w:rStyle w:val="Hyperlink"/>
                <w:noProof/>
              </w:rPr>
              <w:instrText xml:space="preserve"> </w:instrText>
            </w:r>
            <w:r>
              <w:rPr>
                <w:noProof/>
              </w:rPr>
              <w:instrText>HYPERLINK \l "_Toc322219041"</w:instrText>
            </w:r>
            <w:r w:rsidRPr="005D1830">
              <w:rPr>
                <w:rStyle w:val="Hyperlink"/>
                <w:noProof/>
              </w:rPr>
              <w:instrText xml:space="preserve"> </w:instrText>
            </w:r>
            <w:r w:rsidRPr="005D1830">
              <w:rPr>
                <w:rStyle w:val="Hyperlink"/>
                <w:noProof/>
              </w:rPr>
            </w:r>
            <w:r w:rsidRPr="005D1830">
              <w:rPr>
                <w:rStyle w:val="Hyperlink"/>
                <w:noProof/>
              </w:rPr>
              <w:fldChar w:fldCharType="separate"/>
            </w:r>
            <w:r w:rsidRPr="005D1830">
              <w:rPr>
                <w:rStyle w:val="Hyperlink"/>
                <w:noProof/>
              </w:rPr>
              <w:t>1.3.</w:t>
            </w:r>
            <w:r>
              <w:rPr>
                <w:rFonts w:asciiTheme="minorHAnsi" w:eastAsiaTheme="minorEastAsia" w:hAnsiTheme="minorHAnsi" w:cstheme="minorBidi"/>
                <w:noProof/>
                <w:lang w:eastAsia="ja-JP"/>
              </w:rPr>
              <w:tab/>
            </w:r>
            <w:r w:rsidRPr="005D1830">
              <w:rPr>
                <w:rStyle w:val="Hyperlink"/>
                <w:noProof/>
              </w:rPr>
              <w:t>Home tab</w:t>
            </w:r>
            <w:r>
              <w:rPr>
                <w:noProof/>
                <w:webHidden/>
              </w:rPr>
              <w:tab/>
            </w:r>
            <w:r>
              <w:rPr>
                <w:noProof/>
                <w:webHidden/>
              </w:rPr>
              <w:fldChar w:fldCharType="begin"/>
            </w:r>
            <w:r>
              <w:rPr>
                <w:noProof/>
                <w:webHidden/>
              </w:rPr>
              <w:instrText xml:space="preserve"> PAGEREF _Toc322219041 \h </w:instrText>
            </w:r>
            <w:r>
              <w:rPr>
                <w:noProof/>
                <w:webHidden/>
              </w:rPr>
            </w:r>
          </w:ins>
          <w:r>
            <w:rPr>
              <w:noProof/>
              <w:webHidden/>
            </w:rPr>
            <w:fldChar w:fldCharType="separate"/>
          </w:r>
          <w:ins w:id="407" w:author="Phuong Giang" w:date="2012-04-15T02:14:00Z">
            <w:r w:rsidR="00EF15BD">
              <w:rPr>
                <w:noProof/>
                <w:webHidden/>
              </w:rPr>
              <w:t>8</w:t>
            </w:r>
          </w:ins>
          <w:ins w:id="408" w:author="Phuong Giang" w:date="2012-04-15T02:08:00Z">
            <w:r>
              <w:rPr>
                <w:noProof/>
                <w:webHidden/>
              </w:rPr>
              <w:fldChar w:fldCharType="end"/>
            </w:r>
            <w:r w:rsidRPr="005D1830">
              <w:rPr>
                <w:rStyle w:val="Hyperlink"/>
                <w:noProof/>
              </w:rPr>
              <w:fldChar w:fldCharType="end"/>
            </w:r>
          </w:ins>
        </w:p>
        <w:p w14:paraId="541029E7" w14:textId="77777777" w:rsidR="00151B2F" w:rsidRDefault="00151B2F">
          <w:pPr>
            <w:pStyle w:val="TOC3"/>
            <w:tabs>
              <w:tab w:val="left" w:pos="1100"/>
              <w:tab w:val="right" w:leader="dot" w:pos="9912"/>
            </w:tabs>
            <w:rPr>
              <w:ins w:id="409" w:author="Phuong Giang" w:date="2012-04-15T02:08:00Z"/>
              <w:rFonts w:asciiTheme="minorHAnsi" w:eastAsiaTheme="minorEastAsia" w:hAnsiTheme="minorHAnsi" w:cstheme="minorBidi"/>
              <w:noProof/>
              <w:lang w:eastAsia="ja-JP"/>
            </w:rPr>
          </w:pPr>
          <w:ins w:id="410" w:author="Phuong Giang" w:date="2012-04-15T02:08:00Z">
            <w:r w:rsidRPr="005D1830">
              <w:rPr>
                <w:rStyle w:val="Hyperlink"/>
                <w:noProof/>
              </w:rPr>
              <w:fldChar w:fldCharType="begin"/>
            </w:r>
            <w:r w:rsidRPr="005D1830">
              <w:rPr>
                <w:rStyle w:val="Hyperlink"/>
                <w:noProof/>
              </w:rPr>
              <w:instrText xml:space="preserve"> </w:instrText>
            </w:r>
            <w:r>
              <w:rPr>
                <w:noProof/>
              </w:rPr>
              <w:instrText>HYPERLINK \l "_Toc322219042"</w:instrText>
            </w:r>
            <w:r w:rsidRPr="005D1830">
              <w:rPr>
                <w:rStyle w:val="Hyperlink"/>
                <w:noProof/>
              </w:rPr>
              <w:instrText xml:space="preserve"> </w:instrText>
            </w:r>
            <w:r w:rsidRPr="005D1830">
              <w:rPr>
                <w:rStyle w:val="Hyperlink"/>
                <w:noProof/>
              </w:rPr>
            </w:r>
            <w:r w:rsidRPr="005D1830">
              <w:rPr>
                <w:rStyle w:val="Hyperlink"/>
                <w:noProof/>
              </w:rPr>
              <w:fldChar w:fldCharType="separate"/>
            </w:r>
            <w:r w:rsidRPr="005D1830">
              <w:rPr>
                <w:rStyle w:val="Hyperlink"/>
                <w:noProof/>
              </w:rPr>
              <w:t>1.4.</w:t>
            </w:r>
            <w:r>
              <w:rPr>
                <w:rFonts w:asciiTheme="minorHAnsi" w:eastAsiaTheme="minorEastAsia" w:hAnsiTheme="minorHAnsi" w:cstheme="minorBidi"/>
                <w:noProof/>
                <w:lang w:eastAsia="ja-JP"/>
              </w:rPr>
              <w:tab/>
            </w:r>
            <w:r w:rsidRPr="005D1830">
              <w:rPr>
                <w:rStyle w:val="Hyperlink"/>
                <w:noProof/>
              </w:rPr>
              <w:t>Edit tab</w:t>
            </w:r>
            <w:r>
              <w:rPr>
                <w:noProof/>
                <w:webHidden/>
              </w:rPr>
              <w:tab/>
            </w:r>
            <w:r>
              <w:rPr>
                <w:noProof/>
                <w:webHidden/>
              </w:rPr>
              <w:fldChar w:fldCharType="begin"/>
            </w:r>
            <w:r>
              <w:rPr>
                <w:noProof/>
                <w:webHidden/>
              </w:rPr>
              <w:instrText xml:space="preserve"> PAGEREF _Toc322219042 \h </w:instrText>
            </w:r>
            <w:r>
              <w:rPr>
                <w:noProof/>
                <w:webHidden/>
              </w:rPr>
            </w:r>
          </w:ins>
          <w:r>
            <w:rPr>
              <w:noProof/>
              <w:webHidden/>
            </w:rPr>
            <w:fldChar w:fldCharType="separate"/>
          </w:r>
          <w:ins w:id="411" w:author="Phuong Giang" w:date="2012-04-15T02:14:00Z">
            <w:r w:rsidR="00EF15BD">
              <w:rPr>
                <w:noProof/>
                <w:webHidden/>
              </w:rPr>
              <w:t>9</w:t>
            </w:r>
          </w:ins>
          <w:ins w:id="412" w:author="Phuong Giang" w:date="2012-04-15T02:08:00Z">
            <w:r>
              <w:rPr>
                <w:noProof/>
                <w:webHidden/>
              </w:rPr>
              <w:fldChar w:fldCharType="end"/>
            </w:r>
            <w:r w:rsidRPr="005D1830">
              <w:rPr>
                <w:rStyle w:val="Hyperlink"/>
                <w:noProof/>
              </w:rPr>
              <w:fldChar w:fldCharType="end"/>
            </w:r>
          </w:ins>
        </w:p>
        <w:p w14:paraId="0B24654D" w14:textId="77777777" w:rsidR="00151B2F" w:rsidRDefault="00151B2F">
          <w:pPr>
            <w:pStyle w:val="TOC3"/>
            <w:tabs>
              <w:tab w:val="left" w:pos="1100"/>
              <w:tab w:val="right" w:leader="dot" w:pos="9912"/>
            </w:tabs>
            <w:rPr>
              <w:ins w:id="413" w:author="Phuong Giang" w:date="2012-04-15T02:08:00Z"/>
              <w:rFonts w:asciiTheme="minorHAnsi" w:eastAsiaTheme="minorEastAsia" w:hAnsiTheme="minorHAnsi" w:cstheme="minorBidi"/>
              <w:noProof/>
              <w:lang w:eastAsia="ja-JP"/>
            </w:rPr>
          </w:pPr>
          <w:ins w:id="414" w:author="Phuong Giang" w:date="2012-04-15T02:08:00Z">
            <w:r w:rsidRPr="005D1830">
              <w:rPr>
                <w:rStyle w:val="Hyperlink"/>
                <w:noProof/>
              </w:rPr>
              <w:fldChar w:fldCharType="begin"/>
            </w:r>
            <w:r w:rsidRPr="005D1830">
              <w:rPr>
                <w:rStyle w:val="Hyperlink"/>
                <w:noProof/>
              </w:rPr>
              <w:instrText xml:space="preserve"> </w:instrText>
            </w:r>
            <w:r>
              <w:rPr>
                <w:noProof/>
              </w:rPr>
              <w:instrText>HYPERLINK \l "_Toc322219043"</w:instrText>
            </w:r>
            <w:r w:rsidRPr="005D1830">
              <w:rPr>
                <w:rStyle w:val="Hyperlink"/>
                <w:noProof/>
              </w:rPr>
              <w:instrText xml:space="preserve"> </w:instrText>
            </w:r>
            <w:r w:rsidRPr="005D1830">
              <w:rPr>
                <w:rStyle w:val="Hyperlink"/>
                <w:noProof/>
              </w:rPr>
            </w:r>
            <w:r w:rsidRPr="005D1830">
              <w:rPr>
                <w:rStyle w:val="Hyperlink"/>
                <w:noProof/>
              </w:rPr>
              <w:fldChar w:fldCharType="separate"/>
            </w:r>
            <w:r w:rsidRPr="005D1830">
              <w:rPr>
                <w:rStyle w:val="Hyperlink"/>
                <w:noProof/>
              </w:rPr>
              <w:t>1.5.</w:t>
            </w:r>
            <w:r>
              <w:rPr>
                <w:rFonts w:asciiTheme="minorHAnsi" w:eastAsiaTheme="minorEastAsia" w:hAnsiTheme="minorHAnsi" w:cstheme="minorBidi"/>
                <w:noProof/>
                <w:lang w:eastAsia="ja-JP"/>
              </w:rPr>
              <w:tab/>
            </w:r>
            <w:r w:rsidRPr="005D1830">
              <w:rPr>
                <w:rStyle w:val="Hyperlink"/>
                <w:noProof/>
              </w:rPr>
              <w:t>Insert tab</w:t>
            </w:r>
            <w:r>
              <w:rPr>
                <w:noProof/>
                <w:webHidden/>
              </w:rPr>
              <w:tab/>
            </w:r>
            <w:r>
              <w:rPr>
                <w:noProof/>
                <w:webHidden/>
              </w:rPr>
              <w:fldChar w:fldCharType="begin"/>
            </w:r>
            <w:r>
              <w:rPr>
                <w:noProof/>
                <w:webHidden/>
              </w:rPr>
              <w:instrText xml:space="preserve"> PAGEREF _Toc322219043 \h </w:instrText>
            </w:r>
            <w:r>
              <w:rPr>
                <w:noProof/>
                <w:webHidden/>
              </w:rPr>
            </w:r>
          </w:ins>
          <w:r>
            <w:rPr>
              <w:noProof/>
              <w:webHidden/>
            </w:rPr>
            <w:fldChar w:fldCharType="separate"/>
          </w:r>
          <w:ins w:id="415" w:author="Phuong Giang" w:date="2012-04-15T02:14:00Z">
            <w:r w:rsidR="00EF15BD">
              <w:rPr>
                <w:noProof/>
                <w:webHidden/>
              </w:rPr>
              <w:t>9</w:t>
            </w:r>
          </w:ins>
          <w:ins w:id="416" w:author="Phuong Giang" w:date="2012-04-15T02:08:00Z">
            <w:r>
              <w:rPr>
                <w:noProof/>
                <w:webHidden/>
              </w:rPr>
              <w:fldChar w:fldCharType="end"/>
            </w:r>
            <w:r w:rsidRPr="005D1830">
              <w:rPr>
                <w:rStyle w:val="Hyperlink"/>
                <w:noProof/>
              </w:rPr>
              <w:fldChar w:fldCharType="end"/>
            </w:r>
          </w:ins>
        </w:p>
        <w:p w14:paraId="0E4F0169" w14:textId="77777777" w:rsidR="00151B2F" w:rsidRDefault="00151B2F">
          <w:pPr>
            <w:pStyle w:val="TOC3"/>
            <w:tabs>
              <w:tab w:val="left" w:pos="1100"/>
              <w:tab w:val="right" w:leader="dot" w:pos="9912"/>
            </w:tabs>
            <w:rPr>
              <w:ins w:id="417" w:author="Phuong Giang" w:date="2012-04-15T02:08:00Z"/>
              <w:rFonts w:asciiTheme="minorHAnsi" w:eastAsiaTheme="minorEastAsia" w:hAnsiTheme="minorHAnsi" w:cstheme="minorBidi"/>
              <w:noProof/>
              <w:lang w:eastAsia="ja-JP"/>
            </w:rPr>
          </w:pPr>
          <w:ins w:id="418" w:author="Phuong Giang" w:date="2012-04-15T02:08:00Z">
            <w:r w:rsidRPr="005D1830">
              <w:rPr>
                <w:rStyle w:val="Hyperlink"/>
                <w:noProof/>
              </w:rPr>
              <w:fldChar w:fldCharType="begin"/>
            </w:r>
            <w:r w:rsidRPr="005D1830">
              <w:rPr>
                <w:rStyle w:val="Hyperlink"/>
                <w:noProof/>
              </w:rPr>
              <w:instrText xml:space="preserve"> </w:instrText>
            </w:r>
            <w:r>
              <w:rPr>
                <w:noProof/>
              </w:rPr>
              <w:instrText>HYPERLINK \l "_Toc322219044"</w:instrText>
            </w:r>
            <w:r w:rsidRPr="005D1830">
              <w:rPr>
                <w:rStyle w:val="Hyperlink"/>
                <w:noProof/>
              </w:rPr>
              <w:instrText xml:space="preserve"> </w:instrText>
            </w:r>
            <w:r w:rsidRPr="005D1830">
              <w:rPr>
                <w:rStyle w:val="Hyperlink"/>
                <w:noProof/>
              </w:rPr>
            </w:r>
            <w:r w:rsidRPr="005D1830">
              <w:rPr>
                <w:rStyle w:val="Hyperlink"/>
                <w:noProof/>
              </w:rPr>
              <w:fldChar w:fldCharType="separate"/>
            </w:r>
            <w:r w:rsidRPr="005D1830">
              <w:rPr>
                <w:rStyle w:val="Hyperlink"/>
                <w:noProof/>
              </w:rPr>
              <w:t>1.6.</w:t>
            </w:r>
            <w:r>
              <w:rPr>
                <w:rFonts w:asciiTheme="minorHAnsi" w:eastAsiaTheme="minorEastAsia" w:hAnsiTheme="minorHAnsi" w:cstheme="minorBidi"/>
                <w:noProof/>
                <w:lang w:eastAsia="ja-JP"/>
              </w:rPr>
              <w:tab/>
            </w:r>
            <w:r w:rsidRPr="005D1830">
              <w:rPr>
                <w:rStyle w:val="Hyperlink"/>
                <w:noProof/>
              </w:rPr>
              <w:t>Format tab</w:t>
            </w:r>
            <w:r>
              <w:rPr>
                <w:noProof/>
                <w:webHidden/>
              </w:rPr>
              <w:tab/>
            </w:r>
            <w:r>
              <w:rPr>
                <w:noProof/>
                <w:webHidden/>
              </w:rPr>
              <w:fldChar w:fldCharType="begin"/>
            </w:r>
            <w:r>
              <w:rPr>
                <w:noProof/>
                <w:webHidden/>
              </w:rPr>
              <w:instrText xml:space="preserve"> PAGEREF _Toc322219044 \h </w:instrText>
            </w:r>
            <w:r>
              <w:rPr>
                <w:noProof/>
                <w:webHidden/>
              </w:rPr>
            </w:r>
          </w:ins>
          <w:r>
            <w:rPr>
              <w:noProof/>
              <w:webHidden/>
            </w:rPr>
            <w:fldChar w:fldCharType="separate"/>
          </w:r>
          <w:ins w:id="419" w:author="Phuong Giang" w:date="2012-04-15T02:14:00Z">
            <w:r w:rsidR="00EF15BD">
              <w:rPr>
                <w:noProof/>
                <w:webHidden/>
              </w:rPr>
              <w:t>10</w:t>
            </w:r>
          </w:ins>
          <w:ins w:id="420" w:author="Phuong Giang" w:date="2012-04-15T02:08:00Z">
            <w:r>
              <w:rPr>
                <w:noProof/>
                <w:webHidden/>
              </w:rPr>
              <w:fldChar w:fldCharType="end"/>
            </w:r>
            <w:r w:rsidRPr="005D1830">
              <w:rPr>
                <w:rStyle w:val="Hyperlink"/>
                <w:noProof/>
              </w:rPr>
              <w:fldChar w:fldCharType="end"/>
            </w:r>
          </w:ins>
        </w:p>
        <w:p w14:paraId="07F5C2BC" w14:textId="77777777" w:rsidR="00151B2F" w:rsidRDefault="00151B2F">
          <w:pPr>
            <w:pStyle w:val="TOC3"/>
            <w:tabs>
              <w:tab w:val="left" w:pos="1100"/>
              <w:tab w:val="right" w:leader="dot" w:pos="9912"/>
            </w:tabs>
            <w:rPr>
              <w:ins w:id="421" w:author="Phuong Giang" w:date="2012-04-15T02:08:00Z"/>
              <w:rFonts w:asciiTheme="minorHAnsi" w:eastAsiaTheme="minorEastAsia" w:hAnsiTheme="minorHAnsi" w:cstheme="minorBidi"/>
              <w:noProof/>
              <w:lang w:eastAsia="ja-JP"/>
            </w:rPr>
          </w:pPr>
          <w:ins w:id="422" w:author="Phuong Giang" w:date="2012-04-15T02:08:00Z">
            <w:r w:rsidRPr="005D1830">
              <w:rPr>
                <w:rStyle w:val="Hyperlink"/>
                <w:noProof/>
              </w:rPr>
              <w:fldChar w:fldCharType="begin"/>
            </w:r>
            <w:r w:rsidRPr="005D1830">
              <w:rPr>
                <w:rStyle w:val="Hyperlink"/>
                <w:noProof/>
              </w:rPr>
              <w:instrText xml:space="preserve"> </w:instrText>
            </w:r>
            <w:r>
              <w:rPr>
                <w:noProof/>
              </w:rPr>
              <w:instrText>HYPERLINK \l "_Toc322219067"</w:instrText>
            </w:r>
            <w:r w:rsidRPr="005D1830">
              <w:rPr>
                <w:rStyle w:val="Hyperlink"/>
                <w:noProof/>
              </w:rPr>
              <w:instrText xml:space="preserve"> </w:instrText>
            </w:r>
            <w:r w:rsidRPr="005D1830">
              <w:rPr>
                <w:rStyle w:val="Hyperlink"/>
                <w:noProof/>
              </w:rPr>
            </w:r>
            <w:r w:rsidRPr="005D1830">
              <w:rPr>
                <w:rStyle w:val="Hyperlink"/>
                <w:noProof/>
              </w:rPr>
              <w:fldChar w:fldCharType="separate"/>
            </w:r>
            <w:r w:rsidRPr="005D1830">
              <w:rPr>
                <w:rStyle w:val="Hyperlink"/>
                <w:noProof/>
              </w:rPr>
              <w:t>1.7.</w:t>
            </w:r>
            <w:r>
              <w:rPr>
                <w:rFonts w:asciiTheme="minorHAnsi" w:eastAsiaTheme="minorEastAsia" w:hAnsiTheme="minorHAnsi" w:cstheme="minorBidi"/>
                <w:noProof/>
                <w:lang w:eastAsia="ja-JP"/>
              </w:rPr>
              <w:tab/>
            </w:r>
            <w:r w:rsidRPr="005D1830">
              <w:rPr>
                <w:rStyle w:val="Hyperlink"/>
                <w:noProof/>
              </w:rPr>
              <w:t>Help Tab</w:t>
            </w:r>
            <w:r>
              <w:rPr>
                <w:noProof/>
                <w:webHidden/>
              </w:rPr>
              <w:tab/>
            </w:r>
            <w:r>
              <w:rPr>
                <w:noProof/>
                <w:webHidden/>
              </w:rPr>
              <w:fldChar w:fldCharType="begin"/>
            </w:r>
            <w:r>
              <w:rPr>
                <w:noProof/>
                <w:webHidden/>
              </w:rPr>
              <w:instrText xml:space="preserve"> PAGEREF _Toc322219067 \h </w:instrText>
            </w:r>
            <w:r>
              <w:rPr>
                <w:noProof/>
                <w:webHidden/>
              </w:rPr>
            </w:r>
          </w:ins>
          <w:r>
            <w:rPr>
              <w:noProof/>
              <w:webHidden/>
            </w:rPr>
            <w:fldChar w:fldCharType="separate"/>
          </w:r>
          <w:ins w:id="423" w:author="Phuong Giang" w:date="2012-04-15T02:14:00Z">
            <w:r w:rsidR="00EF15BD">
              <w:rPr>
                <w:noProof/>
                <w:webHidden/>
              </w:rPr>
              <w:t>10</w:t>
            </w:r>
          </w:ins>
          <w:ins w:id="424" w:author="Phuong Giang" w:date="2012-04-15T02:08:00Z">
            <w:r>
              <w:rPr>
                <w:noProof/>
                <w:webHidden/>
              </w:rPr>
              <w:fldChar w:fldCharType="end"/>
            </w:r>
            <w:r w:rsidRPr="005D1830">
              <w:rPr>
                <w:rStyle w:val="Hyperlink"/>
                <w:noProof/>
              </w:rPr>
              <w:fldChar w:fldCharType="end"/>
            </w:r>
          </w:ins>
        </w:p>
        <w:p w14:paraId="7A3C5280" w14:textId="77777777" w:rsidR="00151B2F" w:rsidRDefault="00151B2F">
          <w:pPr>
            <w:pStyle w:val="TOC3"/>
            <w:tabs>
              <w:tab w:val="left" w:pos="1100"/>
              <w:tab w:val="right" w:leader="dot" w:pos="9912"/>
            </w:tabs>
            <w:rPr>
              <w:ins w:id="425" w:author="Phuong Giang" w:date="2012-04-15T02:08:00Z"/>
              <w:rFonts w:asciiTheme="minorHAnsi" w:eastAsiaTheme="minorEastAsia" w:hAnsiTheme="minorHAnsi" w:cstheme="minorBidi"/>
              <w:noProof/>
              <w:lang w:eastAsia="ja-JP"/>
            </w:rPr>
          </w:pPr>
          <w:ins w:id="426" w:author="Phuong Giang" w:date="2012-04-15T02:08:00Z">
            <w:r w:rsidRPr="005D1830">
              <w:rPr>
                <w:rStyle w:val="Hyperlink"/>
                <w:noProof/>
              </w:rPr>
              <w:fldChar w:fldCharType="begin"/>
            </w:r>
            <w:r w:rsidRPr="005D1830">
              <w:rPr>
                <w:rStyle w:val="Hyperlink"/>
                <w:noProof/>
              </w:rPr>
              <w:instrText xml:space="preserve"> </w:instrText>
            </w:r>
            <w:r>
              <w:rPr>
                <w:noProof/>
              </w:rPr>
              <w:instrText>HYPERLINK \l "_Toc322219068"</w:instrText>
            </w:r>
            <w:r w:rsidRPr="005D1830">
              <w:rPr>
                <w:rStyle w:val="Hyperlink"/>
                <w:noProof/>
              </w:rPr>
              <w:instrText xml:space="preserve"> </w:instrText>
            </w:r>
            <w:r w:rsidRPr="005D1830">
              <w:rPr>
                <w:rStyle w:val="Hyperlink"/>
                <w:noProof/>
              </w:rPr>
            </w:r>
            <w:r w:rsidRPr="005D1830">
              <w:rPr>
                <w:rStyle w:val="Hyperlink"/>
                <w:noProof/>
              </w:rPr>
              <w:fldChar w:fldCharType="separate"/>
            </w:r>
            <w:r w:rsidRPr="005D1830">
              <w:rPr>
                <w:rStyle w:val="Hyperlink"/>
                <w:noProof/>
              </w:rPr>
              <w:t>1.8.</w:t>
            </w:r>
            <w:r>
              <w:rPr>
                <w:rFonts w:asciiTheme="minorHAnsi" w:eastAsiaTheme="minorEastAsia" w:hAnsiTheme="minorHAnsi" w:cstheme="minorBidi"/>
                <w:noProof/>
                <w:lang w:eastAsia="ja-JP"/>
              </w:rPr>
              <w:tab/>
            </w:r>
            <w:r w:rsidRPr="005D1830">
              <w:rPr>
                <w:rStyle w:val="Hyperlink"/>
                <w:noProof/>
              </w:rPr>
              <w:t>Compose Teaching Plan Screen Area:</w:t>
            </w:r>
            <w:r>
              <w:rPr>
                <w:noProof/>
                <w:webHidden/>
              </w:rPr>
              <w:tab/>
            </w:r>
            <w:r>
              <w:rPr>
                <w:noProof/>
                <w:webHidden/>
              </w:rPr>
              <w:fldChar w:fldCharType="begin"/>
            </w:r>
            <w:r>
              <w:rPr>
                <w:noProof/>
                <w:webHidden/>
              </w:rPr>
              <w:instrText xml:space="preserve"> PAGEREF _Toc322219068 \h </w:instrText>
            </w:r>
            <w:r>
              <w:rPr>
                <w:noProof/>
                <w:webHidden/>
              </w:rPr>
            </w:r>
          </w:ins>
          <w:r>
            <w:rPr>
              <w:noProof/>
              <w:webHidden/>
            </w:rPr>
            <w:fldChar w:fldCharType="separate"/>
          </w:r>
          <w:ins w:id="427" w:author="Phuong Giang" w:date="2012-04-15T02:14:00Z">
            <w:r w:rsidR="00EF15BD">
              <w:rPr>
                <w:noProof/>
                <w:webHidden/>
              </w:rPr>
              <w:t>11</w:t>
            </w:r>
          </w:ins>
          <w:ins w:id="428" w:author="Phuong Giang" w:date="2012-04-15T02:08:00Z">
            <w:r>
              <w:rPr>
                <w:noProof/>
                <w:webHidden/>
              </w:rPr>
              <w:fldChar w:fldCharType="end"/>
            </w:r>
            <w:r w:rsidRPr="005D1830">
              <w:rPr>
                <w:rStyle w:val="Hyperlink"/>
                <w:noProof/>
              </w:rPr>
              <w:fldChar w:fldCharType="end"/>
            </w:r>
          </w:ins>
        </w:p>
        <w:p w14:paraId="7735FF25" w14:textId="77777777" w:rsidR="00151B2F" w:rsidRDefault="00151B2F">
          <w:pPr>
            <w:pStyle w:val="TOC3"/>
            <w:tabs>
              <w:tab w:val="left" w:pos="1100"/>
              <w:tab w:val="right" w:leader="dot" w:pos="9912"/>
            </w:tabs>
            <w:rPr>
              <w:ins w:id="429" w:author="Phuong Giang" w:date="2012-04-15T02:08:00Z"/>
              <w:rFonts w:asciiTheme="minorHAnsi" w:eastAsiaTheme="minorEastAsia" w:hAnsiTheme="minorHAnsi" w:cstheme="minorBidi"/>
              <w:noProof/>
              <w:lang w:eastAsia="ja-JP"/>
            </w:rPr>
          </w:pPr>
          <w:ins w:id="430" w:author="Phuong Giang" w:date="2012-04-15T02:08:00Z">
            <w:r w:rsidRPr="005D1830">
              <w:rPr>
                <w:rStyle w:val="Hyperlink"/>
                <w:noProof/>
              </w:rPr>
              <w:fldChar w:fldCharType="begin"/>
            </w:r>
            <w:r w:rsidRPr="005D1830">
              <w:rPr>
                <w:rStyle w:val="Hyperlink"/>
                <w:noProof/>
              </w:rPr>
              <w:instrText xml:space="preserve"> </w:instrText>
            </w:r>
            <w:r>
              <w:rPr>
                <w:noProof/>
              </w:rPr>
              <w:instrText>HYPERLINK \l "_Toc322219069"</w:instrText>
            </w:r>
            <w:r w:rsidRPr="005D1830">
              <w:rPr>
                <w:rStyle w:val="Hyperlink"/>
                <w:noProof/>
              </w:rPr>
              <w:instrText xml:space="preserve"> </w:instrText>
            </w:r>
            <w:r w:rsidRPr="005D1830">
              <w:rPr>
                <w:rStyle w:val="Hyperlink"/>
                <w:noProof/>
              </w:rPr>
            </w:r>
            <w:r w:rsidRPr="005D1830">
              <w:rPr>
                <w:rStyle w:val="Hyperlink"/>
                <w:noProof/>
              </w:rPr>
              <w:fldChar w:fldCharType="separate"/>
            </w:r>
            <w:r w:rsidRPr="005D1830">
              <w:rPr>
                <w:rStyle w:val="Hyperlink"/>
                <w:noProof/>
              </w:rPr>
              <w:t>1.9.</w:t>
            </w:r>
            <w:r>
              <w:rPr>
                <w:rFonts w:asciiTheme="minorHAnsi" w:eastAsiaTheme="minorEastAsia" w:hAnsiTheme="minorHAnsi" w:cstheme="minorBidi"/>
                <w:noProof/>
                <w:lang w:eastAsia="ja-JP"/>
              </w:rPr>
              <w:tab/>
            </w:r>
            <w:r w:rsidRPr="005D1830">
              <w:rPr>
                <w:rStyle w:val="Hyperlink"/>
                <w:noProof/>
              </w:rPr>
              <w:t>Manage Knowledge Item Screen Area:</w:t>
            </w:r>
            <w:r>
              <w:rPr>
                <w:noProof/>
                <w:webHidden/>
              </w:rPr>
              <w:tab/>
            </w:r>
            <w:r>
              <w:rPr>
                <w:noProof/>
                <w:webHidden/>
              </w:rPr>
              <w:fldChar w:fldCharType="begin"/>
            </w:r>
            <w:r>
              <w:rPr>
                <w:noProof/>
                <w:webHidden/>
              </w:rPr>
              <w:instrText xml:space="preserve"> PAGEREF _Toc322219069 \h </w:instrText>
            </w:r>
            <w:r>
              <w:rPr>
                <w:noProof/>
                <w:webHidden/>
              </w:rPr>
            </w:r>
          </w:ins>
          <w:r>
            <w:rPr>
              <w:noProof/>
              <w:webHidden/>
            </w:rPr>
            <w:fldChar w:fldCharType="separate"/>
          </w:r>
          <w:ins w:id="431" w:author="Phuong Giang" w:date="2012-04-15T02:14:00Z">
            <w:r w:rsidR="00EF15BD">
              <w:rPr>
                <w:noProof/>
                <w:webHidden/>
              </w:rPr>
              <w:t>11</w:t>
            </w:r>
          </w:ins>
          <w:ins w:id="432" w:author="Phuong Giang" w:date="2012-04-15T02:08:00Z">
            <w:r>
              <w:rPr>
                <w:noProof/>
                <w:webHidden/>
              </w:rPr>
              <w:fldChar w:fldCharType="end"/>
            </w:r>
            <w:r w:rsidRPr="005D1830">
              <w:rPr>
                <w:rStyle w:val="Hyperlink"/>
                <w:noProof/>
              </w:rPr>
              <w:fldChar w:fldCharType="end"/>
            </w:r>
          </w:ins>
        </w:p>
        <w:p w14:paraId="6D8A1803" w14:textId="77777777" w:rsidR="00151B2F" w:rsidRDefault="00151B2F">
          <w:pPr>
            <w:pStyle w:val="TOC3"/>
            <w:tabs>
              <w:tab w:val="left" w:pos="1320"/>
              <w:tab w:val="right" w:leader="dot" w:pos="9912"/>
            </w:tabs>
            <w:rPr>
              <w:ins w:id="433" w:author="Phuong Giang" w:date="2012-04-15T02:08:00Z"/>
              <w:rFonts w:asciiTheme="minorHAnsi" w:eastAsiaTheme="minorEastAsia" w:hAnsiTheme="minorHAnsi" w:cstheme="minorBidi"/>
              <w:noProof/>
              <w:lang w:eastAsia="ja-JP"/>
            </w:rPr>
          </w:pPr>
          <w:ins w:id="434" w:author="Phuong Giang" w:date="2012-04-15T02:08:00Z">
            <w:r w:rsidRPr="005D1830">
              <w:rPr>
                <w:rStyle w:val="Hyperlink"/>
                <w:noProof/>
              </w:rPr>
              <w:fldChar w:fldCharType="begin"/>
            </w:r>
            <w:r w:rsidRPr="005D1830">
              <w:rPr>
                <w:rStyle w:val="Hyperlink"/>
                <w:noProof/>
              </w:rPr>
              <w:instrText xml:space="preserve"> </w:instrText>
            </w:r>
            <w:r>
              <w:rPr>
                <w:noProof/>
              </w:rPr>
              <w:instrText>HYPERLINK \l "_Toc322219070"</w:instrText>
            </w:r>
            <w:r w:rsidRPr="005D1830">
              <w:rPr>
                <w:rStyle w:val="Hyperlink"/>
                <w:noProof/>
              </w:rPr>
              <w:instrText xml:space="preserve"> </w:instrText>
            </w:r>
            <w:r w:rsidRPr="005D1830">
              <w:rPr>
                <w:rStyle w:val="Hyperlink"/>
                <w:noProof/>
              </w:rPr>
            </w:r>
            <w:r w:rsidRPr="005D1830">
              <w:rPr>
                <w:rStyle w:val="Hyperlink"/>
                <w:noProof/>
              </w:rPr>
              <w:fldChar w:fldCharType="separate"/>
            </w:r>
            <w:r w:rsidRPr="005D1830">
              <w:rPr>
                <w:rStyle w:val="Hyperlink"/>
                <w:noProof/>
              </w:rPr>
              <w:t>1.10.</w:t>
            </w:r>
            <w:r>
              <w:rPr>
                <w:rFonts w:asciiTheme="minorHAnsi" w:eastAsiaTheme="minorEastAsia" w:hAnsiTheme="minorHAnsi" w:cstheme="minorBidi"/>
                <w:noProof/>
                <w:lang w:eastAsia="ja-JP"/>
              </w:rPr>
              <w:tab/>
            </w:r>
            <w:r w:rsidRPr="005D1830">
              <w:rPr>
                <w:rStyle w:val="Hyperlink"/>
                <w:noProof/>
              </w:rPr>
              <w:t>Manage Teaching Method Screen Area:</w:t>
            </w:r>
            <w:r>
              <w:rPr>
                <w:noProof/>
                <w:webHidden/>
              </w:rPr>
              <w:tab/>
            </w:r>
            <w:r>
              <w:rPr>
                <w:noProof/>
                <w:webHidden/>
              </w:rPr>
              <w:fldChar w:fldCharType="begin"/>
            </w:r>
            <w:r>
              <w:rPr>
                <w:noProof/>
                <w:webHidden/>
              </w:rPr>
              <w:instrText xml:space="preserve"> PAGEREF _Toc322219070 \h </w:instrText>
            </w:r>
            <w:r>
              <w:rPr>
                <w:noProof/>
                <w:webHidden/>
              </w:rPr>
            </w:r>
          </w:ins>
          <w:r>
            <w:rPr>
              <w:noProof/>
              <w:webHidden/>
            </w:rPr>
            <w:fldChar w:fldCharType="separate"/>
          </w:r>
          <w:ins w:id="435" w:author="Phuong Giang" w:date="2012-04-15T02:14:00Z">
            <w:r w:rsidR="00EF15BD">
              <w:rPr>
                <w:noProof/>
                <w:webHidden/>
              </w:rPr>
              <w:t>12</w:t>
            </w:r>
          </w:ins>
          <w:ins w:id="436" w:author="Phuong Giang" w:date="2012-04-15T02:08:00Z">
            <w:r>
              <w:rPr>
                <w:noProof/>
                <w:webHidden/>
              </w:rPr>
              <w:fldChar w:fldCharType="end"/>
            </w:r>
            <w:r w:rsidRPr="005D1830">
              <w:rPr>
                <w:rStyle w:val="Hyperlink"/>
                <w:noProof/>
              </w:rPr>
              <w:fldChar w:fldCharType="end"/>
            </w:r>
          </w:ins>
        </w:p>
        <w:p w14:paraId="65C828BE" w14:textId="77777777" w:rsidR="00151B2F" w:rsidRDefault="00151B2F">
          <w:pPr>
            <w:pStyle w:val="TOC2"/>
            <w:tabs>
              <w:tab w:val="left" w:pos="720"/>
              <w:tab w:val="right" w:leader="dot" w:pos="9912"/>
            </w:tabs>
            <w:rPr>
              <w:ins w:id="437" w:author="Phuong Giang" w:date="2012-04-15T02:08:00Z"/>
              <w:rFonts w:asciiTheme="minorHAnsi" w:eastAsiaTheme="minorEastAsia" w:hAnsiTheme="minorHAnsi" w:cstheme="minorBidi"/>
              <w:noProof/>
              <w:lang w:eastAsia="ja-JP"/>
            </w:rPr>
          </w:pPr>
          <w:ins w:id="438" w:author="Phuong Giang" w:date="2012-04-15T02:08:00Z">
            <w:r w:rsidRPr="005D1830">
              <w:rPr>
                <w:rStyle w:val="Hyperlink"/>
                <w:noProof/>
              </w:rPr>
              <w:fldChar w:fldCharType="begin"/>
            </w:r>
            <w:r w:rsidRPr="005D1830">
              <w:rPr>
                <w:rStyle w:val="Hyperlink"/>
                <w:noProof/>
              </w:rPr>
              <w:instrText xml:space="preserve"> </w:instrText>
            </w:r>
            <w:r>
              <w:rPr>
                <w:noProof/>
              </w:rPr>
              <w:instrText>HYPERLINK \l "_Toc322219091"</w:instrText>
            </w:r>
            <w:r w:rsidRPr="005D1830">
              <w:rPr>
                <w:rStyle w:val="Hyperlink"/>
                <w:noProof/>
              </w:rPr>
              <w:instrText xml:space="preserve"> </w:instrText>
            </w:r>
            <w:r w:rsidRPr="005D1830">
              <w:rPr>
                <w:rStyle w:val="Hyperlink"/>
                <w:noProof/>
              </w:rPr>
            </w:r>
            <w:r w:rsidRPr="005D1830">
              <w:rPr>
                <w:rStyle w:val="Hyperlink"/>
                <w:noProof/>
              </w:rPr>
              <w:fldChar w:fldCharType="separate"/>
            </w:r>
            <w:r w:rsidRPr="005D1830">
              <w:rPr>
                <w:rStyle w:val="Hyperlink"/>
                <w:noProof/>
              </w:rPr>
              <w:t>2.</w:t>
            </w:r>
            <w:r>
              <w:rPr>
                <w:rFonts w:asciiTheme="minorHAnsi" w:eastAsiaTheme="minorEastAsia" w:hAnsiTheme="minorHAnsi" w:cstheme="minorBidi"/>
                <w:noProof/>
                <w:lang w:eastAsia="ja-JP"/>
              </w:rPr>
              <w:tab/>
            </w:r>
            <w:r w:rsidRPr="005D1830">
              <w:rPr>
                <w:rStyle w:val="Hyperlink"/>
                <w:noProof/>
              </w:rPr>
              <w:t>Working with Knowledge Item</w:t>
            </w:r>
            <w:r>
              <w:rPr>
                <w:noProof/>
                <w:webHidden/>
              </w:rPr>
              <w:tab/>
            </w:r>
            <w:r>
              <w:rPr>
                <w:noProof/>
                <w:webHidden/>
              </w:rPr>
              <w:fldChar w:fldCharType="begin"/>
            </w:r>
            <w:r>
              <w:rPr>
                <w:noProof/>
                <w:webHidden/>
              </w:rPr>
              <w:instrText xml:space="preserve"> PAGEREF _Toc322219091 \h </w:instrText>
            </w:r>
            <w:r>
              <w:rPr>
                <w:noProof/>
                <w:webHidden/>
              </w:rPr>
            </w:r>
          </w:ins>
          <w:r>
            <w:rPr>
              <w:noProof/>
              <w:webHidden/>
            </w:rPr>
            <w:fldChar w:fldCharType="separate"/>
          </w:r>
          <w:ins w:id="439" w:author="Phuong Giang" w:date="2012-04-15T02:14:00Z">
            <w:r w:rsidR="00EF15BD">
              <w:rPr>
                <w:noProof/>
                <w:webHidden/>
              </w:rPr>
              <w:t>12</w:t>
            </w:r>
          </w:ins>
          <w:ins w:id="440" w:author="Phuong Giang" w:date="2012-04-15T02:08:00Z">
            <w:r>
              <w:rPr>
                <w:noProof/>
                <w:webHidden/>
              </w:rPr>
              <w:fldChar w:fldCharType="end"/>
            </w:r>
            <w:r w:rsidRPr="005D1830">
              <w:rPr>
                <w:rStyle w:val="Hyperlink"/>
                <w:noProof/>
              </w:rPr>
              <w:fldChar w:fldCharType="end"/>
            </w:r>
          </w:ins>
        </w:p>
        <w:p w14:paraId="4ACFF264" w14:textId="77777777" w:rsidR="00151B2F" w:rsidRDefault="00151B2F">
          <w:pPr>
            <w:pStyle w:val="TOC3"/>
            <w:tabs>
              <w:tab w:val="left" w:pos="1100"/>
              <w:tab w:val="right" w:leader="dot" w:pos="9912"/>
            </w:tabs>
            <w:rPr>
              <w:ins w:id="441" w:author="Phuong Giang" w:date="2012-04-15T02:08:00Z"/>
              <w:rFonts w:asciiTheme="minorHAnsi" w:eastAsiaTheme="minorEastAsia" w:hAnsiTheme="minorHAnsi" w:cstheme="minorBidi"/>
              <w:noProof/>
              <w:lang w:eastAsia="ja-JP"/>
            </w:rPr>
          </w:pPr>
          <w:ins w:id="442" w:author="Phuong Giang" w:date="2012-04-15T02:08:00Z">
            <w:r w:rsidRPr="005D1830">
              <w:rPr>
                <w:rStyle w:val="Hyperlink"/>
                <w:noProof/>
              </w:rPr>
              <w:fldChar w:fldCharType="begin"/>
            </w:r>
            <w:r w:rsidRPr="005D1830">
              <w:rPr>
                <w:rStyle w:val="Hyperlink"/>
                <w:noProof/>
              </w:rPr>
              <w:instrText xml:space="preserve"> </w:instrText>
            </w:r>
            <w:r>
              <w:rPr>
                <w:noProof/>
              </w:rPr>
              <w:instrText>HYPERLINK \l "_Toc322219092"</w:instrText>
            </w:r>
            <w:r w:rsidRPr="005D1830">
              <w:rPr>
                <w:rStyle w:val="Hyperlink"/>
                <w:noProof/>
              </w:rPr>
              <w:instrText xml:space="preserve"> </w:instrText>
            </w:r>
            <w:r w:rsidRPr="005D1830">
              <w:rPr>
                <w:rStyle w:val="Hyperlink"/>
                <w:noProof/>
              </w:rPr>
            </w:r>
            <w:r w:rsidRPr="005D1830">
              <w:rPr>
                <w:rStyle w:val="Hyperlink"/>
                <w:noProof/>
              </w:rPr>
              <w:fldChar w:fldCharType="separate"/>
            </w:r>
            <w:r w:rsidRPr="005D1830">
              <w:rPr>
                <w:rStyle w:val="Hyperlink"/>
                <w:noProof/>
              </w:rPr>
              <w:t>2.1.</w:t>
            </w:r>
            <w:r>
              <w:rPr>
                <w:rFonts w:asciiTheme="minorHAnsi" w:eastAsiaTheme="minorEastAsia" w:hAnsiTheme="minorHAnsi" w:cstheme="minorBidi"/>
                <w:noProof/>
                <w:lang w:eastAsia="ja-JP"/>
              </w:rPr>
              <w:tab/>
            </w:r>
            <w:r w:rsidRPr="005D1830">
              <w:rPr>
                <w:rStyle w:val="Hyperlink"/>
                <w:noProof/>
              </w:rPr>
              <w:t>Add a new Knowledge Item</w:t>
            </w:r>
            <w:r>
              <w:rPr>
                <w:noProof/>
                <w:webHidden/>
              </w:rPr>
              <w:tab/>
            </w:r>
            <w:r>
              <w:rPr>
                <w:noProof/>
                <w:webHidden/>
              </w:rPr>
              <w:fldChar w:fldCharType="begin"/>
            </w:r>
            <w:r>
              <w:rPr>
                <w:noProof/>
                <w:webHidden/>
              </w:rPr>
              <w:instrText xml:space="preserve"> PAGEREF _Toc322219092 \h </w:instrText>
            </w:r>
            <w:r>
              <w:rPr>
                <w:noProof/>
                <w:webHidden/>
              </w:rPr>
            </w:r>
          </w:ins>
          <w:r>
            <w:rPr>
              <w:noProof/>
              <w:webHidden/>
            </w:rPr>
            <w:fldChar w:fldCharType="separate"/>
          </w:r>
          <w:ins w:id="443" w:author="Phuong Giang" w:date="2012-04-15T02:14:00Z">
            <w:r w:rsidR="00EF15BD">
              <w:rPr>
                <w:noProof/>
                <w:webHidden/>
              </w:rPr>
              <w:t>12</w:t>
            </w:r>
          </w:ins>
          <w:ins w:id="444" w:author="Phuong Giang" w:date="2012-04-15T02:08:00Z">
            <w:r>
              <w:rPr>
                <w:noProof/>
                <w:webHidden/>
              </w:rPr>
              <w:fldChar w:fldCharType="end"/>
            </w:r>
            <w:r w:rsidRPr="005D1830">
              <w:rPr>
                <w:rStyle w:val="Hyperlink"/>
                <w:noProof/>
              </w:rPr>
              <w:fldChar w:fldCharType="end"/>
            </w:r>
          </w:ins>
        </w:p>
        <w:p w14:paraId="2692B95A" w14:textId="77777777" w:rsidR="00151B2F" w:rsidRDefault="00151B2F">
          <w:pPr>
            <w:pStyle w:val="TOC3"/>
            <w:tabs>
              <w:tab w:val="left" w:pos="1100"/>
              <w:tab w:val="right" w:leader="dot" w:pos="9912"/>
            </w:tabs>
            <w:rPr>
              <w:ins w:id="445" w:author="Phuong Giang" w:date="2012-04-15T02:08:00Z"/>
              <w:rFonts w:asciiTheme="minorHAnsi" w:eastAsiaTheme="minorEastAsia" w:hAnsiTheme="minorHAnsi" w:cstheme="minorBidi"/>
              <w:noProof/>
              <w:lang w:eastAsia="ja-JP"/>
            </w:rPr>
          </w:pPr>
          <w:ins w:id="446" w:author="Phuong Giang" w:date="2012-04-15T02:08:00Z">
            <w:r w:rsidRPr="005D1830">
              <w:rPr>
                <w:rStyle w:val="Hyperlink"/>
                <w:noProof/>
              </w:rPr>
              <w:fldChar w:fldCharType="begin"/>
            </w:r>
            <w:r w:rsidRPr="005D1830">
              <w:rPr>
                <w:rStyle w:val="Hyperlink"/>
                <w:noProof/>
              </w:rPr>
              <w:instrText xml:space="preserve"> </w:instrText>
            </w:r>
            <w:r>
              <w:rPr>
                <w:noProof/>
              </w:rPr>
              <w:instrText>HYPERLINK \l "_Toc322219093"</w:instrText>
            </w:r>
            <w:r w:rsidRPr="005D1830">
              <w:rPr>
                <w:rStyle w:val="Hyperlink"/>
                <w:noProof/>
              </w:rPr>
              <w:instrText xml:space="preserve"> </w:instrText>
            </w:r>
            <w:r w:rsidRPr="005D1830">
              <w:rPr>
                <w:rStyle w:val="Hyperlink"/>
                <w:noProof/>
              </w:rPr>
            </w:r>
            <w:r w:rsidRPr="005D1830">
              <w:rPr>
                <w:rStyle w:val="Hyperlink"/>
                <w:noProof/>
              </w:rPr>
              <w:fldChar w:fldCharType="separate"/>
            </w:r>
            <w:r w:rsidRPr="005D1830">
              <w:rPr>
                <w:rStyle w:val="Hyperlink"/>
                <w:noProof/>
              </w:rPr>
              <w:t>2.2.</w:t>
            </w:r>
            <w:r>
              <w:rPr>
                <w:rFonts w:asciiTheme="minorHAnsi" w:eastAsiaTheme="minorEastAsia" w:hAnsiTheme="minorHAnsi" w:cstheme="minorBidi"/>
                <w:noProof/>
                <w:lang w:eastAsia="ja-JP"/>
              </w:rPr>
              <w:tab/>
            </w:r>
            <w:r w:rsidRPr="005D1830">
              <w:rPr>
                <w:rStyle w:val="Hyperlink"/>
                <w:noProof/>
              </w:rPr>
              <w:t>Update Knowledge Item</w:t>
            </w:r>
            <w:r>
              <w:rPr>
                <w:noProof/>
                <w:webHidden/>
              </w:rPr>
              <w:tab/>
            </w:r>
            <w:r>
              <w:rPr>
                <w:noProof/>
                <w:webHidden/>
              </w:rPr>
              <w:fldChar w:fldCharType="begin"/>
            </w:r>
            <w:r>
              <w:rPr>
                <w:noProof/>
                <w:webHidden/>
              </w:rPr>
              <w:instrText xml:space="preserve"> PAGEREF _Toc322219093 \h </w:instrText>
            </w:r>
            <w:r>
              <w:rPr>
                <w:noProof/>
                <w:webHidden/>
              </w:rPr>
            </w:r>
          </w:ins>
          <w:r>
            <w:rPr>
              <w:noProof/>
              <w:webHidden/>
            </w:rPr>
            <w:fldChar w:fldCharType="separate"/>
          </w:r>
          <w:ins w:id="447" w:author="Phuong Giang" w:date="2012-04-15T02:14:00Z">
            <w:r w:rsidR="00EF15BD">
              <w:rPr>
                <w:noProof/>
                <w:webHidden/>
              </w:rPr>
              <w:t>0</w:t>
            </w:r>
          </w:ins>
          <w:ins w:id="448" w:author="Phuong Giang" w:date="2012-04-15T02:08:00Z">
            <w:r>
              <w:rPr>
                <w:noProof/>
                <w:webHidden/>
              </w:rPr>
              <w:fldChar w:fldCharType="end"/>
            </w:r>
            <w:r w:rsidRPr="005D1830">
              <w:rPr>
                <w:rStyle w:val="Hyperlink"/>
                <w:noProof/>
              </w:rPr>
              <w:fldChar w:fldCharType="end"/>
            </w:r>
          </w:ins>
        </w:p>
        <w:p w14:paraId="65DD6F0F" w14:textId="77777777" w:rsidR="00151B2F" w:rsidRDefault="00151B2F">
          <w:pPr>
            <w:pStyle w:val="TOC3"/>
            <w:tabs>
              <w:tab w:val="left" w:pos="1100"/>
              <w:tab w:val="right" w:leader="dot" w:pos="9912"/>
            </w:tabs>
            <w:rPr>
              <w:ins w:id="449" w:author="Phuong Giang" w:date="2012-04-15T02:08:00Z"/>
              <w:rFonts w:asciiTheme="minorHAnsi" w:eastAsiaTheme="minorEastAsia" w:hAnsiTheme="minorHAnsi" w:cstheme="minorBidi"/>
              <w:noProof/>
              <w:lang w:eastAsia="ja-JP"/>
            </w:rPr>
          </w:pPr>
          <w:ins w:id="450" w:author="Phuong Giang" w:date="2012-04-15T02:08:00Z">
            <w:r w:rsidRPr="005D1830">
              <w:rPr>
                <w:rStyle w:val="Hyperlink"/>
                <w:noProof/>
              </w:rPr>
              <w:fldChar w:fldCharType="begin"/>
            </w:r>
            <w:r w:rsidRPr="005D1830">
              <w:rPr>
                <w:rStyle w:val="Hyperlink"/>
                <w:noProof/>
              </w:rPr>
              <w:instrText xml:space="preserve"> </w:instrText>
            </w:r>
            <w:r>
              <w:rPr>
                <w:noProof/>
              </w:rPr>
              <w:instrText>HYPERLINK \l "_Toc322219094"</w:instrText>
            </w:r>
            <w:r w:rsidRPr="005D1830">
              <w:rPr>
                <w:rStyle w:val="Hyperlink"/>
                <w:noProof/>
              </w:rPr>
              <w:instrText xml:space="preserve"> </w:instrText>
            </w:r>
            <w:r w:rsidRPr="005D1830">
              <w:rPr>
                <w:rStyle w:val="Hyperlink"/>
                <w:noProof/>
              </w:rPr>
            </w:r>
            <w:r w:rsidRPr="005D1830">
              <w:rPr>
                <w:rStyle w:val="Hyperlink"/>
                <w:noProof/>
              </w:rPr>
              <w:fldChar w:fldCharType="separate"/>
            </w:r>
            <w:r w:rsidRPr="005D1830">
              <w:rPr>
                <w:rStyle w:val="Hyperlink"/>
                <w:noProof/>
              </w:rPr>
              <w:t>2.3.</w:t>
            </w:r>
            <w:r>
              <w:rPr>
                <w:rFonts w:asciiTheme="minorHAnsi" w:eastAsiaTheme="minorEastAsia" w:hAnsiTheme="minorHAnsi" w:cstheme="minorBidi"/>
                <w:noProof/>
                <w:lang w:eastAsia="ja-JP"/>
              </w:rPr>
              <w:tab/>
            </w:r>
            <w:r w:rsidRPr="005D1830">
              <w:rPr>
                <w:rStyle w:val="Hyperlink"/>
                <w:noProof/>
              </w:rPr>
              <w:t>Delete Knowledge Item</w:t>
            </w:r>
            <w:r>
              <w:rPr>
                <w:noProof/>
                <w:webHidden/>
              </w:rPr>
              <w:tab/>
            </w:r>
            <w:r>
              <w:rPr>
                <w:noProof/>
                <w:webHidden/>
              </w:rPr>
              <w:fldChar w:fldCharType="begin"/>
            </w:r>
            <w:r>
              <w:rPr>
                <w:noProof/>
                <w:webHidden/>
              </w:rPr>
              <w:instrText xml:space="preserve"> PAGEREF _Toc322219094 \h </w:instrText>
            </w:r>
            <w:r>
              <w:rPr>
                <w:noProof/>
                <w:webHidden/>
              </w:rPr>
            </w:r>
          </w:ins>
          <w:r>
            <w:rPr>
              <w:noProof/>
              <w:webHidden/>
            </w:rPr>
            <w:fldChar w:fldCharType="separate"/>
          </w:r>
          <w:ins w:id="451" w:author="Phuong Giang" w:date="2012-04-15T02:14:00Z">
            <w:r w:rsidR="00EF15BD">
              <w:rPr>
                <w:noProof/>
                <w:webHidden/>
              </w:rPr>
              <w:t>0</w:t>
            </w:r>
          </w:ins>
          <w:ins w:id="452" w:author="Phuong Giang" w:date="2012-04-15T02:08:00Z">
            <w:r>
              <w:rPr>
                <w:noProof/>
                <w:webHidden/>
              </w:rPr>
              <w:fldChar w:fldCharType="end"/>
            </w:r>
            <w:r w:rsidRPr="005D1830">
              <w:rPr>
                <w:rStyle w:val="Hyperlink"/>
                <w:noProof/>
              </w:rPr>
              <w:fldChar w:fldCharType="end"/>
            </w:r>
          </w:ins>
        </w:p>
        <w:p w14:paraId="7AFA8995" w14:textId="77777777" w:rsidR="00151B2F" w:rsidRDefault="00151B2F">
          <w:pPr>
            <w:pStyle w:val="TOC3"/>
            <w:tabs>
              <w:tab w:val="left" w:pos="720"/>
              <w:tab w:val="right" w:leader="dot" w:pos="9912"/>
            </w:tabs>
            <w:rPr>
              <w:ins w:id="453" w:author="Phuong Giang" w:date="2012-04-15T02:08:00Z"/>
              <w:rFonts w:asciiTheme="minorHAnsi" w:eastAsiaTheme="minorEastAsia" w:hAnsiTheme="minorHAnsi" w:cstheme="minorBidi"/>
              <w:noProof/>
              <w:lang w:eastAsia="ja-JP"/>
            </w:rPr>
          </w:pPr>
          <w:ins w:id="454" w:author="Phuong Giang" w:date="2012-04-15T02:08:00Z">
            <w:r w:rsidRPr="005D1830">
              <w:rPr>
                <w:rStyle w:val="Hyperlink"/>
                <w:noProof/>
              </w:rPr>
              <w:fldChar w:fldCharType="begin"/>
            </w:r>
            <w:r w:rsidRPr="005D1830">
              <w:rPr>
                <w:rStyle w:val="Hyperlink"/>
                <w:noProof/>
              </w:rPr>
              <w:instrText xml:space="preserve"> </w:instrText>
            </w:r>
            <w:r>
              <w:rPr>
                <w:noProof/>
              </w:rPr>
              <w:instrText>HYPERLINK \l "_Toc322219095"</w:instrText>
            </w:r>
            <w:r w:rsidRPr="005D1830">
              <w:rPr>
                <w:rStyle w:val="Hyperlink"/>
                <w:noProof/>
              </w:rPr>
              <w:instrText xml:space="preserve"> </w:instrText>
            </w:r>
            <w:r w:rsidRPr="005D1830">
              <w:rPr>
                <w:rStyle w:val="Hyperlink"/>
                <w:noProof/>
              </w:rPr>
            </w:r>
            <w:r w:rsidRPr="005D1830">
              <w:rPr>
                <w:rStyle w:val="Hyperlink"/>
                <w:noProof/>
              </w:rPr>
              <w:fldChar w:fldCharType="separate"/>
            </w:r>
            <w:r>
              <w:rPr>
                <w:rFonts w:asciiTheme="minorHAnsi" w:eastAsiaTheme="minorEastAsia" w:hAnsiTheme="minorHAnsi" w:cstheme="minorBidi"/>
                <w:noProof/>
                <w:lang w:eastAsia="ja-JP"/>
              </w:rPr>
              <w:tab/>
            </w:r>
            <w:r w:rsidRPr="005D1830">
              <w:rPr>
                <w:rStyle w:val="Hyperlink"/>
                <w:noProof/>
              </w:rPr>
              <w:t>Search Knowledge Item</w:t>
            </w:r>
            <w:r>
              <w:rPr>
                <w:noProof/>
                <w:webHidden/>
              </w:rPr>
              <w:tab/>
            </w:r>
            <w:r>
              <w:rPr>
                <w:noProof/>
                <w:webHidden/>
              </w:rPr>
              <w:fldChar w:fldCharType="begin"/>
            </w:r>
            <w:r>
              <w:rPr>
                <w:noProof/>
                <w:webHidden/>
              </w:rPr>
              <w:instrText xml:space="preserve"> PAGEREF _Toc322219095 \h </w:instrText>
            </w:r>
            <w:r>
              <w:rPr>
                <w:noProof/>
                <w:webHidden/>
              </w:rPr>
            </w:r>
          </w:ins>
          <w:r>
            <w:rPr>
              <w:noProof/>
              <w:webHidden/>
            </w:rPr>
            <w:fldChar w:fldCharType="separate"/>
          </w:r>
          <w:ins w:id="455" w:author="Phuong Giang" w:date="2012-04-15T02:14:00Z">
            <w:r w:rsidR="00EF15BD">
              <w:rPr>
                <w:noProof/>
                <w:webHidden/>
              </w:rPr>
              <w:t>0</w:t>
            </w:r>
          </w:ins>
          <w:ins w:id="456" w:author="Phuong Giang" w:date="2012-04-15T02:08:00Z">
            <w:r>
              <w:rPr>
                <w:noProof/>
                <w:webHidden/>
              </w:rPr>
              <w:fldChar w:fldCharType="end"/>
            </w:r>
            <w:r w:rsidRPr="005D1830">
              <w:rPr>
                <w:rStyle w:val="Hyperlink"/>
                <w:noProof/>
              </w:rPr>
              <w:fldChar w:fldCharType="end"/>
            </w:r>
          </w:ins>
        </w:p>
        <w:p w14:paraId="787D11FC" w14:textId="77777777" w:rsidR="00151B2F" w:rsidRDefault="00151B2F">
          <w:pPr>
            <w:pStyle w:val="TOC3"/>
            <w:tabs>
              <w:tab w:val="right" w:leader="dot" w:pos="9912"/>
            </w:tabs>
            <w:rPr>
              <w:ins w:id="457" w:author="Phuong Giang" w:date="2012-04-15T02:08:00Z"/>
              <w:rFonts w:asciiTheme="minorHAnsi" w:eastAsiaTheme="minorEastAsia" w:hAnsiTheme="minorHAnsi" w:cstheme="minorBidi"/>
              <w:noProof/>
              <w:lang w:eastAsia="ja-JP"/>
            </w:rPr>
          </w:pPr>
          <w:ins w:id="458" w:author="Phuong Giang" w:date="2012-04-15T02:08:00Z">
            <w:r w:rsidRPr="005D1830">
              <w:rPr>
                <w:rStyle w:val="Hyperlink"/>
                <w:noProof/>
              </w:rPr>
              <w:fldChar w:fldCharType="begin"/>
            </w:r>
            <w:r w:rsidRPr="005D1830">
              <w:rPr>
                <w:rStyle w:val="Hyperlink"/>
                <w:noProof/>
              </w:rPr>
              <w:instrText xml:space="preserve"> </w:instrText>
            </w:r>
            <w:r>
              <w:rPr>
                <w:noProof/>
              </w:rPr>
              <w:instrText>HYPERLINK \l "_Toc322219096"</w:instrText>
            </w:r>
            <w:r w:rsidRPr="005D1830">
              <w:rPr>
                <w:rStyle w:val="Hyperlink"/>
                <w:noProof/>
              </w:rPr>
              <w:instrText xml:space="preserve"> </w:instrText>
            </w:r>
            <w:r w:rsidRPr="005D1830">
              <w:rPr>
                <w:rStyle w:val="Hyperlink"/>
                <w:noProof/>
              </w:rPr>
            </w:r>
            <w:r w:rsidRPr="005D1830">
              <w:rPr>
                <w:rStyle w:val="Hyperlink"/>
                <w:noProof/>
              </w:rPr>
              <w:fldChar w:fldCharType="separate"/>
            </w:r>
            <w:r w:rsidRPr="005D1830">
              <w:rPr>
                <w:rStyle w:val="Hyperlink"/>
                <w:noProof/>
              </w:rPr>
              <w:t>2.4.</w:t>
            </w:r>
            <w:r>
              <w:rPr>
                <w:noProof/>
                <w:webHidden/>
              </w:rPr>
              <w:tab/>
            </w:r>
            <w:r>
              <w:rPr>
                <w:noProof/>
                <w:webHidden/>
              </w:rPr>
              <w:fldChar w:fldCharType="begin"/>
            </w:r>
            <w:r>
              <w:rPr>
                <w:noProof/>
                <w:webHidden/>
              </w:rPr>
              <w:instrText xml:space="preserve"> PAGEREF _Toc322219096 \h </w:instrText>
            </w:r>
            <w:r>
              <w:rPr>
                <w:noProof/>
                <w:webHidden/>
              </w:rPr>
            </w:r>
          </w:ins>
          <w:r>
            <w:rPr>
              <w:noProof/>
              <w:webHidden/>
            </w:rPr>
            <w:fldChar w:fldCharType="separate"/>
          </w:r>
          <w:ins w:id="459" w:author="Phuong Giang" w:date="2012-04-15T02:14:00Z">
            <w:r w:rsidR="00EF15BD">
              <w:rPr>
                <w:noProof/>
                <w:webHidden/>
              </w:rPr>
              <w:t>0</w:t>
            </w:r>
          </w:ins>
          <w:ins w:id="460" w:author="Phuong Giang" w:date="2012-04-15T02:08:00Z">
            <w:r>
              <w:rPr>
                <w:noProof/>
                <w:webHidden/>
              </w:rPr>
              <w:fldChar w:fldCharType="end"/>
            </w:r>
            <w:r w:rsidRPr="005D1830">
              <w:rPr>
                <w:rStyle w:val="Hyperlink"/>
                <w:noProof/>
              </w:rPr>
              <w:fldChar w:fldCharType="end"/>
            </w:r>
          </w:ins>
        </w:p>
        <w:p w14:paraId="7127F04C" w14:textId="77777777" w:rsidR="00151B2F" w:rsidRDefault="00151B2F">
          <w:pPr>
            <w:pStyle w:val="TOC2"/>
            <w:tabs>
              <w:tab w:val="left" w:pos="720"/>
              <w:tab w:val="right" w:leader="dot" w:pos="9912"/>
            </w:tabs>
            <w:rPr>
              <w:ins w:id="461" w:author="Phuong Giang" w:date="2012-04-15T02:08:00Z"/>
              <w:rFonts w:asciiTheme="minorHAnsi" w:eastAsiaTheme="minorEastAsia" w:hAnsiTheme="minorHAnsi" w:cstheme="minorBidi"/>
              <w:noProof/>
              <w:lang w:eastAsia="ja-JP"/>
            </w:rPr>
          </w:pPr>
          <w:ins w:id="462" w:author="Phuong Giang" w:date="2012-04-15T02:08:00Z">
            <w:r w:rsidRPr="005D1830">
              <w:rPr>
                <w:rStyle w:val="Hyperlink"/>
                <w:noProof/>
              </w:rPr>
              <w:fldChar w:fldCharType="begin"/>
            </w:r>
            <w:r w:rsidRPr="005D1830">
              <w:rPr>
                <w:rStyle w:val="Hyperlink"/>
                <w:noProof/>
              </w:rPr>
              <w:instrText xml:space="preserve"> </w:instrText>
            </w:r>
            <w:r>
              <w:rPr>
                <w:noProof/>
              </w:rPr>
              <w:instrText>HYPERLINK \l "_Toc322219097"</w:instrText>
            </w:r>
            <w:r w:rsidRPr="005D1830">
              <w:rPr>
                <w:rStyle w:val="Hyperlink"/>
                <w:noProof/>
              </w:rPr>
              <w:instrText xml:space="preserve"> </w:instrText>
            </w:r>
            <w:r w:rsidRPr="005D1830">
              <w:rPr>
                <w:rStyle w:val="Hyperlink"/>
                <w:noProof/>
              </w:rPr>
            </w:r>
            <w:r w:rsidRPr="005D1830">
              <w:rPr>
                <w:rStyle w:val="Hyperlink"/>
                <w:noProof/>
              </w:rPr>
              <w:fldChar w:fldCharType="separate"/>
            </w:r>
            <w:r w:rsidRPr="005D1830">
              <w:rPr>
                <w:rStyle w:val="Hyperlink"/>
                <w:noProof/>
              </w:rPr>
              <w:t>3.</w:t>
            </w:r>
            <w:r>
              <w:rPr>
                <w:rFonts w:asciiTheme="minorHAnsi" w:eastAsiaTheme="minorEastAsia" w:hAnsiTheme="minorHAnsi" w:cstheme="minorBidi"/>
                <w:noProof/>
                <w:lang w:eastAsia="ja-JP"/>
              </w:rPr>
              <w:tab/>
            </w:r>
            <w:r w:rsidRPr="005D1830">
              <w:rPr>
                <w:rStyle w:val="Hyperlink"/>
                <w:noProof/>
              </w:rPr>
              <w:t>Working with Teaching Method</w:t>
            </w:r>
            <w:r>
              <w:rPr>
                <w:noProof/>
                <w:webHidden/>
              </w:rPr>
              <w:tab/>
            </w:r>
            <w:r>
              <w:rPr>
                <w:noProof/>
                <w:webHidden/>
              </w:rPr>
              <w:fldChar w:fldCharType="begin"/>
            </w:r>
            <w:r>
              <w:rPr>
                <w:noProof/>
                <w:webHidden/>
              </w:rPr>
              <w:instrText xml:space="preserve"> PAGEREF _Toc322219097 \h </w:instrText>
            </w:r>
            <w:r>
              <w:rPr>
                <w:noProof/>
                <w:webHidden/>
              </w:rPr>
            </w:r>
          </w:ins>
          <w:r>
            <w:rPr>
              <w:noProof/>
              <w:webHidden/>
            </w:rPr>
            <w:fldChar w:fldCharType="separate"/>
          </w:r>
          <w:ins w:id="463" w:author="Phuong Giang" w:date="2012-04-15T02:14:00Z">
            <w:r w:rsidR="00EF15BD">
              <w:rPr>
                <w:noProof/>
                <w:webHidden/>
              </w:rPr>
              <w:t>0</w:t>
            </w:r>
          </w:ins>
          <w:ins w:id="464" w:author="Phuong Giang" w:date="2012-04-15T02:08:00Z">
            <w:r>
              <w:rPr>
                <w:noProof/>
                <w:webHidden/>
              </w:rPr>
              <w:fldChar w:fldCharType="end"/>
            </w:r>
            <w:r w:rsidRPr="005D1830">
              <w:rPr>
                <w:rStyle w:val="Hyperlink"/>
                <w:noProof/>
              </w:rPr>
              <w:fldChar w:fldCharType="end"/>
            </w:r>
          </w:ins>
        </w:p>
        <w:p w14:paraId="243A8846" w14:textId="77777777" w:rsidR="00151B2F" w:rsidRDefault="00151B2F">
          <w:pPr>
            <w:pStyle w:val="TOC3"/>
            <w:tabs>
              <w:tab w:val="left" w:pos="1100"/>
              <w:tab w:val="right" w:leader="dot" w:pos="9912"/>
            </w:tabs>
            <w:rPr>
              <w:ins w:id="465" w:author="Phuong Giang" w:date="2012-04-15T02:08:00Z"/>
              <w:rFonts w:asciiTheme="minorHAnsi" w:eastAsiaTheme="minorEastAsia" w:hAnsiTheme="minorHAnsi" w:cstheme="minorBidi"/>
              <w:noProof/>
              <w:lang w:eastAsia="ja-JP"/>
            </w:rPr>
          </w:pPr>
          <w:ins w:id="466" w:author="Phuong Giang" w:date="2012-04-15T02:08:00Z">
            <w:r w:rsidRPr="005D1830">
              <w:rPr>
                <w:rStyle w:val="Hyperlink"/>
                <w:noProof/>
              </w:rPr>
              <w:fldChar w:fldCharType="begin"/>
            </w:r>
            <w:r w:rsidRPr="005D1830">
              <w:rPr>
                <w:rStyle w:val="Hyperlink"/>
                <w:noProof/>
              </w:rPr>
              <w:instrText xml:space="preserve"> </w:instrText>
            </w:r>
            <w:r>
              <w:rPr>
                <w:noProof/>
              </w:rPr>
              <w:instrText>HYPERLINK \l "_Toc322219098"</w:instrText>
            </w:r>
            <w:r w:rsidRPr="005D1830">
              <w:rPr>
                <w:rStyle w:val="Hyperlink"/>
                <w:noProof/>
              </w:rPr>
              <w:instrText xml:space="preserve"> </w:instrText>
            </w:r>
            <w:r w:rsidRPr="005D1830">
              <w:rPr>
                <w:rStyle w:val="Hyperlink"/>
                <w:noProof/>
              </w:rPr>
            </w:r>
            <w:r w:rsidRPr="005D1830">
              <w:rPr>
                <w:rStyle w:val="Hyperlink"/>
                <w:noProof/>
              </w:rPr>
              <w:fldChar w:fldCharType="separate"/>
            </w:r>
            <w:r w:rsidRPr="005D1830">
              <w:rPr>
                <w:rStyle w:val="Hyperlink"/>
                <w:noProof/>
              </w:rPr>
              <w:t>3.1.</w:t>
            </w:r>
            <w:r>
              <w:rPr>
                <w:rFonts w:asciiTheme="minorHAnsi" w:eastAsiaTheme="minorEastAsia" w:hAnsiTheme="minorHAnsi" w:cstheme="minorBidi"/>
                <w:noProof/>
                <w:lang w:eastAsia="ja-JP"/>
              </w:rPr>
              <w:tab/>
            </w:r>
            <w:r w:rsidRPr="005D1830">
              <w:rPr>
                <w:rStyle w:val="Hyperlink"/>
                <w:noProof/>
              </w:rPr>
              <w:t>Add a new Teaching Method</w:t>
            </w:r>
            <w:r>
              <w:rPr>
                <w:noProof/>
                <w:webHidden/>
              </w:rPr>
              <w:tab/>
            </w:r>
            <w:r>
              <w:rPr>
                <w:noProof/>
                <w:webHidden/>
              </w:rPr>
              <w:fldChar w:fldCharType="begin"/>
            </w:r>
            <w:r>
              <w:rPr>
                <w:noProof/>
                <w:webHidden/>
              </w:rPr>
              <w:instrText xml:space="preserve"> PAGEREF _Toc322219098 \h </w:instrText>
            </w:r>
            <w:r>
              <w:rPr>
                <w:noProof/>
                <w:webHidden/>
              </w:rPr>
            </w:r>
          </w:ins>
          <w:r>
            <w:rPr>
              <w:noProof/>
              <w:webHidden/>
            </w:rPr>
            <w:fldChar w:fldCharType="separate"/>
          </w:r>
          <w:ins w:id="467" w:author="Phuong Giang" w:date="2012-04-15T02:14:00Z">
            <w:r w:rsidR="00EF15BD">
              <w:rPr>
                <w:noProof/>
                <w:webHidden/>
              </w:rPr>
              <w:t>0</w:t>
            </w:r>
          </w:ins>
          <w:ins w:id="468" w:author="Phuong Giang" w:date="2012-04-15T02:08:00Z">
            <w:r>
              <w:rPr>
                <w:noProof/>
                <w:webHidden/>
              </w:rPr>
              <w:fldChar w:fldCharType="end"/>
            </w:r>
            <w:r w:rsidRPr="005D1830">
              <w:rPr>
                <w:rStyle w:val="Hyperlink"/>
                <w:noProof/>
              </w:rPr>
              <w:fldChar w:fldCharType="end"/>
            </w:r>
          </w:ins>
        </w:p>
        <w:p w14:paraId="748AB839" w14:textId="77777777" w:rsidR="00151B2F" w:rsidRDefault="00151B2F">
          <w:pPr>
            <w:pStyle w:val="TOC3"/>
            <w:tabs>
              <w:tab w:val="left" w:pos="1100"/>
              <w:tab w:val="right" w:leader="dot" w:pos="9912"/>
            </w:tabs>
            <w:rPr>
              <w:ins w:id="469" w:author="Phuong Giang" w:date="2012-04-15T02:08:00Z"/>
              <w:rFonts w:asciiTheme="minorHAnsi" w:eastAsiaTheme="minorEastAsia" w:hAnsiTheme="minorHAnsi" w:cstheme="minorBidi"/>
              <w:noProof/>
              <w:lang w:eastAsia="ja-JP"/>
            </w:rPr>
          </w:pPr>
          <w:ins w:id="470" w:author="Phuong Giang" w:date="2012-04-15T02:08:00Z">
            <w:r w:rsidRPr="005D1830">
              <w:rPr>
                <w:rStyle w:val="Hyperlink"/>
                <w:noProof/>
              </w:rPr>
              <w:fldChar w:fldCharType="begin"/>
            </w:r>
            <w:r w:rsidRPr="005D1830">
              <w:rPr>
                <w:rStyle w:val="Hyperlink"/>
                <w:noProof/>
              </w:rPr>
              <w:instrText xml:space="preserve"> </w:instrText>
            </w:r>
            <w:r>
              <w:rPr>
                <w:noProof/>
              </w:rPr>
              <w:instrText>HYPERLINK \l "_Toc322219099"</w:instrText>
            </w:r>
            <w:r w:rsidRPr="005D1830">
              <w:rPr>
                <w:rStyle w:val="Hyperlink"/>
                <w:noProof/>
              </w:rPr>
              <w:instrText xml:space="preserve"> </w:instrText>
            </w:r>
            <w:r w:rsidRPr="005D1830">
              <w:rPr>
                <w:rStyle w:val="Hyperlink"/>
                <w:noProof/>
              </w:rPr>
            </w:r>
            <w:r w:rsidRPr="005D1830">
              <w:rPr>
                <w:rStyle w:val="Hyperlink"/>
                <w:noProof/>
              </w:rPr>
              <w:fldChar w:fldCharType="separate"/>
            </w:r>
            <w:r w:rsidRPr="005D1830">
              <w:rPr>
                <w:rStyle w:val="Hyperlink"/>
                <w:noProof/>
              </w:rPr>
              <w:t>3.2.</w:t>
            </w:r>
            <w:r>
              <w:rPr>
                <w:rFonts w:asciiTheme="minorHAnsi" w:eastAsiaTheme="minorEastAsia" w:hAnsiTheme="minorHAnsi" w:cstheme="minorBidi"/>
                <w:noProof/>
                <w:lang w:eastAsia="ja-JP"/>
              </w:rPr>
              <w:tab/>
            </w:r>
            <w:r w:rsidRPr="005D1830">
              <w:rPr>
                <w:rStyle w:val="Hyperlink"/>
                <w:noProof/>
              </w:rPr>
              <w:t>Update Teaching Method</w:t>
            </w:r>
            <w:r>
              <w:rPr>
                <w:noProof/>
                <w:webHidden/>
              </w:rPr>
              <w:tab/>
            </w:r>
            <w:r>
              <w:rPr>
                <w:noProof/>
                <w:webHidden/>
              </w:rPr>
              <w:fldChar w:fldCharType="begin"/>
            </w:r>
            <w:r>
              <w:rPr>
                <w:noProof/>
                <w:webHidden/>
              </w:rPr>
              <w:instrText xml:space="preserve"> PAGEREF _Toc322219099 \h </w:instrText>
            </w:r>
            <w:r>
              <w:rPr>
                <w:noProof/>
                <w:webHidden/>
              </w:rPr>
            </w:r>
          </w:ins>
          <w:r>
            <w:rPr>
              <w:noProof/>
              <w:webHidden/>
            </w:rPr>
            <w:fldChar w:fldCharType="separate"/>
          </w:r>
          <w:ins w:id="471" w:author="Phuong Giang" w:date="2012-04-15T02:14:00Z">
            <w:r w:rsidR="00EF15BD">
              <w:rPr>
                <w:noProof/>
                <w:webHidden/>
              </w:rPr>
              <w:t>0</w:t>
            </w:r>
          </w:ins>
          <w:ins w:id="472" w:author="Phuong Giang" w:date="2012-04-15T02:08:00Z">
            <w:r>
              <w:rPr>
                <w:noProof/>
                <w:webHidden/>
              </w:rPr>
              <w:fldChar w:fldCharType="end"/>
            </w:r>
            <w:r w:rsidRPr="005D1830">
              <w:rPr>
                <w:rStyle w:val="Hyperlink"/>
                <w:noProof/>
              </w:rPr>
              <w:fldChar w:fldCharType="end"/>
            </w:r>
          </w:ins>
        </w:p>
        <w:p w14:paraId="08CA57E6" w14:textId="77777777" w:rsidR="00151B2F" w:rsidRDefault="00151B2F">
          <w:pPr>
            <w:pStyle w:val="TOC3"/>
            <w:tabs>
              <w:tab w:val="left" w:pos="1100"/>
              <w:tab w:val="right" w:leader="dot" w:pos="9912"/>
            </w:tabs>
            <w:rPr>
              <w:ins w:id="473" w:author="Phuong Giang" w:date="2012-04-15T02:08:00Z"/>
              <w:rFonts w:asciiTheme="minorHAnsi" w:eastAsiaTheme="minorEastAsia" w:hAnsiTheme="minorHAnsi" w:cstheme="minorBidi"/>
              <w:noProof/>
              <w:lang w:eastAsia="ja-JP"/>
            </w:rPr>
          </w:pPr>
          <w:ins w:id="474" w:author="Phuong Giang" w:date="2012-04-15T02:08:00Z">
            <w:r w:rsidRPr="005D1830">
              <w:rPr>
                <w:rStyle w:val="Hyperlink"/>
                <w:noProof/>
              </w:rPr>
              <w:fldChar w:fldCharType="begin"/>
            </w:r>
            <w:r w:rsidRPr="005D1830">
              <w:rPr>
                <w:rStyle w:val="Hyperlink"/>
                <w:noProof/>
              </w:rPr>
              <w:instrText xml:space="preserve"> </w:instrText>
            </w:r>
            <w:r>
              <w:rPr>
                <w:noProof/>
              </w:rPr>
              <w:instrText>HYPERLINK \l "_Toc322219100"</w:instrText>
            </w:r>
            <w:r w:rsidRPr="005D1830">
              <w:rPr>
                <w:rStyle w:val="Hyperlink"/>
                <w:noProof/>
              </w:rPr>
              <w:instrText xml:space="preserve"> </w:instrText>
            </w:r>
            <w:r w:rsidRPr="005D1830">
              <w:rPr>
                <w:rStyle w:val="Hyperlink"/>
                <w:noProof/>
              </w:rPr>
            </w:r>
            <w:r w:rsidRPr="005D1830">
              <w:rPr>
                <w:rStyle w:val="Hyperlink"/>
                <w:noProof/>
              </w:rPr>
              <w:fldChar w:fldCharType="separate"/>
            </w:r>
            <w:r w:rsidRPr="005D1830">
              <w:rPr>
                <w:rStyle w:val="Hyperlink"/>
                <w:noProof/>
              </w:rPr>
              <w:t>3.3.</w:t>
            </w:r>
            <w:r>
              <w:rPr>
                <w:rFonts w:asciiTheme="minorHAnsi" w:eastAsiaTheme="minorEastAsia" w:hAnsiTheme="minorHAnsi" w:cstheme="minorBidi"/>
                <w:noProof/>
                <w:lang w:eastAsia="ja-JP"/>
              </w:rPr>
              <w:tab/>
            </w:r>
            <w:r w:rsidRPr="005D1830">
              <w:rPr>
                <w:rStyle w:val="Hyperlink"/>
                <w:noProof/>
              </w:rPr>
              <w:t>Delete Teaching Method</w:t>
            </w:r>
            <w:r>
              <w:rPr>
                <w:noProof/>
                <w:webHidden/>
              </w:rPr>
              <w:tab/>
            </w:r>
            <w:r>
              <w:rPr>
                <w:noProof/>
                <w:webHidden/>
              </w:rPr>
              <w:fldChar w:fldCharType="begin"/>
            </w:r>
            <w:r>
              <w:rPr>
                <w:noProof/>
                <w:webHidden/>
              </w:rPr>
              <w:instrText xml:space="preserve"> PAGEREF _Toc322219100 \h </w:instrText>
            </w:r>
            <w:r>
              <w:rPr>
                <w:noProof/>
                <w:webHidden/>
              </w:rPr>
            </w:r>
          </w:ins>
          <w:r>
            <w:rPr>
              <w:noProof/>
              <w:webHidden/>
            </w:rPr>
            <w:fldChar w:fldCharType="separate"/>
          </w:r>
          <w:ins w:id="475" w:author="Phuong Giang" w:date="2012-04-15T02:14:00Z">
            <w:r w:rsidR="00EF15BD">
              <w:rPr>
                <w:noProof/>
                <w:webHidden/>
              </w:rPr>
              <w:t>0</w:t>
            </w:r>
          </w:ins>
          <w:ins w:id="476" w:author="Phuong Giang" w:date="2012-04-15T02:08:00Z">
            <w:r>
              <w:rPr>
                <w:noProof/>
                <w:webHidden/>
              </w:rPr>
              <w:fldChar w:fldCharType="end"/>
            </w:r>
            <w:r w:rsidRPr="005D1830">
              <w:rPr>
                <w:rStyle w:val="Hyperlink"/>
                <w:noProof/>
              </w:rPr>
              <w:fldChar w:fldCharType="end"/>
            </w:r>
          </w:ins>
        </w:p>
        <w:p w14:paraId="559AC954" w14:textId="77777777" w:rsidR="00151B2F" w:rsidRDefault="00151B2F">
          <w:pPr>
            <w:pStyle w:val="TOC3"/>
            <w:tabs>
              <w:tab w:val="left" w:pos="1100"/>
              <w:tab w:val="right" w:leader="dot" w:pos="9912"/>
            </w:tabs>
            <w:rPr>
              <w:ins w:id="477" w:author="Phuong Giang" w:date="2012-04-15T02:08:00Z"/>
              <w:rFonts w:asciiTheme="minorHAnsi" w:eastAsiaTheme="minorEastAsia" w:hAnsiTheme="minorHAnsi" w:cstheme="minorBidi"/>
              <w:noProof/>
              <w:lang w:eastAsia="ja-JP"/>
            </w:rPr>
          </w:pPr>
          <w:ins w:id="478" w:author="Phuong Giang" w:date="2012-04-15T02:08:00Z">
            <w:r w:rsidRPr="005D1830">
              <w:rPr>
                <w:rStyle w:val="Hyperlink"/>
                <w:noProof/>
              </w:rPr>
              <w:fldChar w:fldCharType="begin"/>
            </w:r>
            <w:r w:rsidRPr="005D1830">
              <w:rPr>
                <w:rStyle w:val="Hyperlink"/>
                <w:noProof/>
              </w:rPr>
              <w:instrText xml:space="preserve"> </w:instrText>
            </w:r>
            <w:r>
              <w:rPr>
                <w:noProof/>
              </w:rPr>
              <w:instrText>HYPERLINK \l "_Toc322219101"</w:instrText>
            </w:r>
            <w:r w:rsidRPr="005D1830">
              <w:rPr>
                <w:rStyle w:val="Hyperlink"/>
                <w:noProof/>
              </w:rPr>
              <w:instrText xml:space="preserve"> </w:instrText>
            </w:r>
            <w:r w:rsidRPr="005D1830">
              <w:rPr>
                <w:rStyle w:val="Hyperlink"/>
                <w:noProof/>
              </w:rPr>
            </w:r>
            <w:r w:rsidRPr="005D1830">
              <w:rPr>
                <w:rStyle w:val="Hyperlink"/>
                <w:noProof/>
              </w:rPr>
              <w:fldChar w:fldCharType="separate"/>
            </w:r>
            <w:r w:rsidRPr="005D1830">
              <w:rPr>
                <w:rStyle w:val="Hyperlink"/>
                <w:noProof/>
              </w:rPr>
              <w:t>3.4.</w:t>
            </w:r>
            <w:r>
              <w:rPr>
                <w:rFonts w:asciiTheme="minorHAnsi" w:eastAsiaTheme="minorEastAsia" w:hAnsiTheme="minorHAnsi" w:cstheme="minorBidi"/>
                <w:noProof/>
                <w:lang w:eastAsia="ja-JP"/>
              </w:rPr>
              <w:tab/>
            </w:r>
            <w:r w:rsidRPr="005D1830">
              <w:rPr>
                <w:rStyle w:val="Hyperlink"/>
                <w:noProof/>
              </w:rPr>
              <w:t>Search Teaching Method</w:t>
            </w:r>
            <w:r>
              <w:rPr>
                <w:noProof/>
                <w:webHidden/>
              </w:rPr>
              <w:tab/>
            </w:r>
            <w:r>
              <w:rPr>
                <w:noProof/>
                <w:webHidden/>
              </w:rPr>
              <w:fldChar w:fldCharType="begin"/>
            </w:r>
            <w:r>
              <w:rPr>
                <w:noProof/>
                <w:webHidden/>
              </w:rPr>
              <w:instrText xml:space="preserve"> PAGEREF _Toc322219101 \h </w:instrText>
            </w:r>
            <w:r>
              <w:rPr>
                <w:noProof/>
                <w:webHidden/>
              </w:rPr>
            </w:r>
          </w:ins>
          <w:r>
            <w:rPr>
              <w:noProof/>
              <w:webHidden/>
            </w:rPr>
            <w:fldChar w:fldCharType="separate"/>
          </w:r>
          <w:ins w:id="479" w:author="Phuong Giang" w:date="2012-04-15T02:14:00Z">
            <w:r w:rsidR="00EF15BD">
              <w:rPr>
                <w:noProof/>
                <w:webHidden/>
              </w:rPr>
              <w:t>0</w:t>
            </w:r>
          </w:ins>
          <w:ins w:id="480" w:author="Phuong Giang" w:date="2012-04-15T02:08:00Z">
            <w:r>
              <w:rPr>
                <w:noProof/>
                <w:webHidden/>
              </w:rPr>
              <w:fldChar w:fldCharType="end"/>
            </w:r>
            <w:r w:rsidRPr="005D1830">
              <w:rPr>
                <w:rStyle w:val="Hyperlink"/>
                <w:noProof/>
              </w:rPr>
              <w:fldChar w:fldCharType="end"/>
            </w:r>
          </w:ins>
        </w:p>
        <w:p w14:paraId="2E2A6CE4" w14:textId="77777777" w:rsidR="00151B2F" w:rsidRDefault="00151B2F">
          <w:pPr>
            <w:pStyle w:val="TOC2"/>
            <w:tabs>
              <w:tab w:val="left" w:pos="720"/>
              <w:tab w:val="right" w:leader="dot" w:pos="9912"/>
            </w:tabs>
            <w:rPr>
              <w:ins w:id="481" w:author="Phuong Giang" w:date="2012-04-15T02:08:00Z"/>
              <w:rFonts w:asciiTheme="minorHAnsi" w:eastAsiaTheme="minorEastAsia" w:hAnsiTheme="minorHAnsi" w:cstheme="minorBidi"/>
              <w:noProof/>
              <w:lang w:eastAsia="ja-JP"/>
            </w:rPr>
          </w:pPr>
          <w:ins w:id="482" w:author="Phuong Giang" w:date="2012-04-15T02:08:00Z">
            <w:r w:rsidRPr="005D1830">
              <w:rPr>
                <w:rStyle w:val="Hyperlink"/>
                <w:noProof/>
              </w:rPr>
              <w:fldChar w:fldCharType="begin"/>
            </w:r>
            <w:r w:rsidRPr="005D1830">
              <w:rPr>
                <w:rStyle w:val="Hyperlink"/>
                <w:noProof/>
              </w:rPr>
              <w:instrText xml:space="preserve"> </w:instrText>
            </w:r>
            <w:r>
              <w:rPr>
                <w:noProof/>
              </w:rPr>
              <w:instrText>HYPERLINK \l "_Toc322219102"</w:instrText>
            </w:r>
            <w:r w:rsidRPr="005D1830">
              <w:rPr>
                <w:rStyle w:val="Hyperlink"/>
                <w:noProof/>
              </w:rPr>
              <w:instrText xml:space="preserve"> </w:instrText>
            </w:r>
            <w:r w:rsidRPr="005D1830">
              <w:rPr>
                <w:rStyle w:val="Hyperlink"/>
                <w:noProof/>
              </w:rPr>
            </w:r>
            <w:r w:rsidRPr="005D1830">
              <w:rPr>
                <w:rStyle w:val="Hyperlink"/>
                <w:noProof/>
              </w:rPr>
              <w:fldChar w:fldCharType="separate"/>
            </w:r>
            <w:r w:rsidRPr="005D1830">
              <w:rPr>
                <w:rStyle w:val="Hyperlink"/>
                <w:noProof/>
              </w:rPr>
              <w:t>4.</w:t>
            </w:r>
            <w:r>
              <w:rPr>
                <w:rFonts w:asciiTheme="minorHAnsi" w:eastAsiaTheme="minorEastAsia" w:hAnsiTheme="minorHAnsi" w:cstheme="minorBidi"/>
                <w:noProof/>
                <w:lang w:eastAsia="ja-JP"/>
              </w:rPr>
              <w:tab/>
            </w:r>
            <w:r w:rsidRPr="005D1830">
              <w:rPr>
                <w:rStyle w:val="Hyperlink"/>
                <w:noProof/>
              </w:rPr>
              <w:t>Working with Teaching Plan</w:t>
            </w:r>
            <w:r>
              <w:rPr>
                <w:noProof/>
                <w:webHidden/>
              </w:rPr>
              <w:tab/>
            </w:r>
            <w:r>
              <w:rPr>
                <w:noProof/>
                <w:webHidden/>
              </w:rPr>
              <w:fldChar w:fldCharType="begin"/>
            </w:r>
            <w:r>
              <w:rPr>
                <w:noProof/>
                <w:webHidden/>
              </w:rPr>
              <w:instrText xml:space="preserve"> PAGEREF _Toc322219102 \h </w:instrText>
            </w:r>
            <w:r>
              <w:rPr>
                <w:noProof/>
                <w:webHidden/>
              </w:rPr>
            </w:r>
          </w:ins>
          <w:r>
            <w:rPr>
              <w:noProof/>
              <w:webHidden/>
            </w:rPr>
            <w:fldChar w:fldCharType="separate"/>
          </w:r>
          <w:ins w:id="483" w:author="Phuong Giang" w:date="2012-04-15T02:14:00Z">
            <w:r w:rsidR="00EF15BD">
              <w:rPr>
                <w:noProof/>
                <w:webHidden/>
              </w:rPr>
              <w:t>0</w:t>
            </w:r>
          </w:ins>
          <w:ins w:id="484" w:author="Phuong Giang" w:date="2012-04-15T02:08:00Z">
            <w:r>
              <w:rPr>
                <w:noProof/>
                <w:webHidden/>
              </w:rPr>
              <w:fldChar w:fldCharType="end"/>
            </w:r>
            <w:r w:rsidRPr="005D1830">
              <w:rPr>
                <w:rStyle w:val="Hyperlink"/>
                <w:noProof/>
              </w:rPr>
              <w:fldChar w:fldCharType="end"/>
            </w:r>
          </w:ins>
        </w:p>
        <w:p w14:paraId="2CA02459" w14:textId="77777777" w:rsidR="00151B2F" w:rsidRDefault="00151B2F">
          <w:pPr>
            <w:pStyle w:val="TOC3"/>
            <w:tabs>
              <w:tab w:val="left" w:pos="1100"/>
              <w:tab w:val="right" w:leader="dot" w:pos="9912"/>
            </w:tabs>
            <w:rPr>
              <w:ins w:id="485" w:author="Phuong Giang" w:date="2012-04-15T02:08:00Z"/>
              <w:rFonts w:asciiTheme="minorHAnsi" w:eastAsiaTheme="minorEastAsia" w:hAnsiTheme="minorHAnsi" w:cstheme="minorBidi"/>
              <w:noProof/>
              <w:lang w:eastAsia="ja-JP"/>
            </w:rPr>
          </w:pPr>
          <w:ins w:id="486" w:author="Phuong Giang" w:date="2012-04-15T02:08:00Z">
            <w:r w:rsidRPr="005D1830">
              <w:rPr>
                <w:rStyle w:val="Hyperlink"/>
                <w:noProof/>
              </w:rPr>
              <w:fldChar w:fldCharType="begin"/>
            </w:r>
            <w:r w:rsidRPr="005D1830">
              <w:rPr>
                <w:rStyle w:val="Hyperlink"/>
                <w:noProof/>
              </w:rPr>
              <w:instrText xml:space="preserve"> </w:instrText>
            </w:r>
            <w:r>
              <w:rPr>
                <w:noProof/>
              </w:rPr>
              <w:instrText>HYPERLINK \l "_Toc322219103"</w:instrText>
            </w:r>
            <w:r w:rsidRPr="005D1830">
              <w:rPr>
                <w:rStyle w:val="Hyperlink"/>
                <w:noProof/>
              </w:rPr>
              <w:instrText xml:space="preserve"> </w:instrText>
            </w:r>
            <w:r w:rsidRPr="005D1830">
              <w:rPr>
                <w:rStyle w:val="Hyperlink"/>
                <w:noProof/>
              </w:rPr>
            </w:r>
            <w:r w:rsidRPr="005D1830">
              <w:rPr>
                <w:rStyle w:val="Hyperlink"/>
                <w:noProof/>
              </w:rPr>
              <w:fldChar w:fldCharType="separate"/>
            </w:r>
            <w:r w:rsidRPr="005D1830">
              <w:rPr>
                <w:rStyle w:val="Hyperlink"/>
                <w:noProof/>
              </w:rPr>
              <w:t>4.1.</w:t>
            </w:r>
            <w:r>
              <w:rPr>
                <w:rFonts w:asciiTheme="minorHAnsi" w:eastAsiaTheme="minorEastAsia" w:hAnsiTheme="minorHAnsi" w:cstheme="minorBidi"/>
                <w:noProof/>
                <w:lang w:eastAsia="ja-JP"/>
              </w:rPr>
              <w:tab/>
            </w:r>
            <w:r w:rsidRPr="005D1830">
              <w:rPr>
                <w:rStyle w:val="Hyperlink"/>
                <w:noProof/>
              </w:rPr>
              <w:t>Create new Teaching Plan</w:t>
            </w:r>
            <w:r>
              <w:rPr>
                <w:noProof/>
                <w:webHidden/>
              </w:rPr>
              <w:tab/>
            </w:r>
            <w:r>
              <w:rPr>
                <w:noProof/>
                <w:webHidden/>
              </w:rPr>
              <w:fldChar w:fldCharType="begin"/>
            </w:r>
            <w:r>
              <w:rPr>
                <w:noProof/>
                <w:webHidden/>
              </w:rPr>
              <w:instrText xml:space="preserve"> PAGEREF _Toc322219103 \h </w:instrText>
            </w:r>
            <w:r>
              <w:rPr>
                <w:noProof/>
                <w:webHidden/>
              </w:rPr>
            </w:r>
          </w:ins>
          <w:r>
            <w:rPr>
              <w:noProof/>
              <w:webHidden/>
            </w:rPr>
            <w:fldChar w:fldCharType="separate"/>
          </w:r>
          <w:ins w:id="487" w:author="Phuong Giang" w:date="2012-04-15T02:14:00Z">
            <w:r w:rsidR="00EF15BD">
              <w:rPr>
                <w:noProof/>
                <w:webHidden/>
              </w:rPr>
              <w:t>0</w:t>
            </w:r>
          </w:ins>
          <w:ins w:id="488" w:author="Phuong Giang" w:date="2012-04-15T02:08:00Z">
            <w:r>
              <w:rPr>
                <w:noProof/>
                <w:webHidden/>
              </w:rPr>
              <w:fldChar w:fldCharType="end"/>
            </w:r>
            <w:r w:rsidRPr="005D1830">
              <w:rPr>
                <w:rStyle w:val="Hyperlink"/>
                <w:noProof/>
              </w:rPr>
              <w:fldChar w:fldCharType="end"/>
            </w:r>
          </w:ins>
        </w:p>
        <w:p w14:paraId="169F22AE" w14:textId="77777777" w:rsidR="00151B2F" w:rsidRDefault="00151B2F">
          <w:pPr>
            <w:pStyle w:val="TOC3"/>
            <w:tabs>
              <w:tab w:val="left" w:pos="1100"/>
              <w:tab w:val="right" w:leader="dot" w:pos="9912"/>
            </w:tabs>
            <w:rPr>
              <w:ins w:id="489" w:author="Phuong Giang" w:date="2012-04-15T02:08:00Z"/>
              <w:rFonts w:asciiTheme="minorHAnsi" w:eastAsiaTheme="minorEastAsia" w:hAnsiTheme="minorHAnsi" w:cstheme="minorBidi"/>
              <w:noProof/>
              <w:lang w:eastAsia="ja-JP"/>
            </w:rPr>
          </w:pPr>
          <w:ins w:id="490" w:author="Phuong Giang" w:date="2012-04-15T02:08:00Z">
            <w:r w:rsidRPr="005D1830">
              <w:rPr>
                <w:rStyle w:val="Hyperlink"/>
                <w:noProof/>
              </w:rPr>
              <w:fldChar w:fldCharType="begin"/>
            </w:r>
            <w:r w:rsidRPr="005D1830">
              <w:rPr>
                <w:rStyle w:val="Hyperlink"/>
                <w:noProof/>
              </w:rPr>
              <w:instrText xml:space="preserve"> </w:instrText>
            </w:r>
            <w:r>
              <w:rPr>
                <w:noProof/>
              </w:rPr>
              <w:instrText>HYPERLINK \l "_Toc322219104"</w:instrText>
            </w:r>
            <w:r w:rsidRPr="005D1830">
              <w:rPr>
                <w:rStyle w:val="Hyperlink"/>
                <w:noProof/>
              </w:rPr>
              <w:instrText xml:space="preserve"> </w:instrText>
            </w:r>
            <w:r w:rsidRPr="005D1830">
              <w:rPr>
                <w:rStyle w:val="Hyperlink"/>
                <w:noProof/>
              </w:rPr>
            </w:r>
            <w:r w:rsidRPr="005D1830">
              <w:rPr>
                <w:rStyle w:val="Hyperlink"/>
                <w:noProof/>
              </w:rPr>
              <w:fldChar w:fldCharType="separate"/>
            </w:r>
            <w:r w:rsidRPr="005D1830">
              <w:rPr>
                <w:rStyle w:val="Hyperlink"/>
                <w:noProof/>
              </w:rPr>
              <w:t>4.2.</w:t>
            </w:r>
            <w:r>
              <w:rPr>
                <w:rFonts w:asciiTheme="minorHAnsi" w:eastAsiaTheme="minorEastAsia" w:hAnsiTheme="minorHAnsi" w:cstheme="minorBidi"/>
                <w:noProof/>
                <w:lang w:eastAsia="ja-JP"/>
              </w:rPr>
              <w:tab/>
            </w:r>
            <w:r w:rsidRPr="005D1830">
              <w:rPr>
                <w:rStyle w:val="Hyperlink"/>
                <w:noProof/>
              </w:rPr>
              <w:t>Open a Teaching Plan</w:t>
            </w:r>
            <w:r>
              <w:rPr>
                <w:noProof/>
                <w:webHidden/>
              </w:rPr>
              <w:tab/>
            </w:r>
            <w:r>
              <w:rPr>
                <w:noProof/>
                <w:webHidden/>
              </w:rPr>
              <w:fldChar w:fldCharType="begin"/>
            </w:r>
            <w:r>
              <w:rPr>
                <w:noProof/>
                <w:webHidden/>
              </w:rPr>
              <w:instrText xml:space="preserve"> PAGEREF _Toc322219104 \h </w:instrText>
            </w:r>
            <w:r>
              <w:rPr>
                <w:noProof/>
                <w:webHidden/>
              </w:rPr>
            </w:r>
          </w:ins>
          <w:r>
            <w:rPr>
              <w:noProof/>
              <w:webHidden/>
            </w:rPr>
            <w:fldChar w:fldCharType="separate"/>
          </w:r>
          <w:ins w:id="491" w:author="Phuong Giang" w:date="2012-04-15T02:14:00Z">
            <w:r w:rsidR="00EF15BD">
              <w:rPr>
                <w:noProof/>
                <w:webHidden/>
              </w:rPr>
              <w:t>0</w:t>
            </w:r>
          </w:ins>
          <w:ins w:id="492" w:author="Phuong Giang" w:date="2012-04-15T02:08:00Z">
            <w:r>
              <w:rPr>
                <w:noProof/>
                <w:webHidden/>
              </w:rPr>
              <w:fldChar w:fldCharType="end"/>
            </w:r>
            <w:r w:rsidRPr="005D1830">
              <w:rPr>
                <w:rStyle w:val="Hyperlink"/>
                <w:noProof/>
              </w:rPr>
              <w:fldChar w:fldCharType="end"/>
            </w:r>
          </w:ins>
        </w:p>
        <w:p w14:paraId="72023776" w14:textId="77777777" w:rsidR="00151B2F" w:rsidRDefault="00151B2F">
          <w:pPr>
            <w:pStyle w:val="TOC3"/>
            <w:tabs>
              <w:tab w:val="left" w:pos="1100"/>
              <w:tab w:val="right" w:leader="dot" w:pos="9912"/>
            </w:tabs>
            <w:rPr>
              <w:ins w:id="493" w:author="Phuong Giang" w:date="2012-04-15T02:08:00Z"/>
              <w:rFonts w:asciiTheme="minorHAnsi" w:eastAsiaTheme="minorEastAsia" w:hAnsiTheme="minorHAnsi" w:cstheme="minorBidi"/>
              <w:noProof/>
              <w:lang w:eastAsia="ja-JP"/>
            </w:rPr>
          </w:pPr>
          <w:ins w:id="494" w:author="Phuong Giang" w:date="2012-04-15T02:08:00Z">
            <w:r w:rsidRPr="005D1830">
              <w:rPr>
                <w:rStyle w:val="Hyperlink"/>
                <w:noProof/>
              </w:rPr>
              <w:fldChar w:fldCharType="begin"/>
            </w:r>
            <w:r w:rsidRPr="005D1830">
              <w:rPr>
                <w:rStyle w:val="Hyperlink"/>
                <w:noProof/>
              </w:rPr>
              <w:instrText xml:space="preserve"> </w:instrText>
            </w:r>
            <w:r>
              <w:rPr>
                <w:noProof/>
              </w:rPr>
              <w:instrText>HYPERLINK \l "_Toc322219105"</w:instrText>
            </w:r>
            <w:r w:rsidRPr="005D1830">
              <w:rPr>
                <w:rStyle w:val="Hyperlink"/>
                <w:noProof/>
              </w:rPr>
              <w:instrText xml:space="preserve"> </w:instrText>
            </w:r>
            <w:r w:rsidRPr="005D1830">
              <w:rPr>
                <w:rStyle w:val="Hyperlink"/>
                <w:noProof/>
              </w:rPr>
            </w:r>
            <w:r w:rsidRPr="005D1830">
              <w:rPr>
                <w:rStyle w:val="Hyperlink"/>
                <w:noProof/>
              </w:rPr>
              <w:fldChar w:fldCharType="separate"/>
            </w:r>
            <w:r w:rsidRPr="005D1830">
              <w:rPr>
                <w:rStyle w:val="Hyperlink"/>
                <w:noProof/>
              </w:rPr>
              <w:t>4.3.</w:t>
            </w:r>
            <w:r>
              <w:rPr>
                <w:rFonts w:asciiTheme="minorHAnsi" w:eastAsiaTheme="minorEastAsia" w:hAnsiTheme="minorHAnsi" w:cstheme="minorBidi"/>
                <w:noProof/>
                <w:lang w:eastAsia="ja-JP"/>
              </w:rPr>
              <w:tab/>
            </w:r>
            <w:r w:rsidRPr="005D1830">
              <w:rPr>
                <w:rStyle w:val="Hyperlink"/>
                <w:noProof/>
              </w:rPr>
              <w:t>Export Teaching Plan</w:t>
            </w:r>
            <w:r>
              <w:rPr>
                <w:noProof/>
                <w:webHidden/>
              </w:rPr>
              <w:tab/>
            </w:r>
            <w:r>
              <w:rPr>
                <w:noProof/>
                <w:webHidden/>
              </w:rPr>
              <w:fldChar w:fldCharType="begin"/>
            </w:r>
            <w:r>
              <w:rPr>
                <w:noProof/>
                <w:webHidden/>
              </w:rPr>
              <w:instrText xml:space="preserve"> PAGEREF _Toc322219105 \h </w:instrText>
            </w:r>
            <w:r>
              <w:rPr>
                <w:noProof/>
                <w:webHidden/>
              </w:rPr>
            </w:r>
          </w:ins>
          <w:r>
            <w:rPr>
              <w:noProof/>
              <w:webHidden/>
            </w:rPr>
            <w:fldChar w:fldCharType="separate"/>
          </w:r>
          <w:ins w:id="495" w:author="Phuong Giang" w:date="2012-04-15T02:14:00Z">
            <w:r w:rsidR="00EF15BD">
              <w:rPr>
                <w:noProof/>
                <w:webHidden/>
              </w:rPr>
              <w:t>0</w:t>
            </w:r>
          </w:ins>
          <w:ins w:id="496" w:author="Phuong Giang" w:date="2012-04-15T02:08:00Z">
            <w:r>
              <w:rPr>
                <w:noProof/>
                <w:webHidden/>
              </w:rPr>
              <w:fldChar w:fldCharType="end"/>
            </w:r>
            <w:r w:rsidRPr="005D1830">
              <w:rPr>
                <w:rStyle w:val="Hyperlink"/>
                <w:noProof/>
              </w:rPr>
              <w:fldChar w:fldCharType="end"/>
            </w:r>
          </w:ins>
        </w:p>
        <w:p w14:paraId="5A16AA4B" w14:textId="77777777" w:rsidR="00151B2F" w:rsidRDefault="00151B2F">
          <w:pPr>
            <w:pStyle w:val="TOC2"/>
            <w:tabs>
              <w:tab w:val="left" w:pos="720"/>
              <w:tab w:val="right" w:leader="dot" w:pos="9912"/>
            </w:tabs>
            <w:rPr>
              <w:ins w:id="497" w:author="Phuong Giang" w:date="2012-04-15T02:08:00Z"/>
              <w:rFonts w:asciiTheme="minorHAnsi" w:eastAsiaTheme="minorEastAsia" w:hAnsiTheme="minorHAnsi" w:cstheme="minorBidi"/>
              <w:noProof/>
              <w:lang w:eastAsia="ja-JP"/>
            </w:rPr>
          </w:pPr>
          <w:ins w:id="498" w:author="Phuong Giang" w:date="2012-04-15T02:08:00Z">
            <w:r w:rsidRPr="005D1830">
              <w:rPr>
                <w:rStyle w:val="Hyperlink"/>
                <w:noProof/>
              </w:rPr>
              <w:fldChar w:fldCharType="begin"/>
            </w:r>
            <w:r w:rsidRPr="005D1830">
              <w:rPr>
                <w:rStyle w:val="Hyperlink"/>
                <w:noProof/>
              </w:rPr>
              <w:instrText xml:space="preserve"> </w:instrText>
            </w:r>
            <w:r>
              <w:rPr>
                <w:noProof/>
              </w:rPr>
              <w:instrText>HYPERLINK \l "_Toc322219106"</w:instrText>
            </w:r>
            <w:r w:rsidRPr="005D1830">
              <w:rPr>
                <w:rStyle w:val="Hyperlink"/>
                <w:noProof/>
              </w:rPr>
              <w:instrText xml:space="preserve"> </w:instrText>
            </w:r>
            <w:r w:rsidRPr="005D1830">
              <w:rPr>
                <w:rStyle w:val="Hyperlink"/>
                <w:noProof/>
              </w:rPr>
            </w:r>
            <w:r w:rsidRPr="005D1830">
              <w:rPr>
                <w:rStyle w:val="Hyperlink"/>
                <w:noProof/>
              </w:rPr>
              <w:fldChar w:fldCharType="separate"/>
            </w:r>
            <w:r w:rsidRPr="005D1830">
              <w:rPr>
                <w:rStyle w:val="Hyperlink"/>
                <w:noProof/>
              </w:rPr>
              <w:t>5.</w:t>
            </w:r>
            <w:r>
              <w:rPr>
                <w:rFonts w:asciiTheme="minorHAnsi" w:eastAsiaTheme="minorEastAsia" w:hAnsiTheme="minorHAnsi" w:cstheme="minorBidi"/>
                <w:noProof/>
                <w:lang w:eastAsia="ja-JP"/>
              </w:rPr>
              <w:tab/>
            </w:r>
            <w:r w:rsidRPr="005D1830">
              <w:rPr>
                <w:rStyle w:val="Hyperlink"/>
                <w:noProof/>
              </w:rPr>
              <w:t>Teacher Lefthand Options</w:t>
            </w:r>
            <w:r>
              <w:rPr>
                <w:noProof/>
                <w:webHidden/>
              </w:rPr>
              <w:tab/>
            </w:r>
            <w:r>
              <w:rPr>
                <w:noProof/>
                <w:webHidden/>
              </w:rPr>
              <w:fldChar w:fldCharType="begin"/>
            </w:r>
            <w:r>
              <w:rPr>
                <w:noProof/>
                <w:webHidden/>
              </w:rPr>
              <w:instrText xml:space="preserve"> PAGEREF _Toc322219106 \h </w:instrText>
            </w:r>
            <w:r>
              <w:rPr>
                <w:noProof/>
                <w:webHidden/>
              </w:rPr>
            </w:r>
          </w:ins>
          <w:r>
            <w:rPr>
              <w:noProof/>
              <w:webHidden/>
            </w:rPr>
            <w:fldChar w:fldCharType="separate"/>
          </w:r>
          <w:ins w:id="499" w:author="Phuong Giang" w:date="2012-04-15T02:14:00Z">
            <w:r w:rsidR="00EF15BD">
              <w:rPr>
                <w:noProof/>
                <w:webHidden/>
              </w:rPr>
              <w:t>0</w:t>
            </w:r>
          </w:ins>
          <w:ins w:id="500" w:author="Phuong Giang" w:date="2012-04-15T02:08:00Z">
            <w:r>
              <w:rPr>
                <w:noProof/>
                <w:webHidden/>
              </w:rPr>
              <w:fldChar w:fldCharType="end"/>
            </w:r>
            <w:r w:rsidRPr="005D1830">
              <w:rPr>
                <w:rStyle w:val="Hyperlink"/>
                <w:noProof/>
              </w:rPr>
              <w:fldChar w:fldCharType="end"/>
            </w:r>
          </w:ins>
        </w:p>
        <w:p w14:paraId="328FE5D3" w14:textId="77777777" w:rsidR="00151B2F" w:rsidRDefault="00151B2F">
          <w:pPr>
            <w:pStyle w:val="TOC3"/>
            <w:tabs>
              <w:tab w:val="left" w:pos="1100"/>
              <w:tab w:val="right" w:leader="dot" w:pos="9912"/>
            </w:tabs>
            <w:rPr>
              <w:ins w:id="501" w:author="Phuong Giang" w:date="2012-04-15T02:08:00Z"/>
              <w:rFonts w:asciiTheme="minorHAnsi" w:eastAsiaTheme="minorEastAsia" w:hAnsiTheme="minorHAnsi" w:cstheme="minorBidi"/>
              <w:noProof/>
              <w:lang w:eastAsia="ja-JP"/>
            </w:rPr>
          </w:pPr>
          <w:ins w:id="502" w:author="Phuong Giang" w:date="2012-04-15T02:08:00Z">
            <w:r w:rsidRPr="005D1830">
              <w:rPr>
                <w:rStyle w:val="Hyperlink"/>
                <w:noProof/>
              </w:rPr>
              <w:fldChar w:fldCharType="begin"/>
            </w:r>
            <w:r w:rsidRPr="005D1830">
              <w:rPr>
                <w:rStyle w:val="Hyperlink"/>
                <w:noProof/>
              </w:rPr>
              <w:instrText xml:space="preserve"> </w:instrText>
            </w:r>
            <w:r>
              <w:rPr>
                <w:noProof/>
              </w:rPr>
              <w:instrText>HYPERLINK \l "_Toc322219107"</w:instrText>
            </w:r>
            <w:r w:rsidRPr="005D1830">
              <w:rPr>
                <w:rStyle w:val="Hyperlink"/>
                <w:noProof/>
              </w:rPr>
              <w:instrText xml:space="preserve"> </w:instrText>
            </w:r>
            <w:r w:rsidRPr="005D1830">
              <w:rPr>
                <w:rStyle w:val="Hyperlink"/>
                <w:noProof/>
              </w:rPr>
            </w:r>
            <w:r w:rsidRPr="005D1830">
              <w:rPr>
                <w:rStyle w:val="Hyperlink"/>
                <w:noProof/>
              </w:rPr>
              <w:fldChar w:fldCharType="separate"/>
            </w:r>
            <w:r w:rsidRPr="005D1830">
              <w:rPr>
                <w:rStyle w:val="Hyperlink"/>
                <w:noProof/>
              </w:rPr>
              <w:t>5.1.</w:t>
            </w:r>
            <w:r>
              <w:rPr>
                <w:rFonts w:asciiTheme="minorHAnsi" w:eastAsiaTheme="minorEastAsia" w:hAnsiTheme="minorHAnsi" w:cstheme="minorBidi"/>
                <w:noProof/>
                <w:lang w:eastAsia="ja-JP"/>
              </w:rPr>
              <w:tab/>
            </w:r>
            <w:r w:rsidRPr="005D1830">
              <w:rPr>
                <w:rStyle w:val="Hyperlink"/>
                <w:noProof/>
              </w:rPr>
              <w:t>Change display language</w:t>
            </w:r>
            <w:r>
              <w:rPr>
                <w:noProof/>
                <w:webHidden/>
              </w:rPr>
              <w:tab/>
            </w:r>
            <w:r>
              <w:rPr>
                <w:noProof/>
                <w:webHidden/>
              </w:rPr>
              <w:fldChar w:fldCharType="begin"/>
            </w:r>
            <w:r>
              <w:rPr>
                <w:noProof/>
                <w:webHidden/>
              </w:rPr>
              <w:instrText xml:space="preserve"> PAGEREF _Toc322219107 \h </w:instrText>
            </w:r>
            <w:r>
              <w:rPr>
                <w:noProof/>
                <w:webHidden/>
              </w:rPr>
            </w:r>
          </w:ins>
          <w:r>
            <w:rPr>
              <w:noProof/>
              <w:webHidden/>
            </w:rPr>
            <w:fldChar w:fldCharType="separate"/>
          </w:r>
          <w:ins w:id="503" w:author="Phuong Giang" w:date="2012-04-15T02:14:00Z">
            <w:r w:rsidR="00EF15BD">
              <w:rPr>
                <w:noProof/>
                <w:webHidden/>
              </w:rPr>
              <w:t>0</w:t>
            </w:r>
          </w:ins>
          <w:ins w:id="504" w:author="Phuong Giang" w:date="2012-04-15T02:08:00Z">
            <w:r>
              <w:rPr>
                <w:noProof/>
                <w:webHidden/>
              </w:rPr>
              <w:fldChar w:fldCharType="end"/>
            </w:r>
            <w:r w:rsidRPr="005D1830">
              <w:rPr>
                <w:rStyle w:val="Hyperlink"/>
                <w:noProof/>
              </w:rPr>
              <w:fldChar w:fldCharType="end"/>
            </w:r>
          </w:ins>
        </w:p>
        <w:p w14:paraId="55709CAD" w14:textId="77777777" w:rsidR="00151B2F" w:rsidRDefault="00151B2F">
          <w:pPr>
            <w:pStyle w:val="TOC1"/>
            <w:tabs>
              <w:tab w:val="left" w:pos="1320"/>
              <w:tab w:val="right" w:leader="dot" w:pos="9912"/>
            </w:tabs>
            <w:rPr>
              <w:ins w:id="505" w:author="Phuong Giang" w:date="2012-04-15T02:08:00Z"/>
              <w:rFonts w:asciiTheme="minorHAnsi" w:eastAsiaTheme="minorEastAsia" w:hAnsiTheme="minorHAnsi" w:cstheme="minorBidi"/>
              <w:noProof/>
              <w:lang w:eastAsia="ja-JP"/>
            </w:rPr>
          </w:pPr>
          <w:ins w:id="506" w:author="Phuong Giang" w:date="2012-04-15T02:08:00Z">
            <w:r w:rsidRPr="005D1830">
              <w:rPr>
                <w:rStyle w:val="Hyperlink"/>
                <w:noProof/>
              </w:rPr>
              <w:fldChar w:fldCharType="begin"/>
            </w:r>
            <w:r w:rsidRPr="005D1830">
              <w:rPr>
                <w:rStyle w:val="Hyperlink"/>
                <w:noProof/>
              </w:rPr>
              <w:instrText xml:space="preserve"> </w:instrText>
            </w:r>
            <w:r>
              <w:rPr>
                <w:noProof/>
              </w:rPr>
              <w:instrText>HYPERLINK \l "_Toc322219424"</w:instrText>
            </w:r>
            <w:r w:rsidRPr="005D1830">
              <w:rPr>
                <w:rStyle w:val="Hyperlink"/>
                <w:noProof/>
              </w:rPr>
              <w:instrText xml:space="preserve"> </w:instrText>
            </w:r>
            <w:r w:rsidRPr="005D1830">
              <w:rPr>
                <w:rStyle w:val="Hyperlink"/>
                <w:noProof/>
              </w:rPr>
            </w:r>
            <w:r w:rsidRPr="005D1830">
              <w:rPr>
                <w:rStyle w:val="Hyperlink"/>
                <w:noProof/>
              </w:rPr>
              <w:fldChar w:fldCharType="separate"/>
            </w:r>
            <w:r w:rsidRPr="005D1830">
              <w:rPr>
                <w:rStyle w:val="Hyperlink"/>
                <w:noProof/>
              </w:rPr>
              <w:t>III.</w:t>
            </w:r>
            <w:r>
              <w:rPr>
                <w:rFonts w:asciiTheme="minorHAnsi" w:eastAsiaTheme="minorEastAsia" w:hAnsiTheme="minorHAnsi" w:cstheme="minorBidi"/>
                <w:noProof/>
                <w:lang w:eastAsia="ja-JP"/>
              </w:rPr>
              <w:tab/>
            </w:r>
            <w:r w:rsidRPr="005D1830">
              <w:rPr>
                <w:rStyle w:val="Hyperlink"/>
                <w:noProof/>
              </w:rPr>
              <w:t>Others</w:t>
            </w:r>
            <w:r>
              <w:rPr>
                <w:noProof/>
                <w:webHidden/>
              </w:rPr>
              <w:tab/>
            </w:r>
            <w:r>
              <w:rPr>
                <w:noProof/>
                <w:webHidden/>
              </w:rPr>
              <w:fldChar w:fldCharType="begin"/>
            </w:r>
            <w:r>
              <w:rPr>
                <w:noProof/>
                <w:webHidden/>
              </w:rPr>
              <w:instrText xml:space="preserve"> PAGEREF _Toc322219424 \h </w:instrText>
            </w:r>
            <w:r>
              <w:rPr>
                <w:noProof/>
                <w:webHidden/>
              </w:rPr>
            </w:r>
          </w:ins>
          <w:r>
            <w:rPr>
              <w:noProof/>
              <w:webHidden/>
            </w:rPr>
            <w:fldChar w:fldCharType="separate"/>
          </w:r>
          <w:ins w:id="507" w:author="Phuong Giang" w:date="2012-04-15T02:14:00Z">
            <w:r w:rsidR="00EF15BD">
              <w:rPr>
                <w:noProof/>
                <w:webHidden/>
              </w:rPr>
              <w:t>0</w:t>
            </w:r>
          </w:ins>
          <w:ins w:id="508" w:author="Phuong Giang" w:date="2012-04-15T02:08:00Z">
            <w:r>
              <w:rPr>
                <w:noProof/>
                <w:webHidden/>
              </w:rPr>
              <w:fldChar w:fldCharType="end"/>
            </w:r>
            <w:r w:rsidRPr="005D1830">
              <w:rPr>
                <w:rStyle w:val="Hyperlink"/>
                <w:noProof/>
              </w:rPr>
              <w:fldChar w:fldCharType="end"/>
            </w:r>
          </w:ins>
        </w:p>
        <w:p w14:paraId="34DCAA2B" w14:textId="77777777" w:rsidR="0034635A" w:rsidDel="00987477" w:rsidRDefault="0034635A">
          <w:pPr>
            <w:pStyle w:val="TOC1"/>
            <w:tabs>
              <w:tab w:val="left" w:pos="1100"/>
              <w:tab w:val="right" w:leader="dot" w:pos="9912"/>
            </w:tabs>
            <w:rPr>
              <w:ins w:id="509" w:author="Red Army" w:date="2012-04-14T20:49:00Z"/>
              <w:del w:id="510" w:author="Phuong Giang" w:date="2012-04-15T02:02:00Z"/>
              <w:rFonts w:asciiTheme="minorHAnsi" w:eastAsiaTheme="minorEastAsia" w:hAnsiTheme="minorHAnsi" w:cstheme="minorBidi"/>
              <w:noProof/>
              <w:lang w:eastAsia="ja-JP"/>
            </w:rPr>
          </w:pPr>
          <w:ins w:id="511" w:author="Red Army" w:date="2012-04-14T20:49:00Z">
            <w:del w:id="512" w:author="Phuong Giang" w:date="2012-04-15T02:02:00Z">
              <w:r w:rsidRPr="00987477" w:rsidDel="00987477">
                <w:rPr>
                  <w:rStyle w:val="Hyperlink"/>
                  <w:noProof/>
                  <w:rPrChange w:id="513" w:author="Phuong Giang" w:date="2012-04-15T02:02:00Z">
                    <w:rPr>
                      <w:rStyle w:val="Hyperlink"/>
                      <w:noProof/>
                    </w:rPr>
                  </w:rPrChange>
                </w:rPr>
                <w:delText>I.</w:delText>
              </w:r>
              <w:r w:rsidDel="00987477">
                <w:rPr>
                  <w:rFonts w:asciiTheme="minorHAnsi" w:eastAsiaTheme="minorEastAsia" w:hAnsiTheme="minorHAnsi" w:cstheme="minorBidi"/>
                  <w:noProof/>
                  <w:lang w:eastAsia="ja-JP"/>
                </w:rPr>
                <w:tab/>
              </w:r>
              <w:r w:rsidRPr="00987477" w:rsidDel="00987477">
                <w:rPr>
                  <w:rStyle w:val="Hyperlink"/>
                  <w:noProof/>
                  <w:rPrChange w:id="514" w:author="Phuong Giang" w:date="2012-04-15T02:02:00Z">
                    <w:rPr>
                      <w:rStyle w:val="Hyperlink"/>
                      <w:noProof/>
                    </w:rPr>
                  </w:rPrChange>
                </w:rPr>
                <w:delText>Installation Guide</w:delText>
              </w:r>
              <w:r w:rsidDel="00987477">
                <w:rPr>
                  <w:noProof/>
                  <w:webHidden/>
                </w:rPr>
                <w:tab/>
              </w:r>
            </w:del>
          </w:ins>
        </w:p>
        <w:p w14:paraId="10791661" w14:textId="77777777" w:rsidR="0034635A" w:rsidDel="00987477" w:rsidRDefault="0034635A">
          <w:pPr>
            <w:pStyle w:val="TOC1"/>
            <w:tabs>
              <w:tab w:val="left" w:pos="1320"/>
              <w:tab w:val="right" w:leader="dot" w:pos="9912"/>
            </w:tabs>
            <w:rPr>
              <w:ins w:id="515" w:author="Red Army" w:date="2012-04-14T20:49:00Z"/>
              <w:del w:id="516" w:author="Phuong Giang" w:date="2012-04-15T02:02:00Z"/>
              <w:rFonts w:asciiTheme="minorHAnsi" w:eastAsiaTheme="minorEastAsia" w:hAnsiTheme="minorHAnsi" w:cstheme="minorBidi"/>
              <w:noProof/>
              <w:lang w:eastAsia="ja-JP"/>
            </w:rPr>
          </w:pPr>
          <w:ins w:id="517" w:author="Red Army" w:date="2012-04-14T20:49:00Z">
            <w:del w:id="518" w:author="Phuong Giang" w:date="2012-04-15T02:02:00Z">
              <w:r w:rsidRPr="00987477" w:rsidDel="00987477">
                <w:rPr>
                  <w:rStyle w:val="Hyperlink"/>
                  <w:noProof/>
                  <w:rPrChange w:id="519" w:author="Phuong Giang" w:date="2012-04-15T02:02:00Z">
                    <w:rPr>
                      <w:rStyle w:val="Hyperlink"/>
                      <w:noProof/>
                    </w:rPr>
                  </w:rPrChange>
                </w:rPr>
                <w:delText>II.</w:delText>
              </w:r>
              <w:r w:rsidDel="00987477">
                <w:rPr>
                  <w:rFonts w:asciiTheme="minorHAnsi" w:eastAsiaTheme="minorEastAsia" w:hAnsiTheme="minorHAnsi" w:cstheme="minorBidi"/>
                  <w:noProof/>
                  <w:lang w:eastAsia="ja-JP"/>
                </w:rPr>
                <w:tab/>
              </w:r>
              <w:r w:rsidRPr="00987477" w:rsidDel="00987477">
                <w:rPr>
                  <w:rStyle w:val="Hyperlink"/>
                  <w:noProof/>
                  <w:rPrChange w:id="520" w:author="Phuong Giang" w:date="2012-04-15T02:02:00Z">
                    <w:rPr>
                      <w:rStyle w:val="Hyperlink"/>
                      <w:noProof/>
                    </w:rPr>
                  </w:rPrChange>
                </w:rPr>
                <w:delText>User’s Guide</w:delText>
              </w:r>
              <w:r w:rsidDel="00987477">
                <w:rPr>
                  <w:noProof/>
                  <w:webHidden/>
                </w:rPr>
                <w:tab/>
              </w:r>
            </w:del>
          </w:ins>
        </w:p>
        <w:p w14:paraId="105C4A27" w14:textId="77777777" w:rsidR="0034635A" w:rsidDel="00987477" w:rsidRDefault="0034635A">
          <w:pPr>
            <w:pStyle w:val="TOC2"/>
            <w:tabs>
              <w:tab w:val="left" w:pos="720"/>
              <w:tab w:val="right" w:leader="dot" w:pos="9912"/>
            </w:tabs>
            <w:rPr>
              <w:ins w:id="521" w:author="Red Army" w:date="2012-04-14T20:49:00Z"/>
              <w:del w:id="522" w:author="Phuong Giang" w:date="2012-04-15T02:02:00Z"/>
              <w:rFonts w:asciiTheme="minorHAnsi" w:eastAsiaTheme="minorEastAsia" w:hAnsiTheme="minorHAnsi" w:cstheme="minorBidi"/>
              <w:noProof/>
              <w:lang w:eastAsia="ja-JP"/>
            </w:rPr>
          </w:pPr>
          <w:ins w:id="523" w:author="Red Army" w:date="2012-04-14T20:49:00Z">
            <w:del w:id="524" w:author="Phuong Giang" w:date="2012-04-15T02:02:00Z">
              <w:r w:rsidRPr="00987477" w:rsidDel="00987477">
                <w:rPr>
                  <w:rStyle w:val="Hyperlink"/>
                  <w:noProof/>
                  <w:rPrChange w:id="525" w:author="Phuong Giang" w:date="2012-04-15T02:02:00Z">
                    <w:rPr>
                      <w:rStyle w:val="Hyperlink"/>
                      <w:noProof/>
                    </w:rPr>
                  </w:rPrChange>
                </w:rPr>
                <w:delText>1.</w:delText>
              </w:r>
              <w:r w:rsidDel="00987477">
                <w:rPr>
                  <w:rFonts w:asciiTheme="minorHAnsi" w:eastAsiaTheme="minorEastAsia" w:hAnsiTheme="minorHAnsi" w:cstheme="minorBidi"/>
                  <w:noProof/>
                  <w:lang w:eastAsia="ja-JP"/>
                </w:rPr>
                <w:tab/>
              </w:r>
              <w:r w:rsidRPr="00987477" w:rsidDel="00987477">
                <w:rPr>
                  <w:rStyle w:val="Hyperlink"/>
                  <w:noProof/>
                  <w:rPrChange w:id="526" w:author="Phuong Giang" w:date="2012-04-15T02:02:00Z">
                    <w:rPr>
                      <w:rStyle w:val="Hyperlink"/>
                      <w:noProof/>
                    </w:rPr>
                  </w:rPrChange>
                </w:rPr>
                <w:delText>Teacher Left Hand Interface Overview</w:delText>
              </w:r>
              <w:r w:rsidDel="00987477">
                <w:rPr>
                  <w:noProof/>
                  <w:webHidden/>
                </w:rPr>
                <w:tab/>
              </w:r>
            </w:del>
          </w:ins>
        </w:p>
        <w:p w14:paraId="3F957583" w14:textId="77777777" w:rsidR="0034635A" w:rsidDel="00987477" w:rsidRDefault="0034635A">
          <w:pPr>
            <w:pStyle w:val="TOC3"/>
            <w:tabs>
              <w:tab w:val="left" w:pos="1100"/>
              <w:tab w:val="right" w:leader="dot" w:pos="9912"/>
            </w:tabs>
            <w:rPr>
              <w:ins w:id="527" w:author="Red Army" w:date="2012-04-14T20:49:00Z"/>
              <w:del w:id="528" w:author="Phuong Giang" w:date="2012-04-15T02:02:00Z"/>
              <w:rFonts w:asciiTheme="minorHAnsi" w:eastAsiaTheme="minorEastAsia" w:hAnsiTheme="minorHAnsi" w:cstheme="minorBidi"/>
              <w:noProof/>
              <w:lang w:eastAsia="ja-JP"/>
            </w:rPr>
          </w:pPr>
          <w:ins w:id="529" w:author="Red Army" w:date="2012-04-14T20:49:00Z">
            <w:del w:id="530" w:author="Phuong Giang" w:date="2012-04-15T02:02:00Z">
              <w:r w:rsidRPr="00987477" w:rsidDel="00987477">
                <w:rPr>
                  <w:rStyle w:val="Hyperlink"/>
                  <w:noProof/>
                  <w:rPrChange w:id="531" w:author="Phuong Giang" w:date="2012-04-15T02:02:00Z">
                    <w:rPr>
                      <w:rStyle w:val="Hyperlink"/>
                      <w:noProof/>
                    </w:rPr>
                  </w:rPrChange>
                </w:rPr>
                <w:delText>1.1</w:delText>
              </w:r>
              <w:r w:rsidDel="00987477">
                <w:rPr>
                  <w:rFonts w:asciiTheme="minorHAnsi" w:eastAsiaTheme="minorEastAsia" w:hAnsiTheme="minorHAnsi" w:cstheme="minorBidi"/>
                  <w:noProof/>
                  <w:lang w:eastAsia="ja-JP"/>
                </w:rPr>
                <w:tab/>
              </w:r>
              <w:r w:rsidRPr="00987477" w:rsidDel="00987477">
                <w:rPr>
                  <w:rStyle w:val="Hyperlink"/>
                  <w:noProof/>
                  <w:rPrChange w:id="532" w:author="Phuong Giang" w:date="2012-04-15T02:02:00Z">
                    <w:rPr>
                      <w:rStyle w:val="Hyperlink"/>
                      <w:noProof/>
                    </w:rPr>
                  </w:rPrChange>
                </w:rPr>
                <w:delText>The Ribbon Tab</w:delText>
              </w:r>
              <w:r w:rsidDel="00987477">
                <w:rPr>
                  <w:noProof/>
                  <w:webHidden/>
                </w:rPr>
                <w:tab/>
              </w:r>
            </w:del>
          </w:ins>
        </w:p>
        <w:p w14:paraId="63C9F708" w14:textId="77777777" w:rsidR="0034635A" w:rsidDel="00987477" w:rsidRDefault="0034635A">
          <w:pPr>
            <w:pStyle w:val="TOC3"/>
            <w:tabs>
              <w:tab w:val="left" w:pos="1100"/>
              <w:tab w:val="right" w:leader="dot" w:pos="9912"/>
            </w:tabs>
            <w:rPr>
              <w:ins w:id="533" w:author="Red Army" w:date="2012-04-14T20:49:00Z"/>
              <w:del w:id="534" w:author="Phuong Giang" w:date="2012-04-15T02:02:00Z"/>
              <w:rFonts w:asciiTheme="minorHAnsi" w:eastAsiaTheme="minorEastAsia" w:hAnsiTheme="minorHAnsi" w:cstheme="minorBidi"/>
              <w:noProof/>
              <w:lang w:eastAsia="ja-JP"/>
            </w:rPr>
          </w:pPr>
          <w:ins w:id="535" w:author="Red Army" w:date="2012-04-14T20:49:00Z">
            <w:del w:id="536" w:author="Phuong Giang" w:date="2012-04-15T02:02:00Z">
              <w:r w:rsidRPr="00987477" w:rsidDel="00987477">
                <w:rPr>
                  <w:rStyle w:val="Hyperlink"/>
                  <w:noProof/>
                  <w:rPrChange w:id="537" w:author="Phuong Giang" w:date="2012-04-15T02:02:00Z">
                    <w:rPr>
                      <w:rStyle w:val="Hyperlink"/>
                      <w:noProof/>
                    </w:rPr>
                  </w:rPrChange>
                </w:rPr>
                <w:delText>1.2</w:delText>
              </w:r>
              <w:r w:rsidDel="00987477">
                <w:rPr>
                  <w:rFonts w:asciiTheme="minorHAnsi" w:eastAsiaTheme="minorEastAsia" w:hAnsiTheme="minorHAnsi" w:cstheme="minorBidi"/>
                  <w:noProof/>
                  <w:lang w:eastAsia="ja-JP"/>
                </w:rPr>
                <w:tab/>
              </w:r>
              <w:r w:rsidRPr="00987477" w:rsidDel="00987477">
                <w:rPr>
                  <w:rStyle w:val="Hyperlink"/>
                  <w:noProof/>
                  <w:rPrChange w:id="538" w:author="Phuong Giang" w:date="2012-04-15T02:02:00Z">
                    <w:rPr>
                      <w:rStyle w:val="Hyperlink"/>
                      <w:noProof/>
                    </w:rPr>
                  </w:rPrChange>
                </w:rPr>
                <w:delText>Application button</w:delText>
              </w:r>
              <w:r w:rsidDel="00987477">
                <w:rPr>
                  <w:noProof/>
                  <w:webHidden/>
                </w:rPr>
                <w:tab/>
              </w:r>
            </w:del>
            <w:del w:id="539" w:author="Phuong Giang" w:date="2012-04-15T02:00:00Z">
              <w:r w:rsidDel="00967041">
                <w:rPr>
                  <w:noProof/>
                  <w:webHidden/>
                </w:rPr>
                <w:delText>9</w:delText>
              </w:r>
            </w:del>
          </w:ins>
        </w:p>
        <w:p w14:paraId="5616E2F1" w14:textId="77777777" w:rsidR="0034635A" w:rsidDel="00987477" w:rsidRDefault="0034635A">
          <w:pPr>
            <w:pStyle w:val="TOC3"/>
            <w:tabs>
              <w:tab w:val="left" w:pos="1100"/>
              <w:tab w:val="right" w:leader="dot" w:pos="9912"/>
            </w:tabs>
            <w:rPr>
              <w:ins w:id="540" w:author="Red Army" w:date="2012-04-14T20:49:00Z"/>
              <w:del w:id="541" w:author="Phuong Giang" w:date="2012-04-15T02:02:00Z"/>
              <w:rFonts w:asciiTheme="minorHAnsi" w:eastAsiaTheme="minorEastAsia" w:hAnsiTheme="minorHAnsi" w:cstheme="minorBidi"/>
              <w:noProof/>
              <w:lang w:eastAsia="ja-JP"/>
            </w:rPr>
          </w:pPr>
          <w:ins w:id="542" w:author="Red Army" w:date="2012-04-14T20:49:00Z">
            <w:del w:id="543" w:author="Phuong Giang" w:date="2012-04-15T02:02:00Z">
              <w:r w:rsidRPr="00987477" w:rsidDel="00987477">
                <w:rPr>
                  <w:rStyle w:val="Hyperlink"/>
                  <w:noProof/>
                  <w:rPrChange w:id="544" w:author="Phuong Giang" w:date="2012-04-15T02:02:00Z">
                    <w:rPr>
                      <w:rStyle w:val="Hyperlink"/>
                      <w:noProof/>
                    </w:rPr>
                  </w:rPrChange>
                </w:rPr>
                <w:delText>1.3</w:delText>
              </w:r>
              <w:r w:rsidDel="00987477">
                <w:rPr>
                  <w:rFonts w:asciiTheme="minorHAnsi" w:eastAsiaTheme="minorEastAsia" w:hAnsiTheme="minorHAnsi" w:cstheme="minorBidi"/>
                  <w:noProof/>
                  <w:lang w:eastAsia="ja-JP"/>
                </w:rPr>
                <w:tab/>
              </w:r>
              <w:r w:rsidRPr="00987477" w:rsidDel="00987477">
                <w:rPr>
                  <w:rStyle w:val="Hyperlink"/>
                  <w:noProof/>
                  <w:rPrChange w:id="545" w:author="Phuong Giang" w:date="2012-04-15T02:02:00Z">
                    <w:rPr>
                      <w:rStyle w:val="Hyperlink"/>
                      <w:noProof/>
                    </w:rPr>
                  </w:rPrChange>
                </w:rPr>
                <w:delText>Home tab</w:delText>
              </w:r>
              <w:r w:rsidDel="00987477">
                <w:rPr>
                  <w:noProof/>
                  <w:webHidden/>
                </w:rPr>
                <w:tab/>
              </w:r>
            </w:del>
            <w:del w:id="546" w:author="Phuong Giang" w:date="2012-04-15T02:00:00Z">
              <w:r w:rsidDel="00967041">
                <w:rPr>
                  <w:noProof/>
                  <w:webHidden/>
                </w:rPr>
                <w:delText>9</w:delText>
              </w:r>
            </w:del>
          </w:ins>
        </w:p>
        <w:p w14:paraId="470D2D1D" w14:textId="77777777" w:rsidR="0034635A" w:rsidDel="00987477" w:rsidRDefault="0034635A">
          <w:pPr>
            <w:pStyle w:val="TOC3"/>
            <w:tabs>
              <w:tab w:val="left" w:pos="1100"/>
              <w:tab w:val="right" w:leader="dot" w:pos="9912"/>
            </w:tabs>
            <w:rPr>
              <w:ins w:id="547" w:author="Red Army" w:date="2012-04-14T20:49:00Z"/>
              <w:del w:id="548" w:author="Phuong Giang" w:date="2012-04-15T02:02:00Z"/>
              <w:rFonts w:asciiTheme="minorHAnsi" w:eastAsiaTheme="minorEastAsia" w:hAnsiTheme="minorHAnsi" w:cstheme="minorBidi"/>
              <w:noProof/>
              <w:lang w:eastAsia="ja-JP"/>
            </w:rPr>
          </w:pPr>
          <w:ins w:id="549" w:author="Red Army" w:date="2012-04-14T20:49:00Z">
            <w:del w:id="550" w:author="Phuong Giang" w:date="2012-04-15T02:02:00Z">
              <w:r w:rsidRPr="00987477" w:rsidDel="00987477">
                <w:rPr>
                  <w:rStyle w:val="Hyperlink"/>
                  <w:noProof/>
                  <w:rPrChange w:id="551" w:author="Phuong Giang" w:date="2012-04-15T02:02:00Z">
                    <w:rPr>
                      <w:rStyle w:val="Hyperlink"/>
                      <w:noProof/>
                    </w:rPr>
                  </w:rPrChange>
                </w:rPr>
                <w:delText>1.4</w:delText>
              </w:r>
              <w:r w:rsidDel="00987477">
                <w:rPr>
                  <w:rFonts w:asciiTheme="minorHAnsi" w:eastAsiaTheme="minorEastAsia" w:hAnsiTheme="minorHAnsi" w:cstheme="minorBidi"/>
                  <w:noProof/>
                  <w:lang w:eastAsia="ja-JP"/>
                </w:rPr>
                <w:tab/>
              </w:r>
              <w:r w:rsidRPr="00987477" w:rsidDel="00987477">
                <w:rPr>
                  <w:rStyle w:val="Hyperlink"/>
                  <w:noProof/>
                  <w:rPrChange w:id="552" w:author="Phuong Giang" w:date="2012-04-15T02:02:00Z">
                    <w:rPr>
                      <w:rStyle w:val="Hyperlink"/>
                      <w:noProof/>
                    </w:rPr>
                  </w:rPrChange>
                </w:rPr>
                <w:delText>Edit tab</w:delText>
              </w:r>
              <w:r w:rsidDel="00987477">
                <w:rPr>
                  <w:noProof/>
                  <w:webHidden/>
                </w:rPr>
                <w:tab/>
              </w:r>
            </w:del>
            <w:del w:id="553" w:author="Phuong Giang" w:date="2012-04-15T02:00:00Z">
              <w:r w:rsidDel="00967041">
                <w:rPr>
                  <w:noProof/>
                  <w:webHidden/>
                </w:rPr>
                <w:delText>10</w:delText>
              </w:r>
            </w:del>
          </w:ins>
        </w:p>
        <w:p w14:paraId="5F888B26" w14:textId="77777777" w:rsidR="0034635A" w:rsidDel="00987477" w:rsidRDefault="0034635A">
          <w:pPr>
            <w:pStyle w:val="TOC3"/>
            <w:tabs>
              <w:tab w:val="left" w:pos="1100"/>
              <w:tab w:val="right" w:leader="dot" w:pos="9912"/>
            </w:tabs>
            <w:rPr>
              <w:ins w:id="554" w:author="Red Army" w:date="2012-04-14T20:49:00Z"/>
              <w:del w:id="555" w:author="Phuong Giang" w:date="2012-04-15T02:02:00Z"/>
              <w:rFonts w:asciiTheme="minorHAnsi" w:eastAsiaTheme="minorEastAsia" w:hAnsiTheme="minorHAnsi" w:cstheme="minorBidi"/>
              <w:noProof/>
              <w:lang w:eastAsia="ja-JP"/>
            </w:rPr>
          </w:pPr>
          <w:ins w:id="556" w:author="Red Army" w:date="2012-04-14T20:49:00Z">
            <w:del w:id="557" w:author="Phuong Giang" w:date="2012-04-15T02:02:00Z">
              <w:r w:rsidRPr="00987477" w:rsidDel="00987477">
                <w:rPr>
                  <w:rStyle w:val="Hyperlink"/>
                  <w:noProof/>
                  <w:rPrChange w:id="558" w:author="Phuong Giang" w:date="2012-04-15T02:02:00Z">
                    <w:rPr>
                      <w:rStyle w:val="Hyperlink"/>
                      <w:noProof/>
                    </w:rPr>
                  </w:rPrChange>
                </w:rPr>
                <w:delText>1.5</w:delText>
              </w:r>
              <w:r w:rsidDel="00987477">
                <w:rPr>
                  <w:rFonts w:asciiTheme="minorHAnsi" w:eastAsiaTheme="minorEastAsia" w:hAnsiTheme="minorHAnsi" w:cstheme="minorBidi"/>
                  <w:noProof/>
                  <w:lang w:eastAsia="ja-JP"/>
                </w:rPr>
                <w:tab/>
              </w:r>
              <w:r w:rsidRPr="00987477" w:rsidDel="00987477">
                <w:rPr>
                  <w:rStyle w:val="Hyperlink"/>
                  <w:noProof/>
                  <w:rPrChange w:id="559" w:author="Phuong Giang" w:date="2012-04-15T02:02:00Z">
                    <w:rPr>
                      <w:rStyle w:val="Hyperlink"/>
                      <w:noProof/>
                    </w:rPr>
                  </w:rPrChange>
                </w:rPr>
                <w:delText>Insert tab</w:delText>
              </w:r>
              <w:r w:rsidDel="00987477">
                <w:rPr>
                  <w:noProof/>
                  <w:webHidden/>
                </w:rPr>
                <w:tab/>
              </w:r>
            </w:del>
          </w:ins>
        </w:p>
        <w:p w14:paraId="144F13F0" w14:textId="77777777" w:rsidR="0034635A" w:rsidDel="00987477" w:rsidRDefault="0034635A">
          <w:pPr>
            <w:pStyle w:val="TOC3"/>
            <w:tabs>
              <w:tab w:val="left" w:pos="1100"/>
              <w:tab w:val="right" w:leader="dot" w:pos="9912"/>
            </w:tabs>
            <w:rPr>
              <w:ins w:id="560" w:author="Red Army" w:date="2012-04-14T20:49:00Z"/>
              <w:del w:id="561" w:author="Phuong Giang" w:date="2012-04-15T02:02:00Z"/>
              <w:rFonts w:asciiTheme="minorHAnsi" w:eastAsiaTheme="minorEastAsia" w:hAnsiTheme="minorHAnsi" w:cstheme="minorBidi"/>
              <w:noProof/>
              <w:lang w:eastAsia="ja-JP"/>
            </w:rPr>
          </w:pPr>
          <w:ins w:id="562" w:author="Red Army" w:date="2012-04-14T20:49:00Z">
            <w:del w:id="563" w:author="Phuong Giang" w:date="2012-04-15T02:02:00Z">
              <w:r w:rsidRPr="00987477" w:rsidDel="00987477">
                <w:rPr>
                  <w:rStyle w:val="Hyperlink"/>
                  <w:noProof/>
                  <w:rPrChange w:id="564" w:author="Phuong Giang" w:date="2012-04-15T02:02:00Z">
                    <w:rPr>
                      <w:rStyle w:val="Hyperlink"/>
                      <w:noProof/>
                    </w:rPr>
                  </w:rPrChange>
                </w:rPr>
                <w:delText>1.6</w:delText>
              </w:r>
              <w:r w:rsidDel="00987477">
                <w:rPr>
                  <w:rFonts w:asciiTheme="minorHAnsi" w:eastAsiaTheme="minorEastAsia" w:hAnsiTheme="minorHAnsi" w:cstheme="minorBidi"/>
                  <w:noProof/>
                  <w:lang w:eastAsia="ja-JP"/>
                </w:rPr>
                <w:tab/>
              </w:r>
              <w:r w:rsidRPr="00987477" w:rsidDel="00987477">
                <w:rPr>
                  <w:rStyle w:val="Hyperlink"/>
                  <w:noProof/>
                  <w:rPrChange w:id="565" w:author="Phuong Giang" w:date="2012-04-15T02:02:00Z">
                    <w:rPr>
                      <w:rStyle w:val="Hyperlink"/>
                      <w:noProof/>
                    </w:rPr>
                  </w:rPrChange>
                </w:rPr>
                <w:delText>Format tab</w:delText>
              </w:r>
              <w:r w:rsidDel="00987477">
                <w:rPr>
                  <w:noProof/>
                  <w:webHidden/>
                </w:rPr>
                <w:tab/>
              </w:r>
            </w:del>
            <w:del w:id="566" w:author="Phuong Giang" w:date="2012-04-15T02:00:00Z">
              <w:r w:rsidDel="00967041">
                <w:rPr>
                  <w:noProof/>
                  <w:webHidden/>
                </w:rPr>
                <w:delText>11</w:delText>
              </w:r>
            </w:del>
          </w:ins>
        </w:p>
        <w:p w14:paraId="38BC9D94" w14:textId="77777777" w:rsidR="0034635A" w:rsidDel="00987477" w:rsidRDefault="0034635A">
          <w:pPr>
            <w:pStyle w:val="TOC3"/>
            <w:tabs>
              <w:tab w:val="left" w:pos="1100"/>
              <w:tab w:val="right" w:leader="dot" w:pos="9912"/>
            </w:tabs>
            <w:rPr>
              <w:ins w:id="567" w:author="Red Army" w:date="2012-04-14T20:49:00Z"/>
              <w:del w:id="568" w:author="Phuong Giang" w:date="2012-04-15T02:02:00Z"/>
              <w:rFonts w:asciiTheme="minorHAnsi" w:eastAsiaTheme="minorEastAsia" w:hAnsiTheme="minorHAnsi" w:cstheme="minorBidi"/>
              <w:noProof/>
              <w:lang w:eastAsia="ja-JP"/>
            </w:rPr>
          </w:pPr>
          <w:ins w:id="569" w:author="Red Army" w:date="2012-04-14T20:49:00Z">
            <w:del w:id="570" w:author="Phuong Giang" w:date="2012-04-15T02:02:00Z">
              <w:r w:rsidRPr="00987477" w:rsidDel="00987477">
                <w:rPr>
                  <w:rStyle w:val="Hyperlink"/>
                  <w:noProof/>
                  <w:rPrChange w:id="571" w:author="Phuong Giang" w:date="2012-04-15T02:02:00Z">
                    <w:rPr>
                      <w:rStyle w:val="Hyperlink"/>
                      <w:noProof/>
                    </w:rPr>
                  </w:rPrChange>
                </w:rPr>
                <w:delText>1.7</w:delText>
              </w:r>
              <w:r w:rsidDel="00987477">
                <w:rPr>
                  <w:rFonts w:asciiTheme="minorHAnsi" w:eastAsiaTheme="minorEastAsia" w:hAnsiTheme="minorHAnsi" w:cstheme="minorBidi"/>
                  <w:noProof/>
                  <w:lang w:eastAsia="ja-JP"/>
                </w:rPr>
                <w:tab/>
              </w:r>
              <w:r w:rsidRPr="00987477" w:rsidDel="00987477">
                <w:rPr>
                  <w:rStyle w:val="Hyperlink"/>
                  <w:noProof/>
                  <w:rPrChange w:id="572" w:author="Phuong Giang" w:date="2012-04-15T02:02:00Z">
                    <w:rPr>
                      <w:rStyle w:val="Hyperlink"/>
                      <w:noProof/>
                    </w:rPr>
                  </w:rPrChange>
                </w:rPr>
                <w:delText>Tool tab</w:delText>
              </w:r>
              <w:r w:rsidDel="00987477">
                <w:rPr>
                  <w:noProof/>
                  <w:webHidden/>
                </w:rPr>
                <w:tab/>
              </w:r>
            </w:del>
            <w:del w:id="573" w:author="Phuong Giang" w:date="2012-04-15T02:00:00Z">
              <w:r w:rsidDel="00967041">
                <w:rPr>
                  <w:noProof/>
                  <w:webHidden/>
                </w:rPr>
                <w:delText>11</w:delText>
              </w:r>
            </w:del>
          </w:ins>
        </w:p>
        <w:p w14:paraId="36F603DE" w14:textId="77777777" w:rsidR="0034635A" w:rsidDel="00987477" w:rsidRDefault="0034635A">
          <w:pPr>
            <w:pStyle w:val="TOC3"/>
            <w:tabs>
              <w:tab w:val="left" w:pos="1100"/>
              <w:tab w:val="right" w:leader="dot" w:pos="9912"/>
            </w:tabs>
            <w:rPr>
              <w:ins w:id="574" w:author="Red Army" w:date="2012-04-14T20:49:00Z"/>
              <w:del w:id="575" w:author="Phuong Giang" w:date="2012-04-15T02:02:00Z"/>
              <w:rFonts w:asciiTheme="minorHAnsi" w:eastAsiaTheme="minorEastAsia" w:hAnsiTheme="minorHAnsi" w:cstheme="minorBidi"/>
              <w:noProof/>
              <w:lang w:eastAsia="ja-JP"/>
            </w:rPr>
          </w:pPr>
          <w:ins w:id="576" w:author="Red Army" w:date="2012-04-14T20:49:00Z">
            <w:del w:id="577" w:author="Phuong Giang" w:date="2012-04-15T02:02:00Z">
              <w:r w:rsidRPr="00987477" w:rsidDel="00987477">
                <w:rPr>
                  <w:rStyle w:val="Hyperlink"/>
                  <w:noProof/>
                  <w:rPrChange w:id="578" w:author="Phuong Giang" w:date="2012-04-15T02:02:00Z">
                    <w:rPr>
                      <w:rStyle w:val="Hyperlink"/>
                      <w:noProof/>
                    </w:rPr>
                  </w:rPrChange>
                </w:rPr>
                <w:delText>1.8</w:delText>
              </w:r>
              <w:r w:rsidDel="00987477">
                <w:rPr>
                  <w:rFonts w:asciiTheme="minorHAnsi" w:eastAsiaTheme="minorEastAsia" w:hAnsiTheme="minorHAnsi" w:cstheme="minorBidi"/>
                  <w:noProof/>
                  <w:lang w:eastAsia="ja-JP"/>
                </w:rPr>
                <w:tab/>
              </w:r>
              <w:r w:rsidRPr="00987477" w:rsidDel="00987477">
                <w:rPr>
                  <w:rStyle w:val="Hyperlink"/>
                  <w:noProof/>
                  <w:rPrChange w:id="579" w:author="Phuong Giang" w:date="2012-04-15T02:02:00Z">
                    <w:rPr>
                      <w:rStyle w:val="Hyperlink"/>
                      <w:noProof/>
                    </w:rPr>
                  </w:rPrChange>
                </w:rPr>
                <w:delText>Help Tab</w:delText>
              </w:r>
              <w:r w:rsidDel="00987477">
                <w:rPr>
                  <w:noProof/>
                  <w:webHidden/>
                </w:rPr>
                <w:tab/>
              </w:r>
            </w:del>
            <w:del w:id="580" w:author="Phuong Giang" w:date="2012-04-15T02:00:00Z">
              <w:r w:rsidDel="00967041">
                <w:rPr>
                  <w:noProof/>
                  <w:webHidden/>
                </w:rPr>
                <w:delText>12</w:delText>
              </w:r>
            </w:del>
          </w:ins>
        </w:p>
        <w:p w14:paraId="16FF31F8" w14:textId="77777777" w:rsidR="0034635A" w:rsidDel="00987477" w:rsidRDefault="0034635A">
          <w:pPr>
            <w:pStyle w:val="TOC3"/>
            <w:tabs>
              <w:tab w:val="left" w:pos="1100"/>
              <w:tab w:val="right" w:leader="dot" w:pos="9912"/>
            </w:tabs>
            <w:rPr>
              <w:ins w:id="581" w:author="Red Army" w:date="2012-04-14T20:49:00Z"/>
              <w:del w:id="582" w:author="Phuong Giang" w:date="2012-04-15T02:02:00Z"/>
              <w:rFonts w:asciiTheme="minorHAnsi" w:eastAsiaTheme="minorEastAsia" w:hAnsiTheme="minorHAnsi" w:cstheme="minorBidi"/>
              <w:noProof/>
              <w:lang w:eastAsia="ja-JP"/>
            </w:rPr>
          </w:pPr>
          <w:ins w:id="583" w:author="Red Army" w:date="2012-04-14T20:49:00Z">
            <w:del w:id="584" w:author="Phuong Giang" w:date="2012-04-15T02:02:00Z">
              <w:r w:rsidRPr="00987477" w:rsidDel="00987477">
                <w:rPr>
                  <w:rStyle w:val="Hyperlink"/>
                  <w:noProof/>
                  <w:rPrChange w:id="585" w:author="Phuong Giang" w:date="2012-04-15T02:02:00Z">
                    <w:rPr>
                      <w:rStyle w:val="Hyperlink"/>
                      <w:noProof/>
                    </w:rPr>
                  </w:rPrChange>
                </w:rPr>
                <w:delText>1.9</w:delText>
              </w:r>
              <w:r w:rsidDel="00987477">
                <w:rPr>
                  <w:rFonts w:asciiTheme="minorHAnsi" w:eastAsiaTheme="minorEastAsia" w:hAnsiTheme="minorHAnsi" w:cstheme="minorBidi"/>
                  <w:noProof/>
                  <w:lang w:eastAsia="ja-JP"/>
                </w:rPr>
                <w:tab/>
              </w:r>
              <w:r w:rsidRPr="00987477" w:rsidDel="00987477">
                <w:rPr>
                  <w:rStyle w:val="Hyperlink"/>
                  <w:noProof/>
                  <w:rPrChange w:id="586" w:author="Phuong Giang" w:date="2012-04-15T02:02:00Z">
                    <w:rPr>
                      <w:rStyle w:val="Hyperlink"/>
                      <w:noProof/>
                    </w:rPr>
                  </w:rPrChange>
                </w:rPr>
                <w:delText>Compose Teaching Plan Screen Area:</w:delText>
              </w:r>
              <w:r w:rsidDel="00987477">
                <w:rPr>
                  <w:noProof/>
                  <w:webHidden/>
                </w:rPr>
                <w:tab/>
              </w:r>
            </w:del>
            <w:del w:id="587" w:author="Phuong Giang" w:date="2012-04-15T02:00:00Z">
              <w:r w:rsidDel="00967041">
                <w:rPr>
                  <w:noProof/>
                  <w:webHidden/>
                </w:rPr>
                <w:delText>12</w:delText>
              </w:r>
            </w:del>
          </w:ins>
        </w:p>
        <w:p w14:paraId="572CB429" w14:textId="77777777" w:rsidR="0034635A" w:rsidDel="00987477" w:rsidRDefault="0034635A">
          <w:pPr>
            <w:pStyle w:val="TOC3"/>
            <w:tabs>
              <w:tab w:val="left" w:pos="1100"/>
              <w:tab w:val="right" w:leader="dot" w:pos="9912"/>
            </w:tabs>
            <w:rPr>
              <w:ins w:id="588" w:author="Red Army" w:date="2012-04-14T20:49:00Z"/>
              <w:del w:id="589" w:author="Phuong Giang" w:date="2012-04-15T02:02:00Z"/>
              <w:rFonts w:asciiTheme="minorHAnsi" w:eastAsiaTheme="minorEastAsia" w:hAnsiTheme="minorHAnsi" w:cstheme="minorBidi"/>
              <w:noProof/>
              <w:lang w:eastAsia="ja-JP"/>
            </w:rPr>
          </w:pPr>
          <w:ins w:id="590" w:author="Red Army" w:date="2012-04-14T20:49:00Z">
            <w:del w:id="591" w:author="Phuong Giang" w:date="2012-04-15T02:02:00Z">
              <w:r w:rsidRPr="00987477" w:rsidDel="00987477">
                <w:rPr>
                  <w:rStyle w:val="Hyperlink"/>
                  <w:noProof/>
                  <w:rPrChange w:id="592" w:author="Phuong Giang" w:date="2012-04-15T02:02:00Z">
                    <w:rPr>
                      <w:rStyle w:val="Hyperlink"/>
                      <w:noProof/>
                    </w:rPr>
                  </w:rPrChange>
                </w:rPr>
                <w:delText>1.10</w:delText>
              </w:r>
              <w:r w:rsidDel="00987477">
                <w:rPr>
                  <w:rFonts w:asciiTheme="minorHAnsi" w:eastAsiaTheme="minorEastAsia" w:hAnsiTheme="minorHAnsi" w:cstheme="minorBidi"/>
                  <w:noProof/>
                  <w:lang w:eastAsia="ja-JP"/>
                </w:rPr>
                <w:tab/>
              </w:r>
              <w:r w:rsidRPr="00987477" w:rsidDel="00987477">
                <w:rPr>
                  <w:rStyle w:val="Hyperlink"/>
                  <w:noProof/>
                  <w:rPrChange w:id="593" w:author="Phuong Giang" w:date="2012-04-15T02:02:00Z">
                    <w:rPr>
                      <w:rStyle w:val="Hyperlink"/>
                      <w:noProof/>
                    </w:rPr>
                  </w:rPrChange>
                </w:rPr>
                <w:delText>Manage Knowledge Item Screen Area:</w:delText>
              </w:r>
              <w:r w:rsidDel="00987477">
                <w:rPr>
                  <w:noProof/>
                  <w:webHidden/>
                </w:rPr>
                <w:tab/>
              </w:r>
            </w:del>
            <w:del w:id="594" w:author="Phuong Giang" w:date="2012-04-15T02:00:00Z">
              <w:r w:rsidDel="00967041">
                <w:rPr>
                  <w:noProof/>
                  <w:webHidden/>
                </w:rPr>
                <w:delText>13</w:delText>
              </w:r>
            </w:del>
          </w:ins>
        </w:p>
        <w:p w14:paraId="69086428" w14:textId="77777777" w:rsidR="0034635A" w:rsidDel="00987477" w:rsidRDefault="0034635A">
          <w:pPr>
            <w:pStyle w:val="TOC3"/>
            <w:tabs>
              <w:tab w:val="left" w:pos="1100"/>
              <w:tab w:val="right" w:leader="dot" w:pos="9912"/>
            </w:tabs>
            <w:rPr>
              <w:ins w:id="595" w:author="Red Army" w:date="2012-04-14T20:49:00Z"/>
              <w:del w:id="596" w:author="Phuong Giang" w:date="2012-04-15T02:02:00Z"/>
              <w:rFonts w:asciiTheme="minorHAnsi" w:eastAsiaTheme="minorEastAsia" w:hAnsiTheme="minorHAnsi" w:cstheme="minorBidi"/>
              <w:noProof/>
              <w:lang w:eastAsia="ja-JP"/>
            </w:rPr>
          </w:pPr>
          <w:ins w:id="597" w:author="Red Army" w:date="2012-04-14T20:49:00Z">
            <w:del w:id="598" w:author="Phuong Giang" w:date="2012-04-15T02:02:00Z">
              <w:r w:rsidRPr="00987477" w:rsidDel="00987477">
                <w:rPr>
                  <w:rStyle w:val="Hyperlink"/>
                  <w:noProof/>
                  <w:rPrChange w:id="599" w:author="Phuong Giang" w:date="2012-04-15T02:02:00Z">
                    <w:rPr>
                      <w:rStyle w:val="Hyperlink"/>
                      <w:noProof/>
                    </w:rPr>
                  </w:rPrChange>
                </w:rPr>
                <w:delText>1.11</w:delText>
              </w:r>
              <w:r w:rsidDel="00987477">
                <w:rPr>
                  <w:rFonts w:asciiTheme="minorHAnsi" w:eastAsiaTheme="minorEastAsia" w:hAnsiTheme="minorHAnsi" w:cstheme="minorBidi"/>
                  <w:noProof/>
                  <w:lang w:eastAsia="ja-JP"/>
                </w:rPr>
                <w:tab/>
              </w:r>
              <w:r w:rsidRPr="00987477" w:rsidDel="00987477">
                <w:rPr>
                  <w:rStyle w:val="Hyperlink"/>
                  <w:noProof/>
                  <w:rPrChange w:id="600" w:author="Phuong Giang" w:date="2012-04-15T02:02:00Z">
                    <w:rPr>
                      <w:rStyle w:val="Hyperlink"/>
                      <w:noProof/>
                    </w:rPr>
                  </w:rPrChange>
                </w:rPr>
                <w:delText>Manage Teaching Method Screen Area:</w:delText>
              </w:r>
              <w:r w:rsidDel="00987477">
                <w:rPr>
                  <w:noProof/>
                  <w:webHidden/>
                </w:rPr>
                <w:tab/>
              </w:r>
            </w:del>
            <w:del w:id="601" w:author="Phuong Giang" w:date="2012-04-15T02:00:00Z">
              <w:r w:rsidDel="00967041">
                <w:rPr>
                  <w:noProof/>
                  <w:webHidden/>
                </w:rPr>
                <w:delText>13</w:delText>
              </w:r>
            </w:del>
          </w:ins>
        </w:p>
        <w:p w14:paraId="01F73584" w14:textId="77777777" w:rsidR="0034635A" w:rsidDel="00987477" w:rsidRDefault="0034635A">
          <w:pPr>
            <w:pStyle w:val="TOC2"/>
            <w:tabs>
              <w:tab w:val="left" w:pos="720"/>
              <w:tab w:val="right" w:leader="dot" w:pos="9912"/>
            </w:tabs>
            <w:rPr>
              <w:ins w:id="602" w:author="Red Army" w:date="2012-04-14T20:49:00Z"/>
              <w:del w:id="603" w:author="Phuong Giang" w:date="2012-04-15T02:02:00Z"/>
              <w:rFonts w:asciiTheme="minorHAnsi" w:eastAsiaTheme="minorEastAsia" w:hAnsiTheme="minorHAnsi" w:cstheme="minorBidi"/>
              <w:noProof/>
              <w:lang w:eastAsia="ja-JP"/>
            </w:rPr>
          </w:pPr>
          <w:ins w:id="604" w:author="Red Army" w:date="2012-04-14T20:49:00Z">
            <w:del w:id="605" w:author="Phuong Giang" w:date="2012-04-15T02:02:00Z">
              <w:r w:rsidRPr="00987477" w:rsidDel="00987477">
                <w:rPr>
                  <w:rStyle w:val="Hyperlink"/>
                  <w:noProof/>
                  <w:rPrChange w:id="606" w:author="Phuong Giang" w:date="2012-04-15T02:02:00Z">
                    <w:rPr>
                      <w:rStyle w:val="Hyperlink"/>
                      <w:noProof/>
                    </w:rPr>
                  </w:rPrChange>
                </w:rPr>
                <w:delText>2.</w:delText>
              </w:r>
              <w:r w:rsidDel="00987477">
                <w:rPr>
                  <w:rFonts w:asciiTheme="minorHAnsi" w:eastAsiaTheme="minorEastAsia" w:hAnsiTheme="minorHAnsi" w:cstheme="minorBidi"/>
                  <w:noProof/>
                  <w:lang w:eastAsia="ja-JP"/>
                </w:rPr>
                <w:tab/>
              </w:r>
              <w:r w:rsidRPr="00987477" w:rsidDel="00987477">
                <w:rPr>
                  <w:rStyle w:val="Hyperlink"/>
                  <w:noProof/>
                  <w:rPrChange w:id="607" w:author="Phuong Giang" w:date="2012-04-15T02:02:00Z">
                    <w:rPr>
                      <w:rStyle w:val="Hyperlink"/>
                      <w:noProof/>
                    </w:rPr>
                  </w:rPrChange>
                </w:rPr>
                <w:delText>Working with Knowledge Item</w:delText>
              </w:r>
              <w:r w:rsidDel="00987477">
                <w:rPr>
                  <w:noProof/>
                  <w:webHidden/>
                </w:rPr>
                <w:tab/>
              </w:r>
            </w:del>
            <w:del w:id="608" w:author="Phuong Giang" w:date="2012-04-15T02:00:00Z">
              <w:r w:rsidDel="00967041">
                <w:rPr>
                  <w:noProof/>
                  <w:webHidden/>
                </w:rPr>
                <w:delText>14</w:delText>
              </w:r>
            </w:del>
          </w:ins>
        </w:p>
        <w:p w14:paraId="03CCBA69" w14:textId="77777777" w:rsidR="0034635A" w:rsidDel="00987477" w:rsidRDefault="0034635A">
          <w:pPr>
            <w:pStyle w:val="TOC3"/>
            <w:tabs>
              <w:tab w:val="left" w:pos="1100"/>
              <w:tab w:val="right" w:leader="dot" w:pos="9912"/>
            </w:tabs>
            <w:rPr>
              <w:ins w:id="609" w:author="Red Army" w:date="2012-04-14T20:49:00Z"/>
              <w:del w:id="610" w:author="Phuong Giang" w:date="2012-04-15T02:02:00Z"/>
              <w:rFonts w:asciiTheme="minorHAnsi" w:eastAsiaTheme="minorEastAsia" w:hAnsiTheme="minorHAnsi" w:cstheme="minorBidi"/>
              <w:noProof/>
              <w:lang w:eastAsia="ja-JP"/>
            </w:rPr>
          </w:pPr>
          <w:ins w:id="611" w:author="Red Army" w:date="2012-04-14T20:49:00Z">
            <w:del w:id="612" w:author="Phuong Giang" w:date="2012-04-15T02:02:00Z">
              <w:r w:rsidRPr="00987477" w:rsidDel="00987477">
                <w:rPr>
                  <w:rStyle w:val="Hyperlink"/>
                  <w:noProof/>
                  <w:rPrChange w:id="613" w:author="Phuong Giang" w:date="2012-04-15T02:02:00Z">
                    <w:rPr>
                      <w:rStyle w:val="Hyperlink"/>
                      <w:noProof/>
                    </w:rPr>
                  </w:rPrChange>
                </w:rPr>
                <w:delText>2.1</w:delText>
              </w:r>
              <w:r w:rsidDel="00987477">
                <w:rPr>
                  <w:rFonts w:asciiTheme="minorHAnsi" w:eastAsiaTheme="minorEastAsia" w:hAnsiTheme="minorHAnsi" w:cstheme="minorBidi"/>
                  <w:noProof/>
                  <w:lang w:eastAsia="ja-JP"/>
                </w:rPr>
                <w:tab/>
              </w:r>
              <w:r w:rsidRPr="00987477" w:rsidDel="00987477">
                <w:rPr>
                  <w:rStyle w:val="Hyperlink"/>
                  <w:noProof/>
                  <w:rPrChange w:id="614" w:author="Phuong Giang" w:date="2012-04-15T02:02:00Z">
                    <w:rPr>
                      <w:rStyle w:val="Hyperlink"/>
                      <w:noProof/>
                    </w:rPr>
                  </w:rPrChange>
                </w:rPr>
                <w:delText>Add a new Knowledge Item</w:delText>
              </w:r>
              <w:r w:rsidDel="00987477">
                <w:rPr>
                  <w:noProof/>
                  <w:webHidden/>
                </w:rPr>
                <w:tab/>
              </w:r>
            </w:del>
            <w:del w:id="615" w:author="Phuong Giang" w:date="2012-04-15T02:00:00Z">
              <w:r w:rsidDel="00967041">
                <w:rPr>
                  <w:noProof/>
                  <w:webHidden/>
                </w:rPr>
                <w:delText>14</w:delText>
              </w:r>
            </w:del>
          </w:ins>
        </w:p>
        <w:p w14:paraId="6017FD20" w14:textId="77777777" w:rsidR="0034635A" w:rsidDel="00987477" w:rsidRDefault="0034635A">
          <w:pPr>
            <w:pStyle w:val="TOC3"/>
            <w:tabs>
              <w:tab w:val="left" w:pos="1100"/>
              <w:tab w:val="right" w:leader="dot" w:pos="9912"/>
            </w:tabs>
            <w:rPr>
              <w:ins w:id="616" w:author="Red Army" w:date="2012-04-14T20:49:00Z"/>
              <w:del w:id="617" w:author="Phuong Giang" w:date="2012-04-15T02:02:00Z"/>
              <w:rFonts w:asciiTheme="minorHAnsi" w:eastAsiaTheme="minorEastAsia" w:hAnsiTheme="minorHAnsi" w:cstheme="minorBidi"/>
              <w:noProof/>
              <w:lang w:eastAsia="ja-JP"/>
            </w:rPr>
          </w:pPr>
          <w:ins w:id="618" w:author="Red Army" w:date="2012-04-14T20:49:00Z">
            <w:del w:id="619" w:author="Phuong Giang" w:date="2012-04-15T02:02:00Z">
              <w:r w:rsidRPr="00987477" w:rsidDel="00987477">
                <w:rPr>
                  <w:rStyle w:val="Hyperlink"/>
                  <w:noProof/>
                  <w:rPrChange w:id="620" w:author="Phuong Giang" w:date="2012-04-15T02:02:00Z">
                    <w:rPr>
                      <w:rStyle w:val="Hyperlink"/>
                      <w:noProof/>
                    </w:rPr>
                  </w:rPrChange>
                </w:rPr>
                <w:delText>2.2</w:delText>
              </w:r>
              <w:r w:rsidDel="00987477">
                <w:rPr>
                  <w:rFonts w:asciiTheme="minorHAnsi" w:eastAsiaTheme="minorEastAsia" w:hAnsiTheme="minorHAnsi" w:cstheme="minorBidi"/>
                  <w:noProof/>
                  <w:lang w:eastAsia="ja-JP"/>
                </w:rPr>
                <w:tab/>
              </w:r>
              <w:r w:rsidRPr="00987477" w:rsidDel="00987477">
                <w:rPr>
                  <w:rStyle w:val="Hyperlink"/>
                  <w:noProof/>
                  <w:rPrChange w:id="621" w:author="Phuong Giang" w:date="2012-04-15T02:02:00Z">
                    <w:rPr>
                      <w:rStyle w:val="Hyperlink"/>
                      <w:noProof/>
                    </w:rPr>
                  </w:rPrChange>
                </w:rPr>
                <w:delText>Update Knowledge Item</w:delText>
              </w:r>
              <w:r w:rsidDel="00987477">
                <w:rPr>
                  <w:noProof/>
                  <w:webHidden/>
                </w:rPr>
                <w:tab/>
              </w:r>
            </w:del>
            <w:del w:id="622" w:author="Phuong Giang" w:date="2012-04-15T02:00:00Z">
              <w:r w:rsidDel="00967041">
                <w:rPr>
                  <w:noProof/>
                  <w:webHidden/>
                </w:rPr>
                <w:delText>14</w:delText>
              </w:r>
            </w:del>
          </w:ins>
        </w:p>
        <w:p w14:paraId="1356A132" w14:textId="77777777" w:rsidR="0034635A" w:rsidDel="00987477" w:rsidRDefault="0034635A">
          <w:pPr>
            <w:pStyle w:val="TOC3"/>
            <w:tabs>
              <w:tab w:val="left" w:pos="1100"/>
              <w:tab w:val="right" w:leader="dot" w:pos="9912"/>
            </w:tabs>
            <w:rPr>
              <w:ins w:id="623" w:author="Red Army" w:date="2012-04-14T20:49:00Z"/>
              <w:del w:id="624" w:author="Phuong Giang" w:date="2012-04-15T02:02:00Z"/>
              <w:rFonts w:asciiTheme="minorHAnsi" w:eastAsiaTheme="minorEastAsia" w:hAnsiTheme="minorHAnsi" w:cstheme="minorBidi"/>
              <w:noProof/>
              <w:lang w:eastAsia="ja-JP"/>
            </w:rPr>
          </w:pPr>
          <w:ins w:id="625" w:author="Red Army" w:date="2012-04-14T20:49:00Z">
            <w:del w:id="626" w:author="Phuong Giang" w:date="2012-04-15T02:02:00Z">
              <w:r w:rsidRPr="00987477" w:rsidDel="00987477">
                <w:rPr>
                  <w:rStyle w:val="Hyperlink"/>
                  <w:noProof/>
                  <w:rPrChange w:id="627" w:author="Phuong Giang" w:date="2012-04-15T02:02:00Z">
                    <w:rPr>
                      <w:rStyle w:val="Hyperlink"/>
                      <w:noProof/>
                    </w:rPr>
                  </w:rPrChange>
                </w:rPr>
                <w:delText>2.3</w:delText>
              </w:r>
              <w:r w:rsidDel="00987477">
                <w:rPr>
                  <w:rFonts w:asciiTheme="minorHAnsi" w:eastAsiaTheme="minorEastAsia" w:hAnsiTheme="minorHAnsi" w:cstheme="minorBidi"/>
                  <w:noProof/>
                  <w:lang w:eastAsia="ja-JP"/>
                </w:rPr>
                <w:tab/>
              </w:r>
              <w:r w:rsidRPr="00987477" w:rsidDel="00987477">
                <w:rPr>
                  <w:rStyle w:val="Hyperlink"/>
                  <w:noProof/>
                  <w:rPrChange w:id="628" w:author="Phuong Giang" w:date="2012-04-15T02:02:00Z">
                    <w:rPr>
                      <w:rStyle w:val="Hyperlink"/>
                      <w:noProof/>
                    </w:rPr>
                  </w:rPrChange>
                </w:rPr>
                <w:delText>Delete Knowledge Item</w:delText>
              </w:r>
              <w:r w:rsidDel="00987477">
                <w:rPr>
                  <w:noProof/>
                  <w:webHidden/>
                </w:rPr>
                <w:tab/>
              </w:r>
            </w:del>
            <w:del w:id="629" w:author="Phuong Giang" w:date="2012-04-15T02:00:00Z">
              <w:r w:rsidDel="00967041">
                <w:rPr>
                  <w:noProof/>
                  <w:webHidden/>
                </w:rPr>
                <w:delText>14</w:delText>
              </w:r>
            </w:del>
          </w:ins>
        </w:p>
        <w:p w14:paraId="7D72AE90" w14:textId="77777777" w:rsidR="0034635A" w:rsidDel="00987477" w:rsidRDefault="0034635A">
          <w:pPr>
            <w:pStyle w:val="TOC3"/>
            <w:tabs>
              <w:tab w:val="left" w:pos="1100"/>
              <w:tab w:val="right" w:leader="dot" w:pos="9912"/>
            </w:tabs>
            <w:rPr>
              <w:ins w:id="630" w:author="Red Army" w:date="2012-04-14T20:49:00Z"/>
              <w:del w:id="631" w:author="Phuong Giang" w:date="2012-04-15T02:02:00Z"/>
              <w:rFonts w:asciiTheme="minorHAnsi" w:eastAsiaTheme="minorEastAsia" w:hAnsiTheme="minorHAnsi" w:cstheme="minorBidi"/>
              <w:noProof/>
              <w:lang w:eastAsia="ja-JP"/>
            </w:rPr>
          </w:pPr>
          <w:ins w:id="632" w:author="Red Army" w:date="2012-04-14T20:49:00Z">
            <w:del w:id="633" w:author="Phuong Giang" w:date="2012-04-15T02:02:00Z">
              <w:r w:rsidRPr="00987477" w:rsidDel="00987477">
                <w:rPr>
                  <w:rStyle w:val="Hyperlink"/>
                  <w:noProof/>
                  <w:rPrChange w:id="634" w:author="Phuong Giang" w:date="2012-04-15T02:02:00Z">
                    <w:rPr>
                      <w:rStyle w:val="Hyperlink"/>
                      <w:noProof/>
                    </w:rPr>
                  </w:rPrChange>
                </w:rPr>
                <w:delText>2.4</w:delText>
              </w:r>
              <w:r w:rsidDel="00987477">
                <w:rPr>
                  <w:rFonts w:asciiTheme="minorHAnsi" w:eastAsiaTheme="minorEastAsia" w:hAnsiTheme="minorHAnsi" w:cstheme="minorBidi"/>
                  <w:noProof/>
                  <w:lang w:eastAsia="ja-JP"/>
                </w:rPr>
                <w:tab/>
              </w:r>
              <w:r w:rsidRPr="00987477" w:rsidDel="00987477">
                <w:rPr>
                  <w:rStyle w:val="Hyperlink"/>
                  <w:noProof/>
                  <w:rPrChange w:id="635" w:author="Phuong Giang" w:date="2012-04-15T02:02:00Z">
                    <w:rPr>
                      <w:rStyle w:val="Hyperlink"/>
                      <w:noProof/>
                    </w:rPr>
                  </w:rPrChange>
                </w:rPr>
                <w:delText>Search Knowledge Item</w:delText>
              </w:r>
              <w:r w:rsidDel="00987477">
                <w:rPr>
                  <w:noProof/>
                  <w:webHidden/>
                </w:rPr>
                <w:tab/>
              </w:r>
            </w:del>
            <w:del w:id="636" w:author="Phuong Giang" w:date="2012-04-15T02:00:00Z">
              <w:r w:rsidDel="00967041">
                <w:rPr>
                  <w:noProof/>
                  <w:webHidden/>
                </w:rPr>
                <w:delText>15</w:delText>
              </w:r>
            </w:del>
          </w:ins>
        </w:p>
        <w:p w14:paraId="339FBB61" w14:textId="77777777" w:rsidR="0034635A" w:rsidDel="00987477" w:rsidRDefault="0034635A">
          <w:pPr>
            <w:pStyle w:val="TOC2"/>
            <w:tabs>
              <w:tab w:val="left" w:pos="720"/>
              <w:tab w:val="right" w:leader="dot" w:pos="9912"/>
            </w:tabs>
            <w:rPr>
              <w:ins w:id="637" w:author="Red Army" w:date="2012-04-14T20:49:00Z"/>
              <w:del w:id="638" w:author="Phuong Giang" w:date="2012-04-15T02:02:00Z"/>
              <w:rFonts w:asciiTheme="minorHAnsi" w:eastAsiaTheme="minorEastAsia" w:hAnsiTheme="minorHAnsi" w:cstheme="minorBidi"/>
              <w:noProof/>
              <w:lang w:eastAsia="ja-JP"/>
            </w:rPr>
          </w:pPr>
          <w:ins w:id="639" w:author="Red Army" w:date="2012-04-14T20:49:00Z">
            <w:del w:id="640" w:author="Phuong Giang" w:date="2012-04-15T02:02:00Z">
              <w:r w:rsidRPr="00987477" w:rsidDel="00987477">
                <w:rPr>
                  <w:rStyle w:val="Hyperlink"/>
                  <w:noProof/>
                  <w:rPrChange w:id="641" w:author="Phuong Giang" w:date="2012-04-15T02:02:00Z">
                    <w:rPr>
                      <w:rStyle w:val="Hyperlink"/>
                      <w:noProof/>
                    </w:rPr>
                  </w:rPrChange>
                </w:rPr>
                <w:delText>3.</w:delText>
              </w:r>
              <w:r w:rsidDel="00987477">
                <w:rPr>
                  <w:rFonts w:asciiTheme="minorHAnsi" w:eastAsiaTheme="minorEastAsia" w:hAnsiTheme="minorHAnsi" w:cstheme="minorBidi"/>
                  <w:noProof/>
                  <w:lang w:eastAsia="ja-JP"/>
                </w:rPr>
                <w:tab/>
              </w:r>
              <w:r w:rsidRPr="00987477" w:rsidDel="00987477">
                <w:rPr>
                  <w:rStyle w:val="Hyperlink"/>
                  <w:noProof/>
                  <w:rPrChange w:id="642" w:author="Phuong Giang" w:date="2012-04-15T02:02:00Z">
                    <w:rPr>
                      <w:rStyle w:val="Hyperlink"/>
                      <w:noProof/>
                    </w:rPr>
                  </w:rPrChange>
                </w:rPr>
                <w:delText>Working with Teaching Method</w:delText>
              </w:r>
              <w:r w:rsidDel="00987477">
                <w:rPr>
                  <w:noProof/>
                  <w:webHidden/>
                </w:rPr>
                <w:tab/>
              </w:r>
            </w:del>
            <w:del w:id="643" w:author="Phuong Giang" w:date="2012-04-15T02:00:00Z">
              <w:r w:rsidDel="00967041">
                <w:rPr>
                  <w:noProof/>
                  <w:webHidden/>
                </w:rPr>
                <w:delText>15</w:delText>
              </w:r>
            </w:del>
          </w:ins>
        </w:p>
        <w:p w14:paraId="11E455D4" w14:textId="77777777" w:rsidR="0034635A" w:rsidDel="00987477" w:rsidRDefault="0034635A">
          <w:pPr>
            <w:pStyle w:val="TOC3"/>
            <w:tabs>
              <w:tab w:val="left" w:pos="1100"/>
              <w:tab w:val="right" w:leader="dot" w:pos="9912"/>
            </w:tabs>
            <w:rPr>
              <w:ins w:id="644" w:author="Red Army" w:date="2012-04-14T20:49:00Z"/>
              <w:del w:id="645" w:author="Phuong Giang" w:date="2012-04-15T02:02:00Z"/>
              <w:rFonts w:asciiTheme="minorHAnsi" w:eastAsiaTheme="minorEastAsia" w:hAnsiTheme="minorHAnsi" w:cstheme="minorBidi"/>
              <w:noProof/>
              <w:lang w:eastAsia="ja-JP"/>
            </w:rPr>
          </w:pPr>
          <w:ins w:id="646" w:author="Red Army" w:date="2012-04-14T20:49:00Z">
            <w:del w:id="647" w:author="Phuong Giang" w:date="2012-04-15T02:02:00Z">
              <w:r w:rsidRPr="00987477" w:rsidDel="00987477">
                <w:rPr>
                  <w:rStyle w:val="Hyperlink"/>
                  <w:noProof/>
                  <w:rPrChange w:id="648" w:author="Phuong Giang" w:date="2012-04-15T02:02:00Z">
                    <w:rPr>
                      <w:rStyle w:val="Hyperlink"/>
                      <w:noProof/>
                    </w:rPr>
                  </w:rPrChange>
                </w:rPr>
                <w:delText>3.1</w:delText>
              </w:r>
              <w:r w:rsidDel="00987477">
                <w:rPr>
                  <w:rFonts w:asciiTheme="minorHAnsi" w:eastAsiaTheme="minorEastAsia" w:hAnsiTheme="minorHAnsi" w:cstheme="minorBidi"/>
                  <w:noProof/>
                  <w:lang w:eastAsia="ja-JP"/>
                </w:rPr>
                <w:tab/>
              </w:r>
              <w:r w:rsidRPr="00987477" w:rsidDel="00987477">
                <w:rPr>
                  <w:rStyle w:val="Hyperlink"/>
                  <w:noProof/>
                  <w:rPrChange w:id="649" w:author="Phuong Giang" w:date="2012-04-15T02:02:00Z">
                    <w:rPr>
                      <w:rStyle w:val="Hyperlink"/>
                      <w:noProof/>
                    </w:rPr>
                  </w:rPrChange>
                </w:rPr>
                <w:delText>Add a new Teaching Method</w:delText>
              </w:r>
              <w:r w:rsidDel="00987477">
                <w:rPr>
                  <w:noProof/>
                  <w:webHidden/>
                </w:rPr>
                <w:tab/>
              </w:r>
            </w:del>
            <w:del w:id="650" w:author="Phuong Giang" w:date="2012-04-15T02:00:00Z">
              <w:r w:rsidDel="00967041">
                <w:rPr>
                  <w:noProof/>
                  <w:webHidden/>
                </w:rPr>
                <w:delText>15</w:delText>
              </w:r>
            </w:del>
          </w:ins>
        </w:p>
        <w:p w14:paraId="7FBD5478" w14:textId="77777777" w:rsidR="0034635A" w:rsidDel="00987477" w:rsidRDefault="0034635A">
          <w:pPr>
            <w:pStyle w:val="TOC3"/>
            <w:tabs>
              <w:tab w:val="left" w:pos="1100"/>
              <w:tab w:val="right" w:leader="dot" w:pos="9912"/>
            </w:tabs>
            <w:rPr>
              <w:ins w:id="651" w:author="Red Army" w:date="2012-04-14T20:49:00Z"/>
              <w:del w:id="652" w:author="Phuong Giang" w:date="2012-04-15T02:02:00Z"/>
              <w:rFonts w:asciiTheme="minorHAnsi" w:eastAsiaTheme="minorEastAsia" w:hAnsiTheme="minorHAnsi" w:cstheme="minorBidi"/>
              <w:noProof/>
              <w:lang w:eastAsia="ja-JP"/>
            </w:rPr>
          </w:pPr>
          <w:ins w:id="653" w:author="Red Army" w:date="2012-04-14T20:49:00Z">
            <w:del w:id="654" w:author="Phuong Giang" w:date="2012-04-15T02:02:00Z">
              <w:r w:rsidRPr="00987477" w:rsidDel="00987477">
                <w:rPr>
                  <w:rStyle w:val="Hyperlink"/>
                  <w:noProof/>
                  <w:rPrChange w:id="655" w:author="Phuong Giang" w:date="2012-04-15T02:02:00Z">
                    <w:rPr>
                      <w:rStyle w:val="Hyperlink"/>
                      <w:noProof/>
                    </w:rPr>
                  </w:rPrChange>
                </w:rPr>
                <w:delText>3.2</w:delText>
              </w:r>
              <w:r w:rsidDel="00987477">
                <w:rPr>
                  <w:rFonts w:asciiTheme="minorHAnsi" w:eastAsiaTheme="minorEastAsia" w:hAnsiTheme="minorHAnsi" w:cstheme="minorBidi"/>
                  <w:noProof/>
                  <w:lang w:eastAsia="ja-JP"/>
                </w:rPr>
                <w:tab/>
              </w:r>
              <w:r w:rsidRPr="00987477" w:rsidDel="00987477">
                <w:rPr>
                  <w:rStyle w:val="Hyperlink"/>
                  <w:noProof/>
                  <w:rPrChange w:id="656" w:author="Phuong Giang" w:date="2012-04-15T02:02:00Z">
                    <w:rPr>
                      <w:rStyle w:val="Hyperlink"/>
                      <w:noProof/>
                    </w:rPr>
                  </w:rPrChange>
                </w:rPr>
                <w:delText>Update Teaching Method</w:delText>
              </w:r>
              <w:r w:rsidDel="00987477">
                <w:rPr>
                  <w:noProof/>
                  <w:webHidden/>
                </w:rPr>
                <w:tab/>
              </w:r>
            </w:del>
            <w:del w:id="657" w:author="Phuong Giang" w:date="2012-04-15T02:00:00Z">
              <w:r w:rsidDel="00967041">
                <w:rPr>
                  <w:noProof/>
                  <w:webHidden/>
                </w:rPr>
                <w:delText>15</w:delText>
              </w:r>
            </w:del>
          </w:ins>
        </w:p>
        <w:p w14:paraId="1D5E711D" w14:textId="77777777" w:rsidR="0034635A" w:rsidDel="00987477" w:rsidRDefault="0034635A">
          <w:pPr>
            <w:pStyle w:val="TOC3"/>
            <w:tabs>
              <w:tab w:val="left" w:pos="1100"/>
              <w:tab w:val="right" w:leader="dot" w:pos="9912"/>
            </w:tabs>
            <w:rPr>
              <w:ins w:id="658" w:author="Red Army" w:date="2012-04-14T20:49:00Z"/>
              <w:del w:id="659" w:author="Phuong Giang" w:date="2012-04-15T02:02:00Z"/>
              <w:rFonts w:asciiTheme="minorHAnsi" w:eastAsiaTheme="minorEastAsia" w:hAnsiTheme="minorHAnsi" w:cstheme="minorBidi"/>
              <w:noProof/>
              <w:lang w:eastAsia="ja-JP"/>
            </w:rPr>
          </w:pPr>
          <w:ins w:id="660" w:author="Red Army" w:date="2012-04-14T20:49:00Z">
            <w:del w:id="661" w:author="Phuong Giang" w:date="2012-04-15T02:02:00Z">
              <w:r w:rsidRPr="00987477" w:rsidDel="00987477">
                <w:rPr>
                  <w:rStyle w:val="Hyperlink"/>
                  <w:noProof/>
                  <w:rPrChange w:id="662" w:author="Phuong Giang" w:date="2012-04-15T02:02:00Z">
                    <w:rPr>
                      <w:rStyle w:val="Hyperlink"/>
                      <w:noProof/>
                    </w:rPr>
                  </w:rPrChange>
                </w:rPr>
                <w:delText>3.3</w:delText>
              </w:r>
              <w:r w:rsidDel="00987477">
                <w:rPr>
                  <w:rFonts w:asciiTheme="minorHAnsi" w:eastAsiaTheme="minorEastAsia" w:hAnsiTheme="minorHAnsi" w:cstheme="minorBidi"/>
                  <w:noProof/>
                  <w:lang w:eastAsia="ja-JP"/>
                </w:rPr>
                <w:tab/>
              </w:r>
              <w:r w:rsidRPr="00987477" w:rsidDel="00987477">
                <w:rPr>
                  <w:rStyle w:val="Hyperlink"/>
                  <w:noProof/>
                  <w:rPrChange w:id="663" w:author="Phuong Giang" w:date="2012-04-15T02:02:00Z">
                    <w:rPr>
                      <w:rStyle w:val="Hyperlink"/>
                      <w:noProof/>
                    </w:rPr>
                  </w:rPrChange>
                </w:rPr>
                <w:delText>Delete Teaching Method</w:delText>
              </w:r>
              <w:r w:rsidDel="00987477">
                <w:rPr>
                  <w:noProof/>
                  <w:webHidden/>
                </w:rPr>
                <w:tab/>
              </w:r>
            </w:del>
            <w:del w:id="664" w:author="Phuong Giang" w:date="2012-04-15T02:00:00Z">
              <w:r w:rsidDel="00967041">
                <w:rPr>
                  <w:noProof/>
                  <w:webHidden/>
                </w:rPr>
                <w:delText>15</w:delText>
              </w:r>
            </w:del>
          </w:ins>
        </w:p>
        <w:p w14:paraId="4B262034" w14:textId="77777777" w:rsidR="0034635A" w:rsidDel="00987477" w:rsidRDefault="0034635A">
          <w:pPr>
            <w:pStyle w:val="TOC3"/>
            <w:tabs>
              <w:tab w:val="left" w:pos="1100"/>
              <w:tab w:val="right" w:leader="dot" w:pos="9912"/>
            </w:tabs>
            <w:rPr>
              <w:ins w:id="665" w:author="Red Army" w:date="2012-04-14T20:49:00Z"/>
              <w:del w:id="666" w:author="Phuong Giang" w:date="2012-04-15T02:02:00Z"/>
              <w:rFonts w:asciiTheme="minorHAnsi" w:eastAsiaTheme="minorEastAsia" w:hAnsiTheme="minorHAnsi" w:cstheme="minorBidi"/>
              <w:noProof/>
              <w:lang w:eastAsia="ja-JP"/>
            </w:rPr>
          </w:pPr>
          <w:ins w:id="667" w:author="Red Army" w:date="2012-04-14T20:49:00Z">
            <w:del w:id="668" w:author="Phuong Giang" w:date="2012-04-15T02:02:00Z">
              <w:r w:rsidRPr="00987477" w:rsidDel="00987477">
                <w:rPr>
                  <w:rStyle w:val="Hyperlink"/>
                  <w:noProof/>
                  <w:rPrChange w:id="669" w:author="Phuong Giang" w:date="2012-04-15T02:02:00Z">
                    <w:rPr>
                      <w:rStyle w:val="Hyperlink"/>
                      <w:noProof/>
                    </w:rPr>
                  </w:rPrChange>
                </w:rPr>
                <w:delText>3.4</w:delText>
              </w:r>
              <w:r w:rsidDel="00987477">
                <w:rPr>
                  <w:rFonts w:asciiTheme="minorHAnsi" w:eastAsiaTheme="minorEastAsia" w:hAnsiTheme="minorHAnsi" w:cstheme="minorBidi"/>
                  <w:noProof/>
                  <w:lang w:eastAsia="ja-JP"/>
                </w:rPr>
                <w:tab/>
              </w:r>
              <w:r w:rsidRPr="00987477" w:rsidDel="00987477">
                <w:rPr>
                  <w:rStyle w:val="Hyperlink"/>
                  <w:noProof/>
                  <w:rPrChange w:id="670" w:author="Phuong Giang" w:date="2012-04-15T02:02:00Z">
                    <w:rPr>
                      <w:rStyle w:val="Hyperlink"/>
                      <w:noProof/>
                    </w:rPr>
                  </w:rPrChange>
                </w:rPr>
                <w:delText>Search Teaching Method</w:delText>
              </w:r>
              <w:r w:rsidDel="00987477">
                <w:rPr>
                  <w:noProof/>
                  <w:webHidden/>
                </w:rPr>
                <w:tab/>
              </w:r>
            </w:del>
            <w:del w:id="671" w:author="Phuong Giang" w:date="2012-04-15T02:00:00Z">
              <w:r w:rsidDel="00967041">
                <w:rPr>
                  <w:noProof/>
                  <w:webHidden/>
                </w:rPr>
                <w:delText>16</w:delText>
              </w:r>
            </w:del>
          </w:ins>
        </w:p>
        <w:p w14:paraId="10AE4D5A" w14:textId="77777777" w:rsidR="0034635A" w:rsidDel="00987477" w:rsidRDefault="0034635A">
          <w:pPr>
            <w:pStyle w:val="TOC2"/>
            <w:tabs>
              <w:tab w:val="left" w:pos="720"/>
              <w:tab w:val="right" w:leader="dot" w:pos="9912"/>
            </w:tabs>
            <w:rPr>
              <w:ins w:id="672" w:author="Red Army" w:date="2012-04-14T20:49:00Z"/>
              <w:del w:id="673" w:author="Phuong Giang" w:date="2012-04-15T02:02:00Z"/>
              <w:rFonts w:asciiTheme="minorHAnsi" w:eastAsiaTheme="minorEastAsia" w:hAnsiTheme="minorHAnsi" w:cstheme="minorBidi"/>
              <w:noProof/>
              <w:lang w:eastAsia="ja-JP"/>
            </w:rPr>
          </w:pPr>
          <w:ins w:id="674" w:author="Red Army" w:date="2012-04-14T20:49:00Z">
            <w:del w:id="675" w:author="Phuong Giang" w:date="2012-04-15T02:02:00Z">
              <w:r w:rsidRPr="00987477" w:rsidDel="00987477">
                <w:rPr>
                  <w:rStyle w:val="Hyperlink"/>
                  <w:noProof/>
                  <w:rPrChange w:id="676" w:author="Phuong Giang" w:date="2012-04-15T02:02:00Z">
                    <w:rPr>
                      <w:rStyle w:val="Hyperlink"/>
                      <w:noProof/>
                    </w:rPr>
                  </w:rPrChange>
                </w:rPr>
                <w:delText>4.</w:delText>
              </w:r>
              <w:r w:rsidDel="00987477">
                <w:rPr>
                  <w:rFonts w:asciiTheme="minorHAnsi" w:eastAsiaTheme="minorEastAsia" w:hAnsiTheme="minorHAnsi" w:cstheme="minorBidi"/>
                  <w:noProof/>
                  <w:lang w:eastAsia="ja-JP"/>
                </w:rPr>
                <w:tab/>
              </w:r>
              <w:r w:rsidRPr="00987477" w:rsidDel="00987477">
                <w:rPr>
                  <w:rStyle w:val="Hyperlink"/>
                  <w:noProof/>
                  <w:rPrChange w:id="677" w:author="Phuong Giang" w:date="2012-04-15T02:02:00Z">
                    <w:rPr>
                      <w:rStyle w:val="Hyperlink"/>
                      <w:noProof/>
                    </w:rPr>
                  </w:rPrChange>
                </w:rPr>
                <w:delText>Working with Teaching Plan</w:delText>
              </w:r>
              <w:r w:rsidDel="00987477">
                <w:rPr>
                  <w:noProof/>
                  <w:webHidden/>
                </w:rPr>
                <w:tab/>
              </w:r>
            </w:del>
            <w:del w:id="678" w:author="Phuong Giang" w:date="2012-04-15T02:00:00Z">
              <w:r w:rsidDel="00967041">
                <w:rPr>
                  <w:noProof/>
                  <w:webHidden/>
                </w:rPr>
                <w:delText>16</w:delText>
              </w:r>
            </w:del>
          </w:ins>
        </w:p>
        <w:p w14:paraId="09DA1CBD" w14:textId="77777777" w:rsidR="0034635A" w:rsidDel="00987477" w:rsidRDefault="0034635A">
          <w:pPr>
            <w:pStyle w:val="TOC3"/>
            <w:tabs>
              <w:tab w:val="left" w:pos="1100"/>
              <w:tab w:val="right" w:leader="dot" w:pos="9912"/>
            </w:tabs>
            <w:rPr>
              <w:ins w:id="679" w:author="Red Army" w:date="2012-04-14T20:49:00Z"/>
              <w:del w:id="680" w:author="Phuong Giang" w:date="2012-04-15T02:02:00Z"/>
              <w:rFonts w:asciiTheme="minorHAnsi" w:eastAsiaTheme="minorEastAsia" w:hAnsiTheme="minorHAnsi" w:cstheme="minorBidi"/>
              <w:noProof/>
              <w:lang w:eastAsia="ja-JP"/>
            </w:rPr>
          </w:pPr>
          <w:ins w:id="681" w:author="Red Army" w:date="2012-04-14T20:49:00Z">
            <w:del w:id="682" w:author="Phuong Giang" w:date="2012-04-15T02:02:00Z">
              <w:r w:rsidRPr="00987477" w:rsidDel="00987477">
                <w:rPr>
                  <w:rStyle w:val="Hyperlink"/>
                  <w:noProof/>
                  <w:rPrChange w:id="683" w:author="Phuong Giang" w:date="2012-04-15T02:02:00Z">
                    <w:rPr>
                      <w:rStyle w:val="Hyperlink"/>
                      <w:noProof/>
                    </w:rPr>
                  </w:rPrChange>
                </w:rPr>
                <w:delText>4.1</w:delText>
              </w:r>
              <w:r w:rsidDel="00987477">
                <w:rPr>
                  <w:rFonts w:asciiTheme="minorHAnsi" w:eastAsiaTheme="minorEastAsia" w:hAnsiTheme="minorHAnsi" w:cstheme="minorBidi"/>
                  <w:noProof/>
                  <w:lang w:eastAsia="ja-JP"/>
                </w:rPr>
                <w:tab/>
              </w:r>
              <w:r w:rsidRPr="00987477" w:rsidDel="00987477">
                <w:rPr>
                  <w:rStyle w:val="Hyperlink"/>
                  <w:noProof/>
                  <w:rPrChange w:id="684" w:author="Phuong Giang" w:date="2012-04-15T02:02:00Z">
                    <w:rPr>
                      <w:rStyle w:val="Hyperlink"/>
                      <w:noProof/>
                    </w:rPr>
                  </w:rPrChange>
                </w:rPr>
                <w:delText>Create new Teaching Plan</w:delText>
              </w:r>
              <w:r w:rsidDel="00987477">
                <w:rPr>
                  <w:noProof/>
                  <w:webHidden/>
                </w:rPr>
                <w:tab/>
              </w:r>
            </w:del>
            <w:del w:id="685" w:author="Phuong Giang" w:date="2012-04-15T02:00:00Z">
              <w:r w:rsidDel="00967041">
                <w:rPr>
                  <w:noProof/>
                  <w:webHidden/>
                </w:rPr>
                <w:delText>16</w:delText>
              </w:r>
            </w:del>
          </w:ins>
        </w:p>
        <w:p w14:paraId="0F8D2421" w14:textId="77777777" w:rsidR="0034635A" w:rsidDel="00987477" w:rsidRDefault="0034635A">
          <w:pPr>
            <w:pStyle w:val="TOC3"/>
            <w:tabs>
              <w:tab w:val="left" w:pos="1100"/>
              <w:tab w:val="right" w:leader="dot" w:pos="9912"/>
            </w:tabs>
            <w:rPr>
              <w:ins w:id="686" w:author="Red Army" w:date="2012-04-14T20:49:00Z"/>
              <w:del w:id="687" w:author="Phuong Giang" w:date="2012-04-15T02:02:00Z"/>
              <w:rFonts w:asciiTheme="minorHAnsi" w:eastAsiaTheme="minorEastAsia" w:hAnsiTheme="minorHAnsi" w:cstheme="minorBidi"/>
              <w:noProof/>
              <w:lang w:eastAsia="ja-JP"/>
            </w:rPr>
          </w:pPr>
          <w:ins w:id="688" w:author="Red Army" w:date="2012-04-14T20:49:00Z">
            <w:del w:id="689" w:author="Phuong Giang" w:date="2012-04-15T02:02:00Z">
              <w:r w:rsidRPr="00987477" w:rsidDel="00987477">
                <w:rPr>
                  <w:rStyle w:val="Hyperlink"/>
                  <w:noProof/>
                  <w:rPrChange w:id="690" w:author="Phuong Giang" w:date="2012-04-15T02:02:00Z">
                    <w:rPr>
                      <w:rStyle w:val="Hyperlink"/>
                      <w:noProof/>
                    </w:rPr>
                  </w:rPrChange>
                </w:rPr>
                <w:delText>4.2</w:delText>
              </w:r>
              <w:r w:rsidDel="00987477">
                <w:rPr>
                  <w:rFonts w:asciiTheme="minorHAnsi" w:eastAsiaTheme="minorEastAsia" w:hAnsiTheme="minorHAnsi" w:cstheme="minorBidi"/>
                  <w:noProof/>
                  <w:lang w:eastAsia="ja-JP"/>
                </w:rPr>
                <w:tab/>
              </w:r>
              <w:r w:rsidRPr="00987477" w:rsidDel="00987477">
                <w:rPr>
                  <w:rStyle w:val="Hyperlink"/>
                  <w:noProof/>
                  <w:rPrChange w:id="691" w:author="Phuong Giang" w:date="2012-04-15T02:02:00Z">
                    <w:rPr>
                      <w:rStyle w:val="Hyperlink"/>
                      <w:noProof/>
                    </w:rPr>
                  </w:rPrChange>
                </w:rPr>
                <w:delText>Open a Teaching Plan</w:delText>
              </w:r>
              <w:r w:rsidDel="00987477">
                <w:rPr>
                  <w:noProof/>
                  <w:webHidden/>
                </w:rPr>
                <w:tab/>
              </w:r>
            </w:del>
            <w:del w:id="692" w:author="Phuong Giang" w:date="2012-04-15T02:00:00Z">
              <w:r w:rsidDel="00967041">
                <w:rPr>
                  <w:noProof/>
                  <w:webHidden/>
                </w:rPr>
                <w:delText>16</w:delText>
              </w:r>
            </w:del>
          </w:ins>
        </w:p>
        <w:p w14:paraId="34AFB292" w14:textId="77777777" w:rsidR="0034635A" w:rsidDel="00987477" w:rsidRDefault="0034635A">
          <w:pPr>
            <w:pStyle w:val="TOC3"/>
            <w:tabs>
              <w:tab w:val="left" w:pos="1100"/>
              <w:tab w:val="right" w:leader="dot" w:pos="9912"/>
            </w:tabs>
            <w:rPr>
              <w:ins w:id="693" w:author="Red Army" w:date="2012-04-14T20:49:00Z"/>
              <w:del w:id="694" w:author="Phuong Giang" w:date="2012-04-15T02:02:00Z"/>
              <w:rFonts w:asciiTheme="minorHAnsi" w:eastAsiaTheme="minorEastAsia" w:hAnsiTheme="minorHAnsi" w:cstheme="minorBidi"/>
              <w:noProof/>
              <w:lang w:eastAsia="ja-JP"/>
            </w:rPr>
          </w:pPr>
          <w:ins w:id="695" w:author="Red Army" w:date="2012-04-14T20:49:00Z">
            <w:del w:id="696" w:author="Phuong Giang" w:date="2012-04-15T02:02:00Z">
              <w:r w:rsidRPr="00987477" w:rsidDel="00987477">
                <w:rPr>
                  <w:rStyle w:val="Hyperlink"/>
                  <w:noProof/>
                  <w:rPrChange w:id="697" w:author="Phuong Giang" w:date="2012-04-15T02:02:00Z">
                    <w:rPr>
                      <w:rStyle w:val="Hyperlink"/>
                      <w:noProof/>
                    </w:rPr>
                  </w:rPrChange>
                </w:rPr>
                <w:delText>4.3</w:delText>
              </w:r>
              <w:r w:rsidDel="00987477">
                <w:rPr>
                  <w:rFonts w:asciiTheme="minorHAnsi" w:eastAsiaTheme="minorEastAsia" w:hAnsiTheme="minorHAnsi" w:cstheme="minorBidi"/>
                  <w:noProof/>
                  <w:lang w:eastAsia="ja-JP"/>
                </w:rPr>
                <w:tab/>
              </w:r>
              <w:r w:rsidRPr="00987477" w:rsidDel="00987477">
                <w:rPr>
                  <w:rStyle w:val="Hyperlink"/>
                  <w:noProof/>
                  <w:rPrChange w:id="698" w:author="Phuong Giang" w:date="2012-04-15T02:02:00Z">
                    <w:rPr>
                      <w:rStyle w:val="Hyperlink"/>
                      <w:noProof/>
                    </w:rPr>
                  </w:rPrChange>
                </w:rPr>
                <w:delText>Export Teaching Plan</w:delText>
              </w:r>
              <w:r w:rsidDel="00987477">
                <w:rPr>
                  <w:noProof/>
                  <w:webHidden/>
                </w:rPr>
                <w:tab/>
              </w:r>
            </w:del>
            <w:del w:id="699" w:author="Phuong Giang" w:date="2012-04-15T02:00:00Z">
              <w:r w:rsidDel="00967041">
                <w:rPr>
                  <w:noProof/>
                  <w:webHidden/>
                </w:rPr>
                <w:delText>16</w:delText>
              </w:r>
            </w:del>
          </w:ins>
        </w:p>
        <w:p w14:paraId="536267CD" w14:textId="77777777" w:rsidR="0034635A" w:rsidDel="00987477" w:rsidRDefault="0034635A">
          <w:pPr>
            <w:pStyle w:val="TOC2"/>
            <w:tabs>
              <w:tab w:val="left" w:pos="720"/>
              <w:tab w:val="right" w:leader="dot" w:pos="9912"/>
            </w:tabs>
            <w:rPr>
              <w:ins w:id="700" w:author="Red Army" w:date="2012-04-14T20:49:00Z"/>
              <w:del w:id="701" w:author="Phuong Giang" w:date="2012-04-15T02:02:00Z"/>
              <w:rFonts w:asciiTheme="minorHAnsi" w:eastAsiaTheme="minorEastAsia" w:hAnsiTheme="minorHAnsi" w:cstheme="minorBidi"/>
              <w:noProof/>
              <w:lang w:eastAsia="ja-JP"/>
            </w:rPr>
          </w:pPr>
          <w:ins w:id="702" w:author="Red Army" w:date="2012-04-14T20:49:00Z">
            <w:del w:id="703" w:author="Phuong Giang" w:date="2012-04-15T02:02:00Z">
              <w:r w:rsidRPr="00987477" w:rsidDel="00987477">
                <w:rPr>
                  <w:rStyle w:val="Hyperlink"/>
                  <w:noProof/>
                  <w:rPrChange w:id="704" w:author="Phuong Giang" w:date="2012-04-15T02:02:00Z">
                    <w:rPr>
                      <w:rStyle w:val="Hyperlink"/>
                      <w:noProof/>
                    </w:rPr>
                  </w:rPrChange>
                </w:rPr>
                <w:delText>5.</w:delText>
              </w:r>
              <w:r w:rsidDel="00987477">
                <w:rPr>
                  <w:rFonts w:asciiTheme="minorHAnsi" w:eastAsiaTheme="minorEastAsia" w:hAnsiTheme="minorHAnsi" w:cstheme="minorBidi"/>
                  <w:noProof/>
                  <w:lang w:eastAsia="ja-JP"/>
                </w:rPr>
                <w:tab/>
              </w:r>
              <w:r w:rsidRPr="00987477" w:rsidDel="00987477">
                <w:rPr>
                  <w:rStyle w:val="Hyperlink"/>
                  <w:noProof/>
                  <w:rPrChange w:id="705" w:author="Phuong Giang" w:date="2012-04-15T02:02:00Z">
                    <w:rPr>
                      <w:rStyle w:val="Hyperlink"/>
                      <w:noProof/>
                    </w:rPr>
                  </w:rPrChange>
                </w:rPr>
                <w:delText>Teacher Lefthand Options</w:delText>
              </w:r>
              <w:r w:rsidDel="00987477">
                <w:rPr>
                  <w:noProof/>
                  <w:webHidden/>
                </w:rPr>
                <w:tab/>
              </w:r>
            </w:del>
            <w:del w:id="706" w:author="Phuong Giang" w:date="2012-04-15T02:00:00Z">
              <w:r w:rsidDel="00967041">
                <w:rPr>
                  <w:noProof/>
                  <w:webHidden/>
                </w:rPr>
                <w:delText>16</w:delText>
              </w:r>
            </w:del>
          </w:ins>
        </w:p>
        <w:p w14:paraId="0134F85F" w14:textId="77777777" w:rsidR="0034635A" w:rsidDel="00987477" w:rsidRDefault="0034635A">
          <w:pPr>
            <w:pStyle w:val="TOC3"/>
            <w:tabs>
              <w:tab w:val="left" w:pos="1100"/>
              <w:tab w:val="right" w:leader="dot" w:pos="9912"/>
            </w:tabs>
            <w:rPr>
              <w:ins w:id="707" w:author="Red Army" w:date="2012-04-14T20:49:00Z"/>
              <w:del w:id="708" w:author="Phuong Giang" w:date="2012-04-15T02:02:00Z"/>
              <w:rFonts w:asciiTheme="minorHAnsi" w:eastAsiaTheme="minorEastAsia" w:hAnsiTheme="minorHAnsi" w:cstheme="minorBidi"/>
              <w:noProof/>
              <w:lang w:eastAsia="ja-JP"/>
            </w:rPr>
          </w:pPr>
          <w:ins w:id="709" w:author="Red Army" w:date="2012-04-14T20:49:00Z">
            <w:del w:id="710" w:author="Phuong Giang" w:date="2012-04-15T02:02:00Z">
              <w:r w:rsidRPr="00987477" w:rsidDel="00987477">
                <w:rPr>
                  <w:rStyle w:val="Hyperlink"/>
                  <w:noProof/>
                  <w:rPrChange w:id="711" w:author="Phuong Giang" w:date="2012-04-15T02:02:00Z">
                    <w:rPr>
                      <w:rStyle w:val="Hyperlink"/>
                      <w:noProof/>
                    </w:rPr>
                  </w:rPrChange>
                </w:rPr>
                <w:delText>5.1</w:delText>
              </w:r>
              <w:r w:rsidDel="00987477">
                <w:rPr>
                  <w:rFonts w:asciiTheme="minorHAnsi" w:eastAsiaTheme="minorEastAsia" w:hAnsiTheme="minorHAnsi" w:cstheme="minorBidi"/>
                  <w:noProof/>
                  <w:lang w:eastAsia="ja-JP"/>
                </w:rPr>
                <w:tab/>
              </w:r>
              <w:r w:rsidRPr="00987477" w:rsidDel="00987477">
                <w:rPr>
                  <w:rStyle w:val="Hyperlink"/>
                  <w:noProof/>
                  <w:rPrChange w:id="712" w:author="Phuong Giang" w:date="2012-04-15T02:02:00Z">
                    <w:rPr>
                      <w:rStyle w:val="Hyperlink"/>
                      <w:noProof/>
                    </w:rPr>
                  </w:rPrChange>
                </w:rPr>
                <w:delText>Change display language</w:delText>
              </w:r>
              <w:r w:rsidDel="00987477">
                <w:rPr>
                  <w:noProof/>
                  <w:webHidden/>
                </w:rPr>
                <w:tab/>
              </w:r>
            </w:del>
            <w:del w:id="713" w:author="Phuong Giang" w:date="2012-04-15T02:00:00Z">
              <w:r w:rsidDel="00967041">
                <w:rPr>
                  <w:noProof/>
                  <w:webHidden/>
                </w:rPr>
                <w:delText>16</w:delText>
              </w:r>
            </w:del>
          </w:ins>
        </w:p>
        <w:p w14:paraId="68290045" w14:textId="77777777" w:rsidR="0034635A" w:rsidDel="00987477" w:rsidRDefault="0034635A">
          <w:pPr>
            <w:pStyle w:val="TOC1"/>
            <w:tabs>
              <w:tab w:val="left" w:pos="1320"/>
              <w:tab w:val="right" w:leader="dot" w:pos="9912"/>
            </w:tabs>
            <w:rPr>
              <w:ins w:id="714" w:author="Red Army" w:date="2012-04-14T20:49:00Z"/>
              <w:del w:id="715" w:author="Phuong Giang" w:date="2012-04-15T02:02:00Z"/>
              <w:rFonts w:asciiTheme="minorHAnsi" w:eastAsiaTheme="minorEastAsia" w:hAnsiTheme="minorHAnsi" w:cstheme="minorBidi"/>
              <w:noProof/>
              <w:lang w:eastAsia="ja-JP"/>
            </w:rPr>
          </w:pPr>
          <w:ins w:id="716" w:author="Red Army" w:date="2012-04-14T20:49:00Z">
            <w:del w:id="717" w:author="Phuong Giang" w:date="2012-04-15T02:02:00Z">
              <w:r w:rsidRPr="00987477" w:rsidDel="00987477">
                <w:rPr>
                  <w:rStyle w:val="Hyperlink"/>
                  <w:noProof/>
                  <w:rPrChange w:id="718" w:author="Phuong Giang" w:date="2012-04-15T02:02:00Z">
                    <w:rPr>
                      <w:rStyle w:val="Hyperlink"/>
                      <w:noProof/>
                    </w:rPr>
                  </w:rPrChange>
                </w:rPr>
                <w:delText>III.</w:delText>
              </w:r>
              <w:r w:rsidDel="00987477">
                <w:rPr>
                  <w:rFonts w:asciiTheme="minorHAnsi" w:eastAsiaTheme="minorEastAsia" w:hAnsiTheme="minorHAnsi" w:cstheme="minorBidi"/>
                  <w:noProof/>
                  <w:lang w:eastAsia="ja-JP"/>
                </w:rPr>
                <w:tab/>
              </w:r>
              <w:r w:rsidRPr="00987477" w:rsidDel="00987477">
                <w:rPr>
                  <w:rStyle w:val="Hyperlink"/>
                  <w:noProof/>
                  <w:rPrChange w:id="719" w:author="Phuong Giang" w:date="2012-04-15T02:02:00Z">
                    <w:rPr>
                      <w:rStyle w:val="Hyperlink"/>
                      <w:noProof/>
                    </w:rPr>
                  </w:rPrChange>
                </w:rPr>
                <w:delText>Others</w:delText>
              </w:r>
              <w:r w:rsidDel="00987477">
                <w:rPr>
                  <w:noProof/>
                  <w:webHidden/>
                </w:rPr>
                <w:tab/>
              </w:r>
            </w:del>
            <w:del w:id="720" w:author="Phuong Giang" w:date="2012-04-15T02:00:00Z">
              <w:r w:rsidDel="00967041">
                <w:rPr>
                  <w:noProof/>
                  <w:webHidden/>
                </w:rPr>
                <w:delText>17</w:delText>
              </w:r>
            </w:del>
          </w:ins>
        </w:p>
        <w:p w14:paraId="4D600677" w14:textId="77777777" w:rsidR="00622EA7" w:rsidRPr="009D4FDC" w:rsidDel="00987477" w:rsidRDefault="00622EA7">
          <w:pPr>
            <w:rPr>
              <w:del w:id="721" w:author="Phuong Giang" w:date="2012-04-15T02:02:00Z"/>
              <w:noProof/>
            </w:rPr>
            <w:pPrChange w:id="722" w:author="Red Army" w:date="2012-04-09T10:27:00Z">
              <w:pPr>
                <w:tabs>
                  <w:tab w:val="right" w:leader="dot" w:pos="9912"/>
                </w:tabs>
                <w:spacing w:after="100"/>
              </w:pPr>
            </w:pPrChange>
          </w:pPr>
          <w:del w:id="723" w:author="Phuong Giang" w:date="2012-04-15T02:02:00Z">
            <w:r w:rsidRPr="009D4FDC" w:rsidDel="00987477">
              <w:rPr>
                <w:noProof/>
                <w:rPrChange w:id="724" w:author="Red Army" w:date="2012-04-09T10:27:00Z">
                  <w:rPr>
                    <w:rFonts w:eastAsiaTheme="minorHAnsi"/>
                    <w:noProof/>
                    <w:color w:val="0000FF"/>
                    <w:u w:val="single"/>
                  </w:rPr>
                </w:rPrChange>
              </w:rPr>
              <w:delText>Table of Contents</w:delText>
            </w:r>
            <w:r w:rsidRPr="009D4FDC" w:rsidDel="00987477">
              <w:rPr>
                <w:noProof/>
                <w:webHidden/>
                <w:rPrChange w:id="725" w:author="Red Army" w:date="2012-04-09T10:27:00Z">
                  <w:rPr>
                    <w:rFonts w:eastAsiaTheme="minorHAnsi"/>
                    <w:noProof/>
                    <w:webHidden/>
                  </w:rPr>
                </w:rPrChange>
              </w:rPr>
              <w:tab/>
              <w:delText>2</w:delText>
            </w:r>
          </w:del>
        </w:p>
        <w:p w14:paraId="77E4E5AF" w14:textId="77777777" w:rsidR="00622EA7" w:rsidRPr="009D4FDC" w:rsidDel="00987477" w:rsidRDefault="00622EA7">
          <w:pPr>
            <w:rPr>
              <w:del w:id="726" w:author="Phuong Giang" w:date="2012-04-15T02:02:00Z"/>
              <w:noProof/>
            </w:rPr>
            <w:pPrChange w:id="727" w:author="Red Army" w:date="2012-04-09T10:27:00Z">
              <w:pPr>
                <w:tabs>
                  <w:tab w:val="left" w:pos="440"/>
                  <w:tab w:val="right" w:leader="dot" w:pos="9912"/>
                </w:tabs>
                <w:spacing w:after="100"/>
              </w:pPr>
            </w:pPrChange>
          </w:pPr>
          <w:del w:id="728" w:author="Phuong Giang" w:date="2012-04-15T02:02:00Z">
            <w:r w:rsidRPr="009D4FDC" w:rsidDel="00987477">
              <w:rPr>
                <w:noProof/>
                <w:rPrChange w:id="729" w:author="Red Army" w:date="2012-04-09T10:27:00Z">
                  <w:rPr>
                    <w:rFonts w:eastAsiaTheme="minorHAnsi"/>
                    <w:noProof/>
                    <w:color w:val="0000FF"/>
                    <w:u w:val="single"/>
                  </w:rPr>
                </w:rPrChange>
              </w:rPr>
              <w:delText>I.</w:delText>
            </w:r>
            <w:r w:rsidRPr="009D4FDC" w:rsidDel="00987477">
              <w:rPr>
                <w:noProof/>
              </w:rPr>
              <w:tab/>
              <w:delText>Installation Guide</w:delText>
            </w:r>
            <w:r w:rsidRPr="009D4FDC" w:rsidDel="00987477">
              <w:rPr>
                <w:noProof/>
                <w:webHidden/>
                <w:rPrChange w:id="730" w:author="Red Army" w:date="2012-04-09T10:27:00Z">
                  <w:rPr>
                    <w:rFonts w:eastAsiaTheme="minorHAnsi"/>
                    <w:noProof/>
                    <w:webHidden/>
                  </w:rPr>
                </w:rPrChange>
              </w:rPr>
              <w:tab/>
              <w:delText>3</w:delText>
            </w:r>
          </w:del>
        </w:p>
        <w:p w14:paraId="234C5E57" w14:textId="77777777" w:rsidR="00622EA7" w:rsidRPr="009D4FDC" w:rsidDel="00987477" w:rsidRDefault="00622EA7">
          <w:pPr>
            <w:rPr>
              <w:del w:id="731" w:author="Phuong Giang" w:date="2012-04-15T02:02:00Z"/>
              <w:noProof/>
            </w:rPr>
            <w:pPrChange w:id="732" w:author="Red Army" w:date="2012-04-09T10:27:00Z">
              <w:pPr>
                <w:tabs>
                  <w:tab w:val="left" w:pos="660"/>
                  <w:tab w:val="right" w:leader="dot" w:pos="9912"/>
                </w:tabs>
                <w:spacing w:after="100"/>
                <w:ind w:left="220"/>
              </w:pPr>
            </w:pPrChange>
          </w:pPr>
          <w:del w:id="733" w:author="Phuong Giang" w:date="2012-04-15T02:02:00Z">
            <w:r w:rsidRPr="009D4FDC" w:rsidDel="00987477">
              <w:rPr>
                <w:noProof/>
                <w:rPrChange w:id="734" w:author="Red Army" w:date="2012-04-09T10:27:00Z">
                  <w:rPr>
                    <w:rFonts w:eastAsiaTheme="minorHAnsi"/>
                    <w:noProof/>
                    <w:color w:val="0000FF"/>
                    <w:u w:val="single"/>
                  </w:rPr>
                </w:rPrChange>
              </w:rPr>
              <w:delText>1.</w:delText>
            </w:r>
            <w:r w:rsidRPr="009D4FDC" w:rsidDel="00987477">
              <w:rPr>
                <w:noProof/>
              </w:rPr>
              <w:tab/>
              <w:delText>Setting up the environment at server side</w:delText>
            </w:r>
            <w:r w:rsidRPr="009D4FDC" w:rsidDel="00987477">
              <w:rPr>
                <w:noProof/>
                <w:webHidden/>
                <w:rPrChange w:id="735" w:author="Red Army" w:date="2012-04-09T10:27:00Z">
                  <w:rPr>
                    <w:rFonts w:eastAsiaTheme="minorHAnsi"/>
                    <w:noProof/>
                    <w:webHidden/>
                  </w:rPr>
                </w:rPrChange>
              </w:rPr>
              <w:tab/>
              <w:delText>3</w:delText>
            </w:r>
          </w:del>
        </w:p>
        <w:p w14:paraId="43CBFB82" w14:textId="77777777" w:rsidR="00622EA7" w:rsidRPr="009D4FDC" w:rsidDel="00987477" w:rsidRDefault="00622EA7">
          <w:pPr>
            <w:rPr>
              <w:del w:id="736" w:author="Phuong Giang" w:date="2012-04-15T02:02:00Z"/>
              <w:noProof/>
            </w:rPr>
            <w:pPrChange w:id="737" w:author="Red Army" w:date="2012-04-09T10:27:00Z">
              <w:pPr>
                <w:tabs>
                  <w:tab w:val="left" w:pos="660"/>
                  <w:tab w:val="right" w:leader="dot" w:pos="9912"/>
                </w:tabs>
                <w:spacing w:after="100"/>
                <w:ind w:left="220"/>
              </w:pPr>
            </w:pPrChange>
          </w:pPr>
          <w:del w:id="738" w:author="Phuong Giang" w:date="2012-04-15T02:02:00Z">
            <w:r w:rsidRPr="009D4FDC" w:rsidDel="00987477">
              <w:rPr>
                <w:noProof/>
                <w:rPrChange w:id="739" w:author="Red Army" w:date="2012-04-09T10:27:00Z">
                  <w:rPr>
                    <w:rFonts w:eastAsiaTheme="minorHAnsi"/>
                    <w:noProof/>
                    <w:color w:val="0000FF"/>
                    <w:u w:val="single"/>
                  </w:rPr>
                </w:rPrChange>
              </w:rPr>
              <w:delText>2.</w:delText>
            </w:r>
            <w:r w:rsidRPr="009D4FDC" w:rsidDel="00987477">
              <w:rPr>
                <w:noProof/>
              </w:rPr>
              <w:tab/>
              <w:delText>Deployment at server side</w:delText>
            </w:r>
            <w:r w:rsidRPr="009D4FDC" w:rsidDel="00987477">
              <w:rPr>
                <w:noProof/>
                <w:webHidden/>
                <w:rPrChange w:id="740" w:author="Red Army" w:date="2012-04-09T10:27:00Z">
                  <w:rPr>
                    <w:rFonts w:eastAsiaTheme="minorHAnsi"/>
                    <w:noProof/>
                    <w:webHidden/>
                  </w:rPr>
                </w:rPrChange>
              </w:rPr>
              <w:tab/>
              <w:delText>3</w:delText>
            </w:r>
          </w:del>
        </w:p>
        <w:p w14:paraId="037C8425" w14:textId="77777777" w:rsidR="00622EA7" w:rsidRPr="009D4FDC" w:rsidDel="00987477" w:rsidRDefault="00622EA7">
          <w:pPr>
            <w:rPr>
              <w:del w:id="741" w:author="Phuong Giang" w:date="2012-04-15T02:02:00Z"/>
              <w:noProof/>
            </w:rPr>
            <w:pPrChange w:id="742" w:author="Red Army" w:date="2012-04-09T10:27:00Z">
              <w:pPr>
                <w:tabs>
                  <w:tab w:val="left" w:pos="1100"/>
                  <w:tab w:val="right" w:leader="dot" w:pos="9912"/>
                </w:tabs>
                <w:spacing w:after="100"/>
                <w:ind w:left="440"/>
              </w:pPr>
            </w:pPrChange>
          </w:pPr>
          <w:del w:id="743" w:author="Phuong Giang" w:date="2012-04-15T02:02:00Z">
            <w:r w:rsidRPr="009D4FDC" w:rsidDel="00987477">
              <w:rPr>
                <w:noProof/>
                <w:rPrChange w:id="744" w:author="Red Army" w:date="2012-04-09T10:27:00Z">
                  <w:rPr>
                    <w:rFonts w:eastAsiaTheme="minorHAnsi"/>
                    <w:noProof/>
                    <w:color w:val="0000FF"/>
                    <w:u w:val="single"/>
                  </w:rPr>
                </w:rPrChange>
              </w:rPr>
              <w:lastRenderedPageBreak/>
              <w:delText>2.1</w:delText>
            </w:r>
            <w:r w:rsidRPr="009D4FDC" w:rsidDel="00987477">
              <w:rPr>
                <w:noProof/>
              </w:rPr>
              <w:tab/>
              <w:delText>Prepare deployment package</w:delText>
            </w:r>
            <w:r w:rsidRPr="009D4FDC" w:rsidDel="00987477">
              <w:rPr>
                <w:noProof/>
                <w:webHidden/>
                <w:rPrChange w:id="745" w:author="Red Army" w:date="2012-04-09T10:27:00Z">
                  <w:rPr>
                    <w:rFonts w:eastAsiaTheme="minorHAnsi"/>
                    <w:noProof/>
                    <w:webHidden/>
                  </w:rPr>
                </w:rPrChange>
              </w:rPr>
              <w:tab/>
              <w:delText>3</w:delText>
            </w:r>
          </w:del>
        </w:p>
        <w:p w14:paraId="5AE631B8" w14:textId="77777777" w:rsidR="00622EA7" w:rsidRPr="009D4FDC" w:rsidDel="00987477" w:rsidRDefault="00622EA7">
          <w:pPr>
            <w:rPr>
              <w:del w:id="746" w:author="Phuong Giang" w:date="2012-04-15T02:02:00Z"/>
              <w:noProof/>
            </w:rPr>
            <w:pPrChange w:id="747" w:author="Red Army" w:date="2012-04-09T10:27:00Z">
              <w:pPr>
                <w:tabs>
                  <w:tab w:val="left" w:pos="1100"/>
                  <w:tab w:val="right" w:leader="dot" w:pos="9912"/>
                </w:tabs>
                <w:spacing w:after="100"/>
                <w:ind w:left="440"/>
              </w:pPr>
            </w:pPrChange>
          </w:pPr>
          <w:del w:id="748" w:author="Phuong Giang" w:date="2012-04-15T02:02:00Z">
            <w:r w:rsidRPr="009D4FDC" w:rsidDel="00987477">
              <w:rPr>
                <w:noProof/>
                <w:rPrChange w:id="749" w:author="Red Army" w:date="2012-04-09T10:27:00Z">
                  <w:rPr>
                    <w:rFonts w:eastAsiaTheme="minorHAnsi"/>
                    <w:noProof/>
                    <w:color w:val="0000FF"/>
                    <w:u w:val="single"/>
                  </w:rPr>
                </w:rPrChange>
              </w:rPr>
              <w:delText>2.2</w:delText>
            </w:r>
            <w:r w:rsidRPr="009D4FDC" w:rsidDel="00987477">
              <w:rPr>
                <w:noProof/>
              </w:rPr>
              <w:tab/>
              <w:delText>Deploy Database</w:delText>
            </w:r>
            <w:r w:rsidRPr="009D4FDC" w:rsidDel="00987477">
              <w:rPr>
                <w:noProof/>
                <w:webHidden/>
                <w:rPrChange w:id="750" w:author="Red Army" w:date="2012-04-09T10:27:00Z">
                  <w:rPr>
                    <w:rFonts w:eastAsiaTheme="minorHAnsi"/>
                    <w:noProof/>
                    <w:webHidden/>
                  </w:rPr>
                </w:rPrChange>
              </w:rPr>
              <w:tab/>
              <w:delText>3</w:delText>
            </w:r>
          </w:del>
        </w:p>
        <w:p w14:paraId="4C0E351D" w14:textId="77777777" w:rsidR="00622EA7" w:rsidRPr="009D4FDC" w:rsidDel="00987477" w:rsidRDefault="00622EA7">
          <w:pPr>
            <w:rPr>
              <w:del w:id="751" w:author="Phuong Giang" w:date="2012-04-15T02:02:00Z"/>
              <w:noProof/>
            </w:rPr>
            <w:pPrChange w:id="752" w:author="Red Army" w:date="2012-04-09T10:27:00Z">
              <w:pPr>
                <w:tabs>
                  <w:tab w:val="left" w:pos="1100"/>
                  <w:tab w:val="right" w:leader="dot" w:pos="9912"/>
                </w:tabs>
                <w:spacing w:after="100"/>
                <w:ind w:left="440"/>
              </w:pPr>
            </w:pPrChange>
          </w:pPr>
          <w:del w:id="753" w:author="Phuong Giang" w:date="2012-04-15T02:02:00Z">
            <w:r w:rsidRPr="009D4FDC" w:rsidDel="00987477">
              <w:rPr>
                <w:noProof/>
                <w:rPrChange w:id="754" w:author="Red Army" w:date="2012-04-09T10:27:00Z">
                  <w:rPr>
                    <w:rFonts w:eastAsiaTheme="minorHAnsi"/>
                    <w:noProof/>
                    <w:color w:val="0000FF"/>
                    <w:u w:val="single"/>
                  </w:rPr>
                </w:rPrChange>
              </w:rPr>
              <w:delText>2.3</w:delText>
            </w:r>
            <w:r w:rsidRPr="009D4FDC" w:rsidDel="00987477">
              <w:rPr>
                <w:noProof/>
              </w:rPr>
              <w:tab/>
              <w:delText>Deploy web application</w:delText>
            </w:r>
            <w:r w:rsidRPr="009D4FDC" w:rsidDel="00987477">
              <w:rPr>
                <w:noProof/>
                <w:webHidden/>
                <w:rPrChange w:id="755" w:author="Red Army" w:date="2012-04-09T10:27:00Z">
                  <w:rPr>
                    <w:rFonts w:eastAsiaTheme="minorHAnsi"/>
                    <w:noProof/>
                    <w:webHidden/>
                  </w:rPr>
                </w:rPrChange>
              </w:rPr>
              <w:tab/>
              <w:delText>5</w:delText>
            </w:r>
          </w:del>
        </w:p>
        <w:p w14:paraId="58186822" w14:textId="77777777" w:rsidR="00622EA7" w:rsidRPr="009D4FDC" w:rsidDel="00987477" w:rsidRDefault="00622EA7">
          <w:pPr>
            <w:rPr>
              <w:del w:id="756" w:author="Phuong Giang" w:date="2012-04-15T02:02:00Z"/>
              <w:noProof/>
            </w:rPr>
            <w:pPrChange w:id="757" w:author="Red Army" w:date="2012-04-09T10:27:00Z">
              <w:pPr>
                <w:tabs>
                  <w:tab w:val="left" w:pos="1100"/>
                  <w:tab w:val="right" w:leader="dot" w:pos="9912"/>
                </w:tabs>
                <w:spacing w:after="100"/>
                <w:ind w:left="440"/>
              </w:pPr>
            </w:pPrChange>
          </w:pPr>
          <w:del w:id="758" w:author="Phuong Giang" w:date="2012-04-15T02:02:00Z">
            <w:r w:rsidRPr="009D4FDC" w:rsidDel="00987477">
              <w:rPr>
                <w:noProof/>
                <w:rPrChange w:id="759" w:author="Red Army" w:date="2012-04-09T10:27:00Z">
                  <w:rPr>
                    <w:rFonts w:eastAsiaTheme="minorHAnsi"/>
                    <w:noProof/>
                    <w:color w:val="0000FF"/>
                    <w:u w:val="single"/>
                  </w:rPr>
                </w:rPrChange>
              </w:rPr>
              <w:delText>2.4</w:delText>
            </w:r>
            <w:r w:rsidRPr="009D4FDC" w:rsidDel="00987477">
              <w:rPr>
                <w:noProof/>
              </w:rPr>
              <w:tab/>
              <w:delText>Change configurations</w:delText>
            </w:r>
            <w:r w:rsidRPr="009D4FDC" w:rsidDel="00987477">
              <w:rPr>
                <w:noProof/>
                <w:webHidden/>
                <w:rPrChange w:id="760" w:author="Red Army" w:date="2012-04-09T10:27:00Z">
                  <w:rPr>
                    <w:rFonts w:eastAsiaTheme="minorHAnsi"/>
                    <w:noProof/>
                    <w:webHidden/>
                  </w:rPr>
                </w:rPrChange>
              </w:rPr>
              <w:tab/>
              <w:delText>9</w:delText>
            </w:r>
          </w:del>
        </w:p>
        <w:p w14:paraId="3B5FCEF2" w14:textId="77777777" w:rsidR="00622EA7" w:rsidRPr="009D4FDC" w:rsidDel="00987477" w:rsidRDefault="00622EA7">
          <w:pPr>
            <w:rPr>
              <w:del w:id="761" w:author="Phuong Giang" w:date="2012-04-15T02:02:00Z"/>
              <w:noProof/>
            </w:rPr>
            <w:pPrChange w:id="762" w:author="Red Army" w:date="2012-04-09T10:27:00Z">
              <w:pPr>
                <w:tabs>
                  <w:tab w:val="left" w:pos="660"/>
                  <w:tab w:val="right" w:leader="dot" w:pos="9912"/>
                </w:tabs>
                <w:spacing w:after="100"/>
                <w:ind w:left="220"/>
              </w:pPr>
            </w:pPrChange>
          </w:pPr>
          <w:del w:id="763" w:author="Phuong Giang" w:date="2012-04-15T02:02:00Z">
            <w:r w:rsidRPr="009D4FDC" w:rsidDel="00987477">
              <w:rPr>
                <w:noProof/>
                <w:rPrChange w:id="764" w:author="Red Army" w:date="2012-04-09T10:27:00Z">
                  <w:rPr>
                    <w:rFonts w:eastAsiaTheme="minorHAnsi"/>
                    <w:noProof/>
                    <w:color w:val="0000FF"/>
                    <w:u w:val="single"/>
                  </w:rPr>
                </w:rPrChange>
              </w:rPr>
              <w:delText>3.</w:delText>
            </w:r>
            <w:r w:rsidRPr="009D4FDC" w:rsidDel="00987477">
              <w:rPr>
                <w:noProof/>
              </w:rPr>
              <w:tab/>
              <w:delText>Setting up the environment at Client side</w:delText>
            </w:r>
            <w:r w:rsidRPr="009D4FDC" w:rsidDel="00987477">
              <w:rPr>
                <w:noProof/>
                <w:webHidden/>
                <w:rPrChange w:id="765" w:author="Red Army" w:date="2012-04-09T10:27:00Z">
                  <w:rPr>
                    <w:rFonts w:eastAsiaTheme="minorHAnsi"/>
                    <w:noProof/>
                    <w:webHidden/>
                  </w:rPr>
                </w:rPrChange>
              </w:rPr>
              <w:tab/>
              <w:delText>10</w:delText>
            </w:r>
          </w:del>
        </w:p>
        <w:p w14:paraId="6592F7A6" w14:textId="77777777" w:rsidR="00622EA7" w:rsidRPr="009D4FDC" w:rsidDel="00987477" w:rsidRDefault="00622EA7">
          <w:pPr>
            <w:rPr>
              <w:del w:id="766" w:author="Phuong Giang" w:date="2012-04-15T02:02:00Z"/>
              <w:noProof/>
            </w:rPr>
            <w:pPrChange w:id="767" w:author="Red Army" w:date="2012-04-09T10:27:00Z">
              <w:pPr>
                <w:tabs>
                  <w:tab w:val="left" w:pos="440"/>
                  <w:tab w:val="right" w:leader="dot" w:pos="9912"/>
                </w:tabs>
                <w:spacing w:after="100"/>
              </w:pPr>
            </w:pPrChange>
          </w:pPr>
          <w:del w:id="768" w:author="Phuong Giang" w:date="2012-04-15T02:02:00Z">
            <w:r w:rsidRPr="009D4FDC" w:rsidDel="00987477">
              <w:rPr>
                <w:noProof/>
                <w:rPrChange w:id="769" w:author="Red Army" w:date="2012-04-09T10:27:00Z">
                  <w:rPr>
                    <w:rFonts w:eastAsiaTheme="minorHAnsi"/>
                    <w:noProof/>
                    <w:color w:val="0000FF"/>
                    <w:u w:val="single"/>
                  </w:rPr>
                </w:rPrChange>
              </w:rPr>
              <w:delText>II.</w:delText>
            </w:r>
            <w:r w:rsidRPr="009D4FDC" w:rsidDel="00987477">
              <w:rPr>
                <w:noProof/>
              </w:rPr>
              <w:tab/>
              <w:delText>User’s Guide</w:delText>
            </w:r>
            <w:r w:rsidRPr="009D4FDC" w:rsidDel="00987477">
              <w:rPr>
                <w:noProof/>
                <w:webHidden/>
                <w:rPrChange w:id="770" w:author="Red Army" w:date="2012-04-09T10:27:00Z">
                  <w:rPr>
                    <w:rFonts w:eastAsiaTheme="minorHAnsi"/>
                    <w:noProof/>
                    <w:webHidden/>
                  </w:rPr>
                </w:rPrChange>
              </w:rPr>
              <w:tab/>
              <w:delText>11</w:delText>
            </w:r>
          </w:del>
        </w:p>
        <w:p w14:paraId="52337E0F" w14:textId="77777777" w:rsidR="00622EA7" w:rsidRPr="009D4FDC" w:rsidDel="00987477" w:rsidRDefault="00622EA7">
          <w:pPr>
            <w:rPr>
              <w:del w:id="771" w:author="Phuong Giang" w:date="2012-04-15T02:02:00Z"/>
              <w:noProof/>
            </w:rPr>
            <w:pPrChange w:id="772" w:author="Red Army" w:date="2012-04-09T10:27:00Z">
              <w:pPr>
                <w:tabs>
                  <w:tab w:val="left" w:pos="660"/>
                  <w:tab w:val="right" w:leader="dot" w:pos="9912"/>
                </w:tabs>
                <w:spacing w:after="100"/>
                <w:ind w:left="220"/>
              </w:pPr>
            </w:pPrChange>
          </w:pPr>
          <w:del w:id="773" w:author="Phuong Giang" w:date="2012-04-15T02:02:00Z">
            <w:r w:rsidRPr="009D4FDC" w:rsidDel="00987477">
              <w:rPr>
                <w:noProof/>
                <w:rPrChange w:id="774" w:author="Red Army" w:date="2012-04-09T10:27:00Z">
                  <w:rPr>
                    <w:rFonts w:eastAsiaTheme="minorHAnsi"/>
                    <w:noProof/>
                    <w:color w:val="0000FF"/>
                    <w:u w:val="single"/>
                  </w:rPr>
                </w:rPrChange>
              </w:rPr>
              <w:delText>1.</w:delText>
            </w:r>
            <w:r w:rsidRPr="009D4FDC" w:rsidDel="00987477">
              <w:rPr>
                <w:noProof/>
              </w:rPr>
              <w:tab/>
              <w:delText>General Guide</w:delText>
            </w:r>
            <w:r w:rsidRPr="009D4FDC" w:rsidDel="00987477">
              <w:rPr>
                <w:noProof/>
                <w:webHidden/>
                <w:rPrChange w:id="775" w:author="Red Army" w:date="2012-04-09T10:27:00Z">
                  <w:rPr>
                    <w:rFonts w:eastAsiaTheme="minorHAnsi"/>
                    <w:noProof/>
                    <w:webHidden/>
                  </w:rPr>
                </w:rPrChange>
              </w:rPr>
              <w:tab/>
              <w:delText>11</w:delText>
            </w:r>
          </w:del>
        </w:p>
        <w:p w14:paraId="1C77EEBA" w14:textId="77777777" w:rsidR="00622EA7" w:rsidRPr="009D4FDC" w:rsidDel="00987477" w:rsidRDefault="00622EA7">
          <w:pPr>
            <w:rPr>
              <w:del w:id="776" w:author="Phuong Giang" w:date="2012-04-15T02:02:00Z"/>
              <w:noProof/>
            </w:rPr>
            <w:pPrChange w:id="777" w:author="Red Army" w:date="2012-04-09T10:27:00Z">
              <w:pPr>
                <w:tabs>
                  <w:tab w:val="left" w:pos="1100"/>
                  <w:tab w:val="right" w:leader="dot" w:pos="9912"/>
                </w:tabs>
                <w:spacing w:after="100"/>
                <w:ind w:left="440"/>
              </w:pPr>
            </w:pPrChange>
          </w:pPr>
          <w:del w:id="778" w:author="Phuong Giang" w:date="2012-04-15T02:02:00Z">
            <w:r w:rsidRPr="009D4FDC" w:rsidDel="00987477">
              <w:rPr>
                <w:noProof/>
                <w:rPrChange w:id="779" w:author="Red Army" w:date="2012-04-09T10:27:00Z">
                  <w:rPr>
                    <w:rFonts w:eastAsiaTheme="minorHAnsi"/>
                    <w:noProof/>
                    <w:color w:val="0000FF"/>
                    <w:u w:val="single"/>
                  </w:rPr>
                </w:rPrChange>
              </w:rPr>
              <w:delText>3.1</w:delText>
            </w:r>
            <w:r w:rsidRPr="009D4FDC" w:rsidDel="00987477">
              <w:rPr>
                <w:noProof/>
              </w:rPr>
              <w:tab/>
              <w:delText>Login</w:delText>
            </w:r>
            <w:r w:rsidRPr="009D4FDC" w:rsidDel="00987477">
              <w:rPr>
                <w:noProof/>
                <w:webHidden/>
                <w:rPrChange w:id="780" w:author="Red Army" w:date="2012-04-09T10:27:00Z">
                  <w:rPr>
                    <w:rFonts w:eastAsiaTheme="minorHAnsi"/>
                    <w:noProof/>
                    <w:webHidden/>
                  </w:rPr>
                </w:rPrChange>
              </w:rPr>
              <w:tab/>
              <w:delText>11</w:delText>
            </w:r>
          </w:del>
        </w:p>
        <w:p w14:paraId="400E10EA" w14:textId="77777777" w:rsidR="00622EA7" w:rsidRPr="009D4FDC" w:rsidDel="00987477" w:rsidRDefault="00622EA7">
          <w:pPr>
            <w:rPr>
              <w:del w:id="781" w:author="Phuong Giang" w:date="2012-04-15T02:02:00Z"/>
              <w:noProof/>
            </w:rPr>
            <w:pPrChange w:id="782" w:author="Red Army" w:date="2012-04-09T10:27:00Z">
              <w:pPr>
                <w:tabs>
                  <w:tab w:val="left" w:pos="1100"/>
                  <w:tab w:val="right" w:leader="dot" w:pos="9912"/>
                </w:tabs>
                <w:spacing w:after="100"/>
                <w:ind w:left="440"/>
              </w:pPr>
            </w:pPrChange>
          </w:pPr>
          <w:del w:id="783" w:author="Phuong Giang" w:date="2012-04-15T02:02:00Z">
            <w:r w:rsidRPr="009D4FDC" w:rsidDel="00987477">
              <w:rPr>
                <w:noProof/>
                <w:rPrChange w:id="784" w:author="Red Army" w:date="2012-04-09T10:27:00Z">
                  <w:rPr>
                    <w:rFonts w:eastAsiaTheme="minorHAnsi"/>
                    <w:noProof/>
                    <w:color w:val="0000FF"/>
                    <w:u w:val="single"/>
                  </w:rPr>
                </w:rPrChange>
              </w:rPr>
              <w:delText>3.2</w:delText>
            </w:r>
            <w:r w:rsidRPr="009D4FDC" w:rsidDel="00987477">
              <w:rPr>
                <w:noProof/>
              </w:rPr>
              <w:tab/>
              <w:delText>View your profile</w:delText>
            </w:r>
            <w:r w:rsidRPr="009D4FDC" w:rsidDel="00987477">
              <w:rPr>
                <w:noProof/>
                <w:webHidden/>
                <w:rPrChange w:id="785" w:author="Red Army" w:date="2012-04-09T10:27:00Z">
                  <w:rPr>
                    <w:rFonts w:eastAsiaTheme="minorHAnsi"/>
                    <w:noProof/>
                    <w:webHidden/>
                  </w:rPr>
                </w:rPrChange>
              </w:rPr>
              <w:tab/>
              <w:delText>12</w:delText>
            </w:r>
          </w:del>
        </w:p>
        <w:p w14:paraId="76ABB573" w14:textId="77777777" w:rsidR="00622EA7" w:rsidRPr="009D4FDC" w:rsidDel="00987477" w:rsidRDefault="00622EA7">
          <w:pPr>
            <w:rPr>
              <w:del w:id="786" w:author="Phuong Giang" w:date="2012-04-15T02:02:00Z"/>
              <w:noProof/>
            </w:rPr>
            <w:pPrChange w:id="787" w:author="Red Army" w:date="2012-04-09T10:27:00Z">
              <w:pPr>
                <w:tabs>
                  <w:tab w:val="left" w:pos="1100"/>
                  <w:tab w:val="right" w:leader="dot" w:pos="9912"/>
                </w:tabs>
                <w:spacing w:after="100"/>
                <w:ind w:left="440"/>
              </w:pPr>
            </w:pPrChange>
          </w:pPr>
          <w:del w:id="788" w:author="Phuong Giang" w:date="2012-04-15T02:02:00Z">
            <w:r w:rsidRPr="009D4FDC" w:rsidDel="00987477">
              <w:rPr>
                <w:noProof/>
                <w:rPrChange w:id="789" w:author="Red Army" w:date="2012-04-09T10:27:00Z">
                  <w:rPr>
                    <w:rFonts w:eastAsiaTheme="minorHAnsi"/>
                    <w:noProof/>
                    <w:color w:val="0000FF"/>
                    <w:u w:val="single"/>
                  </w:rPr>
                </w:rPrChange>
              </w:rPr>
              <w:delText>3.3</w:delText>
            </w:r>
            <w:r w:rsidRPr="009D4FDC" w:rsidDel="00987477">
              <w:rPr>
                <w:noProof/>
              </w:rPr>
              <w:tab/>
              <w:delText>Quick Search</w:delText>
            </w:r>
            <w:r w:rsidRPr="009D4FDC" w:rsidDel="00987477">
              <w:rPr>
                <w:noProof/>
                <w:webHidden/>
                <w:rPrChange w:id="790" w:author="Red Army" w:date="2012-04-09T10:27:00Z">
                  <w:rPr>
                    <w:rFonts w:eastAsiaTheme="minorHAnsi"/>
                    <w:noProof/>
                    <w:webHidden/>
                  </w:rPr>
                </w:rPrChange>
              </w:rPr>
              <w:tab/>
              <w:delText>14</w:delText>
            </w:r>
          </w:del>
        </w:p>
        <w:p w14:paraId="345CF1D1" w14:textId="77777777" w:rsidR="00622EA7" w:rsidRPr="009D4FDC" w:rsidDel="00987477" w:rsidRDefault="00622EA7">
          <w:pPr>
            <w:rPr>
              <w:del w:id="791" w:author="Phuong Giang" w:date="2012-04-15T02:02:00Z"/>
              <w:noProof/>
            </w:rPr>
            <w:pPrChange w:id="792" w:author="Red Army" w:date="2012-04-09T10:27:00Z">
              <w:pPr>
                <w:tabs>
                  <w:tab w:val="left" w:pos="1100"/>
                  <w:tab w:val="right" w:leader="dot" w:pos="9912"/>
                </w:tabs>
                <w:spacing w:after="100"/>
                <w:ind w:left="440"/>
              </w:pPr>
            </w:pPrChange>
          </w:pPr>
          <w:del w:id="793" w:author="Phuong Giang" w:date="2012-04-15T02:02:00Z">
            <w:r w:rsidRPr="009D4FDC" w:rsidDel="00987477">
              <w:rPr>
                <w:noProof/>
                <w:rPrChange w:id="794" w:author="Red Army" w:date="2012-04-09T10:27:00Z">
                  <w:rPr>
                    <w:rFonts w:eastAsiaTheme="minorHAnsi"/>
                    <w:noProof/>
                    <w:color w:val="0000FF"/>
                    <w:u w:val="single"/>
                  </w:rPr>
                </w:rPrChange>
              </w:rPr>
              <w:delText>3.4</w:delText>
            </w:r>
            <w:r w:rsidRPr="009D4FDC" w:rsidDel="00987477">
              <w:rPr>
                <w:noProof/>
              </w:rPr>
              <w:tab/>
              <w:delText>View place details</w:delText>
            </w:r>
            <w:r w:rsidRPr="009D4FDC" w:rsidDel="00987477">
              <w:rPr>
                <w:noProof/>
                <w:webHidden/>
                <w:rPrChange w:id="795" w:author="Red Army" w:date="2012-04-09T10:27:00Z">
                  <w:rPr>
                    <w:rFonts w:eastAsiaTheme="minorHAnsi"/>
                    <w:noProof/>
                    <w:webHidden/>
                  </w:rPr>
                </w:rPrChange>
              </w:rPr>
              <w:tab/>
              <w:delText>15</w:delText>
            </w:r>
          </w:del>
        </w:p>
        <w:p w14:paraId="6CB5AE1F" w14:textId="77777777" w:rsidR="00622EA7" w:rsidRPr="009D4FDC" w:rsidDel="00987477" w:rsidRDefault="00622EA7">
          <w:pPr>
            <w:rPr>
              <w:del w:id="796" w:author="Phuong Giang" w:date="2012-04-15T02:02:00Z"/>
              <w:noProof/>
            </w:rPr>
            <w:pPrChange w:id="797" w:author="Red Army" w:date="2012-04-09T10:27:00Z">
              <w:pPr>
                <w:tabs>
                  <w:tab w:val="left" w:pos="1100"/>
                  <w:tab w:val="right" w:leader="dot" w:pos="9912"/>
                </w:tabs>
                <w:spacing w:after="100"/>
                <w:ind w:left="440"/>
              </w:pPr>
            </w:pPrChange>
          </w:pPr>
          <w:del w:id="798" w:author="Phuong Giang" w:date="2012-04-15T02:02:00Z">
            <w:r w:rsidRPr="009D4FDC" w:rsidDel="00987477">
              <w:rPr>
                <w:noProof/>
                <w:rPrChange w:id="799" w:author="Red Army" w:date="2012-04-09T10:27:00Z">
                  <w:rPr>
                    <w:rFonts w:eastAsiaTheme="minorHAnsi"/>
                    <w:noProof/>
                    <w:color w:val="0000FF"/>
                    <w:u w:val="single"/>
                  </w:rPr>
                </w:rPrChange>
              </w:rPr>
              <w:delText>3.5</w:delText>
            </w:r>
            <w:r w:rsidRPr="009D4FDC" w:rsidDel="00987477">
              <w:rPr>
                <w:noProof/>
              </w:rPr>
              <w:tab/>
              <w:delText>View question and answer</w:delText>
            </w:r>
            <w:r w:rsidRPr="009D4FDC" w:rsidDel="00987477">
              <w:rPr>
                <w:noProof/>
                <w:webHidden/>
                <w:rPrChange w:id="800" w:author="Red Army" w:date="2012-04-09T10:27:00Z">
                  <w:rPr>
                    <w:rFonts w:eastAsiaTheme="minorHAnsi"/>
                    <w:noProof/>
                    <w:webHidden/>
                  </w:rPr>
                </w:rPrChange>
              </w:rPr>
              <w:tab/>
              <w:delText>18</w:delText>
            </w:r>
          </w:del>
        </w:p>
        <w:p w14:paraId="10E5DB3E" w14:textId="77777777" w:rsidR="00622EA7" w:rsidRPr="009D4FDC" w:rsidDel="00987477" w:rsidRDefault="00622EA7">
          <w:pPr>
            <w:rPr>
              <w:del w:id="801" w:author="Phuong Giang" w:date="2012-04-15T02:02:00Z"/>
              <w:noProof/>
            </w:rPr>
            <w:pPrChange w:id="802" w:author="Red Army" w:date="2012-04-09T10:27:00Z">
              <w:pPr>
                <w:tabs>
                  <w:tab w:val="left" w:pos="1100"/>
                  <w:tab w:val="right" w:leader="dot" w:pos="9912"/>
                </w:tabs>
                <w:spacing w:after="100"/>
                <w:ind w:left="440"/>
              </w:pPr>
            </w:pPrChange>
          </w:pPr>
          <w:del w:id="803" w:author="Phuong Giang" w:date="2012-04-15T02:02:00Z">
            <w:r w:rsidRPr="009D4FDC" w:rsidDel="00987477">
              <w:rPr>
                <w:noProof/>
                <w:rPrChange w:id="804" w:author="Red Army" w:date="2012-04-09T10:27:00Z">
                  <w:rPr>
                    <w:rFonts w:eastAsiaTheme="minorHAnsi"/>
                    <w:noProof/>
                    <w:color w:val="0000FF"/>
                    <w:u w:val="single"/>
                  </w:rPr>
                </w:rPrChange>
              </w:rPr>
              <w:delText>3.6</w:delText>
            </w:r>
            <w:r w:rsidRPr="009D4FDC" w:rsidDel="00987477">
              <w:rPr>
                <w:noProof/>
              </w:rPr>
              <w:tab/>
              <w:delText>View other user’s profile</w:delText>
            </w:r>
            <w:r w:rsidRPr="009D4FDC" w:rsidDel="00987477">
              <w:rPr>
                <w:noProof/>
                <w:webHidden/>
                <w:rPrChange w:id="805" w:author="Red Army" w:date="2012-04-09T10:27:00Z">
                  <w:rPr>
                    <w:rFonts w:eastAsiaTheme="minorHAnsi"/>
                    <w:noProof/>
                    <w:webHidden/>
                  </w:rPr>
                </w:rPrChange>
              </w:rPr>
              <w:tab/>
              <w:delText>20</w:delText>
            </w:r>
          </w:del>
        </w:p>
        <w:p w14:paraId="5D18964A" w14:textId="77777777" w:rsidR="00622EA7" w:rsidRPr="009D4FDC" w:rsidDel="00987477" w:rsidRDefault="00622EA7">
          <w:pPr>
            <w:rPr>
              <w:del w:id="806" w:author="Phuong Giang" w:date="2012-04-15T02:02:00Z"/>
              <w:noProof/>
            </w:rPr>
            <w:pPrChange w:id="807" w:author="Red Army" w:date="2012-04-09T10:27:00Z">
              <w:pPr>
                <w:tabs>
                  <w:tab w:val="left" w:pos="660"/>
                  <w:tab w:val="right" w:leader="dot" w:pos="9912"/>
                </w:tabs>
                <w:spacing w:after="100"/>
                <w:ind w:left="220"/>
              </w:pPr>
            </w:pPrChange>
          </w:pPr>
          <w:del w:id="808" w:author="Phuong Giang" w:date="2012-04-15T02:02:00Z">
            <w:r w:rsidRPr="009D4FDC" w:rsidDel="00987477">
              <w:rPr>
                <w:noProof/>
                <w:rPrChange w:id="809" w:author="Red Army" w:date="2012-04-09T10:27:00Z">
                  <w:rPr>
                    <w:rFonts w:eastAsiaTheme="minorHAnsi"/>
                    <w:noProof/>
                    <w:color w:val="0000FF"/>
                    <w:u w:val="single"/>
                  </w:rPr>
                </w:rPrChange>
              </w:rPr>
              <w:delText>2.</w:delText>
            </w:r>
            <w:r w:rsidRPr="009D4FDC" w:rsidDel="00987477">
              <w:rPr>
                <w:noProof/>
              </w:rPr>
              <w:tab/>
              <w:delText>Form Guide</w:delText>
            </w:r>
            <w:r w:rsidRPr="009D4FDC" w:rsidDel="00987477">
              <w:rPr>
                <w:noProof/>
                <w:webHidden/>
                <w:rPrChange w:id="810" w:author="Red Army" w:date="2012-04-09T10:27:00Z">
                  <w:rPr>
                    <w:rFonts w:eastAsiaTheme="minorHAnsi"/>
                    <w:noProof/>
                    <w:webHidden/>
                  </w:rPr>
                </w:rPrChange>
              </w:rPr>
              <w:tab/>
              <w:delText>21</w:delText>
            </w:r>
          </w:del>
        </w:p>
        <w:p w14:paraId="134A7AA3" w14:textId="77777777" w:rsidR="00622EA7" w:rsidRPr="009D4FDC" w:rsidDel="00987477" w:rsidRDefault="00622EA7">
          <w:pPr>
            <w:rPr>
              <w:del w:id="811" w:author="Phuong Giang" w:date="2012-04-15T02:02:00Z"/>
              <w:noProof/>
            </w:rPr>
            <w:pPrChange w:id="812" w:author="Red Army" w:date="2012-04-09T10:27:00Z">
              <w:pPr>
                <w:tabs>
                  <w:tab w:val="left" w:pos="1100"/>
                  <w:tab w:val="right" w:leader="dot" w:pos="9912"/>
                </w:tabs>
                <w:spacing w:after="100"/>
                <w:ind w:left="440"/>
              </w:pPr>
            </w:pPrChange>
          </w:pPr>
          <w:del w:id="813" w:author="Phuong Giang" w:date="2012-04-15T02:02:00Z">
            <w:r w:rsidRPr="009D4FDC" w:rsidDel="00987477">
              <w:rPr>
                <w:noProof/>
                <w:rPrChange w:id="814" w:author="Red Army" w:date="2012-04-09T10:27:00Z">
                  <w:rPr>
                    <w:rFonts w:eastAsiaTheme="minorHAnsi"/>
                    <w:noProof/>
                    <w:color w:val="0000FF"/>
                    <w:u w:val="single"/>
                  </w:rPr>
                </w:rPrChange>
              </w:rPr>
              <w:delText>2.1</w:delText>
            </w:r>
            <w:r w:rsidRPr="009D4FDC" w:rsidDel="00987477">
              <w:rPr>
                <w:noProof/>
              </w:rPr>
              <w:tab/>
              <w:delText>Register a new PSN account and Activation</w:delText>
            </w:r>
            <w:r w:rsidRPr="009D4FDC" w:rsidDel="00987477">
              <w:rPr>
                <w:noProof/>
                <w:webHidden/>
                <w:rPrChange w:id="815" w:author="Red Army" w:date="2012-04-09T10:27:00Z">
                  <w:rPr>
                    <w:rFonts w:eastAsiaTheme="minorHAnsi"/>
                    <w:noProof/>
                    <w:webHidden/>
                  </w:rPr>
                </w:rPrChange>
              </w:rPr>
              <w:tab/>
              <w:delText>21</w:delText>
            </w:r>
          </w:del>
        </w:p>
        <w:p w14:paraId="2B4F8C51" w14:textId="77777777" w:rsidR="00622EA7" w:rsidRPr="009D4FDC" w:rsidDel="00987477" w:rsidRDefault="00622EA7">
          <w:pPr>
            <w:rPr>
              <w:del w:id="816" w:author="Phuong Giang" w:date="2012-04-15T02:02:00Z"/>
              <w:noProof/>
            </w:rPr>
            <w:pPrChange w:id="817" w:author="Red Army" w:date="2012-04-09T10:27:00Z">
              <w:pPr>
                <w:tabs>
                  <w:tab w:val="left" w:pos="1100"/>
                  <w:tab w:val="right" w:leader="dot" w:pos="9912"/>
                </w:tabs>
                <w:spacing w:after="100"/>
                <w:ind w:left="440"/>
              </w:pPr>
            </w:pPrChange>
          </w:pPr>
          <w:del w:id="818" w:author="Phuong Giang" w:date="2012-04-15T02:02:00Z">
            <w:r w:rsidRPr="009D4FDC" w:rsidDel="00987477">
              <w:rPr>
                <w:noProof/>
                <w:rPrChange w:id="819" w:author="Red Army" w:date="2012-04-09T10:27:00Z">
                  <w:rPr>
                    <w:rFonts w:eastAsiaTheme="minorHAnsi"/>
                    <w:noProof/>
                    <w:color w:val="0000FF"/>
                    <w:u w:val="single"/>
                  </w:rPr>
                </w:rPrChange>
              </w:rPr>
              <w:delText>2.2</w:delText>
            </w:r>
            <w:r w:rsidRPr="009D4FDC" w:rsidDel="00987477">
              <w:rPr>
                <w:noProof/>
              </w:rPr>
              <w:tab/>
              <w:delText>Forgot password</w:delText>
            </w:r>
            <w:r w:rsidRPr="009D4FDC" w:rsidDel="00987477">
              <w:rPr>
                <w:noProof/>
                <w:webHidden/>
                <w:rPrChange w:id="820" w:author="Red Army" w:date="2012-04-09T10:27:00Z">
                  <w:rPr>
                    <w:rFonts w:eastAsiaTheme="minorHAnsi"/>
                    <w:noProof/>
                    <w:webHidden/>
                  </w:rPr>
                </w:rPrChange>
              </w:rPr>
              <w:tab/>
              <w:delText>23</w:delText>
            </w:r>
          </w:del>
        </w:p>
        <w:p w14:paraId="25C6D5BF" w14:textId="77777777" w:rsidR="00622EA7" w:rsidRPr="009D4FDC" w:rsidDel="00987477" w:rsidRDefault="00622EA7">
          <w:pPr>
            <w:rPr>
              <w:del w:id="821" w:author="Phuong Giang" w:date="2012-04-15T02:02:00Z"/>
              <w:noProof/>
            </w:rPr>
            <w:pPrChange w:id="822" w:author="Red Army" w:date="2012-04-09T10:27:00Z">
              <w:pPr>
                <w:tabs>
                  <w:tab w:val="left" w:pos="1100"/>
                  <w:tab w:val="right" w:leader="dot" w:pos="9912"/>
                </w:tabs>
                <w:spacing w:after="100"/>
                <w:ind w:left="440"/>
              </w:pPr>
            </w:pPrChange>
          </w:pPr>
          <w:del w:id="823" w:author="Phuong Giang" w:date="2012-04-15T02:02:00Z">
            <w:r w:rsidRPr="009D4FDC" w:rsidDel="00987477">
              <w:rPr>
                <w:noProof/>
                <w:rPrChange w:id="824" w:author="Red Army" w:date="2012-04-09T10:27:00Z">
                  <w:rPr>
                    <w:rFonts w:eastAsiaTheme="minorHAnsi"/>
                    <w:noProof/>
                    <w:color w:val="0000FF"/>
                    <w:u w:val="single"/>
                  </w:rPr>
                </w:rPrChange>
              </w:rPr>
              <w:delText>2.3</w:delText>
            </w:r>
            <w:r w:rsidRPr="009D4FDC" w:rsidDel="00987477">
              <w:rPr>
                <w:noProof/>
              </w:rPr>
              <w:tab/>
              <w:delText>Create a new place</w:delText>
            </w:r>
            <w:r w:rsidRPr="009D4FDC" w:rsidDel="00987477">
              <w:rPr>
                <w:noProof/>
                <w:webHidden/>
                <w:rPrChange w:id="825" w:author="Red Army" w:date="2012-04-09T10:27:00Z">
                  <w:rPr>
                    <w:rFonts w:eastAsiaTheme="minorHAnsi"/>
                    <w:noProof/>
                    <w:webHidden/>
                  </w:rPr>
                </w:rPrChange>
              </w:rPr>
              <w:tab/>
              <w:delText>24</w:delText>
            </w:r>
          </w:del>
        </w:p>
        <w:p w14:paraId="5802BD74" w14:textId="77777777" w:rsidR="00622EA7" w:rsidRPr="009D4FDC" w:rsidDel="00987477" w:rsidRDefault="00622EA7">
          <w:pPr>
            <w:rPr>
              <w:del w:id="826" w:author="Phuong Giang" w:date="2012-04-15T02:02:00Z"/>
              <w:noProof/>
            </w:rPr>
            <w:pPrChange w:id="827" w:author="Red Army" w:date="2012-04-09T10:27:00Z">
              <w:pPr>
                <w:tabs>
                  <w:tab w:val="left" w:pos="1100"/>
                  <w:tab w:val="right" w:leader="dot" w:pos="9912"/>
                </w:tabs>
                <w:spacing w:after="100"/>
                <w:ind w:left="440"/>
              </w:pPr>
            </w:pPrChange>
          </w:pPr>
          <w:del w:id="828" w:author="Phuong Giang" w:date="2012-04-15T02:02:00Z">
            <w:r w:rsidRPr="009D4FDC" w:rsidDel="00987477">
              <w:rPr>
                <w:noProof/>
                <w:rPrChange w:id="829" w:author="Red Army" w:date="2012-04-09T10:27:00Z">
                  <w:rPr>
                    <w:rFonts w:eastAsiaTheme="minorHAnsi"/>
                    <w:noProof/>
                    <w:color w:val="0000FF"/>
                    <w:u w:val="single"/>
                  </w:rPr>
                </w:rPrChange>
              </w:rPr>
              <w:delText>2.4</w:delText>
            </w:r>
            <w:r w:rsidRPr="009D4FDC" w:rsidDel="00987477">
              <w:rPr>
                <w:noProof/>
              </w:rPr>
              <w:tab/>
              <w:delText>Create a new question</w:delText>
            </w:r>
            <w:r w:rsidRPr="009D4FDC" w:rsidDel="00987477">
              <w:rPr>
                <w:noProof/>
                <w:webHidden/>
                <w:rPrChange w:id="830" w:author="Red Army" w:date="2012-04-09T10:27:00Z">
                  <w:rPr>
                    <w:rFonts w:eastAsiaTheme="minorHAnsi"/>
                    <w:noProof/>
                    <w:webHidden/>
                  </w:rPr>
                </w:rPrChange>
              </w:rPr>
              <w:tab/>
              <w:delText>27</w:delText>
            </w:r>
          </w:del>
        </w:p>
        <w:p w14:paraId="7C2AE666" w14:textId="77777777" w:rsidR="00622EA7" w:rsidRPr="009D4FDC" w:rsidDel="00987477" w:rsidRDefault="00622EA7">
          <w:pPr>
            <w:rPr>
              <w:del w:id="831" w:author="Phuong Giang" w:date="2012-04-15T02:02:00Z"/>
              <w:noProof/>
            </w:rPr>
            <w:pPrChange w:id="832" w:author="Red Army" w:date="2012-04-09T10:27:00Z">
              <w:pPr>
                <w:tabs>
                  <w:tab w:val="left" w:pos="1100"/>
                  <w:tab w:val="right" w:leader="dot" w:pos="9912"/>
                </w:tabs>
                <w:spacing w:after="100"/>
                <w:ind w:left="440"/>
              </w:pPr>
            </w:pPrChange>
          </w:pPr>
          <w:del w:id="833" w:author="Phuong Giang" w:date="2012-04-15T02:02:00Z">
            <w:r w:rsidRPr="009D4FDC" w:rsidDel="00987477">
              <w:rPr>
                <w:noProof/>
                <w:rPrChange w:id="834" w:author="Red Army" w:date="2012-04-09T10:27:00Z">
                  <w:rPr>
                    <w:rFonts w:eastAsiaTheme="minorHAnsi"/>
                    <w:noProof/>
                    <w:color w:val="0000FF"/>
                    <w:u w:val="single"/>
                  </w:rPr>
                </w:rPrChange>
              </w:rPr>
              <w:delText>2.5</w:delText>
            </w:r>
            <w:r w:rsidRPr="009D4FDC" w:rsidDel="00987477">
              <w:rPr>
                <w:noProof/>
              </w:rPr>
              <w:tab/>
              <w:delText>Create an answer</w:delText>
            </w:r>
            <w:r w:rsidRPr="009D4FDC" w:rsidDel="00987477">
              <w:rPr>
                <w:noProof/>
                <w:webHidden/>
                <w:rPrChange w:id="835" w:author="Red Army" w:date="2012-04-09T10:27:00Z">
                  <w:rPr>
                    <w:rFonts w:eastAsiaTheme="minorHAnsi"/>
                    <w:noProof/>
                    <w:webHidden/>
                  </w:rPr>
                </w:rPrChange>
              </w:rPr>
              <w:tab/>
              <w:delText>28</w:delText>
            </w:r>
          </w:del>
        </w:p>
        <w:p w14:paraId="14D5E067" w14:textId="77777777" w:rsidR="00622EA7" w:rsidRPr="009D4FDC" w:rsidDel="00987477" w:rsidRDefault="00622EA7">
          <w:pPr>
            <w:rPr>
              <w:del w:id="836" w:author="Phuong Giang" w:date="2012-04-15T02:02:00Z"/>
              <w:noProof/>
            </w:rPr>
            <w:pPrChange w:id="837" w:author="Red Army" w:date="2012-04-09T10:27:00Z">
              <w:pPr>
                <w:tabs>
                  <w:tab w:val="left" w:pos="1100"/>
                  <w:tab w:val="right" w:leader="dot" w:pos="9912"/>
                </w:tabs>
                <w:spacing w:after="100"/>
                <w:ind w:left="440"/>
              </w:pPr>
            </w:pPrChange>
          </w:pPr>
          <w:del w:id="838" w:author="Phuong Giang" w:date="2012-04-15T02:02:00Z">
            <w:r w:rsidRPr="009D4FDC" w:rsidDel="00987477">
              <w:rPr>
                <w:noProof/>
                <w:rPrChange w:id="839" w:author="Red Army" w:date="2012-04-09T10:27:00Z">
                  <w:rPr>
                    <w:rFonts w:eastAsiaTheme="minorHAnsi"/>
                    <w:noProof/>
                    <w:color w:val="0000FF"/>
                    <w:u w:val="single"/>
                  </w:rPr>
                </w:rPrChange>
              </w:rPr>
              <w:delText>2.6</w:delText>
            </w:r>
            <w:r w:rsidRPr="009D4FDC" w:rsidDel="00987477">
              <w:rPr>
                <w:noProof/>
              </w:rPr>
              <w:tab/>
              <w:delText>Create a new contact</w:delText>
            </w:r>
            <w:r w:rsidRPr="009D4FDC" w:rsidDel="00987477">
              <w:rPr>
                <w:noProof/>
                <w:webHidden/>
                <w:rPrChange w:id="840" w:author="Red Army" w:date="2012-04-09T10:27:00Z">
                  <w:rPr>
                    <w:rFonts w:eastAsiaTheme="minorHAnsi"/>
                    <w:noProof/>
                    <w:webHidden/>
                  </w:rPr>
                </w:rPrChange>
              </w:rPr>
              <w:tab/>
              <w:delText>29</w:delText>
            </w:r>
          </w:del>
        </w:p>
        <w:p w14:paraId="6C0E80F1" w14:textId="77777777" w:rsidR="00622EA7" w:rsidRPr="009D4FDC" w:rsidDel="00987477" w:rsidRDefault="00622EA7">
          <w:pPr>
            <w:rPr>
              <w:del w:id="841" w:author="Phuong Giang" w:date="2012-04-15T02:02:00Z"/>
              <w:noProof/>
            </w:rPr>
            <w:pPrChange w:id="842" w:author="Red Army" w:date="2012-04-09T10:27:00Z">
              <w:pPr>
                <w:tabs>
                  <w:tab w:val="left" w:pos="660"/>
                  <w:tab w:val="right" w:leader="dot" w:pos="9912"/>
                </w:tabs>
                <w:spacing w:after="100"/>
                <w:ind w:left="220"/>
              </w:pPr>
            </w:pPrChange>
          </w:pPr>
          <w:del w:id="843" w:author="Phuong Giang" w:date="2012-04-15T02:02:00Z">
            <w:r w:rsidRPr="009D4FDC" w:rsidDel="00987477">
              <w:rPr>
                <w:noProof/>
                <w:rPrChange w:id="844" w:author="Red Army" w:date="2012-04-09T10:27:00Z">
                  <w:rPr>
                    <w:rFonts w:eastAsiaTheme="minorHAnsi"/>
                    <w:noProof/>
                    <w:color w:val="0000FF"/>
                    <w:u w:val="single"/>
                  </w:rPr>
                </w:rPrChange>
              </w:rPr>
              <w:delText>3.</w:delText>
            </w:r>
            <w:r w:rsidRPr="009D4FDC" w:rsidDel="00987477">
              <w:rPr>
                <w:noProof/>
              </w:rPr>
              <w:tab/>
              <w:delText>Admin Guide</w:delText>
            </w:r>
            <w:r w:rsidRPr="009D4FDC" w:rsidDel="00987477">
              <w:rPr>
                <w:noProof/>
                <w:webHidden/>
                <w:rPrChange w:id="845" w:author="Red Army" w:date="2012-04-09T10:27:00Z">
                  <w:rPr>
                    <w:rFonts w:eastAsiaTheme="minorHAnsi"/>
                    <w:noProof/>
                    <w:webHidden/>
                  </w:rPr>
                </w:rPrChange>
              </w:rPr>
              <w:tab/>
              <w:delText>30</w:delText>
            </w:r>
          </w:del>
        </w:p>
        <w:p w14:paraId="0375A03B" w14:textId="77777777" w:rsidR="00622EA7" w:rsidRPr="009D4FDC" w:rsidDel="00987477" w:rsidRDefault="00622EA7">
          <w:pPr>
            <w:rPr>
              <w:del w:id="846" w:author="Phuong Giang" w:date="2012-04-15T02:02:00Z"/>
              <w:noProof/>
            </w:rPr>
            <w:pPrChange w:id="847" w:author="Red Army" w:date="2012-04-09T10:27:00Z">
              <w:pPr>
                <w:tabs>
                  <w:tab w:val="left" w:pos="1100"/>
                  <w:tab w:val="right" w:leader="dot" w:pos="9912"/>
                </w:tabs>
                <w:spacing w:after="100"/>
                <w:ind w:left="440"/>
              </w:pPr>
            </w:pPrChange>
          </w:pPr>
          <w:del w:id="848" w:author="Phuong Giang" w:date="2012-04-15T02:02:00Z">
            <w:r w:rsidRPr="009D4FDC" w:rsidDel="00987477">
              <w:rPr>
                <w:noProof/>
                <w:rPrChange w:id="849" w:author="Red Army" w:date="2012-04-09T10:27:00Z">
                  <w:rPr>
                    <w:rFonts w:eastAsiaTheme="minorHAnsi"/>
                    <w:noProof/>
                    <w:color w:val="0000FF"/>
                    <w:u w:val="single"/>
                  </w:rPr>
                </w:rPrChange>
              </w:rPr>
              <w:delText>3.1</w:delText>
            </w:r>
            <w:r w:rsidRPr="009D4FDC" w:rsidDel="00987477">
              <w:rPr>
                <w:noProof/>
              </w:rPr>
              <w:tab/>
              <w:delText>Manage Places</w:delText>
            </w:r>
            <w:r w:rsidRPr="009D4FDC" w:rsidDel="00987477">
              <w:rPr>
                <w:noProof/>
                <w:webHidden/>
                <w:rPrChange w:id="850" w:author="Red Army" w:date="2012-04-09T10:27:00Z">
                  <w:rPr>
                    <w:rFonts w:eastAsiaTheme="minorHAnsi"/>
                    <w:noProof/>
                    <w:webHidden/>
                  </w:rPr>
                </w:rPrChange>
              </w:rPr>
              <w:tab/>
              <w:delText>30</w:delText>
            </w:r>
          </w:del>
        </w:p>
        <w:p w14:paraId="5290A284" w14:textId="77777777" w:rsidR="00622EA7" w:rsidRPr="009D4FDC" w:rsidDel="00987477" w:rsidRDefault="00622EA7">
          <w:pPr>
            <w:rPr>
              <w:del w:id="851" w:author="Phuong Giang" w:date="2012-04-15T02:02:00Z"/>
              <w:noProof/>
            </w:rPr>
            <w:pPrChange w:id="852" w:author="Red Army" w:date="2012-04-09T10:27:00Z">
              <w:pPr>
                <w:tabs>
                  <w:tab w:val="left" w:pos="1100"/>
                  <w:tab w:val="right" w:leader="dot" w:pos="9912"/>
                </w:tabs>
                <w:spacing w:after="100"/>
                <w:ind w:left="440"/>
              </w:pPr>
            </w:pPrChange>
          </w:pPr>
          <w:del w:id="853" w:author="Phuong Giang" w:date="2012-04-15T02:02:00Z">
            <w:r w:rsidRPr="009D4FDC" w:rsidDel="00987477">
              <w:rPr>
                <w:noProof/>
                <w:rPrChange w:id="854" w:author="Red Army" w:date="2012-04-09T10:27:00Z">
                  <w:rPr>
                    <w:rFonts w:eastAsiaTheme="minorHAnsi"/>
                    <w:noProof/>
                    <w:color w:val="0000FF"/>
                    <w:u w:val="single"/>
                  </w:rPr>
                </w:rPrChange>
              </w:rPr>
              <w:delText>3.2</w:delText>
            </w:r>
            <w:r w:rsidRPr="009D4FDC" w:rsidDel="00987477">
              <w:rPr>
                <w:noProof/>
              </w:rPr>
              <w:tab/>
              <w:delText>Manage Spam</w:delText>
            </w:r>
            <w:r w:rsidRPr="009D4FDC" w:rsidDel="00987477">
              <w:rPr>
                <w:noProof/>
                <w:webHidden/>
                <w:rPrChange w:id="855" w:author="Red Army" w:date="2012-04-09T10:27:00Z">
                  <w:rPr>
                    <w:rFonts w:eastAsiaTheme="minorHAnsi"/>
                    <w:noProof/>
                    <w:webHidden/>
                  </w:rPr>
                </w:rPrChange>
              </w:rPr>
              <w:tab/>
              <w:delText>31</w:delText>
            </w:r>
          </w:del>
        </w:p>
        <w:p w14:paraId="11B78CCE" w14:textId="77777777" w:rsidR="00622EA7" w:rsidRPr="009D4FDC" w:rsidDel="00987477" w:rsidRDefault="00622EA7">
          <w:pPr>
            <w:rPr>
              <w:del w:id="856" w:author="Phuong Giang" w:date="2012-04-15T02:02:00Z"/>
              <w:noProof/>
            </w:rPr>
            <w:pPrChange w:id="857" w:author="Red Army" w:date="2012-04-09T10:27:00Z">
              <w:pPr>
                <w:tabs>
                  <w:tab w:val="left" w:pos="1100"/>
                  <w:tab w:val="right" w:leader="dot" w:pos="9912"/>
                </w:tabs>
                <w:spacing w:after="100"/>
                <w:ind w:left="440"/>
              </w:pPr>
            </w:pPrChange>
          </w:pPr>
          <w:del w:id="858" w:author="Phuong Giang" w:date="2012-04-15T02:02:00Z">
            <w:r w:rsidRPr="009D4FDC" w:rsidDel="00987477">
              <w:rPr>
                <w:noProof/>
                <w:rPrChange w:id="859" w:author="Red Army" w:date="2012-04-09T10:27:00Z">
                  <w:rPr>
                    <w:rFonts w:eastAsiaTheme="minorHAnsi"/>
                    <w:noProof/>
                    <w:color w:val="0000FF"/>
                    <w:u w:val="single"/>
                  </w:rPr>
                </w:rPrChange>
              </w:rPr>
              <w:delText>3.3</w:delText>
            </w:r>
            <w:r w:rsidRPr="009D4FDC" w:rsidDel="00987477">
              <w:rPr>
                <w:noProof/>
              </w:rPr>
              <w:tab/>
              <w:delText>Manage Users</w:delText>
            </w:r>
            <w:r w:rsidRPr="009D4FDC" w:rsidDel="00987477">
              <w:rPr>
                <w:noProof/>
                <w:webHidden/>
                <w:rPrChange w:id="860" w:author="Red Army" w:date="2012-04-09T10:27:00Z">
                  <w:rPr>
                    <w:rFonts w:eastAsiaTheme="minorHAnsi"/>
                    <w:noProof/>
                    <w:webHidden/>
                  </w:rPr>
                </w:rPrChange>
              </w:rPr>
              <w:tab/>
              <w:delText>35</w:delText>
            </w:r>
          </w:del>
        </w:p>
        <w:p w14:paraId="49A16F10" w14:textId="77777777" w:rsidR="00622EA7" w:rsidRPr="009D4FDC" w:rsidDel="00987477" w:rsidRDefault="00622EA7">
          <w:pPr>
            <w:rPr>
              <w:del w:id="861" w:author="Phuong Giang" w:date="2012-04-15T02:02:00Z"/>
              <w:noProof/>
            </w:rPr>
            <w:pPrChange w:id="862" w:author="Red Army" w:date="2012-04-09T10:27:00Z">
              <w:pPr>
                <w:tabs>
                  <w:tab w:val="left" w:pos="1100"/>
                  <w:tab w:val="right" w:leader="dot" w:pos="9912"/>
                </w:tabs>
                <w:spacing w:after="100"/>
                <w:ind w:left="440"/>
              </w:pPr>
            </w:pPrChange>
          </w:pPr>
          <w:del w:id="863" w:author="Phuong Giang" w:date="2012-04-15T02:02:00Z">
            <w:r w:rsidRPr="009D4FDC" w:rsidDel="00987477">
              <w:rPr>
                <w:noProof/>
                <w:rPrChange w:id="864" w:author="Red Army" w:date="2012-04-09T10:27:00Z">
                  <w:rPr>
                    <w:rFonts w:eastAsiaTheme="minorHAnsi"/>
                    <w:noProof/>
                    <w:color w:val="0000FF"/>
                    <w:u w:val="single"/>
                  </w:rPr>
                </w:rPrChange>
              </w:rPr>
              <w:delText>3.4</w:delText>
            </w:r>
            <w:r w:rsidRPr="009D4FDC" w:rsidDel="00987477">
              <w:rPr>
                <w:noProof/>
              </w:rPr>
              <w:tab/>
              <w:delText>Manage Categories</w:delText>
            </w:r>
            <w:r w:rsidRPr="009D4FDC" w:rsidDel="00987477">
              <w:rPr>
                <w:noProof/>
                <w:webHidden/>
                <w:rPrChange w:id="865" w:author="Red Army" w:date="2012-04-09T10:27:00Z">
                  <w:rPr>
                    <w:rFonts w:eastAsiaTheme="minorHAnsi"/>
                    <w:noProof/>
                    <w:webHidden/>
                  </w:rPr>
                </w:rPrChange>
              </w:rPr>
              <w:tab/>
              <w:delText>38</w:delText>
            </w:r>
          </w:del>
        </w:p>
        <w:p w14:paraId="512E8371" w14:textId="77777777" w:rsidR="00622EA7" w:rsidRPr="009D4FDC" w:rsidDel="00987477" w:rsidRDefault="00622EA7">
          <w:pPr>
            <w:rPr>
              <w:del w:id="866" w:author="Phuong Giang" w:date="2012-04-15T02:02:00Z"/>
              <w:noProof/>
            </w:rPr>
            <w:pPrChange w:id="867" w:author="Red Army" w:date="2012-04-09T10:27:00Z">
              <w:pPr>
                <w:tabs>
                  <w:tab w:val="left" w:pos="1100"/>
                  <w:tab w:val="right" w:leader="dot" w:pos="9912"/>
                </w:tabs>
                <w:spacing w:after="100"/>
                <w:ind w:left="440"/>
              </w:pPr>
            </w:pPrChange>
          </w:pPr>
          <w:del w:id="868" w:author="Phuong Giang" w:date="2012-04-15T02:02:00Z">
            <w:r w:rsidRPr="009D4FDC" w:rsidDel="00987477">
              <w:rPr>
                <w:noProof/>
                <w:rPrChange w:id="869" w:author="Red Army" w:date="2012-04-09T10:27:00Z">
                  <w:rPr>
                    <w:rFonts w:eastAsiaTheme="minorHAnsi"/>
                    <w:noProof/>
                    <w:color w:val="0000FF"/>
                    <w:u w:val="single"/>
                  </w:rPr>
                </w:rPrChange>
              </w:rPr>
              <w:delText>3.5</w:delText>
            </w:r>
            <w:r w:rsidRPr="009D4FDC" w:rsidDel="00987477">
              <w:rPr>
                <w:noProof/>
              </w:rPr>
              <w:tab/>
              <w:delText>Manage Address Parts</w:delText>
            </w:r>
            <w:r w:rsidRPr="009D4FDC" w:rsidDel="00987477">
              <w:rPr>
                <w:noProof/>
                <w:webHidden/>
                <w:rPrChange w:id="870" w:author="Red Army" w:date="2012-04-09T10:27:00Z">
                  <w:rPr>
                    <w:rFonts w:eastAsiaTheme="minorHAnsi"/>
                    <w:noProof/>
                    <w:webHidden/>
                  </w:rPr>
                </w:rPrChange>
              </w:rPr>
              <w:tab/>
              <w:delText>39</w:delText>
            </w:r>
          </w:del>
        </w:p>
        <w:p w14:paraId="00755C99" w14:textId="77777777" w:rsidR="00622EA7" w:rsidRPr="009D4FDC" w:rsidDel="00987477" w:rsidRDefault="00622EA7">
          <w:pPr>
            <w:rPr>
              <w:del w:id="871" w:author="Phuong Giang" w:date="2012-04-15T02:02:00Z"/>
              <w:noProof/>
            </w:rPr>
            <w:pPrChange w:id="872" w:author="Red Army" w:date="2012-04-09T10:27:00Z">
              <w:pPr>
                <w:tabs>
                  <w:tab w:val="left" w:pos="1100"/>
                  <w:tab w:val="right" w:leader="dot" w:pos="9912"/>
                </w:tabs>
                <w:spacing w:after="100"/>
                <w:ind w:left="440"/>
              </w:pPr>
            </w:pPrChange>
          </w:pPr>
          <w:del w:id="873" w:author="Phuong Giang" w:date="2012-04-15T02:02:00Z">
            <w:r w:rsidRPr="009D4FDC" w:rsidDel="00987477">
              <w:rPr>
                <w:noProof/>
                <w:rPrChange w:id="874" w:author="Red Army" w:date="2012-04-09T10:27:00Z">
                  <w:rPr>
                    <w:rFonts w:eastAsiaTheme="minorHAnsi"/>
                    <w:noProof/>
                    <w:color w:val="0000FF"/>
                    <w:u w:val="single"/>
                  </w:rPr>
                </w:rPrChange>
              </w:rPr>
              <w:delText>3.6</w:delText>
            </w:r>
            <w:r w:rsidRPr="009D4FDC" w:rsidDel="00987477">
              <w:rPr>
                <w:noProof/>
              </w:rPr>
              <w:tab/>
              <w:delText>Manage Contacts</w:delText>
            </w:r>
            <w:r w:rsidRPr="009D4FDC" w:rsidDel="00987477">
              <w:rPr>
                <w:noProof/>
                <w:webHidden/>
                <w:rPrChange w:id="875" w:author="Red Army" w:date="2012-04-09T10:27:00Z">
                  <w:rPr>
                    <w:rFonts w:eastAsiaTheme="minorHAnsi"/>
                    <w:noProof/>
                    <w:webHidden/>
                  </w:rPr>
                </w:rPrChange>
              </w:rPr>
              <w:tab/>
              <w:delText>40</w:delText>
            </w:r>
          </w:del>
        </w:p>
        <w:p w14:paraId="316E0531" w14:textId="77777777" w:rsidR="00622EA7" w:rsidRPr="009D4FDC" w:rsidDel="00987477" w:rsidRDefault="00622EA7">
          <w:pPr>
            <w:rPr>
              <w:del w:id="876" w:author="Phuong Giang" w:date="2012-04-15T02:02:00Z"/>
              <w:noProof/>
            </w:rPr>
            <w:pPrChange w:id="877" w:author="Red Army" w:date="2012-04-09T10:27:00Z">
              <w:pPr>
                <w:tabs>
                  <w:tab w:val="left" w:pos="660"/>
                  <w:tab w:val="right" w:leader="dot" w:pos="9912"/>
                </w:tabs>
                <w:spacing w:after="100"/>
              </w:pPr>
            </w:pPrChange>
          </w:pPr>
          <w:del w:id="878" w:author="Phuong Giang" w:date="2012-04-15T02:02:00Z">
            <w:r w:rsidRPr="009D4FDC" w:rsidDel="00987477">
              <w:rPr>
                <w:noProof/>
                <w:rPrChange w:id="879" w:author="Red Army" w:date="2012-04-09T10:27:00Z">
                  <w:rPr>
                    <w:rFonts w:eastAsiaTheme="minorHAnsi"/>
                    <w:noProof/>
                    <w:color w:val="0000FF"/>
                    <w:u w:val="single"/>
                  </w:rPr>
                </w:rPrChange>
              </w:rPr>
              <w:delText>III.</w:delText>
            </w:r>
            <w:r w:rsidRPr="009D4FDC" w:rsidDel="00987477">
              <w:rPr>
                <w:noProof/>
              </w:rPr>
              <w:tab/>
              <w:delText>Others</w:delText>
            </w:r>
            <w:r w:rsidRPr="009D4FDC" w:rsidDel="00987477">
              <w:rPr>
                <w:noProof/>
                <w:webHidden/>
                <w:rPrChange w:id="880" w:author="Red Army" w:date="2012-04-09T10:27:00Z">
                  <w:rPr>
                    <w:rFonts w:eastAsiaTheme="minorHAnsi"/>
                    <w:noProof/>
                    <w:webHidden/>
                  </w:rPr>
                </w:rPrChange>
              </w:rPr>
              <w:tab/>
              <w:delText>41</w:delText>
            </w:r>
          </w:del>
        </w:p>
        <w:p w14:paraId="64C9F7B3" w14:textId="77777777" w:rsidR="00622EA7" w:rsidRPr="009D4FDC" w:rsidRDefault="00622EA7">
          <w:pPr>
            <w:rPr>
              <w:rPrChange w:id="881" w:author="Red Army" w:date="2012-04-09T10:27:00Z">
                <w:rPr>
                  <w:rFonts w:eastAsiaTheme="minorHAnsi"/>
                </w:rPr>
              </w:rPrChange>
            </w:rPr>
          </w:pPr>
          <w:r w:rsidRPr="009D4FDC">
            <w:rPr>
              <w:b/>
              <w:bCs/>
              <w:noProof/>
              <w:rPrChange w:id="882" w:author="Red Army" w:date="2012-04-09T10:27:00Z">
                <w:rPr>
                  <w:rFonts w:eastAsiaTheme="minorHAnsi"/>
                  <w:b/>
                  <w:bCs/>
                  <w:noProof/>
                </w:rPr>
              </w:rPrChange>
            </w:rPr>
            <w:fldChar w:fldCharType="end"/>
          </w:r>
        </w:p>
      </w:sdtContent>
    </w:sdt>
    <w:p w14:paraId="33307DA2" w14:textId="77777777" w:rsidR="00622EA7" w:rsidRPr="009D4FDC" w:rsidRDefault="00622EA7">
      <w:pPr>
        <w:rPr>
          <w:rFonts w:eastAsiaTheme="majorEastAsia"/>
          <w:color w:val="365F91" w:themeColor="accent1" w:themeShade="BF"/>
          <w:sz w:val="28"/>
          <w:szCs w:val="28"/>
          <w:rPrChange w:id="883" w:author="Red Army" w:date="2012-04-09T10:27:00Z">
            <w:rPr>
              <w:rFonts w:asciiTheme="majorHAnsi" w:eastAsiaTheme="majorEastAsia" w:hAnsiTheme="majorHAnsi" w:cstheme="majorBidi"/>
              <w:b/>
              <w:bCs/>
              <w:color w:val="365F91" w:themeColor="accent1" w:themeShade="BF"/>
              <w:sz w:val="28"/>
              <w:szCs w:val="28"/>
            </w:rPr>
          </w:rPrChange>
        </w:rPr>
      </w:pPr>
      <w:r w:rsidRPr="009D4FDC">
        <w:rPr>
          <w:rPrChange w:id="884" w:author="Red Army" w:date="2012-04-09T10:27:00Z">
            <w:rPr>
              <w:rFonts w:eastAsiaTheme="minorHAnsi"/>
            </w:rPr>
          </w:rPrChange>
        </w:rPr>
        <w:lastRenderedPageBreak/>
        <w:br w:type="page"/>
      </w:r>
    </w:p>
    <w:p w14:paraId="66508BC9" w14:textId="77777777" w:rsidR="00622EA7" w:rsidRDefault="00622EA7">
      <w:pPr>
        <w:pStyle w:val="Heading1"/>
        <w:spacing w:after="200"/>
        <w:rPr>
          <w:ins w:id="885" w:author="Phuong Giang" w:date="2012-04-14T23:55:00Z"/>
        </w:rPr>
        <w:pPrChange w:id="886" w:author="Phuong Giang" w:date="2012-04-15T00:18:00Z">
          <w:pPr>
            <w:keepNext/>
            <w:keepLines/>
            <w:numPr>
              <w:numId w:val="2"/>
            </w:numPr>
            <w:spacing w:before="480" w:after="0"/>
            <w:ind w:left="360" w:hanging="360"/>
            <w:outlineLvl w:val="0"/>
          </w:pPr>
        </w:pPrChange>
      </w:pPr>
      <w:bookmarkStart w:id="887" w:name="_Toc322219030"/>
      <w:r w:rsidRPr="009D4FDC">
        <w:lastRenderedPageBreak/>
        <w:t>Installation Guide</w:t>
      </w:r>
      <w:bookmarkEnd w:id="887"/>
    </w:p>
    <w:p w14:paraId="367201A4" w14:textId="4E3769CE" w:rsidR="006621E3" w:rsidRDefault="006621E3">
      <w:pPr>
        <w:rPr>
          <w:ins w:id="888" w:author="Phuong Giang" w:date="2012-04-14T23:59:00Z"/>
        </w:rPr>
        <w:pPrChange w:id="889" w:author="Phuong Giang" w:date="2012-04-15T00:18:00Z">
          <w:pPr>
            <w:keepNext/>
            <w:keepLines/>
            <w:numPr>
              <w:numId w:val="2"/>
            </w:numPr>
            <w:spacing w:before="480" w:after="0"/>
            <w:ind w:left="360" w:hanging="360"/>
            <w:outlineLvl w:val="0"/>
          </w:pPr>
        </w:pPrChange>
      </w:pPr>
      <w:ins w:id="890" w:author="Phuong Giang" w:date="2012-04-14T23:55:00Z">
        <w:r>
          <w:t xml:space="preserve">Teacher Left Hand is an application </w:t>
        </w:r>
      </w:ins>
      <w:ins w:id="891" w:author="Phuong Giang" w:date="2012-04-14T23:57:00Z">
        <w:r w:rsidR="008E3CD5">
          <w:t xml:space="preserve">created to help teachers finish their teaching plans more quickly. </w:t>
        </w:r>
      </w:ins>
      <w:ins w:id="892" w:author="Phuong Giang" w:date="2012-04-14T23:58:00Z">
        <w:r w:rsidR="008E3CD5">
          <w:t>It helps them manage daily teaching knowledge as well as teaching methods so that they don’t have to spend too much time remember and looking for them.</w:t>
        </w:r>
      </w:ins>
    </w:p>
    <w:p w14:paraId="3EE2F2BB" w14:textId="599704DB" w:rsidR="008E3CD5" w:rsidDel="008E3CD5" w:rsidRDefault="008E3CD5">
      <w:pPr>
        <w:rPr>
          <w:del w:id="893" w:author="Phuong Giang" w:date="2012-04-15T00:01:00Z"/>
        </w:rPr>
        <w:pPrChange w:id="894" w:author="Phuong Giang" w:date="2012-04-15T00:01:00Z">
          <w:pPr>
            <w:keepNext/>
            <w:keepLines/>
            <w:numPr>
              <w:numId w:val="2"/>
            </w:numPr>
            <w:spacing w:before="480" w:after="0"/>
            <w:ind w:left="360" w:hanging="360"/>
            <w:outlineLvl w:val="0"/>
          </w:pPr>
        </w:pPrChange>
      </w:pPr>
      <w:ins w:id="895" w:author="Phuong Giang" w:date="2012-04-15T00:00:00Z">
        <w:r>
          <w:t>User can easily install the software after a few clicks by using the installation package</w:t>
        </w:r>
      </w:ins>
      <w:ins w:id="896" w:author="Phuong Giang" w:date="2012-04-15T00:01:00Z">
        <w:r>
          <w:t>.</w:t>
        </w:r>
        <w:r w:rsidRPr="006621E3" w:rsidDel="008E3CD5">
          <w:t xml:space="preserve"> </w:t>
        </w:r>
      </w:ins>
    </w:p>
    <w:p w14:paraId="501C2E27" w14:textId="77777777" w:rsidR="008E3CD5" w:rsidRDefault="008E3CD5">
      <w:pPr>
        <w:rPr>
          <w:ins w:id="897" w:author="Phuong Giang" w:date="2012-04-15T00:01:00Z"/>
        </w:rPr>
        <w:pPrChange w:id="898" w:author="Phuong Giang" w:date="2012-04-15T00:01:00Z">
          <w:pPr>
            <w:keepNext/>
            <w:keepLines/>
            <w:numPr>
              <w:numId w:val="8"/>
            </w:numPr>
            <w:spacing w:before="200" w:after="0"/>
            <w:ind w:hanging="360"/>
            <w:outlineLvl w:val="1"/>
          </w:pPr>
        </w:pPrChange>
      </w:pPr>
    </w:p>
    <w:p w14:paraId="3B0F995A" w14:textId="64235E7D" w:rsidR="00622EA7" w:rsidRPr="009D4FDC" w:rsidRDefault="008E3CD5" w:rsidP="00967041">
      <w:pPr>
        <w:pStyle w:val="Heading2"/>
        <w:numPr>
          <w:ilvl w:val="0"/>
          <w:numId w:val="91"/>
        </w:numPr>
        <w:rPr>
          <w:b w:val="0"/>
          <w:bCs w:val="0"/>
        </w:rPr>
        <w:pPrChange w:id="899" w:author="Phuong Giang" w:date="2012-04-15T02:01:00Z">
          <w:pPr>
            <w:keepNext/>
            <w:keepLines/>
            <w:numPr>
              <w:numId w:val="8"/>
            </w:numPr>
            <w:spacing w:before="200" w:after="0"/>
            <w:ind w:hanging="360"/>
            <w:outlineLvl w:val="1"/>
          </w:pPr>
        </w:pPrChange>
      </w:pPr>
      <w:bookmarkStart w:id="900" w:name="_Toc322219031"/>
      <w:ins w:id="901" w:author="Phuong Giang" w:date="2012-04-15T00:01:00Z">
        <w:r>
          <w:t>I</w:t>
        </w:r>
      </w:ins>
      <w:del w:id="902" w:author="Phuong Giang" w:date="2012-04-15T00:01:00Z">
        <w:r w:rsidR="00622EA7" w:rsidRPr="009D4FDC" w:rsidDel="008E3CD5">
          <w:delText xml:space="preserve">Setting up the </w:delText>
        </w:r>
      </w:del>
      <w:ins w:id="903" w:author="Red Army" w:date="2012-04-07T15:51:00Z">
        <w:del w:id="904" w:author="Phuong Giang" w:date="2012-04-15T00:01:00Z">
          <w:r w:rsidR="001D4091" w:rsidRPr="009D4FDC" w:rsidDel="008E3CD5">
            <w:delText>i</w:delText>
          </w:r>
        </w:del>
        <w:r w:rsidR="001D4091" w:rsidRPr="009D4FDC">
          <w:t xml:space="preserve">nstallation </w:t>
        </w:r>
      </w:ins>
      <w:r w:rsidR="00622EA7" w:rsidRPr="009D4FDC">
        <w:t>environment</w:t>
      </w:r>
      <w:ins w:id="905" w:author="Red Army" w:date="2012-04-07T15:51:00Z">
        <w:r w:rsidR="001D4091" w:rsidRPr="009D4FDC">
          <w:t>:</w:t>
        </w:r>
      </w:ins>
      <w:bookmarkEnd w:id="900"/>
      <w:r w:rsidR="00622EA7" w:rsidRPr="009D4FDC">
        <w:t xml:space="preserve"> </w:t>
      </w:r>
      <w:del w:id="906" w:author="Red Army" w:date="2012-04-07T15:51:00Z">
        <w:r w:rsidR="00622EA7" w:rsidRPr="009D4FDC" w:rsidDel="001D4091">
          <w:delText>at server side</w:delText>
        </w:r>
      </w:del>
    </w:p>
    <w:p w14:paraId="607AEAC9" w14:textId="1FE4885C" w:rsidR="00622EA7" w:rsidRPr="009D4FDC" w:rsidRDefault="00622EA7">
      <w:pPr>
        <w:rPr>
          <w:rPrChange w:id="907" w:author="Red Army" w:date="2012-04-09T10:27:00Z">
            <w:rPr>
              <w:rFonts w:eastAsiaTheme="minorHAnsi"/>
            </w:rPr>
          </w:rPrChange>
        </w:rPr>
      </w:pPr>
      <w:del w:id="908" w:author="Phuong Giang" w:date="2012-04-15T00:01:00Z">
        <w:r w:rsidRPr="009D4FDC" w:rsidDel="008E3CD5">
          <w:rPr>
            <w:rPrChange w:id="909" w:author="Red Army" w:date="2012-04-09T10:27:00Z">
              <w:rPr>
                <w:rFonts w:eastAsiaTheme="minorHAnsi"/>
              </w:rPr>
            </w:rPrChange>
          </w:rPr>
          <w:delText>The following software must be installed into the server machine:</w:delText>
        </w:r>
      </w:del>
      <w:ins w:id="910" w:author="Phuong Giang" w:date="2012-04-15T00:04:00Z">
        <w:r w:rsidR="008E3CD5">
          <w:t>To run the application smoothly, the target machine should</w:t>
        </w:r>
      </w:ins>
    </w:p>
    <w:p w14:paraId="668DF9BC" w14:textId="1D4FE49A" w:rsidR="00622EA7" w:rsidRPr="009D4FDC" w:rsidDel="00F52E43" w:rsidRDefault="008E3CD5">
      <w:pPr>
        <w:pStyle w:val="ListParagraph"/>
        <w:numPr>
          <w:ilvl w:val="0"/>
          <w:numId w:val="47"/>
        </w:numPr>
        <w:rPr>
          <w:del w:id="911" w:author="Red Army" w:date="2012-04-14T19:54:00Z"/>
        </w:rPr>
        <w:pPrChange w:id="912" w:author="Red Army" w:date="2012-04-09T10:27:00Z">
          <w:pPr>
            <w:numPr>
              <w:numId w:val="47"/>
            </w:numPr>
            <w:ind w:hanging="360"/>
            <w:contextualSpacing/>
          </w:pPr>
        </w:pPrChange>
      </w:pPr>
      <w:ins w:id="913" w:author="Phuong Giang" w:date="2012-04-15T00:04:00Z">
        <w:r>
          <w:t xml:space="preserve">Installed </w:t>
        </w:r>
      </w:ins>
      <w:r w:rsidR="00622EA7" w:rsidRPr="009D4FDC">
        <w:t xml:space="preserve">Windows </w:t>
      </w:r>
      <w:del w:id="914" w:author="Red Army" w:date="2012-04-14T19:54:00Z">
        <w:r w:rsidR="00622EA7" w:rsidRPr="009D4FDC" w:rsidDel="00F52E43">
          <w:delText>Server 2008 operating system</w:delText>
        </w:r>
      </w:del>
    </w:p>
    <w:p w14:paraId="6FB27D88" w14:textId="6CAF390F" w:rsidR="00622EA7" w:rsidRPr="009D4FDC" w:rsidDel="00F52E43" w:rsidRDefault="00622EA7">
      <w:pPr>
        <w:pStyle w:val="ListParagraph"/>
        <w:numPr>
          <w:ilvl w:val="0"/>
          <w:numId w:val="47"/>
        </w:numPr>
        <w:rPr>
          <w:del w:id="915" w:author="Red Army" w:date="2012-04-14T19:54:00Z"/>
        </w:rPr>
        <w:pPrChange w:id="916" w:author="Red Army" w:date="2012-04-09T10:27:00Z">
          <w:pPr>
            <w:numPr>
              <w:numId w:val="47"/>
            </w:numPr>
            <w:ind w:hanging="360"/>
            <w:contextualSpacing/>
          </w:pPr>
        </w:pPrChange>
      </w:pPr>
      <w:del w:id="917" w:author="Red Army" w:date="2012-04-14T19:54:00Z">
        <w:r w:rsidRPr="009D4FDC" w:rsidDel="00F52E43">
          <w:delText>Internet Information Services (IIS) 7.5</w:delText>
        </w:r>
      </w:del>
    </w:p>
    <w:p w14:paraId="2D86BB40" w14:textId="38E35AFF" w:rsidR="00622EA7" w:rsidRPr="009D4FDC" w:rsidRDefault="00622EA7">
      <w:pPr>
        <w:pStyle w:val="ListParagraph"/>
        <w:numPr>
          <w:ilvl w:val="0"/>
          <w:numId w:val="47"/>
        </w:numPr>
        <w:pPrChange w:id="918" w:author="Red Army" w:date="2012-04-14T19:54:00Z">
          <w:pPr>
            <w:numPr>
              <w:numId w:val="47"/>
            </w:numPr>
            <w:ind w:hanging="360"/>
            <w:contextualSpacing/>
          </w:pPr>
        </w:pPrChange>
      </w:pPr>
      <w:del w:id="919" w:author="Red Army" w:date="2012-04-14T19:54:00Z">
        <w:r w:rsidRPr="009D4FDC" w:rsidDel="00F52E43">
          <w:delText>SQL Server 2008 R2</w:delText>
        </w:r>
      </w:del>
      <w:ins w:id="920" w:author="Red Army" w:date="2012-04-14T19:54:00Z">
        <w:r w:rsidR="00F52E43">
          <w:t xml:space="preserve">XP SP2 or </w:t>
        </w:r>
        <w:del w:id="921" w:author="Phuong Giang" w:date="2012-04-15T00:04:00Z">
          <w:r w:rsidR="00F52E43" w:rsidDel="008E3CD5">
            <w:delText>higher version</w:delText>
          </w:r>
        </w:del>
      </w:ins>
      <w:ins w:id="922" w:author="Red Army" w:date="2012-04-14T20:40:00Z">
        <w:del w:id="923" w:author="Phuong Giang" w:date="2012-04-15T00:04:00Z">
          <w:r w:rsidR="00AF73E3" w:rsidDel="008E3CD5">
            <w:delText xml:space="preserve">, Windows 7 </w:delText>
          </w:r>
        </w:del>
        <w:del w:id="924" w:author="Phuong Giang" w:date="2012-04-14T23:36:00Z">
          <w:r w:rsidR="00AF73E3" w:rsidDel="00D2320C">
            <w:delText>of any version.</w:delText>
          </w:r>
        </w:del>
      </w:ins>
      <w:ins w:id="925" w:author="Phuong Giang" w:date="2012-04-15T00:04:00Z">
        <w:r w:rsidR="008E3CD5">
          <w:t>above</w:t>
        </w:r>
      </w:ins>
    </w:p>
    <w:p w14:paraId="24CA4EDC" w14:textId="1040A37E" w:rsidR="00622EA7" w:rsidRPr="009D4FDC" w:rsidDel="000647DC" w:rsidRDefault="00622EA7">
      <w:pPr>
        <w:pStyle w:val="ListParagraph"/>
        <w:numPr>
          <w:ilvl w:val="0"/>
          <w:numId w:val="47"/>
        </w:numPr>
        <w:rPr>
          <w:del w:id="926" w:author="Phuong Giang" w:date="2012-04-15T00:18:00Z"/>
        </w:rPr>
        <w:pPrChange w:id="927" w:author="Red Army" w:date="2012-04-09T10:27:00Z">
          <w:pPr>
            <w:numPr>
              <w:numId w:val="47"/>
            </w:numPr>
            <w:ind w:hanging="360"/>
            <w:contextualSpacing/>
          </w:pPr>
        </w:pPrChange>
      </w:pPr>
      <w:r w:rsidRPr="009D4FDC">
        <w:t>.NET Framework 4.0</w:t>
      </w:r>
    </w:p>
    <w:p w14:paraId="004001C7" w14:textId="77777777" w:rsidR="00622EA7" w:rsidRPr="000647DC" w:rsidDel="001D4091" w:rsidRDefault="00622EA7">
      <w:pPr>
        <w:pStyle w:val="ListParagraph"/>
        <w:numPr>
          <w:ilvl w:val="0"/>
          <w:numId w:val="47"/>
        </w:numPr>
        <w:rPr>
          <w:del w:id="928" w:author="Red Army" w:date="2012-04-07T15:52:00Z"/>
          <w:rPrChange w:id="929" w:author="Phuong Giang" w:date="2012-04-15T00:18:00Z">
            <w:rPr>
              <w:del w:id="930" w:author="Red Army" w:date="2012-04-07T15:52:00Z"/>
              <w:rFonts w:asciiTheme="majorHAnsi" w:eastAsiaTheme="majorEastAsia" w:hAnsiTheme="majorHAnsi" w:cstheme="majorBidi"/>
              <w:b/>
              <w:bCs/>
              <w:color w:val="4F81BD" w:themeColor="accent1"/>
              <w:sz w:val="26"/>
              <w:szCs w:val="26"/>
            </w:rPr>
          </w:rPrChange>
        </w:rPr>
        <w:pPrChange w:id="931" w:author="Phuong Giang" w:date="2012-04-15T00:18:00Z">
          <w:pPr>
            <w:keepNext/>
            <w:keepLines/>
            <w:numPr>
              <w:numId w:val="8"/>
            </w:numPr>
            <w:spacing w:before="200" w:after="0"/>
            <w:ind w:hanging="360"/>
            <w:outlineLvl w:val="1"/>
          </w:pPr>
        </w:pPrChange>
      </w:pPr>
      <w:del w:id="932" w:author="Red Army" w:date="2012-04-07T15:52:00Z">
        <w:r w:rsidRPr="000647DC" w:rsidDel="001D4091">
          <w:rPr>
            <w:rPrChange w:id="933" w:author="Phuong Giang" w:date="2012-04-15T00:18:00Z">
              <w:rPr>
                <w:rFonts w:asciiTheme="majorHAnsi" w:eastAsiaTheme="majorEastAsia" w:hAnsiTheme="majorHAnsi" w:cstheme="majorBidi"/>
                <w:b/>
                <w:bCs/>
                <w:color w:val="4F81BD" w:themeColor="accent1"/>
                <w:sz w:val="26"/>
                <w:szCs w:val="26"/>
              </w:rPr>
            </w:rPrChange>
          </w:rPr>
          <w:delText>Deployment at server side</w:delText>
        </w:r>
      </w:del>
    </w:p>
    <w:p w14:paraId="3290D715" w14:textId="77777777" w:rsidR="00622EA7" w:rsidRPr="009D4FDC" w:rsidDel="001D4091" w:rsidRDefault="00622EA7">
      <w:pPr>
        <w:pStyle w:val="ListParagraph"/>
        <w:rPr>
          <w:del w:id="934" w:author="Red Army" w:date="2012-04-07T15:52:00Z"/>
          <w:rPrChange w:id="935" w:author="Red Army" w:date="2012-04-09T10:27:00Z">
            <w:rPr>
              <w:del w:id="936" w:author="Red Army" w:date="2012-04-07T15:52:00Z"/>
              <w:rFonts w:asciiTheme="majorHAnsi" w:eastAsiaTheme="majorEastAsia" w:hAnsiTheme="majorHAnsi" w:cstheme="majorBidi"/>
              <w:b/>
              <w:bCs/>
              <w:color w:val="4F81BD" w:themeColor="accent1"/>
            </w:rPr>
          </w:rPrChange>
        </w:rPr>
        <w:pPrChange w:id="937" w:author="Phuong Giang" w:date="2012-04-15T00:18:00Z">
          <w:pPr>
            <w:keepNext/>
            <w:keepLines/>
            <w:numPr>
              <w:ilvl w:val="1"/>
              <w:numId w:val="8"/>
            </w:numPr>
            <w:spacing w:before="200" w:after="0"/>
            <w:ind w:hanging="360"/>
            <w:outlineLvl w:val="2"/>
          </w:pPr>
        </w:pPrChange>
      </w:pPr>
      <w:del w:id="938" w:author="Red Army" w:date="2012-04-07T15:52:00Z">
        <w:r w:rsidRPr="009D4FDC" w:rsidDel="001D4091">
          <w:rPr>
            <w:rPrChange w:id="939" w:author="Red Army" w:date="2012-04-09T10:27:00Z">
              <w:rPr>
                <w:rFonts w:asciiTheme="majorHAnsi" w:eastAsiaTheme="majorEastAsia" w:hAnsiTheme="majorHAnsi" w:cstheme="majorBidi"/>
                <w:b/>
                <w:bCs/>
                <w:color w:val="4F81BD" w:themeColor="accent1"/>
              </w:rPr>
            </w:rPrChange>
          </w:rPr>
          <w:delText>Prepare deployment package</w:delText>
        </w:r>
      </w:del>
    </w:p>
    <w:p w14:paraId="79980569" w14:textId="77777777" w:rsidR="00622EA7" w:rsidRPr="009D4FDC" w:rsidDel="001D4091" w:rsidRDefault="00622EA7">
      <w:pPr>
        <w:pStyle w:val="ListParagraph"/>
        <w:rPr>
          <w:del w:id="940" w:author="Red Army" w:date="2012-04-07T15:52:00Z"/>
        </w:rPr>
        <w:pPrChange w:id="941" w:author="Phuong Giang" w:date="2012-04-15T00:18:00Z">
          <w:pPr>
            <w:numPr>
              <w:numId w:val="47"/>
            </w:numPr>
            <w:ind w:hanging="360"/>
            <w:contextualSpacing/>
          </w:pPr>
        </w:pPrChange>
      </w:pPr>
      <w:del w:id="942" w:author="Red Army" w:date="2012-04-07T15:52:00Z">
        <w:r w:rsidRPr="009D4FDC" w:rsidDel="001D4091">
          <w:delText>Extract the deployment package to a folder on the server</w:delText>
        </w:r>
      </w:del>
    </w:p>
    <w:p w14:paraId="581491FE" w14:textId="77777777" w:rsidR="00622EA7" w:rsidRPr="009D4FDC" w:rsidDel="001D4091" w:rsidRDefault="00622EA7">
      <w:pPr>
        <w:pStyle w:val="ListParagraph"/>
        <w:rPr>
          <w:del w:id="943" w:author="Red Army" w:date="2012-04-07T15:52:00Z"/>
        </w:rPr>
        <w:pPrChange w:id="944" w:author="Phuong Giang" w:date="2012-04-15T00:18:00Z">
          <w:pPr>
            <w:contextualSpacing/>
          </w:pPr>
        </w:pPrChange>
      </w:pPr>
      <w:del w:id="945" w:author="Red Army" w:date="2012-04-07T15:52:00Z">
        <w:r w:rsidRPr="009D4FDC" w:rsidDel="001D4091">
          <w:delText xml:space="preserve">For example: </w:delText>
        </w:r>
        <w:r w:rsidRPr="009D4FDC" w:rsidDel="001D4091">
          <w:rPr>
            <w:highlight w:val="yellow"/>
          </w:rPr>
          <w:delText>D:\Temp\PSN_Deployment_Package</w:delText>
        </w:r>
      </w:del>
    </w:p>
    <w:p w14:paraId="28319910" w14:textId="77777777" w:rsidR="00622EA7" w:rsidRPr="009D4FDC" w:rsidDel="001D4091" w:rsidRDefault="00622EA7">
      <w:pPr>
        <w:pStyle w:val="ListParagraph"/>
        <w:rPr>
          <w:del w:id="946" w:author="Red Army" w:date="2012-04-07T15:52:00Z"/>
        </w:rPr>
        <w:pPrChange w:id="947" w:author="Phuong Giang" w:date="2012-04-15T00:18:00Z">
          <w:pPr>
            <w:contextualSpacing/>
          </w:pPr>
        </w:pPrChange>
      </w:pPr>
    </w:p>
    <w:p w14:paraId="11C9C1D9" w14:textId="77777777" w:rsidR="00622EA7" w:rsidRPr="009D4FDC" w:rsidDel="001D4091" w:rsidRDefault="00622EA7">
      <w:pPr>
        <w:pStyle w:val="ListParagraph"/>
        <w:rPr>
          <w:del w:id="948" w:author="Red Army" w:date="2012-04-07T15:52:00Z"/>
        </w:rPr>
        <w:pPrChange w:id="949" w:author="Phuong Giang" w:date="2012-04-15T00:18:00Z">
          <w:pPr>
            <w:contextualSpacing/>
          </w:pPr>
        </w:pPrChange>
      </w:pPr>
      <w:del w:id="950" w:author="Red Army" w:date="2012-04-07T15:52:00Z">
        <w:r w:rsidRPr="00967041" w:rsidDel="001D4091">
          <w:rPr>
            <w:noProof/>
            <w:lang w:eastAsia="ja-JP"/>
          </w:rPr>
          <w:drawing>
            <wp:inline distT="0" distB="0" distL="0" distR="0" wp14:anchorId="7FF4D9A8" wp14:editId="6F4EEFCC">
              <wp:extent cx="5400675" cy="1866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675" cy="1866900"/>
                      </a:xfrm>
                      <a:prstGeom prst="rect">
                        <a:avLst/>
                      </a:prstGeom>
                    </pic:spPr>
                  </pic:pic>
                </a:graphicData>
              </a:graphic>
            </wp:inline>
          </w:drawing>
        </w:r>
      </w:del>
    </w:p>
    <w:p w14:paraId="041E5CCE" w14:textId="77777777" w:rsidR="00622EA7" w:rsidRPr="009D4FDC" w:rsidDel="001D4091" w:rsidRDefault="00622EA7">
      <w:pPr>
        <w:pStyle w:val="ListParagraph"/>
        <w:rPr>
          <w:del w:id="951" w:author="Red Army" w:date="2012-04-07T15:52:00Z"/>
          <w:rPrChange w:id="952" w:author="Red Army" w:date="2012-04-09T10:27:00Z">
            <w:rPr>
              <w:del w:id="953" w:author="Red Army" w:date="2012-04-07T15:52:00Z"/>
              <w:rFonts w:asciiTheme="majorHAnsi" w:eastAsiaTheme="majorEastAsia" w:hAnsiTheme="majorHAnsi" w:cstheme="majorBidi"/>
              <w:b/>
              <w:bCs/>
              <w:color w:val="4F81BD" w:themeColor="accent1"/>
            </w:rPr>
          </w:rPrChange>
        </w:rPr>
        <w:pPrChange w:id="954" w:author="Phuong Giang" w:date="2012-04-15T00:18:00Z">
          <w:pPr>
            <w:keepNext/>
            <w:keepLines/>
            <w:numPr>
              <w:ilvl w:val="1"/>
              <w:numId w:val="8"/>
            </w:numPr>
            <w:spacing w:before="200" w:after="0"/>
            <w:ind w:hanging="360"/>
            <w:outlineLvl w:val="2"/>
          </w:pPr>
        </w:pPrChange>
      </w:pPr>
      <w:del w:id="955" w:author="Red Army" w:date="2012-04-07T15:52:00Z">
        <w:r w:rsidRPr="009D4FDC" w:rsidDel="001D4091">
          <w:rPr>
            <w:rPrChange w:id="956" w:author="Red Army" w:date="2012-04-09T10:27:00Z">
              <w:rPr>
                <w:rFonts w:asciiTheme="majorHAnsi" w:eastAsiaTheme="majorEastAsia" w:hAnsiTheme="majorHAnsi" w:cstheme="majorBidi"/>
                <w:b/>
                <w:bCs/>
                <w:color w:val="4F81BD" w:themeColor="accent1"/>
              </w:rPr>
            </w:rPrChange>
          </w:rPr>
          <w:delText>Deploy Database</w:delText>
        </w:r>
      </w:del>
    </w:p>
    <w:p w14:paraId="1BDAFC71" w14:textId="77777777" w:rsidR="00622EA7" w:rsidRPr="009D4FDC" w:rsidDel="001D4091" w:rsidRDefault="00622EA7">
      <w:pPr>
        <w:pStyle w:val="ListParagraph"/>
        <w:rPr>
          <w:del w:id="957" w:author="Red Army" w:date="2012-04-07T15:52:00Z"/>
        </w:rPr>
        <w:pPrChange w:id="958" w:author="Phuong Giang" w:date="2012-04-15T00:18:00Z">
          <w:pPr>
            <w:numPr>
              <w:numId w:val="47"/>
            </w:numPr>
            <w:ind w:hanging="360"/>
            <w:contextualSpacing/>
          </w:pPr>
        </w:pPrChange>
      </w:pPr>
      <w:del w:id="959" w:author="Red Army" w:date="2012-04-07T15:52:00Z">
        <w:r w:rsidRPr="009D4FDC" w:rsidDel="001D4091">
          <w:delText>Open Microsoft SQL Server Management Studio (SSMS)</w:delText>
        </w:r>
      </w:del>
    </w:p>
    <w:p w14:paraId="3B1337F8" w14:textId="77777777" w:rsidR="00622EA7" w:rsidRPr="009D4FDC" w:rsidDel="001D4091" w:rsidRDefault="00622EA7">
      <w:pPr>
        <w:pStyle w:val="ListParagraph"/>
        <w:rPr>
          <w:del w:id="960" w:author="Red Army" w:date="2012-04-07T15:52:00Z"/>
        </w:rPr>
        <w:pPrChange w:id="961" w:author="Phuong Giang" w:date="2012-04-15T00:18:00Z">
          <w:pPr>
            <w:numPr>
              <w:numId w:val="47"/>
            </w:numPr>
            <w:ind w:hanging="360"/>
            <w:contextualSpacing/>
          </w:pPr>
        </w:pPrChange>
      </w:pPr>
      <w:del w:id="962" w:author="Red Army" w:date="2012-04-07T15:52:00Z">
        <w:r w:rsidRPr="009D4FDC" w:rsidDel="001D4091">
          <w:delText xml:space="preserve">Create a database named </w:delText>
        </w:r>
        <w:r w:rsidRPr="009D4FDC" w:rsidDel="001D4091">
          <w:rPr>
            <w:highlight w:val="yellow"/>
          </w:rPr>
          <w:delText>PSN</w:delText>
        </w:r>
      </w:del>
    </w:p>
    <w:p w14:paraId="6B56F26B" w14:textId="77777777" w:rsidR="00622EA7" w:rsidRPr="009D4FDC" w:rsidDel="001D4091" w:rsidRDefault="00622EA7">
      <w:pPr>
        <w:pStyle w:val="ListParagraph"/>
        <w:rPr>
          <w:del w:id="963" w:author="Red Army" w:date="2012-04-07T15:52:00Z"/>
        </w:rPr>
        <w:pPrChange w:id="964" w:author="Phuong Giang" w:date="2012-04-15T00:18:00Z">
          <w:pPr>
            <w:contextualSpacing/>
          </w:pPr>
        </w:pPrChange>
      </w:pPr>
    </w:p>
    <w:p w14:paraId="019EDE19" w14:textId="77777777" w:rsidR="00622EA7" w:rsidRPr="009D4FDC" w:rsidDel="001D4091" w:rsidRDefault="00622EA7">
      <w:pPr>
        <w:pStyle w:val="ListParagraph"/>
        <w:rPr>
          <w:del w:id="965" w:author="Red Army" w:date="2012-04-07T15:52:00Z"/>
        </w:rPr>
        <w:pPrChange w:id="966" w:author="Phuong Giang" w:date="2012-04-15T00:18:00Z">
          <w:pPr>
            <w:contextualSpacing/>
          </w:pPr>
        </w:pPrChange>
      </w:pPr>
      <w:del w:id="967" w:author="Red Army" w:date="2012-04-07T15:52:00Z">
        <w:r w:rsidRPr="00967041" w:rsidDel="001D4091">
          <w:rPr>
            <w:noProof/>
            <w:lang w:eastAsia="ja-JP"/>
          </w:rPr>
          <w:drawing>
            <wp:inline distT="0" distB="0" distL="0" distR="0" wp14:anchorId="4252695C" wp14:editId="6EA0B8D3">
              <wp:extent cx="2971800" cy="15716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971800" cy="1571625"/>
                      </a:xfrm>
                      <a:prstGeom prst="rect">
                        <a:avLst/>
                      </a:prstGeom>
                    </pic:spPr>
                  </pic:pic>
                </a:graphicData>
              </a:graphic>
            </wp:inline>
          </w:drawing>
        </w:r>
      </w:del>
    </w:p>
    <w:p w14:paraId="46BB15DC" w14:textId="77777777" w:rsidR="00622EA7" w:rsidRPr="009D4FDC" w:rsidDel="001D4091" w:rsidRDefault="00622EA7">
      <w:pPr>
        <w:pStyle w:val="ListParagraph"/>
        <w:rPr>
          <w:del w:id="968" w:author="Red Army" w:date="2012-04-07T15:52:00Z"/>
        </w:rPr>
        <w:pPrChange w:id="969" w:author="Phuong Giang" w:date="2012-04-15T00:18:00Z">
          <w:pPr>
            <w:contextualSpacing/>
          </w:pPr>
        </w:pPrChange>
      </w:pPr>
    </w:p>
    <w:p w14:paraId="12427C48" w14:textId="77777777" w:rsidR="00622EA7" w:rsidRPr="009D4FDC" w:rsidDel="001D4091" w:rsidRDefault="00622EA7">
      <w:pPr>
        <w:pStyle w:val="ListParagraph"/>
        <w:rPr>
          <w:del w:id="970" w:author="Red Army" w:date="2012-04-07T15:52:00Z"/>
        </w:rPr>
        <w:pPrChange w:id="971" w:author="Phuong Giang" w:date="2012-04-15T00:18:00Z">
          <w:pPr>
            <w:numPr>
              <w:numId w:val="47"/>
            </w:numPr>
            <w:ind w:hanging="360"/>
            <w:contextualSpacing/>
          </w:pPr>
        </w:pPrChange>
      </w:pPr>
      <w:del w:id="972" w:author="Red Army" w:date="2012-04-07T15:52:00Z">
        <w:r w:rsidRPr="009D4FDC" w:rsidDel="001D4091">
          <w:delText xml:space="preserve">Open file </w:delText>
        </w:r>
        <w:r w:rsidRPr="009D4FDC" w:rsidDel="001D4091">
          <w:rPr>
            <w:highlight w:val="yellow"/>
          </w:rPr>
          <w:delText>&lt;deployment_package&gt;\Database\Schemas\Database Schemal.sql</w:delText>
        </w:r>
        <w:r w:rsidRPr="009D4FDC" w:rsidDel="001D4091">
          <w:delText xml:space="preserve"> in SSMS</w:delText>
        </w:r>
      </w:del>
    </w:p>
    <w:p w14:paraId="1BA68F8E" w14:textId="77777777" w:rsidR="00622EA7" w:rsidRPr="009D4FDC" w:rsidDel="001D4091" w:rsidRDefault="00622EA7">
      <w:pPr>
        <w:pStyle w:val="ListParagraph"/>
        <w:rPr>
          <w:del w:id="973" w:author="Red Army" w:date="2012-04-07T15:52:00Z"/>
        </w:rPr>
        <w:pPrChange w:id="974" w:author="Phuong Giang" w:date="2012-04-15T00:18:00Z">
          <w:pPr>
            <w:numPr>
              <w:numId w:val="47"/>
            </w:numPr>
            <w:ind w:hanging="360"/>
            <w:contextualSpacing/>
          </w:pPr>
        </w:pPrChange>
      </w:pPr>
      <w:del w:id="975" w:author="Red Army" w:date="2012-04-07T15:52:00Z">
        <w:r w:rsidRPr="009D4FDC" w:rsidDel="001D4091">
          <w:delText>Change working database in SSMS to PSN</w:delText>
        </w:r>
      </w:del>
    </w:p>
    <w:p w14:paraId="5FDDF34E" w14:textId="77777777" w:rsidR="00622EA7" w:rsidRPr="009D4FDC" w:rsidDel="001D4091" w:rsidRDefault="00622EA7">
      <w:pPr>
        <w:pStyle w:val="ListParagraph"/>
        <w:rPr>
          <w:del w:id="976" w:author="Red Army" w:date="2012-04-07T15:52:00Z"/>
        </w:rPr>
        <w:pPrChange w:id="977" w:author="Phuong Giang" w:date="2012-04-15T00:18:00Z">
          <w:pPr>
            <w:contextualSpacing/>
          </w:pPr>
        </w:pPrChange>
      </w:pPr>
    </w:p>
    <w:p w14:paraId="60CBE46E" w14:textId="77777777" w:rsidR="00622EA7" w:rsidRPr="009D4FDC" w:rsidDel="001D4091" w:rsidRDefault="00622EA7">
      <w:pPr>
        <w:pStyle w:val="ListParagraph"/>
        <w:rPr>
          <w:del w:id="978" w:author="Red Army" w:date="2012-04-07T15:52:00Z"/>
        </w:rPr>
        <w:pPrChange w:id="979" w:author="Phuong Giang" w:date="2012-04-15T00:18:00Z">
          <w:pPr>
            <w:contextualSpacing/>
          </w:pPr>
        </w:pPrChange>
      </w:pPr>
      <w:del w:id="980" w:author="Red Army" w:date="2012-04-07T15:52:00Z">
        <w:r w:rsidRPr="00967041" w:rsidDel="001D4091">
          <w:rPr>
            <w:noProof/>
            <w:lang w:eastAsia="ja-JP"/>
          </w:rPr>
          <w:lastRenderedPageBreak/>
          <w:drawing>
            <wp:inline distT="0" distB="0" distL="0" distR="0" wp14:anchorId="26DF5EA8" wp14:editId="623F0B00">
              <wp:extent cx="3124200" cy="8763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24200" cy="876300"/>
                      </a:xfrm>
                      <a:prstGeom prst="rect">
                        <a:avLst/>
                      </a:prstGeom>
                    </pic:spPr>
                  </pic:pic>
                </a:graphicData>
              </a:graphic>
            </wp:inline>
          </w:drawing>
        </w:r>
      </w:del>
    </w:p>
    <w:p w14:paraId="09073BC9" w14:textId="77777777" w:rsidR="00622EA7" w:rsidRPr="009D4FDC" w:rsidDel="001D4091" w:rsidRDefault="00622EA7">
      <w:pPr>
        <w:pStyle w:val="ListParagraph"/>
        <w:rPr>
          <w:del w:id="981" w:author="Red Army" w:date="2012-04-07T15:52:00Z"/>
        </w:rPr>
        <w:pPrChange w:id="982" w:author="Phuong Giang" w:date="2012-04-15T00:18:00Z">
          <w:pPr>
            <w:contextualSpacing/>
          </w:pPr>
        </w:pPrChange>
      </w:pPr>
    </w:p>
    <w:p w14:paraId="758D501A" w14:textId="77777777" w:rsidR="00622EA7" w:rsidRPr="009D4FDC" w:rsidDel="001D4091" w:rsidRDefault="00622EA7">
      <w:pPr>
        <w:pStyle w:val="ListParagraph"/>
        <w:rPr>
          <w:del w:id="983" w:author="Red Army" w:date="2012-04-07T15:52:00Z"/>
        </w:rPr>
        <w:pPrChange w:id="984" w:author="Phuong Giang" w:date="2012-04-15T00:18:00Z">
          <w:pPr>
            <w:numPr>
              <w:numId w:val="47"/>
            </w:numPr>
            <w:ind w:hanging="360"/>
            <w:contextualSpacing/>
          </w:pPr>
        </w:pPrChange>
      </w:pPr>
      <w:del w:id="985" w:author="Red Army" w:date="2012-04-07T15:52:00Z">
        <w:r w:rsidRPr="009D4FDC" w:rsidDel="001D4091">
          <w:delText>Press F5 to run the script. Data tables should be created for PSN database</w:delText>
        </w:r>
      </w:del>
    </w:p>
    <w:p w14:paraId="4946FD97" w14:textId="77777777" w:rsidR="00622EA7" w:rsidRPr="009D4FDC" w:rsidDel="001D4091" w:rsidRDefault="00622EA7">
      <w:pPr>
        <w:pStyle w:val="ListParagraph"/>
        <w:rPr>
          <w:del w:id="986" w:author="Red Army" w:date="2012-04-07T15:52:00Z"/>
        </w:rPr>
        <w:pPrChange w:id="987" w:author="Phuong Giang" w:date="2012-04-15T00:18:00Z">
          <w:pPr>
            <w:contextualSpacing/>
          </w:pPr>
        </w:pPrChange>
      </w:pPr>
    </w:p>
    <w:p w14:paraId="437B6558" w14:textId="77777777" w:rsidR="00622EA7" w:rsidRPr="009D4FDC" w:rsidDel="001D4091" w:rsidRDefault="00622EA7">
      <w:pPr>
        <w:pStyle w:val="ListParagraph"/>
        <w:rPr>
          <w:del w:id="988" w:author="Red Army" w:date="2012-04-07T15:52:00Z"/>
        </w:rPr>
        <w:pPrChange w:id="989" w:author="Phuong Giang" w:date="2012-04-15T00:18:00Z">
          <w:pPr>
            <w:contextualSpacing/>
          </w:pPr>
        </w:pPrChange>
      </w:pPr>
      <w:del w:id="990" w:author="Red Army" w:date="2012-04-07T15:52:00Z">
        <w:r w:rsidRPr="00967041" w:rsidDel="001D4091">
          <w:rPr>
            <w:noProof/>
            <w:lang w:eastAsia="ja-JP"/>
          </w:rPr>
          <w:drawing>
            <wp:inline distT="0" distB="0" distL="0" distR="0" wp14:anchorId="2795F324" wp14:editId="3E9D7462">
              <wp:extent cx="2543175" cy="350520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43175" cy="3505200"/>
                      </a:xfrm>
                      <a:prstGeom prst="rect">
                        <a:avLst/>
                      </a:prstGeom>
                    </pic:spPr>
                  </pic:pic>
                </a:graphicData>
              </a:graphic>
            </wp:inline>
          </w:drawing>
        </w:r>
      </w:del>
    </w:p>
    <w:p w14:paraId="6FEBB27D" w14:textId="77777777" w:rsidR="00622EA7" w:rsidRPr="009D4FDC" w:rsidDel="001D4091" w:rsidRDefault="00622EA7">
      <w:pPr>
        <w:pStyle w:val="ListParagraph"/>
        <w:rPr>
          <w:del w:id="991" w:author="Red Army" w:date="2012-04-07T15:52:00Z"/>
        </w:rPr>
        <w:pPrChange w:id="992" w:author="Phuong Giang" w:date="2012-04-15T00:18:00Z">
          <w:pPr>
            <w:contextualSpacing/>
          </w:pPr>
        </w:pPrChange>
      </w:pPr>
    </w:p>
    <w:p w14:paraId="402B573A" w14:textId="77777777" w:rsidR="00622EA7" w:rsidRPr="009D4FDC" w:rsidDel="001D4091" w:rsidRDefault="00622EA7">
      <w:pPr>
        <w:pStyle w:val="ListParagraph"/>
        <w:rPr>
          <w:del w:id="993" w:author="Red Army" w:date="2012-04-07T15:52:00Z"/>
        </w:rPr>
        <w:pPrChange w:id="994" w:author="Phuong Giang" w:date="2012-04-15T00:18:00Z">
          <w:pPr>
            <w:numPr>
              <w:numId w:val="47"/>
            </w:numPr>
            <w:ind w:hanging="360"/>
            <w:contextualSpacing/>
          </w:pPr>
        </w:pPrChange>
      </w:pPr>
      <w:del w:id="995" w:author="Red Army" w:date="2012-04-07T15:52:00Z">
        <w:r w:rsidRPr="009D4FDC" w:rsidDel="001D4091">
          <w:delText xml:space="preserve">Open file </w:delText>
        </w:r>
        <w:r w:rsidRPr="009D4FDC" w:rsidDel="001D4091">
          <w:rPr>
            <w:highlight w:val="yellow"/>
          </w:rPr>
          <w:delText>&lt;deployment_package&gt;\Database\Data\PSN_Reference data.sql</w:delText>
        </w:r>
        <w:r w:rsidRPr="009D4FDC" w:rsidDel="001D4091">
          <w:delText xml:space="preserve"> in SSMS</w:delText>
        </w:r>
      </w:del>
    </w:p>
    <w:p w14:paraId="59BE229C" w14:textId="77777777" w:rsidR="00622EA7" w:rsidRPr="009D4FDC" w:rsidDel="001D4091" w:rsidRDefault="00622EA7">
      <w:pPr>
        <w:pStyle w:val="ListParagraph"/>
        <w:rPr>
          <w:del w:id="996" w:author="Red Army" w:date="2012-04-07T15:52:00Z"/>
        </w:rPr>
        <w:pPrChange w:id="997" w:author="Phuong Giang" w:date="2012-04-15T00:18:00Z">
          <w:pPr>
            <w:numPr>
              <w:numId w:val="47"/>
            </w:numPr>
            <w:ind w:hanging="360"/>
            <w:contextualSpacing/>
          </w:pPr>
        </w:pPrChange>
      </w:pPr>
      <w:del w:id="998" w:author="Red Army" w:date="2012-04-07T15:52:00Z">
        <w:r w:rsidRPr="009D4FDC" w:rsidDel="001D4091">
          <w:delText>Press F5 to run the script. Reference data should be inserted to PSN database. For example the following is data of Permissions table:</w:delText>
        </w:r>
      </w:del>
    </w:p>
    <w:p w14:paraId="6E42B301" w14:textId="77777777" w:rsidR="00622EA7" w:rsidRPr="009D4FDC" w:rsidDel="001D4091" w:rsidRDefault="00622EA7">
      <w:pPr>
        <w:pStyle w:val="ListParagraph"/>
        <w:rPr>
          <w:del w:id="999" w:author="Red Army" w:date="2012-04-07T15:52:00Z"/>
        </w:rPr>
        <w:pPrChange w:id="1000" w:author="Phuong Giang" w:date="2012-04-15T00:18:00Z">
          <w:pPr>
            <w:contextualSpacing/>
          </w:pPr>
        </w:pPrChange>
      </w:pPr>
    </w:p>
    <w:p w14:paraId="0FDA22A1" w14:textId="77777777" w:rsidR="00622EA7" w:rsidRPr="009D4FDC" w:rsidDel="001D4091" w:rsidRDefault="00622EA7">
      <w:pPr>
        <w:pStyle w:val="ListParagraph"/>
        <w:rPr>
          <w:del w:id="1001" w:author="Red Army" w:date="2012-04-07T15:52:00Z"/>
        </w:rPr>
        <w:pPrChange w:id="1002" w:author="Phuong Giang" w:date="2012-04-15T00:18:00Z">
          <w:pPr>
            <w:contextualSpacing/>
          </w:pPr>
        </w:pPrChange>
      </w:pPr>
      <w:del w:id="1003" w:author="Red Army" w:date="2012-04-07T15:52:00Z">
        <w:r w:rsidRPr="00967041" w:rsidDel="001D4091">
          <w:rPr>
            <w:noProof/>
            <w:lang w:eastAsia="ja-JP"/>
          </w:rPr>
          <w:lastRenderedPageBreak/>
          <w:drawing>
            <wp:inline distT="0" distB="0" distL="0" distR="0" wp14:anchorId="3986B84E" wp14:editId="005966F9">
              <wp:extent cx="4924425" cy="35528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24425" cy="3552825"/>
                      </a:xfrm>
                      <a:prstGeom prst="rect">
                        <a:avLst/>
                      </a:prstGeom>
                    </pic:spPr>
                  </pic:pic>
                </a:graphicData>
              </a:graphic>
            </wp:inline>
          </w:drawing>
        </w:r>
      </w:del>
    </w:p>
    <w:p w14:paraId="3E6F384E" w14:textId="77777777" w:rsidR="00622EA7" w:rsidRPr="009D4FDC" w:rsidDel="001D4091" w:rsidRDefault="00622EA7">
      <w:pPr>
        <w:pStyle w:val="ListParagraph"/>
        <w:rPr>
          <w:del w:id="1004" w:author="Red Army" w:date="2012-04-07T15:52:00Z"/>
        </w:rPr>
        <w:pPrChange w:id="1005" w:author="Phuong Giang" w:date="2012-04-15T00:18:00Z">
          <w:pPr>
            <w:contextualSpacing/>
          </w:pPr>
        </w:pPrChange>
      </w:pPr>
    </w:p>
    <w:p w14:paraId="4BCFDC8E" w14:textId="77777777" w:rsidR="00622EA7" w:rsidRPr="009D4FDC" w:rsidDel="001D4091" w:rsidRDefault="00622EA7">
      <w:pPr>
        <w:pStyle w:val="ListParagraph"/>
        <w:rPr>
          <w:del w:id="1006" w:author="Red Army" w:date="2012-04-07T15:52:00Z"/>
        </w:rPr>
        <w:pPrChange w:id="1007" w:author="Phuong Giang" w:date="2012-04-15T00:18:00Z">
          <w:pPr>
            <w:numPr>
              <w:numId w:val="47"/>
            </w:numPr>
            <w:ind w:hanging="360"/>
            <w:contextualSpacing/>
          </w:pPr>
        </w:pPrChange>
      </w:pPr>
      <w:del w:id="1008" w:author="Red Army" w:date="2012-04-07T15:52:00Z">
        <w:r w:rsidRPr="009D4FDC" w:rsidDel="001D4091">
          <w:delText xml:space="preserve">The database contains one user with login account: </w:delText>
        </w:r>
        <w:r w:rsidRPr="009D4FDC" w:rsidDel="001D4091">
          <w:rPr>
            <w:rPrChange w:id="1009" w:author="Red Army" w:date="2012-04-09T10:27:00Z">
              <w:rPr>
                <w:rFonts w:eastAsiaTheme="minorHAnsi"/>
                <w:color w:val="0000FF"/>
                <w:highlight w:val="yellow"/>
                <w:u w:val="single"/>
              </w:rPr>
            </w:rPrChange>
          </w:rPr>
          <w:fldChar w:fldCharType="begin"/>
        </w:r>
        <w:r w:rsidRPr="009D4FDC" w:rsidDel="001D4091">
          <w:delInstrText xml:space="preserve"> HYPERLINK "mailto:admin@place.vn/123456" </w:delInstrText>
        </w:r>
        <w:r w:rsidRPr="009D4FDC" w:rsidDel="001D4091">
          <w:rPr>
            <w:rPrChange w:id="1010" w:author="Red Army" w:date="2012-04-09T10:27:00Z">
              <w:rPr>
                <w:rFonts w:eastAsiaTheme="minorHAnsi"/>
                <w:color w:val="0000FF"/>
                <w:highlight w:val="yellow"/>
                <w:u w:val="single"/>
              </w:rPr>
            </w:rPrChange>
          </w:rPr>
          <w:fldChar w:fldCharType="separate"/>
        </w:r>
        <w:r w:rsidRPr="009D4FDC" w:rsidDel="001D4091">
          <w:rPr>
            <w:color w:val="0000FF"/>
            <w:highlight w:val="yellow"/>
            <w:u w:val="single"/>
          </w:rPr>
          <w:delText>admin@place.vn/123456</w:delText>
        </w:r>
        <w:r w:rsidRPr="009D4FDC" w:rsidDel="001D4091">
          <w:rPr>
            <w:color w:val="0000FF"/>
            <w:highlight w:val="yellow"/>
            <w:u w:val="single"/>
            <w:rPrChange w:id="1011" w:author="Red Army" w:date="2012-04-09T10:27:00Z">
              <w:rPr>
                <w:rFonts w:eastAsiaTheme="minorHAnsi"/>
                <w:color w:val="0000FF"/>
                <w:highlight w:val="yellow"/>
                <w:u w:val="single"/>
              </w:rPr>
            </w:rPrChange>
          </w:rPr>
          <w:fldChar w:fldCharType="end"/>
        </w:r>
        <w:r w:rsidRPr="009D4FDC" w:rsidDel="001D4091">
          <w:delText>. This user has full privileges to the system.</w:delText>
        </w:r>
      </w:del>
    </w:p>
    <w:p w14:paraId="004D13B9" w14:textId="77777777" w:rsidR="00622EA7" w:rsidRPr="009D4FDC" w:rsidDel="001D4091" w:rsidRDefault="00622EA7">
      <w:pPr>
        <w:pStyle w:val="ListParagraph"/>
        <w:rPr>
          <w:del w:id="1012" w:author="Red Army" w:date="2012-04-07T15:52:00Z"/>
          <w:rPrChange w:id="1013" w:author="Red Army" w:date="2012-04-09T10:27:00Z">
            <w:rPr>
              <w:del w:id="1014" w:author="Red Army" w:date="2012-04-07T15:52:00Z"/>
              <w:rFonts w:asciiTheme="majorHAnsi" w:eastAsiaTheme="majorEastAsia" w:hAnsiTheme="majorHAnsi" w:cstheme="majorBidi"/>
              <w:b/>
              <w:bCs/>
              <w:color w:val="4F81BD" w:themeColor="accent1"/>
            </w:rPr>
          </w:rPrChange>
        </w:rPr>
        <w:pPrChange w:id="1015" w:author="Phuong Giang" w:date="2012-04-15T00:18:00Z">
          <w:pPr>
            <w:keepNext/>
            <w:keepLines/>
            <w:numPr>
              <w:ilvl w:val="1"/>
              <w:numId w:val="8"/>
            </w:numPr>
            <w:spacing w:before="200" w:after="0"/>
            <w:ind w:hanging="360"/>
            <w:outlineLvl w:val="2"/>
          </w:pPr>
        </w:pPrChange>
      </w:pPr>
      <w:del w:id="1016" w:author="Red Army" w:date="2012-04-07T15:52:00Z">
        <w:r w:rsidRPr="009D4FDC" w:rsidDel="001D4091">
          <w:rPr>
            <w:rPrChange w:id="1017" w:author="Red Army" w:date="2012-04-09T10:27:00Z">
              <w:rPr>
                <w:rFonts w:asciiTheme="majorHAnsi" w:eastAsiaTheme="majorEastAsia" w:hAnsiTheme="majorHAnsi" w:cstheme="majorBidi"/>
                <w:b/>
                <w:bCs/>
                <w:color w:val="4F81BD" w:themeColor="accent1"/>
              </w:rPr>
            </w:rPrChange>
          </w:rPr>
          <w:delText>Deploy web application</w:delText>
        </w:r>
      </w:del>
    </w:p>
    <w:p w14:paraId="27FA5568" w14:textId="77777777" w:rsidR="00622EA7" w:rsidRPr="009D4FDC" w:rsidDel="001D4091" w:rsidRDefault="00622EA7">
      <w:pPr>
        <w:pStyle w:val="ListParagraph"/>
        <w:rPr>
          <w:del w:id="1018" w:author="Red Army" w:date="2012-04-07T15:52:00Z"/>
        </w:rPr>
        <w:pPrChange w:id="1019" w:author="Phuong Giang" w:date="2012-04-15T00:18:00Z">
          <w:pPr>
            <w:numPr>
              <w:numId w:val="47"/>
            </w:numPr>
            <w:ind w:hanging="360"/>
            <w:contextualSpacing/>
          </w:pPr>
        </w:pPrChange>
      </w:pPr>
      <w:del w:id="1020" w:author="Red Army" w:date="2012-04-07T15:52:00Z">
        <w:r w:rsidRPr="009D4FDC" w:rsidDel="001D4091">
          <w:delText xml:space="preserve">Register ASP.NET with IIS: open command line tool with admin privilege, change working folder to </w:delText>
        </w:r>
        <w:r w:rsidRPr="009D4FDC" w:rsidDel="001D4091">
          <w:rPr>
            <w:highlight w:val="yellow"/>
          </w:rPr>
          <w:delText>C:\Windows\Microsoft.NET\Framework64\v4.0.30319</w:delText>
        </w:r>
      </w:del>
    </w:p>
    <w:p w14:paraId="49AB4F46" w14:textId="77777777" w:rsidR="00622EA7" w:rsidRPr="009D4FDC" w:rsidDel="001D4091" w:rsidRDefault="00622EA7">
      <w:pPr>
        <w:pStyle w:val="ListParagraph"/>
        <w:rPr>
          <w:del w:id="1021" w:author="Red Army" w:date="2012-04-07T15:52:00Z"/>
        </w:rPr>
        <w:pPrChange w:id="1022" w:author="Phuong Giang" w:date="2012-04-15T00:18:00Z">
          <w:pPr>
            <w:contextualSpacing/>
          </w:pPr>
        </w:pPrChange>
      </w:pPr>
    </w:p>
    <w:p w14:paraId="4C0D0626" w14:textId="77777777" w:rsidR="00622EA7" w:rsidRPr="009D4FDC" w:rsidDel="001D4091" w:rsidRDefault="00622EA7">
      <w:pPr>
        <w:pStyle w:val="ListParagraph"/>
        <w:rPr>
          <w:del w:id="1023" w:author="Red Army" w:date="2012-04-07T15:52:00Z"/>
        </w:rPr>
        <w:pPrChange w:id="1024" w:author="Phuong Giang" w:date="2012-04-15T00:18:00Z">
          <w:pPr>
            <w:contextualSpacing/>
          </w:pPr>
        </w:pPrChange>
      </w:pPr>
      <w:del w:id="1025" w:author="Red Army" w:date="2012-04-07T15:52:00Z">
        <w:r w:rsidRPr="00967041" w:rsidDel="001D4091">
          <w:rPr>
            <w:noProof/>
            <w:lang w:eastAsia="ja-JP"/>
          </w:rPr>
          <w:drawing>
            <wp:inline distT="0" distB="0" distL="0" distR="0" wp14:anchorId="00D021BF" wp14:editId="4BAB5436">
              <wp:extent cx="5943600" cy="120777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207770"/>
                      </a:xfrm>
                      <a:prstGeom prst="rect">
                        <a:avLst/>
                      </a:prstGeom>
                    </pic:spPr>
                  </pic:pic>
                </a:graphicData>
              </a:graphic>
            </wp:inline>
          </w:drawing>
        </w:r>
      </w:del>
    </w:p>
    <w:p w14:paraId="2AB1B1DA" w14:textId="77777777" w:rsidR="00622EA7" w:rsidRPr="009D4FDC" w:rsidDel="001D4091" w:rsidRDefault="00622EA7">
      <w:pPr>
        <w:pStyle w:val="ListParagraph"/>
        <w:rPr>
          <w:del w:id="1026" w:author="Red Army" w:date="2012-04-07T15:52:00Z"/>
        </w:rPr>
        <w:pPrChange w:id="1027" w:author="Phuong Giang" w:date="2012-04-15T00:18:00Z">
          <w:pPr>
            <w:contextualSpacing/>
          </w:pPr>
        </w:pPrChange>
      </w:pPr>
    </w:p>
    <w:p w14:paraId="7E00CE0F" w14:textId="77777777" w:rsidR="00622EA7" w:rsidRPr="009D4FDC" w:rsidDel="001D4091" w:rsidRDefault="00622EA7">
      <w:pPr>
        <w:pStyle w:val="ListParagraph"/>
        <w:rPr>
          <w:del w:id="1028" w:author="Red Army" w:date="2012-04-07T15:52:00Z"/>
        </w:rPr>
        <w:pPrChange w:id="1029" w:author="Phuong Giang" w:date="2012-04-15T00:18:00Z">
          <w:pPr>
            <w:numPr>
              <w:numId w:val="47"/>
            </w:numPr>
            <w:ind w:hanging="360"/>
            <w:contextualSpacing/>
          </w:pPr>
        </w:pPrChange>
      </w:pPr>
      <w:del w:id="1030" w:author="Red Army" w:date="2012-04-07T15:52:00Z">
        <w:r w:rsidRPr="009D4FDC" w:rsidDel="001D4091">
          <w:delText xml:space="preserve">Type </w:delText>
        </w:r>
        <w:r w:rsidRPr="009D4FDC" w:rsidDel="001D4091">
          <w:rPr>
            <w:highlight w:val="yellow"/>
          </w:rPr>
          <w:delText>aspnet_regiis –i</w:delText>
        </w:r>
        <w:r w:rsidRPr="009D4FDC" w:rsidDel="001D4091">
          <w:delText xml:space="preserve"> and press enter to register ASP.NET 4.0 to IIS</w:delText>
        </w:r>
      </w:del>
    </w:p>
    <w:p w14:paraId="7FEE1BCB" w14:textId="77777777" w:rsidR="00622EA7" w:rsidRPr="009D4FDC" w:rsidDel="001D4091" w:rsidRDefault="00622EA7">
      <w:pPr>
        <w:pStyle w:val="ListParagraph"/>
        <w:rPr>
          <w:del w:id="1031" w:author="Red Army" w:date="2012-04-07T15:52:00Z"/>
        </w:rPr>
        <w:pPrChange w:id="1032" w:author="Phuong Giang" w:date="2012-04-15T00:18:00Z">
          <w:pPr>
            <w:contextualSpacing/>
          </w:pPr>
        </w:pPrChange>
      </w:pPr>
    </w:p>
    <w:p w14:paraId="6CAD2ECF" w14:textId="77777777" w:rsidR="00622EA7" w:rsidRPr="009D4FDC" w:rsidDel="001D4091" w:rsidRDefault="00622EA7">
      <w:pPr>
        <w:pStyle w:val="ListParagraph"/>
        <w:rPr>
          <w:del w:id="1033" w:author="Red Army" w:date="2012-04-07T15:52:00Z"/>
        </w:rPr>
        <w:pPrChange w:id="1034" w:author="Phuong Giang" w:date="2012-04-15T00:18:00Z">
          <w:pPr>
            <w:contextualSpacing/>
          </w:pPr>
        </w:pPrChange>
      </w:pPr>
      <w:del w:id="1035" w:author="Red Army" w:date="2012-04-07T15:52:00Z">
        <w:r w:rsidRPr="00967041" w:rsidDel="001D4091">
          <w:rPr>
            <w:noProof/>
            <w:lang w:eastAsia="ja-JP"/>
          </w:rPr>
          <w:drawing>
            <wp:inline distT="0" distB="0" distL="0" distR="0" wp14:anchorId="06CA69D5" wp14:editId="1E4AD684">
              <wp:extent cx="5857875" cy="18002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57875" cy="1800225"/>
                      </a:xfrm>
                      <a:prstGeom prst="rect">
                        <a:avLst/>
                      </a:prstGeom>
                    </pic:spPr>
                  </pic:pic>
                </a:graphicData>
              </a:graphic>
            </wp:inline>
          </w:drawing>
        </w:r>
      </w:del>
    </w:p>
    <w:p w14:paraId="4AE9A2F9" w14:textId="77777777" w:rsidR="00622EA7" w:rsidRPr="009D4FDC" w:rsidDel="001D4091" w:rsidRDefault="00622EA7">
      <w:pPr>
        <w:pStyle w:val="ListParagraph"/>
        <w:rPr>
          <w:del w:id="1036" w:author="Red Army" w:date="2012-04-07T15:52:00Z"/>
        </w:rPr>
        <w:pPrChange w:id="1037" w:author="Phuong Giang" w:date="2012-04-15T00:18:00Z">
          <w:pPr>
            <w:contextualSpacing/>
          </w:pPr>
        </w:pPrChange>
      </w:pPr>
    </w:p>
    <w:p w14:paraId="001E1A54" w14:textId="77777777" w:rsidR="00622EA7" w:rsidRPr="009D4FDC" w:rsidDel="001D4091" w:rsidRDefault="00622EA7">
      <w:pPr>
        <w:pStyle w:val="ListParagraph"/>
        <w:rPr>
          <w:del w:id="1038" w:author="Red Army" w:date="2012-04-07T15:52:00Z"/>
        </w:rPr>
        <w:pPrChange w:id="1039" w:author="Phuong Giang" w:date="2012-04-15T00:18:00Z">
          <w:pPr>
            <w:numPr>
              <w:numId w:val="47"/>
            </w:numPr>
            <w:ind w:hanging="360"/>
            <w:contextualSpacing/>
          </w:pPr>
        </w:pPrChange>
      </w:pPr>
      <w:del w:id="1040" w:author="Red Army" w:date="2012-04-07T15:52:00Z">
        <w:r w:rsidRPr="009D4FDC" w:rsidDel="001D4091">
          <w:delText>Open IIS by opening start menu, type iis and press enter</w:delText>
        </w:r>
      </w:del>
    </w:p>
    <w:p w14:paraId="1DE4C343" w14:textId="77777777" w:rsidR="00622EA7" w:rsidRPr="009D4FDC" w:rsidDel="001D4091" w:rsidRDefault="00622EA7">
      <w:pPr>
        <w:pStyle w:val="ListParagraph"/>
        <w:rPr>
          <w:del w:id="1041" w:author="Red Army" w:date="2012-04-07T15:52:00Z"/>
        </w:rPr>
        <w:pPrChange w:id="1042" w:author="Phuong Giang" w:date="2012-04-15T00:18:00Z">
          <w:pPr>
            <w:contextualSpacing/>
          </w:pPr>
        </w:pPrChange>
      </w:pPr>
    </w:p>
    <w:p w14:paraId="6C23A466" w14:textId="77777777" w:rsidR="00622EA7" w:rsidRPr="009D4FDC" w:rsidDel="001D4091" w:rsidRDefault="00622EA7">
      <w:pPr>
        <w:pStyle w:val="ListParagraph"/>
        <w:rPr>
          <w:del w:id="1043" w:author="Red Army" w:date="2012-04-07T15:52:00Z"/>
        </w:rPr>
        <w:pPrChange w:id="1044" w:author="Phuong Giang" w:date="2012-04-15T00:18:00Z">
          <w:pPr>
            <w:contextualSpacing/>
          </w:pPr>
        </w:pPrChange>
      </w:pPr>
      <w:del w:id="1045" w:author="Red Army" w:date="2012-04-07T15:52:00Z">
        <w:r w:rsidRPr="00967041" w:rsidDel="001D4091">
          <w:rPr>
            <w:noProof/>
            <w:lang w:eastAsia="ja-JP"/>
          </w:rPr>
          <w:lastRenderedPageBreak/>
          <w:drawing>
            <wp:inline distT="0" distB="0" distL="0" distR="0" wp14:anchorId="38143A07" wp14:editId="7B030198">
              <wp:extent cx="5943600" cy="414147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141470"/>
                      </a:xfrm>
                      <a:prstGeom prst="rect">
                        <a:avLst/>
                      </a:prstGeom>
                    </pic:spPr>
                  </pic:pic>
                </a:graphicData>
              </a:graphic>
            </wp:inline>
          </w:drawing>
        </w:r>
      </w:del>
    </w:p>
    <w:p w14:paraId="2E66DB16" w14:textId="77777777" w:rsidR="00622EA7" w:rsidRPr="009D4FDC" w:rsidDel="001D4091" w:rsidRDefault="00622EA7">
      <w:pPr>
        <w:pStyle w:val="ListParagraph"/>
        <w:rPr>
          <w:del w:id="1046" w:author="Red Army" w:date="2012-04-07T15:52:00Z"/>
        </w:rPr>
        <w:pPrChange w:id="1047" w:author="Phuong Giang" w:date="2012-04-15T00:18:00Z">
          <w:pPr>
            <w:contextualSpacing/>
          </w:pPr>
        </w:pPrChange>
      </w:pPr>
    </w:p>
    <w:p w14:paraId="3AEFA266" w14:textId="77777777" w:rsidR="00622EA7" w:rsidRPr="009D4FDC" w:rsidDel="001D4091" w:rsidRDefault="00622EA7">
      <w:pPr>
        <w:pStyle w:val="ListParagraph"/>
        <w:rPr>
          <w:del w:id="1048" w:author="Red Army" w:date="2012-04-07T15:52:00Z"/>
        </w:rPr>
        <w:pPrChange w:id="1049" w:author="Phuong Giang" w:date="2012-04-15T00:18:00Z">
          <w:pPr>
            <w:numPr>
              <w:numId w:val="47"/>
            </w:numPr>
            <w:ind w:hanging="360"/>
            <w:contextualSpacing/>
          </w:pPr>
        </w:pPrChange>
      </w:pPr>
      <w:del w:id="1050" w:author="Red Army" w:date="2012-04-07T15:52:00Z">
        <w:r w:rsidRPr="009D4FDC" w:rsidDel="001D4091">
          <w:delText xml:space="preserve">Select Application Pools menu on the left menu bar, then select DefaultAppPool, click on Advanced Settings menu on the right bar, then open Identity window, choose Built-in account as </w:delText>
        </w:r>
        <w:r w:rsidRPr="009D4FDC" w:rsidDel="001D4091">
          <w:rPr>
            <w:highlight w:val="yellow"/>
          </w:rPr>
          <w:delText>LocalSystem</w:delText>
        </w:r>
        <w:r w:rsidRPr="009D4FDC" w:rsidDel="001D4091">
          <w:delText>:</w:delText>
        </w:r>
      </w:del>
    </w:p>
    <w:p w14:paraId="163600DE" w14:textId="77777777" w:rsidR="00622EA7" w:rsidRPr="009D4FDC" w:rsidDel="001D4091" w:rsidRDefault="00622EA7">
      <w:pPr>
        <w:pStyle w:val="ListParagraph"/>
        <w:rPr>
          <w:del w:id="1051" w:author="Red Army" w:date="2012-04-07T15:52:00Z"/>
        </w:rPr>
        <w:pPrChange w:id="1052" w:author="Phuong Giang" w:date="2012-04-15T00:18:00Z">
          <w:pPr>
            <w:contextualSpacing/>
          </w:pPr>
        </w:pPrChange>
      </w:pPr>
    </w:p>
    <w:p w14:paraId="30CC0803" w14:textId="77777777" w:rsidR="00622EA7" w:rsidRPr="009D4FDC" w:rsidDel="001D4091" w:rsidRDefault="00622EA7">
      <w:pPr>
        <w:pStyle w:val="ListParagraph"/>
        <w:rPr>
          <w:del w:id="1053" w:author="Red Army" w:date="2012-04-07T15:52:00Z"/>
        </w:rPr>
        <w:pPrChange w:id="1054" w:author="Phuong Giang" w:date="2012-04-15T00:18:00Z">
          <w:pPr>
            <w:contextualSpacing/>
          </w:pPr>
        </w:pPrChange>
      </w:pPr>
      <w:del w:id="1055" w:author="Red Army" w:date="2012-04-07T15:52:00Z">
        <w:r w:rsidRPr="00967041" w:rsidDel="001D4091">
          <w:rPr>
            <w:noProof/>
            <w:lang w:eastAsia="ja-JP"/>
          </w:rPr>
          <w:drawing>
            <wp:inline distT="0" distB="0" distL="0" distR="0" wp14:anchorId="3D61295E" wp14:editId="537CCC72">
              <wp:extent cx="5943600" cy="3784600"/>
              <wp:effectExtent l="0" t="0" r="0"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784600"/>
                      </a:xfrm>
                      <a:prstGeom prst="rect">
                        <a:avLst/>
                      </a:prstGeom>
                    </pic:spPr>
                  </pic:pic>
                </a:graphicData>
              </a:graphic>
            </wp:inline>
          </w:drawing>
        </w:r>
      </w:del>
    </w:p>
    <w:p w14:paraId="1E5C19E2" w14:textId="77777777" w:rsidR="00622EA7" w:rsidRPr="009D4FDC" w:rsidDel="001D4091" w:rsidRDefault="00622EA7">
      <w:pPr>
        <w:pStyle w:val="ListParagraph"/>
        <w:rPr>
          <w:del w:id="1056" w:author="Red Army" w:date="2012-04-07T15:52:00Z"/>
        </w:rPr>
        <w:pPrChange w:id="1057" w:author="Phuong Giang" w:date="2012-04-15T00:18:00Z">
          <w:pPr>
            <w:contextualSpacing/>
          </w:pPr>
        </w:pPrChange>
      </w:pPr>
    </w:p>
    <w:p w14:paraId="4E59AED2" w14:textId="77777777" w:rsidR="00622EA7" w:rsidRPr="009D4FDC" w:rsidDel="001D4091" w:rsidRDefault="00622EA7">
      <w:pPr>
        <w:pStyle w:val="ListParagraph"/>
        <w:rPr>
          <w:del w:id="1058" w:author="Red Army" w:date="2012-04-07T15:52:00Z"/>
        </w:rPr>
        <w:pPrChange w:id="1059" w:author="Phuong Giang" w:date="2012-04-15T00:18:00Z">
          <w:pPr>
            <w:contextualSpacing/>
          </w:pPr>
        </w:pPrChange>
      </w:pPr>
      <w:del w:id="1060" w:author="Red Army" w:date="2012-04-07T15:52:00Z">
        <w:r w:rsidRPr="00967041" w:rsidDel="001D4091">
          <w:rPr>
            <w:noProof/>
            <w:lang w:eastAsia="ja-JP"/>
          </w:rPr>
          <w:lastRenderedPageBreak/>
          <w:drawing>
            <wp:inline distT="0" distB="0" distL="0" distR="0" wp14:anchorId="75BC0E52" wp14:editId="4A7E68FC">
              <wp:extent cx="4305300" cy="522922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05300" cy="5229225"/>
                      </a:xfrm>
                      <a:prstGeom prst="rect">
                        <a:avLst/>
                      </a:prstGeom>
                    </pic:spPr>
                  </pic:pic>
                </a:graphicData>
              </a:graphic>
            </wp:inline>
          </w:drawing>
        </w:r>
      </w:del>
    </w:p>
    <w:p w14:paraId="61947F36" w14:textId="77777777" w:rsidR="00622EA7" w:rsidRPr="009D4FDC" w:rsidDel="001D4091" w:rsidRDefault="00622EA7">
      <w:pPr>
        <w:pStyle w:val="ListParagraph"/>
        <w:rPr>
          <w:del w:id="1061" w:author="Red Army" w:date="2012-04-07T15:52:00Z"/>
        </w:rPr>
        <w:pPrChange w:id="1062" w:author="Phuong Giang" w:date="2012-04-15T00:18:00Z">
          <w:pPr>
            <w:contextualSpacing/>
          </w:pPr>
        </w:pPrChange>
      </w:pPr>
    </w:p>
    <w:p w14:paraId="18E11B0D" w14:textId="77777777" w:rsidR="00622EA7" w:rsidRPr="009D4FDC" w:rsidDel="001D4091" w:rsidRDefault="00622EA7">
      <w:pPr>
        <w:pStyle w:val="ListParagraph"/>
        <w:rPr>
          <w:del w:id="1063" w:author="Red Army" w:date="2012-04-07T15:52:00Z"/>
        </w:rPr>
        <w:pPrChange w:id="1064" w:author="Phuong Giang" w:date="2012-04-15T00:18:00Z">
          <w:pPr>
            <w:numPr>
              <w:numId w:val="47"/>
            </w:numPr>
            <w:ind w:hanging="360"/>
            <w:contextualSpacing/>
          </w:pPr>
        </w:pPrChange>
      </w:pPr>
      <w:del w:id="1065" w:author="Red Army" w:date="2012-04-07T15:52:00Z">
        <w:r w:rsidRPr="009D4FDC" w:rsidDel="001D4091">
          <w:delText xml:space="preserve">Copy contents of </w:delText>
        </w:r>
        <w:r w:rsidRPr="009D4FDC" w:rsidDel="001D4091">
          <w:rPr>
            <w:highlight w:val="yellow"/>
          </w:rPr>
          <w:delText>&lt;deployment_package&gt;\Web</w:delText>
        </w:r>
        <w:r w:rsidRPr="009D4FDC" w:rsidDel="001D4091">
          <w:delText xml:space="preserve"> folder to another working folder. This folder will be the physical path of the web app. For example: </w:delText>
        </w:r>
        <w:r w:rsidRPr="009D4FDC" w:rsidDel="001D4091">
          <w:rPr>
            <w:highlight w:val="yellow"/>
          </w:rPr>
          <w:delText>D:\Apps\PSN</w:delText>
        </w:r>
      </w:del>
    </w:p>
    <w:p w14:paraId="0ED792CC" w14:textId="77777777" w:rsidR="00622EA7" w:rsidRPr="009D4FDC" w:rsidDel="001D4091" w:rsidRDefault="00622EA7">
      <w:pPr>
        <w:pStyle w:val="ListParagraph"/>
        <w:rPr>
          <w:del w:id="1066" w:author="Red Army" w:date="2012-04-07T15:52:00Z"/>
        </w:rPr>
        <w:pPrChange w:id="1067" w:author="Phuong Giang" w:date="2012-04-15T00:18:00Z">
          <w:pPr>
            <w:contextualSpacing/>
          </w:pPr>
        </w:pPrChange>
      </w:pPr>
    </w:p>
    <w:p w14:paraId="7F27641D" w14:textId="77777777" w:rsidR="00622EA7" w:rsidRPr="009D4FDC" w:rsidDel="001D4091" w:rsidRDefault="00622EA7">
      <w:pPr>
        <w:pStyle w:val="ListParagraph"/>
        <w:rPr>
          <w:del w:id="1068" w:author="Red Army" w:date="2012-04-07T15:52:00Z"/>
        </w:rPr>
        <w:pPrChange w:id="1069" w:author="Phuong Giang" w:date="2012-04-15T00:18:00Z">
          <w:pPr>
            <w:contextualSpacing/>
          </w:pPr>
        </w:pPrChange>
      </w:pPr>
      <w:del w:id="1070" w:author="Red Army" w:date="2012-04-07T15:52:00Z">
        <w:r w:rsidRPr="00967041" w:rsidDel="001D4091">
          <w:rPr>
            <w:noProof/>
            <w:lang w:eastAsia="ja-JP"/>
          </w:rPr>
          <w:drawing>
            <wp:inline distT="0" distB="0" distL="0" distR="0" wp14:anchorId="6E8E5580" wp14:editId="6572F40D">
              <wp:extent cx="5943600" cy="312991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129915"/>
                      </a:xfrm>
                      <a:prstGeom prst="rect">
                        <a:avLst/>
                      </a:prstGeom>
                    </pic:spPr>
                  </pic:pic>
                </a:graphicData>
              </a:graphic>
            </wp:inline>
          </w:drawing>
        </w:r>
      </w:del>
    </w:p>
    <w:p w14:paraId="25389BBB" w14:textId="77777777" w:rsidR="00622EA7" w:rsidRPr="009D4FDC" w:rsidDel="001D4091" w:rsidRDefault="00622EA7">
      <w:pPr>
        <w:pStyle w:val="ListParagraph"/>
        <w:rPr>
          <w:del w:id="1071" w:author="Red Army" w:date="2012-04-07T15:52:00Z"/>
        </w:rPr>
        <w:pPrChange w:id="1072" w:author="Phuong Giang" w:date="2012-04-15T00:18:00Z">
          <w:pPr>
            <w:contextualSpacing/>
          </w:pPr>
        </w:pPrChange>
      </w:pPr>
    </w:p>
    <w:p w14:paraId="07BB1DB1" w14:textId="77777777" w:rsidR="00622EA7" w:rsidRPr="009D4FDC" w:rsidDel="001D4091" w:rsidRDefault="00622EA7">
      <w:pPr>
        <w:pStyle w:val="ListParagraph"/>
        <w:rPr>
          <w:del w:id="1073" w:author="Red Army" w:date="2012-04-07T15:52:00Z"/>
        </w:rPr>
        <w:pPrChange w:id="1074" w:author="Phuong Giang" w:date="2012-04-15T00:18:00Z">
          <w:pPr>
            <w:numPr>
              <w:numId w:val="47"/>
            </w:numPr>
            <w:ind w:hanging="360"/>
            <w:contextualSpacing/>
          </w:pPr>
        </w:pPrChange>
      </w:pPr>
      <w:del w:id="1075" w:author="Red Army" w:date="2012-04-07T15:52:00Z">
        <w:r w:rsidRPr="009D4FDC" w:rsidDel="001D4091">
          <w:delText xml:space="preserve">Back to IIS Manager windows, create an application for </w:delText>
        </w:r>
        <w:r w:rsidRPr="009D4FDC" w:rsidDel="001D4091">
          <w:rPr>
            <w:highlight w:val="yellow"/>
          </w:rPr>
          <w:delText>Default Web Site</w:delText>
        </w:r>
        <w:r w:rsidRPr="009D4FDC" w:rsidDel="001D4091">
          <w:delText xml:space="preserve"> named </w:delText>
        </w:r>
        <w:r w:rsidRPr="009D4FDC" w:rsidDel="001D4091">
          <w:rPr>
            <w:highlight w:val="yellow"/>
          </w:rPr>
          <w:delText>psn</w:delText>
        </w:r>
      </w:del>
    </w:p>
    <w:p w14:paraId="306ED117" w14:textId="77777777" w:rsidR="00622EA7" w:rsidRPr="009D4FDC" w:rsidDel="001D4091" w:rsidRDefault="00622EA7">
      <w:pPr>
        <w:pStyle w:val="ListParagraph"/>
        <w:rPr>
          <w:del w:id="1076" w:author="Red Army" w:date="2012-04-07T15:52:00Z"/>
        </w:rPr>
        <w:pPrChange w:id="1077" w:author="Phuong Giang" w:date="2012-04-15T00:18:00Z">
          <w:pPr>
            <w:contextualSpacing/>
          </w:pPr>
        </w:pPrChange>
      </w:pPr>
    </w:p>
    <w:p w14:paraId="26582544" w14:textId="77777777" w:rsidR="00622EA7" w:rsidRPr="009D4FDC" w:rsidDel="001D4091" w:rsidRDefault="00622EA7">
      <w:pPr>
        <w:pStyle w:val="ListParagraph"/>
        <w:rPr>
          <w:del w:id="1078" w:author="Red Army" w:date="2012-04-07T15:52:00Z"/>
        </w:rPr>
        <w:pPrChange w:id="1079" w:author="Phuong Giang" w:date="2012-04-15T00:18:00Z">
          <w:pPr>
            <w:contextualSpacing/>
          </w:pPr>
        </w:pPrChange>
      </w:pPr>
      <w:del w:id="1080" w:author="Red Army" w:date="2012-04-07T15:52:00Z">
        <w:r w:rsidRPr="00967041" w:rsidDel="001D4091">
          <w:rPr>
            <w:noProof/>
            <w:lang w:eastAsia="ja-JP"/>
          </w:rPr>
          <w:drawing>
            <wp:inline distT="0" distB="0" distL="0" distR="0" wp14:anchorId="06098DCA" wp14:editId="3791238C">
              <wp:extent cx="4991100" cy="343852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91100" cy="3438525"/>
                      </a:xfrm>
                      <a:prstGeom prst="rect">
                        <a:avLst/>
                      </a:prstGeom>
                    </pic:spPr>
                  </pic:pic>
                </a:graphicData>
              </a:graphic>
            </wp:inline>
          </w:drawing>
        </w:r>
      </w:del>
    </w:p>
    <w:p w14:paraId="1E9A673D" w14:textId="77777777" w:rsidR="00622EA7" w:rsidRPr="009D4FDC" w:rsidDel="001D4091" w:rsidRDefault="00622EA7">
      <w:pPr>
        <w:pStyle w:val="ListParagraph"/>
        <w:rPr>
          <w:del w:id="1081" w:author="Red Army" w:date="2012-04-07T15:52:00Z"/>
        </w:rPr>
        <w:pPrChange w:id="1082" w:author="Phuong Giang" w:date="2012-04-15T00:18:00Z">
          <w:pPr>
            <w:contextualSpacing/>
          </w:pPr>
        </w:pPrChange>
      </w:pPr>
    </w:p>
    <w:p w14:paraId="24775838" w14:textId="77777777" w:rsidR="00622EA7" w:rsidRPr="009D4FDC" w:rsidDel="001D4091" w:rsidRDefault="00622EA7">
      <w:pPr>
        <w:pStyle w:val="ListParagraph"/>
        <w:rPr>
          <w:del w:id="1083" w:author="Red Army" w:date="2012-04-07T15:52:00Z"/>
        </w:rPr>
        <w:pPrChange w:id="1084" w:author="Phuong Giang" w:date="2012-04-15T00:18:00Z">
          <w:pPr>
            <w:numPr>
              <w:numId w:val="47"/>
            </w:numPr>
            <w:ind w:hanging="360"/>
            <w:contextualSpacing/>
          </w:pPr>
        </w:pPrChange>
      </w:pPr>
      <w:del w:id="1085" w:author="Red Army" w:date="2012-04-07T15:52:00Z">
        <w:r w:rsidRPr="009D4FDC" w:rsidDel="001D4091">
          <w:delText xml:space="preserve">Test the application by entering </w:delText>
        </w:r>
        <w:r w:rsidRPr="009D4FDC" w:rsidDel="001D4091">
          <w:rPr>
            <w:highlight w:val="yellow"/>
          </w:rPr>
          <w:delText>localhost/psn/</w:delText>
        </w:r>
        <w:r w:rsidRPr="009D4FDC" w:rsidDel="001D4091">
          <w:delText xml:space="preserve"> in to address bar of the browser. The application should show up:</w:delText>
        </w:r>
      </w:del>
    </w:p>
    <w:p w14:paraId="118013A5" w14:textId="77777777" w:rsidR="00622EA7" w:rsidRPr="009D4FDC" w:rsidDel="001D4091" w:rsidRDefault="00622EA7">
      <w:pPr>
        <w:pStyle w:val="ListParagraph"/>
        <w:rPr>
          <w:del w:id="1086" w:author="Red Army" w:date="2012-04-07T15:52:00Z"/>
        </w:rPr>
        <w:pPrChange w:id="1087" w:author="Phuong Giang" w:date="2012-04-15T00:18:00Z">
          <w:pPr>
            <w:contextualSpacing/>
          </w:pPr>
        </w:pPrChange>
      </w:pPr>
    </w:p>
    <w:p w14:paraId="797E565D" w14:textId="77777777" w:rsidR="00622EA7" w:rsidRPr="009D4FDC" w:rsidDel="001D4091" w:rsidRDefault="00622EA7">
      <w:pPr>
        <w:pStyle w:val="ListParagraph"/>
        <w:rPr>
          <w:del w:id="1088" w:author="Red Army" w:date="2012-04-07T15:52:00Z"/>
        </w:rPr>
        <w:pPrChange w:id="1089" w:author="Phuong Giang" w:date="2012-04-15T00:18:00Z">
          <w:pPr>
            <w:contextualSpacing/>
          </w:pPr>
        </w:pPrChange>
      </w:pPr>
      <w:del w:id="1090" w:author="Red Army" w:date="2012-04-07T15:52:00Z">
        <w:r w:rsidRPr="00967041" w:rsidDel="001D4091">
          <w:rPr>
            <w:noProof/>
            <w:lang w:eastAsia="ja-JP"/>
          </w:rPr>
          <w:drawing>
            <wp:inline distT="0" distB="0" distL="0" distR="0" wp14:anchorId="560D8F4B" wp14:editId="613F1D7D">
              <wp:extent cx="5295900" cy="15049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95900" cy="1504950"/>
                      </a:xfrm>
                      <a:prstGeom prst="rect">
                        <a:avLst/>
                      </a:prstGeom>
                    </pic:spPr>
                  </pic:pic>
                </a:graphicData>
              </a:graphic>
            </wp:inline>
          </w:drawing>
        </w:r>
      </w:del>
    </w:p>
    <w:p w14:paraId="7EC41B2D" w14:textId="77777777" w:rsidR="00622EA7" w:rsidRPr="009D4FDC" w:rsidDel="001D4091" w:rsidRDefault="00622EA7">
      <w:pPr>
        <w:pStyle w:val="ListParagraph"/>
        <w:rPr>
          <w:del w:id="1091" w:author="Red Army" w:date="2012-04-07T15:52:00Z"/>
        </w:rPr>
        <w:pPrChange w:id="1092" w:author="Phuong Giang" w:date="2012-04-15T00:18:00Z">
          <w:pPr>
            <w:contextualSpacing/>
          </w:pPr>
        </w:pPrChange>
      </w:pPr>
    </w:p>
    <w:p w14:paraId="4453950B" w14:textId="77777777" w:rsidR="00622EA7" w:rsidRPr="009D4FDC" w:rsidDel="001D4091" w:rsidRDefault="00622EA7">
      <w:pPr>
        <w:pStyle w:val="ListParagraph"/>
        <w:rPr>
          <w:del w:id="1093" w:author="Red Army" w:date="2012-04-07T15:52:00Z"/>
        </w:rPr>
        <w:pPrChange w:id="1094" w:author="Phuong Giang" w:date="2012-04-15T00:18:00Z">
          <w:pPr>
            <w:numPr>
              <w:numId w:val="47"/>
            </w:numPr>
            <w:ind w:hanging="360"/>
            <w:contextualSpacing/>
          </w:pPr>
        </w:pPrChange>
      </w:pPr>
      <w:del w:id="1095" w:author="Red Army" w:date="2012-04-07T15:52:00Z">
        <w:r w:rsidRPr="009D4FDC" w:rsidDel="001D4091">
          <w:delText xml:space="preserve">Try logging in with admin account: </w:delText>
        </w:r>
        <w:r w:rsidRPr="009D4FDC" w:rsidDel="001D4091">
          <w:rPr>
            <w:rPrChange w:id="1096" w:author="Red Army" w:date="2012-04-09T10:27:00Z">
              <w:rPr>
                <w:rFonts w:eastAsiaTheme="minorHAnsi"/>
                <w:color w:val="0000FF"/>
                <w:highlight w:val="yellow"/>
                <w:u w:val="single"/>
              </w:rPr>
            </w:rPrChange>
          </w:rPr>
          <w:fldChar w:fldCharType="begin"/>
        </w:r>
        <w:r w:rsidRPr="009D4FDC" w:rsidDel="001D4091">
          <w:delInstrText xml:space="preserve"> HYPERLINK "mailto:admin@place.vn/123456" </w:delInstrText>
        </w:r>
        <w:r w:rsidRPr="009D4FDC" w:rsidDel="001D4091">
          <w:rPr>
            <w:rPrChange w:id="1097" w:author="Red Army" w:date="2012-04-09T10:27:00Z">
              <w:rPr>
                <w:rFonts w:eastAsiaTheme="minorHAnsi"/>
                <w:color w:val="0000FF"/>
                <w:highlight w:val="yellow"/>
                <w:u w:val="single"/>
              </w:rPr>
            </w:rPrChange>
          </w:rPr>
          <w:fldChar w:fldCharType="separate"/>
        </w:r>
        <w:r w:rsidRPr="009D4FDC" w:rsidDel="001D4091">
          <w:rPr>
            <w:color w:val="0000FF"/>
            <w:highlight w:val="yellow"/>
            <w:u w:val="single"/>
          </w:rPr>
          <w:delText>admin@place.vn/123456</w:delText>
        </w:r>
        <w:r w:rsidRPr="009D4FDC" w:rsidDel="001D4091">
          <w:rPr>
            <w:color w:val="0000FF"/>
            <w:highlight w:val="yellow"/>
            <w:u w:val="single"/>
            <w:rPrChange w:id="1098" w:author="Red Army" w:date="2012-04-09T10:27:00Z">
              <w:rPr>
                <w:rFonts w:eastAsiaTheme="minorHAnsi"/>
                <w:color w:val="0000FF"/>
                <w:highlight w:val="yellow"/>
                <w:u w:val="single"/>
              </w:rPr>
            </w:rPrChange>
          </w:rPr>
          <w:fldChar w:fldCharType="end"/>
        </w:r>
        <w:r w:rsidRPr="009D4FDC" w:rsidDel="001D4091">
          <w:delText>. The system should log you in successfully.</w:delText>
        </w:r>
      </w:del>
    </w:p>
    <w:p w14:paraId="55899F09" w14:textId="77777777" w:rsidR="00622EA7" w:rsidRPr="009D4FDC" w:rsidDel="001D4091" w:rsidRDefault="00622EA7">
      <w:pPr>
        <w:pStyle w:val="ListParagraph"/>
        <w:rPr>
          <w:del w:id="1099" w:author="Red Army" w:date="2012-04-07T15:52:00Z"/>
        </w:rPr>
        <w:pPrChange w:id="1100" w:author="Phuong Giang" w:date="2012-04-15T00:18:00Z">
          <w:pPr>
            <w:contextualSpacing/>
          </w:pPr>
        </w:pPrChange>
      </w:pPr>
    </w:p>
    <w:p w14:paraId="1BA70685" w14:textId="77777777" w:rsidR="00622EA7" w:rsidRPr="009D4FDC" w:rsidDel="001D4091" w:rsidRDefault="00622EA7">
      <w:pPr>
        <w:pStyle w:val="ListParagraph"/>
        <w:rPr>
          <w:del w:id="1101" w:author="Red Army" w:date="2012-04-07T15:52:00Z"/>
        </w:rPr>
        <w:pPrChange w:id="1102" w:author="Phuong Giang" w:date="2012-04-15T00:18:00Z">
          <w:pPr>
            <w:contextualSpacing/>
          </w:pPr>
        </w:pPrChange>
      </w:pPr>
      <w:del w:id="1103" w:author="Red Army" w:date="2012-04-07T15:52:00Z">
        <w:r w:rsidRPr="00967041" w:rsidDel="001D4091">
          <w:rPr>
            <w:noProof/>
            <w:lang w:eastAsia="ja-JP"/>
          </w:rPr>
          <w:lastRenderedPageBreak/>
          <w:drawing>
            <wp:inline distT="0" distB="0" distL="0" distR="0" wp14:anchorId="4D5B3E2B" wp14:editId="406CD7D4">
              <wp:extent cx="5943600" cy="269176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691765"/>
                      </a:xfrm>
                      <a:prstGeom prst="rect">
                        <a:avLst/>
                      </a:prstGeom>
                    </pic:spPr>
                  </pic:pic>
                </a:graphicData>
              </a:graphic>
            </wp:inline>
          </w:drawing>
        </w:r>
      </w:del>
    </w:p>
    <w:p w14:paraId="71B1E585" w14:textId="77777777" w:rsidR="00622EA7" w:rsidRPr="009D4FDC" w:rsidDel="001D4091" w:rsidRDefault="00622EA7">
      <w:pPr>
        <w:pStyle w:val="ListParagraph"/>
        <w:rPr>
          <w:del w:id="1104" w:author="Red Army" w:date="2012-04-07T15:52:00Z"/>
        </w:rPr>
        <w:pPrChange w:id="1105" w:author="Phuong Giang" w:date="2012-04-15T00:18:00Z">
          <w:pPr>
            <w:contextualSpacing/>
          </w:pPr>
        </w:pPrChange>
      </w:pPr>
    </w:p>
    <w:p w14:paraId="50BF0AEA" w14:textId="77777777" w:rsidR="00622EA7" w:rsidRPr="009D4FDC" w:rsidDel="001D4091" w:rsidRDefault="00622EA7">
      <w:pPr>
        <w:pStyle w:val="ListParagraph"/>
        <w:rPr>
          <w:del w:id="1106" w:author="Red Army" w:date="2012-04-07T15:52:00Z"/>
          <w:rPrChange w:id="1107" w:author="Red Army" w:date="2012-04-09T10:27:00Z">
            <w:rPr>
              <w:del w:id="1108" w:author="Red Army" w:date="2012-04-07T15:52:00Z"/>
              <w:rFonts w:asciiTheme="majorHAnsi" w:eastAsiaTheme="majorEastAsia" w:hAnsiTheme="majorHAnsi" w:cstheme="majorBidi"/>
              <w:b/>
              <w:bCs/>
              <w:color w:val="4F81BD" w:themeColor="accent1"/>
            </w:rPr>
          </w:rPrChange>
        </w:rPr>
        <w:pPrChange w:id="1109" w:author="Phuong Giang" w:date="2012-04-15T00:18:00Z">
          <w:pPr>
            <w:keepNext/>
            <w:keepLines/>
            <w:numPr>
              <w:ilvl w:val="1"/>
              <w:numId w:val="8"/>
            </w:numPr>
            <w:spacing w:before="200" w:after="0"/>
            <w:ind w:hanging="360"/>
            <w:outlineLvl w:val="2"/>
          </w:pPr>
        </w:pPrChange>
      </w:pPr>
      <w:del w:id="1110" w:author="Red Army" w:date="2012-04-07T15:52:00Z">
        <w:r w:rsidRPr="009D4FDC" w:rsidDel="001D4091">
          <w:rPr>
            <w:rPrChange w:id="1111" w:author="Red Army" w:date="2012-04-09T10:27:00Z">
              <w:rPr>
                <w:rFonts w:asciiTheme="majorHAnsi" w:eastAsiaTheme="majorEastAsia" w:hAnsiTheme="majorHAnsi" w:cstheme="majorBidi"/>
                <w:b/>
                <w:bCs/>
                <w:color w:val="4F81BD" w:themeColor="accent1"/>
              </w:rPr>
            </w:rPrChange>
          </w:rPr>
          <w:delText>Change configurations</w:delText>
        </w:r>
      </w:del>
    </w:p>
    <w:p w14:paraId="4C12868D" w14:textId="77777777" w:rsidR="00622EA7" w:rsidRPr="009D4FDC" w:rsidDel="001D4091" w:rsidRDefault="00622EA7">
      <w:pPr>
        <w:pStyle w:val="ListParagraph"/>
        <w:rPr>
          <w:del w:id="1112" w:author="Red Army" w:date="2012-04-07T15:52:00Z"/>
          <w:rPrChange w:id="1113" w:author="Red Army" w:date="2012-04-09T10:27:00Z">
            <w:rPr>
              <w:del w:id="1114" w:author="Red Army" w:date="2012-04-07T15:52:00Z"/>
              <w:rFonts w:asciiTheme="majorHAnsi" w:eastAsiaTheme="majorEastAsia" w:hAnsiTheme="majorHAnsi" w:cstheme="majorBidi"/>
              <w:b/>
              <w:bCs/>
              <w:iCs/>
              <w:color w:val="4F81BD" w:themeColor="accent1"/>
            </w:rPr>
          </w:rPrChange>
        </w:rPr>
        <w:pPrChange w:id="1115" w:author="Phuong Giang" w:date="2012-04-15T00:18:00Z">
          <w:pPr>
            <w:keepNext/>
            <w:keepLines/>
            <w:numPr>
              <w:ilvl w:val="2"/>
              <w:numId w:val="8"/>
            </w:numPr>
            <w:spacing w:before="200" w:after="0"/>
            <w:ind w:left="1080" w:hanging="720"/>
            <w:outlineLvl w:val="3"/>
          </w:pPr>
        </w:pPrChange>
      </w:pPr>
      <w:del w:id="1116" w:author="Red Army" w:date="2012-04-07T15:52:00Z">
        <w:r w:rsidRPr="009D4FDC" w:rsidDel="001D4091">
          <w:rPr>
            <w:rPrChange w:id="1117" w:author="Red Army" w:date="2012-04-09T10:27:00Z">
              <w:rPr>
                <w:rFonts w:asciiTheme="majorHAnsi" w:eastAsiaTheme="majorEastAsia" w:hAnsiTheme="majorHAnsi" w:cstheme="majorBidi"/>
                <w:b/>
                <w:bCs/>
                <w:iCs/>
                <w:color w:val="4F81BD" w:themeColor="accent1"/>
              </w:rPr>
            </w:rPrChange>
          </w:rPr>
          <w:delText>Change logging config</w:delText>
        </w:r>
      </w:del>
    </w:p>
    <w:p w14:paraId="7DC0BD5D" w14:textId="77777777" w:rsidR="00622EA7" w:rsidRPr="009D4FDC" w:rsidDel="001D4091" w:rsidRDefault="00622EA7">
      <w:pPr>
        <w:pStyle w:val="ListParagraph"/>
        <w:rPr>
          <w:del w:id="1118" w:author="Red Army" w:date="2012-04-07T15:52:00Z"/>
        </w:rPr>
        <w:pPrChange w:id="1119" w:author="Phuong Giang" w:date="2012-04-15T00:18:00Z">
          <w:pPr>
            <w:numPr>
              <w:numId w:val="47"/>
            </w:numPr>
            <w:ind w:hanging="360"/>
            <w:contextualSpacing/>
          </w:pPr>
        </w:pPrChange>
      </w:pPr>
      <w:del w:id="1120" w:author="Red Army" w:date="2012-04-07T15:52:00Z">
        <w:r w:rsidRPr="009D4FDC" w:rsidDel="001D4091">
          <w:delText xml:space="preserve">Open file </w:delText>
        </w:r>
        <w:r w:rsidRPr="009D4FDC" w:rsidDel="001D4091">
          <w:rPr>
            <w:highlight w:val="yellow"/>
          </w:rPr>
          <w:delText>Logging.config</w:delText>
        </w:r>
        <w:r w:rsidRPr="009D4FDC" w:rsidDel="001D4091">
          <w:delText xml:space="preserve"> in the application physical path</w:delText>
        </w:r>
      </w:del>
    </w:p>
    <w:p w14:paraId="662D996F" w14:textId="77777777" w:rsidR="00622EA7" w:rsidRPr="009D4FDC" w:rsidDel="001D4091" w:rsidRDefault="00622EA7">
      <w:pPr>
        <w:pStyle w:val="ListParagraph"/>
        <w:rPr>
          <w:del w:id="1121" w:author="Red Army" w:date="2012-04-07T15:52:00Z"/>
        </w:rPr>
        <w:pPrChange w:id="1122" w:author="Phuong Giang" w:date="2012-04-15T00:18:00Z">
          <w:pPr>
            <w:numPr>
              <w:numId w:val="47"/>
            </w:numPr>
            <w:ind w:hanging="360"/>
            <w:contextualSpacing/>
          </w:pPr>
        </w:pPrChange>
      </w:pPr>
      <w:del w:id="1123" w:author="Red Army" w:date="2012-04-07T15:52:00Z">
        <w:r w:rsidRPr="009D4FDC" w:rsidDel="001D4091">
          <w:delText>Change the log files for errors and general to an absolute file path or relative file path to the application</w:delText>
        </w:r>
      </w:del>
    </w:p>
    <w:p w14:paraId="7E6432E1" w14:textId="77777777" w:rsidR="00622EA7" w:rsidRPr="009D4FDC" w:rsidDel="001D4091" w:rsidRDefault="00622EA7">
      <w:pPr>
        <w:pStyle w:val="ListParagraph"/>
        <w:rPr>
          <w:del w:id="1124" w:author="Red Army" w:date="2012-04-07T15:52:00Z"/>
        </w:rPr>
        <w:pPrChange w:id="1125" w:author="Phuong Giang" w:date="2012-04-15T00:18:00Z">
          <w:pPr>
            <w:contextualSpacing/>
          </w:pPr>
        </w:pPrChange>
      </w:pPr>
    </w:p>
    <w:p w14:paraId="6500CFBB" w14:textId="77777777" w:rsidR="00622EA7" w:rsidRPr="009D4FDC" w:rsidDel="001D4091" w:rsidRDefault="00622EA7">
      <w:pPr>
        <w:pStyle w:val="ListParagraph"/>
        <w:rPr>
          <w:del w:id="1126" w:author="Red Army" w:date="2012-04-07T15:52:00Z"/>
        </w:rPr>
        <w:pPrChange w:id="1127" w:author="Phuong Giang" w:date="2012-04-15T00:18:00Z">
          <w:pPr>
            <w:contextualSpacing/>
          </w:pPr>
        </w:pPrChange>
      </w:pPr>
      <w:del w:id="1128" w:author="Red Army" w:date="2012-04-07T15:52:00Z">
        <w:r w:rsidRPr="00967041" w:rsidDel="001D4091">
          <w:rPr>
            <w:noProof/>
            <w:lang w:eastAsia="ja-JP"/>
          </w:rPr>
          <w:drawing>
            <wp:inline distT="0" distB="0" distL="0" distR="0" wp14:anchorId="2AA0C28C" wp14:editId="7454493A">
              <wp:extent cx="5943600" cy="1896745"/>
              <wp:effectExtent l="0" t="0" r="0" b="825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896745"/>
                      </a:xfrm>
                      <a:prstGeom prst="rect">
                        <a:avLst/>
                      </a:prstGeom>
                    </pic:spPr>
                  </pic:pic>
                </a:graphicData>
              </a:graphic>
            </wp:inline>
          </w:drawing>
        </w:r>
      </w:del>
    </w:p>
    <w:p w14:paraId="6B2E2BA6" w14:textId="77777777" w:rsidR="00622EA7" w:rsidRPr="009D4FDC" w:rsidDel="001D4091" w:rsidRDefault="00622EA7">
      <w:pPr>
        <w:pStyle w:val="ListParagraph"/>
        <w:rPr>
          <w:del w:id="1129" w:author="Red Army" w:date="2012-04-07T15:52:00Z"/>
          <w:rPrChange w:id="1130" w:author="Red Army" w:date="2012-04-09T10:27:00Z">
            <w:rPr>
              <w:del w:id="1131" w:author="Red Army" w:date="2012-04-07T15:52:00Z"/>
              <w:rFonts w:asciiTheme="majorHAnsi" w:eastAsiaTheme="majorEastAsia" w:hAnsiTheme="majorHAnsi" w:cstheme="majorBidi"/>
              <w:b/>
              <w:bCs/>
              <w:iCs/>
              <w:color w:val="4F81BD" w:themeColor="accent1"/>
            </w:rPr>
          </w:rPrChange>
        </w:rPr>
        <w:pPrChange w:id="1132" w:author="Phuong Giang" w:date="2012-04-15T00:18:00Z">
          <w:pPr>
            <w:keepNext/>
            <w:keepLines/>
            <w:numPr>
              <w:ilvl w:val="2"/>
              <w:numId w:val="8"/>
            </w:numPr>
            <w:spacing w:before="200" w:after="0"/>
            <w:ind w:left="1080" w:hanging="720"/>
            <w:outlineLvl w:val="3"/>
          </w:pPr>
        </w:pPrChange>
      </w:pPr>
      <w:del w:id="1133" w:author="Red Army" w:date="2012-04-07T15:52:00Z">
        <w:r w:rsidRPr="009D4FDC" w:rsidDel="001D4091">
          <w:rPr>
            <w:rPrChange w:id="1134" w:author="Red Army" w:date="2012-04-09T10:27:00Z">
              <w:rPr>
                <w:rFonts w:asciiTheme="majorHAnsi" w:eastAsiaTheme="majorEastAsia" w:hAnsiTheme="majorHAnsi" w:cstheme="majorBidi"/>
                <w:b/>
                <w:bCs/>
                <w:iCs/>
                <w:color w:val="4F81BD" w:themeColor="accent1"/>
              </w:rPr>
            </w:rPrChange>
          </w:rPr>
          <w:delText>Change system config</w:delText>
        </w:r>
      </w:del>
    </w:p>
    <w:p w14:paraId="654D5CAA" w14:textId="77777777" w:rsidR="00622EA7" w:rsidRPr="009D4FDC" w:rsidDel="001D4091" w:rsidRDefault="00622EA7">
      <w:pPr>
        <w:pStyle w:val="ListParagraph"/>
        <w:rPr>
          <w:del w:id="1135" w:author="Red Army" w:date="2012-04-07T15:52:00Z"/>
        </w:rPr>
        <w:pPrChange w:id="1136" w:author="Phuong Giang" w:date="2012-04-15T00:18:00Z">
          <w:pPr>
            <w:numPr>
              <w:numId w:val="47"/>
            </w:numPr>
            <w:ind w:hanging="360"/>
            <w:contextualSpacing/>
          </w:pPr>
        </w:pPrChange>
      </w:pPr>
      <w:del w:id="1137" w:author="Red Army" w:date="2012-04-07T15:52:00Z">
        <w:r w:rsidRPr="009D4FDC" w:rsidDel="001D4091">
          <w:delText xml:space="preserve">Open file </w:delText>
        </w:r>
        <w:r w:rsidRPr="009D4FDC" w:rsidDel="001D4091">
          <w:rPr>
            <w:highlight w:val="yellow"/>
          </w:rPr>
          <w:delText>AppSettings.config</w:delText>
        </w:r>
        <w:r w:rsidRPr="009D4FDC" w:rsidDel="001D4091">
          <w:delText xml:space="preserve"> in the application physical path</w:delText>
        </w:r>
      </w:del>
    </w:p>
    <w:p w14:paraId="63E8CC08" w14:textId="77777777" w:rsidR="00622EA7" w:rsidRPr="009D4FDC" w:rsidDel="001D4091" w:rsidRDefault="00622EA7">
      <w:pPr>
        <w:pStyle w:val="ListParagraph"/>
        <w:rPr>
          <w:del w:id="1138" w:author="Red Army" w:date="2012-04-07T15:52:00Z"/>
        </w:rPr>
        <w:pPrChange w:id="1139" w:author="Phuong Giang" w:date="2012-04-15T00:18:00Z">
          <w:pPr>
            <w:contextualSpacing/>
          </w:pPr>
        </w:pPrChange>
      </w:pPr>
      <w:del w:id="1140" w:author="Red Army" w:date="2012-04-07T15:52:00Z">
        <w:r w:rsidRPr="00967041" w:rsidDel="001D4091">
          <w:rPr>
            <w:noProof/>
            <w:lang w:eastAsia="ja-JP"/>
          </w:rPr>
          <w:lastRenderedPageBreak/>
          <w:drawing>
            <wp:inline distT="0" distB="0" distL="0" distR="0" wp14:anchorId="608A2423" wp14:editId="2E994C7A">
              <wp:extent cx="5133975" cy="36385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33975" cy="3638550"/>
                      </a:xfrm>
                      <a:prstGeom prst="rect">
                        <a:avLst/>
                      </a:prstGeom>
                    </pic:spPr>
                  </pic:pic>
                </a:graphicData>
              </a:graphic>
            </wp:inline>
          </w:drawing>
        </w:r>
      </w:del>
    </w:p>
    <w:p w14:paraId="74E84CC8" w14:textId="77777777" w:rsidR="00622EA7" w:rsidRPr="009D4FDC" w:rsidDel="001D4091" w:rsidRDefault="00622EA7">
      <w:pPr>
        <w:pStyle w:val="ListParagraph"/>
        <w:rPr>
          <w:del w:id="1141" w:author="Red Army" w:date="2012-04-07T15:52:00Z"/>
        </w:rPr>
        <w:pPrChange w:id="1142" w:author="Phuong Giang" w:date="2012-04-15T00:18:00Z">
          <w:pPr>
            <w:contextualSpacing/>
          </w:pPr>
        </w:pPrChange>
      </w:pPr>
    </w:p>
    <w:p w14:paraId="0ED69ADB" w14:textId="78815D4A" w:rsidR="00622EA7" w:rsidRPr="009D4FDC" w:rsidRDefault="00622EA7">
      <w:pPr>
        <w:pStyle w:val="ListParagraph"/>
        <w:numPr>
          <w:ilvl w:val="0"/>
          <w:numId w:val="47"/>
        </w:numPr>
        <w:pPrChange w:id="1143" w:author="Phuong Giang" w:date="2012-04-15T00:18:00Z">
          <w:pPr>
            <w:numPr>
              <w:numId w:val="47"/>
            </w:numPr>
            <w:ind w:hanging="360"/>
            <w:contextualSpacing/>
          </w:pPr>
        </w:pPrChange>
      </w:pPr>
      <w:del w:id="1144" w:author="Red Army" w:date="2012-04-07T15:52:00Z">
        <w:r w:rsidRPr="009D4FDC" w:rsidDel="001D4091">
          <w:delText>Change config values appropriately</w:delText>
        </w:r>
      </w:del>
    </w:p>
    <w:p w14:paraId="59FF8352" w14:textId="042B5554" w:rsidR="00622EA7" w:rsidRPr="009D4FDC" w:rsidRDefault="00622EA7" w:rsidP="00CD7C6F">
      <w:pPr>
        <w:pStyle w:val="Heading2"/>
        <w:numPr>
          <w:ilvl w:val="0"/>
          <w:numId w:val="91"/>
        </w:numPr>
        <w:spacing w:after="200"/>
        <w:rPr>
          <w:b w:val="0"/>
          <w:bCs w:val="0"/>
        </w:rPr>
        <w:pPrChange w:id="1145" w:author="Phuong Giang" w:date="2012-04-15T02:01:00Z">
          <w:pPr>
            <w:keepNext/>
            <w:keepLines/>
            <w:numPr>
              <w:numId w:val="8"/>
            </w:numPr>
            <w:spacing w:before="200" w:after="0"/>
            <w:ind w:hanging="360"/>
            <w:outlineLvl w:val="1"/>
          </w:pPr>
        </w:pPrChange>
      </w:pPr>
      <w:del w:id="1146" w:author="Red Army" w:date="2012-04-07T15:52:00Z">
        <w:r w:rsidRPr="009D4FDC" w:rsidDel="001D4091">
          <w:delText>Setting up the environment at Client side</w:delText>
        </w:r>
      </w:del>
      <w:ins w:id="1147" w:author="Red Army" w:date="2012-04-07T15:52:00Z">
        <w:del w:id="1148" w:author="Phuong Giang" w:date="2012-04-15T00:04:00Z">
          <w:r w:rsidR="001D4091" w:rsidRPr="009D4FDC" w:rsidDel="008E3CD5">
            <w:delText xml:space="preserve">Executing </w:delText>
          </w:r>
        </w:del>
      </w:ins>
      <w:ins w:id="1149" w:author="Red Army" w:date="2012-04-07T15:53:00Z">
        <w:del w:id="1150" w:author="Phuong Giang" w:date="2012-04-15T00:04:00Z">
          <w:r w:rsidR="001D4091" w:rsidRPr="009D4FDC" w:rsidDel="008E3CD5">
            <w:delText>Installation</w:delText>
          </w:r>
        </w:del>
      </w:ins>
      <w:ins w:id="1151" w:author="Red Army" w:date="2012-04-07T15:52:00Z">
        <w:del w:id="1152" w:author="Phuong Giang" w:date="2012-04-15T00:04:00Z">
          <w:r w:rsidR="001D4091" w:rsidRPr="009D4FDC" w:rsidDel="008E3CD5">
            <w:delText>.</w:delText>
          </w:r>
        </w:del>
      </w:ins>
      <w:ins w:id="1153" w:author="Red Army" w:date="2012-04-07T15:53:00Z">
        <w:del w:id="1154" w:author="Phuong Giang" w:date="2012-04-15T00:04:00Z">
          <w:r w:rsidR="001D4091" w:rsidRPr="009D4FDC" w:rsidDel="008E3CD5">
            <w:delText xml:space="preserve"> </w:delText>
          </w:r>
        </w:del>
      </w:ins>
      <w:ins w:id="1155" w:author="Red Army" w:date="2012-04-07T15:52:00Z">
        <w:del w:id="1156" w:author="Phuong Giang" w:date="2012-04-15T00:04:00Z">
          <w:r w:rsidR="001D4091" w:rsidRPr="009D4FDC" w:rsidDel="008E3CD5">
            <w:delText xml:space="preserve"> </w:delText>
          </w:r>
        </w:del>
      </w:ins>
      <w:bookmarkStart w:id="1157" w:name="_Toc322219032"/>
      <w:ins w:id="1158" w:author="Phuong Giang" w:date="2012-04-15T00:04:00Z">
        <w:r w:rsidR="008E3CD5">
          <w:t>Installation Walkthrough</w:t>
        </w:r>
      </w:ins>
      <w:bookmarkEnd w:id="1157"/>
    </w:p>
    <w:p w14:paraId="49EE17D6" w14:textId="4A75F5D6" w:rsidR="00DE73AB" w:rsidRPr="00DE73AB" w:rsidRDefault="00DE73AB" w:rsidP="00CD7C6F">
      <w:pPr>
        <w:spacing w:after="0"/>
        <w:rPr>
          <w:ins w:id="1159" w:author="Phuong Giang" w:date="2012-04-15T00:12:00Z"/>
          <w:rStyle w:val="IntenseEmphasis"/>
          <w:rPrChange w:id="1160" w:author="Phuong Giang" w:date="2012-04-15T00:13:00Z">
            <w:rPr>
              <w:ins w:id="1161" w:author="Phuong Giang" w:date="2012-04-15T00:12:00Z"/>
            </w:rPr>
          </w:rPrChange>
        </w:rPr>
        <w:pPrChange w:id="1162" w:author="Phuong Giang" w:date="2012-04-15T02:01:00Z">
          <w:pPr>
            <w:spacing w:before="120" w:after="100" w:afterAutospacing="1" w:line="360" w:lineRule="auto"/>
            <w:contextualSpacing/>
          </w:pPr>
        </w:pPrChange>
      </w:pPr>
      <w:ins w:id="1163" w:author="Phuong Giang" w:date="2012-04-15T00:12:00Z">
        <w:r w:rsidRPr="00DE73AB">
          <w:rPr>
            <w:rStyle w:val="IntenseEmphasis"/>
            <w:rPrChange w:id="1164" w:author="Phuong Giang" w:date="2012-04-15T00:13:00Z">
              <w:rPr>
                <w:rStyle w:val="Emphasis"/>
              </w:rPr>
            </w:rPrChange>
          </w:rPr>
          <w:t>STEP 1</w:t>
        </w:r>
      </w:ins>
      <w:ins w:id="1165" w:author="Phuong Giang" w:date="2012-04-15T00:17:00Z">
        <w:r w:rsidR="000647DC">
          <w:rPr>
            <w:rStyle w:val="IntenseEmphasis"/>
          </w:rPr>
          <w:t xml:space="preserve"> – Start Installation</w:t>
        </w:r>
      </w:ins>
    </w:p>
    <w:p w14:paraId="3F8022B3" w14:textId="711A7E52" w:rsidR="00F52E43" w:rsidDel="008E3CD5" w:rsidRDefault="00DE73AB" w:rsidP="00CD7C6F">
      <w:pPr>
        <w:pStyle w:val="ListParagraph"/>
        <w:numPr>
          <w:ilvl w:val="0"/>
          <w:numId w:val="47"/>
        </w:numPr>
        <w:spacing w:after="0"/>
        <w:rPr>
          <w:ins w:id="1166" w:author="Red Army" w:date="2012-04-14T19:59:00Z"/>
          <w:del w:id="1167" w:author="Phuong Giang" w:date="2012-04-15T00:06:00Z"/>
        </w:rPr>
        <w:pPrChange w:id="1168" w:author="Phuong Giang" w:date="2012-04-15T02:01:00Z">
          <w:pPr>
            <w:spacing w:before="120" w:after="100" w:afterAutospacing="1" w:line="360" w:lineRule="auto"/>
            <w:contextualSpacing/>
          </w:pPr>
        </w:pPrChange>
      </w:pPr>
      <w:ins w:id="1169" w:author="Red Army" w:date="2012-04-14T19:55:00Z">
        <w:r w:rsidRPr="00967041">
          <w:rPr>
            <w:noProof/>
            <w:lang w:eastAsia="ja-JP"/>
          </w:rPr>
          <w:drawing>
            <wp:anchor distT="0" distB="0" distL="114300" distR="114300" simplePos="0" relativeHeight="251660288" behindDoc="1" locked="0" layoutInCell="1" allowOverlap="1" wp14:anchorId="4FB5E62A" wp14:editId="7A0E3253">
              <wp:simplePos x="0" y="0"/>
              <wp:positionH relativeFrom="column">
                <wp:posOffset>489585</wp:posOffset>
              </wp:positionH>
              <wp:positionV relativeFrom="paragraph">
                <wp:posOffset>156845</wp:posOffset>
              </wp:positionV>
              <wp:extent cx="2428875" cy="457200"/>
              <wp:effectExtent l="0" t="0" r="9525" b="0"/>
              <wp:wrapThrough wrapText="bothSides">
                <wp:wrapPolygon edited="1">
                  <wp:start x="2711" y="5400"/>
                  <wp:lineTo x="0" y="20700"/>
                  <wp:lineTo x="21515" y="20700"/>
                  <wp:lineTo x="18466" y="4050"/>
                  <wp:lineTo x="2711" y="540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428875" cy="457200"/>
                      </a:xfrm>
                      <a:prstGeom prst="rect">
                        <a:avLst/>
                      </a:prstGeom>
                    </pic:spPr>
                  </pic:pic>
                </a:graphicData>
              </a:graphic>
              <wp14:sizeRelH relativeFrom="page">
                <wp14:pctWidth>0</wp14:pctWidth>
              </wp14:sizeRelH>
              <wp14:sizeRelV relativeFrom="page">
                <wp14:pctHeight>0</wp14:pctHeight>
              </wp14:sizeRelV>
            </wp:anchor>
          </w:drawing>
        </w:r>
      </w:ins>
      <w:ins w:id="1170" w:author="Red Army" w:date="2012-04-14T19:58:00Z">
        <w:del w:id="1171" w:author="Phuong Giang" w:date="2012-04-15T00:06:00Z">
          <w:r w:rsidR="00F52E43" w:rsidDel="008E3CD5">
            <w:delText xml:space="preserve">Browse </w:delText>
          </w:r>
        </w:del>
        <w:del w:id="1172" w:author="Phuong Giang" w:date="2012-04-15T00:05:00Z">
          <w:r w:rsidR="00F52E43" w:rsidDel="008E3CD5">
            <w:delText>to root folder of installation pa</w:delText>
          </w:r>
        </w:del>
      </w:ins>
      <w:ins w:id="1173" w:author="Red Army" w:date="2012-04-14T19:59:00Z">
        <w:del w:id="1174" w:author="Phuong Giang" w:date="2012-04-15T00:05:00Z">
          <w:r w:rsidR="00F52E43" w:rsidDel="008E3CD5">
            <w:delText>c</w:delText>
          </w:r>
        </w:del>
      </w:ins>
      <w:ins w:id="1175" w:author="Red Army" w:date="2012-04-14T19:58:00Z">
        <w:del w:id="1176" w:author="Phuong Giang" w:date="2012-04-15T00:05:00Z">
          <w:r w:rsidR="00F52E43" w:rsidDel="008E3CD5">
            <w:delText>kage (</w:delText>
          </w:r>
        </w:del>
      </w:ins>
      <w:ins w:id="1177" w:author="Red Army" w:date="2012-04-14T19:59:00Z">
        <w:del w:id="1178" w:author="Phuong Giang" w:date="2012-04-15T00:05:00Z">
          <w:r w:rsidR="00F52E43" w:rsidDel="008E3CD5">
            <w:delText>download or CD</w:delText>
          </w:r>
        </w:del>
      </w:ins>
      <w:ins w:id="1179" w:author="Red Army" w:date="2012-04-14T19:58:00Z">
        <w:del w:id="1180" w:author="Phuong Giang" w:date="2012-04-15T00:05:00Z">
          <w:r w:rsidR="00F52E43" w:rsidDel="008E3CD5">
            <w:delText>)</w:delText>
          </w:r>
        </w:del>
      </w:ins>
      <w:ins w:id="1181" w:author="Red Army" w:date="2012-04-14T19:59:00Z">
        <w:del w:id="1182" w:author="Phuong Giang" w:date="2012-04-15T00:05:00Z">
          <w:r w:rsidR="00F52E43" w:rsidDel="008E3CD5">
            <w:delText>.</w:delText>
          </w:r>
        </w:del>
      </w:ins>
    </w:p>
    <w:p w14:paraId="72E30098" w14:textId="77777777" w:rsidR="00301E52" w:rsidRDefault="00D2320C" w:rsidP="00CD7C6F">
      <w:pPr>
        <w:pStyle w:val="ListParagraph"/>
        <w:numPr>
          <w:ilvl w:val="0"/>
          <w:numId w:val="47"/>
        </w:numPr>
        <w:spacing w:after="0"/>
        <w:rPr>
          <w:ins w:id="1183" w:author="Phuong Giang" w:date="2012-04-15T02:01:00Z"/>
        </w:rPr>
        <w:pPrChange w:id="1184" w:author="Phuong Giang" w:date="2012-04-15T02:01:00Z">
          <w:pPr>
            <w:spacing w:before="120" w:after="100" w:afterAutospacing="1" w:line="360" w:lineRule="auto"/>
            <w:contextualSpacing/>
          </w:pPr>
        </w:pPrChange>
      </w:pPr>
      <w:ins w:id="1185" w:author="Phuong Giang" w:date="2012-04-14T23:36:00Z">
        <w:r>
          <w:t xml:space="preserve">Run the TLH_Setup.msi </w:t>
        </w:r>
      </w:ins>
      <w:ins w:id="1186" w:author="Phuong Giang" w:date="2012-04-14T23:37:00Z">
        <w:r w:rsidR="008E3CD5">
          <w:t xml:space="preserve">file </w:t>
        </w:r>
      </w:ins>
      <w:ins w:id="1187" w:author="Phuong Giang" w:date="2012-04-15T00:06:00Z">
        <w:r w:rsidR="008E3CD5">
          <w:t>in the CD or download package</w:t>
        </w:r>
      </w:ins>
    </w:p>
    <w:p w14:paraId="3637B974" w14:textId="099AB478" w:rsidR="00D2320C" w:rsidRDefault="00D2320C" w:rsidP="00301E52">
      <w:pPr>
        <w:pStyle w:val="ListParagraph"/>
        <w:spacing w:after="0"/>
        <w:rPr>
          <w:ins w:id="1188" w:author="Phuong Giang" w:date="2012-04-14T23:37:00Z"/>
        </w:rPr>
        <w:pPrChange w:id="1189" w:author="Phuong Giang" w:date="2012-04-15T02:01:00Z">
          <w:pPr>
            <w:spacing w:before="120" w:after="100" w:afterAutospacing="1" w:line="360" w:lineRule="auto"/>
            <w:contextualSpacing/>
          </w:pPr>
        </w:pPrChange>
      </w:pPr>
      <w:ins w:id="1190" w:author="Phuong Giang" w:date="2012-04-14T23:37:00Z">
        <w:r>
          <w:t xml:space="preserve"> </w:t>
        </w:r>
      </w:ins>
    </w:p>
    <w:p w14:paraId="1AFF8BCD" w14:textId="1F30738B" w:rsidR="00D2320C" w:rsidDel="008E3CD5" w:rsidRDefault="00F52E43">
      <w:pPr>
        <w:pStyle w:val="ListParagraph"/>
        <w:numPr>
          <w:ilvl w:val="0"/>
          <w:numId w:val="47"/>
        </w:numPr>
        <w:rPr>
          <w:ins w:id="1191" w:author="Red Army" w:date="2012-04-14T19:58:00Z"/>
          <w:del w:id="1192" w:author="Phuong Giang" w:date="2012-04-15T00:05:00Z"/>
        </w:rPr>
        <w:pPrChange w:id="1193" w:author="Phuong Giang" w:date="2012-04-14T23:37:00Z">
          <w:pPr>
            <w:spacing w:before="120" w:after="100" w:afterAutospacing="1" w:line="360" w:lineRule="auto"/>
            <w:contextualSpacing/>
          </w:pPr>
        </w:pPrChange>
      </w:pPr>
      <w:ins w:id="1194" w:author="Red Army" w:date="2012-04-14T19:59:00Z">
        <w:del w:id="1195" w:author="Phuong Giang" w:date="2012-04-14T23:37:00Z">
          <w:r w:rsidDel="00D2320C">
            <w:delText xml:space="preserve">Select the file TLH_Setup.msi, </w:delText>
          </w:r>
        </w:del>
        <w:del w:id="1196" w:author="Phuong Giang" w:date="2012-04-15T00:05:00Z">
          <w:r w:rsidDel="008E3CD5">
            <w:delText xml:space="preserve">press </w:delText>
          </w:r>
          <w:r w:rsidRPr="00D2320C" w:rsidDel="008E3CD5">
            <w:rPr>
              <w:b/>
              <w:rPrChange w:id="1197" w:author="Phuong Giang" w:date="2012-04-14T23:37:00Z">
                <w:rPr/>
              </w:rPrChange>
            </w:rPr>
            <w:delText>Enter</w:delText>
          </w:r>
          <w:r w:rsidDel="008E3CD5">
            <w:delText xml:space="preserve"> key</w:delText>
          </w:r>
        </w:del>
        <w:del w:id="1198" w:author="Phuong Giang" w:date="2012-04-14T23:37:00Z">
          <w:r w:rsidDel="00D2320C">
            <w:delText>.</w:delText>
          </w:r>
        </w:del>
      </w:ins>
    </w:p>
    <w:p w14:paraId="379FE318" w14:textId="061EFFED" w:rsidR="00F52E43" w:rsidRDefault="00F52E43">
      <w:pPr>
        <w:rPr>
          <w:ins w:id="1199" w:author="Red Army" w:date="2012-04-14T20:00:00Z"/>
        </w:rPr>
        <w:pPrChange w:id="1200" w:author="Red Army" w:date="2012-04-09T10:27:00Z">
          <w:pPr>
            <w:spacing w:before="120" w:after="100" w:afterAutospacing="1" w:line="360" w:lineRule="auto"/>
            <w:contextualSpacing/>
          </w:pPr>
        </w:pPrChange>
      </w:pPr>
    </w:p>
    <w:p w14:paraId="3C99DFF6" w14:textId="7897387D" w:rsidR="00F52E43" w:rsidRDefault="00F52E43">
      <w:pPr>
        <w:pStyle w:val="ListParagraph"/>
        <w:numPr>
          <w:ilvl w:val="0"/>
          <w:numId w:val="47"/>
        </w:numPr>
        <w:rPr>
          <w:ins w:id="1201" w:author="Phuong Giang" w:date="2012-04-14T23:47:00Z"/>
        </w:rPr>
        <w:pPrChange w:id="1202" w:author="Phuong Giang" w:date="2012-04-15T00:13:00Z">
          <w:pPr>
            <w:spacing w:before="120" w:after="100" w:afterAutospacing="1" w:line="360" w:lineRule="auto"/>
            <w:contextualSpacing/>
          </w:pPr>
        </w:pPrChange>
      </w:pPr>
      <w:ins w:id="1203" w:author="Red Army" w:date="2012-04-14T20:00:00Z">
        <w:r>
          <w:t>The following Screen is displayed</w:t>
        </w:r>
      </w:ins>
      <w:ins w:id="1204" w:author="Phuong Giang" w:date="2012-04-15T00:07:00Z">
        <w:r w:rsidR="00DE73AB">
          <w:t>, simply</w:t>
        </w:r>
      </w:ins>
      <w:ins w:id="1205" w:author="Red Army" w:date="2012-04-14T20:00:00Z">
        <w:del w:id="1206" w:author="Phuong Giang" w:date="2012-04-15T00:07:00Z">
          <w:r w:rsidDel="00DE73AB">
            <w:delText>.</w:delText>
          </w:r>
        </w:del>
        <w:r>
          <w:t xml:space="preserve"> </w:t>
        </w:r>
      </w:ins>
      <w:ins w:id="1207" w:author="Red Army" w:date="2012-04-14T20:01:00Z">
        <w:r>
          <w:t xml:space="preserve">Click </w:t>
        </w:r>
        <w:r w:rsidRPr="00DE73AB">
          <w:rPr>
            <w:b/>
            <w:rPrChange w:id="1208" w:author="Phuong Giang" w:date="2012-04-15T00:13:00Z">
              <w:rPr/>
            </w:rPrChange>
          </w:rPr>
          <w:t>Next</w:t>
        </w:r>
        <w:r>
          <w:t xml:space="preserve">. </w:t>
        </w:r>
      </w:ins>
    </w:p>
    <w:p w14:paraId="138AED7C" w14:textId="399175CE" w:rsidR="006621E3" w:rsidRDefault="006621E3">
      <w:pPr>
        <w:rPr>
          <w:ins w:id="1209" w:author="Red Army" w:date="2012-04-14T20:00:00Z"/>
        </w:rPr>
        <w:pPrChange w:id="1210" w:author="Red Army" w:date="2012-04-09T10:27:00Z">
          <w:pPr>
            <w:spacing w:before="120" w:after="100" w:afterAutospacing="1" w:line="360" w:lineRule="auto"/>
            <w:contextualSpacing/>
          </w:pPr>
        </w:pPrChange>
      </w:pPr>
      <w:ins w:id="1211" w:author="Red Army" w:date="2012-04-14T20:00:00Z">
        <w:r>
          <w:rPr>
            <w:noProof/>
            <w:lang w:eastAsia="ja-JP"/>
          </w:rPr>
          <w:drawing>
            <wp:anchor distT="0" distB="0" distL="114300" distR="114300" simplePos="0" relativeHeight="251661312" behindDoc="0" locked="0" layoutInCell="1" allowOverlap="1" wp14:anchorId="1332B075" wp14:editId="1C613362">
              <wp:simplePos x="0" y="0"/>
              <wp:positionH relativeFrom="column">
                <wp:posOffset>461010</wp:posOffset>
              </wp:positionH>
              <wp:positionV relativeFrom="paragraph">
                <wp:posOffset>13970</wp:posOffset>
              </wp:positionV>
              <wp:extent cx="4886325" cy="40005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886325" cy="4000500"/>
                      </a:xfrm>
                      <a:prstGeom prst="rect">
                        <a:avLst/>
                      </a:prstGeom>
                    </pic:spPr>
                  </pic:pic>
                </a:graphicData>
              </a:graphic>
              <wp14:sizeRelH relativeFrom="page">
                <wp14:pctWidth>0</wp14:pctWidth>
              </wp14:sizeRelH>
              <wp14:sizeRelV relativeFrom="page">
                <wp14:pctHeight>0</wp14:pctHeight>
              </wp14:sizeRelV>
            </wp:anchor>
          </w:drawing>
        </w:r>
      </w:ins>
    </w:p>
    <w:p w14:paraId="3A567141" w14:textId="3FB0E7FB" w:rsidR="00F52E43" w:rsidRDefault="00F52E43">
      <w:pPr>
        <w:rPr>
          <w:ins w:id="1212" w:author="Red Army" w:date="2012-04-14T19:55:00Z"/>
        </w:rPr>
        <w:pPrChange w:id="1213" w:author="Red Army" w:date="2012-04-09T10:27:00Z">
          <w:pPr>
            <w:spacing w:before="120" w:after="100" w:afterAutospacing="1" w:line="360" w:lineRule="auto"/>
            <w:contextualSpacing/>
          </w:pPr>
        </w:pPrChange>
      </w:pPr>
    </w:p>
    <w:p w14:paraId="53C5603F" w14:textId="77777777" w:rsidR="006621E3" w:rsidRDefault="006621E3">
      <w:pPr>
        <w:rPr>
          <w:ins w:id="1214" w:author="Phuong Giang" w:date="2012-04-14T23:47:00Z"/>
        </w:rPr>
        <w:pPrChange w:id="1215" w:author="Red Army" w:date="2012-04-09T10:27:00Z">
          <w:pPr>
            <w:spacing w:before="120" w:after="100" w:afterAutospacing="1" w:line="360" w:lineRule="auto"/>
            <w:contextualSpacing/>
          </w:pPr>
        </w:pPrChange>
      </w:pPr>
    </w:p>
    <w:p w14:paraId="560A458D" w14:textId="77777777" w:rsidR="006621E3" w:rsidRDefault="006621E3">
      <w:pPr>
        <w:rPr>
          <w:ins w:id="1216" w:author="Phuong Giang" w:date="2012-04-14T23:47:00Z"/>
        </w:rPr>
        <w:pPrChange w:id="1217" w:author="Red Army" w:date="2012-04-09T10:27:00Z">
          <w:pPr>
            <w:spacing w:before="120" w:after="100" w:afterAutospacing="1" w:line="360" w:lineRule="auto"/>
            <w:contextualSpacing/>
          </w:pPr>
        </w:pPrChange>
      </w:pPr>
    </w:p>
    <w:p w14:paraId="631B04F1" w14:textId="77777777" w:rsidR="006621E3" w:rsidRDefault="006621E3">
      <w:pPr>
        <w:rPr>
          <w:ins w:id="1218" w:author="Phuong Giang" w:date="2012-04-14T23:47:00Z"/>
        </w:rPr>
        <w:pPrChange w:id="1219" w:author="Red Army" w:date="2012-04-09T10:27:00Z">
          <w:pPr>
            <w:spacing w:before="120" w:after="100" w:afterAutospacing="1" w:line="360" w:lineRule="auto"/>
            <w:contextualSpacing/>
          </w:pPr>
        </w:pPrChange>
      </w:pPr>
    </w:p>
    <w:p w14:paraId="1E997FC6" w14:textId="77777777" w:rsidR="006621E3" w:rsidRDefault="006621E3">
      <w:pPr>
        <w:rPr>
          <w:ins w:id="1220" w:author="Phuong Giang" w:date="2012-04-14T23:47:00Z"/>
        </w:rPr>
        <w:pPrChange w:id="1221" w:author="Red Army" w:date="2012-04-09T10:27:00Z">
          <w:pPr>
            <w:spacing w:before="120" w:after="100" w:afterAutospacing="1" w:line="360" w:lineRule="auto"/>
            <w:contextualSpacing/>
          </w:pPr>
        </w:pPrChange>
      </w:pPr>
    </w:p>
    <w:p w14:paraId="01C789D4" w14:textId="77777777" w:rsidR="006621E3" w:rsidRDefault="006621E3">
      <w:pPr>
        <w:rPr>
          <w:ins w:id="1222" w:author="Phuong Giang" w:date="2012-04-14T23:47:00Z"/>
        </w:rPr>
        <w:pPrChange w:id="1223" w:author="Red Army" w:date="2012-04-09T10:27:00Z">
          <w:pPr>
            <w:spacing w:before="120" w:after="100" w:afterAutospacing="1" w:line="360" w:lineRule="auto"/>
            <w:contextualSpacing/>
          </w:pPr>
        </w:pPrChange>
      </w:pPr>
    </w:p>
    <w:p w14:paraId="5EFF34A6" w14:textId="77777777" w:rsidR="006621E3" w:rsidRDefault="006621E3">
      <w:pPr>
        <w:rPr>
          <w:ins w:id="1224" w:author="Phuong Giang" w:date="2012-04-14T23:47:00Z"/>
        </w:rPr>
        <w:pPrChange w:id="1225" w:author="Red Army" w:date="2012-04-09T10:27:00Z">
          <w:pPr>
            <w:spacing w:before="120" w:after="100" w:afterAutospacing="1" w:line="360" w:lineRule="auto"/>
            <w:contextualSpacing/>
          </w:pPr>
        </w:pPrChange>
      </w:pPr>
    </w:p>
    <w:p w14:paraId="7F93ABB4" w14:textId="77777777" w:rsidR="006621E3" w:rsidRDefault="006621E3">
      <w:pPr>
        <w:rPr>
          <w:ins w:id="1226" w:author="Phuong Giang" w:date="2012-04-14T23:47:00Z"/>
        </w:rPr>
        <w:pPrChange w:id="1227" w:author="Red Army" w:date="2012-04-09T10:27:00Z">
          <w:pPr>
            <w:spacing w:before="120" w:after="100" w:afterAutospacing="1" w:line="360" w:lineRule="auto"/>
            <w:contextualSpacing/>
          </w:pPr>
        </w:pPrChange>
      </w:pPr>
    </w:p>
    <w:p w14:paraId="5F2F22B5" w14:textId="77777777" w:rsidR="006621E3" w:rsidRDefault="006621E3">
      <w:pPr>
        <w:rPr>
          <w:ins w:id="1228" w:author="Phuong Giang" w:date="2012-04-14T23:47:00Z"/>
        </w:rPr>
        <w:pPrChange w:id="1229" w:author="Red Army" w:date="2012-04-09T10:27:00Z">
          <w:pPr>
            <w:spacing w:before="120" w:after="100" w:afterAutospacing="1" w:line="360" w:lineRule="auto"/>
            <w:contextualSpacing/>
          </w:pPr>
        </w:pPrChange>
      </w:pPr>
    </w:p>
    <w:p w14:paraId="2E535F6F" w14:textId="77777777" w:rsidR="006621E3" w:rsidRDefault="006621E3">
      <w:pPr>
        <w:rPr>
          <w:ins w:id="1230" w:author="Phuong Giang" w:date="2012-04-14T23:47:00Z"/>
        </w:rPr>
        <w:pPrChange w:id="1231" w:author="Red Army" w:date="2012-04-09T10:27:00Z">
          <w:pPr>
            <w:spacing w:before="120" w:after="100" w:afterAutospacing="1" w:line="360" w:lineRule="auto"/>
            <w:contextualSpacing/>
          </w:pPr>
        </w:pPrChange>
      </w:pPr>
    </w:p>
    <w:p w14:paraId="4F80EB75" w14:textId="77777777" w:rsidR="006621E3" w:rsidRDefault="006621E3">
      <w:pPr>
        <w:rPr>
          <w:ins w:id="1232" w:author="Phuong Giang" w:date="2012-04-14T23:47:00Z"/>
        </w:rPr>
        <w:pPrChange w:id="1233" w:author="Red Army" w:date="2012-04-09T10:27:00Z">
          <w:pPr>
            <w:spacing w:before="120" w:after="100" w:afterAutospacing="1" w:line="360" w:lineRule="auto"/>
            <w:contextualSpacing/>
          </w:pPr>
        </w:pPrChange>
      </w:pPr>
    </w:p>
    <w:p w14:paraId="1FD5C1F2" w14:textId="77777777" w:rsidR="006621E3" w:rsidRDefault="006621E3">
      <w:pPr>
        <w:rPr>
          <w:ins w:id="1234" w:author="Phuong Giang" w:date="2012-04-14T23:47:00Z"/>
        </w:rPr>
        <w:pPrChange w:id="1235" w:author="Red Army" w:date="2012-04-09T10:27:00Z">
          <w:pPr>
            <w:spacing w:before="120" w:after="100" w:afterAutospacing="1" w:line="360" w:lineRule="auto"/>
            <w:contextualSpacing/>
          </w:pPr>
        </w:pPrChange>
      </w:pPr>
    </w:p>
    <w:p w14:paraId="667E1D9B" w14:textId="77777777" w:rsidR="006621E3" w:rsidRDefault="006621E3">
      <w:pPr>
        <w:rPr>
          <w:ins w:id="1236" w:author="Phuong Giang" w:date="2012-04-15T00:08:00Z"/>
        </w:rPr>
        <w:pPrChange w:id="1237" w:author="Red Army" w:date="2012-04-09T10:27:00Z">
          <w:pPr>
            <w:spacing w:before="120" w:after="100" w:afterAutospacing="1" w:line="360" w:lineRule="auto"/>
            <w:contextualSpacing/>
          </w:pPr>
        </w:pPrChange>
      </w:pPr>
    </w:p>
    <w:p w14:paraId="59BEF413" w14:textId="77777777" w:rsidR="000647DC" w:rsidRDefault="000647DC">
      <w:pPr>
        <w:rPr>
          <w:ins w:id="1238" w:author="Phuong Giang" w:date="2012-04-15T00:19:00Z"/>
          <w:rStyle w:val="IntenseEmphasis"/>
        </w:rPr>
        <w:pPrChange w:id="1239" w:author="Red Army" w:date="2012-04-09T10:27:00Z">
          <w:pPr>
            <w:spacing w:before="120" w:after="100" w:afterAutospacing="1" w:line="360" w:lineRule="auto"/>
            <w:contextualSpacing/>
          </w:pPr>
        </w:pPrChange>
      </w:pPr>
    </w:p>
    <w:p w14:paraId="0DA674DE" w14:textId="77777777" w:rsidR="000647DC" w:rsidRDefault="000647DC">
      <w:pPr>
        <w:rPr>
          <w:ins w:id="1240" w:author="Phuong Giang" w:date="2012-04-15T00:19:00Z"/>
          <w:rStyle w:val="IntenseEmphasis"/>
        </w:rPr>
        <w:pPrChange w:id="1241" w:author="Red Army" w:date="2012-04-09T10:27:00Z">
          <w:pPr>
            <w:spacing w:before="120" w:after="100" w:afterAutospacing="1" w:line="360" w:lineRule="auto"/>
            <w:contextualSpacing/>
          </w:pPr>
        </w:pPrChange>
      </w:pPr>
    </w:p>
    <w:p w14:paraId="45DE14B5" w14:textId="77777777" w:rsidR="000647DC" w:rsidRDefault="000647DC">
      <w:pPr>
        <w:rPr>
          <w:ins w:id="1242" w:author="Phuong Giang" w:date="2012-04-15T00:19:00Z"/>
          <w:rStyle w:val="IntenseEmphasis"/>
        </w:rPr>
        <w:pPrChange w:id="1243" w:author="Red Army" w:date="2012-04-09T10:27:00Z">
          <w:pPr>
            <w:spacing w:before="120" w:after="100" w:afterAutospacing="1" w:line="360" w:lineRule="auto"/>
            <w:contextualSpacing/>
          </w:pPr>
        </w:pPrChange>
      </w:pPr>
    </w:p>
    <w:p w14:paraId="228647EF" w14:textId="3EAAE06B" w:rsidR="00DE73AB" w:rsidRPr="00DE73AB" w:rsidRDefault="00DE73AB">
      <w:pPr>
        <w:rPr>
          <w:ins w:id="1244" w:author="Phuong Giang" w:date="2012-04-15T00:12:00Z"/>
          <w:rStyle w:val="IntenseEmphasis"/>
          <w:rPrChange w:id="1245" w:author="Phuong Giang" w:date="2012-04-15T00:13:00Z">
            <w:rPr>
              <w:ins w:id="1246" w:author="Phuong Giang" w:date="2012-04-15T00:12:00Z"/>
            </w:rPr>
          </w:rPrChange>
        </w:rPr>
        <w:pPrChange w:id="1247" w:author="Red Army" w:date="2012-04-09T10:27:00Z">
          <w:pPr>
            <w:spacing w:before="120" w:after="100" w:afterAutospacing="1" w:line="360" w:lineRule="auto"/>
            <w:contextualSpacing/>
          </w:pPr>
        </w:pPrChange>
      </w:pPr>
      <w:ins w:id="1248" w:author="Phuong Giang" w:date="2012-04-15T00:12:00Z">
        <w:r w:rsidRPr="00DE73AB">
          <w:rPr>
            <w:rStyle w:val="IntenseEmphasis"/>
            <w:rPrChange w:id="1249" w:author="Phuong Giang" w:date="2012-04-15T00:13:00Z">
              <w:rPr/>
            </w:rPrChange>
          </w:rPr>
          <w:t>STEP 2</w:t>
        </w:r>
      </w:ins>
      <w:ins w:id="1250" w:author="Phuong Giang" w:date="2012-04-15T00:17:00Z">
        <w:r w:rsidR="000647DC">
          <w:rPr>
            <w:rStyle w:val="IntenseEmphasis"/>
          </w:rPr>
          <w:t xml:space="preserve"> – Choose Installation Folder</w:t>
        </w:r>
      </w:ins>
    </w:p>
    <w:p w14:paraId="3A5DD0BC" w14:textId="2DEA7951" w:rsidR="00622EA7" w:rsidRDefault="00F52E43">
      <w:pPr>
        <w:pStyle w:val="ListParagraph"/>
        <w:numPr>
          <w:ilvl w:val="0"/>
          <w:numId w:val="47"/>
        </w:numPr>
        <w:rPr>
          <w:ins w:id="1251" w:author="Red Army" w:date="2012-04-14T20:01:00Z"/>
        </w:rPr>
        <w:pPrChange w:id="1252" w:author="Phuong Giang" w:date="2012-04-15T00:13:00Z">
          <w:pPr>
            <w:spacing w:before="120" w:after="100" w:afterAutospacing="1" w:line="360" w:lineRule="auto"/>
            <w:contextualSpacing/>
          </w:pPr>
        </w:pPrChange>
      </w:pPr>
      <w:ins w:id="1253" w:author="Red Army" w:date="2012-04-14T20:01:00Z">
        <w:del w:id="1254" w:author="Phuong Giang" w:date="2012-04-15T00:09:00Z">
          <w:r w:rsidDel="00DE73AB">
            <w:delText xml:space="preserve">The </w:delText>
          </w:r>
        </w:del>
      </w:ins>
      <w:ins w:id="1255" w:author="Phuong Giang" w:date="2012-04-15T00:09:00Z">
        <w:r w:rsidR="00DE73AB">
          <w:t xml:space="preserve">In the next screen, </w:t>
        </w:r>
      </w:ins>
      <w:ins w:id="1256" w:author="Red Army" w:date="2012-04-14T20:01:00Z">
        <w:r>
          <w:t xml:space="preserve">installation option </w:t>
        </w:r>
        <w:del w:id="1257" w:author="Phuong Giang" w:date="2012-04-15T00:09:00Z">
          <w:r w:rsidDel="00DE73AB">
            <w:delText>is</w:delText>
          </w:r>
        </w:del>
      </w:ins>
      <w:ins w:id="1258" w:author="Phuong Giang" w:date="2012-04-15T00:09:00Z">
        <w:r w:rsidR="00DE73AB">
          <w:t>will be</w:t>
        </w:r>
      </w:ins>
      <w:ins w:id="1259" w:author="Red Army" w:date="2012-04-14T20:01:00Z">
        <w:r>
          <w:t xml:space="preserve"> displayed</w:t>
        </w:r>
      </w:ins>
      <w:del w:id="1260" w:author="Red Army" w:date="2012-04-09T22:44:00Z">
        <w:r w:rsidR="00622EA7" w:rsidRPr="00967041" w:rsidDel="0095217E">
          <w:delText>The system is accessed via web browsers. The client machine should be installed with one of the following browsers: Firefox 3.0 and higher, Chrome, Internet Explorer 7.0 and higher, Opera 11 and hi</w:delText>
        </w:r>
        <w:r w:rsidR="00622EA7" w:rsidRPr="009D4FDC" w:rsidDel="0095217E">
          <w:rPr>
            <w:rPrChange w:id="1261" w:author="Red Army" w:date="2012-04-09T10:27:00Z">
              <w:rPr>
                <w:rFonts w:cstheme="minorHAnsi"/>
              </w:rPr>
            </w:rPrChange>
          </w:rPr>
          <w:delText>gher</w:delText>
        </w:r>
      </w:del>
      <w:ins w:id="1262" w:author="Red Army" w:date="2012-04-14T20:02:00Z">
        <w:del w:id="1263" w:author="Phuong Giang" w:date="2012-04-15T00:09:00Z">
          <w:r w:rsidDel="00DE73AB">
            <w:delText>, you can:</w:delText>
          </w:r>
        </w:del>
      </w:ins>
      <w:del w:id="1264" w:author="Phuong Giang" w:date="2012-04-15T00:09:00Z">
        <w:r w:rsidR="00622EA7" w:rsidRPr="00967041" w:rsidDel="00DE73AB">
          <w:delText>.</w:delText>
        </w:r>
      </w:del>
      <w:ins w:id="1265" w:author="Red Army" w:date="2012-04-14T20:01:00Z">
        <w:r>
          <w:t xml:space="preserve"> </w:t>
        </w:r>
      </w:ins>
    </w:p>
    <w:p w14:paraId="72DFF4EE" w14:textId="046B9444" w:rsidR="00F52E43" w:rsidRPr="00F52E43" w:rsidRDefault="00F52E43">
      <w:pPr>
        <w:pStyle w:val="ListParagraph"/>
        <w:numPr>
          <w:ilvl w:val="2"/>
          <w:numId w:val="47"/>
        </w:numPr>
        <w:ind w:left="1350"/>
        <w:rPr>
          <w:ins w:id="1266" w:author="Red Army" w:date="2012-04-14T20:02:00Z"/>
        </w:rPr>
        <w:pPrChange w:id="1267" w:author="Red Army" w:date="2012-04-14T20:02:00Z">
          <w:pPr>
            <w:spacing w:before="120" w:after="100" w:afterAutospacing="1" w:line="360" w:lineRule="auto"/>
            <w:contextualSpacing/>
          </w:pPr>
        </w:pPrChange>
      </w:pPr>
      <w:ins w:id="1268" w:author="Red Army" w:date="2012-04-14T20:02:00Z">
        <w:del w:id="1269" w:author="Phuong Giang" w:date="2012-04-14T23:38:00Z">
          <w:r w:rsidDel="00D2320C">
            <w:delText>To s</w:delText>
          </w:r>
        </w:del>
        <w:del w:id="1270" w:author="Phuong Giang" w:date="2012-04-15T00:09:00Z">
          <w:r w:rsidDel="00DE73AB">
            <w:delText>elect folder to install, c</w:delText>
          </w:r>
        </w:del>
      </w:ins>
      <w:ins w:id="1271" w:author="Phuong Giang" w:date="2012-04-15T00:09:00Z">
        <w:r w:rsidR="00DE73AB">
          <w:t>C</w:t>
        </w:r>
      </w:ins>
      <w:ins w:id="1272" w:author="Red Army" w:date="2012-04-14T20:02:00Z">
        <w:r>
          <w:t xml:space="preserve">lick </w:t>
        </w:r>
        <w:r w:rsidRPr="00F52E43">
          <w:rPr>
            <w:b/>
            <w:rPrChange w:id="1273" w:author="Red Army" w:date="2012-04-14T20:02:00Z">
              <w:rPr/>
            </w:rPrChange>
          </w:rPr>
          <w:t>Browse</w:t>
        </w:r>
        <w:r>
          <w:t xml:space="preserve"> button and select destination folder.</w:t>
        </w:r>
      </w:ins>
    </w:p>
    <w:p w14:paraId="20F8B2AD" w14:textId="0A8F6DDC" w:rsidR="00F52E43" w:rsidRPr="00F52E43" w:rsidRDefault="00F52E43">
      <w:pPr>
        <w:pStyle w:val="ListParagraph"/>
        <w:numPr>
          <w:ilvl w:val="2"/>
          <w:numId w:val="47"/>
        </w:numPr>
        <w:ind w:left="1350"/>
        <w:rPr>
          <w:ins w:id="1274" w:author="Red Army" w:date="2012-04-14T20:03:00Z"/>
        </w:rPr>
        <w:pPrChange w:id="1275" w:author="Red Army" w:date="2012-04-14T20:02:00Z">
          <w:pPr>
            <w:spacing w:before="120" w:after="100" w:afterAutospacing="1" w:line="360" w:lineRule="auto"/>
            <w:contextualSpacing/>
          </w:pPr>
        </w:pPrChange>
      </w:pPr>
      <w:ins w:id="1276" w:author="Red Army" w:date="2012-04-14T20:02:00Z">
        <w:del w:id="1277" w:author="Phuong Giang" w:date="2012-04-14T23:38:00Z">
          <w:r w:rsidDel="00D2320C">
            <w:delText>To v</w:delText>
          </w:r>
        </w:del>
        <w:del w:id="1278" w:author="Phuong Giang" w:date="2012-04-15T00:10:00Z">
          <w:r w:rsidDel="00DE73AB">
            <w:delText xml:space="preserve">iew </w:delText>
          </w:r>
        </w:del>
      </w:ins>
      <w:ins w:id="1279" w:author="Red Army" w:date="2012-04-14T20:03:00Z">
        <w:del w:id="1280" w:author="Phuong Giang" w:date="2012-04-15T00:10:00Z">
          <w:r w:rsidDel="00DE73AB">
            <w:delText>available disk cost, c</w:delText>
          </w:r>
        </w:del>
      </w:ins>
      <w:ins w:id="1281" w:author="Phuong Giang" w:date="2012-04-15T00:10:00Z">
        <w:r w:rsidR="00DE73AB">
          <w:t>C</w:t>
        </w:r>
      </w:ins>
      <w:ins w:id="1282" w:author="Red Army" w:date="2012-04-14T20:03:00Z">
        <w:r>
          <w:t xml:space="preserve">lick </w:t>
        </w:r>
        <w:r w:rsidRPr="00F52E43">
          <w:rPr>
            <w:b/>
            <w:rPrChange w:id="1283" w:author="Red Army" w:date="2012-04-14T20:03:00Z">
              <w:rPr/>
            </w:rPrChange>
          </w:rPr>
          <w:t>Disk Cost</w:t>
        </w:r>
        <w:r>
          <w:t xml:space="preserve"> button</w:t>
        </w:r>
      </w:ins>
      <w:ins w:id="1284" w:author="Phuong Giang" w:date="2012-04-15T00:10:00Z">
        <w:r w:rsidR="00DE73AB">
          <w:t xml:space="preserve"> to view available disk cost</w:t>
        </w:r>
      </w:ins>
      <w:ins w:id="1285" w:author="Red Army" w:date="2012-04-14T20:03:00Z">
        <w:del w:id="1286" w:author="Phuong Giang" w:date="2012-04-15T00:10:00Z">
          <w:r w:rsidDel="00DE73AB">
            <w:delText>.</w:delText>
          </w:r>
        </w:del>
      </w:ins>
      <w:ins w:id="1287" w:author="Phuong Giang" w:date="2012-04-15T00:10:00Z">
        <w:r w:rsidR="00DE73AB">
          <w:t xml:space="preserve"> [OPTIONAL]</w:t>
        </w:r>
      </w:ins>
    </w:p>
    <w:p w14:paraId="6F593C1D" w14:textId="6324FADF" w:rsidR="00F52E43" w:rsidRPr="002806ED" w:rsidRDefault="00F52E43">
      <w:pPr>
        <w:pStyle w:val="ListParagraph"/>
        <w:numPr>
          <w:ilvl w:val="2"/>
          <w:numId w:val="47"/>
        </w:numPr>
        <w:ind w:left="1350"/>
        <w:rPr>
          <w:ins w:id="1288" w:author="Red Army" w:date="2012-04-14T20:30:00Z"/>
        </w:rPr>
        <w:pPrChange w:id="1289" w:author="Red Army" w:date="2012-04-14T20:02:00Z">
          <w:pPr>
            <w:spacing w:before="120" w:after="100" w:afterAutospacing="1" w:line="360" w:lineRule="auto"/>
            <w:contextualSpacing/>
          </w:pPr>
        </w:pPrChange>
      </w:pPr>
      <w:ins w:id="1290" w:author="Red Army" w:date="2012-04-14T20:04:00Z">
        <w:del w:id="1291" w:author="Phuong Giang" w:date="2012-04-14T23:38:00Z">
          <w:r w:rsidDel="00D2320C">
            <w:delText>To s</w:delText>
          </w:r>
        </w:del>
      </w:ins>
      <w:ins w:id="1292" w:author="Phuong Giang" w:date="2012-04-14T23:38:00Z">
        <w:r w:rsidR="00D2320C">
          <w:t>S</w:t>
        </w:r>
      </w:ins>
      <w:ins w:id="1293" w:author="Red Army" w:date="2012-04-14T20:04:00Z">
        <w:r>
          <w:t xml:space="preserve">elect </w:t>
        </w:r>
      </w:ins>
      <w:ins w:id="1294" w:author="Red Army" w:date="2012-04-14T20:30:00Z">
        <w:r w:rsidR="002806ED">
          <w:t xml:space="preserve">user for installation. </w:t>
        </w:r>
      </w:ins>
    </w:p>
    <w:p w14:paraId="0CDF31E1" w14:textId="6ECC8D62" w:rsidR="002806ED" w:rsidRDefault="002806ED">
      <w:pPr>
        <w:rPr>
          <w:ins w:id="1295" w:author="Phuong Giang" w:date="2012-04-15T00:14:00Z"/>
        </w:rPr>
        <w:pPrChange w:id="1296" w:author="Red Army" w:date="2012-04-14T20:30:00Z">
          <w:pPr>
            <w:spacing w:before="120" w:after="100" w:afterAutospacing="1" w:line="360" w:lineRule="auto"/>
            <w:contextualSpacing/>
          </w:pPr>
        </w:pPrChange>
      </w:pPr>
      <w:ins w:id="1297" w:author="Red Army" w:date="2012-04-14T20:30:00Z">
        <w:r>
          <w:t xml:space="preserve">Then click </w:t>
        </w:r>
        <w:proofErr w:type="gramStart"/>
        <w:r w:rsidRPr="002806ED">
          <w:rPr>
            <w:b/>
            <w:rPrChange w:id="1298" w:author="Red Army" w:date="2012-04-14T20:30:00Z">
              <w:rPr/>
            </w:rPrChange>
          </w:rPr>
          <w:t>Next</w:t>
        </w:r>
        <w:proofErr w:type="gramEnd"/>
        <w:r>
          <w:t>.</w:t>
        </w:r>
      </w:ins>
    </w:p>
    <w:p w14:paraId="483C28BA" w14:textId="5E09AE69" w:rsidR="00DE73AB" w:rsidRPr="00DE73AB" w:rsidDel="00DE73AB" w:rsidRDefault="00DE73AB">
      <w:pPr>
        <w:rPr>
          <w:del w:id="1299" w:author="Phuong Giang" w:date="2012-04-15T00:14:00Z"/>
          <w:rStyle w:val="IntenseEmphasis"/>
          <w:rPrChange w:id="1300" w:author="Phuong Giang" w:date="2012-04-15T00:14:00Z">
            <w:rPr>
              <w:del w:id="1301" w:author="Phuong Giang" w:date="2012-04-15T00:14:00Z"/>
              <w:rFonts w:eastAsiaTheme="minorHAnsi" w:cstheme="minorHAnsi"/>
            </w:rPr>
          </w:rPrChange>
        </w:rPr>
        <w:pPrChange w:id="1302" w:author="Red Army" w:date="2012-04-14T20:30:00Z">
          <w:pPr>
            <w:spacing w:before="120" w:after="100" w:afterAutospacing="1" w:line="360" w:lineRule="auto"/>
            <w:contextualSpacing/>
          </w:pPr>
        </w:pPrChange>
      </w:pPr>
    </w:p>
    <w:p w14:paraId="3C1D7E02" w14:textId="57695264" w:rsidR="00622EA7" w:rsidRPr="009D4FDC" w:rsidRDefault="00F52E43">
      <w:pPr>
        <w:rPr>
          <w:rPrChange w:id="1303" w:author="Red Army" w:date="2012-04-09T10:27:00Z">
            <w:rPr>
              <w:rFonts w:eastAsiaTheme="minorHAnsi" w:cstheme="minorHAnsi"/>
            </w:rPr>
          </w:rPrChange>
        </w:rPr>
        <w:pPrChange w:id="1304" w:author="Red Army" w:date="2012-04-09T10:27:00Z">
          <w:pPr>
            <w:spacing w:before="120" w:after="100" w:afterAutospacing="1" w:line="360" w:lineRule="auto"/>
            <w:contextualSpacing/>
          </w:pPr>
        </w:pPrChange>
      </w:pPr>
      <w:ins w:id="1305" w:author="Red Army" w:date="2012-04-14T20:01:00Z">
        <w:del w:id="1306" w:author="Phuong Giang" w:date="2012-04-15T00:16:00Z">
          <w:r w:rsidDel="00DE73AB">
            <w:rPr>
              <w:noProof/>
              <w:lang w:eastAsia="ja-JP"/>
            </w:rPr>
            <w:lastRenderedPageBreak/>
            <w:drawing>
              <wp:inline distT="0" distB="0" distL="0" distR="0" wp14:anchorId="2B1E8E4E" wp14:editId="232FF0C6">
                <wp:extent cx="4895850" cy="4010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95850" cy="4010025"/>
                        </a:xfrm>
                        <a:prstGeom prst="rect">
                          <a:avLst/>
                        </a:prstGeom>
                      </pic:spPr>
                    </pic:pic>
                  </a:graphicData>
                </a:graphic>
              </wp:inline>
            </w:drawing>
          </w:r>
        </w:del>
      </w:ins>
      <w:ins w:id="1307" w:author="Phuong Giang" w:date="2012-04-15T00:16:00Z">
        <w:r w:rsidR="00DE73AB">
          <w:rPr>
            <w:noProof/>
            <w:lang w:eastAsia="ja-JP"/>
          </w:rPr>
          <w:drawing>
            <wp:inline distT="0" distB="0" distL="0" distR="0" wp14:anchorId="5EA7A23F" wp14:editId="66D79EE4">
              <wp:extent cx="3909848" cy="320379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1681" cy="3205300"/>
                      </a:xfrm>
                      <a:prstGeom prst="rect">
                        <a:avLst/>
                      </a:prstGeom>
                      <a:noFill/>
                      <a:ln>
                        <a:noFill/>
                      </a:ln>
                    </pic:spPr>
                  </pic:pic>
                </a:graphicData>
              </a:graphic>
            </wp:inline>
          </w:drawing>
        </w:r>
      </w:ins>
    </w:p>
    <w:p w14:paraId="3C702EC8" w14:textId="22A14ED3" w:rsidR="000647DC" w:rsidRPr="000647DC" w:rsidRDefault="000647DC">
      <w:pPr>
        <w:rPr>
          <w:ins w:id="1308" w:author="Phuong Giang" w:date="2012-04-15T00:18:00Z"/>
          <w:rStyle w:val="IntenseEmphasis"/>
          <w:rPrChange w:id="1309" w:author="Phuong Giang" w:date="2012-04-15T00:18:00Z">
            <w:rPr>
              <w:ins w:id="1310" w:author="Phuong Giang" w:date="2012-04-15T00:18:00Z"/>
            </w:rPr>
          </w:rPrChange>
        </w:rPr>
        <w:pPrChange w:id="1311" w:author="Red Army" w:date="2012-04-14T20:32:00Z">
          <w:pPr>
            <w:spacing w:before="120" w:after="100" w:afterAutospacing="1" w:line="360" w:lineRule="auto"/>
            <w:contextualSpacing/>
          </w:pPr>
        </w:pPrChange>
      </w:pPr>
      <w:ins w:id="1312" w:author="Phuong Giang" w:date="2012-04-15T00:18:00Z">
        <w:r w:rsidRPr="000647DC">
          <w:rPr>
            <w:rStyle w:val="IntenseEmphasis"/>
            <w:rPrChange w:id="1313" w:author="Phuong Giang" w:date="2012-04-15T00:18:00Z">
              <w:rPr/>
            </w:rPrChange>
          </w:rPr>
          <w:t xml:space="preserve">STEP </w:t>
        </w:r>
      </w:ins>
      <w:ins w:id="1314" w:author="Phuong Giang" w:date="2012-04-15T00:19:00Z">
        <w:r>
          <w:rPr>
            <w:rStyle w:val="IntenseEmphasis"/>
          </w:rPr>
          <w:t>3</w:t>
        </w:r>
      </w:ins>
      <w:ins w:id="1315" w:author="Phuong Giang" w:date="2012-04-15T00:18:00Z">
        <w:r>
          <w:rPr>
            <w:rStyle w:val="IntenseEmphasis"/>
          </w:rPr>
          <w:t xml:space="preserve"> – Confirm Installation</w:t>
        </w:r>
      </w:ins>
    </w:p>
    <w:p w14:paraId="6707A8E4" w14:textId="2D36F483" w:rsidR="002806ED" w:rsidRPr="002806ED" w:rsidRDefault="002806ED">
      <w:pPr>
        <w:pStyle w:val="ListParagraph"/>
        <w:numPr>
          <w:ilvl w:val="0"/>
          <w:numId w:val="47"/>
        </w:numPr>
        <w:rPr>
          <w:rFonts w:eastAsiaTheme="minorEastAsia"/>
          <w:rPrChange w:id="1316" w:author="Red Army" w:date="2012-04-14T20:32:00Z">
            <w:rPr>
              <w:rFonts w:eastAsiaTheme="minorHAnsi" w:cstheme="minorHAnsi"/>
            </w:rPr>
          </w:rPrChange>
        </w:rPr>
        <w:pPrChange w:id="1317" w:author="Phuong Giang" w:date="2012-04-15T00:20:00Z">
          <w:pPr>
            <w:spacing w:before="120" w:after="100" w:afterAutospacing="1" w:line="360" w:lineRule="auto"/>
            <w:contextualSpacing/>
          </w:pPr>
        </w:pPrChange>
      </w:pPr>
      <w:ins w:id="1318" w:author="Red Army" w:date="2012-04-14T20:32:00Z">
        <w:r>
          <w:t xml:space="preserve">The following Screen is display, click </w:t>
        </w:r>
        <w:r w:rsidRPr="00967041">
          <w:rPr>
            <w:b/>
          </w:rPr>
          <w:t>Next</w:t>
        </w:r>
        <w:r>
          <w:t xml:space="preserve"> to start installation. </w:t>
        </w:r>
      </w:ins>
    </w:p>
    <w:p w14:paraId="5F73148F" w14:textId="032DB9D1" w:rsidR="00622EA7" w:rsidRPr="009D4FDC" w:rsidDel="002806ED" w:rsidRDefault="00622EA7">
      <w:pPr>
        <w:rPr>
          <w:del w:id="1319" w:author="Red Army" w:date="2012-04-14T20:35:00Z"/>
          <w:rPrChange w:id="1320" w:author="Red Army" w:date="2012-04-09T10:27:00Z">
            <w:rPr>
              <w:del w:id="1321" w:author="Red Army" w:date="2012-04-14T20:35:00Z"/>
              <w:rFonts w:eastAsiaTheme="minorHAnsi" w:cstheme="minorHAnsi"/>
            </w:rPr>
          </w:rPrChange>
        </w:rPr>
        <w:pPrChange w:id="1322" w:author="Red Army" w:date="2012-04-09T10:27:00Z">
          <w:pPr>
            <w:spacing w:before="120" w:after="100" w:afterAutospacing="1" w:line="360" w:lineRule="auto"/>
            <w:contextualSpacing/>
          </w:pPr>
        </w:pPrChange>
      </w:pPr>
    </w:p>
    <w:p w14:paraId="5CE8A0FE" w14:textId="21F3FE36" w:rsidR="00622EA7" w:rsidRDefault="002806ED">
      <w:pPr>
        <w:rPr>
          <w:ins w:id="1323" w:author="Red Army" w:date="2012-04-14T20:35:00Z"/>
        </w:rPr>
        <w:pPrChange w:id="1324" w:author="Red Army" w:date="2012-04-09T10:27:00Z">
          <w:pPr>
            <w:spacing w:before="120" w:after="100" w:afterAutospacing="1" w:line="360" w:lineRule="auto"/>
            <w:contextualSpacing/>
          </w:pPr>
        </w:pPrChange>
      </w:pPr>
      <w:ins w:id="1325" w:author="Red Army" w:date="2012-04-14T20:31:00Z">
        <w:r>
          <w:rPr>
            <w:noProof/>
            <w:lang w:eastAsia="ja-JP"/>
          </w:rPr>
          <w:lastRenderedPageBreak/>
          <w:drawing>
            <wp:inline distT="0" distB="0" distL="0" distR="0" wp14:anchorId="286C3476" wp14:editId="01A896A5">
              <wp:extent cx="3962963" cy="3231931"/>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64821" cy="3233446"/>
                      </a:xfrm>
                      <a:prstGeom prst="rect">
                        <a:avLst/>
                      </a:prstGeom>
                    </pic:spPr>
                  </pic:pic>
                </a:graphicData>
              </a:graphic>
            </wp:inline>
          </w:drawing>
        </w:r>
      </w:ins>
    </w:p>
    <w:p w14:paraId="29DF98F4" w14:textId="77777777" w:rsidR="002806ED" w:rsidRDefault="002806ED">
      <w:pPr>
        <w:ind w:left="0"/>
        <w:rPr>
          <w:ins w:id="1326" w:author="Red Army" w:date="2012-04-14T20:35:00Z"/>
        </w:rPr>
      </w:pPr>
      <w:ins w:id="1327" w:author="Red Army" w:date="2012-04-14T20:35:00Z">
        <w:r>
          <w:br w:type="page"/>
        </w:r>
      </w:ins>
    </w:p>
    <w:p w14:paraId="661D7E38" w14:textId="57599DDA" w:rsidR="002806ED" w:rsidRDefault="002806ED">
      <w:pPr>
        <w:pStyle w:val="ListParagraph"/>
        <w:numPr>
          <w:ilvl w:val="0"/>
          <w:numId w:val="47"/>
        </w:numPr>
        <w:rPr>
          <w:ins w:id="1328" w:author="Red Army" w:date="2012-04-14T20:31:00Z"/>
        </w:rPr>
        <w:pPrChange w:id="1329" w:author="Phuong Giang" w:date="2012-04-15T00:20:00Z">
          <w:pPr>
            <w:spacing w:before="120" w:after="100" w:afterAutospacing="1" w:line="360" w:lineRule="auto"/>
            <w:contextualSpacing/>
          </w:pPr>
        </w:pPrChange>
      </w:pPr>
      <w:ins w:id="1330" w:author="Red Army" w:date="2012-04-14T20:35:00Z">
        <w:r>
          <w:lastRenderedPageBreak/>
          <w:t xml:space="preserve">Wait for </w:t>
        </w:r>
        <w:del w:id="1331" w:author="Phuong Giang" w:date="2012-04-15T00:20:00Z">
          <w:r w:rsidDel="000647DC">
            <w:delText xml:space="preserve">the </w:delText>
          </w:r>
        </w:del>
        <w:r>
          <w:t>installer to finish setup prog</w:t>
        </w:r>
      </w:ins>
      <w:ins w:id="1332" w:author="Red Army" w:date="2012-04-14T20:36:00Z">
        <w:r>
          <w:t>r</w:t>
        </w:r>
      </w:ins>
      <w:ins w:id="1333" w:author="Red Army" w:date="2012-04-14T20:35:00Z">
        <w:r>
          <w:t xml:space="preserve">ess. </w:t>
        </w:r>
      </w:ins>
    </w:p>
    <w:p w14:paraId="6607ED1C" w14:textId="65E7F275" w:rsidR="002806ED" w:rsidRDefault="002806ED">
      <w:pPr>
        <w:rPr>
          <w:ins w:id="1334" w:author="Red Army" w:date="2012-04-14T20:35:00Z"/>
        </w:rPr>
        <w:pPrChange w:id="1335" w:author="Red Army" w:date="2012-04-09T10:27:00Z">
          <w:pPr>
            <w:spacing w:before="120" w:after="100" w:afterAutospacing="1" w:line="360" w:lineRule="auto"/>
            <w:contextualSpacing/>
          </w:pPr>
        </w:pPrChange>
      </w:pPr>
      <w:ins w:id="1336" w:author="Red Army" w:date="2012-04-14T20:31:00Z">
        <w:r>
          <w:rPr>
            <w:noProof/>
            <w:lang w:eastAsia="ja-JP"/>
          </w:rPr>
          <w:drawing>
            <wp:inline distT="0" distB="0" distL="0" distR="0" wp14:anchorId="1851EDCB" wp14:editId="50927EF7">
              <wp:extent cx="4034249" cy="3310758"/>
              <wp:effectExtent l="0" t="0" r="444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39875" cy="3315375"/>
                      </a:xfrm>
                      <a:prstGeom prst="rect">
                        <a:avLst/>
                      </a:prstGeom>
                    </pic:spPr>
                  </pic:pic>
                </a:graphicData>
              </a:graphic>
            </wp:inline>
          </w:drawing>
        </w:r>
      </w:ins>
    </w:p>
    <w:p w14:paraId="4EEF744A" w14:textId="77777777" w:rsidR="000647DC" w:rsidRDefault="000647DC">
      <w:pPr>
        <w:rPr>
          <w:ins w:id="1337" w:author="Phuong Giang" w:date="2012-04-15T00:20:00Z"/>
        </w:rPr>
        <w:pPrChange w:id="1338" w:author="Red Army" w:date="2012-04-09T10:27:00Z">
          <w:pPr>
            <w:spacing w:before="120" w:after="100" w:afterAutospacing="1" w:line="360" w:lineRule="auto"/>
            <w:contextualSpacing/>
          </w:pPr>
        </w:pPrChange>
      </w:pPr>
    </w:p>
    <w:p w14:paraId="0E4D59FC" w14:textId="4FB92806" w:rsidR="002806ED" w:rsidRPr="000647DC" w:rsidDel="000647DC" w:rsidRDefault="002806ED">
      <w:pPr>
        <w:pStyle w:val="ListParagraph"/>
        <w:numPr>
          <w:ilvl w:val="0"/>
          <w:numId w:val="47"/>
        </w:numPr>
        <w:rPr>
          <w:del w:id="1339" w:author="Phuong Giang" w:date="2012-04-15T00:20:00Z"/>
          <w:rFonts w:eastAsiaTheme="minorEastAsia"/>
          <w:b/>
          <w:rPrChange w:id="1340" w:author="Phuong Giang" w:date="2012-04-15T00:20:00Z">
            <w:rPr>
              <w:del w:id="1341" w:author="Phuong Giang" w:date="2012-04-15T00:20:00Z"/>
              <w:rFonts w:eastAsiaTheme="minorHAnsi" w:cstheme="minorHAnsi"/>
            </w:rPr>
          </w:rPrChange>
        </w:rPr>
        <w:pPrChange w:id="1342" w:author="Phuong Giang" w:date="2012-04-15T00:20:00Z">
          <w:pPr>
            <w:spacing w:before="120" w:after="100" w:afterAutospacing="1" w:line="360" w:lineRule="auto"/>
            <w:contextualSpacing/>
          </w:pPr>
        </w:pPrChange>
      </w:pPr>
      <w:ins w:id="1343" w:author="Red Army" w:date="2012-04-14T20:36:00Z">
        <w:r>
          <w:t xml:space="preserve">When finished, the following Screen is displayed. Click </w:t>
        </w:r>
        <w:r w:rsidRPr="00967041">
          <w:rPr>
            <w:b/>
          </w:rPr>
          <w:t>Close.</w:t>
        </w:r>
      </w:ins>
    </w:p>
    <w:p w14:paraId="356F200F" w14:textId="77777777" w:rsidR="002806ED" w:rsidRDefault="002806ED">
      <w:pPr>
        <w:pStyle w:val="ListParagraph"/>
        <w:numPr>
          <w:ilvl w:val="0"/>
          <w:numId w:val="47"/>
        </w:numPr>
        <w:rPr>
          <w:ins w:id="1344" w:author="Red Army" w:date="2012-04-14T20:35:00Z"/>
        </w:rPr>
        <w:pPrChange w:id="1345" w:author="Phuong Giang" w:date="2012-04-15T00:20:00Z">
          <w:pPr>
            <w:spacing w:before="120" w:after="100" w:afterAutospacing="1" w:line="360" w:lineRule="auto"/>
            <w:contextualSpacing/>
          </w:pPr>
        </w:pPrChange>
      </w:pPr>
    </w:p>
    <w:p w14:paraId="63751174" w14:textId="34C59225" w:rsidR="00622EA7" w:rsidRPr="009D4FDC" w:rsidRDefault="002806ED">
      <w:pPr>
        <w:rPr>
          <w:rPrChange w:id="1346" w:author="Red Army" w:date="2012-04-09T10:27:00Z">
            <w:rPr>
              <w:rFonts w:eastAsiaTheme="minorHAnsi" w:cstheme="minorHAnsi"/>
            </w:rPr>
          </w:rPrChange>
        </w:rPr>
        <w:pPrChange w:id="1347" w:author="Red Army" w:date="2012-04-09T10:27:00Z">
          <w:pPr>
            <w:spacing w:before="120" w:after="100" w:afterAutospacing="1" w:line="360" w:lineRule="auto"/>
            <w:contextualSpacing/>
          </w:pPr>
        </w:pPrChange>
      </w:pPr>
      <w:ins w:id="1348" w:author="Red Army" w:date="2012-04-14T20:35:00Z">
        <w:r>
          <w:rPr>
            <w:noProof/>
            <w:lang w:eastAsia="ja-JP"/>
          </w:rPr>
          <w:drawing>
            <wp:inline distT="0" distB="0" distL="0" distR="0" wp14:anchorId="1A846A0A" wp14:editId="4DB7599E">
              <wp:extent cx="4099631" cy="337382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93589" cy="3368849"/>
                      </a:xfrm>
                      <a:prstGeom prst="rect">
                        <a:avLst/>
                      </a:prstGeom>
                    </pic:spPr>
                  </pic:pic>
                </a:graphicData>
              </a:graphic>
            </wp:inline>
          </w:drawing>
        </w:r>
      </w:ins>
    </w:p>
    <w:p w14:paraId="1D2B7F89" w14:textId="193697BE" w:rsidR="00622EA7" w:rsidRDefault="000647DC">
      <w:pPr>
        <w:pStyle w:val="ListParagraph"/>
        <w:numPr>
          <w:ilvl w:val="0"/>
          <w:numId w:val="47"/>
        </w:numPr>
        <w:rPr>
          <w:ins w:id="1349" w:author="Red Army" w:date="2012-04-14T20:37:00Z"/>
        </w:rPr>
        <w:pPrChange w:id="1350" w:author="Phuong Giang" w:date="2012-04-15T00:20:00Z">
          <w:pPr>
            <w:spacing w:before="120" w:after="100" w:afterAutospacing="1" w:line="360" w:lineRule="auto"/>
            <w:contextualSpacing/>
          </w:pPr>
        </w:pPrChange>
      </w:pPr>
      <w:ins w:id="1351" w:author="Red Army" w:date="2012-04-14T20:38:00Z">
        <w:del w:id="1352" w:author="Phuong Giang" w:date="2012-04-15T00:22:00Z">
          <w:r w:rsidRPr="00967041" w:rsidDel="000647DC">
            <w:rPr>
              <w:noProof/>
              <w:lang w:eastAsia="ja-JP"/>
            </w:rPr>
            <w:drawing>
              <wp:inline distT="0" distB="0" distL="0" distR="0" wp14:anchorId="6C61C68A" wp14:editId="5E681895">
                <wp:extent cx="819150" cy="876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819150" cy="876300"/>
                        </a:xfrm>
                        <a:prstGeom prst="rect">
                          <a:avLst/>
                        </a:prstGeom>
                      </pic:spPr>
                    </pic:pic>
                  </a:graphicData>
                </a:graphic>
              </wp:inline>
            </w:drawing>
          </w:r>
        </w:del>
      </w:ins>
      <w:ins w:id="1353" w:author="Red Army" w:date="2012-04-14T20:37:00Z">
        <w:r w:rsidR="002806ED">
          <w:t>The program is ready and can be started from:</w:t>
        </w:r>
      </w:ins>
    </w:p>
    <w:p w14:paraId="63E0BBC1" w14:textId="5E41E516" w:rsidR="002806ED" w:rsidRDefault="002806ED">
      <w:pPr>
        <w:pStyle w:val="ListParagraph"/>
        <w:numPr>
          <w:ilvl w:val="2"/>
          <w:numId w:val="47"/>
        </w:numPr>
        <w:ind w:left="1350"/>
        <w:rPr>
          <w:ins w:id="1354" w:author="Phuong Giang" w:date="2012-04-15T00:22:00Z"/>
        </w:rPr>
        <w:pPrChange w:id="1355" w:author="Red Army" w:date="2012-04-14T20:37:00Z">
          <w:pPr>
            <w:spacing w:before="120" w:after="100" w:afterAutospacing="1" w:line="360" w:lineRule="auto"/>
            <w:contextualSpacing/>
          </w:pPr>
        </w:pPrChange>
      </w:pPr>
      <w:ins w:id="1356" w:author="Red Army" w:date="2012-04-14T20:38:00Z">
        <w:r>
          <w:lastRenderedPageBreak/>
          <w:t xml:space="preserve">From </w:t>
        </w:r>
      </w:ins>
      <w:ins w:id="1357" w:author="Red Army" w:date="2012-04-14T20:37:00Z">
        <w:r>
          <w:t xml:space="preserve">Desktop: Open </w:t>
        </w:r>
        <w:del w:id="1358" w:author="Phuong Giang" w:date="2012-04-15T00:25:00Z">
          <w:r w:rsidDel="000647DC">
            <w:delText xml:space="preserve">the </w:delText>
          </w:r>
        </w:del>
      </w:ins>
      <w:ins w:id="1359" w:author="Red Army" w:date="2012-04-14T20:38:00Z">
        <w:del w:id="1360" w:author="Phuong Giang" w:date="2012-04-15T00:25:00Z">
          <w:r w:rsidR="00AF73E3" w:rsidDel="000647DC">
            <w:delText>icon</w:delText>
          </w:r>
        </w:del>
      </w:ins>
      <w:ins w:id="1361" w:author="Red Army" w:date="2012-04-14T20:39:00Z">
        <w:del w:id="1362" w:author="Phuong Giang" w:date="2012-04-15T00:25:00Z">
          <w:r w:rsidR="00AF73E3" w:rsidDel="000647DC">
            <w:delText xml:space="preserve"> </w:delText>
          </w:r>
        </w:del>
      </w:ins>
      <w:ins w:id="1363" w:author="Red Army" w:date="2012-04-14T20:38:00Z">
        <w:del w:id="1364" w:author="Phuong Giang" w:date="2012-04-15T00:25:00Z">
          <w:r w:rsidR="00AF73E3" w:rsidDel="000647DC">
            <w:delText xml:space="preserve">. </w:delText>
          </w:r>
        </w:del>
      </w:ins>
      <w:ins w:id="1365" w:author="Phuong Giang" w:date="2012-04-15T00:25:00Z">
        <w:r w:rsidR="000647DC">
          <w:t>from Desktop shortcut</w:t>
        </w:r>
      </w:ins>
    </w:p>
    <w:p w14:paraId="2A737F4A" w14:textId="5A83EDAF" w:rsidR="000647DC" w:rsidRDefault="000647DC">
      <w:pPr>
        <w:pStyle w:val="ListParagraph"/>
        <w:ind w:left="3420"/>
        <w:rPr>
          <w:ins w:id="1366" w:author="Red Army" w:date="2012-04-14T20:38:00Z"/>
        </w:rPr>
        <w:pPrChange w:id="1367" w:author="Phuong Giang" w:date="2012-04-15T00:25:00Z">
          <w:pPr>
            <w:spacing w:before="120" w:after="100" w:afterAutospacing="1" w:line="360" w:lineRule="auto"/>
            <w:contextualSpacing/>
          </w:pPr>
        </w:pPrChange>
      </w:pPr>
      <w:ins w:id="1368" w:author="Phuong Giang" w:date="2012-04-15T00:22:00Z">
        <w:r w:rsidRPr="00967041">
          <w:rPr>
            <w:noProof/>
            <w:lang w:eastAsia="ja-JP"/>
          </w:rPr>
          <w:drawing>
            <wp:inline distT="0" distB="0" distL="0" distR="0" wp14:anchorId="12423F73" wp14:editId="1288CF55">
              <wp:extent cx="819150" cy="876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819150" cy="876300"/>
                      </a:xfrm>
                      <a:prstGeom prst="rect">
                        <a:avLst/>
                      </a:prstGeom>
                    </pic:spPr>
                  </pic:pic>
                </a:graphicData>
              </a:graphic>
            </wp:inline>
          </w:drawing>
        </w:r>
      </w:ins>
    </w:p>
    <w:p w14:paraId="5F80C428" w14:textId="5479E694" w:rsidR="00AF73E3" w:rsidRDefault="00AF73E3">
      <w:pPr>
        <w:pStyle w:val="ListParagraph"/>
        <w:numPr>
          <w:ilvl w:val="2"/>
          <w:numId w:val="47"/>
        </w:numPr>
        <w:ind w:left="1350"/>
        <w:rPr>
          <w:ins w:id="1369" w:author="Red Army" w:date="2012-04-14T20:40:00Z"/>
        </w:rPr>
        <w:pPrChange w:id="1370" w:author="Red Army" w:date="2012-04-14T20:37:00Z">
          <w:pPr>
            <w:spacing w:before="120" w:after="100" w:afterAutospacing="1" w:line="360" w:lineRule="auto"/>
            <w:contextualSpacing/>
          </w:pPr>
        </w:pPrChange>
      </w:pPr>
      <w:ins w:id="1371" w:author="Red Army" w:date="2012-04-14T20:38:00Z">
        <w:r>
          <w:t xml:space="preserve">From Start Menu: </w:t>
        </w:r>
      </w:ins>
      <w:ins w:id="1372" w:author="Red Army" w:date="2012-04-14T20:39:00Z">
        <w:r>
          <w:t xml:space="preserve">Click </w:t>
        </w:r>
      </w:ins>
      <w:ins w:id="1373" w:author="Red Army" w:date="2012-04-14T20:38:00Z">
        <w:r w:rsidRPr="00967041">
          <w:t>Start</w:t>
        </w:r>
      </w:ins>
      <w:ins w:id="1374" w:author="Red Army" w:date="2012-04-14T20:39:00Z">
        <w:r>
          <w:t xml:space="preserve">, click </w:t>
        </w:r>
        <w:r w:rsidRPr="00967041">
          <w:t>All Program</w:t>
        </w:r>
        <w:r>
          <w:t xml:space="preserve">, select </w:t>
        </w:r>
        <w:r w:rsidRPr="00967041">
          <w:t xml:space="preserve">Teacher Left Hand </w:t>
        </w:r>
        <w:r>
          <w:t xml:space="preserve">program group, click </w:t>
        </w:r>
        <w:r w:rsidRPr="00967041">
          <w:t>Teacher Left Hand</w:t>
        </w:r>
        <w:r>
          <w:t xml:space="preserve">. </w:t>
        </w:r>
      </w:ins>
    </w:p>
    <w:p w14:paraId="638F9CDF" w14:textId="5511858E" w:rsidR="00AF73E3" w:rsidRPr="009D4FDC" w:rsidRDefault="000647DC">
      <w:pPr>
        <w:jc w:val="center"/>
        <w:rPr>
          <w:rPrChange w:id="1375" w:author="Red Army" w:date="2012-04-09T10:27:00Z">
            <w:rPr>
              <w:rFonts w:eastAsiaTheme="minorHAnsi" w:cstheme="minorHAnsi"/>
            </w:rPr>
          </w:rPrChange>
        </w:rPr>
        <w:pPrChange w:id="1376" w:author="Phuong Giang" w:date="2012-04-15T00:22:00Z">
          <w:pPr>
            <w:spacing w:before="120" w:after="100" w:afterAutospacing="1" w:line="360" w:lineRule="auto"/>
            <w:contextualSpacing/>
          </w:pPr>
        </w:pPrChange>
      </w:pPr>
      <w:ins w:id="1377" w:author="Phuong Giang" w:date="2012-04-15T00:24:00Z">
        <w:r>
          <w:rPr>
            <w:noProof/>
            <w:lang w:eastAsia="ja-JP"/>
          </w:rPr>
          <w:drawing>
            <wp:inline distT="0" distB="0" distL="0" distR="0" wp14:anchorId="4197845A" wp14:editId="64561286">
              <wp:extent cx="2433320" cy="3093085"/>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33320" cy="3093085"/>
                      </a:xfrm>
                      <a:prstGeom prst="rect">
                        <a:avLst/>
                      </a:prstGeom>
                      <a:noFill/>
                      <a:ln>
                        <a:noFill/>
                      </a:ln>
                    </pic:spPr>
                  </pic:pic>
                </a:graphicData>
              </a:graphic>
            </wp:inline>
          </w:drawing>
        </w:r>
      </w:ins>
      <w:ins w:id="1378" w:author="Red Army" w:date="2012-04-14T20:40:00Z">
        <w:del w:id="1379" w:author="Phuong Giang" w:date="2012-04-15T00:23:00Z">
          <w:r w:rsidR="00AF73E3" w:rsidDel="000647DC">
            <w:rPr>
              <w:noProof/>
              <w:lang w:eastAsia="ja-JP"/>
            </w:rPr>
            <w:drawing>
              <wp:inline distT="0" distB="0" distL="0" distR="0" wp14:anchorId="689F1DF0" wp14:editId="7B2A5B5E">
                <wp:extent cx="2486025"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86025" cy="3486150"/>
                        </a:xfrm>
                        <a:prstGeom prst="rect">
                          <a:avLst/>
                        </a:prstGeom>
                      </pic:spPr>
                    </pic:pic>
                  </a:graphicData>
                </a:graphic>
              </wp:inline>
            </w:drawing>
          </w:r>
        </w:del>
      </w:ins>
    </w:p>
    <w:p w14:paraId="28C86FEE" w14:textId="77777777" w:rsidR="00622EA7" w:rsidRPr="009D4FDC" w:rsidRDefault="00622EA7">
      <w:pPr>
        <w:rPr>
          <w:rPrChange w:id="1380" w:author="Red Army" w:date="2012-04-09T10:27:00Z">
            <w:rPr>
              <w:rFonts w:eastAsiaTheme="minorHAnsi" w:cstheme="minorHAnsi"/>
            </w:rPr>
          </w:rPrChange>
        </w:rPr>
        <w:pPrChange w:id="1381" w:author="Red Army" w:date="2012-04-09T10:27:00Z">
          <w:pPr>
            <w:spacing w:before="120" w:after="100" w:afterAutospacing="1" w:line="360" w:lineRule="auto"/>
            <w:contextualSpacing/>
          </w:pPr>
        </w:pPrChange>
      </w:pPr>
    </w:p>
    <w:p w14:paraId="2C7ACA0A" w14:textId="77777777" w:rsidR="00622EA7" w:rsidRPr="009D4FDC" w:rsidRDefault="00622EA7">
      <w:pPr>
        <w:rPr>
          <w:rPrChange w:id="1382" w:author="Red Army" w:date="2012-04-09T10:27:00Z">
            <w:rPr>
              <w:rFonts w:eastAsiaTheme="minorHAnsi" w:cstheme="minorHAnsi"/>
            </w:rPr>
          </w:rPrChange>
        </w:rPr>
        <w:pPrChange w:id="1383" w:author="Red Army" w:date="2012-04-09T10:27:00Z">
          <w:pPr>
            <w:spacing w:before="120" w:after="100" w:afterAutospacing="1" w:line="360" w:lineRule="auto"/>
            <w:contextualSpacing/>
          </w:pPr>
        </w:pPrChange>
      </w:pPr>
    </w:p>
    <w:p w14:paraId="7DA5AD88" w14:textId="77777777" w:rsidR="00622EA7" w:rsidRPr="009D4FDC" w:rsidRDefault="00622EA7">
      <w:pPr>
        <w:rPr>
          <w:rPrChange w:id="1384" w:author="Red Army" w:date="2012-04-09T10:27:00Z">
            <w:rPr>
              <w:rFonts w:eastAsiaTheme="minorHAnsi" w:cstheme="minorHAnsi"/>
            </w:rPr>
          </w:rPrChange>
        </w:rPr>
        <w:pPrChange w:id="1385" w:author="Red Army" w:date="2012-04-09T10:27:00Z">
          <w:pPr>
            <w:spacing w:before="120" w:after="100" w:afterAutospacing="1" w:line="360" w:lineRule="auto"/>
            <w:contextualSpacing/>
          </w:pPr>
        </w:pPrChange>
      </w:pPr>
    </w:p>
    <w:p w14:paraId="57FF3AAF" w14:textId="77777777" w:rsidR="00622EA7" w:rsidRPr="009D4FDC" w:rsidRDefault="00622EA7">
      <w:pPr>
        <w:rPr>
          <w:rPrChange w:id="1386" w:author="Red Army" w:date="2012-04-09T10:27:00Z">
            <w:rPr>
              <w:rFonts w:eastAsiaTheme="minorHAnsi" w:cstheme="minorHAnsi"/>
            </w:rPr>
          </w:rPrChange>
        </w:rPr>
        <w:pPrChange w:id="1387" w:author="Red Army" w:date="2012-04-09T10:27:00Z">
          <w:pPr>
            <w:spacing w:before="120" w:after="100" w:afterAutospacing="1" w:line="360" w:lineRule="auto"/>
            <w:contextualSpacing/>
          </w:pPr>
        </w:pPrChange>
      </w:pPr>
    </w:p>
    <w:p w14:paraId="757B2436" w14:textId="77777777" w:rsidR="00622EA7" w:rsidRPr="009D4FDC" w:rsidRDefault="00622EA7">
      <w:pPr>
        <w:rPr>
          <w:rPrChange w:id="1388" w:author="Red Army" w:date="2012-04-09T10:27:00Z">
            <w:rPr>
              <w:rFonts w:eastAsiaTheme="minorHAnsi" w:cstheme="minorHAnsi"/>
            </w:rPr>
          </w:rPrChange>
        </w:rPr>
        <w:pPrChange w:id="1389" w:author="Red Army" w:date="2012-04-09T10:27:00Z">
          <w:pPr>
            <w:spacing w:before="120" w:after="100" w:afterAutospacing="1" w:line="360" w:lineRule="auto"/>
            <w:contextualSpacing/>
          </w:pPr>
        </w:pPrChange>
      </w:pPr>
    </w:p>
    <w:p w14:paraId="10292741" w14:textId="77777777" w:rsidR="00622EA7" w:rsidRPr="009D4FDC" w:rsidRDefault="00622EA7">
      <w:pPr>
        <w:rPr>
          <w:rPrChange w:id="1390" w:author="Red Army" w:date="2012-04-09T10:27:00Z">
            <w:rPr>
              <w:rFonts w:eastAsiaTheme="minorHAnsi" w:cstheme="minorHAnsi"/>
            </w:rPr>
          </w:rPrChange>
        </w:rPr>
        <w:pPrChange w:id="1391" w:author="Red Army" w:date="2012-04-09T10:27:00Z">
          <w:pPr>
            <w:spacing w:before="120" w:after="100" w:afterAutospacing="1" w:line="360" w:lineRule="auto"/>
            <w:contextualSpacing/>
          </w:pPr>
        </w:pPrChange>
      </w:pPr>
    </w:p>
    <w:p w14:paraId="15D390DA" w14:textId="77777777" w:rsidR="00622EA7" w:rsidRPr="009D4FDC" w:rsidRDefault="00622EA7">
      <w:pPr>
        <w:rPr>
          <w:rPrChange w:id="1392" w:author="Red Army" w:date="2012-04-09T10:27:00Z">
            <w:rPr>
              <w:rFonts w:eastAsiaTheme="minorHAnsi" w:cstheme="minorHAnsi"/>
            </w:rPr>
          </w:rPrChange>
        </w:rPr>
        <w:pPrChange w:id="1393" w:author="Red Army" w:date="2012-04-09T10:27:00Z">
          <w:pPr>
            <w:spacing w:before="120" w:after="100" w:afterAutospacing="1" w:line="360" w:lineRule="auto"/>
            <w:contextualSpacing/>
          </w:pPr>
        </w:pPrChange>
      </w:pPr>
    </w:p>
    <w:p w14:paraId="7068C36C" w14:textId="77777777" w:rsidR="00622EA7" w:rsidRPr="009D4FDC" w:rsidRDefault="00622EA7">
      <w:pPr>
        <w:rPr>
          <w:rPrChange w:id="1394" w:author="Red Army" w:date="2012-04-09T10:27:00Z">
            <w:rPr>
              <w:rFonts w:eastAsiaTheme="minorHAnsi" w:cstheme="minorHAnsi"/>
            </w:rPr>
          </w:rPrChange>
        </w:rPr>
        <w:pPrChange w:id="1395" w:author="Red Army" w:date="2012-04-09T10:27:00Z">
          <w:pPr>
            <w:spacing w:before="120" w:after="100" w:afterAutospacing="1" w:line="360" w:lineRule="auto"/>
            <w:contextualSpacing/>
          </w:pPr>
        </w:pPrChange>
      </w:pPr>
    </w:p>
    <w:p w14:paraId="7E1E0A54" w14:textId="77777777" w:rsidR="00622EA7" w:rsidRPr="009D4FDC" w:rsidRDefault="00622EA7">
      <w:pPr>
        <w:rPr>
          <w:rPrChange w:id="1396" w:author="Red Army" w:date="2012-04-09T10:27:00Z">
            <w:rPr>
              <w:rFonts w:eastAsiaTheme="minorHAnsi" w:cstheme="minorHAnsi"/>
            </w:rPr>
          </w:rPrChange>
        </w:rPr>
        <w:pPrChange w:id="1397" w:author="Red Army" w:date="2012-04-09T10:27:00Z">
          <w:pPr>
            <w:spacing w:before="120" w:after="100" w:afterAutospacing="1" w:line="360" w:lineRule="auto"/>
            <w:contextualSpacing/>
          </w:pPr>
        </w:pPrChange>
      </w:pPr>
    </w:p>
    <w:p w14:paraId="7767925C" w14:textId="77777777" w:rsidR="00AF73E3" w:rsidRDefault="00AF73E3">
      <w:pPr>
        <w:ind w:left="0"/>
        <w:rPr>
          <w:ins w:id="1398" w:author="Red Army" w:date="2012-04-14T20:40:00Z"/>
          <w:rFonts w:asciiTheme="majorHAnsi" w:eastAsiaTheme="majorEastAsia" w:hAnsiTheme="majorHAnsi" w:cstheme="majorBidi"/>
          <w:b/>
          <w:bCs/>
          <w:color w:val="365F91" w:themeColor="accent1" w:themeShade="BF"/>
          <w:sz w:val="28"/>
          <w:szCs w:val="28"/>
        </w:rPr>
      </w:pPr>
      <w:ins w:id="1399" w:author="Red Army" w:date="2012-04-14T20:40:00Z">
        <w:r>
          <w:br w:type="page"/>
        </w:r>
      </w:ins>
    </w:p>
    <w:p w14:paraId="617F41B5" w14:textId="7DEC9045" w:rsidR="00622EA7" w:rsidRPr="00D2320C" w:rsidRDefault="00622EA7">
      <w:pPr>
        <w:pStyle w:val="Heading1"/>
        <w:pPrChange w:id="1400" w:author="Phuong Giang" w:date="2012-04-15T00:27:00Z">
          <w:pPr>
            <w:keepNext/>
            <w:keepLines/>
            <w:numPr>
              <w:numId w:val="2"/>
            </w:numPr>
            <w:spacing w:before="480" w:after="0"/>
            <w:ind w:left="360" w:hanging="360"/>
            <w:outlineLvl w:val="0"/>
          </w:pPr>
        </w:pPrChange>
      </w:pPr>
      <w:bookmarkStart w:id="1401" w:name="_Toc322219033"/>
      <w:r w:rsidRPr="00C27767">
        <w:lastRenderedPageBreak/>
        <w:t>User’s Guide</w:t>
      </w:r>
      <w:bookmarkEnd w:id="1401"/>
    </w:p>
    <w:p w14:paraId="6A08AD12" w14:textId="21FC86EA" w:rsidR="00622EA7" w:rsidRPr="009D4FDC" w:rsidRDefault="00622EA7">
      <w:pPr>
        <w:pStyle w:val="Heading2"/>
        <w:numPr>
          <w:ilvl w:val="1"/>
          <w:numId w:val="2"/>
        </w:numPr>
        <w:rPr>
          <w:ins w:id="1402" w:author="Red Army" w:date="2012-04-09T10:27:00Z"/>
          <w:rPrChange w:id="1403" w:author="Red Army" w:date="2012-04-09T10:27:00Z">
            <w:rPr>
              <w:ins w:id="1404" w:author="Red Army" w:date="2012-04-09T10:27:00Z"/>
            </w:rPr>
          </w:rPrChange>
        </w:rPr>
        <w:pPrChange w:id="1405" w:author="Phuong Giang" w:date="2012-04-15T00:28:00Z">
          <w:pPr>
            <w:keepNext/>
            <w:keepLines/>
            <w:numPr>
              <w:numId w:val="12"/>
            </w:numPr>
            <w:spacing w:before="200" w:after="0"/>
            <w:ind w:left="360" w:hanging="360"/>
            <w:outlineLvl w:val="1"/>
          </w:pPr>
        </w:pPrChange>
      </w:pPr>
      <w:del w:id="1406" w:author="Red Army" w:date="2012-04-07T22:15:00Z">
        <w:r w:rsidRPr="00967041" w:rsidDel="0003705E">
          <w:delText>General Guide</w:delText>
        </w:r>
      </w:del>
      <w:bookmarkStart w:id="1407" w:name="_Toc322219034"/>
      <w:ins w:id="1408" w:author="Red Army" w:date="2012-04-07T22:15:00Z">
        <w:r w:rsidR="0003705E" w:rsidRPr="009D4FDC">
          <w:rPr>
            <w:rPrChange w:id="1409" w:author="Red Army" w:date="2012-04-09T10:27:00Z">
              <w:rPr>
                <w:b/>
                <w:bCs/>
              </w:rPr>
            </w:rPrChange>
          </w:rPr>
          <w:t xml:space="preserve">Teacher Left Hand </w:t>
        </w:r>
      </w:ins>
      <w:ins w:id="1410" w:author="Red Army" w:date="2012-04-08T15:42:00Z">
        <w:r w:rsidR="00F9353E" w:rsidRPr="009D4FDC">
          <w:rPr>
            <w:rPrChange w:id="1411" w:author="Red Army" w:date="2012-04-09T10:27:00Z">
              <w:rPr>
                <w:b/>
                <w:bCs/>
              </w:rPr>
            </w:rPrChange>
          </w:rPr>
          <w:t>Interface Overview</w:t>
        </w:r>
      </w:ins>
      <w:bookmarkEnd w:id="1407"/>
    </w:p>
    <w:p w14:paraId="25361006" w14:textId="77777777" w:rsidR="009D4FDC" w:rsidRPr="009D4FDC" w:rsidRDefault="009D4FDC">
      <w:pPr>
        <w:rPr>
          <w:ins w:id="1412" w:author="Red Army" w:date="2012-04-09T10:27:00Z"/>
        </w:rPr>
      </w:pPr>
      <w:ins w:id="1413" w:author="Red Army" w:date="2012-04-09T10:27:00Z">
        <w:r w:rsidRPr="009D4FDC">
          <w:t>To open Teacher Left Hand, do one of the following:</w:t>
        </w:r>
      </w:ins>
    </w:p>
    <w:p w14:paraId="261179B1" w14:textId="1DF47242" w:rsidR="009D4FDC" w:rsidRPr="009D4FDC" w:rsidRDefault="009D4FDC">
      <w:pPr>
        <w:pStyle w:val="ListParagraph"/>
        <w:numPr>
          <w:ilvl w:val="0"/>
          <w:numId w:val="47"/>
        </w:numPr>
        <w:rPr>
          <w:ins w:id="1414" w:author="Red Army" w:date="2012-04-09T10:27:00Z"/>
        </w:rPr>
        <w:pPrChange w:id="1415" w:author="Phuong Giang" w:date="2012-04-15T00:29:00Z">
          <w:pPr/>
        </w:pPrChange>
      </w:pPr>
      <w:ins w:id="1416" w:author="Red Army" w:date="2012-04-09T10:27:00Z">
        <w:r w:rsidRPr="009D4FDC">
          <w:t xml:space="preserve">Select Windows Start menu &gt; All Programs &gt; </w:t>
        </w:r>
        <w:del w:id="1417" w:author="Phuong Giang" w:date="2012-04-15T00:29:00Z">
          <w:r w:rsidRPr="009D4FDC" w:rsidDel="00B95E78">
            <w:delText>TLH</w:delText>
          </w:r>
        </w:del>
      </w:ins>
      <w:ins w:id="1418" w:author="Phuong Giang" w:date="2012-04-15T00:29:00Z">
        <w:r w:rsidR="00B95E78">
          <w:t>FPT University</w:t>
        </w:r>
      </w:ins>
      <w:ins w:id="1419" w:author="Red Army" w:date="2012-04-09T10:27:00Z">
        <w:r w:rsidRPr="009D4FDC">
          <w:t xml:space="preserve"> &gt; Teacher Left Hand </w:t>
        </w:r>
      </w:ins>
    </w:p>
    <w:p w14:paraId="338F8D8C" w14:textId="391B2B5F" w:rsidR="009D4FDC" w:rsidRPr="009D4FDC" w:rsidRDefault="009D4FDC">
      <w:pPr>
        <w:pStyle w:val="ListParagraph"/>
        <w:numPr>
          <w:ilvl w:val="0"/>
          <w:numId w:val="47"/>
        </w:numPr>
        <w:pPrChange w:id="1420" w:author="Phuong Giang" w:date="2012-04-15T00:29:00Z">
          <w:pPr>
            <w:keepNext/>
            <w:keepLines/>
            <w:numPr>
              <w:numId w:val="12"/>
            </w:numPr>
            <w:spacing w:before="200" w:after="0"/>
            <w:ind w:left="360" w:hanging="360"/>
            <w:outlineLvl w:val="1"/>
          </w:pPr>
        </w:pPrChange>
      </w:pPr>
      <w:ins w:id="1421" w:author="Red Army" w:date="2012-04-09T10:27:00Z">
        <w:del w:id="1422" w:author="Phuong Giang" w:date="2012-04-15T00:29:00Z">
          <w:r w:rsidRPr="009D4FDC" w:rsidDel="00B95E78">
            <w:delText>Select</w:delText>
          </w:r>
        </w:del>
      </w:ins>
      <w:ins w:id="1423" w:author="Phuong Giang" w:date="2012-04-15T00:29:00Z">
        <w:r w:rsidR="00B95E78">
          <w:t xml:space="preserve">Double click </w:t>
        </w:r>
      </w:ins>
      <w:ins w:id="1424" w:author="Red Army" w:date="2012-04-09T10:27:00Z">
        <w:del w:id="1425" w:author="Phuong Giang" w:date="2012-04-15T00:30:00Z">
          <w:r w:rsidRPr="009D4FDC" w:rsidDel="00B95E78">
            <w:delText xml:space="preserve"> </w:delText>
          </w:r>
        </w:del>
        <w:r w:rsidRPr="009D4FDC">
          <w:t>Teacher Left Hand shortcut on the desktop</w:t>
        </w:r>
        <w:del w:id="1426" w:author="Phuong Giang" w:date="2012-04-15T00:29:00Z">
          <w:r w:rsidRPr="009D4FDC" w:rsidDel="00B95E78">
            <w:delText xml:space="preserve"> &gt; press Enter key.</w:delText>
          </w:r>
        </w:del>
      </w:ins>
    </w:p>
    <w:p w14:paraId="69E47017" w14:textId="667B3B74" w:rsidR="00622EA7" w:rsidRDefault="00622EA7">
      <w:pPr>
        <w:pStyle w:val="Heading3"/>
        <w:numPr>
          <w:ilvl w:val="2"/>
          <w:numId w:val="85"/>
        </w:numPr>
        <w:rPr>
          <w:ins w:id="1427" w:author="Red Army" w:date="2012-04-09T10:47:00Z"/>
        </w:rPr>
        <w:pPrChange w:id="1428" w:author="Phuong Giang" w:date="2012-04-15T00:29:00Z">
          <w:pPr/>
        </w:pPrChange>
      </w:pPr>
      <w:del w:id="1429" w:author="Red Army" w:date="2012-04-08T15:36:00Z">
        <w:r w:rsidRPr="00441741" w:rsidDel="002C2655">
          <w:delText>Login</w:delText>
        </w:r>
      </w:del>
      <w:bookmarkStart w:id="1430" w:name="_Toc322219035"/>
      <w:ins w:id="1431" w:author="Red Army" w:date="2012-04-09T09:18:00Z">
        <w:r w:rsidR="006472EB" w:rsidRPr="00F52E43">
          <w:t xml:space="preserve">The </w:t>
        </w:r>
        <w:r w:rsidR="006472EB" w:rsidRPr="00967041">
          <w:t>Ribbon</w:t>
        </w:r>
        <w:r w:rsidR="006472EB" w:rsidRPr="00F52E43">
          <w:t xml:space="preserve"> Tab</w:t>
        </w:r>
      </w:ins>
      <w:bookmarkEnd w:id="1430"/>
    </w:p>
    <w:p w14:paraId="4D956B39" w14:textId="2657ECFD" w:rsidR="00382F65" w:rsidRDefault="00382F65">
      <w:pPr>
        <w:rPr>
          <w:ins w:id="1432" w:author="Red Army" w:date="2012-04-09T15:12:00Z"/>
          <w:lang w:eastAsia="ja-JP"/>
        </w:rPr>
        <w:pPrChange w:id="1433" w:author="Phuong Giang" w:date="2012-04-15T00:30:00Z">
          <w:pPr>
            <w:keepNext/>
            <w:keepLines/>
            <w:numPr>
              <w:ilvl w:val="1"/>
              <w:numId w:val="8"/>
            </w:numPr>
            <w:spacing w:before="200" w:after="0"/>
            <w:ind w:hanging="360"/>
            <w:outlineLvl w:val="2"/>
          </w:pPr>
        </w:pPrChange>
      </w:pPr>
      <w:ins w:id="1434" w:author="Red Army" w:date="2012-04-09T10:47:00Z">
        <w:r w:rsidRPr="00382F65">
          <w:rPr>
            <w:lang w:eastAsia="ja-JP"/>
          </w:rPr>
          <w:t>The Ribbon helps you quickly find the tools and options you need to complete a task. Tools and options are organized into groups that are collected together under specific tabs.</w:t>
        </w:r>
      </w:ins>
    </w:p>
    <w:p w14:paraId="02AE58A8" w14:textId="3488F1EF" w:rsidR="00F258BF" w:rsidRPr="00441741" w:rsidRDefault="00F258BF">
      <w:pPr>
        <w:pStyle w:val="Heading4"/>
        <w:rPr>
          <w:ins w:id="1435" w:author="Red Army" w:date="2012-04-09T09:21:00Z"/>
        </w:rPr>
        <w:pPrChange w:id="1436" w:author="Red Army" w:date="2012-04-09T15:17:00Z">
          <w:pPr>
            <w:keepNext/>
            <w:keepLines/>
            <w:numPr>
              <w:ilvl w:val="1"/>
              <w:numId w:val="8"/>
            </w:numPr>
            <w:spacing w:before="200" w:after="0"/>
            <w:ind w:hanging="360"/>
            <w:outlineLvl w:val="2"/>
          </w:pPr>
        </w:pPrChange>
      </w:pPr>
      <w:ins w:id="1437" w:author="Red Army" w:date="2012-04-09T15:12:00Z">
        <w:r w:rsidRPr="00F258BF">
          <w:rPr>
            <w:rPrChange w:id="1438" w:author="Red Army" w:date="2012-04-09T15:17:00Z">
              <w:rPr>
                <w:rFonts w:eastAsia="Times New Roman"/>
                <w:b/>
                <w:bCs/>
                <w:i/>
                <w:iCs/>
                <w:sz w:val="24"/>
                <w:szCs w:val="24"/>
                <w:lang w:eastAsia="ja-JP"/>
              </w:rPr>
            </w:rPrChange>
          </w:rPr>
          <w:t>Understand the ribbon bar components:</w:t>
        </w:r>
      </w:ins>
    </w:p>
    <w:p w14:paraId="71760712" w14:textId="7E9FD4F3" w:rsidR="002C2655" w:rsidRDefault="00382F65">
      <w:pPr>
        <w:ind w:left="0"/>
        <w:rPr>
          <w:ins w:id="1439" w:author="Red Army" w:date="2012-04-09T10:46:00Z"/>
        </w:rPr>
        <w:pPrChange w:id="1440" w:author="Red Army" w:date="2012-04-09T10:46:00Z">
          <w:pPr/>
        </w:pPrChange>
      </w:pPr>
      <w:ins w:id="1441" w:author="Red Army" w:date="2012-04-09T10:46:00Z">
        <w:r>
          <w:rPr>
            <w:noProof/>
            <w:lang w:eastAsia="ja-JP"/>
          </w:rPr>
          <w:drawing>
            <wp:inline distT="0" distB="0" distL="0" distR="0" wp14:anchorId="6EF1B8EF" wp14:editId="03C9C568">
              <wp:extent cx="6057900" cy="2205318"/>
              <wp:effectExtent l="0" t="0" r="0" b="0"/>
              <wp:docPr id="1" name="Picture 1" descr="C:\Users\REDARM~1\AppData\Local\Temp\SNAGHTMLba5b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DARM~1\AppData\Local\Temp\SNAGHTMLba5b7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57517" cy="2205179"/>
                      </a:xfrm>
                      <a:prstGeom prst="rect">
                        <a:avLst/>
                      </a:prstGeom>
                      <a:noFill/>
                      <a:ln>
                        <a:noFill/>
                      </a:ln>
                    </pic:spPr>
                  </pic:pic>
                </a:graphicData>
              </a:graphic>
            </wp:inline>
          </w:drawing>
        </w:r>
      </w:ins>
    </w:p>
    <w:tbl>
      <w:tblPr>
        <w:tblStyle w:val="LightList-Accent1"/>
        <w:tblW w:w="0" w:type="auto"/>
        <w:tblLook w:val="04A0" w:firstRow="1" w:lastRow="0" w:firstColumn="1" w:lastColumn="0" w:noHBand="0" w:noVBand="1"/>
        <w:tblPrChange w:id="1442" w:author="Red Army" w:date="2012-04-09T15:46:00Z">
          <w:tblPr>
            <w:tblStyle w:val="TableGrid"/>
            <w:tblW w:w="0" w:type="auto"/>
            <w:tblLook w:val="04A0" w:firstRow="1" w:lastRow="0" w:firstColumn="1" w:lastColumn="0" w:noHBand="0" w:noVBand="1"/>
          </w:tblPr>
        </w:tblPrChange>
      </w:tblPr>
      <w:tblGrid>
        <w:gridCol w:w="999"/>
        <w:gridCol w:w="2489"/>
        <w:gridCol w:w="6650"/>
        <w:tblGridChange w:id="1443">
          <w:tblGrid>
            <w:gridCol w:w="1998"/>
            <w:gridCol w:w="8140"/>
            <w:gridCol w:w="8140"/>
          </w:tblGrid>
        </w:tblGridChange>
      </w:tblGrid>
      <w:tr w:rsidR="00D744F0" w14:paraId="13676530" w14:textId="77777777" w:rsidTr="00AC0DBA">
        <w:trPr>
          <w:cnfStyle w:val="100000000000" w:firstRow="1" w:lastRow="0" w:firstColumn="0" w:lastColumn="0" w:oddVBand="0" w:evenVBand="0" w:oddHBand="0" w:evenHBand="0" w:firstRowFirstColumn="0" w:firstRowLastColumn="0" w:lastRowFirstColumn="0" w:lastRowLastColumn="0"/>
          <w:ins w:id="1444" w:author="Red Army" w:date="2012-04-09T10:46:00Z"/>
        </w:trPr>
        <w:tc>
          <w:tcPr>
            <w:cnfStyle w:val="001000000000" w:firstRow="0" w:lastRow="0" w:firstColumn="1" w:lastColumn="0" w:oddVBand="0" w:evenVBand="0" w:oddHBand="0" w:evenHBand="0" w:firstRowFirstColumn="0" w:firstRowLastColumn="0" w:lastRowFirstColumn="0" w:lastRowLastColumn="0"/>
            <w:tcW w:w="937" w:type="dxa"/>
            <w:tcPrChange w:id="1445" w:author="Red Army" w:date="2012-04-09T15:46:00Z">
              <w:tcPr>
                <w:tcW w:w="1998" w:type="dxa"/>
              </w:tcPr>
            </w:tcPrChange>
          </w:tcPr>
          <w:p w14:paraId="0C7331C3" w14:textId="1607FC5D" w:rsidR="00D744F0" w:rsidRDefault="00D744F0" w:rsidP="00382F65">
            <w:pPr>
              <w:ind w:left="0"/>
              <w:cnfStyle w:val="101000000000" w:firstRow="1" w:lastRow="0" w:firstColumn="1" w:lastColumn="0" w:oddVBand="0" w:evenVBand="0" w:oddHBand="0" w:evenHBand="0" w:firstRowFirstColumn="0" w:firstRowLastColumn="0" w:lastRowFirstColumn="0" w:lastRowLastColumn="0"/>
              <w:rPr>
                <w:ins w:id="1446" w:author="Red Army" w:date="2012-04-09T10:46:00Z"/>
              </w:rPr>
            </w:pPr>
            <w:ins w:id="1447" w:author="Red Army" w:date="2012-04-09T10:46:00Z">
              <w:r>
                <w:t>Number</w:t>
              </w:r>
            </w:ins>
          </w:p>
        </w:tc>
        <w:tc>
          <w:tcPr>
            <w:tcW w:w="2501" w:type="dxa"/>
            <w:tcPrChange w:id="1448" w:author="Red Army" w:date="2012-04-09T15:46:00Z">
              <w:tcPr>
                <w:tcW w:w="8140" w:type="dxa"/>
              </w:tcPr>
            </w:tcPrChange>
          </w:tcPr>
          <w:p w14:paraId="42DD4CFE" w14:textId="4FAF2572" w:rsidR="00D744F0" w:rsidRDefault="00D744F0" w:rsidP="00382F65">
            <w:pPr>
              <w:ind w:left="0"/>
              <w:cnfStyle w:val="100000000000" w:firstRow="1" w:lastRow="0" w:firstColumn="0" w:lastColumn="0" w:oddVBand="0" w:evenVBand="0" w:oddHBand="0" w:evenHBand="0" w:firstRowFirstColumn="0" w:firstRowLastColumn="0" w:lastRowFirstColumn="0" w:lastRowLastColumn="0"/>
              <w:rPr>
                <w:ins w:id="1449" w:author="Red Army" w:date="2012-04-09T10:59:00Z"/>
              </w:rPr>
            </w:pPr>
            <w:ins w:id="1450" w:author="Red Army" w:date="2012-04-09T10:59:00Z">
              <w:r>
                <w:t>Name</w:t>
              </w:r>
            </w:ins>
          </w:p>
        </w:tc>
        <w:tc>
          <w:tcPr>
            <w:tcW w:w="6700" w:type="dxa"/>
            <w:tcPrChange w:id="1451" w:author="Red Army" w:date="2012-04-09T15:46:00Z">
              <w:tcPr>
                <w:tcW w:w="8140" w:type="dxa"/>
              </w:tcPr>
            </w:tcPrChange>
          </w:tcPr>
          <w:p w14:paraId="3A48BC2A" w14:textId="0D3C73D0" w:rsidR="00D744F0" w:rsidRDefault="00D744F0" w:rsidP="00382F65">
            <w:pPr>
              <w:ind w:left="0"/>
              <w:cnfStyle w:val="100000000000" w:firstRow="1" w:lastRow="0" w:firstColumn="0" w:lastColumn="0" w:oddVBand="0" w:evenVBand="0" w:oddHBand="0" w:evenHBand="0" w:firstRowFirstColumn="0" w:firstRowLastColumn="0" w:lastRowFirstColumn="0" w:lastRowLastColumn="0"/>
              <w:rPr>
                <w:ins w:id="1452" w:author="Red Army" w:date="2012-04-09T10:46:00Z"/>
              </w:rPr>
            </w:pPr>
            <w:ins w:id="1453" w:author="Red Army" w:date="2012-04-09T10:59:00Z">
              <w:r>
                <w:t>Description</w:t>
              </w:r>
            </w:ins>
          </w:p>
        </w:tc>
      </w:tr>
      <w:tr w:rsidR="00D744F0" w14:paraId="5EC328D9" w14:textId="77777777" w:rsidTr="00AC0DBA">
        <w:trPr>
          <w:cnfStyle w:val="000000100000" w:firstRow="0" w:lastRow="0" w:firstColumn="0" w:lastColumn="0" w:oddVBand="0" w:evenVBand="0" w:oddHBand="1" w:evenHBand="0" w:firstRowFirstColumn="0" w:firstRowLastColumn="0" w:lastRowFirstColumn="0" w:lastRowLastColumn="0"/>
          <w:ins w:id="1454" w:author="Red Army" w:date="2012-04-09T10:46:00Z"/>
        </w:trPr>
        <w:tc>
          <w:tcPr>
            <w:cnfStyle w:val="001000000000" w:firstRow="0" w:lastRow="0" w:firstColumn="1" w:lastColumn="0" w:oddVBand="0" w:evenVBand="0" w:oddHBand="0" w:evenHBand="0" w:firstRowFirstColumn="0" w:firstRowLastColumn="0" w:lastRowFirstColumn="0" w:lastRowLastColumn="0"/>
            <w:tcW w:w="937" w:type="dxa"/>
            <w:tcPrChange w:id="1455" w:author="Red Army" w:date="2012-04-09T15:46:00Z">
              <w:tcPr>
                <w:tcW w:w="1998" w:type="dxa"/>
              </w:tcPr>
            </w:tcPrChange>
          </w:tcPr>
          <w:p w14:paraId="00A19252" w14:textId="4B69267E" w:rsidR="00D744F0" w:rsidRDefault="00D744F0" w:rsidP="00382F65">
            <w:pPr>
              <w:ind w:left="0"/>
              <w:cnfStyle w:val="001000100000" w:firstRow="0" w:lastRow="0" w:firstColumn="1" w:lastColumn="0" w:oddVBand="0" w:evenVBand="0" w:oddHBand="1" w:evenHBand="0" w:firstRowFirstColumn="0" w:firstRowLastColumn="0" w:lastRowFirstColumn="0" w:lastRowLastColumn="0"/>
              <w:rPr>
                <w:ins w:id="1456" w:author="Red Army" w:date="2012-04-09T10:46:00Z"/>
              </w:rPr>
            </w:pPr>
            <w:ins w:id="1457" w:author="Red Army" w:date="2012-04-09T10:46:00Z">
              <w:r>
                <w:t>1</w:t>
              </w:r>
            </w:ins>
          </w:p>
        </w:tc>
        <w:tc>
          <w:tcPr>
            <w:tcW w:w="2501" w:type="dxa"/>
            <w:tcPrChange w:id="1458" w:author="Red Army" w:date="2012-04-09T15:46:00Z">
              <w:tcPr>
                <w:tcW w:w="8140" w:type="dxa"/>
              </w:tcPr>
            </w:tcPrChange>
          </w:tcPr>
          <w:p w14:paraId="22C69A14" w14:textId="6333B8FE" w:rsidR="00D744F0" w:rsidRPr="00382F65" w:rsidRDefault="00D744F0" w:rsidP="00FB4FB8">
            <w:pPr>
              <w:ind w:left="0"/>
              <w:cnfStyle w:val="000000100000" w:firstRow="0" w:lastRow="0" w:firstColumn="0" w:lastColumn="0" w:oddVBand="0" w:evenVBand="0" w:oddHBand="1" w:evenHBand="0" w:firstRowFirstColumn="0" w:firstRowLastColumn="0" w:lastRowFirstColumn="0" w:lastRowLastColumn="0"/>
              <w:rPr>
                <w:ins w:id="1459" w:author="Red Army" w:date="2012-04-09T10:59:00Z"/>
              </w:rPr>
            </w:pPr>
            <w:ins w:id="1460" w:author="Red Army" w:date="2012-04-09T10:59:00Z">
              <w:r>
                <w:t>Application button</w:t>
              </w:r>
            </w:ins>
          </w:p>
        </w:tc>
        <w:tc>
          <w:tcPr>
            <w:tcW w:w="6700" w:type="dxa"/>
            <w:tcPrChange w:id="1461" w:author="Red Army" w:date="2012-04-09T15:46:00Z">
              <w:tcPr>
                <w:tcW w:w="8140" w:type="dxa"/>
              </w:tcPr>
            </w:tcPrChange>
          </w:tcPr>
          <w:p w14:paraId="517709E3" w14:textId="3EDF9792" w:rsidR="00D744F0" w:rsidRDefault="00D744F0">
            <w:pPr>
              <w:ind w:left="0"/>
              <w:cnfStyle w:val="000000100000" w:firstRow="0" w:lastRow="0" w:firstColumn="0" w:lastColumn="0" w:oddVBand="0" w:evenVBand="0" w:oddHBand="1" w:evenHBand="0" w:firstRowFirstColumn="0" w:firstRowLastColumn="0" w:lastRowFirstColumn="0" w:lastRowLastColumn="0"/>
              <w:rPr>
                <w:ins w:id="1462" w:author="Red Army" w:date="2012-04-09T10:46:00Z"/>
              </w:rPr>
              <w:pPrChange w:id="1463" w:author="Red Army" w:date="2012-04-09T10:57:00Z">
                <w:pPr>
                  <w:spacing w:after="200" w:line="276" w:lineRule="auto"/>
                  <w:ind w:left="0"/>
                  <w:cnfStyle w:val="000000100000" w:firstRow="0" w:lastRow="0" w:firstColumn="0" w:lastColumn="0" w:oddVBand="0" w:evenVBand="0" w:oddHBand="1" w:evenHBand="0" w:firstRowFirstColumn="0" w:firstRowLastColumn="0" w:lastRowFirstColumn="0" w:lastRowLastColumn="0"/>
                </w:pPr>
              </w:pPrChange>
            </w:pPr>
            <w:ins w:id="1464" w:author="Red Army" w:date="2012-04-09T10:47:00Z">
              <w:r w:rsidRPr="00382F65">
                <w:t xml:space="preserve">Click the </w:t>
              </w:r>
              <w:r w:rsidRPr="00382F65">
                <w:rPr>
                  <w:b/>
                  <w:bCs/>
                </w:rPr>
                <w:t>Application Button</w:t>
              </w:r>
              <w:r w:rsidRPr="00382F65">
                <w:t xml:space="preserve"> to access basic commands such as New, Open, </w:t>
              </w:r>
            </w:ins>
            <w:ins w:id="1465" w:author="Red Army" w:date="2012-04-09T10:56:00Z">
              <w:r>
                <w:t xml:space="preserve">Close, Close All, </w:t>
              </w:r>
            </w:ins>
            <w:ins w:id="1466" w:author="Red Army" w:date="2012-04-09T10:47:00Z">
              <w:r w:rsidRPr="00382F65">
                <w:t xml:space="preserve">Save, Save As, </w:t>
              </w:r>
            </w:ins>
            <w:ins w:id="1467" w:author="Red Army" w:date="2012-04-09T10:56:00Z">
              <w:r>
                <w:t>Save All</w:t>
              </w:r>
            </w:ins>
            <w:ins w:id="1468" w:author="Red Army" w:date="2012-04-09T10:47:00Z">
              <w:r w:rsidRPr="00382F65">
                <w:t xml:space="preserve">, </w:t>
              </w:r>
            </w:ins>
            <w:ins w:id="1469" w:author="Red Army" w:date="2012-04-09T10:57:00Z">
              <w:r>
                <w:t>Export</w:t>
              </w:r>
            </w:ins>
            <w:ins w:id="1470" w:author="Red Army" w:date="2012-04-09T10:47:00Z">
              <w:r w:rsidRPr="00382F65">
                <w:t>, and Close</w:t>
              </w:r>
            </w:ins>
          </w:p>
        </w:tc>
      </w:tr>
      <w:tr w:rsidR="00D744F0" w14:paraId="41005467" w14:textId="77777777" w:rsidTr="00AC0DBA">
        <w:trPr>
          <w:ins w:id="1471" w:author="Red Army" w:date="2012-04-09T10:46:00Z"/>
        </w:trPr>
        <w:tc>
          <w:tcPr>
            <w:cnfStyle w:val="001000000000" w:firstRow="0" w:lastRow="0" w:firstColumn="1" w:lastColumn="0" w:oddVBand="0" w:evenVBand="0" w:oddHBand="0" w:evenHBand="0" w:firstRowFirstColumn="0" w:firstRowLastColumn="0" w:lastRowFirstColumn="0" w:lastRowLastColumn="0"/>
            <w:tcW w:w="937" w:type="dxa"/>
            <w:tcPrChange w:id="1472" w:author="Red Army" w:date="2012-04-09T15:46:00Z">
              <w:tcPr>
                <w:tcW w:w="1998" w:type="dxa"/>
              </w:tcPr>
            </w:tcPrChange>
          </w:tcPr>
          <w:p w14:paraId="0002FAE8" w14:textId="1BF69E25" w:rsidR="00D744F0" w:rsidRDefault="00D744F0" w:rsidP="00382F65">
            <w:pPr>
              <w:ind w:left="0"/>
              <w:rPr>
                <w:ins w:id="1473" w:author="Red Army" w:date="2012-04-09T10:46:00Z"/>
              </w:rPr>
            </w:pPr>
            <w:ins w:id="1474" w:author="Red Army" w:date="2012-04-09T10:46:00Z">
              <w:r>
                <w:t>2</w:t>
              </w:r>
            </w:ins>
          </w:p>
        </w:tc>
        <w:tc>
          <w:tcPr>
            <w:tcW w:w="2501" w:type="dxa"/>
            <w:tcPrChange w:id="1475" w:author="Red Army" w:date="2012-04-09T15:46:00Z">
              <w:tcPr>
                <w:tcW w:w="8140" w:type="dxa"/>
              </w:tcPr>
            </w:tcPrChange>
          </w:tcPr>
          <w:p w14:paraId="17AD816A" w14:textId="524CDE96" w:rsidR="00D744F0" w:rsidRPr="00D744F0" w:rsidRDefault="00D744F0" w:rsidP="00382F65">
            <w:pPr>
              <w:ind w:left="0"/>
              <w:cnfStyle w:val="000000000000" w:firstRow="0" w:lastRow="0" w:firstColumn="0" w:lastColumn="0" w:oddVBand="0" w:evenVBand="0" w:oddHBand="0" w:evenHBand="0" w:firstRowFirstColumn="0" w:firstRowLastColumn="0" w:lastRowFirstColumn="0" w:lastRowLastColumn="0"/>
              <w:rPr>
                <w:ins w:id="1476" w:author="Red Army" w:date="2012-04-09T10:59:00Z"/>
              </w:rPr>
            </w:pPr>
            <w:ins w:id="1477" w:author="Red Army" w:date="2012-04-09T11:00:00Z">
              <w:r>
                <w:t>Ribbon</w:t>
              </w:r>
            </w:ins>
          </w:p>
        </w:tc>
        <w:tc>
          <w:tcPr>
            <w:tcW w:w="6700" w:type="dxa"/>
            <w:tcPrChange w:id="1478" w:author="Red Army" w:date="2012-04-09T15:46:00Z">
              <w:tcPr>
                <w:tcW w:w="8140" w:type="dxa"/>
              </w:tcPr>
            </w:tcPrChange>
          </w:tcPr>
          <w:p w14:paraId="0D60433E" w14:textId="3811A32B" w:rsidR="00D744F0" w:rsidRDefault="00D744F0" w:rsidP="00382F65">
            <w:pPr>
              <w:ind w:left="0"/>
              <w:cnfStyle w:val="000000000000" w:firstRow="0" w:lastRow="0" w:firstColumn="0" w:lastColumn="0" w:oddVBand="0" w:evenVBand="0" w:oddHBand="0" w:evenHBand="0" w:firstRowFirstColumn="0" w:firstRowLastColumn="0" w:lastRowFirstColumn="0" w:lastRowLastColumn="0"/>
              <w:rPr>
                <w:ins w:id="1479" w:author="Red Army" w:date="2012-04-09T10:46:00Z"/>
              </w:rPr>
            </w:pPr>
            <w:ins w:id="1480" w:author="Red Army" w:date="2012-04-09T10:57:00Z">
              <w:r w:rsidRPr="00D744F0">
                <w:t>Tools and options are located throughout the ribbon and are organized in logical groups. Click icons with down arrows to see more options and effects for a particular tool.</w:t>
              </w:r>
            </w:ins>
          </w:p>
        </w:tc>
      </w:tr>
      <w:tr w:rsidR="00D744F0" w14:paraId="6786063E" w14:textId="77777777" w:rsidTr="00AC0DBA">
        <w:trPr>
          <w:cnfStyle w:val="000000100000" w:firstRow="0" w:lastRow="0" w:firstColumn="0" w:lastColumn="0" w:oddVBand="0" w:evenVBand="0" w:oddHBand="1" w:evenHBand="0" w:firstRowFirstColumn="0" w:firstRowLastColumn="0" w:lastRowFirstColumn="0" w:lastRowLastColumn="0"/>
          <w:ins w:id="1481" w:author="Red Army" w:date="2012-04-09T10:46:00Z"/>
        </w:trPr>
        <w:tc>
          <w:tcPr>
            <w:cnfStyle w:val="001000000000" w:firstRow="0" w:lastRow="0" w:firstColumn="1" w:lastColumn="0" w:oddVBand="0" w:evenVBand="0" w:oddHBand="0" w:evenHBand="0" w:firstRowFirstColumn="0" w:firstRowLastColumn="0" w:lastRowFirstColumn="0" w:lastRowLastColumn="0"/>
            <w:tcW w:w="937" w:type="dxa"/>
            <w:tcPrChange w:id="1482" w:author="Red Army" w:date="2012-04-09T15:46:00Z">
              <w:tcPr>
                <w:tcW w:w="1998" w:type="dxa"/>
              </w:tcPr>
            </w:tcPrChange>
          </w:tcPr>
          <w:p w14:paraId="44B2C18D" w14:textId="5F1DBA45" w:rsidR="00D744F0" w:rsidRDefault="00D744F0" w:rsidP="00382F65">
            <w:pPr>
              <w:ind w:left="0"/>
              <w:cnfStyle w:val="001000100000" w:firstRow="0" w:lastRow="0" w:firstColumn="1" w:lastColumn="0" w:oddVBand="0" w:evenVBand="0" w:oddHBand="1" w:evenHBand="0" w:firstRowFirstColumn="0" w:firstRowLastColumn="0" w:lastRowFirstColumn="0" w:lastRowLastColumn="0"/>
              <w:rPr>
                <w:ins w:id="1483" w:author="Red Army" w:date="2012-04-09T10:46:00Z"/>
              </w:rPr>
            </w:pPr>
            <w:ins w:id="1484" w:author="Red Army" w:date="2012-04-09T10:46:00Z">
              <w:r>
                <w:t>3</w:t>
              </w:r>
            </w:ins>
          </w:p>
        </w:tc>
        <w:tc>
          <w:tcPr>
            <w:tcW w:w="2501" w:type="dxa"/>
            <w:tcPrChange w:id="1485" w:author="Red Army" w:date="2012-04-09T15:46:00Z">
              <w:tcPr>
                <w:tcW w:w="8140" w:type="dxa"/>
              </w:tcPr>
            </w:tcPrChange>
          </w:tcPr>
          <w:p w14:paraId="22914F0E" w14:textId="317A464D" w:rsidR="00D744F0" w:rsidRDefault="00D744F0" w:rsidP="00382F65">
            <w:pPr>
              <w:ind w:left="0"/>
              <w:cnfStyle w:val="000000100000" w:firstRow="0" w:lastRow="0" w:firstColumn="0" w:lastColumn="0" w:oddVBand="0" w:evenVBand="0" w:oddHBand="1" w:evenHBand="0" w:firstRowFirstColumn="0" w:firstRowLastColumn="0" w:lastRowFirstColumn="0" w:lastRowLastColumn="0"/>
              <w:rPr>
                <w:ins w:id="1486" w:author="Red Army" w:date="2012-04-09T10:59:00Z"/>
              </w:rPr>
            </w:pPr>
            <w:ins w:id="1487" w:author="Red Army" w:date="2012-04-09T11:00:00Z">
              <w:r w:rsidRPr="00D744F0">
                <w:t>Quick Access Toolbar</w:t>
              </w:r>
            </w:ins>
          </w:p>
        </w:tc>
        <w:tc>
          <w:tcPr>
            <w:tcW w:w="6700" w:type="dxa"/>
            <w:tcPrChange w:id="1488" w:author="Red Army" w:date="2012-04-09T15:46:00Z">
              <w:tcPr>
                <w:tcW w:w="8140" w:type="dxa"/>
              </w:tcPr>
            </w:tcPrChange>
          </w:tcPr>
          <w:p w14:paraId="18B80AE1" w14:textId="4F6DA8EB" w:rsidR="00D744F0" w:rsidRDefault="00D744F0" w:rsidP="00382F65">
            <w:pPr>
              <w:ind w:left="0"/>
              <w:cnfStyle w:val="000000100000" w:firstRow="0" w:lastRow="0" w:firstColumn="0" w:lastColumn="0" w:oddVBand="0" w:evenVBand="0" w:oddHBand="1" w:evenHBand="0" w:firstRowFirstColumn="0" w:firstRowLastColumn="0" w:lastRowFirstColumn="0" w:lastRowLastColumn="0"/>
              <w:rPr>
                <w:ins w:id="1489" w:author="Red Army" w:date="2012-04-09T10:46:00Z"/>
              </w:rPr>
            </w:pPr>
            <w:ins w:id="1490" w:author="Red Army" w:date="2012-04-09T11:01:00Z">
              <w:r w:rsidRPr="00D744F0">
                <w:t>Customize the Quick Access Toolbar with the tools and commands used most frequently. Right-click icons and options throughout the ribbon to add to the Quick Access Toolbar.</w:t>
              </w:r>
            </w:ins>
          </w:p>
        </w:tc>
      </w:tr>
      <w:tr w:rsidR="00D744F0" w14:paraId="5BBA52D1" w14:textId="77777777" w:rsidTr="00AC0DBA">
        <w:trPr>
          <w:ins w:id="1491" w:author="Red Army" w:date="2012-04-09T10:46:00Z"/>
        </w:trPr>
        <w:tc>
          <w:tcPr>
            <w:cnfStyle w:val="001000000000" w:firstRow="0" w:lastRow="0" w:firstColumn="1" w:lastColumn="0" w:oddVBand="0" w:evenVBand="0" w:oddHBand="0" w:evenHBand="0" w:firstRowFirstColumn="0" w:firstRowLastColumn="0" w:lastRowFirstColumn="0" w:lastRowLastColumn="0"/>
            <w:tcW w:w="937" w:type="dxa"/>
            <w:tcPrChange w:id="1492" w:author="Red Army" w:date="2012-04-09T15:46:00Z">
              <w:tcPr>
                <w:tcW w:w="1998" w:type="dxa"/>
              </w:tcPr>
            </w:tcPrChange>
          </w:tcPr>
          <w:p w14:paraId="1BAA74AF" w14:textId="127FD830" w:rsidR="00D744F0" w:rsidRDefault="00D744F0" w:rsidP="00382F65">
            <w:pPr>
              <w:ind w:left="0"/>
              <w:rPr>
                <w:ins w:id="1493" w:author="Red Army" w:date="2012-04-09T10:46:00Z"/>
              </w:rPr>
            </w:pPr>
            <w:ins w:id="1494" w:author="Red Army" w:date="2012-04-09T10:46:00Z">
              <w:r>
                <w:t>4</w:t>
              </w:r>
            </w:ins>
          </w:p>
        </w:tc>
        <w:tc>
          <w:tcPr>
            <w:tcW w:w="2501" w:type="dxa"/>
            <w:tcPrChange w:id="1495" w:author="Red Army" w:date="2012-04-09T15:46:00Z">
              <w:tcPr>
                <w:tcW w:w="8140" w:type="dxa"/>
              </w:tcPr>
            </w:tcPrChange>
          </w:tcPr>
          <w:p w14:paraId="017063BE" w14:textId="68E7BB90" w:rsidR="00D744F0" w:rsidRPr="00D744F0" w:rsidRDefault="00D744F0" w:rsidP="00382F65">
            <w:pPr>
              <w:ind w:left="0"/>
              <w:cnfStyle w:val="000000000000" w:firstRow="0" w:lastRow="0" w:firstColumn="0" w:lastColumn="0" w:oddVBand="0" w:evenVBand="0" w:oddHBand="0" w:evenHBand="0" w:firstRowFirstColumn="0" w:firstRowLastColumn="0" w:lastRowFirstColumn="0" w:lastRowLastColumn="0"/>
              <w:rPr>
                <w:ins w:id="1496" w:author="Red Army" w:date="2012-04-09T10:59:00Z"/>
              </w:rPr>
            </w:pPr>
            <w:ins w:id="1497" w:author="Red Army" w:date="2012-04-09T11:00:00Z">
              <w:r>
                <w:t xml:space="preserve">Ribbon Group </w:t>
              </w:r>
            </w:ins>
          </w:p>
        </w:tc>
        <w:tc>
          <w:tcPr>
            <w:tcW w:w="6700" w:type="dxa"/>
            <w:tcPrChange w:id="1498" w:author="Red Army" w:date="2012-04-09T15:46:00Z">
              <w:tcPr>
                <w:tcW w:w="8140" w:type="dxa"/>
              </w:tcPr>
            </w:tcPrChange>
          </w:tcPr>
          <w:p w14:paraId="754B1039" w14:textId="3B929524" w:rsidR="00D744F0" w:rsidRDefault="00D744F0" w:rsidP="00382F65">
            <w:pPr>
              <w:ind w:left="0"/>
              <w:cnfStyle w:val="000000000000" w:firstRow="0" w:lastRow="0" w:firstColumn="0" w:lastColumn="0" w:oddVBand="0" w:evenVBand="0" w:oddHBand="0" w:evenHBand="0" w:firstRowFirstColumn="0" w:firstRowLastColumn="0" w:lastRowFirstColumn="0" w:lastRowLastColumn="0"/>
              <w:rPr>
                <w:ins w:id="1499" w:author="Red Army" w:date="2012-04-09T10:46:00Z"/>
              </w:rPr>
            </w:pPr>
            <w:ins w:id="1500" w:author="Red Army" w:date="2012-04-09T10:59:00Z">
              <w:r w:rsidRPr="00D744F0">
                <w:t>Find groups of related tools and options in the Ribbon. Right click on a tool or option to add it to the Quick Access Toolbar.</w:t>
              </w:r>
            </w:ins>
          </w:p>
        </w:tc>
      </w:tr>
    </w:tbl>
    <w:p w14:paraId="51D90635" w14:textId="77777777" w:rsidR="00FB4FB8" w:rsidRDefault="00FB4FB8">
      <w:pPr>
        <w:ind w:left="0"/>
        <w:rPr>
          <w:ins w:id="1501" w:author="Red Army" w:date="2012-04-09T10:56:00Z"/>
        </w:rPr>
      </w:pPr>
    </w:p>
    <w:p w14:paraId="2D0B513A" w14:textId="15F8BE6F" w:rsidR="00382F65" w:rsidRPr="009D4FDC" w:rsidDel="00F258BF" w:rsidRDefault="00382F65">
      <w:pPr>
        <w:ind w:left="0"/>
        <w:rPr>
          <w:del w:id="1502" w:author="Red Army" w:date="2012-04-09T15:12:00Z"/>
        </w:rPr>
        <w:pPrChange w:id="1503" w:author="Red Army" w:date="2012-04-09T10:46:00Z">
          <w:pPr>
            <w:keepNext/>
            <w:keepLines/>
            <w:numPr>
              <w:ilvl w:val="1"/>
              <w:numId w:val="8"/>
            </w:numPr>
            <w:spacing w:before="200" w:after="0"/>
            <w:ind w:hanging="360"/>
            <w:outlineLvl w:val="2"/>
          </w:pPr>
        </w:pPrChange>
      </w:pPr>
    </w:p>
    <w:p w14:paraId="0A38E301" w14:textId="77777777" w:rsidR="00D744F0" w:rsidRPr="00D744F0" w:rsidRDefault="00D744F0">
      <w:pPr>
        <w:pStyle w:val="Heading4"/>
        <w:rPr>
          <w:ins w:id="1504" w:author="Red Army" w:date="2012-04-09T11:03:00Z"/>
        </w:rPr>
        <w:pPrChange w:id="1505" w:author="Red Army" w:date="2012-04-09T15:17:00Z">
          <w:pPr>
            <w:numPr>
              <w:numId w:val="12"/>
            </w:numPr>
            <w:tabs>
              <w:tab w:val="num" w:pos="360"/>
            </w:tabs>
            <w:ind w:left="360" w:hanging="360"/>
          </w:pPr>
        </w:pPrChange>
      </w:pPr>
      <w:ins w:id="1506" w:author="Red Army" w:date="2012-04-09T11:03:00Z">
        <w:r w:rsidRPr="00D744F0">
          <w:t>Minimize or Maximize the Ribbon from the Quick Access Toolbar</w:t>
        </w:r>
      </w:ins>
    </w:p>
    <w:p w14:paraId="4369429A" w14:textId="0F556714" w:rsidR="00D744F0" w:rsidRPr="00D744F0" w:rsidRDefault="00D744F0" w:rsidP="00D744F0">
      <w:pPr>
        <w:numPr>
          <w:ilvl w:val="0"/>
          <w:numId w:val="50"/>
        </w:numPr>
        <w:rPr>
          <w:ins w:id="1507" w:author="Red Army" w:date="2012-04-09T11:03:00Z"/>
        </w:rPr>
      </w:pPr>
      <w:ins w:id="1508" w:author="Red Army" w:date="2012-04-09T11:03:00Z">
        <w:r w:rsidRPr="00D744F0">
          <w:t xml:space="preserve">Click the </w:t>
        </w:r>
        <w:r w:rsidRPr="00D744F0">
          <w:rPr>
            <w:b/>
            <w:bCs/>
          </w:rPr>
          <w:t>Customize Quick Access Toolbar</w:t>
        </w:r>
        <w:r w:rsidR="00873C10">
          <w:t xml:space="preserve"> down </w:t>
        </w:r>
      </w:ins>
      <w:ins w:id="1509" w:author="Red Army" w:date="2012-04-09T11:20:00Z">
        <w:del w:id="1510" w:author="Phuong Giang" w:date="2012-04-15T00:31:00Z">
          <w:r w:rsidR="00873C10" w:rsidDel="00B95E78">
            <w:delText xml:space="preserve">arrow </w:delText>
          </w:r>
        </w:del>
      </w:ins>
      <w:ins w:id="1511" w:author="Phuong Giang" w:date="2012-04-15T00:31:00Z">
        <w:r w:rsidR="00B95E78">
          <w:t>arrow</w:t>
        </w:r>
      </w:ins>
      <w:ins w:id="1512" w:author="Red Army" w:date="2012-04-09T11:19:00Z">
        <w:r w:rsidR="00873C10">
          <w:rPr>
            <w:noProof/>
            <w:lang w:eastAsia="ja-JP"/>
          </w:rPr>
          <w:drawing>
            <wp:inline distT="0" distB="0" distL="0" distR="0" wp14:anchorId="09814EBB" wp14:editId="40B61E52">
              <wp:extent cx="333333" cy="238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3333" cy="238095"/>
                      </a:xfrm>
                      <a:prstGeom prst="rect">
                        <a:avLst/>
                      </a:prstGeom>
                    </pic:spPr>
                  </pic:pic>
                </a:graphicData>
              </a:graphic>
            </wp:inline>
          </w:drawing>
        </w:r>
      </w:ins>
      <w:ins w:id="1513" w:author="Red Army" w:date="2012-04-09T11:03:00Z">
        <w:r w:rsidR="00873C10">
          <w:t>.</w:t>
        </w:r>
      </w:ins>
    </w:p>
    <w:p w14:paraId="382CF25A" w14:textId="610A469D" w:rsidR="00D744F0" w:rsidRPr="00D744F0" w:rsidRDefault="00D744F0" w:rsidP="00D744F0">
      <w:pPr>
        <w:numPr>
          <w:ilvl w:val="0"/>
          <w:numId w:val="51"/>
        </w:numPr>
        <w:rPr>
          <w:ins w:id="1514" w:author="Red Army" w:date="2012-04-09T11:03:00Z"/>
        </w:rPr>
      </w:pPr>
      <w:ins w:id="1515" w:author="Red Army" w:date="2012-04-09T11:03:00Z">
        <w:r w:rsidRPr="00D744F0">
          <w:t xml:space="preserve">Select </w:t>
        </w:r>
        <w:r w:rsidRPr="00D744F0">
          <w:rPr>
            <w:b/>
            <w:bCs/>
          </w:rPr>
          <w:t>Minimize Ribbon</w:t>
        </w:r>
        <w:r w:rsidRPr="00D744F0">
          <w:t xml:space="preserve">. </w:t>
        </w:r>
      </w:ins>
    </w:p>
    <w:p w14:paraId="106DE86E" w14:textId="77777777" w:rsidR="00F258BF" w:rsidRDefault="00D744F0" w:rsidP="00D744F0">
      <w:pPr>
        <w:numPr>
          <w:ilvl w:val="0"/>
          <w:numId w:val="52"/>
        </w:numPr>
        <w:rPr>
          <w:ins w:id="1516" w:author="Red Army" w:date="2012-04-09T15:13:00Z"/>
        </w:rPr>
      </w:pPr>
      <w:ins w:id="1517" w:author="Red Army" w:date="2012-04-09T11:03:00Z">
        <w:r w:rsidRPr="00D744F0">
          <w:t>To use the tools and commands while the Ribbon is minimized, click the name of the tab you want to use. The ribbon will appear. Once the canvas is clicked on, the ribbon will minimized again.</w:t>
        </w:r>
      </w:ins>
    </w:p>
    <w:p w14:paraId="30F54146" w14:textId="77777777" w:rsidR="00D744F0" w:rsidRPr="00F258BF" w:rsidRDefault="00D744F0" w:rsidP="00D744F0">
      <w:pPr>
        <w:rPr>
          <w:ins w:id="1518" w:author="Red Army" w:date="2012-04-09T11:03:00Z"/>
          <w:i/>
          <w:rPrChange w:id="1519" w:author="Red Army" w:date="2012-04-09T15:13:00Z">
            <w:rPr>
              <w:ins w:id="1520" w:author="Red Army" w:date="2012-04-09T11:03:00Z"/>
            </w:rPr>
          </w:rPrChange>
        </w:rPr>
      </w:pPr>
      <w:ins w:id="1521" w:author="Red Army" w:date="2012-04-09T11:03:00Z">
        <w:r w:rsidRPr="00F258BF">
          <w:rPr>
            <w:i/>
            <w:rPrChange w:id="1522" w:author="Red Army" w:date="2012-04-09T15:13:00Z">
              <w:rPr/>
            </w:rPrChange>
          </w:rPr>
          <w:t>To restore the Ribbon, repeat steps 1-2.</w:t>
        </w:r>
      </w:ins>
    </w:p>
    <w:p w14:paraId="4BD5F71E" w14:textId="77777777" w:rsidR="00D744F0" w:rsidRPr="00D744F0" w:rsidRDefault="00D744F0">
      <w:pPr>
        <w:pStyle w:val="Heading4"/>
        <w:rPr>
          <w:ins w:id="1523" w:author="Red Army" w:date="2012-04-09T11:03:00Z"/>
        </w:rPr>
        <w:pPrChange w:id="1524" w:author="Red Army" w:date="2012-04-09T15:17:00Z">
          <w:pPr>
            <w:numPr>
              <w:numId w:val="12"/>
            </w:numPr>
            <w:tabs>
              <w:tab w:val="num" w:pos="360"/>
            </w:tabs>
            <w:ind w:left="360" w:hanging="360"/>
          </w:pPr>
        </w:pPrChange>
      </w:pPr>
      <w:ins w:id="1525" w:author="Red Army" w:date="2012-04-09T11:03:00Z">
        <w:r w:rsidRPr="00D744F0">
          <w:lastRenderedPageBreak/>
          <w:t>Minimize or Maximize the Ribbon Using the Tabs</w:t>
        </w:r>
      </w:ins>
    </w:p>
    <w:p w14:paraId="6A7607D2" w14:textId="77777777" w:rsidR="00D744F0" w:rsidRDefault="00D744F0" w:rsidP="00D744F0">
      <w:pPr>
        <w:numPr>
          <w:ilvl w:val="0"/>
          <w:numId w:val="53"/>
        </w:numPr>
        <w:rPr>
          <w:ins w:id="1526" w:author="Phuong Giang" w:date="2012-04-15T00:32:00Z"/>
        </w:rPr>
      </w:pPr>
      <w:ins w:id="1527" w:author="Red Army" w:date="2012-04-09T11:03:00Z">
        <w:r w:rsidRPr="00D744F0">
          <w:t xml:space="preserve">To quickly minimize the Ribbon, double-click the name of a tab. </w:t>
        </w:r>
      </w:ins>
    </w:p>
    <w:p w14:paraId="5FE5D8F9" w14:textId="7C929BA9" w:rsidR="00B95E78" w:rsidRPr="00D744F0" w:rsidDel="00450FF4" w:rsidRDefault="00B95E78" w:rsidP="00450FF4">
      <w:pPr>
        <w:numPr>
          <w:ilvl w:val="0"/>
          <w:numId w:val="53"/>
        </w:numPr>
        <w:rPr>
          <w:ins w:id="1528" w:author="Red Army" w:date="2012-04-09T11:03:00Z"/>
          <w:del w:id="1529" w:author="Phuong Giang" w:date="2012-04-15T02:06:00Z"/>
        </w:rPr>
      </w:pPr>
      <w:moveToRangeStart w:id="1530" w:author="Phuong Giang" w:date="2012-04-15T00:32:00Z" w:name="move322213273"/>
      <w:moveTo w:id="1531" w:author="Phuong Giang" w:date="2012-04-15T00:32:00Z">
        <w:r w:rsidRPr="00D744F0">
          <w:t>Double-click a tab again to restore the Ribbon.</w:t>
        </w:r>
      </w:moveTo>
      <w:moveToRangeEnd w:id="1530"/>
    </w:p>
    <w:p w14:paraId="4D16FFE5" w14:textId="277573BD" w:rsidR="00D744F0" w:rsidRPr="00D744F0" w:rsidDel="00B95E78" w:rsidRDefault="00D744F0" w:rsidP="00450FF4">
      <w:pPr>
        <w:numPr>
          <w:ilvl w:val="0"/>
          <w:numId w:val="53"/>
        </w:numPr>
        <w:rPr>
          <w:ins w:id="1532" w:author="Red Army" w:date="2012-04-09T11:03:00Z"/>
        </w:rPr>
        <w:pPrChange w:id="1533" w:author="Phuong Giang" w:date="2012-04-15T02:06:00Z">
          <w:pPr>
            <w:numPr>
              <w:numId w:val="54"/>
            </w:numPr>
            <w:tabs>
              <w:tab w:val="num" w:pos="720"/>
            </w:tabs>
            <w:ind w:hanging="360"/>
          </w:pPr>
        </w:pPrChange>
      </w:pPr>
      <w:moveFromRangeStart w:id="1534" w:author="Phuong Giang" w:date="2012-04-15T00:32:00Z" w:name="move322213273"/>
      <w:moveFrom w:id="1535" w:author="Phuong Giang" w:date="2012-04-15T00:32:00Z">
        <w:ins w:id="1536" w:author="Red Army" w:date="2012-04-09T11:03:00Z">
          <w:r w:rsidRPr="00D744F0" w:rsidDel="00B95E78">
            <w:t>Double-click a tab again to restore the Ribbon.</w:t>
          </w:r>
          <w:del w:id="1537" w:author="Phuong Giang" w:date="2012-04-15T02:06:00Z">
            <w:r w:rsidRPr="00D744F0" w:rsidDel="00450FF4">
              <w:delText xml:space="preserve"> </w:delText>
            </w:r>
          </w:del>
        </w:ins>
      </w:moveFrom>
    </w:p>
    <w:moveFromRangeEnd w:id="1534"/>
    <w:p w14:paraId="32F46F6A" w14:textId="46B489CD" w:rsidR="00F258BF" w:rsidRPr="00B95E78" w:rsidRDefault="00F258BF">
      <w:pPr>
        <w:ind w:left="0"/>
        <w:rPr>
          <w:ins w:id="1538" w:author="Red Army" w:date="2012-04-09T15:17:00Z"/>
          <w:rFonts w:asciiTheme="majorHAnsi" w:eastAsiaTheme="majorEastAsia" w:hAnsiTheme="majorHAnsi" w:cstheme="majorBidi"/>
          <w:b/>
          <w:bCs/>
          <w:color w:val="4F81BD" w:themeColor="accent1"/>
        </w:rPr>
      </w:pPr>
      <w:ins w:id="1539" w:author="Red Army" w:date="2012-04-09T15:17:00Z">
        <w:del w:id="1540" w:author="Phuong Giang" w:date="2012-04-15T00:32:00Z">
          <w:r w:rsidDel="00B95E78">
            <w:br w:type="page"/>
          </w:r>
        </w:del>
      </w:ins>
    </w:p>
    <w:p w14:paraId="43CF8C7A" w14:textId="17585653" w:rsidR="00D744F0" w:rsidRDefault="00F258BF">
      <w:pPr>
        <w:pStyle w:val="Heading3"/>
        <w:numPr>
          <w:ilvl w:val="2"/>
          <w:numId w:val="85"/>
        </w:numPr>
        <w:rPr>
          <w:ins w:id="1541" w:author="Red Army" w:date="2012-04-09T15:38:00Z"/>
        </w:rPr>
        <w:pPrChange w:id="1542" w:author="Phuong Giang" w:date="2012-04-15T00:34:00Z">
          <w:pPr>
            <w:ind w:left="0"/>
          </w:pPr>
        </w:pPrChange>
      </w:pPr>
      <w:bookmarkStart w:id="1543" w:name="_Toc322219036"/>
      <w:ins w:id="1544" w:author="Red Army" w:date="2012-04-09T15:15:00Z">
        <w:r>
          <w:t xml:space="preserve">Application </w:t>
        </w:r>
        <w:r w:rsidRPr="00441741">
          <w:t>button</w:t>
        </w:r>
      </w:ins>
      <w:bookmarkEnd w:id="1543"/>
    </w:p>
    <w:p w14:paraId="0171575F" w14:textId="413FD7B7" w:rsidR="009811C1" w:rsidRPr="009811C1" w:rsidRDefault="009811C1">
      <w:pPr>
        <w:rPr>
          <w:ins w:id="1545" w:author="Red Army" w:date="2012-04-09T15:17:00Z"/>
        </w:rPr>
        <w:pPrChange w:id="1546" w:author="Red Army" w:date="2012-04-09T15:38:00Z">
          <w:pPr>
            <w:ind w:left="0"/>
          </w:pPr>
        </w:pPrChange>
      </w:pPr>
      <w:ins w:id="1547" w:author="Red Army" w:date="2012-04-09T15:38:00Z">
        <w:r>
          <w:t xml:space="preserve">The </w:t>
        </w:r>
        <w:r w:rsidRPr="00382F65">
          <w:rPr>
            <w:b/>
            <w:bCs/>
          </w:rPr>
          <w:t>Application Button</w:t>
        </w:r>
        <w:r w:rsidRPr="00382F65">
          <w:t xml:space="preserve"> </w:t>
        </w:r>
        <w:r>
          <w:t xml:space="preserve">helps </w:t>
        </w:r>
      </w:ins>
      <w:ins w:id="1548" w:author="Red Army" w:date="2012-04-09T15:39:00Z">
        <w:r>
          <w:t>y</w:t>
        </w:r>
      </w:ins>
      <w:ins w:id="1549" w:author="Red Army" w:date="2012-04-09T15:38:00Z">
        <w:r>
          <w:t>ou</w:t>
        </w:r>
        <w:del w:id="1550" w:author="Phuong Giang" w:date="2012-04-15T00:38:00Z">
          <w:r w:rsidDel="007355A8">
            <w:delText xml:space="preserve"> to</w:delText>
          </w:r>
        </w:del>
        <w:r>
          <w:t xml:space="preserve"> </w:t>
        </w:r>
        <w:r w:rsidRPr="00382F65">
          <w:t>access basic commands</w:t>
        </w:r>
      </w:ins>
      <w:ins w:id="1551" w:author="Red Army" w:date="2012-04-09T15:39:00Z">
        <w:r>
          <w:t xml:space="preserve"> on Teaching Plan. </w:t>
        </w:r>
      </w:ins>
    </w:p>
    <w:p w14:paraId="26D0123C" w14:textId="4EC4AF71" w:rsidR="00F258BF" w:rsidRDefault="00F258BF">
      <w:pPr>
        <w:ind w:left="270"/>
        <w:rPr>
          <w:ins w:id="1552" w:author="Red Army" w:date="2012-04-09T15:17:00Z"/>
        </w:rPr>
        <w:pPrChange w:id="1553" w:author="Red Army" w:date="2012-04-09T15:17:00Z">
          <w:pPr>
            <w:ind w:left="0"/>
          </w:pPr>
        </w:pPrChange>
      </w:pPr>
      <w:ins w:id="1554" w:author="Red Army" w:date="2012-04-09T15:21:00Z">
        <w:del w:id="1555" w:author="Phuong Giang" w:date="2012-04-15T00:43:00Z">
          <w:r w:rsidDel="004B2F20">
            <w:rPr>
              <w:noProof/>
              <w:lang w:eastAsia="ja-JP"/>
            </w:rPr>
            <w:drawing>
              <wp:inline distT="0" distB="0" distL="0" distR="0" wp14:anchorId="18A15E22" wp14:editId="1720FDB7">
                <wp:extent cx="5844325" cy="3752193"/>
                <wp:effectExtent l="0" t="0" r="4445" b="1270"/>
                <wp:docPr id="9" name="Picture 9" descr="C:\Users\REDARM~1\AppData\Local\Temp\SNAGHTML1b6bd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EDARM~1\AppData\Local\Temp\SNAGHTML1b6bde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39008" cy="3748779"/>
                        </a:xfrm>
                        <a:prstGeom prst="rect">
                          <a:avLst/>
                        </a:prstGeom>
                        <a:noFill/>
                        <a:ln>
                          <a:noFill/>
                        </a:ln>
                      </pic:spPr>
                    </pic:pic>
                  </a:graphicData>
                </a:graphic>
              </wp:inline>
            </w:drawing>
          </w:r>
        </w:del>
      </w:ins>
      <w:ins w:id="1556" w:author="Phuong Giang" w:date="2012-04-15T00:43:00Z">
        <w:r w:rsidR="004B2F20">
          <w:rPr>
            <w:noProof/>
            <w:lang w:eastAsia="ja-JP"/>
          </w:rPr>
          <w:drawing>
            <wp:inline distT="0" distB="0" distL="0" distR="0" wp14:anchorId="2B3C8ABD" wp14:editId="4E953FFD">
              <wp:extent cx="6113780" cy="4018915"/>
              <wp:effectExtent l="0" t="0" r="127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3780" cy="4018915"/>
                      </a:xfrm>
                      <a:prstGeom prst="rect">
                        <a:avLst/>
                      </a:prstGeom>
                      <a:noFill/>
                      <a:ln>
                        <a:noFill/>
                      </a:ln>
                    </pic:spPr>
                  </pic:pic>
                </a:graphicData>
              </a:graphic>
            </wp:inline>
          </w:drawing>
        </w:r>
      </w:ins>
    </w:p>
    <w:tbl>
      <w:tblPr>
        <w:tblStyle w:val="LightList-Accent1"/>
        <w:tblW w:w="0" w:type="auto"/>
        <w:tblLayout w:type="fixed"/>
        <w:tblLook w:val="04A0" w:firstRow="1" w:lastRow="0" w:firstColumn="1" w:lastColumn="0" w:noHBand="0" w:noVBand="1"/>
        <w:tblPrChange w:id="1557" w:author="Phuong Giang" w:date="2012-04-15T00:39:00Z">
          <w:tblPr>
            <w:tblStyle w:val="TableGrid"/>
            <w:tblW w:w="0" w:type="auto"/>
            <w:tblInd w:w="270" w:type="dxa"/>
            <w:tblLook w:val="04A0" w:firstRow="1" w:lastRow="0" w:firstColumn="1" w:lastColumn="0" w:noHBand="0" w:noVBand="1"/>
          </w:tblPr>
        </w:tblPrChange>
      </w:tblPr>
      <w:tblGrid>
        <w:gridCol w:w="1098"/>
        <w:gridCol w:w="2520"/>
        <w:gridCol w:w="6210"/>
        <w:tblGridChange w:id="1558">
          <w:tblGrid>
            <w:gridCol w:w="3289"/>
            <w:gridCol w:w="3289"/>
            <w:gridCol w:w="3290"/>
          </w:tblGrid>
        </w:tblGridChange>
      </w:tblGrid>
      <w:tr w:rsidR="00F258BF" w14:paraId="4D9D2D34" w14:textId="77777777" w:rsidTr="007355A8">
        <w:trPr>
          <w:cnfStyle w:val="100000000000" w:firstRow="1" w:lastRow="0" w:firstColumn="0" w:lastColumn="0" w:oddVBand="0" w:evenVBand="0" w:oddHBand="0" w:evenHBand="0" w:firstRowFirstColumn="0" w:firstRowLastColumn="0" w:lastRowFirstColumn="0" w:lastRowLastColumn="0"/>
          <w:ins w:id="1559" w:author="Red Army" w:date="2012-04-09T15:18:00Z"/>
        </w:trPr>
        <w:tc>
          <w:tcPr>
            <w:cnfStyle w:val="001000000000" w:firstRow="0" w:lastRow="0" w:firstColumn="1" w:lastColumn="0" w:oddVBand="0" w:evenVBand="0" w:oddHBand="0" w:evenHBand="0" w:firstRowFirstColumn="0" w:firstRowLastColumn="0" w:lastRowFirstColumn="0" w:lastRowLastColumn="0"/>
            <w:tcW w:w="1098" w:type="dxa"/>
            <w:tcPrChange w:id="1560" w:author="Phuong Giang" w:date="2012-04-15T00:39:00Z">
              <w:tcPr>
                <w:tcW w:w="3379" w:type="dxa"/>
              </w:tcPr>
            </w:tcPrChange>
          </w:tcPr>
          <w:p w14:paraId="49593153" w14:textId="744DEF14" w:rsidR="00F258BF" w:rsidRDefault="00F258BF" w:rsidP="00F258BF">
            <w:pPr>
              <w:ind w:left="0"/>
              <w:cnfStyle w:val="101000000000" w:firstRow="1" w:lastRow="0" w:firstColumn="1" w:lastColumn="0" w:oddVBand="0" w:evenVBand="0" w:oddHBand="0" w:evenHBand="0" w:firstRowFirstColumn="0" w:firstRowLastColumn="0" w:lastRowFirstColumn="0" w:lastRowLastColumn="0"/>
              <w:rPr>
                <w:ins w:id="1561" w:author="Red Army" w:date="2012-04-09T15:18:00Z"/>
              </w:rPr>
            </w:pPr>
            <w:ins w:id="1562" w:author="Red Army" w:date="2012-04-09T15:18:00Z">
              <w:r>
                <w:t>Number</w:t>
              </w:r>
            </w:ins>
          </w:p>
        </w:tc>
        <w:tc>
          <w:tcPr>
            <w:tcW w:w="2520" w:type="dxa"/>
            <w:tcPrChange w:id="1563" w:author="Phuong Giang" w:date="2012-04-15T00:39:00Z">
              <w:tcPr>
                <w:tcW w:w="3379" w:type="dxa"/>
              </w:tcPr>
            </w:tcPrChange>
          </w:tcPr>
          <w:p w14:paraId="7DC60F92" w14:textId="6CD9D576" w:rsidR="00F258BF" w:rsidRDefault="00F258BF" w:rsidP="00F258BF">
            <w:pPr>
              <w:ind w:left="0"/>
              <w:cnfStyle w:val="100000000000" w:firstRow="1" w:lastRow="0" w:firstColumn="0" w:lastColumn="0" w:oddVBand="0" w:evenVBand="0" w:oddHBand="0" w:evenHBand="0" w:firstRowFirstColumn="0" w:firstRowLastColumn="0" w:lastRowFirstColumn="0" w:lastRowLastColumn="0"/>
              <w:rPr>
                <w:ins w:id="1564" w:author="Red Army" w:date="2012-04-09T15:18:00Z"/>
              </w:rPr>
            </w:pPr>
            <w:ins w:id="1565" w:author="Red Army" w:date="2012-04-09T15:18:00Z">
              <w:r>
                <w:t>Name</w:t>
              </w:r>
            </w:ins>
          </w:p>
        </w:tc>
        <w:tc>
          <w:tcPr>
            <w:tcW w:w="6210" w:type="dxa"/>
            <w:tcPrChange w:id="1566" w:author="Phuong Giang" w:date="2012-04-15T00:39:00Z">
              <w:tcPr>
                <w:tcW w:w="3380" w:type="dxa"/>
              </w:tcPr>
            </w:tcPrChange>
          </w:tcPr>
          <w:p w14:paraId="32504CC0" w14:textId="7BDF122A" w:rsidR="00F258BF" w:rsidRDefault="00F258BF" w:rsidP="00F258BF">
            <w:pPr>
              <w:ind w:left="0"/>
              <w:cnfStyle w:val="100000000000" w:firstRow="1" w:lastRow="0" w:firstColumn="0" w:lastColumn="0" w:oddVBand="0" w:evenVBand="0" w:oddHBand="0" w:evenHBand="0" w:firstRowFirstColumn="0" w:firstRowLastColumn="0" w:lastRowFirstColumn="0" w:lastRowLastColumn="0"/>
              <w:rPr>
                <w:ins w:id="1567" w:author="Red Army" w:date="2012-04-09T15:18:00Z"/>
              </w:rPr>
            </w:pPr>
            <w:ins w:id="1568" w:author="Red Army" w:date="2012-04-09T15:18:00Z">
              <w:r>
                <w:t>Description</w:t>
              </w:r>
            </w:ins>
          </w:p>
        </w:tc>
      </w:tr>
      <w:tr w:rsidR="00F258BF" w14:paraId="2E6A2F21" w14:textId="77777777" w:rsidTr="007355A8">
        <w:trPr>
          <w:cnfStyle w:val="000000100000" w:firstRow="0" w:lastRow="0" w:firstColumn="0" w:lastColumn="0" w:oddVBand="0" w:evenVBand="0" w:oddHBand="1" w:evenHBand="0" w:firstRowFirstColumn="0" w:firstRowLastColumn="0" w:lastRowFirstColumn="0" w:lastRowLastColumn="0"/>
          <w:ins w:id="1569" w:author="Red Army" w:date="2012-04-09T15:18:00Z"/>
        </w:trPr>
        <w:tc>
          <w:tcPr>
            <w:cnfStyle w:val="001000000000" w:firstRow="0" w:lastRow="0" w:firstColumn="1" w:lastColumn="0" w:oddVBand="0" w:evenVBand="0" w:oddHBand="0" w:evenHBand="0" w:firstRowFirstColumn="0" w:firstRowLastColumn="0" w:lastRowFirstColumn="0" w:lastRowLastColumn="0"/>
            <w:tcW w:w="1098" w:type="dxa"/>
            <w:tcPrChange w:id="1570" w:author="Phuong Giang" w:date="2012-04-15T00:39:00Z">
              <w:tcPr>
                <w:tcW w:w="3379" w:type="dxa"/>
              </w:tcPr>
            </w:tcPrChange>
          </w:tcPr>
          <w:p w14:paraId="21DBFA5C" w14:textId="37C8D0AA" w:rsidR="00F258BF" w:rsidRDefault="00F258BF" w:rsidP="00F258BF">
            <w:pPr>
              <w:ind w:left="0"/>
              <w:cnfStyle w:val="001000100000" w:firstRow="0" w:lastRow="0" w:firstColumn="1" w:lastColumn="0" w:oddVBand="0" w:evenVBand="0" w:oddHBand="1" w:evenHBand="0" w:firstRowFirstColumn="0" w:firstRowLastColumn="0" w:lastRowFirstColumn="0" w:lastRowLastColumn="0"/>
              <w:rPr>
                <w:ins w:id="1571" w:author="Red Army" w:date="2012-04-09T15:18:00Z"/>
              </w:rPr>
            </w:pPr>
            <w:ins w:id="1572" w:author="Red Army" w:date="2012-04-09T15:18:00Z">
              <w:r>
                <w:t>1</w:t>
              </w:r>
            </w:ins>
          </w:p>
        </w:tc>
        <w:tc>
          <w:tcPr>
            <w:tcW w:w="2520" w:type="dxa"/>
            <w:tcPrChange w:id="1573" w:author="Phuong Giang" w:date="2012-04-15T00:39:00Z">
              <w:tcPr>
                <w:tcW w:w="3379" w:type="dxa"/>
              </w:tcPr>
            </w:tcPrChange>
          </w:tcPr>
          <w:p w14:paraId="0F20666E" w14:textId="49DD141B" w:rsidR="00F258BF" w:rsidRDefault="00F258BF" w:rsidP="00F258BF">
            <w:pPr>
              <w:ind w:left="0"/>
              <w:cnfStyle w:val="000000100000" w:firstRow="0" w:lastRow="0" w:firstColumn="0" w:lastColumn="0" w:oddVBand="0" w:evenVBand="0" w:oddHBand="1" w:evenHBand="0" w:firstRowFirstColumn="0" w:firstRowLastColumn="0" w:lastRowFirstColumn="0" w:lastRowLastColumn="0"/>
              <w:rPr>
                <w:ins w:id="1574" w:author="Red Army" w:date="2012-04-09T15:18:00Z"/>
              </w:rPr>
            </w:pPr>
            <w:ins w:id="1575" w:author="Red Army" w:date="2012-04-09T15:18:00Z">
              <w:r>
                <w:t>New</w:t>
              </w:r>
            </w:ins>
          </w:p>
        </w:tc>
        <w:tc>
          <w:tcPr>
            <w:tcW w:w="6210" w:type="dxa"/>
            <w:tcPrChange w:id="1576" w:author="Phuong Giang" w:date="2012-04-15T00:39:00Z">
              <w:tcPr>
                <w:tcW w:w="3380" w:type="dxa"/>
              </w:tcPr>
            </w:tcPrChange>
          </w:tcPr>
          <w:p w14:paraId="6906369E" w14:textId="2025292C" w:rsidR="00F258BF" w:rsidRDefault="009811C1" w:rsidP="00F258BF">
            <w:pPr>
              <w:ind w:left="0"/>
              <w:cnfStyle w:val="000000100000" w:firstRow="0" w:lastRow="0" w:firstColumn="0" w:lastColumn="0" w:oddVBand="0" w:evenVBand="0" w:oddHBand="1" w:evenHBand="0" w:firstRowFirstColumn="0" w:firstRowLastColumn="0" w:lastRowFirstColumn="0" w:lastRowLastColumn="0"/>
              <w:rPr>
                <w:ins w:id="1577" w:author="Red Army" w:date="2012-04-09T15:18:00Z"/>
              </w:rPr>
            </w:pPr>
            <w:ins w:id="1578" w:author="Red Army" w:date="2012-04-09T15:35:00Z">
              <w:r>
                <w:t>Click to create a new Teaching Plan.</w:t>
              </w:r>
            </w:ins>
          </w:p>
        </w:tc>
      </w:tr>
      <w:tr w:rsidR="00F258BF" w14:paraId="23074D35" w14:textId="77777777" w:rsidTr="007355A8">
        <w:trPr>
          <w:ins w:id="1579" w:author="Red Army" w:date="2012-04-09T15:18:00Z"/>
        </w:trPr>
        <w:tc>
          <w:tcPr>
            <w:cnfStyle w:val="001000000000" w:firstRow="0" w:lastRow="0" w:firstColumn="1" w:lastColumn="0" w:oddVBand="0" w:evenVBand="0" w:oddHBand="0" w:evenHBand="0" w:firstRowFirstColumn="0" w:firstRowLastColumn="0" w:lastRowFirstColumn="0" w:lastRowLastColumn="0"/>
            <w:tcW w:w="1098" w:type="dxa"/>
            <w:tcPrChange w:id="1580" w:author="Phuong Giang" w:date="2012-04-15T00:39:00Z">
              <w:tcPr>
                <w:tcW w:w="3379" w:type="dxa"/>
              </w:tcPr>
            </w:tcPrChange>
          </w:tcPr>
          <w:p w14:paraId="3A9ED5C3" w14:textId="2DF9E9E4" w:rsidR="00F258BF" w:rsidRDefault="00F258BF" w:rsidP="00F258BF">
            <w:pPr>
              <w:ind w:left="0"/>
              <w:rPr>
                <w:ins w:id="1581" w:author="Red Army" w:date="2012-04-09T15:18:00Z"/>
              </w:rPr>
            </w:pPr>
            <w:ins w:id="1582" w:author="Red Army" w:date="2012-04-09T15:18:00Z">
              <w:r>
                <w:t>2</w:t>
              </w:r>
            </w:ins>
          </w:p>
        </w:tc>
        <w:tc>
          <w:tcPr>
            <w:tcW w:w="2520" w:type="dxa"/>
            <w:tcPrChange w:id="1583" w:author="Phuong Giang" w:date="2012-04-15T00:39:00Z">
              <w:tcPr>
                <w:tcW w:w="3379" w:type="dxa"/>
              </w:tcPr>
            </w:tcPrChange>
          </w:tcPr>
          <w:p w14:paraId="7A7B6C55" w14:textId="4159321D" w:rsidR="00F258BF" w:rsidRDefault="00F258BF" w:rsidP="00F258BF">
            <w:pPr>
              <w:ind w:left="0"/>
              <w:cnfStyle w:val="000000000000" w:firstRow="0" w:lastRow="0" w:firstColumn="0" w:lastColumn="0" w:oddVBand="0" w:evenVBand="0" w:oddHBand="0" w:evenHBand="0" w:firstRowFirstColumn="0" w:firstRowLastColumn="0" w:lastRowFirstColumn="0" w:lastRowLastColumn="0"/>
              <w:rPr>
                <w:ins w:id="1584" w:author="Red Army" w:date="2012-04-09T15:18:00Z"/>
              </w:rPr>
            </w:pPr>
            <w:ins w:id="1585" w:author="Red Army" w:date="2012-04-09T15:18:00Z">
              <w:r>
                <w:t>Open</w:t>
              </w:r>
            </w:ins>
          </w:p>
        </w:tc>
        <w:tc>
          <w:tcPr>
            <w:tcW w:w="6210" w:type="dxa"/>
            <w:tcPrChange w:id="1586" w:author="Phuong Giang" w:date="2012-04-15T00:39:00Z">
              <w:tcPr>
                <w:tcW w:w="3380" w:type="dxa"/>
              </w:tcPr>
            </w:tcPrChange>
          </w:tcPr>
          <w:p w14:paraId="6BF7F88E" w14:textId="5F6CBC0F" w:rsidR="00F258BF" w:rsidRDefault="009811C1">
            <w:pPr>
              <w:ind w:left="0"/>
              <w:cnfStyle w:val="000000000000" w:firstRow="0" w:lastRow="0" w:firstColumn="0" w:lastColumn="0" w:oddVBand="0" w:evenVBand="0" w:oddHBand="0" w:evenHBand="0" w:firstRowFirstColumn="0" w:firstRowLastColumn="0" w:lastRowFirstColumn="0" w:lastRowLastColumn="0"/>
              <w:rPr>
                <w:ins w:id="1587" w:author="Red Army" w:date="2012-04-09T15:18:00Z"/>
              </w:rPr>
              <w:pPrChange w:id="1588" w:author="Red Army" w:date="2012-04-09T15:35:00Z">
                <w:pPr>
                  <w:spacing w:after="200" w:line="276" w:lineRule="auto"/>
                  <w:ind w:left="0"/>
                  <w:cnfStyle w:val="000000000000" w:firstRow="0" w:lastRow="0" w:firstColumn="0" w:lastColumn="0" w:oddVBand="0" w:evenVBand="0" w:oddHBand="0" w:evenHBand="0" w:firstRowFirstColumn="0" w:firstRowLastColumn="0" w:lastRowFirstColumn="0" w:lastRowLastColumn="0"/>
                </w:pPr>
              </w:pPrChange>
            </w:pPr>
            <w:ins w:id="1589" w:author="Red Army" w:date="2012-04-09T15:35:00Z">
              <w:r>
                <w:t>Click to open a Teaching Plan.</w:t>
              </w:r>
            </w:ins>
          </w:p>
        </w:tc>
      </w:tr>
      <w:tr w:rsidR="00F258BF" w14:paraId="169F754E" w14:textId="77777777" w:rsidTr="007355A8">
        <w:trPr>
          <w:cnfStyle w:val="000000100000" w:firstRow="0" w:lastRow="0" w:firstColumn="0" w:lastColumn="0" w:oddVBand="0" w:evenVBand="0" w:oddHBand="1" w:evenHBand="0" w:firstRowFirstColumn="0" w:firstRowLastColumn="0" w:lastRowFirstColumn="0" w:lastRowLastColumn="0"/>
          <w:ins w:id="1590" w:author="Red Army" w:date="2012-04-09T15:18:00Z"/>
        </w:trPr>
        <w:tc>
          <w:tcPr>
            <w:cnfStyle w:val="001000000000" w:firstRow="0" w:lastRow="0" w:firstColumn="1" w:lastColumn="0" w:oddVBand="0" w:evenVBand="0" w:oddHBand="0" w:evenHBand="0" w:firstRowFirstColumn="0" w:firstRowLastColumn="0" w:lastRowFirstColumn="0" w:lastRowLastColumn="0"/>
            <w:tcW w:w="1098" w:type="dxa"/>
            <w:tcPrChange w:id="1591" w:author="Phuong Giang" w:date="2012-04-15T00:39:00Z">
              <w:tcPr>
                <w:tcW w:w="3379" w:type="dxa"/>
              </w:tcPr>
            </w:tcPrChange>
          </w:tcPr>
          <w:p w14:paraId="6A29BA33" w14:textId="678EAB63" w:rsidR="00F258BF" w:rsidRDefault="00F258BF" w:rsidP="00F258BF">
            <w:pPr>
              <w:ind w:left="0"/>
              <w:cnfStyle w:val="001000100000" w:firstRow="0" w:lastRow="0" w:firstColumn="1" w:lastColumn="0" w:oddVBand="0" w:evenVBand="0" w:oddHBand="1" w:evenHBand="0" w:firstRowFirstColumn="0" w:firstRowLastColumn="0" w:lastRowFirstColumn="0" w:lastRowLastColumn="0"/>
              <w:rPr>
                <w:ins w:id="1592" w:author="Red Army" w:date="2012-04-09T15:18:00Z"/>
              </w:rPr>
            </w:pPr>
            <w:ins w:id="1593" w:author="Red Army" w:date="2012-04-09T15:18:00Z">
              <w:r>
                <w:t>3</w:t>
              </w:r>
            </w:ins>
          </w:p>
        </w:tc>
        <w:tc>
          <w:tcPr>
            <w:tcW w:w="2520" w:type="dxa"/>
            <w:tcPrChange w:id="1594" w:author="Phuong Giang" w:date="2012-04-15T00:39:00Z">
              <w:tcPr>
                <w:tcW w:w="3379" w:type="dxa"/>
              </w:tcPr>
            </w:tcPrChange>
          </w:tcPr>
          <w:p w14:paraId="5DD92F76" w14:textId="15E4685E" w:rsidR="00F258BF" w:rsidRDefault="00F258BF" w:rsidP="00F258BF">
            <w:pPr>
              <w:ind w:left="0"/>
              <w:cnfStyle w:val="000000100000" w:firstRow="0" w:lastRow="0" w:firstColumn="0" w:lastColumn="0" w:oddVBand="0" w:evenVBand="0" w:oddHBand="1" w:evenHBand="0" w:firstRowFirstColumn="0" w:firstRowLastColumn="0" w:lastRowFirstColumn="0" w:lastRowLastColumn="0"/>
              <w:rPr>
                <w:ins w:id="1595" w:author="Red Army" w:date="2012-04-09T15:18:00Z"/>
              </w:rPr>
            </w:pPr>
            <w:ins w:id="1596" w:author="Red Army" w:date="2012-04-09T15:18:00Z">
              <w:r>
                <w:t>Close</w:t>
              </w:r>
            </w:ins>
          </w:p>
        </w:tc>
        <w:tc>
          <w:tcPr>
            <w:tcW w:w="6210" w:type="dxa"/>
            <w:tcPrChange w:id="1597" w:author="Phuong Giang" w:date="2012-04-15T00:39:00Z">
              <w:tcPr>
                <w:tcW w:w="3380" w:type="dxa"/>
              </w:tcPr>
            </w:tcPrChange>
          </w:tcPr>
          <w:p w14:paraId="6FFEA226" w14:textId="23F829F1" w:rsidR="00F258BF" w:rsidRDefault="009811C1">
            <w:pPr>
              <w:ind w:left="0"/>
              <w:cnfStyle w:val="000000100000" w:firstRow="0" w:lastRow="0" w:firstColumn="0" w:lastColumn="0" w:oddVBand="0" w:evenVBand="0" w:oddHBand="1" w:evenHBand="0" w:firstRowFirstColumn="0" w:firstRowLastColumn="0" w:lastRowFirstColumn="0" w:lastRowLastColumn="0"/>
              <w:rPr>
                <w:ins w:id="1598" w:author="Red Army" w:date="2012-04-09T15:18:00Z"/>
              </w:rPr>
              <w:pPrChange w:id="1599" w:author="Red Army" w:date="2012-04-09T15:35:00Z">
                <w:pPr>
                  <w:spacing w:after="200" w:line="276" w:lineRule="auto"/>
                  <w:ind w:left="0"/>
                  <w:cnfStyle w:val="000000100000" w:firstRow="0" w:lastRow="0" w:firstColumn="0" w:lastColumn="0" w:oddVBand="0" w:evenVBand="0" w:oddHBand="1" w:evenHBand="0" w:firstRowFirstColumn="0" w:firstRowLastColumn="0" w:lastRowFirstColumn="0" w:lastRowLastColumn="0"/>
                </w:pPr>
              </w:pPrChange>
            </w:pPr>
            <w:ins w:id="1600" w:author="Red Army" w:date="2012-04-09T15:35:00Z">
              <w:r>
                <w:t>Click to close current</w:t>
              </w:r>
            </w:ins>
            <w:ins w:id="1601" w:author="Phuong Giang" w:date="2012-04-15T00:42:00Z">
              <w:r w:rsidR="004B2F20">
                <w:t xml:space="preserve"> selected</w:t>
              </w:r>
            </w:ins>
            <w:ins w:id="1602" w:author="Red Army" w:date="2012-04-09T15:35:00Z">
              <w:r>
                <w:t xml:space="preserve"> </w:t>
              </w:r>
            </w:ins>
            <w:ins w:id="1603" w:author="Red Army" w:date="2012-04-09T15:36:00Z">
              <w:r>
                <w:t xml:space="preserve">opening </w:t>
              </w:r>
            </w:ins>
            <w:ins w:id="1604" w:author="Red Army" w:date="2012-04-09T15:35:00Z">
              <w:r>
                <w:t>Teaching Plan.</w:t>
              </w:r>
            </w:ins>
          </w:p>
        </w:tc>
      </w:tr>
      <w:tr w:rsidR="00F258BF" w14:paraId="22CB8187" w14:textId="77777777" w:rsidTr="007355A8">
        <w:trPr>
          <w:ins w:id="1605" w:author="Red Army" w:date="2012-04-09T15:18:00Z"/>
        </w:trPr>
        <w:tc>
          <w:tcPr>
            <w:cnfStyle w:val="001000000000" w:firstRow="0" w:lastRow="0" w:firstColumn="1" w:lastColumn="0" w:oddVBand="0" w:evenVBand="0" w:oddHBand="0" w:evenHBand="0" w:firstRowFirstColumn="0" w:firstRowLastColumn="0" w:lastRowFirstColumn="0" w:lastRowLastColumn="0"/>
            <w:tcW w:w="1098" w:type="dxa"/>
            <w:tcPrChange w:id="1606" w:author="Phuong Giang" w:date="2012-04-15T00:39:00Z">
              <w:tcPr>
                <w:tcW w:w="3379" w:type="dxa"/>
              </w:tcPr>
            </w:tcPrChange>
          </w:tcPr>
          <w:p w14:paraId="7E640195" w14:textId="6751F3D1" w:rsidR="00F258BF" w:rsidRDefault="00F258BF" w:rsidP="00F258BF">
            <w:pPr>
              <w:ind w:left="0"/>
              <w:rPr>
                <w:ins w:id="1607" w:author="Red Army" w:date="2012-04-09T15:18:00Z"/>
              </w:rPr>
            </w:pPr>
            <w:ins w:id="1608" w:author="Red Army" w:date="2012-04-09T15:18:00Z">
              <w:r>
                <w:lastRenderedPageBreak/>
                <w:t>4</w:t>
              </w:r>
            </w:ins>
          </w:p>
        </w:tc>
        <w:tc>
          <w:tcPr>
            <w:tcW w:w="2520" w:type="dxa"/>
            <w:tcPrChange w:id="1609" w:author="Phuong Giang" w:date="2012-04-15T00:39:00Z">
              <w:tcPr>
                <w:tcW w:w="3379" w:type="dxa"/>
              </w:tcPr>
            </w:tcPrChange>
          </w:tcPr>
          <w:p w14:paraId="5D9D9F92" w14:textId="76848BDA" w:rsidR="00F258BF" w:rsidRDefault="00F258BF" w:rsidP="00F258BF">
            <w:pPr>
              <w:ind w:left="0"/>
              <w:cnfStyle w:val="000000000000" w:firstRow="0" w:lastRow="0" w:firstColumn="0" w:lastColumn="0" w:oddVBand="0" w:evenVBand="0" w:oddHBand="0" w:evenHBand="0" w:firstRowFirstColumn="0" w:firstRowLastColumn="0" w:lastRowFirstColumn="0" w:lastRowLastColumn="0"/>
              <w:rPr>
                <w:ins w:id="1610" w:author="Red Army" w:date="2012-04-09T15:18:00Z"/>
              </w:rPr>
            </w:pPr>
            <w:ins w:id="1611" w:author="Red Army" w:date="2012-04-09T15:18:00Z">
              <w:r>
                <w:t>Close All</w:t>
              </w:r>
            </w:ins>
          </w:p>
        </w:tc>
        <w:tc>
          <w:tcPr>
            <w:tcW w:w="6210" w:type="dxa"/>
            <w:tcPrChange w:id="1612" w:author="Phuong Giang" w:date="2012-04-15T00:39:00Z">
              <w:tcPr>
                <w:tcW w:w="3380" w:type="dxa"/>
              </w:tcPr>
            </w:tcPrChange>
          </w:tcPr>
          <w:p w14:paraId="02FF9A34" w14:textId="1A6B433E" w:rsidR="00F258BF" w:rsidRDefault="009811C1">
            <w:pPr>
              <w:ind w:left="0"/>
              <w:cnfStyle w:val="000000000000" w:firstRow="0" w:lastRow="0" w:firstColumn="0" w:lastColumn="0" w:oddVBand="0" w:evenVBand="0" w:oddHBand="0" w:evenHBand="0" w:firstRowFirstColumn="0" w:firstRowLastColumn="0" w:lastRowFirstColumn="0" w:lastRowLastColumn="0"/>
              <w:rPr>
                <w:ins w:id="1613" w:author="Red Army" w:date="2012-04-09T15:18:00Z"/>
              </w:rPr>
              <w:pPrChange w:id="1614" w:author="Red Army" w:date="2012-04-09T15:36:00Z">
                <w:pPr>
                  <w:spacing w:after="200" w:line="276" w:lineRule="auto"/>
                  <w:ind w:left="0"/>
                  <w:cnfStyle w:val="000000000000" w:firstRow="0" w:lastRow="0" w:firstColumn="0" w:lastColumn="0" w:oddVBand="0" w:evenVBand="0" w:oddHBand="0" w:evenHBand="0" w:firstRowFirstColumn="0" w:firstRowLastColumn="0" w:lastRowFirstColumn="0" w:lastRowLastColumn="0"/>
                </w:pPr>
              </w:pPrChange>
            </w:pPr>
            <w:ins w:id="1615" w:author="Red Army" w:date="2012-04-09T15:36:00Z">
              <w:r>
                <w:t>Click to close all opening Teaching Plans.</w:t>
              </w:r>
            </w:ins>
          </w:p>
        </w:tc>
      </w:tr>
      <w:tr w:rsidR="009811C1" w14:paraId="19B5613F" w14:textId="77777777" w:rsidTr="007355A8">
        <w:trPr>
          <w:cnfStyle w:val="000000100000" w:firstRow="0" w:lastRow="0" w:firstColumn="0" w:lastColumn="0" w:oddVBand="0" w:evenVBand="0" w:oddHBand="1" w:evenHBand="0" w:firstRowFirstColumn="0" w:firstRowLastColumn="0" w:lastRowFirstColumn="0" w:lastRowLastColumn="0"/>
          <w:ins w:id="1616" w:author="Red Army" w:date="2012-04-09T15:18:00Z"/>
        </w:trPr>
        <w:tc>
          <w:tcPr>
            <w:cnfStyle w:val="001000000000" w:firstRow="0" w:lastRow="0" w:firstColumn="1" w:lastColumn="0" w:oddVBand="0" w:evenVBand="0" w:oddHBand="0" w:evenHBand="0" w:firstRowFirstColumn="0" w:firstRowLastColumn="0" w:lastRowFirstColumn="0" w:lastRowLastColumn="0"/>
            <w:tcW w:w="1098" w:type="dxa"/>
            <w:tcPrChange w:id="1617" w:author="Phuong Giang" w:date="2012-04-15T00:39:00Z">
              <w:tcPr>
                <w:tcW w:w="3379" w:type="dxa"/>
              </w:tcPr>
            </w:tcPrChange>
          </w:tcPr>
          <w:p w14:paraId="7434DA34" w14:textId="4E03869F" w:rsidR="009811C1" w:rsidRDefault="009811C1" w:rsidP="00F258BF">
            <w:pPr>
              <w:ind w:left="0"/>
              <w:cnfStyle w:val="001000100000" w:firstRow="0" w:lastRow="0" w:firstColumn="1" w:lastColumn="0" w:oddVBand="0" w:evenVBand="0" w:oddHBand="1" w:evenHBand="0" w:firstRowFirstColumn="0" w:firstRowLastColumn="0" w:lastRowFirstColumn="0" w:lastRowLastColumn="0"/>
              <w:rPr>
                <w:ins w:id="1618" w:author="Red Army" w:date="2012-04-09T15:18:00Z"/>
              </w:rPr>
            </w:pPr>
            <w:ins w:id="1619" w:author="Red Army" w:date="2012-04-09T15:18:00Z">
              <w:r>
                <w:t>5</w:t>
              </w:r>
            </w:ins>
          </w:p>
        </w:tc>
        <w:tc>
          <w:tcPr>
            <w:tcW w:w="2520" w:type="dxa"/>
            <w:tcPrChange w:id="1620" w:author="Phuong Giang" w:date="2012-04-15T00:39:00Z">
              <w:tcPr>
                <w:tcW w:w="3379" w:type="dxa"/>
              </w:tcPr>
            </w:tcPrChange>
          </w:tcPr>
          <w:p w14:paraId="2AA3FCA5" w14:textId="55F622C1" w:rsidR="009811C1" w:rsidRDefault="009811C1" w:rsidP="00F258BF">
            <w:pPr>
              <w:ind w:left="0"/>
              <w:cnfStyle w:val="000000100000" w:firstRow="0" w:lastRow="0" w:firstColumn="0" w:lastColumn="0" w:oddVBand="0" w:evenVBand="0" w:oddHBand="1" w:evenHBand="0" w:firstRowFirstColumn="0" w:firstRowLastColumn="0" w:lastRowFirstColumn="0" w:lastRowLastColumn="0"/>
              <w:rPr>
                <w:ins w:id="1621" w:author="Red Army" w:date="2012-04-09T15:18:00Z"/>
              </w:rPr>
            </w:pPr>
            <w:ins w:id="1622" w:author="Red Army" w:date="2012-04-09T15:19:00Z">
              <w:r>
                <w:t>Save</w:t>
              </w:r>
            </w:ins>
          </w:p>
        </w:tc>
        <w:tc>
          <w:tcPr>
            <w:tcW w:w="6210" w:type="dxa"/>
            <w:tcPrChange w:id="1623" w:author="Phuong Giang" w:date="2012-04-15T00:39:00Z">
              <w:tcPr>
                <w:tcW w:w="3380" w:type="dxa"/>
              </w:tcPr>
            </w:tcPrChange>
          </w:tcPr>
          <w:p w14:paraId="7020143D" w14:textId="026DDA98" w:rsidR="009811C1" w:rsidRDefault="009811C1">
            <w:pPr>
              <w:ind w:left="0"/>
              <w:cnfStyle w:val="000000100000" w:firstRow="0" w:lastRow="0" w:firstColumn="0" w:lastColumn="0" w:oddVBand="0" w:evenVBand="0" w:oddHBand="1" w:evenHBand="0" w:firstRowFirstColumn="0" w:firstRowLastColumn="0" w:lastRowFirstColumn="0" w:lastRowLastColumn="0"/>
              <w:rPr>
                <w:ins w:id="1624" w:author="Red Army" w:date="2012-04-09T15:18:00Z"/>
              </w:rPr>
              <w:pPrChange w:id="1625" w:author="Red Army" w:date="2012-04-09T15:36:00Z">
                <w:pPr>
                  <w:spacing w:after="200" w:line="276" w:lineRule="auto"/>
                  <w:ind w:left="0"/>
                  <w:cnfStyle w:val="000000100000" w:firstRow="0" w:lastRow="0" w:firstColumn="0" w:lastColumn="0" w:oddVBand="0" w:evenVBand="0" w:oddHBand="1" w:evenHBand="0" w:firstRowFirstColumn="0" w:firstRowLastColumn="0" w:lastRowFirstColumn="0" w:lastRowLastColumn="0"/>
                </w:pPr>
              </w:pPrChange>
            </w:pPr>
            <w:ins w:id="1626" w:author="Red Army" w:date="2012-04-09T15:36:00Z">
              <w:r>
                <w:t xml:space="preserve">Click to save current </w:t>
              </w:r>
            </w:ins>
            <w:ins w:id="1627" w:author="Phuong Giang" w:date="2012-04-15T00:42:00Z">
              <w:r w:rsidR="004B2F20">
                <w:t xml:space="preserve">selected </w:t>
              </w:r>
            </w:ins>
            <w:ins w:id="1628" w:author="Red Army" w:date="2012-04-09T15:36:00Z">
              <w:r>
                <w:t>opening Teaching Plan.</w:t>
              </w:r>
            </w:ins>
          </w:p>
        </w:tc>
      </w:tr>
      <w:tr w:rsidR="009811C1" w14:paraId="16DC0192" w14:textId="77777777" w:rsidTr="007355A8">
        <w:trPr>
          <w:ins w:id="1629" w:author="Red Army" w:date="2012-04-09T15:18:00Z"/>
        </w:trPr>
        <w:tc>
          <w:tcPr>
            <w:cnfStyle w:val="001000000000" w:firstRow="0" w:lastRow="0" w:firstColumn="1" w:lastColumn="0" w:oddVBand="0" w:evenVBand="0" w:oddHBand="0" w:evenHBand="0" w:firstRowFirstColumn="0" w:firstRowLastColumn="0" w:lastRowFirstColumn="0" w:lastRowLastColumn="0"/>
            <w:tcW w:w="1098" w:type="dxa"/>
            <w:tcPrChange w:id="1630" w:author="Phuong Giang" w:date="2012-04-15T00:39:00Z">
              <w:tcPr>
                <w:tcW w:w="3379" w:type="dxa"/>
              </w:tcPr>
            </w:tcPrChange>
          </w:tcPr>
          <w:p w14:paraId="5E6075BE" w14:textId="7850589A" w:rsidR="009811C1" w:rsidRDefault="009811C1" w:rsidP="00F258BF">
            <w:pPr>
              <w:ind w:left="0"/>
              <w:rPr>
                <w:ins w:id="1631" w:author="Red Army" w:date="2012-04-09T15:18:00Z"/>
              </w:rPr>
            </w:pPr>
            <w:ins w:id="1632" w:author="Red Army" w:date="2012-04-09T15:18:00Z">
              <w:r>
                <w:t>6</w:t>
              </w:r>
            </w:ins>
          </w:p>
        </w:tc>
        <w:tc>
          <w:tcPr>
            <w:tcW w:w="2520" w:type="dxa"/>
            <w:tcPrChange w:id="1633" w:author="Phuong Giang" w:date="2012-04-15T00:39:00Z">
              <w:tcPr>
                <w:tcW w:w="3379" w:type="dxa"/>
              </w:tcPr>
            </w:tcPrChange>
          </w:tcPr>
          <w:p w14:paraId="3591DB48" w14:textId="5EA029FE" w:rsidR="009811C1" w:rsidRDefault="009811C1" w:rsidP="00F258BF">
            <w:pPr>
              <w:ind w:left="0"/>
              <w:cnfStyle w:val="000000000000" w:firstRow="0" w:lastRow="0" w:firstColumn="0" w:lastColumn="0" w:oddVBand="0" w:evenVBand="0" w:oddHBand="0" w:evenHBand="0" w:firstRowFirstColumn="0" w:firstRowLastColumn="0" w:lastRowFirstColumn="0" w:lastRowLastColumn="0"/>
              <w:rPr>
                <w:ins w:id="1634" w:author="Red Army" w:date="2012-04-09T15:18:00Z"/>
              </w:rPr>
            </w:pPr>
            <w:ins w:id="1635" w:author="Red Army" w:date="2012-04-09T15:19:00Z">
              <w:r>
                <w:t>Save As</w:t>
              </w:r>
            </w:ins>
          </w:p>
        </w:tc>
        <w:tc>
          <w:tcPr>
            <w:tcW w:w="6210" w:type="dxa"/>
            <w:tcPrChange w:id="1636" w:author="Phuong Giang" w:date="2012-04-15T00:39:00Z">
              <w:tcPr>
                <w:tcW w:w="3380" w:type="dxa"/>
              </w:tcPr>
            </w:tcPrChange>
          </w:tcPr>
          <w:p w14:paraId="37962A28" w14:textId="364BA475" w:rsidR="009811C1" w:rsidRDefault="009811C1" w:rsidP="00F258BF">
            <w:pPr>
              <w:ind w:left="0"/>
              <w:cnfStyle w:val="000000000000" w:firstRow="0" w:lastRow="0" w:firstColumn="0" w:lastColumn="0" w:oddVBand="0" w:evenVBand="0" w:oddHBand="0" w:evenHBand="0" w:firstRowFirstColumn="0" w:firstRowLastColumn="0" w:lastRowFirstColumn="0" w:lastRowLastColumn="0"/>
              <w:rPr>
                <w:ins w:id="1637" w:author="Red Army" w:date="2012-04-09T15:18:00Z"/>
              </w:rPr>
            </w:pPr>
            <w:ins w:id="1638" w:author="Red Army" w:date="2012-04-09T15:36:00Z">
              <w:r>
                <w:t>Click to save current opening Teaching Plan as a new file.</w:t>
              </w:r>
            </w:ins>
          </w:p>
        </w:tc>
      </w:tr>
      <w:tr w:rsidR="009811C1" w14:paraId="2A0B981F" w14:textId="77777777" w:rsidTr="007355A8">
        <w:trPr>
          <w:cnfStyle w:val="000000100000" w:firstRow="0" w:lastRow="0" w:firstColumn="0" w:lastColumn="0" w:oddVBand="0" w:evenVBand="0" w:oddHBand="1" w:evenHBand="0" w:firstRowFirstColumn="0" w:firstRowLastColumn="0" w:lastRowFirstColumn="0" w:lastRowLastColumn="0"/>
          <w:ins w:id="1639" w:author="Red Army" w:date="2012-04-09T15:18:00Z"/>
        </w:trPr>
        <w:tc>
          <w:tcPr>
            <w:cnfStyle w:val="001000000000" w:firstRow="0" w:lastRow="0" w:firstColumn="1" w:lastColumn="0" w:oddVBand="0" w:evenVBand="0" w:oddHBand="0" w:evenHBand="0" w:firstRowFirstColumn="0" w:firstRowLastColumn="0" w:lastRowFirstColumn="0" w:lastRowLastColumn="0"/>
            <w:tcW w:w="1098" w:type="dxa"/>
            <w:tcPrChange w:id="1640" w:author="Phuong Giang" w:date="2012-04-15T00:39:00Z">
              <w:tcPr>
                <w:tcW w:w="3379" w:type="dxa"/>
              </w:tcPr>
            </w:tcPrChange>
          </w:tcPr>
          <w:p w14:paraId="11350AFE" w14:textId="3D63F9CA" w:rsidR="009811C1" w:rsidRDefault="009811C1" w:rsidP="00F258BF">
            <w:pPr>
              <w:ind w:left="0"/>
              <w:cnfStyle w:val="001000100000" w:firstRow="0" w:lastRow="0" w:firstColumn="1" w:lastColumn="0" w:oddVBand="0" w:evenVBand="0" w:oddHBand="1" w:evenHBand="0" w:firstRowFirstColumn="0" w:firstRowLastColumn="0" w:lastRowFirstColumn="0" w:lastRowLastColumn="0"/>
              <w:rPr>
                <w:ins w:id="1641" w:author="Red Army" w:date="2012-04-09T15:18:00Z"/>
              </w:rPr>
            </w:pPr>
            <w:ins w:id="1642" w:author="Red Army" w:date="2012-04-09T15:18:00Z">
              <w:r>
                <w:t>7</w:t>
              </w:r>
            </w:ins>
          </w:p>
        </w:tc>
        <w:tc>
          <w:tcPr>
            <w:tcW w:w="2520" w:type="dxa"/>
            <w:tcPrChange w:id="1643" w:author="Phuong Giang" w:date="2012-04-15T00:39:00Z">
              <w:tcPr>
                <w:tcW w:w="3379" w:type="dxa"/>
              </w:tcPr>
            </w:tcPrChange>
          </w:tcPr>
          <w:p w14:paraId="3AF37AA8" w14:textId="4177D3FC" w:rsidR="009811C1" w:rsidRDefault="009811C1" w:rsidP="00F258BF">
            <w:pPr>
              <w:ind w:left="0"/>
              <w:cnfStyle w:val="000000100000" w:firstRow="0" w:lastRow="0" w:firstColumn="0" w:lastColumn="0" w:oddVBand="0" w:evenVBand="0" w:oddHBand="1" w:evenHBand="0" w:firstRowFirstColumn="0" w:firstRowLastColumn="0" w:lastRowFirstColumn="0" w:lastRowLastColumn="0"/>
              <w:rPr>
                <w:ins w:id="1644" w:author="Red Army" w:date="2012-04-09T15:18:00Z"/>
              </w:rPr>
            </w:pPr>
            <w:ins w:id="1645" w:author="Red Army" w:date="2012-04-09T15:19:00Z">
              <w:r>
                <w:t>Save All</w:t>
              </w:r>
            </w:ins>
          </w:p>
        </w:tc>
        <w:tc>
          <w:tcPr>
            <w:tcW w:w="6210" w:type="dxa"/>
            <w:tcPrChange w:id="1646" w:author="Phuong Giang" w:date="2012-04-15T00:39:00Z">
              <w:tcPr>
                <w:tcW w:w="3380" w:type="dxa"/>
              </w:tcPr>
            </w:tcPrChange>
          </w:tcPr>
          <w:p w14:paraId="29B54457" w14:textId="2CCB9DA3" w:rsidR="009811C1" w:rsidRDefault="009811C1" w:rsidP="00F258BF">
            <w:pPr>
              <w:ind w:left="0"/>
              <w:cnfStyle w:val="000000100000" w:firstRow="0" w:lastRow="0" w:firstColumn="0" w:lastColumn="0" w:oddVBand="0" w:evenVBand="0" w:oddHBand="1" w:evenHBand="0" w:firstRowFirstColumn="0" w:firstRowLastColumn="0" w:lastRowFirstColumn="0" w:lastRowLastColumn="0"/>
              <w:rPr>
                <w:ins w:id="1647" w:author="Red Army" w:date="2012-04-09T15:18:00Z"/>
              </w:rPr>
            </w:pPr>
            <w:ins w:id="1648" w:author="Red Army" w:date="2012-04-09T15:36:00Z">
              <w:r>
                <w:t>Click to save all current opening Teaching Plans.</w:t>
              </w:r>
            </w:ins>
          </w:p>
        </w:tc>
      </w:tr>
      <w:tr w:rsidR="009811C1" w14:paraId="30A16318" w14:textId="77777777" w:rsidTr="007355A8">
        <w:trPr>
          <w:ins w:id="1649" w:author="Red Army" w:date="2012-04-09T15:18:00Z"/>
        </w:trPr>
        <w:tc>
          <w:tcPr>
            <w:cnfStyle w:val="001000000000" w:firstRow="0" w:lastRow="0" w:firstColumn="1" w:lastColumn="0" w:oddVBand="0" w:evenVBand="0" w:oddHBand="0" w:evenHBand="0" w:firstRowFirstColumn="0" w:firstRowLastColumn="0" w:lastRowFirstColumn="0" w:lastRowLastColumn="0"/>
            <w:tcW w:w="1098" w:type="dxa"/>
            <w:tcPrChange w:id="1650" w:author="Phuong Giang" w:date="2012-04-15T00:39:00Z">
              <w:tcPr>
                <w:tcW w:w="3379" w:type="dxa"/>
              </w:tcPr>
            </w:tcPrChange>
          </w:tcPr>
          <w:p w14:paraId="19D7A0ED" w14:textId="3F729F29" w:rsidR="009811C1" w:rsidRDefault="009811C1" w:rsidP="00F258BF">
            <w:pPr>
              <w:ind w:left="0"/>
              <w:rPr>
                <w:ins w:id="1651" w:author="Red Army" w:date="2012-04-09T15:18:00Z"/>
              </w:rPr>
            </w:pPr>
            <w:ins w:id="1652" w:author="Red Army" w:date="2012-04-09T15:18:00Z">
              <w:r>
                <w:t>8</w:t>
              </w:r>
            </w:ins>
          </w:p>
        </w:tc>
        <w:tc>
          <w:tcPr>
            <w:tcW w:w="2520" w:type="dxa"/>
            <w:tcPrChange w:id="1653" w:author="Phuong Giang" w:date="2012-04-15T00:39:00Z">
              <w:tcPr>
                <w:tcW w:w="3379" w:type="dxa"/>
              </w:tcPr>
            </w:tcPrChange>
          </w:tcPr>
          <w:p w14:paraId="00455867" w14:textId="2D0C34CD" w:rsidR="009811C1" w:rsidRDefault="009811C1" w:rsidP="00F258BF">
            <w:pPr>
              <w:ind w:left="0"/>
              <w:cnfStyle w:val="000000000000" w:firstRow="0" w:lastRow="0" w:firstColumn="0" w:lastColumn="0" w:oddVBand="0" w:evenVBand="0" w:oddHBand="0" w:evenHBand="0" w:firstRowFirstColumn="0" w:firstRowLastColumn="0" w:lastRowFirstColumn="0" w:lastRowLastColumn="0"/>
              <w:rPr>
                <w:ins w:id="1654" w:author="Red Army" w:date="2012-04-09T15:18:00Z"/>
              </w:rPr>
            </w:pPr>
            <w:ins w:id="1655" w:author="Red Army" w:date="2012-04-09T15:19:00Z">
              <w:r>
                <w:t>Export</w:t>
              </w:r>
            </w:ins>
          </w:p>
        </w:tc>
        <w:tc>
          <w:tcPr>
            <w:tcW w:w="6210" w:type="dxa"/>
            <w:tcPrChange w:id="1656" w:author="Phuong Giang" w:date="2012-04-15T00:39:00Z">
              <w:tcPr>
                <w:tcW w:w="3380" w:type="dxa"/>
              </w:tcPr>
            </w:tcPrChange>
          </w:tcPr>
          <w:p w14:paraId="7F5D12A6" w14:textId="4B67BD1A" w:rsidR="009811C1" w:rsidRDefault="009811C1">
            <w:pPr>
              <w:ind w:left="0"/>
              <w:cnfStyle w:val="000000000000" w:firstRow="0" w:lastRow="0" w:firstColumn="0" w:lastColumn="0" w:oddVBand="0" w:evenVBand="0" w:oddHBand="0" w:evenHBand="0" w:firstRowFirstColumn="0" w:firstRowLastColumn="0" w:lastRowFirstColumn="0" w:lastRowLastColumn="0"/>
              <w:rPr>
                <w:ins w:id="1657" w:author="Red Army" w:date="2012-04-09T15:18:00Z"/>
              </w:rPr>
              <w:pPrChange w:id="1658" w:author="Red Army" w:date="2012-04-09T15:37:00Z">
                <w:pPr>
                  <w:spacing w:after="200" w:line="276" w:lineRule="auto"/>
                  <w:ind w:left="0"/>
                  <w:cnfStyle w:val="000000000000" w:firstRow="0" w:lastRow="0" w:firstColumn="0" w:lastColumn="0" w:oddVBand="0" w:evenVBand="0" w:oddHBand="0" w:evenHBand="0" w:firstRowFirstColumn="0" w:firstRowLastColumn="0" w:lastRowFirstColumn="0" w:lastRowLastColumn="0"/>
                </w:pPr>
              </w:pPrChange>
            </w:pPr>
            <w:ins w:id="1659" w:author="Red Army" w:date="2012-04-09T15:36:00Z">
              <w:r>
                <w:t xml:space="preserve">Click to </w:t>
              </w:r>
            </w:ins>
            <w:ins w:id="1660" w:author="Red Army" w:date="2012-04-09T15:37:00Z">
              <w:r>
                <w:t xml:space="preserve">export </w:t>
              </w:r>
            </w:ins>
            <w:ins w:id="1661" w:author="Red Army" w:date="2012-04-09T15:36:00Z">
              <w:r>
                <w:t xml:space="preserve">current </w:t>
              </w:r>
            </w:ins>
            <w:ins w:id="1662" w:author="Phuong Giang" w:date="2012-04-15T00:42:00Z">
              <w:r w:rsidR="004B2F20">
                <w:t xml:space="preserve">selected </w:t>
              </w:r>
            </w:ins>
            <w:ins w:id="1663" w:author="Red Army" w:date="2012-04-09T15:36:00Z">
              <w:r>
                <w:t>opening Teaching Plan</w:t>
              </w:r>
            </w:ins>
            <w:ins w:id="1664" w:author="Red Army" w:date="2012-04-09T15:37:00Z">
              <w:r>
                <w:t xml:space="preserve"> to a specific file type</w:t>
              </w:r>
            </w:ins>
            <w:ins w:id="1665" w:author="Red Army" w:date="2012-04-09T15:36:00Z">
              <w:r>
                <w:t>.</w:t>
              </w:r>
            </w:ins>
          </w:p>
        </w:tc>
      </w:tr>
      <w:tr w:rsidR="009811C1" w14:paraId="703F6E3B" w14:textId="77777777" w:rsidTr="007355A8">
        <w:trPr>
          <w:cnfStyle w:val="000000100000" w:firstRow="0" w:lastRow="0" w:firstColumn="0" w:lastColumn="0" w:oddVBand="0" w:evenVBand="0" w:oddHBand="1" w:evenHBand="0" w:firstRowFirstColumn="0" w:firstRowLastColumn="0" w:lastRowFirstColumn="0" w:lastRowLastColumn="0"/>
          <w:ins w:id="1666" w:author="Red Army" w:date="2012-04-09T15:18:00Z"/>
        </w:trPr>
        <w:tc>
          <w:tcPr>
            <w:cnfStyle w:val="001000000000" w:firstRow="0" w:lastRow="0" w:firstColumn="1" w:lastColumn="0" w:oddVBand="0" w:evenVBand="0" w:oddHBand="0" w:evenHBand="0" w:firstRowFirstColumn="0" w:firstRowLastColumn="0" w:lastRowFirstColumn="0" w:lastRowLastColumn="0"/>
            <w:tcW w:w="1098" w:type="dxa"/>
            <w:tcPrChange w:id="1667" w:author="Phuong Giang" w:date="2012-04-15T00:39:00Z">
              <w:tcPr>
                <w:tcW w:w="3379" w:type="dxa"/>
              </w:tcPr>
            </w:tcPrChange>
          </w:tcPr>
          <w:p w14:paraId="3A634A17" w14:textId="2B50CD80" w:rsidR="009811C1" w:rsidRDefault="009811C1" w:rsidP="00F258BF">
            <w:pPr>
              <w:ind w:left="0"/>
              <w:cnfStyle w:val="001000100000" w:firstRow="0" w:lastRow="0" w:firstColumn="1" w:lastColumn="0" w:oddVBand="0" w:evenVBand="0" w:oddHBand="1" w:evenHBand="0" w:firstRowFirstColumn="0" w:firstRowLastColumn="0" w:lastRowFirstColumn="0" w:lastRowLastColumn="0"/>
              <w:rPr>
                <w:ins w:id="1668" w:author="Red Army" w:date="2012-04-09T15:18:00Z"/>
              </w:rPr>
            </w:pPr>
            <w:ins w:id="1669" w:author="Red Army" w:date="2012-04-09T15:18:00Z">
              <w:r>
                <w:t>9</w:t>
              </w:r>
            </w:ins>
          </w:p>
        </w:tc>
        <w:tc>
          <w:tcPr>
            <w:tcW w:w="2520" w:type="dxa"/>
            <w:tcPrChange w:id="1670" w:author="Phuong Giang" w:date="2012-04-15T00:39:00Z">
              <w:tcPr>
                <w:tcW w:w="3379" w:type="dxa"/>
              </w:tcPr>
            </w:tcPrChange>
          </w:tcPr>
          <w:p w14:paraId="0E1E1AF1" w14:textId="2BE19BC2" w:rsidR="009811C1" w:rsidRDefault="009811C1" w:rsidP="00F258BF">
            <w:pPr>
              <w:ind w:left="0"/>
              <w:cnfStyle w:val="000000100000" w:firstRow="0" w:lastRow="0" w:firstColumn="0" w:lastColumn="0" w:oddVBand="0" w:evenVBand="0" w:oddHBand="1" w:evenHBand="0" w:firstRowFirstColumn="0" w:firstRowLastColumn="0" w:lastRowFirstColumn="0" w:lastRowLastColumn="0"/>
              <w:rPr>
                <w:ins w:id="1671" w:author="Red Army" w:date="2012-04-09T15:18:00Z"/>
              </w:rPr>
            </w:pPr>
            <w:ins w:id="1672" w:author="Red Army" w:date="2012-04-09T15:21:00Z">
              <w:r>
                <w:t>Export to Word</w:t>
              </w:r>
            </w:ins>
          </w:p>
        </w:tc>
        <w:tc>
          <w:tcPr>
            <w:tcW w:w="6210" w:type="dxa"/>
            <w:tcPrChange w:id="1673" w:author="Phuong Giang" w:date="2012-04-15T00:39:00Z">
              <w:tcPr>
                <w:tcW w:w="3380" w:type="dxa"/>
              </w:tcPr>
            </w:tcPrChange>
          </w:tcPr>
          <w:p w14:paraId="33FC4713" w14:textId="23C5D159" w:rsidR="009811C1" w:rsidRDefault="009811C1">
            <w:pPr>
              <w:ind w:left="0"/>
              <w:cnfStyle w:val="000000100000" w:firstRow="0" w:lastRow="0" w:firstColumn="0" w:lastColumn="0" w:oddVBand="0" w:evenVBand="0" w:oddHBand="1" w:evenHBand="0" w:firstRowFirstColumn="0" w:firstRowLastColumn="0" w:lastRowFirstColumn="0" w:lastRowLastColumn="0"/>
              <w:rPr>
                <w:ins w:id="1674" w:author="Red Army" w:date="2012-04-09T15:18:00Z"/>
              </w:rPr>
              <w:pPrChange w:id="1675" w:author="Red Army" w:date="2012-04-09T15:37:00Z">
                <w:pPr>
                  <w:spacing w:after="200" w:line="276" w:lineRule="auto"/>
                  <w:ind w:left="0"/>
                  <w:cnfStyle w:val="000000100000" w:firstRow="0" w:lastRow="0" w:firstColumn="0" w:lastColumn="0" w:oddVBand="0" w:evenVBand="0" w:oddHBand="1" w:evenHBand="0" w:firstRowFirstColumn="0" w:firstRowLastColumn="0" w:lastRowFirstColumn="0" w:lastRowLastColumn="0"/>
                </w:pPr>
              </w:pPrChange>
            </w:pPr>
            <w:ins w:id="1676" w:author="Red Army" w:date="2012-04-09T15:37:00Z">
              <w:r>
                <w:t>Click to export current opening Teaching Plan to Microsoft Word file format.</w:t>
              </w:r>
            </w:ins>
          </w:p>
        </w:tc>
      </w:tr>
      <w:tr w:rsidR="009811C1" w14:paraId="48B9AD53" w14:textId="77777777" w:rsidTr="007355A8">
        <w:trPr>
          <w:ins w:id="1677" w:author="Red Army" w:date="2012-04-09T15:18:00Z"/>
        </w:trPr>
        <w:tc>
          <w:tcPr>
            <w:cnfStyle w:val="001000000000" w:firstRow="0" w:lastRow="0" w:firstColumn="1" w:lastColumn="0" w:oddVBand="0" w:evenVBand="0" w:oddHBand="0" w:evenHBand="0" w:firstRowFirstColumn="0" w:firstRowLastColumn="0" w:lastRowFirstColumn="0" w:lastRowLastColumn="0"/>
            <w:tcW w:w="1098" w:type="dxa"/>
            <w:tcPrChange w:id="1678" w:author="Phuong Giang" w:date="2012-04-15T00:39:00Z">
              <w:tcPr>
                <w:tcW w:w="3379" w:type="dxa"/>
              </w:tcPr>
            </w:tcPrChange>
          </w:tcPr>
          <w:p w14:paraId="4C74AE77" w14:textId="55E866AA" w:rsidR="009811C1" w:rsidRDefault="009811C1" w:rsidP="00F258BF">
            <w:pPr>
              <w:ind w:left="0"/>
              <w:rPr>
                <w:ins w:id="1679" w:author="Red Army" w:date="2012-04-09T15:18:00Z"/>
              </w:rPr>
            </w:pPr>
            <w:ins w:id="1680" w:author="Red Army" w:date="2012-04-09T15:18:00Z">
              <w:r>
                <w:t>10</w:t>
              </w:r>
            </w:ins>
          </w:p>
        </w:tc>
        <w:tc>
          <w:tcPr>
            <w:tcW w:w="2520" w:type="dxa"/>
            <w:tcPrChange w:id="1681" w:author="Phuong Giang" w:date="2012-04-15T00:39:00Z">
              <w:tcPr>
                <w:tcW w:w="3379" w:type="dxa"/>
              </w:tcPr>
            </w:tcPrChange>
          </w:tcPr>
          <w:p w14:paraId="3355EDC3" w14:textId="55E2BE2A" w:rsidR="009811C1" w:rsidRDefault="009811C1" w:rsidP="00F258BF">
            <w:pPr>
              <w:ind w:left="0"/>
              <w:cnfStyle w:val="000000000000" w:firstRow="0" w:lastRow="0" w:firstColumn="0" w:lastColumn="0" w:oddVBand="0" w:evenVBand="0" w:oddHBand="0" w:evenHBand="0" w:firstRowFirstColumn="0" w:firstRowLastColumn="0" w:lastRowFirstColumn="0" w:lastRowLastColumn="0"/>
              <w:rPr>
                <w:ins w:id="1682" w:author="Red Army" w:date="2012-04-09T15:18:00Z"/>
              </w:rPr>
            </w:pPr>
            <w:ins w:id="1683" w:author="Red Army" w:date="2012-04-09T15:22:00Z">
              <w:r>
                <w:t>Export to PDF</w:t>
              </w:r>
            </w:ins>
          </w:p>
        </w:tc>
        <w:tc>
          <w:tcPr>
            <w:tcW w:w="6210" w:type="dxa"/>
            <w:tcPrChange w:id="1684" w:author="Phuong Giang" w:date="2012-04-15T00:39:00Z">
              <w:tcPr>
                <w:tcW w:w="3380" w:type="dxa"/>
              </w:tcPr>
            </w:tcPrChange>
          </w:tcPr>
          <w:p w14:paraId="028F2637" w14:textId="25329A42" w:rsidR="009811C1" w:rsidRDefault="009811C1">
            <w:pPr>
              <w:ind w:left="0"/>
              <w:cnfStyle w:val="000000000000" w:firstRow="0" w:lastRow="0" w:firstColumn="0" w:lastColumn="0" w:oddVBand="0" w:evenVBand="0" w:oddHBand="0" w:evenHBand="0" w:firstRowFirstColumn="0" w:firstRowLastColumn="0" w:lastRowFirstColumn="0" w:lastRowLastColumn="0"/>
              <w:rPr>
                <w:ins w:id="1685" w:author="Red Army" w:date="2012-04-09T15:18:00Z"/>
              </w:rPr>
              <w:pPrChange w:id="1686" w:author="Red Army" w:date="2012-04-09T15:37:00Z">
                <w:pPr>
                  <w:spacing w:after="200" w:line="276" w:lineRule="auto"/>
                  <w:ind w:left="0"/>
                  <w:cnfStyle w:val="000000000000" w:firstRow="0" w:lastRow="0" w:firstColumn="0" w:lastColumn="0" w:oddVBand="0" w:evenVBand="0" w:oddHBand="0" w:evenHBand="0" w:firstRowFirstColumn="0" w:firstRowLastColumn="0" w:lastRowFirstColumn="0" w:lastRowLastColumn="0"/>
                </w:pPr>
              </w:pPrChange>
            </w:pPr>
            <w:ins w:id="1687" w:author="Red Army" w:date="2012-04-09T15:37:00Z">
              <w:r>
                <w:t>Click to export current opening Teaching Plan to PDF file format.</w:t>
              </w:r>
            </w:ins>
          </w:p>
        </w:tc>
      </w:tr>
      <w:tr w:rsidR="009811C1" w:rsidDel="004B2F20" w14:paraId="5787156E" w14:textId="13602DBD" w:rsidTr="007355A8">
        <w:trPr>
          <w:cnfStyle w:val="000000100000" w:firstRow="0" w:lastRow="0" w:firstColumn="0" w:lastColumn="0" w:oddVBand="0" w:evenVBand="0" w:oddHBand="1" w:evenHBand="0" w:firstRowFirstColumn="0" w:firstRowLastColumn="0" w:lastRowFirstColumn="0" w:lastRowLastColumn="0"/>
          <w:ins w:id="1688" w:author="Red Army" w:date="2012-04-09T15:18:00Z"/>
          <w:del w:id="1689" w:author="Phuong Giang" w:date="2012-04-15T00:43:00Z"/>
        </w:trPr>
        <w:tc>
          <w:tcPr>
            <w:cnfStyle w:val="001000000000" w:firstRow="0" w:lastRow="0" w:firstColumn="1" w:lastColumn="0" w:oddVBand="0" w:evenVBand="0" w:oddHBand="0" w:evenHBand="0" w:firstRowFirstColumn="0" w:firstRowLastColumn="0" w:lastRowFirstColumn="0" w:lastRowLastColumn="0"/>
            <w:tcW w:w="1098" w:type="dxa"/>
            <w:tcPrChange w:id="1690" w:author="Phuong Giang" w:date="2012-04-15T00:39:00Z">
              <w:tcPr>
                <w:tcW w:w="3379" w:type="dxa"/>
              </w:tcPr>
            </w:tcPrChange>
          </w:tcPr>
          <w:p w14:paraId="163B1C7A" w14:textId="3DC53BB1" w:rsidR="009811C1" w:rsidDel="004B2F20" w:rsidRDefault="009811C1" w:rsidP="00F258BF">
            <w:pPr>
              <w:ind w:left="0"/>
              <w:cnfStyle w:val="001000100000" w:firstRow="0" w:lastRow="0" w:firstColumn="1" w:lastColumn="0" w:oddVBand="0" w:evenVBand="0" w:oddHBand="1" w:evenHBand="0" w:firstRowFirstColumn="0" w:firstRowLastColumn="0" w:lastRowFirstColumn="0" w:lastRowLastColumn="0"/>
              <w:rPr>
                <w:ins w:id="1691" w:author="Red Army" w:date="2012-04-09T15:18:00Z"/>
                <w:del w:id="1692" w:author="Phuong Giang" w:date="2012-04-15T00:43:00Z"/>
              </w:rPr>
            </w:pPr>
            <w:ins w:id="1693" w:author="Red Army" w:date="2012-04-09T15:18:00Z">
              <w:del w:id="1694" w:author="Phuong Giang" w:date="2012-04-15T00:43:00Z">
                <w:r w:rsidDel="004B2F20">
                  <w:delText>11</w:delText>
                </w:r>
                <w:bookmarkStart w:id="1695" w:name="_Toc322218662"/>
                <w:bookmarkStart w:id="1696" w:name="_Toc322219037"/>
                <w:bookmarkEnd w:id="1695"/>
                <w:bookmarkEnd w:id="1696"/>
              </w:del>
            </w:ins>
          </w:p>
        </w:tc>
        <w:tc>
          <w:tcPr>
            <w:tcW w:w="2520" w:type="dxa"/>
            <w:tcPrChange w:id="1697" w:author="Phuong Giang" w:date="2012-04-15T00:39:00Z">
              <w:tcPr>
                <w:tcW w:w="3379" w:type="dxa"/>
              </w:tcPr>
            </w:tcPrChange>
          </w:tcPr>
          <w:p w14:paraId="74C03E32" w14:textId="6FBD2442" w:rsidR="009811C1" w:rsidDel="004B2F20" w:rsidRDefault="009811C1" w:rsidP="00F258BF">
            <w:pPr>
              <w:ind w:left="0"/>
              <w:cnfStyle w:val="000000100000" w:firstRow="0" w:lastRow="0" w:firstColumn="0" w:lastColumn="0" w:oddVBand="0" w:evenVBand="0" w:oddHBand="1" w:evenHBand="0" w:firstRowFirstColumn="0" w:firstRowLastColumn="0" w:lastRowFirstColumn="0" w:lastRowLastColumn="0"/>
              <w:rPr>
                <w:ins w:id="1698" w:author="Red Army" w:date="2012-04-09T15:18:00Z"/>
                <w:del w:id="1699" w:author="Phuong Giang" w:date="2012-04-15T00:43:00Z"/>
              </w:rPr>
            </w:pPr>
            <w:ins w:id="1700" w:author="Red Army" w:date="2012-04-09T15:22:00Z">
              <w:del w:id="1701" w:author="Phuong Giang" w:date="2012-04-15T00:43:00Z">
                <w:r w:rsidDel="004B2F20">
                  <w:delText>Export to XPS</w:delText>
                </w:r>
              </w:del>
            </w:ins>
            <w:bookmarkStart w:id="1702" w:name="_Toc322218663"/>
            <w:bookmarkStart w:id="1703" w:name="_Toc322219038"/>
            <w:bookmarkEnd w:id="1702"/>
            <w:bookmarkEnd w:id="1703"/>
          </w:p>
        </w:tc>
        <w:tc>
          <w:tcPr>
            <w:tcW w:w="6210" w:type="dxa"/>
            <w:tcPrChange w:id="1704" w:author="Phuong Giang" w:date="2012-04-15T00:39:00Z">
              <w:tcPr>
                <w:tcW w:w="3380" w:type="dxa"/>
              </w:tcPr>
            </w:tcPrChange>
          </w:tcPr>
          <w:p w14:paraId="0E1F081E" w14:textId="4624F88E" w:rsidR="009811C1" w:rsidDel="004B2F20" w:rsidRDefault="009811C1">
            <w:pPr>
              <w:ind w:left="0"/>
              <w:cnfStyle w:val="000000100000" w:firstRow="0" w:lastRow="0" w:firstColumn="0" w:lastColumn="0" w:oddVBand="0" w:evenVBand="0" w:oddHBand="1" w:evenHBand="0" w:firstRowFirstColumn="0" w:firstRowLastColumn="0" w:lastRowFirstColumn="0" w:lastRowLastColumn="0"/>
              <w:rPr>
                <w:ins w:id="1705" w:author="Red Army" w:date="2012-04-09T15:18:00Z"/>
                <w:del w:id="1706" w:author="Phuong Giang" w:date="2012-04-15T00:43:00Z"/>
              </w:rPr>
              <w:pPrChange w:id="1707" w:author="Red Army" w:date="2012-04-09T15:38:00Z">
                <w:pPr>
                  <w:spacing w:after="200" w:line="276" w:lineRule="auto"/>
                  <w:ind w:left="0"/>
                  <w:cnfStyle w:val="000000100000" w:firstRow="0" w:lastRow="0" w:firstColumn="0" w:lastColumn="0" w:oddVBand="0" w:evenVBand="0" w:oddHBand="1" w:evenHBand="0" w:firstRowFirstColumn="0" w:firstRowLastColumn="0" w:lastRowFirstColumn="0" w:lastRowLastColumn="0"/>
                </w:pPr>
              </w:pPrChange>
            </w:pPr>
            <w:ins w:id="1708" w:author="Red Army" w:date="2012-04-09T15:38:00Z">
              <w:del w:id="1709" w:author="Phuong Giang" w:date="2012-04-15T00:43:00Z">
                <w:r w:rsidDel="004B2F20">
                  <w:delText>Click to export current opening Teaching Plan to XPS file format.</w:delText>
                </w:r>
              </w:del>
            </w:ins>
            <w:bookmarkStart w:id="1710" w:name="_Toc322218664"/>
            <w:bookmarkStart w:id="1711" w:name="_Toc322219039"/>
            <w:bookmarkEnd w:id="1710"/>
            <w:bookmarkEnd w:id="1711"/>
          </w:p>
        </w:tc>
        <w:bookmarkStart w:id="1712" w:name="_Toc322218665"/>
        <w:bookmarkStart w:id="1713" w:name="_Toc322219040"/>
        <w:bookmarkEnd w:id="1712"/>
        <w:bookmarkEnd w:id="1713"/>
      </w:tr>
    </w:tbl>
    <w:p w14:paraId="3D5504C5" w14:textId="37C30D78" w:rsidR="00F258BF" w:rsidRDefault="009811C1">
      <w:pPr>
        <w:pStyle w:val="Heading3"/>
        <w:numPr>
          <w:ilvl w:val="2"/>
          <w:numId w:val="85"/>
        </w:numPr>
        <w:rPr>
          <w:ins w:id="1714" w:author="Red Army" w:date="2012-04-09T15:47:00Z"/>
        </w:rPr>
        <w:pPrChange w:id="1715" w:author="Phuong Giang" w:date="2012-04-15T00:34:00Z">
          <w:pPr>
            <w:ind w:left="0"/>
          </w:pPr>
        </w:pPrChange>
      </w:pPr>
      <w:bookmarkStart w:id="1716" w:name="_Toc322219041"/>
      <w:ins w:id="1717" w:author="Red Army" w:date="2012-04-09T15:38:00Z">
        <w:r>
          <w:t>Home tab</w:t>
        </w:r>
      </w:ins>
      <w:bookmarkEnd w:id="1716"/>
    </w:p>
    <w:p w14:paraId="0327CCE1" w14:textId="77777777" w:rsidR="00AC0DBA" w:rsidRPr="00AC0DBA" w:rsidRDefault="00AC0DBA">
      <w:pPr>
        <w:rPr>
          <w:ins w:id="1718" w:author="Red Army" w:date="2012-04-09T15:38:00Z"/>
        </w:rPr>
        <w:pPrChange w:id="1719" w:author="Red Army" w:date="2012-04-09T15:47:00Z">
          <w:pPr>
            <w:ind w:left="0"/>
          </w:pPr>
        </w:pPrChange>
      </w:pPr>
    </w:p>
    <w:p w14:paraId="5DF1B9BD" w14:textId="1886AA51" w:rsidR="009811C1" w:rsidRDefault="009811C1">
      <w:pPr>
        <w:spacing w:line="360" w:lineRule="auto"/>
        <w:ind w:left="270"/>
        <w:rPr>
          <w:ins w:id="1720" w:author="Red Army" w:date="2012-04-09T15:38:00Z"/>
        </w:rPr>
        <w:pPrChange w:id="1721" w:author="Red Army" w:date="2012-04-09T15:39:00Z">
          <w:pPr>
            <w:ind w:left="0"/>
          </w:pPr>
        </w:pPrChange>
      </w:pPr>
      <w:ins w:id="1722" w:author="Red Army" w:date="2012-04-09T15:45:00Z">
        <w:r>
          <w:rPr>
            <w:noProof/>
            <w:lang w:eastAsia="ja-JP"/>
          </w:rPr>
          <w:drawing>
            <wp:inline distT="0" distB="0" distL="0" distR="0" wp14:anchorId="2CA6DF00" wp14:editId="39F08D57">
              <wp:extent cx="5886881" cy="1166649"/>
              <wp:effectExtent l="0" t="0" r="0" b="0"/>
              <wp:docPr id="10" name="Picture 10" descr="C:\Users\REDARM~1\AppData\Local\Temp\SNAGHTML1cc7d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EDARM~1\AppData\Local\Temp\SNAGHTML1cc7d4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03010" cy="1169845"/>
                      </a:xfrm>
                      <a:prstGeom prst="rect">
                        <a:avLst/>
                      </a:prstGeom>
                      <a:noFill/>
                      <a:ln>
                        <a:noFill/>
                      </a:ln>
                    </pic:spPr>
                  </pic:pic>
                </a:graphicData>
              </a:graphic>
            </wp:inline>
          </w:drawing>
        </w:r>
      </w:ins>
    </w:p>
    <w:tbl>
      <w:tblPr>
        <w:tblStyle w:val="LightList-Accent1"/>
        <w:tblW w:w="9918" w:type="dxa"/>
        <w:tblLayout w:type="fixed"/>
        <w:tblLook w:val="04A0" w:firstRow="1" w:lastRow="0" w:firstColumn="1" w:lastColumn="0" w:noHBand="0" w:noVBand="1"/>
        <w:tblPrChange w:id="1723" w:author="Phuong Giang" w:date="2012-04-15T00:39:00Z">
          <w:tblPr>
            <w:tblStyle w:val="TableGrid"/>
            <w:tblW w:w="0" w:type="auto"/>
            <w:tblInd w:w="270" w:type="dxa"/>
            <w:tblLook w:val="04A0" w:firstRow="1" w:lastRow="0" w:firstColumn="1" w:lastColumn="0" w:noHBand="0" w:noVBand="1"/>
          </w:tblPr>
        </w:tblPrChange>
      </w:tblPr>
      <w:tblGrid>
        <w:gridCol w:w="1008"/>
        <w:gridCol w:w="3600"/>
        <w:gridCol w:w="5310"/>
        <w:tblGridChange w:id="1724">
          <w:tblGrid>
            <w:gridCol w:w="270"/>
            <w:gridCol w:w="738"/>
            <w:gridCol w:w="2430"/>
            <w:gridCol w:w="121"/>
            <w:gridCol w:w="3289"/>
            <w:gridCol w:w="3290"/>
            <w:gridCol w:w="140"/>
          </w:tblGrid>
        </w:tblGridChange>
      </w:tblGrid>
      <w:tr w:rsidR="00AC0DBA" w14:paraId="6A6B8993" w14:textId="77777777" w:rsidTr="007355A8">
        <w:trPr>
          <w:cnfStyle w:val="100000000000" w:firstRow="1" w:lastRow="0" w:firstColumn="0" w:lastColumn="0" w:oddVBand="0" w:evenVBand="0" w:oddHBand="0" w:evenHBand="0" w:firstRowFirstColumn="0" w:firstRowLastColumn="0" w:lastRowFirstColumn="0" w:lastRowLastColumn="0"/>
          <w:ins w:id="1725" w:author="Red Army" w:date="2012-04-09T15:45:00Z"/>
          <w:trPrChange w:id="1726" w:author="Phuong Giang" w:date="2012-04-15T00:39: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1008" w:type="dxa"/>
            <w:tcPrChange w:id="1727" w:author="Phuong Giang" w:date="2012-04-15T00:39:00Z">
              <w:tcPr>
                <w:tcW w:w="3379" w:type="dxa"/>
                <w:gridSpan w:val="3"/>
              </w:tcPr>
            </w:tcPrChange>
          </w:tcPr>
          <w:p w14:paraId="34BD560E" w14:textId="33BA020A" w:rsidR="00AC0DBA" w:rsidRDefault="00AC0DBA" w:rsidP="00F258BF">
            <w:pPr>
              <w:ind w:left="0"/>
              <w:cnfStyle w:val="101000000000" w:firstRow="1" w:lastRow="0" w:firstColumn="1" w:lastColumn="0" w:oddVBand="0" w:evenVBand="0" w:oddHBand="0" w:evenHBand="0" w:firstRowFirstColumn="0" w:firstRowLastColumn="0" w:lastRowFirstColumn="0" w:lastRowLastColumn="0"/>
              <w:rPr>
                <w:ins w:id="1728" w:author="Red Army" w:date="2012-04-09T15:45:00Z"/>
              </w:rPr>
            </w:pPr>
            <w:ins w:id="1729" w:author="Red Army" w:date="2012-04-09T15:46:00Z">
              <w:r>
                <w:t>Number</w:t>
              </w:r>
            </w:ins>
          </w:p>
        </w:tc>
        <w:tc>
          <w:tcPr>
            <w:tcW w:w="3600" w:type="dxa"/>
            <w:tcPrChange w:id="1730" w:author="Phuong Giang" w:date="2012-04-15T00:39:00Z">
              <w:tcPr>
                <w:tcW w:w="3379" w:type="dxa"/>
              </w:tcPr>
            </w:tcPrChange>
          </w:tcPr>
          <w:p w14:paraId="5E9B2A54" w14:textId="01ED03BE" w:rsidR="00AC0DBA" w:rsidRDefault="00AC0DBA" w:rsidP="00F258BF">
            <w:pPr>
              <w:ind w:left="0"/>
              <w:cnfStyle w:val="100000000000" w:firstRow="1" w:lastRow="0" w:firstColumn="0" w:lastColumn="0" w:oddVBand="0" w:evenVBand="0" w:oddHBand="0" w:evenHBand="0" w:firstRowFirstColumn="0" w:firstRowLastColumn="0" w:lastRowFirstColumn="0" w:lastRowLastColumn="0"/>
              <w:rPr>
                <w:ins w:id="1731" w:author="Red Army" w:date="2012-04-09T15:45:00Z"/>
              </w:rPr>
            </w:pPr>
            <w:ins w:id="1732" w:author="Red Army" w:date="2012-04-09T15:46:00Z">
              <w:r>
                <w:t>Name</w:t>
              </w:r>
            </w:ins>
          </w:p>
        </w:tc>
        <w:tc>
          <w:tcPr>
            <w:tcW w:w="5310" w:type="dxa"/>
            <w:tcPrChange w:id="1733" w:author="Phuong Giang" w:date="2012-04-15T00:39:00Z">
              <w:tcPr>
                <w:tcW w:w="3380" w:type="dxa"/>
              </w:tcPr>
            </w:tcPrChange>
          </w:tcPr>
          <w:p w14:paraId="01B3D128" w14:textId="7CB535C9" w:rsidR="00AC0DBA" w:rsidRDefault="00AC0DBA" w:rsidP="00F258BF">
            <w:pPr>
              <w:ind w:left="0"/>
              <w:cnfStyle w:val="100000000000" w:firstRow="1" w:lastRow="0" w:firstColumn="0" w:lastColumn="0" w:oddVBand="0" w:evenVBand="0" w:oddHBand="0" w:evenHBand="0" w:firstRowFirstColumn="0" w:firstRowLastColumn="0" w:lastRowFirstColumn="0" w:lastRowLastColumn="0"/>
              <w:rPr>
                <w:ins w:id="1734" w:author="Red Army" w:date="2012-04-09T15:45:00Z"/>
              </w:rPr>
            </w:pPr>
            <w:ins w:id="1735" w:author="Red Army" w:date="2012-04-09T15:46:00Z">
              <w:r>
                <w:t>Description</w:t>
              </w:r>
            </w:ins>
          </w:p>
        </w:tc>
      </w:tr>
      <w:tr w:rsidR="00AC0DBA" w14:paraId="372B4E3B" w14:textId="77777777" w:rsidTr="007355A8">
        <w:trPr>
          <w:cnfStyle w:val="000000100000" w:firstRow="0" w:lastRow="0" w:firstColumn="0" w:lastColumn="0" w:oddVBand="0" w:evenVBand="0" w:oddHBand="1" w:evenHBand="0" w:firstRowFirstColumn="0" w:firstRowLastColumn="0" w:lastRowFirstColumn="0" w:lastRowLastColumn="0"/>
          <w:ins w:id="1736" w:author="Red Army" w:date="2012-04-09T15:45:00Z"/>
          <w:trPrChange w:id="1737" w:author="Phuong Giang" w:date="2012-04-15T00:39: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1008" w:type="dxa"/>
            <w:tcPrChange w:id="1738" w:author="Phuong Giang" w:date="2012-04-15T00:39:00Z">
              <w:tcPr>
                <w:tcW w:w="3379" w:type="dxa"/>
                <w:gridSpan w:val="3"/>
              </w:tcPr>
            </w:tcPrChange>
          </w:tcPr>
          <w:p w14:paraId="3A89C663" w14:textId="28EB89C3" w:rsidR="00AC0DBA" w:rsidRDefault="00AC0DBA" w:rsidP="00F258BF">
            <w:pPr>
              <w:ind w:left="0"/>
              <w:cnfStyle w:val="001000100000" w:firstRow="0" w:lastRow="0" w:firstColumn="1" w:lastColumn="0" w:oddVBand="0" w:evenVBand="0" w:oddHBand="1" w:evenHBand="0" w:firstRowFirstColumn="0" w:firstRowLastColumn="0" w:lastRowFirstColumn="0" w:lastRowLastColumn="0"/>
              <w:rPr>
                <w:ins w:id="1739" w:author="Red Army" w:date="2012-04-09T15:45:00Z"/>
              </w:rPr>
            </w:pPr>
            <w:ins w:id="1740" w:author="Red Army" w:date="2012-04-09T15:47:00Z">
              <w:r>
                <w:t>1</w:t>
              </w:r>
            </w:ins>
          </w:p>
        </w:tc>
        <w:tc>
          <w:tcPr>
            <w:tcW w:w="3600" w:type="dxa"/>
            <w:tcPrChange w:id="1741" w:author="Phuong Giang" w:date="2012-04-15T00:39:00Z">
              <w:tcPr>
                <w:tcW w:w="3379" w:type="dxa"/>
              </w:tcPr>
            </w:tcPrChange>
          </w:tcPr>
          <w:p w14:paraId="528CA9B7" w14:textId="36FE41A5" w:rsidR="00AC0DBA" w:rsidRDefault="00AC0DBA" w:rsidP="00F258BF">
            <w:pPr>
              <w:ind w:left="0"/>
              <w:cnfStyle w:val="000000100000" w:firstRow="0" w:lastRow="0" w:firstColumn="0" w:lastColumn="0" w:oddVBand="0" w:evenVBand="0" w:oddHBand="1" w:evenHBand="0" w:firstRowFirstColumn="0" w:firstRowLastColumn="0" w:lastRowFirstColumn="0" w:lastRowLastColumn="0"/>
              <w:rPr>
                <w:ins w:id="1742" w:author="Red Army" w:date="2012-04-09T15:45:00Z"/>
              </w:rPr>
            </w:pPr>
            <w:ins w:id="1743" w:author="Red Army" w:date="2012-04-09T15:47:00Z">
              <w:r>
                <w:t>Compose Teaching Plan button</w:t>
              </w:r>
            </w:ins>
          </w:p>
        </w:tc>
        <w:tc>
          <w:tcPr>
            <w:tcW w:w="5310" w:type="dxa"/>
            <w:tcPrChange w:id="1744" w:author="Phuong Giang" w:date="2012-04-15T00:39:00Z">
              <w:tcPr>
                <w:tcW w:w="3380" w:type="dxa"/>
              </w:tcPr>
            </w:tcPrChange>
          </w:tcPr>
          <w:p w14:paraId="7957C4F1" w14:textId="47D2A612" w:rsidR="00AC0DBA" w:rsidRDefault="00AD68C3">
            <w:pPr>
              <w:ind w:left="0"/>
              <w:cnfStyle w:val="000000100000" w:firstRow="0" w:lastRow="0" w:firstColumn="0" w:lastColumn="0" w:oddVBand="0" w:evenVBand="0" w:oddHBand="1" w:evenHBand="0" w:firstRowFirstColumn="0" w:firstRowLastColumn="0" w:lastRowFirstColumn="0" w:lastRowLastColumn="0"/>
              <w:rPr>
                <w:ins w:id="1745" w:author="Red Army" w:date="2012-04-09T15:45:00Z"/>
              </w:rPr>
              <w:pPrChange w:id="1746" w:author="Red Army" w:date="2012-04-09T16:00:00Z">
                <w:pPr>
                  <w:spacing w:after="200" w:line="276" w:lineRule="auto"/>
                  <w:ind w:left="0"/>
                  <w:cnfStyle w:val="000000100000" w:firstRow="0" w:lastRow="0" w:firstColumn="0" w:lastColumn="0" w:oddVBand="0" w:evenVBand="0" w:oddHBand="1" w:evenHBand="0" w:firstRowFirstColumn="0" w:firstRowLastColumn="0" w:lastRowFirstColumn="0" w:lastRowLastColumn="0"/>
                </w:pPr>
              </w:pPrChange>
            </w:pPr>
            <w:ins w:id="1747" w:author="Red Army" w:date="2012-04-09T15:59:00Z">
              <w:r>
                <w:t xml:space="preserve">Click to </w:t>
              </w:r>
            </w:ins>
            <w:ins w:id="1748" w:author="Red Army" w:date="2012-04-09T16:00:00Z">
              <w:r>
                <w:t>go to</w:t>
              </w:r>
            </w:ins>
            <w:ins w:id="1749" w:author="Red Army" w:date="2012-04-09T15:59:00Z">
              <w:r>
                <w:t xml:space="preserve"> Compose Teaching Plan Screen</w:t>
              </w:r>
            </w:ins>
          </w:p>
        </w:tc>
      </w:tr>
      <w:tr w:rsidR="00AC0DBA" w14:paraId="11AF29ED" w14:textId="77777777" w:rsidTr="007355A8">
        <w:trPr>
          <w:ins w:id="1750" w:author="Red Army" w:date="2012-04-09T15:45:00Z"/>
          <w:trPrChange w:id="1751" w:author="Phuong Giang" w:date="2012-04-15T00:39: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1008" w:type="dxa"/>
            <w:tcPrChange w:id="1752" w:author="Phuong Giang" w:date="2012-04-15T00:39:00Z">
              <w:tcPr>
                <w:tcW w:w="3379" w:type="dxa"/>
                <w:gridSpan w:val="3"/>
              </w:tcPr>
            </w:tcPrChange>
          </w:tcPr>
          <w:p w14:paraId="136510DE" w14:textId="6F10D641" w:rsidR="00AC0DBA" w:rsidRDefault="00AC0DBA" w:rsidP="00F258BF">
            <w:pPr>
              <w:ind w:left="0"/>
              <w:rPr>
                <w:ins w:id="1753" w:author="Red Army" w:date="2012-04-09T15:45:00Z"/>
              </w:rPr>
            </w:pPr>
            <w:ins w:id="1754" w:author="Red Army" w:date="2012-04-09T15:47:00Z">
              <w:r>
                <w:t>2</w:t>
              </w:r>
            </w:ins>
          </w:p>
        </w:tc>
        <w:tc>
          <w:tcPr>
            <w:tcW w:w="3600" w:type="dxa"/>
            <w:tcPrChange w:id="1755" w:author="Phuong Giang" w:date="2012-04-15T00:39:00Z">
              <w:tcPr>
                <w:tcW w:w="3379" w:type="dxa"/>
              </w:tcPr>
            </w:tcPrChange>
          </w:tcPr>
          <w:p w14:paraId="2744C98D" w14:textId="53292EE8" w:rsidR="00AC0DBA" w:rsidRDefault="00AC0DBA" w:rsidP="00F258BF">
            <w:pPr>
              <w:ind w:left="0"/>
              <w:cnfStyle w:val="000000000000" w:firstRow="0" w:lastRow="0" w:firstColumn="0" w:lastColumn="0" w:oddVBand="0" w:evenVBand="0" w:oddHBand="0" w:evenHBand="0" w:firstRowFirstColumn="0" w:firstRowLastColumn="0" w:lastRowFirstColumn="0" w:lastRowLastColumn="0"/>
              <w:rPr>
                <w:ins w:id="1756" w:author="Red Army" w:date="2012-04-09T15:45:00Z"/>
              </w:rPr>
            </w:pPr>
            <w:ins w:id="1757" w:author="Red Army" w:date="2012-04-09T15:47:00Z">
              <w:r>
                <w:t>Manage Knowledge Item button</w:t>
              </w:r>
            </w:ins>
          </w:p>
        </w:tc>
        <w:tc>
          <w:tcPr>
            <w:tcW w:w="5310" w:type="dxa"/>
            <w:tcPrChange w:id="1758" w:author="Phuong Giang" w:date="2012-04-15T00:39:00Z">
              <w:tcPr>
                <w:tcW w:w="3380" w:type="dxa"/>
              </w:tcPr>
            </w:tcPrChange>
          </w:tcPr>
          <w:p w14:paraId="14F4E2D8" w14:textId="1294BAD9" w:rsidR="00AC0DBA" w:rsidRDefault="00AD68C3">
            <w:pPr>
              <w:ind w:left="0"/>
              <w:cnfStyle w:val="000000000000" w:firstRow="0" w:lastRow="0" w:firstColumn="0" w:lastColumn="0" w:oddVBand="0" w:evenVBand="0" w:oddHBand="0" w:evenHBand="0" w:firstRowFirstColumn="0" w:firstRowLastColumn="0" w:lastRowFirstColumn="0" w:lastRowLastColumn="0"/>
              <w:rPr>
                <w:ins w:id="1759" w:author="Red Army" w:date="2012-04-09T15:45:00Z"/>
              </w:rPr>
              <w:pPrChange w:id="1760" w:author="Red Army" w:date="2012-04-09T16:00:00Z">
                <w:pPr>
                  <w:spacing w:after="200" w:line="276" w:lineRule="auto"/>
                  <w:ind w:left="0"/>
                  <w:cnfStyle w:val="000000000000" w:firstRow="0" w:lastRow="0" w:firstColumn="0" w:lastColumn="0" w:oddVBand="0" w:evenVBand="0" w:oddHBand="0" w:evenHBand="0" w:firstRowFirstColumn="0" w:firstRowLastColumn="0" w:lastRowFirstColumn="0" w:lastRowLastColumn="0"/>
                </w:pPr>
              </w:pPrChange>
            </w:pPr>
            <w:ins w:id="1761" w:author="Red Army" w:date="2012-04-09T16:00:00Z">
              <w:r>
                <w:t>Click to go to Manage Knowledge Item Screen</w:t>
              </w:r>
            </w:ins>
          </w:p>
        </w:tc>
      </w:tr>
      <w:tr w:rsidR="00AC0DBA" w14:paraId="7F4ED660" w14:textId="77777777" w:rsidTr="007355A8">
        <w:trPr>
          <w:cnfStyle w:val="000000100000" w:firstRow="0" w:lastRow="0" w:firstColumn="0" w:lastColumn="0" w:oddVBand="0" w:evenVBand="0" w:oddHBand="1" w:evenHBand="0" w:firstRowFirstColumn="0" w:firstRowLastColumn="0" w:lastRowFirstColumn="0" w:lastRowLastColumn="0"/>
          <w:ins w:id="1762" w:author="Red Army" w:date="2012-04-09T15:45:00Z"/>
          <w:trPrChange w:id="1763" w:author="Phuong Giang" w:date="2012-04-15T00:39: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1008" w:type="dxa"/>
            <w:tcPrChange w:id="1764" w:author="Phuong Giang" w:date="2012-04-15T00:39:00Z">
              <w:tcPr>
                <w:tcW w:w="3379" w:type="dxa"/>
                <w:gridSpan w:val="3"/>
              </w:tcPr>
            </w:tcPrChange>
          </w:tcPr>
          <w:p w14:paraId="07E81815" w14:textId="73F87957" w:rsidR="00AC0DBA" w:rsidRDefault="00AC0DBA" w:rsidP="00F258BF">
            <w:pPr>
              <w:ind w:left="0"/>
              <w:cnfStyle w:val="001000100000" w:firstRow="0" w:lastRow="0" w:firstColumn="1" w:lastColumn="0" w:oddVBand="0" w:evenVBand="0" w:oddHBand="1" w:evenHBand="0" w:firstRowFirstColumn="0" w:firstRowLastColumn="0" w:lastRowFirstColumn="0" w:lastRowLastColumn="0"/>
              <w:rPr>
                <w:ins w:id="1765" w:author="Red Army" w:date="2012-04-09T15:45:00Z"/>
              </w:rPr>
            </w:pPr>
            <w:ins w:id="1766" w:author="Red Army" w:date="2012-04-09T15:47:00Z">
              <w:r>
                <w:t>3</w:t>
              </w:r>
            </w:ins>
          </w:p>
        </w:tc>
        <w:tc>
          <w:tcPr>
            <w:tcW w:w="3600" w:type="dxa"/>
            <w:tcPrChange w:id="1767" w:author="Phuong Giang" w:date="2012-04-15T00:39:00Z">
              <w:tcPr>
                <w:tcW w:w="3379" w:type="dxa"/>
              </w:tcPr>
            </w:tcPrChange>
          </w:tcPr>
          <w:p w14:paraId="6DF08CD5" w14:textId="6DF95D8F" w:rsidR="00AC0DBA" w:rsidRDefault="00AC0DBA" w:rsidP="00F258BF">
            <w:pPr>
              <w:ind w:left="0"/>
              <w:cnfStyle w:val="000000100000" w:firstRow="0" w:lastRow="0" w:firstColumn="0" w:lastColumn="0" w:oddVBand="0" w:evenVBand="0" w:oddHBand="1" w:evenHBand="0" w:firstRowFirstColumn="0" w:firstRowLastColumn="0" w:lastRowFirstColumn="0" w:lastRowLastColumn="0"/>
              <w:rPr>
                <w:ins w:id="1768" w:author="Red Army" w:date="2012-04-09T15:45:00Z"/>
              </w:rPr>
            </w:pPr>
            <w:ins w:id="1769" w:author="Red Army" w:date="2012-04-09T15:48:00Z">
              <w:r>
                <w:t>Manage Teaching Method button</w:t>
              </w:r>
            </w:ins>
          </w:p>
        </w:tc>
        <w:tc>
          <w:tcPr>
            <w:tcW w:w="5310" w:type="dxa"/>
            <w:tcPrChange w:id="1770" w:author="Phuong Giang" w:date="2012-04-15T00:39:00Z">
              <w:tcPr>
                <w:tcW w:w="3380" w:type="dxa"/>
              </w:tcPr>
            </w:tcPrChange>
          </w:tcPr>
          <w:p w14:paraId="4057B1DA" w14:textId="249BE8CE" w:rsidR="00AC0DBA" w:rsidRDefault="00AD68C3">
            <w:pPr>
              <w:ind w:left="0"/>
              <w:cnfStyle w:val="000000100000" w:firstRow="0" w:lastRow="0" w:firstColumn="0" w:lastColumn="0" w:oddVBand="0" w:evenVBand="0" w:oddHBand="1" w:evenHBand="0" w:firstRowFirstColumn="0" w:firstRowLastColumn="0" w:lastRowFirstColumn="0" w:lastRowLastColumn="0"/>
              <w:rPr>
                <w:ins w:id="1771" w:author="Red Army" w:date="2012-04-09T15:45:00Z"/>
              </w:rPr>
              <w:pPrChange w:id="1772" w:author="Red Army" w:date="2012-04-09T16:00:00Z">
                <w:pPr>
                  <w:spacing w:after="200" w:line="276" w:lineRule="auto"/>
                  <w:ind w:left="0"/>
                  <w:cnfStyle w:val="000000100000" w:firstRow="0" w:lastRow="0" w:firstColumn="0" w:lastColumn="0" w:oddVBand="0" w:evenVBand="0" w:oddHBand="1" w:evenHBand="0" w:firstRowFirstColumn="0" w:firstRowLastColumn="0" w:lastRowFirstColumn="0" w:lastRowLastColumn="0"/>
                </w:pPr>
              </w:pPrChange>
            </w:pPr>
            <w:ins w:id="1773" w:author="Red Army" w:date="2012-04-09T16:00:00Z">
              <w:r>
                <w:t>Click to go to Manage Teaching Method Screen</w:t>
              </w:r>
            </w:ins>
          </w:p>
        </w:tc>
      </w:tr>
      <w:tr w:rsidR="00AC0DBA" w14:paraId="64403272" w14:textId="77777777" w:rsidTr="007355A8">
        <w:trPr>
          <w:ins w:id="1774" w:author="Red Army" w:date="2012-04-09T15:45:00Z"/>
          <w:trPrChange w:id="1775" w:author="Phuong Giang" w:date="2012-04-15T00:39: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1008" w:type="dxa"/>
            <w:tcPrChange w:id="1776" w:author="Phuong Giang" w:date="2012-04-15T00:39:00Z">
              <w:tcPr>
                <w:tcW w:w="3379" w:type="dxa"/>
                <w:gridSpan w:val="3"/>
              </w:tcPr>
            </w:tcPrChange>
          </w:tcPr>
          <w:p w14:paraId="0E832D72" w14:textId="1E53F6DE" w:rsidR="00AC0DBA" w:rsidRDefault="00AC0DBA" w:rsidP="00F258BF">
            <w:pPr>
              <w:ind w:left="0"/>
              <w:rPr>
                <w:ins w:id="1777" w:author="Red Army" w:date="2012-04-09T15:45:00Z"/>
              </w:rPr>
            </w:pPr>
            <w:ins w:id="1778" w:author="Red Army" w:date="2012-04-09T15:47:00Z">
              <w:r>
                <w:t>4</w:t>
              </w:r>
            </w:ins>
          </w:p>
        </w:tc>
        <w:tc>
          <w:tcPr>
            <w:tcW w:w="3600" w:type="dxa"/>
            <w:tcPrChange w:id="1779" w:author="Phuong Giang" w:date="2012-04-15T00:39:00Z">
              <w:tcPr>
                <w:tcW w:w="3379" w:type="dxa"/>
              </w:tcPr>
            </w:tcPrChange>
          </w:tcPr>
          <w:p w14:paraId="59731899" w14:textId="4DBDCA74" w:rsidR="00AC0DBA" w:rsidRDefault="00AD68C3" w:rsidP="00F258BF">
            <w:pPr>
              <w:ind w:left="0"/>
              <w:cnfStyle w:val="000000000000" w:firstRow="0" w:lastRow="0" w:firstColumn="0" w:lastColumn="0" w:oddVBand="0" w:evenVBand="0" w:oddHBand="0" w:evenHBand="0" w:firstRowFirstColumn="0" w:firstRowLastColumn="0" w:lastRowFirstColumn="0" w:lastRowLastColumn="0"/>
              <w:rPr>
                <w:ins w:id="1780" w:author="Red Army" w:date="2012-04-09T15:45:00Z"/>
              </w:rPr>
            </w:pPr>
            <w:ins w:id="1781" w:author="Red Army" w:date="2012-04-09T15:48:00Z">
              <w:r>
                <w:t xml:space="preserve">Edit button </w:t>
              </w:r>
            </w:ins>
            <w:ins w:id="1782" w:author="Red Army" w:date="2012-04-09T15:56:00Z">
              <w:r>
                <w:t>g</w:t>
              </w:r>
            </w:ins>
            <w:ins w:id="1783" w:author="Red Army" w:date="2012-04-09T15:48:00Z">
              <w:r w:rsidR="00AC0DBA">
                <w:t>roup</w:t>
              </w:r>
            </w:ins>
          </w:p>
        </w:tc>
        <w:tc>
          <w:tcPr>
            <w:tcW w:w="5310" w:type="dxa"/>
            <w:tcPrChange w:id="1784" w:author="Phuong Giang" w:date="2012-04-15T00:39:00Z">
              <w:tcPr>
                <w:tcW w:w="3380" w:type="dxa"/>
              </w:tcPr>
            </w:tcPrChange>
          </w:tcPr>
          <w:p w14:paraId="2F83898A" w14:textId="053C74C6" w:rsidR="00AC0DBA" w:rsidRDefault="00AD68C3">
            <w:pPr>
              <w:ind w:left="0"/>
              <w:cnfStyle w:val="000000000000" w:firstRow="0" w:lastRow="0" w:firstColumn="0" w:lastColumn="0" w:oddVBand="0" w:evenVBand="0" w:oddHBand="0" w:evenHBand="0" w:firstRowFirstColumn="0" w:firstRowLastColumn="0" w:lastRowFirstColumn="0" w:lastRowLastColumn="0"/>
              <w:rPr>
                <w:ins w:id="1785" w:author="Red Army" w:date="2012-04-09T15:45:00Z"/>
              </w:rPr>
              <w:pPrChange w:id="1786" w:author="Red Army" w:date="2012-04-09T16:01:00Z">
                <w:pPr>
                  <w:spacing w:after="200" w:line="276" w:lineRule="auto"/>
                  <w:ind w:left="0"/>
                  <w:cnfStyle w:val="000000000000" w:firstRow="0" w:lastRow="0" w:firstColumn="0" w:lastColumn="0" w:oddVBand="0" w:evenVBand="0" w:oddHBand="0" w:evenHBand="0" w:firstRowFirstColumn="0" w:firstRowLastColumn="0" w:lastRowFirstColumn="0" w:lastRowLastColumn="0"/>
                </w:pPr>
              </w:pPrChange>
            </w:pPr>
            <w:ins w:id="1787" w:author="Red Army" w:date="2012-04-09T16:01:00Z">
              <w:r w:rsidRPr="00AD68C3">
                <w:t>The</w:t>
              </w:r>
              <w:r>
                <w:t xml:space="preserve"> Edit button</w:t>
              </w:r>
              <w:r w:rsidRPr="00AD68C3">
                <w:t xml:space="preserve"> group contains the following tools and commands: </w:t>
              </w:r>
              <w:r>
                <w:t>Undo, Redo, Cut, Copy, Paste, Clear, Select All</w:t>
              </w:r>
              <w:r w:rsidRPr="00AD68C3">
                <w:t>.</w:t>
              </w:r>
            </w:ins>
          </w:p>
        </w:tc>
      </w:tr>
      <w:tr w:rsidR="00AC0DBA" w14:paraId="2101845C" w14:textId="77777777" w:rsidTr="007355A8">
        <w:trPr>
          <w:cnfStyle w:val="000000100000" w:firstRow="0" w:lastRow="0" w:firstColumn="0" w:lastColumn="0" w:oddVBand="0" w:evenVBand="0" w:oddHBand="1" w:evenHBand="0" w:firstRowFirstColumn="0" w:firstRowLastColumn="0" w:lastRowFirstColumn="0" w:lastRowLastColumn="0"/>
          <w:ins w:id="1788" w:author="Red Army" w:date="2012-04-09T15:45:00Z"/>
          <w:trPrChange w:id="1789" w:author="Phuong Giang" w:date="2012-04-15T00:39: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1008" w:type="dxa"/>
            <w:tcPrChange w:id="1790" w:author="Phuong Giang" w:date="2012-04-15T00:39:00Z">
              <w:tcPr>
                <w:tcW w:w="3379" w:type="dxa"/>
                <w:gridSpan w:val="3"/>
              </w:tcPr>
            </w:tcPrChange>
          </w:tcPr>
          <w:p w14:paraId="0DDC2BEA" w14:textId="16326AA8" w:rsidR="00AC0DBA" w:rsidRDefault="00AC0DBA" w:rsidP="00F258BF">
            <w:pPr>
              <w:ind w:left="0"/>
              <w:cnfStyle w:val="001000100000" w:firstRow="0" w:lastRow="0" w:firstColumn="1" w:lastColumn="0" w:oddVBand="0" w:evenVBand="0" w:oddHBand="1" w:evenHBand="0" w:firstRowFirstColumn="0" w:firstRowLastColumn="0" w:lastRowFirstColumn="0" w:lastRowLastColumn="0"/>
              <w:rPr>
                <w:ins w:id="1791" w:author="Red Army" w:date="2012-04-09T15:45:00Z"/>
              </w:rPr>
            </w:pPr>
            <w:ins w:id="1792" w:author="Red Army" w:date="2012-04-09T15:47:00Z">
              <w:r>
                <w:t>5</w:t>
              </w:r>
            </w:ins>
          </w:p>
        </w:tc>
        <w:tc>
          <w:tcPr>
            <w:tcW w:w="3600" w:type="dxa"/>
            <w:tcPrChange w:id="1793" w:author="Phuong Giang" w:date="2012-04-15T00:39:00Z">
              <w:tcPr>
                <w:tcW w:w="3379" w:type="dxa"/>
              </w:tcPr>
            </w:tcPrChange>
          </w:tcPr>
          <w:p w14:paraId="528D6415" w14:textId="520675B8" w:rsidR="00AC0DBA" w:rsidRDefault="00AD68C3" w:rsidP="00F258BF">
            <w:pPr>
              <w:ind w:left="0"/>
              <w:cnfStyle w:val="000000100000" w:firstRow="0" w:lastRow="0" w:firstColumn="0" w:lastColumn="0" w:oddVBand="0" w:evenVBand="0" w:oddHBand="1" w:evenHBand="0" w:firstRowFirstColumn="0" w:firstRowLastColumn="0" w:lastRowFirstColumn="0" w:lastRowLastColumn="0"/>
              <w:rPr>
                <w:ins w:id="1794" w:author="Red Army" w:date="2012-04-09T15:45:00Z"/>
              </w:rPr>
            </w:pPr>
            <w:ins w:id="1795" w:author="Red Army" w:date="2012-04-09T15:56:00Z">
              <w:r>
                <w:t>Insert button group</w:t>
              </w:r>
            </w:ins>
          </w:p>
        </w:tc>
        <w:tc>
          <w:tcPr>
            <w:tcW w:w="5310" w:type="dxa"/>
            <w:tcPrChange w:id="1796" w:author="Phuong Giang" w:date="2012-04-15T00:39:00Z">
              <w:tcPr>
                <w:tcW w:w="3380" w:type="dxa"/>
              </w:tcPr>
            </w:tcPrChange>
          </w:tcPr>
          <w:p w14:paraId="15455CB0" w14:textId="76382F56" w:rsidR="00AC0DBA" w:rsidRDefault="00AD68C3">
            <w:pPr>
              <w:ind w:left="0"/>
              <w:cnfStyle w:val="000000100000" w:firstRow="0" w:lastRow="0" w:firstColumn="0" w:lastColumn="0" w:oddVBand="0" w:evenVBand="0" w:oddHBand="1" w:evenHBand="0" w:firstRowFirstColumn="0" w:firstRowLastColumn="0" w:lastRowFirstColumn="0" w:lastRowLastColumn="0"/>
              <w:rPr>
                <w:ins w:id="1797" w:author="Red Army" w:date="2012-04-09T15:45:00Z"/>
              </w:rPr>
              <w:pPrChange w:id="1798" w:author="Red Army" w:date="2012-04-09T16:02:00Z">
                <w:pPr>
                  <w:spacing w:after="200" w:line="276" w:lineRule="auto"/>
                  <w:ind w:left="0"/>
                  <w:cnfStyle w:val="000000100000" w:firstRow="0" w:lastRow="0" w:firstColumn="0" w:lastColumn="0" w:oddVBand="0" w:evenVBand="0" w:oddHBand="1" w:evenHBand="0" w:firstRowFirstColumn="0" w:firstRowLastColumn="0" w:lastRowFirstColumn="0" w:lastRowLastColumn="0"/>
                </w:pPr>
              </w:pPrChange>
            </w:pPr>
            <w:ins w:id="1799" w:author="Red Army" w:date="2012-04-09T16:02:00Z">
              <w:r w:rsidRPr="00AD68C3">
                <w:t>The</w:t>
              </w:r>
              <w:r>
                <w:t xml:space="preserve"> Insert button</w:t>
              </w:r>
              <w:r w:rsidRPr="00AD68C3">
                <w:t xml:space="preserve"> group contains the following tools and commands: </w:t>
              </w:r>
              <w:r>
                <w:t xml:space="preserve">Insert Image, Insert Table, Insert Text, Insert Horizontal line. </w:t>
              </w:r>
            </w:ins>
          </w:p>
        </w:tc>
      </w:tr>
      <w:tr w:rsidR="00AC0DBA" w14:paraId="74888096" w14:textId="77777777" w:rsidTr="007355A8">
        <w:trPr>
          <w:ins w:id="1800" w:author="Red Army" w:date="2012-04-09T15:45:00Z"/>
          <w:trPrChange w:id="1801" w:author="Phuong Giang" w:date="2012-04-15T00:39: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1008" w:type="dxa"/>
            <w:tcPrChange w:id="1802" w:author="Phuong Giang" w:date="2012-04-15T00:39:00Z">
              <w:tcPr>
                <w:tcW w:w="3379" w:type="dxa"/>
                <w:gridSpan w:val="3"/>
              </w:tcPr>
            </w:tcPrChange>
          </w:tcPr>
          <w:p w14:paraId="523F8EA5" w14:textId="273277DD" w:rsidR="00AC0DBA" w:rsidRDefault="00AC0DBA" w:rsidP="00F258BF">
            <w:pPr>
              <w:ind w:left="0"/>
              <w:rPr>
                <w:ins w:id="1803" w:author="Red Army" w:date="2012-04-09T15:45:00Z"/>
              </w:rPr>
            </w:pPr>
            <w:ins w:id="1804" w:author="Red Army" w:date="2012-04-09T15:47:00Z">
              <w:r>
                <w:t>6</w:t>
              </w:r>
            </w:ins>
          </w:p>
        </w:tc>
        <w:tc>
          <w:tcPr>
            <w:tcW w:w="3600" w:type="dxa"/>
            <w:tcPrChange w:id="1805" w:author="Phuong Giang" w:date="2012-04-15T00:39:00Z">
              <w:tcPr>
                <w:tcW w:w="3379" w:type="dxa"/>
              </w:tcPr>
            </w:tcPrChange>
          </w:tcPr>
          <w:p w14:paraId="6B5025E2" w14:textId="6F22BE59" w:rsidR="00AC0DBA" w:rsidRDefault="00AD68C3" w:rsidP="00F258BF">
            <w:pPr>
              <w:ind w:left="0"/>
              <w:cnfStyle w:val="000000000000" w:firstRow="0" w:lastRow="0" w:firstColumn="0" w:lastColumn="0" w:oddVBand="0" w:evenVBand="0" w:oddHBand="0" w:evenHBand="0" w:firstRowFirstColumn="0" w:firstRowLastColumn="0" w:lastRowFirstColumn="0" w:lastRowLastColumn="0"/>
              <w:rPr>
                <w:ins w:id="1806" w:author="Red Army" w:date="2012-04-09T15:45:00Z"/>
              </w:rPr>
            </w:pPr>
            <w:ins w:id="1807" w:author="Red Army" w:date="2012-04-09T15:57:00Z">
              <w:r>
                <w:t>Format button group</w:t>
              </w:r>
            </w:ins>
          </w:p>
        </w:tc>
        <w:tc>
          <w:tcPr>
            <w:tcW w:w="5310" w:type="dxa"/>
            <w:tcPrChange w:id="1808" w:author="Phuong Giang" w:date="2012-04-15T00:39:00Z">
              <w:tcPr>
                <w:tcW w:w="3380" w:type="dxa"/>
              </w:tcPr>
            </w:tcPrChange>
          </w:tcPr>
          <w:p w14:paraId="5781F8C3" w14:textId="04D26CBD" w:rsidR="00AD68C3" w:rsidRDefault="00AD68C3" w:rsidP="00F258BF">
            <w:pPr>
              <w:ind w:left="0"/>
              <w:cnfStyle w:val="000000000000" w:firstRow="0" w:lastRow="0" w:firstColumn="0" w:lastColumn="0" w:oddVBand="0" w:evenVBand="0" w:oddHBand="0" w:evenHBand="0" w:firstRowFirstColumn="0" w:firstRowLastColumn="0" w:lastRowFirstColumn="0" w:lastRowLastColumn="0"/>
              <w:rPr>
                <w:ins w:id="1809" w:author="Red Army" w:date="2012-04-09T16:04:00Z"/>
              </w:rPr>
            </w:pPr>
            <w:ins w:id="1810" w:author="Red Army" w:date="2012-04-09T16:03:00Z">
              <w:r w:rsidRPr="00AD68C3">
                <w:t>The</w:t>
              </w:r>
              <w:r>
                <w:t xml:space="preserve"> </w:t>
              </w:r>
            </w:ins>
            <w:ins w:id="1811" w:author="Red Army" w:date="2012-04-09T20:46:00Z">
              <w:r w:rsidR="002A5376">
                <w:t>Format</w:t>
              </w:r>
            </w:ins>
            <w:ins w:id="1812" w:author="Red Army" w:date="2012-04-09T16:03:00Z">
              <w:r>
                <w:t xml:space="preserve"> button</w:t>
              </w:r>
              <w:r w:rsidRPr="00AD68C3">
                <w:t xml:space="preserve"> group contains the following tools and commands:</w:t>
              </w:r>
              <w:r>
                <w:t xml:space="preserve"> </w:t>
              </w:r>
            </w:ins>
          </w:p>
          <w:p w14:paraId="68986E62" w14:textId="77777777" w:rsidR="00AC0DBA" w:rsidRDefault="00AD68C3" w:rsidP="00F258BF">
            <w:pPr>
              <w:ind w:left="0"/>
              <w:cnfStyle w:val="000000000000" w:firstRow="0" w:lastRow="0" w:firstColumn="0" w:lastColumn="0" w:oddVBand="0" w:evenVBand="0" w:oddHBand="0" w:evenHBand="0" w:firstRowFirstColumn="0" w:firstRowLastColumn="0" w:lastRowFirstColumn="0" w:lastRowLastColumn="0"/>
              <w:rPr>
                <w:ins w:id="1813" w:author="Red Army" w:date="2012-04-09T16:04:00Z"/>
              </w:rPr>
            </w:pPr>
            <w:ins w:id="1814" w:author="Red Army" w:date="2012-04-09T16:04:00Z">
              <w:r>
                <w:t xml:space="preserve">Set Font, Set Font Size, Set Font Color, Set Font Highlight Color, </w:t>
              </w:r>
            </w:ins>
          </w:p>
          <w:p w14:paraId="5F511784" w14:textId="3D734D85" w:rsidR="00AD68C3" w:rsidRDefault="00AD68C3" w:rsidP="00F258BF">
            <w:pPr>
              <w:ind w:left="0"/>
              <w:cnfStyle w:val="000000000000" w:firstRow="0" w:lastRow="0" w:firstColumn="0" w:lastColumn="0" w:oddVBand="0" w:evenVBand="0" w:oddHBand="0" w:evenHBand="0" w:firstRowFirstColumn="0" w:firstRowLastColumn="0" w:lastRowFirstColumn="0" w:lastRowLastColumn="0"/>
              <w:rPr>
                <w:ins w:id="1815" w:author="Red Army" w:date="2012-04-09T16:05:00Z"/>
              </w:rPr>
            </w:pPr>
            <w:ins w:id="1816" w:author="Red Army" w:date="2012-04-09T16:04:00Z">
              <w:r>
                <w:t xml:space="preserve">Indent </w:t>
              </w:r>
            </w:ins>
            <w:ins w:id="1817" w:author="Red Army" w:date="2012-04-09T16:05:00Z">
              <w:r>
                <w:t>More,</w:t>
              </w:r>
            </w:ins>
            <w:ins w:id="1818" w:author="Red Army" w:date="2012-04-09T16:04:00Z">
              <w:r>
                <w:t xml:space="preserve"> Indent Less, </w:t>
              </w:r>
            </w:ins>
            <w:ins w:id="1819" w:author="Red Army" w:date="2012-04-09T16:05:00Z">
              <w:r>
                <w:t>Bullet List, Number List,</w:t>
              </w:r>
            </w:ins>
          </w:p>
          <w:p w14:paraId="7CCA360D" w14:textId="0B89FA16" w:rsidR="00AD68C3" w:rsidRDefault="00AD68C3">
            <w:pPr>
              <w:ind w:left="0"/>
              <w:cnfStyle w:val="000000000000" w:firstRow="0" w:lastRow="0" w:firstColumn="0" w:lastColumn="0" w:oddVBand="0" w:evenVBand="0" w:oddHBand="0" w:evenHBand="0" w:firstRowFirstColumn="0" w:firstRowLastColumn="0" w:lastRowFirstColumn="0" w:lastRowLastColumn="0"/>
              <w:rPr>
                <w:ins w:id="1820" w:author="Red Army" w:date="2012-04-09T15:45:00Z"/>
              </w:rPr>
              <w:pPrChange w:id="1821" w:author="Red Army" w:date="2012-04-09T16:06:00Z">
                <w:pPr>
                  <w:spacing w:after="200" w:line="276" w:lineRule="auto"/>
                  <w:ind w:left="0"/>
                  <w:cnfStyle w:val="000000000000" w:firstRow="0" w:lastRow="0" w:firstColumn="0" w:lastColumn="0" w:oddVBand="0" w:evenVBand="0" w:oddHBand="0" w:evenHBand="0" w:firstRowFirstColumn="0" w:firstRowLastColumn="0" w:lastRowFirstColumn="0" w:lastRowLastColumn="0"/>
                </w:pPr>
              </w:pPrChange>
            </w:pPr>
            <w:ins w:id="1822" w:author="Red Army" w:date="2012-04-09T16:05:00Z">
              <w:r>
                <w:t>Bold, Italic, Underline, Strikethrough</w:t>
              </w:r>
            </w:ins>
            <w:ins w:id="1823" w:author="Red Army" w:date="2012-04-09T16:06:00Z">
              <w:r>
                <w:t>, Align Left, Align Center, Align Right, Align Justify.</w:t>
              </w:r>
            </w:ins>
          </w:p>
        </w:tc>
      </w:tr>
      <w:tr w:rsidR="00AC0DBA" w14:paraId="40EBE328" w14:textId="77777777" w:rsidTr="007355A8">
        <w:tblPrEx>
          <w:tblPrExChange w:id="1824" w:author="Phuong Giang" w:date="2012-04-15T00:39:00Z">
            <w:tblPrEx>
              <w:tblW w:w="10278" w:type="dxa"/>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none" w:sz="0" w:space="0" w:color="auto"/>
                <w:insideV w:val="none" w:sz="0" w:space="0" w:color="auto"/>
              </w:tblBorders>
              <w:tblLayout w:type="fixed"/>
            </w:tblPrEx>
          </w:tblPrExChange>
        </w:tblPrEx>
        <w:trPr>
          <w:cnfStyle w:val="000000100000" w:firstRow="0" w:lastRow="0" w:firstColumn="0" w:lastColumn="0" w:oddVBand="0" w:evenVBand="0" w:oddHBand="1" w:evenHBand="0" w:firstRowFirstColumn="0" w:firstRowLastColumn="0" w:lastRowFirstColumn="0" w:lastRowLastColumn="0"/>
          <w:ins w:id="1825" w:author="Red Army" w:date="2012-04-09T15:47:00Z"/>
        </w:trPr>
        <w:tc>
          <w:tcPr>
            <w:cnfStyle w:val="001000000000" w:firstRow="0" w:lastRow="0" w:firstColumn="1" w:lastColumn="0" w:oddVBand="0" w:evenVBand="0" w:oddHBand="0" w:evenHBand="0" w:firstRowFirstColumn="0" w:firstRowLastColumn="0" w:lastRowFirstColumn="0" w:lastRowLastColumn="0"/>
            <w:tcW w:w="1008" w:type="dxa"/>
            <w:tcPrChange w:id="1826" w:author="Phuong Giang" w:date="2012-04-15T00:39:00Z">
              <w:tcPr>
                <w:tcW w:w="1008" w:type="dxa"/>
                <w:gridSpan w:val="2"/>
              </w:tcPr>
            </w:tcPrChange>
          </w:tcPr>
          <w:p w14:paraId="0868CD00" w14:textId="34763C90" w:rsidR="00AC0DBA" w:rsidRDefault="00AC0DBA" w:rsidP="00F258BF">
            <w:pPr>
              <w:ind w:left="0"/>
              <w:cnfStyle w:val="001000100000" w:firstRow="0" w:lastRow="0" w:firstColumn="1" w:lastColumn="0" w:oddVBand="0" w:evenVBand="0" w:oddHBand="1" w:evenHBand="0" w:firstRowFirstColumn="0" w:firstRowLastColumn="0" w:lastRowFirstColumn="0" w:lastRowLastColumn="0"/>
              <w:rPr>
                <w:ins w:id="1827" w:author="Red Army" w:date="2012-04-09T15:47:00Z"/>
              </w:rPr>
            </w:pPr>
            <w:ins w:id="1828" w:author="Red Army" w:date="2012-04-09T15:47:00Z">
              <w:r>
                <w:t>7</w:t>
              </w:r>
            </w:ins>
          </w:p>
        </w:tc>
        <w:tc>
          <w:tcPr>
            <w:tcW w:w="3600" w:type="dxa"/>
            <w:tcPrChange w:id="1829" w:author="Phuong Giang" w:date="2012-04-15T00:39:00Z">
              <w:tcPr>
                <w:tcW w:w="2430" w:type="dxa"/>
              </w:tcPr>
            </w:tcPrChange>
          </w:tcPr>
          <w:p w14:paraId="378D1BB1" w14:textId="22ED4A67" w:rsidR="00AC0DBA" w:rsidRDefault="00AD68C3" w:rsidP="00F258BF">
            <w:pPr>
              <w:ind w:left="0"/>
              <w:cnfStyle w:val="000000100000" w:firstRow="0" w:lastRow="0" w:firstColumn="0" w:lastColumn="0" w:oddVBand="0" w:evenVBand="0" w:oddHBand="1" w:evenHBand="0" w:firstRowFirstColumn="0" w:firstRowLastColumn="0" w:lastRowFirstColumn="0" w:lastRowLastColumn="0"/>
              <w:rPr>
                <w:ins w:id="1830" w:author="Red Army" w:date="2012-04-09T15:47:00Z"/>
              </w:rPr>
            </w:pPr>
            <w:ins w:id="1831" w:author="Red Army" w:date="2012-04-09T15:57:00Z">
              <w:r>
                <w:t>Tool button Group</w:t>
              </w:r>
            </w:ins>
          </w:p>
        </w:tc>
        <w:tc>
          <w:tcPr>
            <w:tcW w:w="5310" w:type="dxa"/>
            <w:tcPrChange w:id="1832" w:author="Phuong Giang" w:date="2012-04-15T00:39:00Z">
              <w:tcPr>
                <w:tcW w:w="6840" w:type="dxa"/>
                <w:gridSpan w:val="4"/>
              </w:tcPr>
            </w:tcPrChange>
          </w:tcPr>
          <w:p w14:paraId="6B6F996E" w14:textId="4C4E4120" w:rsidR="00AC0DBA" w:rsidRDefault="005536E9" w:rsidP="00F258BF">
            <w:pPr>
              <w:ind w:left="0"/>
              <w:cnfStyle w:val="000000100000" w:firstRow="0" w:lastRow="0" w:firstColumn="0" w:lastColumn="0" w:oddVBand="0" w:evenVBand="0" w:oddHBand="1" w:evenHBand="0" w:firstRowFirstColumn="0" w:firstRowLastColumn="0" w:lastRowFirstColumn="0" w:lastRowLastColumn="0"/>
              <w:rPr>
                <w:ins w:id="1833" w:author="Red Army" w:date="2012-04-09T16:06:00Z"/>
              </w:rPr>
            </w:pPr>
            <w:ins w:id="1834" w:author="Red Army" w:date="2012-04-09T16:06:00Z">
              <w:r w:rsidRPr="00AD68C3">
                <w:t>The</w:t>
              </w:r>
              <w:r>
                <w:t xml:space="preserve"> </w:t>
              </w:r>
            </w:ins>
            <w:ins w:id="1835" w:author="Red Army" w:date="2012-04-09T20:46:00Z">
              <w:r w:rsidR="002A5376">
                <w:t>Tool</w:t>
              </w:r>
            </w:ins>
            <w:ins w:id="1836" w:author="Red Army" w:date="2012-04-09T16:06:00Z">
              <w:r>
                <w:t xml:space="preserve"> button</w:t>
              </w:r>
              <w:r w:rsidRPr="00AD68C3">
                <w:t xml:space="preserve"> group contains the following tools and commands</w:t>
              </w:r>
              <w:r>
                <w:t xml:space="preserve">: </w:t>
              </w:r>
            </w:ins>
          </w:p>
          <w:p w14:paraId="3B6C32F6" w14:textId="37CE6C26" w:rsidR="005536E9" w:rsidRDefault="005536E9" w:rsidP="00F258BF">
            <w:pPr>
              <w:ind w:left="0"/>
              <w:cnfStyle w:val="000000100000" w:firstRow="0" w:lastRow="0" w:firstColumn="0" w:lastColumn="0" w:oddVBand="0" w:evenVBand="0" w:oddHBand="1" w:evenHBand="0" w:firstRowFirstColumn="0" w:firstRowLastColumn="0" w:lastRowFirstColumn="0" w:lastRowLastColumn="0"/>
              <w:rPr>
                <w:ins w:id="1837" w:author="Red Army" w:date="2012-04-09T15:47:00Z"/>
              </w:rPr>
            </w:pPr>
            <w:ins w:id="1838" w:author="Red Army" w:date="2012-04-09T16:07:00Z">
              <w:r>
                <w:t xml:space="preserve">Spell Check </w:t>
              </w:r>
            </w:ins>
          </w:p>
        </w:tc>
      </w:tr>
    </w:tbl>
    <w:p w14:paraId="3985B4DC" w14:textId="77777777" w:rsidR="00263F4A" w:rsidRDefault="00263F4A">
      <w:pPr>
        <w:ind w:left="270"/>
        <w:rPr>
          <w:ins w:id="1839" w:author="Red Army" w:date="2012-04-09T16:08:00Z"/>
        </w:rPr>
        <w:pPrChange w:id="1840" w:author="Red Army" w:date="2012-04-09T15:17:00Z">
          <w:pPr>
            <w:ind w:left="0"/>
          </w:pPr>
        </w:pPrChange>
      </w:pPr>
    </w:p>
    <w:p w14:paraId="1D6F81A5" w14:textId="79777AD8" w:rsidR="009811C1" w:rsidRDefault="00263F4A">
      <w:pPr>
        <w:pStyle w:val="Heading3"/>
        <w:numPr>
          <w:ilvl w:val="2"/>
          <w:numId w:val="85"/>
        </w:numPr>
        <w:rPr>
          <w:ins w:id="1841" w:author="Red Army" w:date="2012-04-09T16:09:00Z"/>
        </w:rPr>
        <w:pPrChange w:id="1842" w:author="Phuong Giang" w:date="2012-04-15T00:34:00Z">
          <w:pPr>
            <w:ind w:left="0"/>
          </w:pPr>
        </w:pPrChange>
      </w:pPr>
      <w:bookmarkStart w:id="1843" w:name="_Toc322219042"/>
      <w:ins w:id="1844" w:author="Red Army" w:date="2012-04-09T16:08:00Z">
        <w:r>
          <w:t>Edit tab</w:t>
        </w:r>
      </w:ins>
      <w:bookmarkEnd w:id="1843"/>
    </w:p>
    <w:p w14:paraId="5EF146AE" w14:textId="3307E0E5" w:rsidR="00263F4A" w:rsidRDefault="00263F4A">
      <w:pPr>
        <w:rPr>
          <w:ins w:id="1845" w:author="Red Army" w:date="2012-04-09T20:19:00Z"/>
        </w:rPr>
        <w:pPrChange w:id="1846" w:author="Red Army" w:date="2012-04-09T16:09:00Z">
          <w:pPr>
            <w:ind w:left="0"/>
          </w:pPr>
        </w:pPrChange>
      </w:pPr>
      <w:ins w:id="1847" w:author="Red Army" w:date="2012-04-09T16:19:00Z">
        <w:r>
          <w:rPr>
            <w:noProof/>
            <w:lang w:eastAsia="ja-JP"/>
          </w:rPr>
          <w:drawing>
            <wp:inline distT="0" distB="0" distL="0" distR="0" wp14:anchorId="30060123" wp14:editId="72F4550F">
              <wp:extent cx="5257800" cy="1133418"/>
              <wp:effectExtent l="0" t="0" r="0" b="0"/>
              <wp:docPr id="11" name="Picture 11" descr="C:\Users\REDARM~1\AppData\Local\Temp\SNAGHTML1ebff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EDARM~1\AppData\Local\Temp\SNAGHTML1ebffcb.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0622" cy="1138338"/>
                      </a:xfrm>
                      <a:prstGeom prst="rect">
                        <a:avLst/>
                      </a:prstGeom>
                      <a:noFill/>
                      <a:ln>
                        <a:noFill/>
                      </a:ln>
                    </pic:spPr>
                  </pic:pic>
                </a:graphicData>
              </a:graphic>
            </wp:inline>
          </w:drawing>
        </w:r>
      </w:ins>
    </w:p>
    <w:p w14:paraId="2095F7A2" w14:textId="2D43BA1F" w:rsidR="00752576" w:rsidRDefault="00752576">
      <w:pPr>
        <w:jc w:val="right"/>
        <w:rPr>
          <w:ins w:id="1848" w:author="Red Army" w:date="2012-04-09T20:15:00Z"/>
        </w:rPr>
        <w:pPrChange w:id="1849" w:author="Red Army" w:date="2012-04-09T20:21:00Z">
          <w:pPr>
            <w:ind w:left="0"/>
          </w:pPr>
        </w:pPrChange>
      </w:pPr>
      <w:ins w:id="1850" w:author="Red Army" w:date="2012-04-09T20:19:00Z">
        <w:r>
          <w:rPr>
            <w:noProof/>
            <w:lang w:eastAsia="ja-JP"/>
          </w:rPr>
          <w:lastRenderedPageBreak/>
          <w:drawing>
            <wp:inline distT="0" distB="0" distL="0" distR="0" wp14:anchorId="1A47F35B" wp14:editId="554FB775">
              <wp:extent cx="1285875" cy="590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285875" cy="590550"/>
                      </a:xfrm>
                      <a:prstGeom prst="rect">
                        <a:avLst/>
                      </a:prstGeom>
                    </pic:spPr>
                  </pic:pic>
                </a:graphicData>
              </a:graphic>
            </wp:inline>
          </w:drawing>
        </w:r>
      </w:ins>
    </w:p>
    <w:tbl>
      <w:tblPr>
        <w:tblStyle w:val="LightList-Accent1"/>
        <w:tblW w:w="9918" w:type="dxa"/>
        <w:tblLayout w:type="fixed"/>
        <w:tblLook w:val="04A0" w:firstRow="1" w:lastRow="0" w:firstColumn="1" w:lastColumn="0" w:noHBand="0" w:noVBand="1"/>
        <w:tblPrChange w:id="1851" w:author="Phuong Giang" w:date="2012-04-15T00:39:00Z">
          <w:tblPr>
            <w:tblStyle w:val="LightList-Accent1"/>
            <w:tblW w:w="10728" w:type="dxa"/>
            <w:tblLayout w:type="fixed"/>
            <w:tblLook w:val="04A0" w:firstRow="1" w:lastRow="0" w:firstColumn="1" w:lastColumn="0" w:noHBand="0" w:noVBand="1"/>
          </w:tblPr>
        </w:tblPrChange>
      </w:tblPr>
      <w:tblGrid>
        <w:gridCol w:w="1008"/>
        <w:gridCol w:w="3600"/>
        <w:gridCol w:w="5310"/>
        <w:tblGridChange w:id="1852">
          <w:tblGrid>
            <w:gridCol w:w="1008"/>
            <w:gridCol w:w="3600"/>
            <w:gridCol w:w="6120"/>
          </w:tblGrid>
        </w:tblGridChange>
      </w:tblGrid>
      <w:tr w:rsidR="00752576" w14:paraId="05841E90" w14:textId="77777777" w:rsidTr="007355A8">
        <w:trPr>
          <w:cnfStyle w:val="100000000000" w:firstRow="1" w:lastRow="0" w:firstColumn="0" w:lastColumn="0" w:oddVBand="0" w:evenVBand="0" w:oddHBand="0" w:evenHBand="0" w:firstRowFirstColumn="0" w:firstRowLastColumn="0" w:lastRowFirstColumn="0" w:lastRowLastColumn="0"/>
          <w:ins w:id="1853" w:author="Red Army" w:date="2012-04-09T20:15:00Z"/>
        </w:trPr>
        <w:tc>
          <w:tcPr>
            <w:cnfStyle w:val="001000000000" w:firstRow="0" w:lastRow="0" w:firstColumn="1" w:lastColumn="0" w:oddVBand="0" w:evenVBand="0" w:oddHBand="0" w:evenHBand="0" w:firstRowFirstColumn="0" w:firstRowLastColumn="0" w:lastRowFirstColumn="0" w:lastRowLastColumn="0"/>
            <w:tcW w:w="1008" w:type="dxa"/>
            <w:tcPrChange w:id="1854" w:author="Phuong Giang" w:date="2012-04-15T00:39:00Z">
              <w:tcPr>
                <w:tcW w:w="1008" w:type="dxa"/>
              </w:tcPr>
            </w:tcPrChange>
          </w:tcPr>
          <w:p w14:paraId="492B4258" w14:textId="77777777" w:rsidR="00752576" w:rsidRDefault="00752576" w:rsidP="008F2C45">
            <w:pPr>
              <w:ind w:left="0"/>
              <w:cnfStyle w:val="101000000000" w:firstRow="1" w:lastRow="0" w:firstColumn="1" w:lastColumn="0" w:oddVBand="0" w:evenVBand="0" w:oddHBand="0" w:evenHBand="0" w:firstRowFirstColumn="0" w:firstRowLastColumn="0" w:lastRowFirstColumn="0" w:lastRowLastColumn="0"/>
              <w:rPr>
                <w:ins w:id="1855" w:author="Red Army" w:date="2012-04-09T20:15:00Z"/>
              </w:rPr>
            </w:pPr>
            <w:ins w:id="1856" w:author="Red Army" w:date="2012-04-09T20:15:00Z">
              <w:r>
                <w:t>Number</w:t>
              </w:r>
            </w:ins>
          </w:p>
        </w:tc>
        <w:tc>
          <w:tcPr>
            <w:tcW w:w="3600" w:type="dxa"/>
            <w:tcPrChange w:id="1857" w:author="Phuong Giang" w:date="2012-04-15T00:39:00Z">
              <w:tcPr>
                <w:tcW w:w="3600" w:type="dxa"/>
              </w:tcPr>
            </w:tcPrChange>
          </w:tcPr>
          <w:p w14:paraId="1B9D05C2" w14:textId="77777777" w:rsidR="00752576" w:rsidRDefault="00752576" w:rsidP="008F2C45">
            <w:pPr>
              <w:ind w:left="0"/>
              <w:cnfStyle w:val="100000000000" w:firstRow="1" w:lastRow="0" w:firstColumn="0" w:lastColumn="0" w:oddVBand="0" w:evenVBand="0" w:oddHBand="0" w:evenHBand="0" w:firstRowFirstColumn="0" w:firstRowLastColumn="0" w:lastRowFirstColumn="0" w:lastRowLastColumn="0"/>
              <w:rPr>
                <w:ins w:id="1858" w:author="Red Army" w:date="2012-04-09T20:15:00Z"/>
              </w:rPr>
            </w:pPr>
            <w:ins w:id="1859" w:author="Red Army" w:date="2012-04-09T20:15:00Z">
              <w:r>
                <w:t>Name</w:t>
              </w:r>
            </w:ins>
          </w:p>
        </w:tc>
        <w:tc>
          <w:tcPr>
            <w:tcW w:w="5310" w:type="dxa"/>
            <w:tcPrChange w:id="1860" w:author="Phuong Giang" w:date="2012-04-15T00:39:00Z">
              <w:tcPr>
                <w:tcW w:w="6120" w:type="dxa"/>
              </w:tcPr>
            </w:tcPrChange>
          </w:tcPr>
          <w:p w14:paraId="71F2AA82" w14:textId="77777777" w:rsidR="00752576" w:rsidRDefault="00752576" w:rsidP="008F2C45">
            <w:pPr>
              <w:ind w:left="0"/>
              <w:cnfStyle w:val="100000000000" w:firstRow="1" w:lastRow="0" w:firstColumn="0" w:lastColumn="0" w:oddVBand="0" w:evenVBand="0" w:oddHBand="0" w:evenHBand="0" w:firstRowFirstColumn="0" w:firstRowLastColumn="0" w:lastRowFirstColumn="0" w:lastRowLastColumn="0"/>
              <w:rPr>
                <w:ins w:id="1861" w:author="Red Army" w:date="2012-04-09T20:15:00Z"/>
              </w:rPr>
            </w:pPr>
            <w:ins w:id="1862" w:author="Red Army" w:date="2012-04-09T20:15:00Z">
              <w:r>
                <w:t>Description</w:t>
              </w:r>
            </w:ins>
          </w:p>
        </w:tc>
      </w:tr>
      <w:tr w:rsidR="00752576" w:rsidDel="004B2F20" w14:paraId="63336BAD" w14:textId="46D94840" w:rsidTr="007355A8">
        <w:trPr>
          <w:cnfStyle w:val="000000100000" w:firstRow="0" w:lastRow="0" w:firstColumn="0" w:lastColumn="0" w:oddVBand="0" w:evenVBand="0" w:oddHBand="1" w:evenHBand="0" w:firstRowFirstColumn="0" w:firstRowLastColumn="0" w:lastRowFirstColumn="0" w:lastRowLastColumn="0"/>
          <w:ins w:id="1863" w:author="Red Army" w:date="2012-04-09T20:15:00Z"/>
          <w:del w:id="1864" w:author="Phuong Giang" w:date="2012-04-15T00:46:00Z"/>
        </w:trPr>
        <w:tc>
          <w:tcPr>
            <w:cnfStyle w:val="001000000000" w:firstRow="0" w:lastRow="0" w:firstColumn="1" w:lastColumn="0" w:oddVBand="0" w:evenVBand="0" w:oddHBand="0" w:evenHBand="0" w:firstRowFirstColumn="0" w:firstRowLastColumn="0" w:lastRowFirstColumn="0" w:lastRowLastColumn="0"/>
            <w:tcW w:w="1008" w:type="dxa"/>
            <w:tcPrChange w:id="1865" w:author="Phuong Giang" w:date="2012-04-15T00:39:00Z">
              <w:tcPr>
                <w:tcW w:w="1008" w:type="dxa"/>
              </w:tcPr>
            </w:tcPrChange>
          </w:tcPr>
          <w:p w14:paraId="38952BFE" w14:textId="6A8B566B" w:rsidR="00752576" w:rsidDel="004B2F20" w:rsidRDefault="00752576" w:rsidP="008F2C45">
            <w:pPr>
              <w:ind w:left="0"/>
              <w:cnfStyle w:val="001000100000" w:firstRow="0" w:lastRow="0" w:firstColumn="1" w:lastColumn="0" w:oddVBand="0" w:evenVBand="0" w:oddHBand="1" w:evenHBand="0" w:firstRowFirstColumn="0" w:firstRowLastColumn="0" w:lastRowFirstColumn="0" w:lastRowLastColumn="0"/>
              <w:rPr>
                <w:ins w:id="1866" w:author="Red Army" w:date="2012-04-09T20:15:00Z"/>
                <w:del w:id="1867" w:author="Phuong Giang" w:date="2012-04-15T00:46:00Z"/>
              </w:rPr>
            </w:pPr>
            <w:ins w:id="1868" w:author="Red Army" w:date="2012-04-09T20:15:00Z">
              <w:del w:id="1869" w:author="Phuong Giang" w:date="2012-04-15T00:46:00Z">
                <w:r w:rsidDel="004B2F20">
                  <w:delText>1</w:delText>
                </w:r>
              </w:del>
            </w:ins>
          </w:p>
        </w:tc>
        <w:tc>
          <w:tcPr>
            <w:tcW w:w="3600" w:type="dxa"/>
            <w:tcPrChange w:id="1870" w:author="Phuong Giang" w:date="2012-04-15T00:39:00Z">
              <w:tcPr>
                <w:tcW w:w="3600" w:type="dxa"/>
              </w:tcPr>
            </w:tcPrChange>
          </w:tcPr>
          <w:p w14:paraId="4DC57328" w14:textId="7E7F34F0" w:rsidR="00752576" w:rsidDel="004B2F20" w:rsidRDefault="00752576" w:rsidP="008F2C45">
            <w:pPr>
              <w:ind w:left="0"/>
              <w:cnfStyle w:val="000000100000" w:firstRow="0" w:lastRow="0" w:firstColumn="0" w:lastColumn="0" w:oddVBand="0" w:evenVBand="0" w:oddHBand="1" w:evenHBand="0" w:firstRowFirstColumn="0" w:firstRowLastColumn="0" w:lastRowFirstColumn="0" w:lastRowLastColumn="0"/>
              <w:rPr>
                <w:ins w:id="1871" w:author="Red Army" w:date="2012-04-09T20:15:00Z"/>
                <w:del w:id="1872" w:author="Phuong Giang" w:date="2012-04-15T00:46:00Z"/>
              </w:rPr>
            </w:pPr>
            <w:ins w:id="1873" w:author="Red Army" w:date="2012-04-09T20:15:00Z">
              <w:del w:id="1874" w:author="Phuong Giang" w:date="2012-04-15T00:46:00Z">
                <w:r w:rsidDel="004B2F20">
                  <w:delText>Compose Teaching Plan button</w:delText>
                </w:r>
              </w:del>
            </w:ins>
          </w:p>
        </w:tc>
        <w:tc>
          <w:tcPr>
            <w:tcW w:w="5310" w:type="dxa"/>
            <w:tcPrChange w:id="1875" w:author="Phuong Giang" w:date="2012-04-15T00:39:00Z">
              <w:tcPr>
                <w:tcW w:w="6120" w:type="dxa"/>
              </w:tcPr>
            </w:tcPrChange>
          </w:tcPr>
          <w:p w14:paraId="2ADFB51A" w14:textId="711ED4DE" w:rsidR="00752576" w:rsidDel="004B2F20" w:rsidRDefault="00752576" w:rsidP="008F2C45">
            <w:pPr>
              <w:ind w:left="0"/>
              <w:cnfStyle w:val="000000100000" w:firstRow="0" w:lastRow="0" w:firstColumn="0" w:lastColumn="0" w:oddVBand="0" w:evenVBand="0" w:oddHBand="1" w:evenHBand="0" w:firstRowFirstColumn="0" w:firstRowLastColumn="0" w:lastRowFirstColumn="0" w:lastRowLastColumn="0"/>
              <w:rPr>
                <w:ins w:id="1876" w:author="Red Army" w:date="2012-04-09T20:15:00Z"/>
                <w:del w:id="1877" w:author="Phuong Giang" w:date="2012-04-15T00:46:00Z"/>
              </w:rPr>
            </w:pPr>
            <w:ins w:id="1878" w:author="Red Army" w:date="2012-04-09T20:15:00Z">
              <w:del w:id="1879" w:author="Phuong Giang" w:date="2012-04-15T00:46:00Z">
                <w:r w:rsidDel="004B2F20">
                  <w:delText>Click to go to Compose Teaching Plan Screen</w:delText>
                </w:r>
              </w:del>
            </w:ins>
          </w:p>
        </w:tc>
      </w:tr>
      <w:tr w:rsidR="00752576" w:rsidDel="004B2F20" w14:paraId="3CD60EE6" w14:textId="279F3EF2" w:rsidTr="007355A8">
        <w:trPr>
          <w:ins w:id="1880" w:author="Red Army" w:date="2012-04-09T20:15:00Z"/>
          <w:del w:id="1881" w:author="Phuong Giang" w:date="2012-04-15T00:46:00Z"/>
        </w:trPr>
        <w:tc>
          <w:tcPr>
            <w:cnfStyle w:val="001000000000" w:firstRow="0" w:lastRow="0" w:firstColumn="1" w:lastColumn="0" w:oddVBand="0" w:evenVBand="0" w:oddHBand="0" w:evenHBand="0" w:firstRowFirstColumn="0" w:firstRowLastColumn="0" w:lastRowFirstColumn="0" w:lastRowLastColumn="0"/>
            <w:tcW w:w="1008" w:type="dxa"/>
            <w:tcPrChange w:id="1882" w:author="Phuong Giang" w:date="2012-04-15T00:39:00Z">
              <w:tcPr>
                <w:tcW w:w="1008" w:type="dxa"/>
              </w:tcPr>
            </w:tcPrChange>
          </w:tcPr>
          <w:p w14:paraId="46B6C5C2" w14:textId="18B5A5FB" w:rsidR="00752576" w:rsidDel="004B2F20" w:rsidRDefault="00752576" w:rsidP="008F2C45">
            <w:pPr>
              <w:ind w:left="0"/>
              <w:rPr>
                <w:ins w:id="1883" w:author="Red Army" w:date="2012-04-09T20:15:00Z"/>
                <w:del w:id="1884" w:author="Phuong Giang" w:date="2012-04-15T00:46:00Z"/>
              </w:rPr>
            </w:pPr>
            <w:ins w:id="1885" w:author="Red Army" w:date="2012-04-09T20:15:00Z">
              <w:del w:id="1886" w:author="Phuong Giang" w:date="2012-04-15T00:46:00Z">
                <w:r w:rsidDel="004B2F20">
                  <w:delText>2</w:delText>
                </w:r>
              </w:del>
            </w:ins>
          </w:p>
        </w:tc>
        <w:tc>
          <w:tcPr>
            <w:tcW w:w="3600" w:type="dxa"/>
            <w:tcPrChange w:id="1887" w:author="Phuong Giang" w:date="2012-04-15T00:39:00Z">
              <w:tcPr>
                <w:tcW w:w="3600" w:type="dxa"/>
              </w:tcPr>
            </w:tcPrChange>
          </w:tcPr>
          <w:p w14:paraId="6CCD6B41" w14:textId="0BAD42C9" w:rsidR="00752576" w:rsidDel="004B2F20" w:rsidRDefault="00752576" w:rsidP="008F2C45">
            <w:pPr>
              <w:ind w:left="0"/>
              <w:cnfStyle w:val="000000000000" w:firstRow="0" w:lastRow="0" w:firstColumn="0" w:lastColumn="0" w:oddVBand="0" w:evenVBand="0" w:oddHBand="0" w:evenHBand="0" w:firstRowFirstColumn="0" w:firstRowLastColumn="0" w:lastRowFirstColumn="0" w:lastRowLastColumn="0"/>
              <w:rPr>
                <w:ins w:id="1888" w:author="Red Army" w:date="2012-04-09T20:15:00Z"/>
                <w:del w:id="1889" w:author="Phuong Giang" w:date="2012-04-15T00:46:00Z"/>
              </w:rPr>
            </w:pPr>
            <w:ins w:id="1890" w:author="Red Army" w:date="2012-04-09T20:15:00Z">
              <w:del w:id="1891" w:author="Phuong Giang" w:date="2012-04-15T00:46:00Z">
                <w:r w:rsidDel="004B2F20">
                  <w:delText>Manage Knowledge Item button</w:delText>
                </w:r>
              </w:del>
            </w:ins>
          </w:p>
        </w:tc>
        <w:tc>
          <w:tcPr>
            <w:tcW w:w="5310" w:type="dxa"/>
            <w:tcPrChange w:id="1892" w:author="Phuong Giang" w:date="2012-04-15T00:39:00Z">
              <w:tcPr>
                <w:tcW w:w="6120" w:type="dxa"/>
              </w:tcPr>
            </w:tcPrChange>
          </w:tcPr>
          <w:p w14:paraId="1F989D44" w14:textId="2A8E13ED" w:rsidR="00752576" w:rsidDel="004B2F20" w:rsidRDefault="00752576" w:rsidP="008F2C45">
            <w:pPr>
              <w:ind w:left="0"/>
              <w:cnfStyle w:val="000000000000" w:firstRow="0" w:lastRow="0" w:firstColumn="0" w:lastColumn="0" w:oddVBand="0" w:evenVBand="0" w:oddHBand="0" w:evenHBand="0" w:firstRowFirstColumn="0" w:firstRowLastColumn="0" w:lastRowFirstColumn="0" w:lastRowLastColumn="0"/>
              <w:rPr>
                <w:ins w:id="1893" w:author="Red Army" w:date="2012-04-09T20:15:00Z"/>
                <w:del w:id="1894" w:author="Phuong Giang" w:date="2012-04-15T00:46:00Z"/>
              </w:rPr>
            </w:pPr>
            <w:ins w:id="1895" w:author="Red Army" w:date="2012-04-09T20:15:00Z">
              <w:del w:id="1896" w:author="Phuong Giang" w:date="2012-04-15T00:46:00Z">
                <w:r w:rsidDel="004B2F20">
                  <w:delText>Click to go to Manage Knowledge Item Screen</w:delText>
                </w:r>
              </w:del>
            </w:ins>
          </w:p>
        </w:tc>
      </w:tr>
      <w:tr w:rsidR="00752576" w:rsidDel="004B2F20" w14:paraId="10E5E72D" w14:textId="11D4D91E" w:rsidTr="007355A8">
        <w:trPr>
          <w:cnfStyle w:val="000000100000" w:firstRow="0" w:lastRow="0" w:firstColumn="0" w:lastColumn="0" w:oddVBand="0" w:evenVBand="0" w:oddHBand="1" w:evenHBand="0" w:firstRowFirstColumn="0" w:firstRowLastColumn="0" w:lastRowFirstColumn="0" w:lastRowLastColumn="0"/>
          <w:ins w:id="1897" w:author="Red Army" w:date="2012-04-09T20:15:00Z"/>
          <w:del w:id="1898" w:author="Phuong Giang" w:date="2012-04-15T00:46:00Z"/>
        </w:trPr>
        <w:tc>
          <w:tcPr>
            <w:cnfStyle w:val="001000000000" w:firstRow="0" w:lastRow="0" w:firstColumn="1" w:lastColumn="0" w:oddVBand="0" w:evenVBand="0" w:oddHBand="0" w:evenHBand="0" w:firstRowFirstColumn="0" w:firstRowLastColumn="0" w:lastRowFirstColumn="0" w:lastRowLastColumn="0"/>
            <w:tcW w:w="1008" w:type="dxa"/>
            <w:tcPrChange w:id="1899" w:author="Phuong Giang" w:date="2012-04-15T00:39:00Z">
              <w:tcPr>
                <w:tcW w:w="1008" w:type="dxa"/>
              </w:tcPr>
            </w:tcPrChange>
          </w:tcPr>
          <w:p w14:paraId="7B06552F" w14:textId="233E8735" w:rsidR="00752576" w:rsidDel="004B2F20" w:rsidRDefault="00752576" w:rsidP="008F2C45">
            <w:pPr>
              <w:ind w:left="0"/>
              <w:cnfStyle w:val="001000100000" w:firstRow="0" w:lastRow="0" w:firstColumn="1" w:lastColumn="0" w:oddVBand="0" w:evenVBand="0" w:oddHBand="1" w:evenHBand="0" w:firstRowFirstColumn="0" w:firstRowLastColumn="0" w:lastRowFirstColumn="0" w:lastRowLastColumn="0"/>
              <w:rPr>
                <w:ins w:id="1900" w:author="Red Army" w:date="2012-04-09T20:15:00Z"/>
                <w:del w:id="1901" w:author="Phuong Giang" w:date="2012-04-15T00:46:00Z"/>
              </w:rPr>
            </w:pPr>
            <w:ins w:id="1902" w:author="Red Army" w:date="2012-04-09T20:15:00Z">
              <w:del w:id="1903" w:author="Phuong Giang" w:date="2012-04-15T00:46:00Z">
                <w:r w:rsidDel="004B2F20">
                  <w:delText>3</w:delText>
                </w:r>
              </w:del>
            </w:ins>
          </w:p>
        </w:tc>
        <w:tc>
          <w:tcPr>
            <w:tcW w:w="3600" w:type="dxa"/>
            <w:tcPrChange w:id="1904" w:author="Phuong Giang" w:date="2012-04-15T00:39:00Z">
              <w:tcPr>
                <w:tcW w:w="3600" w:type="dxa"/>
              </w:tcPr>
            </w:tcPrChange>
          </w:tcPr>
          <w:p w14:paraId="3CFEDECA" w14:textId="30D5C60F" w:rsidR="00752576" w:rsidDel="004B2F20" w:rsidRDefault="00752576" w:rsidP="008F2C45">
            <w:pPr>
              <w:ind w:left="0"/>
              <w:cnfStyle w:val="000000100000" w:firstRow="0" w:lastRow="0" w:firstColumn="0" w:lastColumn="0" w:oddVBand="0" w:evenVBand="0" w:oddHBand="1" w:evenHBand="0" w:firstRowFirstColumn="0" w:firstRowLastColumn="0" w:lastRowFirstColumn="0" w:lastRowLastColumn="0"/>
              <w:rPr>
                <w:ins w:id="1905" w:author="Red Army" w:date="2012-04-09T20:15:00Z"/>
                <w:del w:id="1906" w:author="Phuong Giang" w:date="2012-04-15T00:46:00Z"/>
              </w:rPr>
            </w:pPr>
            <w:ins w:id="1907" w:author="Red Army" w:date="2012-04-09T20:15:00Z">
              <w:del w:id="1908" w:author="Phuong Giang" w:date="2012-04-15T00:46:00Z">
                <w:r w:rsidDel="004B2F20">
                  <w:delText>Manage Teaching Method button</w:delText>
                </w:r>
              </w:del>
            </w:ins>
          </w:p>
        </w:tc>
        <w:tc>
          <w:tcPr>
            <w:tcW w:w="5310" w:type="dxa"/>
            <w:tcPrChange w:id="1909" w:author="Phuong Giang" w:date="2012-04-15T00:39:00Z">
              <w:tcPr>
                <w:tcW w:w="6120" w:type="dxa"/>
              </w:tcPr>
            </w:tcPrChange>
          </w:tcPr>
          <w:p w14:paraId="18B5C8D2" w14:textId="141C0412" w:rsidR="00752576" w:rsidDel="004B2F20" w:rsidRDefault="00752576" w:rsidP="008F2C45">
            <w:pPr>
              <w:ind w:left="0"/>
              <w:cnfStyle w:val="000000100000" w:firstRow="0" w:lastRow="0" w:firstColumn="0" w:lastColumn="0" w:oddVBand="0" w:evenVBand="0" w:oddHBand="1" w:evenHBand="0" w:firstRowFirstColumn="0" w:firstRowLastColumn="0" w:lastRowFirstColumn="0" w:lastRowLastColumn="0"/>
              <w:rPr>
                <w:ins w:id="1910" w:author="Red Army" w:date="2012-04-09T20:15:00Z"/>
                <w:del w:id="1911" w:author="Phuong Giang" w:date="2012-04-15T00:46:00Z"/>
              </w:rPr>
            </w:pPr>
            <w:ins w:id="1912" w:author="Red Army" w:date="2012-04-09T20:15:00Z">
              <w:del w:id="1913" w:author="Phuong Giang" w:date="2012-04-15T00:46:00Z">
                <w:r w:rsidDel="004B2F20">
                  <w:delText>Click to go to Manage Teaching Method Screen</w:delText>
                </w:r>
              </w:del>
            </w:ins>
          </w:p>
        </w:tc>
      </w:tr>
      <w:tr w:rsidR="00752576" w14:paraId="5363F248" w14:textId="77777777" w:rsidTr="007355A8">
        <w:trPr>
          <w:ins w:id="1914" w:author="Red Army" w:date="2012-04-09T20:15:00Z"/>
        </w:trPr>
        <w:tc>
          <w:tcPr>
            <w:cnfStyle w:val="001000000000" w:firstRow="0" w:lastRow="0" w:firstColumn="1" w:lastColumn="0" w:oddVBand="0" w:evenVBand="0" w:oddHBand="0" w:evenHBand="0" w:firstRowFirstColumn="0" w:firstRowLastColumn="0" w:lastRowFirstColumn="0" w:lastRowLastColumn="0"/>
            <w:tcW w:w="1008" w:type="dxa"/>
            <w:tcPrChange w:id="1915" w:author="Phuong Giang" w:date="2012-04-15T00:39:00Z">
              <w:tcPr>
                <w:tcW w:w="1008" w:type="dxa"/>
              </w:tcPr>
            </w:tcPrChange>
          </w:tcPr>
          <w:p w14:paraId="5EE25661" w14:textId="77777777" w:rsidR="00752576" w:rsidRDefault="00752576" w:rsidP="008F2C45">
            <w:pPr>
              <w:ind w:left="0"/>
              <w:rPr>
                <w:ins w:id="1916" w:author="Red Army" w:date="2012-04-09T20:15:00Z"/>
              </w:rPr>
            </w:pPr>
            <w:ins w:id="1917" w:author="Red Army" w:date="2012-04-09T20:15:00Z">
              <w:r>
                <w:t>4</w:t>
              </w:r>
            </w:ins>
          </w:p>
        </w:tc>
        <w:tc>
          <w:tcPr>
            <w:tcW w:w="3600" w:type="dxa"/>
            <w:tcPrChange w:id="1918" w:author="Phuong Giang" w:date="2012-04-15T00:39:00Z">
              <w:tcPr>
                <w:tcW w:w="3600" w:type="dxa"/>
              </w:tcPr>
            </w:tcPrChange>
          </w:tcPr>
          <w:p w14:paraId="2C18A773" w14:textId="1C90712D" w:rsidR="00752576" w:rsidRDefault="00752576" w:rsidP="008F2C45">
            <w:pPr>
              <w:ind w:left="0"/>
              <w:cnfStyle w:val="000000000000" w:firstRow="0" w:lastRow="0" w:firstColumn="0" w:lastColumn="0" w:oddVBand="0" w:evenVBand="0" w:oddHBand="0" w:evenHBand="0" w:firstRowFirstColumn="0" w:firstRowLastColumn="0" w:lastRowFirstColumn="0" w:lastRowLastColumn="0"/>
              <w:rPr>
                <w:ins w:id="1919" w:author="Red Army" w:date="2012-04-09T20:15:00Z"/>
              </w:rPr>
            </w:pPr>
            <w:ins w:id="1920" w:author="Red Army" w:date="2012-04-09T20:16:00Z">
              <w:r>
                <w:t>Undo button</w:t>
              </w:r>
            </w:ins>
          </w:p>
        </w:tc>
        <w:tc>
          <w:tcPr>
            <w:tcW w:w="5310" w:type="dxa"/>
            <w:tcPrChange w:id="1921" w:author="Phuong Giang" w:date="2012-04-15T00:39:00Z">
              <w:tcPr>
                <w:tcW w:w="6120" w:type="dxa"/>
              </w:tcPr>
            </w:tcPrChange>
          </w:tcPr>
          <w:p w14:paraId="48DCA2F2" w14:textId="6C528DCF" w:rsidR="00752576" w:rsidRDefault="00752576" w:rsidP="008F2C45">
            <w:pPr>
              <w:ind w:left="0"/>
              <w:cnfStyle w:val="000000000000" w:firstRow="0" w:lastRow="0" w:firstColumn="0" w:lastColumn="0" w:oddVBand="0" w:evenVBand="0" w:oddHBand="0" w:evenHBand="0" w:firstRowFirstColumn="0" w:firstRowLastColumn="0" w:lastRowFirstColumn="0" w:lastRowLastColumn="0"/>
              <w:rPr>
                <w:ins w:id="1922" w:author="Red Army" w:date="2012-04-09T20:15:00Z"/>
              </w:rPr>
            </w:pPr>
            <w:ins w:id="1923" w:author="Red Army" w:date="2012-04-09T20:16:00Z">
              <w:r>
                <w:t>Click to undo current text editing.</w:t>
              </w:r>
            </w:ins>
          </w:p>
        </w:tc>
      </w:tr>
      <w:tr w:rsidR="00752576" w14:paraId="7A62D053" w14:textId="77777777" w:rsidTr="007355A8">
        <w:trPr>
          <w:cnfStyle w:val="000000100000" w:firstRow="0" w:lastRow="0" w:firstColumn="0" w:lastColumn="0" w:oddVBand="0" w:evenVBand="0" w:oddHBand="1" w:evenHBand="0" w:firstRowFirstColumn="0" w:firstRowLastColumn="0" w:lastRowFirstColumn="0" w:lastRowLastColumn="0"/>
          <w:ins w:id="1924" w:author="Red Army" w:date="2012-04-09T20:15:00Z"/>
        </w:trPr>
        <w:tc>
          <w:tcPr>
            <w:cnfStyle w:val="001000000000" w:firstRow="0" w:lastRow="0" w:firstColumn="1" w:lastColumn="0" w:oddVBand="0" w:evenVBand="0" w:oddHBand="0" w:evenHBand="0" w:firstRowFirstColumn="0" w:firstRowLastColumn="0" w:lastRowFirstColumn="0" w:lastRowLastColumn="0"/>
            <w:tcW w:w="1008" w:type="dxa"/>
            <w:tcPrChange w:id="1925" w:author="Phuong Giang" w:date="2012-04-15T00:39:00Z">
              <w:tcPr>
                <w:tcW w:w="1008" w:type="dxa"/>
              </w:tcPr>
            </w:tcPrChange>
          </w:tcPr>
          <w:p w14:paraId="3C52A23A" w14:textId="77777777" w:rsidR="00752576" w:rsidRDefault="00752576" w:rsidP="008F2C45">
            <w:pPr>
              <w:ind w:left="0"/>
              <w:cnfStyle w:val="001000100000" w:firstRow="0" w:lastRow="0" w:firstColumn="1" w:lastColumn="0" w:oddVBand="0" w:evenVBand="0" w:oddHBand="1" w:evenHBand="0" w:firstRowFirstColumn="0" w:firstRowLastColumn="0" w:lastRowFirstColumn="0" w:lastRowLastColumn="0"/>
              <w:rPr>
                <w:ins w:id="1926" w:author="Red Army" w:date="2012-04-09T20:15:00Z"/>
              </w:rPr>
            </w:pPr>
            <w:ins w:id="1927" w:author="Red Army" w:date="2012-04-09T20:15:00Z">
              <w:r>
                <w:t>5</w:t>
              </w:r>
            </w:ins>
          </w:p>
        </w:tc>
        <w:tc>
          <w:tcPr>
            <w:tcW w:w="3600" w:type="dxa"/>
            <w:tcPrChange w:id="1928" w:author="Phuong Giang" w:date="2012-04-15T00:39:00Z">
              <w:tcPr>
                <w:tcW w:w="3600" w:type="dxa"/>
              </w:tcPr>
            </w:tcPrChange>
          </w:tcPr>
          <w:p w14:paraId="49265E64" w14:textId="36171C76" w:rsidR="00752576" w:rsidRDefault="00752576" w:rsidP="008F2C45">
            <w:pPr>
              <w:ind w:left="0"/>
              <w:cnfStyle w:val="000000100000" w:firstRow="0" w:lastRow="0" w:firstColumn="0" w:lastColumn="0" w:oddVBand="0" w:evenVBand="0" w:oddHBand="1" w:evenHBand="0" w:firstRowFirstColumn="0" w:firstRowLastColumn="0" w:lastRowFirstColumn="0" w:lastRowLastColumn="0"/>
              <w:rPr>
                <w:ins w:id="1929" w:author="Red Army" w:date="2012-04-09T20:15:00Z"/>
              </w:rPr>
            </w:pPr>
            <w:ins w:id="1930" w:author="Red Army" w:date="2012-04-09T20:16:00Z">
              <w:r>
                <w:t>Redo button</w:t>
              </w:r>
            </w:ins>
          </w:p>
        </w:tc>
        <w:tc>
          <w:tcPr>
            <w:tcW w:w="5310" w:type="dxa"/>
            <w:tcPrChange w:id="1931" w:author="Phuong Giang" w:date="2012-04-15T00:39:00Z">
              <w:tcPr>
                <w:tcW w:w="6120" w:type="dxa"/>
              </w:tcPr>
            </w:tcPrChange>
          </w:tcPr>
          <w:p w14:paraId="5FFFFB91" w14:textId="76C1F9BD" w:rsidR="00752576" w:rsidRDefault="00752576">
            <w:pPr>
              <w:ind w:left="0"/>
              <w:cnfStyle w:val="000000100000" w:firstRow="0" w:lastRow="0" w:firstColumn="0" w:lastColumn="0" w:oddVBand="0" w:evenVBand="0" w:oddHBand="1" w:evenHBand="0" w:firstRowFirstColumn="0" w:firstRowLastColumn="0" w:lastRowFirstColumn="0" w:lastRowLastColumn="0"/>
              <w:rPr>
                <w:ins w:id="1932" w:author="Red Army" w:date="2012-04-09T20:15:00Z"/>
              </w:rPr>
              <w:pPrChange w:id="1933" w:author="Red Army" w:date="2012-04-09T20:17:00Z">
                <w:pPr>
                  <w:spacing w:after="200" w:line="276" w:lineRule="auto"/>
                  <w:ind w:left="0"/>
                  <w:cnfStyle w:val="000000100000" w:firstRow="0" w:lastRow="0" w:firstColumn="0" w:lastColumn="0" w:oddVBand="0" w:evenVBand="0" w:oddHBand="1" w:evenHBand="0" w:firstRowFirstColumn="0" w:firstRowLastColumn="0" w:lastRowFirstColumn="0" w:lastRowLastColumn="0"/>
                </w:pPr>
              </w:pPrChange>
            </w:pPr>
            <w:ins w:id="1934" w:author="Red Army" w:date="2012-04-09T20:17:00Z">
              <w:r>
                <w:t>Click to redo current text editing.</w:t>
              </w:r>
            </w:ins>
          </w:p>
        </w:tc>
      </w:tr>
      <w:tr w:rsidR="00752576" w14:paraId="1E8521E2" w14:textId="77777777" w:rsidTr="007355A8">
        <w:trPr>
          <w:ins w:id="1935" w:author="Red Army" w:date="2012-04-09T20:15:00Z"/>
        </w:trPr>
        <w:tc>
          <w:tcPr>
            <w:cnfStyle w:val="001000000000" w:firstRow="0" w:lastRow="0" w:firstColumn="1" w:lastColumn="0" w:oddVBand="0" w:evenVBand="0" w:oddHBand="0" w:evenHBand="0" w:firstRowFirstColumn="0" w:firstRowLastColumn="0" w:lastRowFirstColumn="0" w:lastRowLastColumn="0"/>
            <w:tcW w:w="1008" w:type="dxa"/>
            <w:tcPrChange w:id="1936" w:author="Phuong Giang" w:date="2012-04-15T00:39:00Z">
              <w:tcPr>
                <w:tcW w:w="1008" w:type="dxa"/>
              </w:tcPr>
            </w:tcPrChange>
          </w:tcPr>
          <w:p w14:paraId="3BDEFA83" w14:textId="77777777" w:rsidR="00752576" w:rsidRDefault="00752576" w:rsidP="008F2C45">
            <w:pPr>
              <w:ind w:left="0"/>
              <w:rPr>
                <w:ins w:id="1937" w:author="Red Army" w:date="2012-04-09T20:15:00Z"/>
              </w:rPr>
            </w:pPr>
            <w:ins w:id="1938" w:author="Red Army" w:date="2012-04-09T20:15:00Z">
              <w:r>
                <w:t>6</w:t>
              </w:r>
            </w:ins>
          </w:p>
        </w:tc>
        <w:tc>
          <w:tcPr>
            <w:tcW w:w="3600" w:type="dxa"/>
            <w:tcPrChange w:id="1939" w:author="Phuong Giang" w:date="2012-04-15T00:39:00Z">
              <w:tcPr>
                <w:tcW w:w="3600" w:type="dxa"/>
              </w:tcPr>
            </w:tcPrChange>
          </w:tcPr>
          <w:p w14:paraId="743D3EE4" w14:textId="0A96CA57" w:rsidR="00752576" w:rsidRDefault="00752576" w:rsidP="008F2C45">
            <w:pPr>
              <w:ind w:left="0"/>
              <w:cnfStyle w:val="000000000000" w:firstRow="0" w:lastRow="0" w:firstColumn="0" w:lastColumn="0" w:oddVBand="0" w:evenVBand="0" w:oddHBand="0" w:evenHBand="0" w:firstRowFirstColumn="0" w:firstRowLastColumn="0" w:lastRowFirstColumn="0" w:lastRowLastColumn="0"/>
              <w:rPr>
                <w:ins w:id="1940" w:author="Red Army" w:date="2012-04-09T20:15:00Z"/>
              </w:rPr>
            </w:pPr>
            <w:ins w:id="1941" w:author="Red Army" w:date="2012-04-09T20:17:00Z">
              <w:r>
                <w:t>Cut button</w:t>
              </w:r>
            </w:ins>
          </w:p>
        </w:tc>
        <w:tc>
          <w:tcPr>
            <w:tcW w:w="5310" w:type="dxa"/>
            <w:tcPrChange w:id="1942" w:author="Phuong Giang" w:date="2012-04-15T00:39:00Z">
              <w:tcPr>
                <w:tcW w:w="6120" w:type="dxa"/>
              </w:tcPr>
            </w:tcPrChange>
          </w:tcPr>
          <w:p w14:paraId="5F6771C9" w14:textId="43903D7D" w:rsidR="00752576" w:rsidRDefault="00752576">
            <w:pPr>
              <w:ind w:left="0"/>
              <w:cnfStyle w:val="000000000000" w:firstRow="0" w:lastRow="0" w:firstColumn="0" w:lastColumn="0" w:oddVBand="0" w:evenVBand="0" w:oddHBand="0" w:evenHBand="0" w:firstRowFirstColumn="0" w:firstRowLastColumn="0" w:lastRowFirstColumn="0" w:lastRowLastColumn="0"/>
              <w:rPr>
                <w:ins w:id="1943" w:author="Red Army" w:date="2012-04-09T20:15:00Z"/>
              </w:rPr>
              <w:pPrChange w:id="1944" w:author="Red Army" w:date="2012-04-09T20:19:00Z">
                <w:pPr>
                  <w:spacing w:after="200" w:line="276" w:lineRule="auto"/>
                  <w:ind w:left="0"/>
                  <w:cnfStyle w:val="000000000000" w:firstRow="0" w:lastRow="0" w:firstColumn="0" w:lastColumn="0" w:oddVBand="0" w:evenVBand="0" w:oddHBand="0" w:evenHBand="0" w:firstRowFirstColumn="0" w:firstRowLastColumn="0" w:lastRowFirstColumn="0" w:lastRowLastColumn="0"/>
                </w:pPr>
              </w:pPrChange>
            </w:pPr>
            <w:ins w:id="1945" w:author="Red Army" w:date="2012-04-09T20:19:00Z">
              <w:r>
                <w:t xml:space="preserve">Click to cut selected </w:t>
              </w:r>
            </w:ins>
            <w:ins w:id="1946" w:author="Red Army" w:date="2012-04-09T20:20:00Z">
              <w:r>
                <w:t>object</w:t>
              </w:r>
            </w:ins>
          </w:p>
        </w:tc>
      </w:tr>
      <w:tr w:rsidR="00752576" w14:paraId="5A041A93" w14:textId="77777777" w:rsidTr="007355A8">
        <w:trPr>
          <w:cnfStyle w:val="000000100000" w:firstRow="0" w:lastRow="0" w:firstColumn="0" w:lastColumn="0" w:oddVBand="0" w:evenVBand="0" w:oddHBand="1" w:evenHBand="0" w:firstRowFirstColumn="0" w:firstRowLastColumn="0" w:lastRowFirstColumn="0" w:lastRowLastColumn="0"/>
          <w:ins w:id="1947" w:author="Red Army" w:date="2012-04-09T20:15:00Z"/>
        </w:trPr>
        <w:tc>
          <w:tcPr>
            <w:cnfStyle w:val="001000000000" w:firstRow="0" w:lastRow="0" w:firstColumn="1" w:lastColumn="0" w:oddVBand="0" w:evenVBand="0" w:oddHBand="0" w:evenHBand="0" w:firstRowFirstColumn="0" w:firstRowLastColumn="0" w:lastRowFirstColumn="0" w:lastRowLastColumn="0"/>
            <w:tcW w:w="1008" w:type="dxa"/>
            <w:tcPrChange w:id="1948" w:author="Phuong Giang" w:date="2012-04-15T00:39:00Z">
              <w:tcPr>
                <w:tcW w:w="1008" w:type="dxa"/>
              </w:tcPr>
            </w:tcPrChange>
          </w:tcPr>
          <w:p w14:paraId="7471AA39" w14:textId="77777777" w:rsidR="00752576" w:rsidRDefault="00752576" w:rsidP="008F2C45">
            <w:pPr>
              <w:ind w:left="0"/>
              <w:cnfStyle w:val="001000100000" w:firstRow="0" w:lastRow="0" w:firstColumn="1" w:lastColumn="0" w:oddVBand="0" w:evenVBand="0" w:oddHBand="1" w:evenHBand="0" w:firstRowFirstColumn="0" w:firstRowLastColumn="0" w:lastRowFirstColumn="0" w:lastRowLastColumn="0"/>
              <w:rPr>
                <w:ins w:id="1949" w:author="Red Army" w:date="2012-04-09T20:15:00Z"/>
              </w:rPr>
            </w:pPr>
            <w:ins w:id="1950" w:author="Red Army" w:date="2012-04-09T20:15:00Z">
              <w:r>
                <w:t>7</w:t>
              </w:r>
            </w:ins>
          </w:p>
        </w:tc>
        <w:tc>
          <w:tcPr>
            <w:tcW w:w="3600" w:type="dxa"/>
            <w:tcPrChange w:id="1951" w:author="Phuong Giang" w:date="2012-04-15T00:39:00Z">
              <w:tcPr>
                <w:tcW w:w="3600" w:type="dxa"/>
              </w:tcPr>
            </w:tcPrChange>
          </w:tcPr>
          <w:p w14:paraId="479C45B7" w14:textId="55DD16B0" w:rsidR="00752576" w:rsidRDefault="00752576" w:rsidP="008F2C45">
            <w:pPr>
              <w:ind w:left="0"/>
              <w:cnfStyle w:val="000000100000" w:firstRow="0" w:lastRow="0" w:firstColumn="0" w:lastColumn="0" w:oddVBand="0" w:evenVBand="0" w:oddHBand="1" w:evenHBand="0" w:firstRowFirstColumn="0" w:firstRowLastColumn="0" w:lastRowFirstColumn="0" w:lastRowLastColumn="0"/>
              <w:rPr>
                <w:ins w:id="1952" w:author="Red Army" w:date="2012-04-09T20:15:00Z"/>
              </w:rPr>
            </w:pPr>
            <w:ins w:id="1953" w:author="Red Army" w:date="2012-04-09T20:17:00Z">
              <w:r>
                <w:t>Copy button</w:t>
              </w:r>
            </w:ins>
          </w:p>
        </w:tc>
        <w:tc>
          <w:tcPr>
            <w:tcW w:w="5310" w:type="dxa"/>
            <w:tcPrChange w:id="1954" w:author="Phuong Giang" w:date="2012-04-15T00:39:00Z">
              <w:tcPr>
                <w:tcW w:w="6120" w:type="dxa"/>
              </w:tcPr>
            </w:tcPrChange>
          </w:tcPr>
          <w:p w14:paraId="08C71F30" w14:textId="0F93CE4A" w:rsidR="00752576" w:rsidRDefault="00752576">
            <w:pPr>
              <w:ind w:left="0"/>
              <w:cnfStyle w:val="000000100000" w:firstRow="0" w:lastRow="0" w:firstColumn="0" w:lastColumn="0" w:oddVBand="0" w:evenVBand="0" w:oddHBand="1" w:evenHBand="0" w:firstRowFirstColumn="0" w:firstRowLastColumn="0" w:lastRowFirstColumn="0" w:lastRowLastColumn="0"/>
              <w:rPr>
                <w:ins w:id="1955" w:author="Red Army" w:date="2012-04-09T20:15:00Z"/>
              </w:rPr>
              <w:pPrChange w:id="1956" w:author="Red Army" w:date="2012-04-09T20:20:00Z">
                <w:pPr>
                  <w:spacing w:after="200" w:line="276" w:lineRule="auto"/>
                  <w:ind w:left="0"/>
                  <w:cnfStyle w:val="000000100000" w:firstRow="0" w:lastRow="0" w:firstColumn="0" w:lastColumn="0" w:oddVBand="0" w:evenVBand="0" w:oddHBand="1" w:evenHBand="0" w:firstRowFirstColumn="0" w:firstRowLastColumn="0" w:lastRowFirstColumn="0" w:lastRowLastColumn="0"/>
                </w:pPr>
              </w:pPrChange>
            </w:pPr>
            <w:ins w:id="1957" w:author="Red Army" w:date="2012-04-09T20:20:00Z">
              <w:r>
                <w:t>Click to copy selected object</w:t>
              </w:r>
            </w:ins>
          </w:p>
        </w:tc>
      </w:tr>
      <w:tr w:rsidR="00752576" w14:paraId="42B26D5D" w14:textId="77777777" w:rsidTr="007355A8">
        <w:trPr>
          <w:ins w:id="1958" w:author="Red Army" w:date="2012-04-09T20:16:00Z"/>
        </w:trPr>
        <w:tc>
          <w:tcPr>
            <w:cnfStyle w:val="001000000000" w:firstRow="0" w:lastRow="0" w:firstColumn="1" w:lastColumn="0" w:oddVBand="0" w:evenVBand="0" w:oddHBand="0" w:evenHBand="0" w:firstRowFirstColumn="0" w:firstRowLastColumn="0" w:lastRowFirstColumn="0" w:lastRowLastColumn="0"/>
            <w:tcW w:w="1008" w:type="dxa"/>
            <w:tcPrChange w:id="1959" w:author="Phuong Giang" w:date="2012-04-15T00:39:00Z">
              <w:tcPr>
                <w:tcW w:w="1008" w:type="dxa"/>
              </w:tcPr>
            </w:tcPrChange>
          </w:tcPr>
          <w:p w14:paraId="10324B0F" w14:textId="3C1E05C2" w:rsidR="00752576" w:rsidRDefault="00752576" w:rsidP="008F2C45">
            <w:pPr>
              <w:ind w:left="0"/>
              <w:rPr>
                <w:ins w:id="1960" w:author="Red Army" w:date="2012-04-09T20:16:00Z"/>
              </w:rPr>
            </w:pPr>
            <w:ins w:id="1961" w:author="Red Army" w:date="2012-04-09T20:16:00Z">
              <w:r>
                <w:t>8</w:t>
              </w:r>
            </w:ins>
          </w:p>
        </w:tc>
        <w:tc>
          <w:tcPr>
            <w:tcW w:w="3600" w:type="dxa"/>
            <w:tcPrChange w:id="1962" w:author="Phuong Giang" w:date="2012-04-15T00:39:00Z">
              <w:tcPr>
                <w:tcW w:w="3600" w:type="dxa"/>
              </w:tcPr>
            </w:tcPrChange>
          </w:tcPr>
          <w:p w14:paraId="74763B4A" w14:textId="1DBC48CA" w:rsidR="00752576" w:rsidRDefault="00752576" w:rsidP="008F2C45">
            <w:pPr>
              <w:ind w:left="0"/>
              <w:cnfStyle w:val="000000000000" w:firstRow="0" w:lastRow="0" w:firstColumn="0" w:lastColumn="0" w:oddVBand="0" w:evenVBand="0" w:oddHBand="0" w:evenHBand="0" w:firstRowFirstColumn="0" w:firstRowLastColumn="0" w:lastRowFirstColumn="0" w:lastRowLastColumn="0"/>
              <w:rPr>
                <w:ins w:id="1963" w:author="Red Army" w:date="2012-04-09T20:16:00Z"/>
              </w:rPr>
            </w:pPr>
            <w:ins w:id="1964" w:author="Red Army" w:date="2012-04-09T20:17:00Z">
              <w:r>
                <w:t>Paste button</w:t>
              </w:r>
            </w:ins>
          </w:p>
        </w:tc>
        <w:tc>
          <w:tcPr>
            <w:tcW w:w="5310" w:type="dxa"/>
            <w:tcPrChange w:id="1965" w:author="Phuong Giang" w:date="2012-04-15T00:39:00Z">
              <w:tcPr>
                <w:tcW w:w="6120" w:type="dxa"/>
              </w:tcPr>
            </w:tcPrChange>
          </w:tcPr>
          <w:p w14:paraId="76CD729A" w14:textId="18B527AB" w:rsidR="00752576" w:rsidRPr="00AD68C3" w:rsidRDefault="00752576">
            <w:pPr>
              <w:ind w:left="0"/>
              <w:cnfStyle w:val="000000000000" w:firstRow="0" w:lastRow="0" w:firstColumn="0" w:lastColumn="0" w:oddVBand="0" w:evenVBand="0" w:oddHBand="0" w:evenHBand="0" w:firstRowFirstColumn="0" w:firstRowLastColumn="0" w:lastRowFirstColumn="0" w:lastRowLastColumn="0"/>
              <w:rPr>
                <w:ins w:id="1966" w:author="Red Army" w:date="2012-04-09T20:16:00Z"/>
              </w:rPr>
              <w:pPrChange w:id="1967" w:author="Red Army" w:date="2012-04-09T20:20:00Z">
                <w:pPr>
                  <w:spacing w:after="200" w:line="276" w:lineRule="auto"/>
                  <w:ind w:left="0"/>
                  <w:cnfStyle w:val="000000000000" w:firstRow="0" w:lastRow="0" w:firstColumn="0" w:lastColumn="0" w:oddVBand="0" w:evenVBand="0" w:oddHBand="0" w:evenHBand="0" w:firstRowFirstColumn="0" w:firstRowLastColumn="0" w:lastRowFirstColumn="0" w:lastRowLastColumn="0"/>
                </w:pPr>
              </w:pPrChange>
            </w:pPr>
            <w:ins w:id="1968" w:author="Red Army" w:date="2012-04-09T20:20:00Z">
              <w:r>
                <w:t>Click to paste selected object</w:t>
              </w:r>
            </w:ins>
          </w:p>
        </w:tc>
      </w:tr>
      <w:tr w:rsidR="00752576" w14:paraId="5DDFC8E7" w14:textId="77777777" w:rsidTr="007355A8">
        <w:trPr>
          <w:cnfStyle w:val="000000100000" w:firstRow="0" w:lastRow="0" w:firstColumn="0" w:lastColumn="0" w:oddVBand="0" w:evenVBand="0" w:oddHBand="1" w:evenHBand="0" w:firstRowFirstColumn="0" w:firstRowLastColumn="0" w:lastRowFirstColumn="0" w:lastRowLastColumn="0"/>
          <w:ins w:id="1969" w:author="Red Army" w:date="2012-04-09T20:16:00Z"/>
        </w:trPr>
        <w:tc>
          <w:tcPr>
            <w:cnfStyle w:val="001000000000" w:firstRow="0" w:lastRow="0" w:firstColumn="1" w:lastColumn="0" w:oddVBand="0" w:evenVBand="0" w:oddHBand="0" w:evenHBand="0" w:firstRowFirstColumn="0" w:firstRowLastColumn="0" w:lastRowFirstColumn="0" w:lastRowLastColumn="0"/>
            <w:tcW w:w="1008" w:type="dxa"/>
            <w:tcPrChange w:id="1970" w:author="Phuong Giang" w:date="2012-04-15T00:39:00Z">
              <w:tcPr>
                <w:tcW w:w="1008" w:type="dxa"/>
              </w:tcPr>
            </w:tcPrChange>
          </w:tcPr>
          <w:p w14:paraId="031E7346" w14:textId="66CFA603" w:rsidR="00752576" w:rsidRDefault="00752576" w:rsidP="008F2C45">
            <w:pPr>
              <w:ind w:left="0"/>
              <w:cnfStyle w:val="001000100000" w:firstRow="0" w:lastRow="0" w:firstColumn="1" w:lastColumn="0" w:oddVBand="0" w:evenVBand="0" w:oddHBand="1" w:evenHBand="0" w:firstRowFirstColumn="0" w:firstRowLastColumn="0" w:lastRowFirstColumn="0" w:lastRowLastColumn="0"/>
              <w:rPr>
                <w:ins w:id="1971" w:author="Red Army" w:date="2012-04-09T20:16:00Z"/>
              </w:rPr>
            </w:pPr>
            <w:ins w:id="1972" w:author="Red Army" w:date="2012-04-09T20:16:00Z">
              <w:r>
                <w:t>9</w:t>
              </w:r>
            </w:ins>
          </w:p>
        </w:tc>
        <w:tc>
          <w:tcPr>
            <w:tcW w:w="3600" w:type="dxa"/>
            <w:tcPrChange w:id="1973" w:author="Phuong Giang" w:date="2012-04-15T00:39:00Z">
              <w:tcPr>
                <w:tcW w:w="3600" w:type="dxa"/>
              </w:tcPr>
            </w:tcPrChange>
          </w:tcPr>
          <w:p w14:paraId="4238F283" w14:textId="066DE201" w:rsidR="00752576" w:rsidRDefault="00752576" w:rsidP="008F2C45">
            <w:pPr>
              <w:ind w:left="0"/>
              <w:cnfStyle w:val="000000100000" w:firstRow="0" w:lastRow="0" w:firstColumn="0" w:lastColumn="0" w:oddVBand="0" w:evenVBand="0" w:oddHBand="1" w:evenHBand="0" w:firstRowFirstColumn="0" w:firstRowLastColumn="0" w:lastRowFirstColumn="0" w:lastRowLastColumn="0"/>
              <w:rPr>
                <w:ins w:id="1974" w:author="Red Army" w:date="2012-04-09T20:16:00Z"/>
              </w:rPr>
            </w:pPr>
            <w:ins w:id="1975" w:author="Red Army" w:date="2012-04-09T20:17:00Z">
              <w:r>
                <w:t>Delete button</w:t>
              </w:r>
            </w:ins>
          </w:p>
        </w:tc>
        <w:tc>
          <w:tcPr>
            <w:tcW w:w="5310" w:type="dxa"/>
            <w:tcPrChange w:id="1976" w:author="Phuong Giang" w:date="2012-04-15T00:39:00Z">
              <w:tcPr>
                <w:tcW w:w="6120" w:type="dxa"/>
              </w:tcPr>
            </w:tcPrChange>
          </w:tcPr>
          <w:p w14:paraId="1DBC5A45" w14:textId="272935F8" w:rsidR="00752576" w:rsidRPr="00AD68C3" w:rsidRDefault="00752576" w:rsidP="008F2C45">
            <w:pPr>
              <w:ind w:left="0"/>
              <w:cnfStyle w:val="000000100000" w:firstRow="0" w:lastRow="0" w:firstColumn="0" w:lastColumn="0" w:oddVBand="0" w:evenVBand="0" w:oddHBand="1" w:evenHBand="0" w:firstRowFirstColumn="0" w:firstRowLastColumn="0" w:lastRowFirstColumn="0" w:lastRowLastColumn="0"/>
              <w:rPr>
                <w:ins w:id="1977" w:author="Red Army" w:date="2012-04-09T20:16:00Z"/>
              </w:rPr>
            </w:pPr>
            <w:ins w:id="1978" w:author="Red Army" w:date="2012-04-09T20:20:00Z">
              <w:r>
                <w:t xml:space="preserve">Click to paste selected </w:t>
              </w:r>
            </w:ins>
            <w:ins w:id="1979" w:author="Red Army" w:date="2012-04-09T20:21:00Z">
              <w:r>
                <w:t>object</w:t>
              </w:r>
            </w:ins>
          </w:p>
        </w:tc>
      </w:tr>
      <w:tr w:rsidR="00752576" w14:paraId="03CBCA56" w14:textId="77777777" w:rsidTr="007355A8">
        <w:trPr>
          <w:ins w:id="1980" w:author="Red Army" w:date="2012-04-09T20:16:00Z"/>
        </w:trPr>
        <w:tc>
          <w:tcPr>
            <w:cnfStyle w:val="001000000000" w:firstRow="0" w:lastRow="0" w:firstColumn="1" w:lastColumn="0" w:oddVBand="0" w:evenVBand="0" w:oddHBand="0" w:evenHBand="0" w:firstRowFirstColumn="0" w:firstRowLastColumn="0" w:lastRowFirstColumn="0" w:lastRowLastColumn="0"/>
            <w:tcW w:w="1008" w:type="dxa"/>
            <w:tcPrChange w:id="1981" w:author="Phuong Giang" w:date="2012-04-15T00:39:00Z">
              <w:tcPr>
                <w:tcW w:w="1008" w:type="dxa"/>
              </w:tcPr>
            </w:tcPrChange>
          </w:tcPr>
          <w:p w14:paraId="6D63F90F" w14:textId="4720A651" w:rsidR="00752576" w:rsidRDefault="00752576" w:rsidP="008F2C45">
            <w:pPr>
              <w:ind w:left="0"/>
              <w:rPr>
                <w:ins w:id="1982" w:author="Red Army" w:date="2012-04-09T20:16:00Z"/>
              </w:rPr>
            </w:pPr>
            <w:ins w:id="1983" w:author="Red Army" w:date="2012-04-09T20:16:00Z">
              <w:r>
                <w:t>10</w:t>
              </w:r>
            </w:ins>
          </w:p>
        </w:tc>
        <w:tc>
          <w:tcPr>
            <w:tcW w:w="3600" w:type="dxa"/>
            <w:tcPrChange w:id="1984" w:author="Phuong Giang" w:date="2012-04-15T00:39:00Z">
              <w:tcPr>
                <w:tcW w:w="3600" w:type="dxa"/>
              </w:tcPr>
            </w:tcPrChange>
          </w:tcPr>
          <w:p w14:paraId="2F56B541" w14:textId="1EF5FA40" w:rsidR="00752576" w:rsidRDefault="00752576" w:rsidP="008F2C45">
            <w:pPr>
              <w:ind w:left="0"/>
              <w:cnfStyle w:val="000000000000" w:firstRow="0" w:lastRow="0" w:firstColumn="0" w:lastColumn="0" w:oddVBand="0" w:evenVBand="0" w:oddHBand="0" w:evenHBand="0" w:firstRowFirstColumn="0" w:firstRowLastColumn="0" w:lastRowFirstColumn="0" w:lastRowLastColumn="0"/>
              <w:rPr>
                <w:ins w:id="1985" w:author="Red Army" w:date="2012-04-09T20:16:00Z"/>
              </w:rPr>
            </w:pPr>
            <w:ins w:id="1986" w:author="Red Army" w:date="2012-04-09T20:21:00Z">
              <w:r>
                <w:t>Select All  button</w:t>
              </w:r>
            </w:ins>
          </w:p>
        </w:tc>
        <w:tc>
          <w:tcPr>
            <w:tcW w:w="5310" w:type="dxa"/>
            <w:tcPrChange w:id="1987" w:author="Phuong Giang" w:date="2012-04-15T00:39:00Z">
              <w:tcPr>
                <w:tcW w:w="6120" w:type="dxa"/>
              </w:tcPr>
            </w:tcPrChange>
          </w:tcPr>
          <w:p w14:paraId="2C7446C5" w14:textId="5D8E20C5" w:rsidR="00752576" w:rsidRPr="00AD68C3" w:rsidRDefault="00752576" w:rsidP="008F2C45">
            <w:pPr>
              <w:ind w:left="0"/>
              <w:cnfStyle w:val="000000000000" w:firstRow="0" w:lastRow="0" w:firstColumn="0" w:lastColumn="0" w:oddVBand="0" w:evenVBand="0" w:oddHBand="0" w:evenHBand="0" w:firstRowFirstColumn="0" w:firstRowLastColumn="0" w:lastRowFirstColumn="0" w:lastRowLastColumn="0"/>
              <w:rPr>
                <w:ins w:id="1988" w:author="Red Army" w:date="2012-04-09T20:16:00Z"/>
              </w:rPr>
            </w:pPr>
            <w:ins w:id="1989" w:author="Red Army" w:date="2012-04-09T20:21:00Z">
              <w:r>
                <w:t xml:space="preserve">Click to select all </w:t>
              </w:r>
              <w:proofErr w:type="gramStart"/>
              <w:r>
                <w:t>object</w:t>
              </w:r>
              <w:proofErr w:type="gramEnd"/>
              <w:r>
                <w:t xml:space="preserve"> in current control. </w:t>
              </w:r>
            </w:ins>
          </w:p>
        </w:tc>
      </w:tr>
    </w:tbl>
    <w:p w14:paraId="1AD06E7C" w14:textId="77777777" w:rsidR="00752576" w:rsidRPr="00263F4A" w:rsidRDefault="00752576">
      <w:pPr>
        <w:rPr>
          <w:ins w:id="1990" w:author="Red Army" w:date="2012-04-09T16:08:00Z"/>
        </w:rPr>
        <w:pPrChange w:id="1991" w:author="Red Army" w:date="2012-04-09T16:09:00Z">
          <w:pPr>
            <w:ind w:left="0"/>
          </w:pPr>
        </w:pPrChange>
      </w:pPr>
    </w:p>
    <w:p w14:paraId="2B33B36F" w14:textId="4E4EA110" w:rsidR="00263F4A" w:rsidRDefault="00263F4A">
      <w:pPr>
        <w:pStyle w:val="Heading3"/>
        <w:numPr>
          <w:ilvl w:val="2"/>
          <w:numId w:val="85"/>
        </w:numPr>
        <w:rPr>
          <w:ins w:id="1992" w:author="Red Army" w:date="2012-04-09T16:19:00Z"/>
        </w:rPr>
        <w:pPrChange w:id="1993" w:author="Phuong Giang" w:date="2012-04-15T00:34:00Z">
          <w:pPr>
            <w:ind w:left="0"/>
          </w:pPr>
        </w:pPrChange>
      </w:pPr>
      <w:bookmarkStart w:id="1994" w:name="_Toc322219043"/>
      <w:ins w:id="1995" w:author="Red Army" w:date="2012-04-09T16:08:00Z">
        <w:r>
          <w:t>Insert tab</w:t>
        </w:r>
      </w:ins>
      <w:bookmarkEnd w:id="1994"/>
    </w:p>
    <w:p w14:paraId="76886601" w14:textId="0CE6D2B6" w:rsidR="00F5270A" w:rsidRDefault="00F5270A">
      <w:pPr>
        <w:rPr>
          <w:ins w:id="1996" w:author="Phuong Giang" w:date="2012-04-15T00:46:00Z"/>
        </w:rPr>
        <w:pPrChange w:id="1997" w:author="Red Army" w:date="2012-04-09T16:19:00Z">
          <w:pPr>
            <w:ind w:left="0"/>
          </w:pPr>
        </w:pPrChange>
      </w:pPr>
      <w:ins w:id="1998" w:author="Red Army" w:date="2012-04-09T16:22:00Z">
        <w:r>
          <w:rPr>
            <w:noProof/>
            <w:lang w:eastAsia="ja-JP"/>
          </w:rPr>
          <w:drawing>
            <wp:inline distT="0" distB="0" distL="0" distR="0" wp14:anchorId="7C06B7DA" wp14:editId="20A96918">
              <wp:extent cx="4162425" cy="1084487"/>
              <wp:effectExtent l="0" t="0" r="0" b="1905"/>
              <wp:docPr id="12" name="Picture 12" descr="C:\Users\REDARM~1\AppData\Local\Temp\SNAGHTML1ee3a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EDARM~1\AppData\Local\Temp\SNAGHTML1ee3ae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6230" cy="1088084"/>
                      </a:xfrm>
                      <a:prstGeom prst="rect">
                        <a:avLst/>
                      </a:prstGeom>
                      <a:noFill/>
                      <a:ln>
                        <a:noFill/>
                      </a:ln>
                    </pic:spPr>
                  </pic:pic>
                </a:graphicData>
              </a:graphic>
            </wp:inline>
          </w:drawing>
        </w:r>
      </w:ins>
    </w:p>
    <w:p w14:paraId="2D9A1EAE" w14:textId="77777777" w:rsidR="004B2F20" w:rsidRDefault="004B2F20">
      <w:pPr>
        <w:rPr>
          <w:ins w:id="1999" w:author="Red Army" w:date="2012-04-09T20:22:00Z"/>
        </w:rPr>
        <w:pPrChange w:id="2000" w:author="Red Army" w:date="2012-04-09T16:19:00Z">
          <w:pPr>
            <w:ind w:left="0"/>
          </w:pPr>
        </w:pPrChange>
      </w:pPr>
    </w:p>
    <w:tbl>
      <w:tblPr>
        <w:tblStyle w:val="LightList-Accent1"/>
        <w:tblW w:w="9918" w:type="dxa"/>
        <w:tblLayout w:type="fixed"/>
        <w:tblLook w:val="04A0" w:firstRow="1" w:lastRow="0" w:firstColumn="1" w:lastColumn="0" w:noHBand="0" w:noVBand="1"/>
        <w:tblPrChange w:id="2001" w:author="Phuong Giang" w:date="2012-04-15T00:40:00Z">
          <w:tblPr>
            <w:tblStyle w:val="LightList-Accent1"/>
            <w:tblW w:w="10728" w:type="dxa"/>
            <w:tblLayout w:type="fixed"/>
            <w:tblLook w:val="04A0" w:firstRow="1" w:lastRow="0" w:firstColumn="1" w:lastColumn="0" w:noHBand="0" w:noVBand="1"/>
          </w:tblPr>
        </w:tblPrChange>
      </w:tblPr>
      <w:tblGrid>
        <w:gridCol w:w="1008"/>
        <w:gridCol w:w="3600"/>
        <w:gridCol w:w="5310"/>
        <w:tblGridChange w:id="2002">
          <w:tblGrid>
            <w:gridCol w:w="1008"/>
            <w:gridCol w:w="3600"/>
            <w:gridCol w:w="6120"/>
          </w:tblGrid>
        </w:tblGridChange>
      </w:tblGrid>
      <w:tr w:rsidR="00752576" w14:paraId="06F401E9" w14:textId="77777777" w:rsidTr="007355A8">
        <w:trPr>
          <w:cnfStyle w:val="100000000000" w:firstRow="1" w:lastRow="0" w:firstColumn="0" w:lastColumn="0" w:oddVBand="0" w:evenVBand="0" w:oddHBand="0" w:evenHBand="0" w:firstRowFirstColumn="0" w:firstRowLastColumn="0" w:lastRowFirstColumn="0" w:lastRowLastColumn="0"/>
          <w:ins w:id="2003" w:author="Red Army" w:date="2012-04-09T20:22:00Z"/>
        </w:trPr>
        <w:tc>
          <w:tcPr>
            <w:cnfStyle w:val="001000000000" w:firstRow="0" w:lastRow="0" w:firstColumn="1" w:lastColumn="0" w:oddVBand="0" w:evenVBand="0" w:oddHBand="0" w:evenHBand="0" w:firstRowFirstColumn="0" w:firstRowLastColumn="0" w:lastRowFirstColumn="0" w:lastRowLastColumn="0"/>
            <w:tcW w:w="1008" w:type="dxa"/>
            <w:tcPrChange w:id="2004" w:author="Phuong Giang" w:date="2012-04-15T00:40:00Z">
              <w:tcPr>
                <w:tcW w:w="1008" w:type="dxa"/>
              </w:tcPr>
            </w:tcPrChange>
          </w:tcPr>
          <w:p w14:paraId="1F7E5FCA" w14:textId="77777777" w:rsidR="00752576" w:rsidRDefault="00752576" w:rsidP="008F2C45">
            <w:pPr>
              <w:ind w:left="0"/>
              <w:cnfStyle w:val="101000000000" w:firstRow="1" w:lastRow="0" w:firstColumn="1" w:lastColumn="0" w:oddVBand="0" w:evenVBand="0" w:oddHBand="0" w:evenHBand="0" w:firstRowFirstColumn="0" w:firstRowLastColumn="0" w:lastRowFirstColumn="0" w:lastRowLastColumn="0"/>
              <w:rPr>
                <w:ins w:id="2005" w:author="Red Army" w:date="2012-04-09T20:22:00Z"/>
              </w:rPr>
            </w:pPr>
            <w:ins w:id="2006" w:author="Red Army" w:date="2012-04-09T20:22:00Z">
              <w:r>
                <w:t>Number</w:t>
              </w:r>
            </w:ins>
          </w:p>
        </w:tc>
        <w:tc>
          <w:tcPr>
            <w:tcW w:w="3600" w:type="dxa"/>
            <w:tcPrChange w:id="2007" w:author="Phuong Giang" w:date="2012-04-15T00:40:00Z">
              <w:tcPr>
                <w:tcW w:w="3600" w:type="dxa"/>
              </w:tcPr>
            </w:tcPrChange>
          </w:tcPr>
          <w:p w14:paraId="4E2D7F14" w14:textId="77777777" w:rsidR="00752576" w:rsidRDefault="00752576" w:rsidP="008F2C45">
            <w:pPr>
              <w:ind w:left="0"/>
              <w:cnfStyle w:val="100000000000" w:firstRow="1" w:lastRow="0" w:firstColumn="0" w:lastColumn="0" w:oddVBand="0" w:evenVBand="0" w:oddHBand="0" w:evenHBand="0" w:firstRowFirstColumn="0" w:firstRowLastColumn="0" w:lastRowFirstColumn="0" w:lastRowLastColumn="0"/>
              <w:rPr>
                <w:ins w:id="2008" w:author="Red Army" w:date="2012-04-09T20:22:00Z"/>
              </w:rPr>
            </w:pPr>
            <w:ins w:id="2009" w:author="Red Army" w:date="2012-04-09T20:22:00Z">
              <w:r>
                <w:t>Name</w:t>
              </w:r>
            </w:ins>
          </w:p>
        </w:tc>
        <w:tc>
          <w:tcPr>
            <w:tcW w:w="5310" w:type="dxa"/>
            <w:tcPrChange w:id="2010" w:author="Phuong Giang" w:date="2012-04-15T00:40:00Z">
              <w:tcPr>
                <w:tcW w:w="6120" w:type="dxa"/>
              </w:tcPr>
            </w:tcPrChange>
          </w:tcPr>
          <w:p w14:paraId="42711308" w14:textId="77777777" w:rsidR="00752576" w:rsidRDefault="00752576" w:rsidP="008F2C45">
            <w:pPr>
              <w:ind w:left="0"/>
              <w:cnfStyle w:val="100000000000" w:firstRow="1" w:lastRow="0" w:firstColumn="0" w:lastColumn="0" w:oddVBand="0" w:evenVBand="0" w:oddHBand="0" w:evenHBand="0" w:firstRowFirstColumn="0" w:firstRowLastColumn="0" w:lastRowFirstColumn="0" w:lastRowLastColumn="0"/>
              <w:rPr>
                <w:ins w:id="2011" w:author="Red Army" w:date="2012-04-09T20:22:00Z"/>
              </w:rPr>
            </w:pPr>
            <w:ins w:id="2012" w:author="Red Army" w:date="2012-04-09T20:22:00Z">
              <w:r>
                <w:t>Description</w:t>
              </w:r>
            </w:ins>
          </w:p>
        </w:tc>
      </w:tr>
      <w:tr w:rsidR="00752576" w:rsidDel="004B2F20" w14:paraId="18AF2760" w14:textId="09DA90C9" w:rsidTr="007355A8">
        <w:trPr>
          <w:cnfStyle w:val="000000100000" w:firstRow="0" w:lastRow="0" w:firstColumn="0" w:lastColumn="0" w:oddVBand="0" w:evenVBand="0" w:oddHBand="1" w:evenHBand="0" w:firstRowFirstColumn="0" w:firstRowLastColumn="0" w:lastRowFirstColumn="0" w:lastRowLastColumn="0"/>
          <w:ins w:id="2013" w:author="Red Army" w:date="2012-04-09T20:22:00Z"/>
          <w:del w:id="2014" w:author="Phuong Giang" w:date="2012-04-15T00:46:00Z"/>
        </w:trPr>
        <w:tc>
          <w:tcPr>
            <w:cnfStyle w:val="001000000000" w:firstRow="0" w:lastRow="0" w:firstColumn="1" w:lastColumn="0" w:oddVBand="0" w:evenVBand="0" w:oddHBand="0" w:evenHBand="0" w:firstRowFirstColumn="0" w:firstRowLastColumn="0" w:lastRowFirstColumn="0" w:lastRowLastColumn="0"/>
            <w:tcW w:w="1008" w:type="dxa"/>
            <w:tcPrChange w:id="2015" w:author="Phuong Giang" w:date="2012-04-15T00:40:00Z">
              <w:tcPr>
                <w:tcW w:w="1008" w:type="dxa"/>
              </w:tcPr>
            </w:tcPrChange>
          </w:tcPr>
          <w:p w14:paraId="59F9FF9D" w14:textId="0C97B754" w:rsidR="00752576" w:rsidDel="004B2F20" w:rsidRDefault="00752576" w:rsidP="008F2C45">
            <w:pPr>
              <w:ind w:left="0"/>
              <w:cnfStyle w:val="001000100000" w:firstRow="0" w:lastRow="0" w:firstColumn="1" w:lastColumn="0" w:oddVBand="0" w:evenVBand="0" w:oddHBand="1" w:evenHBand="0" w:firstRowFirstColumn="0" w:firstRowLastColumn="0" w:lastRowFirstColumn="0" w:lastRowLastColumn="0"/>
              <w:rPr>
                <w:ins w:id="2016" w:author="Red Army" w:date="2012-04-09T20:22:00Z"/>
                <w:del w:id="2017" w:author="Phuong Giang" w:date="2012-04-15T00:46:00Z"/>
              </w:rPr>
            </w:pPr>
            <w:ins w:id="2018" w:author="Red Army" w:date="2012-04-09T20:22:00Z">
              <w:del w:id="2019" w:author="Phuong Giang" w:date="2012-04-15T00:46:00Z">
                <w:r w:rsidDel="004B2F20">
                  <w:delText>1</w:delText>
                </w:r>
              </w:del>
            </w:ins>
          </w:p>
        </w:tc>
        <w:tc>
          <w:tcPr>
            <w:tcW w:w="3600" w:type="dxa"/>
            <w:tcPrChange w:id="2020" w:author="Phuong Giang" w:date="2012-04-15T00:40:00Z">
              <w:tcPr>
                <w:tcW w:w="3600" w:type="dxa"/>
              </w:tcPr>
            </w:tcPrChange>
          </w:tcPr>
          <w:p w14:paraId="66D01E2C" w14:textId="3360DB3F" w:rsidR="00752576" w:rsidDel="004B2F20" w:rsidRDefault="00752576" w:rsidP="008F2C45">
            <w:pPr>
              <w:ind w:left="0"/>
              <w:cnfStyle w:val="000000100000" w:firstRow="0" w:lastRow="0" w:firstColumn="0" w:lastColumn="0" w:oddVBand="0" w:evenVBand="0" w:oddHBand="1" w:evenHBand="0" w:firstRowFirstColumn="0" w:firstRowLastColumn="0" w:lastRowFirstColumn="0" w:lastRowLastColumn="0"/>
              <w:rPr>
                <w:ins w:id="2021" w:author="Red Army" w:date="2012-04-09T20:22:00Z"/>
                <w:del w:id="2022" w:author="Phuong Giang" w:date="2012-04-15T00:46:00Z"/>
              </w:rPr>
            </w:pPr>
            <w:ins w:id="2023" w:author="Red Army" w:date="2012-04-09T20:22:00Z">
              <w:del w:id="2024" w:author="Phuong Giang" w:date="2012-04-15T00:46:00Z">
                <w:r w:rsidDel="004B2F20">
                  <w:delText>Compose Teaching Plan button</w:delText>
                </w:r>
              </w:del>
            </w:ins>
          </w:p>
        </w:tc>
        <w:tc>
          <w:tcPr>
            <w:tcW w:w="5310" w:type="dxa"/>
            <w:tcPrChange w:id="2025" w:author="Phuong Giang" w:date="2012-04-15T00:40:00Z">
              <w:tcPr>
                <w:tcW w:w="6120" w:type="dxa"/>
              </w:tcPr>
            </w:tcPrChange>
          </w:tcPr>
          <w:p w14:paraId="59226CA7" w14:textId="7D7197D4" w:rsidR="00752576" w:rsidDel="004B2F20" w:rsidRDefault="00752576" w:rsidP="008F2C45">
            <w:pPr>
              <w:ind w:left="0"/>
              <w:cnfStyle w:val="000000100000" w:firstRow="0" w:lastRow="0" w:firstColumn="0" w:lastColumn="0" w:oddVBand="0" w:evenVBand="0" w:oddHBand="1" w:evenHBand="0" w:firstRowFirstColumn="0" w:firstRowLastColumn="0" w:lastRowFirstColumn="0" w:lastRowLastColumn="0"/>
              <w:rPr>
                <w:ins w:id="2026" w:author="Red Army" w:date="2012-04-09T20:22:00Z"/>
                <w:del w:id="2027" w:author="Phuong Giang" w:date="2012-04-15T00:46:00Z"/>
              </w:rPr>
            </w:pPr>
            <w:ins w:id="2028" w:author="Red Army" w:date="2012-04-09T20:22:00Z">
              <w:del w:id="2029" w:author="Phuong Giang" w:date="2012-04-15T00:46:00Z">
                <w:r w:rsidDel="004B2F20">
                  <w:delText>Click to go to Compose Teaching Plan Screen</w:delText>
                </w:r>
              </w:del>
            </w:ins>
          </w:p>
        </w:tc>
      </w:tr>
      <w:tr w:rsidR="00752576" w:rsidDel="004B2F20" w14:paraId="7E1CDF55" w14:textId="3326A69B" w:rsidTr="007355A8">
        <w:trPr>
          <w:ins w:id="2030" w:author="Red Army" w:date="2012-04-09T20:22:00Z"/>
          <w:del w:id="2031" w:author="Phuong Giang" w:date="2012-04-15T00:46:00Z"/>
        </w:trPr>
        <w:tc>
          <w:tcPr>
            <w:cnfStyle w:val="001000000000" w:firstRow="0" w:lastRow="0" w:firstColumn="1" w:lastColumn="0" w:oddVBand="0" w:evenVBand="0" w:oddHBand="0" w:evenHBand="0" w:firstRowFirstColumn="0" w:firstRowLastColumn="0" w:lastRowFirstColumn="0" w:lastRowLastColumn="0"/>
            <w:tcW w:w="1008" w:type="dxa"/>
            <w:tcPrChange w:id="2032" w:author="Phuong Giang" w:date="2012-04-15T00:40:00Z">
              <w:tcPr>
                <w:tcW w:w="1008" w:type="dxa"/>
              </w:tcPr>
            </w:tcPrChange>
          </w:tcPr>
          <w:p w14:paraId="12864626" w14:textId="20F130BC" w:rsidR="00752576" w:rsidDel="004B2F20" w:rsidRDefault="00752576" w:rsidP="008F2C45">
            <w:pPr>
              <w:ind w:left="0"/>
              <w:rPr>
                <w:ins w:id="2033" w:author="Red Army" w:date="2012-04-09T20:22:00Z"/>
                <w:del w:id="2034" w:author="Phuong Giang" w:date="2012-04-15T00:46:00Z"/>
              </w:rPr>
            </w:pPr>
            <w:ins w:id="2035" w:author="Red Army" w:date="2012-04-09T20:22:00Z">
              <w:del w:id="2036" w:author="Phuong Giang" w:date="2012-04-15T00:46:00Z">
                <w:r w:rsidDel="004B2F20">
                  <w:delText>2</w:delText>
                </w:r>
              </w:del>
            </w:ins>
          </w:p>
        </w:tc>
        <w:tc>
          <w:tcPr>
            <w:tcW w:w="3600" w:type="dxa"/>
            <w:tcPrChange w:id="2037" w:author="Phuong Giang" w:date="2012-04-15T00:40:00Z">
              <w:tcPr>
                <w:tcW w:w="3600" w:type="dxa"/>
              </w:tcPr>
            </w:tcPrChange>
          </w:tcPr>
          <w:p w14:paraId="443DE317" w14:textId="5FE75B3C" w:rsidR="00752576" w:rsidDel="004B2F20" w:rsidRDefault="00752576" w:rsidP="008F2C45">
            <w:pPr>
              <w:ind w:left="0"/>
              <w:cnfStyle w:val="000000000000" w:firstRow="0" w:lastRow="0" w:firstColumn="0" w:lastColumn="0" w:oddVBand="0" w:evenVBand="0" w:oddHBand="0" w:evenHBand="0" w:firstRowFirstColumn="0" w:firstRowLastColumn="0" w:lastRowFirstColumn="0" w:lastRowLastColumn="0"/>
              <w:rPr>
                <w:ins w:id="2038" w:author="Red Army" w:date="2012-04-09T20:22:00Z"/>
                <w:del w:id="2039" w:author="Phuong Giang" w:date="2012-04-15T00:46:00Z"/>
              </w:rPr>
            </w:pPr>
            <w:ins w:id="2040" w:author="Red Army" w:date="2012-04-09T20:22:00Z">
              <w:del w:id="2041" w:author="Phuong Giang" w:date="2012-04-15T00:46:00Z">
                <w:r w:rsidDel="004B2F20">
                  <w:delText>Manage Knowledge Item button</w:delText>
                </w:r>
              </w:del>
            </w:ins>
          </w:p>
        </w:tc>
        <w:tc>
          <w:tcPr>
            <w:tcW w:w="5310" w:type="dxa"/>
            <w:tcPrChange w:id="2042" w:author="Phuong Giang" w:date="2012-04-15T00:40:00Z">
              <w:tcPr>
                <w:tcW w:w="6120" w:type="dxa"/>
              </w:tcPr>
            </w:tcPrChange>
          </w:tcPr>
          <w:p w14:paraId="153DC78B" w14:textId="49A3FCD0" w:rsidR="00752576" w:rsidDel="004B2F20" w:rsidRDefault="00752576" w:rsidP="008F2C45">
            <w:pPr>
              <w:ind w:left="0"/>
              <w:cnfStyle w:val="000000000000" w:firstRow="0" w:lastRow="0" w:firstColumn="0" w:lastColumn="0" w:oddVBand="0" w:evenVBand="0" w:oddHBand="0" w:evenHBand="0" w:firstRowFirstColumn="0" w:firstRowLastColumn="0" w:lastRowFirstColumn="0" w:lastRowLastColumn="0"/>
              <w:rPr>
                <w:ins w:id="2043" w:author="Red Army" w:date="2012-04-09T20:22:00Z"/>
                <w:del w:id="2044" w:author="Phuong Giang" w:date="2012-04-15T00:46:00Z"/>
              </w:rPr>
            </w:pPr>
            <w:ins w:id="2045" w:author="Red Army" w:date="2012-04-09T20:22:00Z">
              <w:del w:id="2046" w:author="Phuong Giang" w:date="2012-04-15T00:46:00Z">
                <w:r w:rsidDel="004B2F20">
                  <w:delText>Click to go to Manage Knowledge Item Screen</w:delText>
                </w:r>
              </w:del>
            </w:ins>
          </w:p>
        </w:tc>
      </w:tr>
      <w:tr w:rsidR="00752576" w:rsidDel="004B2F20" w14:paraId="164FF4C3" w14:textId="437F8A37" w:rsidTr="007355A8">
        <w:trPr>
          <w:cnfStyle w:val="000000100000" w:firstRow="0" w:lastRow="0" w:firstColumn="0" w:lastColumn="0" w:oddVBand="0" w:evenVBand="0" w:oddHBand="1" w:evenHBand="0" w:firstRowFirstColumn="0" w:firstRowLastColumn="0" w:lastRowFirstColumn="0" w:lastRowLastColumn="0"/>
          <w:ins w:id="2047" w:author="Red Army" w:date="2012-04-09T20:22:00Z"/>
          <w:del w:id="2048" w:author="Phuong Giang" w:date="2012-04-15T00:46:00Z"/>
        </w:trPr>
        <w:tc>
          <w:tcPr>
            <w:cnfStyle w:val="001000000000" w:firstRow="0" w:lastRow="0" w:firstColumn="1" w:lastColumn="0" w:oddVBand="0" w:evenVBand="0" w:oddHBand="0" w:evenHBand="0" w:firstRowFirstColumn="0" w:firstRowLastColumn="0" w:lastRowFirstColumn="0" w:lastRowLastColumn="0"/>
            <w:tcW w:w="1008" w:type="dxa"/>
            <w:tcPrChange w:id="2049" w:author="Phuong Giang" w:date="2012-04-15T00:40:00Z">
              <w:tcPr>
                <w:tcW w:w="1008" w:type="dxa"/>
              </w:tcPr>
            </w:tcPrChange>
          </w:tcPr>
          <w:p w14:paraId="34B0B6CB" w14:textId="6CD2697D" w:rsidR="00752576" w:rsidDel="004B2F20" w:rsidRDefault="00752576" w:rsidP="008F2C45">
            <w:pPr>
              <w:ind w:left="0"/>
              <w:cnfStyle w:val="001000100000" w:firstRow="0" w:lastRow="0" w:firstColumn="1" w:lastColumn="0" w:oddVBand="0" w:evenVBand="0" w:oddHBand="1" w:evenHBand="0" w:firstRowFirstColumn="0" w:firstRowLastColumn="0" w:lastRowFirstColumn="0" w:lastRowLastColumn="0"/>
              <w:rPr>
                <w:ins w:id="2050" w:author="Red Army" w:date="2012-04-09T20:22:00Z"/>
                <w:del w:id="2051" w:author="Phuong Giang" w:date="2012-04-15T00:46:00Z"/>
              </w:rPr>
            </w:pPr>
            <w:ins w:id="2052" w:author="Red Army" w:date="2012-04-09T20:22:00Z">
              <w:del w:id="2053" w:author="Phuong Giang" w:date="2012-04-15T00:46:00Z">
                <w:r w:rsidDel="004B2F20">
                  <w:delText>3</w:delText>
                </w:r>
              </w:del>
            </w:ins>
          </w:p>
        </w:tc>
        <w:tc>
          <w:tcPr>
            <w:tcW w:w="3600" w:type="dxa"/>
            <w:tcPrChange w:id="2054" w:author="Phuong Giang" w:date="2012-04-15T00:40:00Z">
              <w:tcPr>
                <w:tcW w:w="3600" w:type="dxa"/>
              </w:tcPr>
            </w:tcPrChange>
          </w:tcPr>
          <w:p w14:paraId="7A614769" w14:textId="5F25D0CD" w:rsidR="00752576" w:rsidDel="004B2F20" w:rsidRDefault="00752576" w:rsidP="008F2C45">
            <w:pPr>
              <w:ind w:left="0"/>
              <w:cnfStyle w:val="000000100000" w:firstRow="0" w:lastRow="0" w:firstColumn="0" w:lastColumn="0" w:oddVBand="0" w:evenVBand="0" w:oddHBand="1" w:evenHBand="0" w:firstRowFirstColumn="0" w:firstRowLastColumn="0" w:lastRowFirstColumn="0" w:lastRowLastColumn="0"/>
              <w:rPr>
                <w:ins w:id="2055" w:author="Red Army" w:date="2012-04-09T20:22:00Z"/>
                <w:del w:id="2056" w:author="Phuong Giang" w:date="2012-04-15T00:46:00Z"/>
              </w:rPr>
            </w:pPr>
            <w:ins w:id="2057" w:author="Red Army" w:date="2012-04-09T20:22:00Z">
              <w:del w:id="2058" w:author="Phuong Giang" w:date="2012-04-15T00:46:00Z">
                <w:r w:rsidDel="004B2F20">
                  <w:delText>Manage Teaching Method button</w:delText>
                </w:r>
              </w:del>
            </w:ins>
          </w:p>
        </w:tc>
        <w:tc>
          <w:tcPr>
            <w:tcW w:w="5310" w:type="dxa"/>
            <w:tcPrChange w:id="2059" w:author="Phuong Giang" w:date="2012-04-15T00:40:00Z">
              <w:tcPr>
                <w:tcW w:w="6120" w:type="dxa"/>
              </w:tcPr>
            </w:tcPrChange>
          </w:tcPr>
          <w:p w14:paraId="00FD73CB" w14:textId="48C833FF" w:rsidR="00752576" w:rsidDel="004B2F20" w:rsidRDefault="00752576" w:rsidP="008F2C45">
            <w:pPr>
              <w:ind w:left="0"/>
              <w:cnfStyle w:val="000000100000" w:firstRow="0" w:lastRow="0" w:firstColumn="0" w:lastColumn="0" w:oddVBand="0" w:evenVBand="0" w:oddHBand="1" w:evenHBand="0" w:firstRowFirstColumn="0" w:firstRowLastColumn="0" w:lastRowFirstColumn="0" w:lastRowLastColumn="0"/>
              <w:rPr>
                <w:ins w:id="2060" w:author="Red Army" w:date="2012-04-09T20:22:00Z"/>
                <w:del w:id="2061" w:author="Phuong Giang" w:date="2012-04-15T00:46:00Z"/>
              </w:rPr>
            </w:pPr>
            <w:ins w:id="2062" w:author="Red Army" w:date="2012-04-09T20:22:00Z">
              <w:del w:id="2063" w:author="Phuong Giang" w:date="2012-04-15T00:46:00Z">
                <w:r w:rsidDel="004B2F20">
                  <w:delText>Click to go to Manage Teaching Method Screen</w:delText>
                </w:r>
              </w:del>
            </w:ins>
          </w:p>
        </w:tc>
      </w:tr>
      <w:tr w:rsidR="00752576" w14:paraId="5DEBE612" w14:textId="77777777" w:rsidTr="007355A8">
        <w:trPr>
          <w:ins w:id="2064" w:author="Red Army" w:date="2012-04-09T20:22:00Z"/>
        </w:trPr>
        <w:tc>
          <w:tcPr>
            <w:cnfStyle w:val="001000000000" w:firstRow="0" w:lastRow="0" w:firstColumn="1" w:lastColumn="0" w:oddVBand="0" w:evenVBand="0" w:oddHBand="0" w:evenHBand="0" w:firstRowFirstColumn="0" w:firstRowLastColumn="0" w:lastRowFirstColumn="0" w:lastRowLastColumn="0"/>
            <w:tcW w:w="1008" w:type="dxa"/>
            <w:tcPrChange w:id="2065" w:author="Phuong Giang" w:date="2012-04-15T00:40:00Z">
              <w:tcPr>
                <w:tcW w:w="1008" w:type="dxa"/>
              </w:tcPr>
            </w:tcPrChange>
          </w:tcPr>
          <w:p w14:paraId="146D914B" w14:textId="77777777" w:rsidR="00752576" w:rsidRDefault="00752576" w:rsidP="008F2C45">
            <w:pPr>
              <w:ind w:left="0"/>
              <w:rPr>
                <w:ins w:id="2066" w:author="Red Army" w:date="2012-04-09T20:22:00Z"/>
              </w:rPr>
            </w:pPr>
            <w:ins w:id="2067" w:author="Red Army" w:date="2012-04-09T20:22:00Z">
              <w:r>
                <w:t>4</w:t>
              </w:r>
            </w:ins>
          </w:p>
        </w:tc>
        <w:tc>
          <w:tcPr>
            <w:tcW w:w="3600" w:type="dxa"/>
            <w:tcPrChange w:id="2068" w:author="Phuong Giang" w:date="2012-04-15T00:40:00Z">
              <w:tcPr>
                <w:tcW w:w="3600" w:type="dxa"/>
              </w:tcPr>
            </w:tcPrChange>
          </w:tcPr>
          <w:p w14:paraId="4A6BAEEB" w14:textId="64F01E2C" w:rsidR="00752576" w:rsidRDefault="00752576" w:rsidP="008F2C45">
            <w:pPr>
              <w:ind w:left="0"/>
              <w:cnfStyle w:val="000000000000" w:firstRow="0" w:lastRow="0" w:firstColumn="0" w:lastColumn="0" w:oddVBand="0" w:evenVBand="0" w:oddHBand="0" w:evenHBand="0" w:firstRowFirstColumn="0" w:firstRowLastColumn="0" w:lastRowFirstColumn="0" w:lastRowLastColumn="0"/>
              <w:rPr>
                <w:ins w:id="2069" w:author="Red Army" w:date="2012-04-09T20:22:00Z"/>
              </w:rPr>
            </w:pPr>
            <w:ins w:id="2070" w:author="Red Army" w:date="2012-04-09T20:22:00Z">
              <w:r>
                <w:t>Insert Image button</w:t>
              </w:r>
            </w:ins>
          </w:p>
        </w:tc>
        <w:tc>
          <w:tcPr>
            <w:tcW w:w="5310" w:type="dxa"/>
            <w:tcPrChange w:id="2071" w:author="Phuong Giang" w:date="2012-04-15T00:40:00Z">
              <w:tcPr>
                <w:tcW w:w="6120" w:type="dxa"/>
              </w:tcPr>
            </w:tcPrChange>
          </w:tcPr>
          <w:p w14:paraId="20224633" w14:textId="00CEDA07" w:rsidR="00752576" w:rsidRDefault="00752576">
            <w:pPr>
              <w:ind w:left="0"/>
              <w:cnfStyle w:val="000000000000" w:firstRow="0" w:lastRow="0" w:firstColumn="0" w:lastColumn="0" w:oddVBand="0" w:evenVBand="0" w:oddHBand="0" w:evenHBand="0" w:firstRowFirstColumn="0" w:firstRowLastColumn="0" w:lastRowFirstColumn="0" w:lastRowLastColumn="0"/>
              <w:rPr>
                <w:ins w:id="2072" w:author="Red Army" w:date="2012-04-09T20:22:00Z"/>
              </w:rPr>
              <w:pPrChange w:id="2073" w:author="Red Army" w:date="2012-04-09T20:23:00Z">
                <w:pPr>
                  <w:spacing w:after="200" w:line="276" w:lineRule="auto"/>
                  <w:ind w:left="0"/>
                  <w:cnfStyle w:val="000000000000" w:firstRow="0" w:lastRow="0" w:firstColumn="0" w:lastColumn="0" w:oddVBand="0" w:evenVBand="0" w:oddHBand="0" w:evenHBand="0" w:firstRowFirstColumn="0" w:firstRowLastColumn="0" w:lastRowFirstColumn="0" w:lastRowLastColumn="0"/>
                </w:pPr>
              </w:pPrChange>
            </w:pPr>
            <w:ins w:id="2074" w:author="Red Army" w:date="2012-04-09T20:22:00Z">
              <w:r>
                <w:t xml:space="preserve">Click to </w:t>
              </w:r>
            </w:ins>
            <w:ins w:id="2075" w:author="Red Army" w:date="2012-04-09T20:23:00Z">
              <w:r>
                <w:t>insert image</w:t>
              </w:r>
            </w:ins>
            <w:ins w:id="2076" w:author="Red Army" w:date="2012-04-09T20:22:00Z">
              <w:r>
                <w:t>.</w:t>
              </w:r>
            </w:ins>
          </w:p>
        </w:tc>
      </w:tr>
      <w:tr w:rsidR="00752576" w14:paraId="18036E72" w14:textId="77777777" w:rsidTr="007355A8">
        <w:trPr>
          <w:cnfStyle w:val="000000100000" w:firstRow="0" w:lastRow="0" w:firstColumn="0" w:lastColumn="0" w:oddVBand="0" w:evenVBand="0" w:oddHBand="1" w:evenHBand="0" w:firstRowFirstColumn="0" w:firstRowLastColumn="0" w:lastRowFirstColumn="0" w:lastRowLastColumn="0"/>
          <w:ins w:id="2077" w:author="Red Army" w:date="2012-04-09T20:22:00Z"/>
        </w:trPr>
        <w:tc>
          <w:tcPr>
            <w:cnfStyle w:val="001000000000" w:firstRow="0" w:lastRow="0" w:firstColumn="1" w:lastColumn="0" w:oddVBand="0" w:evenVBand="0" w:oddHBand="0" w:evenHBand="0" w:firstRowFirstColumn="0" w:firstRowLastColumn="0" w:lastRowFirstColumn="0" w:lastRowLastColumn="0"/>
            <w:tcW w:w="1008" w:type="dxa"/>
            <w:tcPrChange w:id="2078" w:author="Phuong Giang" w:date="2012-04-15T00:40:00Z">
              <w:tcPr>
                <w:tcW w:w="1008" w:type="dxa"/>
              </w:tcPr>
            </w:tcPrChange>
          </w:tcPr>
          <w:p w14:paraId="3DE62EAF" w14:textId="77777777" w:rsidR="00752576" w:rsidRDefault="00752576" w:rsidP="008F2C45">
            <w:pPr>
              <w:ind w:left="0"/>
              <w:cnfStyle w:val="001000100000" w:firstRow="0" w:lastRow="0" w:firstColumn="1" w:lastColumn="0" w:oddVBand="0" w:evenVBand="0" w:oddHBand="1" w:evenHBand="0" w:firstRowFirstColumn="0" w:firstRowLastColumn="0" w:lastRowFirstColumn="0" w:lastRowLastColumn="0"/>
              <w:rPr>
                <w:ins w:id="2079" w:author="Red Army" w:date="2012-04-09T20:22:00Z"/>
              </w:rPr>
            </w:pPr>
            <w:ins w:id="2080" w:author="Red Army" w:date="2012-04-09T20:22:00Z">
              <w:r>
                <w:t>5</w:t>
              </w:r>
            </w:ins>
          </w:p>
        </w:tc>
        <w:tc>
          <w:tcPr>
            <w:tcW w:w="3600" w:type="dxa"/>
            <w:tcPrChange w:id="2081" w:author="Phuong Giang" w:date="2012-04-15T00:40:00Z">
              <w:tcPr>
                <w:tcW w:w="3600" w:type="dxa"/>
              </w:tcPr>
            </w:tcPrChange>
          </w:tcPr>
          <w:p w14:paraId="4299C9DD" w14:textId="7EE9232F" w:rsidR="00752576" w:rsidRDefault="00752576" w:rsidP="008F2C45">
            <w:pPr>
              <w:ind w:left="0"/>
              <w:cnfStyle w:val="000000100000" w:firstRow="0" w:lastRow="0" w:firstColumn="0" w:lastColumn="0" w:oddVBand="0" w:evenVBand="0" w:oddHBand="1" w:evenHBand="0" w:firstRowFirstColumn="0" w:firstRowLastColumn="0" w:lastRowFirstColumn="0" w:lastRowLastColumn="0"/>
              <w:rPr>
                <w:ins w:id="2082" w:author="Red Army" w:date="2012-04-09T20:22:00Z"/>
              </w:rPr>
            </w:pPr>
            <w:ins w:id="2083" w:author="Red Army" w:date="2012-04-09T20:22:00Z">
              <w:r>
                <w:t>Insert Text File button</w:t>
              </w:r>
            </w:ins>
          </w:p>
        </w:tc>
        <w:tc>
          <w:tcPr>
            <w:tcW w:w="5310" w:type="dxa"/>
            <w:tcPrChange w:id="2084" w:author="Phuong Giang" w:date="2012-04-15T00:40:00Z">
              <w:tcPr>
                <w:tcW w:w="6120" w:type="dxa"/>
              </w:tcPr>
            </w:tcPrChange>
          </w:tcPr>
          <w:p w14:paraId="20E1F868" w14:textId="1789AB4E" w:rsidR="00752576" w:rsidRDefault="00752576">
            <w:pPr>
              <w:ind w:left="0"/>
              <w:cnfStyle w:val="000000100000" w:firstRow="0" w:lastRow="0" w:firstColumn="0" w:lastColumn="0" w:oddVBand="0" w:evenVBand="0" w:oddHBand="1" w:evenHBand="0" w:firstRowFirstColumn="0" w:firstRowLastColumn="0" w:lastRowFirstColumn="0" w:lastRowLastColumn="0"/>
              <w:rPr>
                <w:ins w:id="2085" w:author="Red Army" w:date="2012-04-09T20:22:00Z"/>
              </w:rPr>
              <w:pPrChange w:id="2086" w:author="Red Army" w:date="2012-04-09T20:23:00Z">
                <w:pPr>
                  <w:spacing w:after="200" w:line="276" w:lineRule="auto"/>
                  <w:ind w:left="0"/>
                  <w:cnfStyle w:val="000000100000" w:firstRow="0" w:lastRow="0" w:firstColumn="0" w:lastColumn="0" w:oddVBand="0" w:evenVBand="0" w:oddHBand="1" w:evenHBand="0" w:firstRowFirstColumn="0" w:firstRowLastColumn="0" w:lastRowFirstColumn="0" w:lastRowLastColumn="0"/>
                </w:pPr>
              </w:pPrChange>
            </w:pPr>
            <w:ins w:id="2087" w:author="Red Army" w:date="2012-04-09T20:22:00Z">
              <w:r>
                <w:t xml:space="preserve">Click to </w:t>
              </w:r>
            </w:ins>
            <w:ins w:id="2088" w:author="Red Army" w:date="2012-04-09T20:23:00Z">
              <w:r w:rsidR="004C1D55">
                <w:t>insert text from a text file</w:t>
              </w:r>
            </w:ins>
            <w:ins w:id="2089" w:author="Red Army" w:date="2012-04-09T20:22:00Z">
              <w:r>
                <w:t>.</w:t>
              </w:r>
            </w:ins>
          </w:p>
        </w:tc>
      </w:tr>
      <w:tr w:rsidR="00752576" w14:paraId="1F0C5487" w14:textId="77777777" w:rsidTr="007355A8">
        <w:trPr>
          <w:ins w:id="2090" w:author="Red Army" w:date="2012-04-09T20:22:00Z"/>
        </w:trPr>
        <w:tc>
          <w:tcPr>
            <w:cnfStyle w:val="001000000000" w:firstRow="0" w:lastRow="0" w:firstColumn="1" w:lastColumn="0" w:oddVBand="0" w:evenVBand="0" w:oddHBand="0" w:evenHBand="0" w:firstRowFirstColumn="0" w:firstRowLastColumn="0" w:lastRowFirstColumn="0" w:lastRowLastColumn="0"/>
            <w:tcW w:w="1008" w:type="dxa"/>
            <w:tcPrChange w:id="2091" w:author="Phuong Giang" w:date="2012-04-15T00:40:00Z">
              <w:tcPr>
                <w:tcW w:w="1008" w:type="dxa"/>
              </w:tcPr>
            </w:tcPrChange>
          </w:tcPr>
          <w:p w14:paraId="56B0DBE3" w14:textId="77777777" w:rsidR="00752576" w:rsidRDefault="00752576" w:rsidP="008F2C45">
            <w:pPr>
              <w:ind w:left="0"/>
              <w:rPr>
                <w:ins w:id="2092" w:author="Red Army" w:date="2012-04-09T20:22:00Z"/>
              </w:rPr>
            </w:pPr>
            <w:ins w:id="2093" w:author="Red Army" w:date="2012-04-09T20:22:00Z">
              <w:r>
                <w:t>6</w:t>
              </w:r>
            </w:ins>
          </w:p>
        </w:tc>
        <w:tc>
          <w:tcPr>
            <w:tcW w:w="3600" w:type="dxa"/>
            <w:tcPrChange w:id="2094" w:author="Phuong Giang" w:date="2012-04-15T00:40:00Z">
              <w:tcPr>
                <w:tcW w:w="3600" w:type="dxa"/>
              </w:tcPr>
            </w:tcPrChange>
          </w:tcPr>
          <w:p w14:paraId="59F07073" w14:textId="64565739" w:rsidR="00752576" w:rsidRPr="00752576" w:rsidRDefault="00752576" w:rsidP="008F2C45">
            <w:pPr>
              <w:spacing w:after="200" w:line="276" w:lineRule="auto"/>
              <w:ind w:left="0"/>
              <w:cnfStyle w:val="000000000000" w:firstRow="0" w:lastRow="0" w:firstColumn="0" w:lastColumn="0" w:oddVBand="0" w:evenVBand="0" w:oddHBand="0" w:evenHBand="0" w:firstRowFirstColumn="0" w:firstRowLastColumn="0" w:lastRowFirstColumn="0" w:lastRowLastColumn="0"/>
              <w:rPr>
                <w:ins w:id="2095" w:author="Red Army" w:date="2012-04-09T20:22:00Z"/>
                <w:b/>
                <w:rPrChange w:id="2096" w:author="Red Army" w:date="2012-04-09T20:22:00Z">
                  <w:rPr>
                    <w:ins w:id="2097" w:author="Red Army" w:date="2012-04-09T20:22:00Z"/>
                  </w:rPr>
                </w:rPrChange>
              </w:rPr>
            </w:pPr>
            <w:ins w:id="2098" w:author="Red Army" w:date="2012-04-09T20:22:00Z">
              <w:r>
                <w:t>Insert Table button</w:t>
              </w:r>
            </w:ins>
          </w:p>
        </w:tc>
        <w:tc>
          <w:tcPr>
            <w:tcW w:w="5310" w:type="dxa"/>
            <w:tcPrChange w:id="2099" w:author="Phuong Giang" w:date="2012-04-15T00:40:00Z">
              <w:tcPr>
                <w:tcW w:w="6120" w:type="dxa"/>
              </w:tcPr>
            </w:tcPrChange>
          </w:tcPr>
          <w:p w14:paraId="7816D593" w14:textId="33D22E20" w:rsidR="00752576" w:rsidRDefault="00752576" w:rsidP="008F2C45">
            <w:pPr>
              <w:ind w:left="0"/>
              <w:cnfStyle w:val="000000000000" w:firstRow="0" w:lastRow="0" w:firstColumn="0" w:lastColumn="0" w:oddVBand="0" w:evenVBand="0" w:oddHBand="0" w:evenHBand="0" w:firstRowFirstColumn="0" w:firstRowLastColumn="0" w:lastRowFirstColumn="0" w:lastRowLastColumn="0"/>
              <w:rPr>
                <w:ins w:id="2100" w:author="Red Army" w:date="2012-04-09T20:22:00Z"/>
              </w:rPr>
            </w:pPr>
            <w:ins w:id="2101" w:author="Red Army" w:date="2012-04-09T20:22:00Z">
              <w:r>
                <w:t xml:space="preserve">Click to </w:t>
              </w:r>
            </w:ins>
            <w:ins w:id="2102" w:author="Red Army" w:date="2012-04-09T20:23:00Z">
              <w:r w:rsidR="004C1D55">
                <w:t xml:space="preserve">insert table. </w:t>
              </w:r>
            </w:ins>
          </w:p>
        </w:tc>
      </w:tr>
      <w:tr w:rsidR="00752576" w14:paraId="7356EB8D" w14:textId="77777777" w:rsidTr="007355A8">
        <w:trPr>
          <w:cnfStyle w:val="000000100000" w:firstRow="0" w:lastRow="0" w:firstColumn="0" w:lastColumn="0" w:oddVBand="0" w:evenVBand="0" w:oddHBand="1" w:evenHBand="0" w:firstRowFirstColumn="0" w:firstRowLastColumn="0" w:lastRowFirstColumn="0" w:lastRowLastColumn="0"/>
          <w:ins w:id="2103" w:author="Red Army" w:date="2012-04-09T20:22:00Z"/>
        </w:trPr>
        <w:tc>
          <w:tcPr>
            <w:cnfStyle w:val="001000000000" w:firstRow="0" w:lastRow="0" w:firstColumn="1" w:lastColumn="0" w:oddVBand="0" w:evenVBand="0" w:oddHBand="0" w:evenHBand="0" w:firstRowFirstColumn="0" w:firstRowLastColumn="0" w:lastRowFirstColumn="0" w:lastRowLastColumn="0"/>
            <w:tcW w:w="1008" w:type="dxa"/>
            <w:tcPrChange w:id="2104" w:author="Phuong Giang" w:date="2012-04-15T00:40:00Z">
              <w:tcPr>
                <w:tcW w:w="1008" w:type="dxa"/>
              </w:tcPr>
            </w:tcPrChange>
          </w:tcPr>
          <w:p w14:paraId="371376B7" w14:textId="77777777" w:rsidR="00752576" w:rsidRDefault="00752576" w:rsidP="008F2C45">
            <w:pPr>
              <w:ind w:left="0"/>
              <w:cnfStyle w:val="001000100000" w:firstRow="0" w:lastRow="0" w:firstColumn="1" w:lastColumn="0" w:oddVBand="0" w:evenVBand="0" w:oddHBand="1" w:evenHBand="0" w:firstRowFirstColumn="0" w:firstRowLastColumn="0" w:lastRowFirstColumn="0" w:lastRowLastColumn="0"/>
              <w:rPr>
                <w:ins w:id="2105" w:author="Red Army" w:date="2012-04-09T20:22:00Z"/>
              </w:rPr>
            </w:pPr>
            <w:ins w:id="2106" w:author="Red Army" w:date="2012-04-09T20:22:00Z">
              <w:r>
                <w:t>7</w:t>
              </w:r>
            </w:ins>
          </w:p>
        </w:tc>
        <w:tc>
          <w:tcPr>
            <w:tcW w:w="3600" w:type="dxa"/>
            <w:tcPrChange w:id="2107" w:author="Phuong Giang" w:date="2012-04-15T00:40:00Z">
              <w:tcPr>
                <w:tcW w:w="3600" w:type="dxa"/>
              </w:tcPr>
            </w:tcPrChange>
          </w:tcPr>
          <w:p w14:paraId="00BE22C0" w14:textId="2D7746B4" w:rsidR="00752576" w:rsidRDefault="00752576" w:rsidP="008F2C45">
            <w:pPr>
              <w:ind w:left="0"/>
              <w:cnfStyle w:val="000000100000" w:firstRow="0" w:lastRow="0" w:firstColumn="0" w:lastColumn="0" w:oddVBand="0" w:evenVBand="0" w:oddHBand="1" w:evenHBand="0" w:firstRowFirstColumn="0" w:firstRowLastColumn="0" w:lastRowFirstColumn="0" w:lastRowLastColumn="0"/>
              <w:rPr>
                <w:ins w:id="2108" w:author="Red Army" w:date="2012-04-09T20:22:00Z"/>
              </w:rPr>
            </w:pPr>
            <w:ins w:id="2109" w:author="Red Army" w:date="2012-04-09T20:22:00Z">
              <w:r>
                <w:t>Insert Horizontal Line button</w:t>
              </w:r>
            </w:ins>
          </w:p>
        </w:tc>
        <w:tc>
          <w:tcPr>
            <w:tcW w:w="5310" w:type="dxa"/>
            <w:tcPrChange w:id="2110" w:author="Phuong Giang" w:date="2012-04-15T00:40:00Z">
              <w:tcPr>
                <w:tcW w:w="6120" w:type="dxa"/>
              </w:tcPr>
            </w:tcPrChange>
          </w:tcPr>
          <w:p w14:paraId="1947D22E" w14:textId="2CD1A865" w:rsidR="00752576" w:rsidRDefault="00752576" w:rsidP="008F2C45">
            <w:pPr>
              <w:ind w:left="0"/>
              <w:cnfStyle w:val="000000100000" w:firstRow="0" w:lastRow="0" w:firstColumn="0" w:lastColumn="0" w:oddVBand="0" w:evenVBand="0" w:oddHBand="1" w:evenHBand="0" w:firstRowFirstColumn="0" w:firstRowLastColumn="0" w:lastRowFirstColumn="0" w:lastRowLastColumn="0"/>
              <w:rPr>
                <w:ins w:id="2111" w:author="Red Army" w:date="2012-04-09T20:22:00Z"/>
              </w:rPr>
            </w:pPr>
            <w:ins w:id="2112" w:author="Red Army" w:date="2012-04-09T20:22:00Z">
              <w:r>
                <w:t xml:space="preserve">Click to </w:t>
              </w:r>
            </w:ins>
            <w:ins w:id="2113" w:author="Red Army" w:date="2012-04-09T20:23:00Z">
              <w:r w:rsidR="004C1D55">
                <w:t>insert horizontal line.</w:t>
              </w:r>
            </w:ins>
          </w:p>
        </w:tc>
      </w:tr>
    </w:tbl>
    <w:p w14:paraId="51E0287F" w14:textId="77777777" w:rsidR="00752576" w:rsidRPr="00F5270A" w:rsidRDefault="00752576">
      <w:pPr>
        <w:rPr>
          <w:ins w:id="2114" w:author="Red Army" w:date="2012-04-09T16:08:00Z"/>
        </w:rPr>
        <w:pPrChange w:id="2115" w:author="Red Army" w:date="2012-04-09T16:19:00Z">
          <w:pPr>
            <w:ind w:left="0"/>
          </w:pPr>
        </w:pPrChange>
      </w:pPr>
    </w:p>
    <w:p w14:paraId="77B0A248" w14:textId="597831CA" w:rsidR="00263F4A" w:rsidRDefault="00263F4A">
      <w:pPr>
        <w:pStyle w:val="Heading3"/>
        <w:numPr>
          <w:ilvl w:val="2"/>
          <w:numId w:val="85"/>
        </w:numPr>
        <w:rPr>
          <w:ins w:id="2116" w:author="Red Army" w:date="2012-04-09T16:22:00Z"/>
        </w:rPr>
        <w:pPrChange w:id="2117" w:author="Phuong Giang" w:date="2012-04-15T00:35:00Z">
          <w:pPr>
            <w:ind w:left="0"/>
          </w:pPr>
        </w:pPrChange>
      </w:pPr>
      <w:bookmarkStart w:id="2118" w:name="_Toc322219044"/>
      <w:ins w:id="2119" w:author="Red Army" w:date="2012-04-09T16:08:00Z">
        <w:r>
          <w:t>Format tab</w:t>
        </w:r>
      </w:ins>
      <w:bookmarkEnd w:id="2118"/>
    </w:p>
    <w:p w14:paraId="6ACD4028" w14:textId="63BF8F02" w:rsidR="00F5270A" w:rsidRDefault="00F5270A">
      <w:pPr>
        <w:rPr>
          <w:ins w:id="2120" w:author="Red Army" w:date="2012-04-09T20:44:00Z"/>
        </w:rPr>
        <w:pPrChange w:id="2121" w:author="Red Army" w:date="2012-04-09T16:22:00Z">
          <w:pPr>
            <w:ind w:left="0"/>
          </w:pPr>
        </w:pPrChange>
      </w:pPr>
      <w:ins w:id="2122" w:author="Red Army" w:date="2012-04-09T16:26:00Z">
        <w:r>
          <w:rPr>
            <w:noProof/>
            <w:lang w:eastAsia="ja-JP"/>
          </w:rPr>
          <w:drawing>
            <wp:inline distT="0" distB="0" distL="0" distR="0" wp14:anchorId="2147D7A4" wp14:editId="00FBEDCB">
              <wp:extent cx="5580993" cy="961478"/>
              <wp:effectExtent l="0" t="0" r="0" b="0"/>
              <wp:docPr id="13" name="Picture 13" descr="C:\Users\REDARM~1\AppData\Local\Temp\SNAGHTML1f21f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EDARM~1\AppData\Local\Temp\SNAGHTML1f21fb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8085" cy="960977"/>
                      </a:xfrm>
                      <a:prstGeom prst="rect">
                        <a:avLst/>
                      </a:prstGeom>
                      <a:noFill/>
                      <a:ln>
                        <a:noFill/>
                      </a:ln>
                    </pic:spPr>
                  </pic:pic>
                </a:graphicData>
              </a:graphic>
            </wp:inline>
          </w:drawing>
        </w:r>
      </w:ins>
    </w:p>
    <w:tbl>
      <w:tblPr>
        <w:tblStyle w:val="LightList-Accent1"/>
        <w:tblW w:w="9918" w:type="dxa"/>
        <w:tblLayout w:type="fixed"/>
        <w:tblLook w:val="04A0" w:firstRow="1" w:lastRow="0" w:firstColumn="1" w:lastColumn="0" w:noHBand="0" w:noVBand="1"/>
        <w:tblPrChange w:id="2123" w:author="Phuong Giang" w:date="2012-04-15T00:40:00Z">
          <w:tblPr>
            <w:tblStyle w:val="LightList-Accent1"/>
            <w:tblW w:w="10728" w:type="dxa"/>
            <w:tblLayout w:type="fixed"/>
            <w:tblLook w:val="04A0" w:firstRow="1" w:lastRow="0" w:firstColumn="1" w:lastColumn="0" w:noHBand="0" w:noVBand="1"/>
          </w:tblPr>
        </w:tblPrChange>
      </w:tblPr>
      <w:tblGrid>
        <w:gridCol w:w="1008"/>
        <w:gridCol w:w="3600"/>
        <w:gridCol w:w="5310"/>
        <w:tblGridChange w:id="2124">
          <w:tblGrid>
            <w:gridCol w:w="1008"/>
            <w:gridCol w:w="3600"/>
            <w:gridCol w:w="6120"/>
          </w:tblGrid>
        </w:tblGridChange>
      </w:tblGrid>
      <w:tr w:rsidR="002A5376" w14:paraId="75777F59" w14:textId="77777777" w:rsidTr="007355A8">
        <w:trPr>
          <w:cnfStyle w:val="100000000000" w:firstRow="1" w:lastRow="0" w:firstColumn="0" w:lastColumn="0" w:oddVBand="0" w:evenVBand="0" w:oddHBand="0" w:evenHBand="0" w:firstRowFirstColumn="0" w:firstRowLastColumn="0" w:lastRowFirstColumn="0" w:lastRowLastColumn="0"/>
          <w:ins w:id="2125" w:author="Red Army" w:date="2012-04-09T20:45:00Z"/>
        </w:trPr>
        <w:tc>
          <w:tcPr>
            <w:cnfStyle w:val="001000000000" w:firstRow="0" w:lastRow="0" w:firstColumn="1" w:lastColumn="0" w:oddVBand="0" w:evenVBand="0" w:oddHBand="0" w:evenHBand="0" w:firstRowFirstColumn="0" w:firstRowLastColumn="0" w:lastRowFirstColumn="0" w:lastRowLastColumn="0"/>
            <w:tcW w:w="1008" w:type="dxa"/>
            <w:tcPrChange w:id="2126" w:author="Phuong Giang" w:date="2012-04-15T00:40:00Z">
              <w:tcPr>
                <w:tcW w:w="1008" w:type="dxa"/>
              </w:tcPr>
            </w:tcPrChange>
          </w:tcPr>
          <w:p w14:paraId="2562A1B5" w14:textId="77777777" w:rsidR="002A5376" w:rsidRDefault="002A5376" w:rsidP="008F2C45">
            <w:pPr>
              <w:ind w:left="0"/>
              <w:cnfStyle w:val="101000000000" w:firstRow="1" w:lastRow="0" w:firstColumn="1" w:lastColumn="0" w:oddVBand="0" w:evenVBand="0" w:oddHBand="0" w:evenHBand="0" w:firstRowFirstColumn="0" w:firstRowLastColumn="0" w:lastRowFirstColumn="0" w:lastRowLastColumn="0"/>
              <w:rPr>
                <w:ins w:id="2127" w:author="Red Army" w:date="2012-04-09T20:45:00Z"/>
              </w:rPr>
            </w:pPr>
            <w:ins w:id="2128" w:author="Red Army" w:date="2012-04-09T20:45:00Z">
              <w:r>
                <w:t>Number</w:t>
              </w:r>
            </w:ins>
          </w:p>
        </w:tc>
        <w:tc>
          <w:tcPr>
            <w:tcW w:w="3600" w:type="dxa"/>
            <w:tcPrChange w:id="2129" w:author="Phuong Giang" w:date="2012-04-15T00:40:00Z">
              <w:tcPr>
                <w:tcW w:w="3600" w:type="dxa"/>
              </w:tcPr>
            </w:tcPrChange>
          </w:tcPr>
          <w:p w14:paraId="53E2697B" w14:textId="77777777" w:rsidR="002A5376" w:rsidRDefault="002A5376" w:rsidP="008F2C45">
            <w:pPr>
              <w:ind w:left="0"/>
              <w:cnfStyle w:val="100000000000" w:firstRow="1" w:lastRow="0" w:firstColumn="0" w:lastColumn="0" w:oddVBand="0" w:evenVBand="0" w:oddHBand="0" w:evenHBand="0" w:firstRowFirstColumn="0" w:firstRowLastColumn="0" w:lastRowFirstColumn="0" w:lastRowLastColumn="0"/>
              <w:rPr>
                <w:ins w:id="2130" w:author="Red Army" w:date="2012-04-09T20:45:00Z"/>
              </w:rPr>
            </w:pPr>
            <w:ins w:id="2131" w:author="Red Army" w:date="2012-04-09T20:45:00Z">
              <w:r>
                <w:t>Name</w:t>
              </w:r>
            </w:ins>
          </w:p>
        </w:tc>
        <w:tc>
          <w:tcPr>
            <w:tcW w:w="5310" w:type="dxa"/>
            <w:tcPrChange w:id="2132" w:author="Phuong Giang" w:date="2012-04-15T00:40:00Z">
              <w:tcPr>
                <w:tcW w:w="6120" w:type="dxa"/>
              </w:tcPr>
            </w:tcPrChange>
          </w:tcPr>
          <w:p w14:paraId="2FF56D86" w14:textId="77777777" w:rsidR="002A5376" w:rsidRDefault="002A5376" w:rsidP="008F2C45">
            <w:pPr>
              <w:ind w:left="0"/>
              <w:cnfStyle w:val="100000000000" w:firstRow="1" w:lastRow="0" w:firstColumn="0" w:lastColumn="0" w:oddVBand="0" w:evenVBand="0" w:oddHBand="0" w:evenHBand="0" w:firstRowFirstColumn="0" w:firstRowLastColumn="0" w:lastRowFirstColumn="0" w:lastRowLastColumn="0"/>
              <w:rPr>
                <w:ins w:id="2133" w:author="Red Army" w:date="2012-04-09T20:45:00Z"/>
              </w:rPr>
            </w:pPr>
            <w:ins w:id="2134" w:author="Red Army" w:date="2012-04-09T20:45:00Z">
              <w:r>
                <w:t>Description</w:t>
              </w:r>
            </w:ins>
          </w:p>
        </w:tc>
      </w:tr>
      <w:tr w:rsidR="002A5376" w:rsidDel="004B2F20" w14:paraId="655B2BF3" w14:textId="6DF08682" w:rsidTr="007355A8">
        <w:trPr>
          <w:cnfStyle w:val="000000100000" w:firstRow="0" w:lastRow="0" w:firstColumn="0" w:lastColumn="0" w:oddVBand="0" w:evenVBand="0" w:oddHBand="1" w:evenHBand="0" w:firstRowFirstColumn="0" w:firstRowLastColumn="0" w:lastRowFirstColumn="0" w:lastRowLastColumn="0"/>
          <w:ins w:id="2135" w:author="Red Army" w:date="2012-04-09T20:45:00Z"/>
          <w:del w:id="2136" w:author="Phuong Giang" w:date="2012-04-15T00:46:00Z"/>
        </w:trPr>
        <w:tc>
          <w:tcPr>
            <w:cnfStyle w:val="001000000000" w:firstRow="0" w:lastRow="0" w:firstColumn="1" w:lastColumn="0" w:oddVBand="0" w:evenVBand="0" w:oddHBand="0" w:evenHBand="0" w:firstRowFirstColumn="0" w:firstRowLastColumn="0" w:lastRowFirstColumn="0" w:lastRowLastColumn="0"/>
            <w:tcW w:w="1008" w:type="dxa"/>
            <w:tcPrChange w:id="2137" w:author="Phuong Giang" w:date="2012-04-15T00:40:00Z">
              <w:tcPr>
                <w:tcW w:w="1008" w:type="dxa"/>
              </w:tcPr>
            </w:tcPrChange>
          </w:tcPr>
          <w:p w14:paraId="045D7917" w14:textId="0EE62BE3" w:rsidR="002A5376" w:rsidDel="004B2F20" w:rsidRDefault="002A5376" w:rsidP="008F2C45">
            <w:pPr>
              <w:ind w:left="0"/>
              <w:cnfStyle w:val="001000100000" w:firstRow="0" w:lastRow="0" w:firstColumn="1" w:lastColumn="0" w:oddVBand="0" w:evenVBand="0" w:oddHBand="1" w:evenHBand="0" w:firstRowFirstColumn="0" w:firstRowLastColumn="0" w:lastRowFirstColumn="0" w:lastRowLastColumn="0"/>
              <w:rPr>
                <w:ins w:id="2138" w:author="Red Army" w:date="2012-04-09T20:45:00Z"/>
                <w:del w:id="2139" w:author="Phuong Giang" w:date="2012-04-15T00:46:00Z"/>
              </w:rPr>
            </w:pPr>
            <w:ins w:id="2140" w:author="Red Army" w:date="2012-04-09T20:45:00Z">
              <w:del w:id="2141" w:author="Phuong Giang" w:date="2012-04-15T00:46:00Z">
                <w:r w:rsidDel="004B2F20">
                  <w:delText>1</w:delText>
                </w:r>
              </w:del>
            </w:ins>
          </w:p>
        </w:tc>
        <w:tc>
          <w:tcPr>
            <w:tcW w:w="3600" w:type="dxa"/>
            <w:tcPrChange w:id="2142" w:author="Phuong Giang" w:date="2012-04-15T00:40:00Z">
              <w:tcPr>
                <w:tcW w:w="3600" w:type="dxa"/>
              </w:tcPr>
            </w:tcPrChange>
          </w:tcPr>
          <w:p w14:paraId="10FB0F4C" w14:textId="2F2E5704" w:rsidR="002A5376" w:rsidDel="004B2F20" w:rsidRDefault="002A5376" w:rsidP="008F2C45">
            <w:pPr>
              <w:ind w:left="0"/>
              <w:cnfStyle w:val="000000100000" w:firstRow="0" w:lastRow="0" w:firstColumn="0" w:lastColumn="0" w:oddVBand="0" w:evenVBand="0" w:oddHBand="1" w:evenHBand="0" w:firstRowFirstColumn="0" w:firstRowLastColumn="0" w:lastRowFirstColumn="0" w:lastRowLastColumn="0"/>
              <w:rPr>
                <w:ins w:id="2143" w:author="Red Army" w:date="2012-04-09T20:45:00Z"/>
                <w:del w:id="2144" w:author="Phuong Giang" w:date="2012-04-15T00:46:00Z"/>
              </w:rPr>
            </w:pPr>
            <w:ins w:id="2145" w:author="Red Army" w:date="2012-04-09T20:45:00Z">
              <w:del w:id="2146" w:author="Phuong Giang" w:date="2012-04-15T00:46:00Z">
                <w:r w:rsidDel="004B2F20">
                  <w:delText>Compose Teaching Plan button</w:delText>
                </w:r>
              </w:del>
            </w:ins>
          </w:p>
        </w:tc>
        <w:tc>
          <w:tcPr>
            <w:tcW w:w="5310" w:type="dxa"/>
            <w:tcPrChange w:id="2147" w:author="Phuong Giang" w:date="2012-04-15T00:40:00Z">
              <w:tcPr>
                <w:tcW w:w="6120" w:type="dxa"/>
              </w:tcPr>
            </w:tcPrChange>
          </w:tcPr>
          <w:p w14:paraId="0A8682F8" w14:textId="187C26FD" w:rsidR="002A5376" w:rsidDel="004B2F20" w:rsidRDefault="002A5376" w:rsidP="008F2C45">
            <w:pPr>
              <w:ind w:left="0"/>
              <w:cnfStyle w:val="000000100000" w:firstRow="0" w:lastRow="0" w:firstColumn="0" w:lastColumn="0" w:oddVBand="0" w:evenVBand="0" w:oddHBand="1" w:evenHBand="0" w:firstRowFirstColumn="0" w:firstRowLastColumn="0" w:lastRowFirstColumn="0" w:lastRowLastColumn="0"/>
              <w:rPr>
                <w:ins w:id="2148" w:author="Red Army" w:date="2012-04-09T20:45:00Z"/>
                <w:del w:id="2149" w:author="Phuong Giang" w:date="2012-04-15T00:46:00Z"/>
              </w:rPr>
            </w:pPr>
            <w:ins w:id="2150" w:author="Red Army" w:date="2012-04-09T20:45:00Z">
              <w:del w:id="2151" w:author="Phuong Giang" w:date="2012-04-15T00:46:00Z">
                <w:r w:rsidDel="004B2F20">
                  <w:delText>Click to go to Compose Teaching Plan Screen</w:delText>
                </w:r>
              </w:del>
            </w:ins>
          </w:p>
        </w:tc>
      </w:tr>
      <w:tr w:rsidR="002A5376" w:rsidDel="004B2F20" w14:paraId="7C55FF21" w14:textId="62215B19" w:rsidTr="007355A8">
        <w:trPr>
          <w:ins w:id="2152" w:author="Red Army" w:date="2012-04-09T20:45:00Z"/>
          <w:del w:id="2153" w:author="Phuong Giang" w:date="2012-04-15T00:46:00Z"/>
        </w:trPr>
        <w:tc>
          <w:tcPr>
            <w:cnfStyle w:val="001000000000" w:firstRow="0" w:lastRow="0" w:firstColumn="1" w:lastColumn="0" w:oddVBand="0" w:evenVBand="0" w:oddHBand="0" w:evenHBand="0" w:firstRowFirstColumn="0" w:firstRowLastColumn="0" w:lastRowFirstColumn="0" w:lastRowLastColumn="0"/>
            <w:tcW w:w="1008" w:type="dxa"/>
            <w:tcPrChange w:id="2154" w:author="Phuong Giang" w:date="2012-04-15T00:40:00Z">
              <w:tcPr>
                <w:tcW w:w="1008" w:type="dxa"/>
              </w:tcPr>
            </w:tcPrChange>
          </w:tcPr>
          <w:p w14:paraId="75B1EA88" w14:textId="3F6517D2" w:rsidR="002A5376" w:rsidDel="004B2F20" w:rsidRDefault="002A5376" w:rsidP="008F2C45">
            <w:pPr>
              <w:ind w:left="0"/>
              <w:rPr>
                <w:ins w:id="2155" w:author="Red Army" w:date="2012-04-09T20:45:00Z"/>
                <w:del w:id="2156" w:author="Phuong Giang" w:date="2012-04-15T00:46:00Z"/>
              </w:rPr>
            </w:pPr>
            <w:ins w:id="2157" w:author="Red Army" w:date="2012-04-09T20:45:00Z">
              <w:del w:id="2158" w:author="Phuong Giang" w:date="2012-04-15T00:46:00Z">
                <w:r w:rsidDel="004B2F20">
                  <w:delText>2</w:delText>
                </w:r>
              </w:del>
            </w:ins>
          </w:p>
        </w:tc>
        <w:tc>
          <w:tcPr>
            <w:tcW w:w="3600" w:type="dxa"/>
            <w:tcPrChange w:id="2159" w:author="Phuong Giang" w:date="2012-04-15T00:40:00Z">
              <w:tcPr>
                <w:tcW w:w="3600" w:type="dxa"/>
              </w:tcPr>
            </w:tcPrChange>
          </w:tcPr>
          <w:p w14:paraId="457F5AC4" w14:textId="244FB107" w:rsidR="002A5376" w:rsidDel="004B2F20" w:rsidRDefault="002A5376" w:rsidP="008F2C45">
            <w:pPr>
              <w:ind w:left="0"/>
              <w:cnfStyle w:val="000000000000" w:firstRow="0" w:lastRow="0" w:firstColumn="0" w:lastColumn="0" w:oddVBand="0" w:evenVBand="0" w:oddHBand="0" w:evenHBand="0" w:firstRowFirstColumn="0" w:firstRowLastColumn="0" w:lastRowFirstColumn="0" w:lastRowLastColumn="0"/>
              <w:rPr>
                <w:ins w:id="2160" w:author="Red Army" w:date="2012-04-09T20:45:00Z"/>
                <w:del w:id="2161" w:author="Phuong Giang" w:date="2012-04-15T00:46:00Z"/>
              </w:rPr>
            </w:pPr>
            <w:ins w:id="2162" w:author="Red Army" w:date="2012-04-09T20:45:00Z">
              <w:del w:id="2163" w:author="Phuong Giang" w:date="2012-04-15T00:46:00Z">
                <w:r w:rsidDel="004B2F20">
                  <w:delText>Manage Knowledge Item button</w:delText>
                </w:r>
              </w:del>
            </w:ins>
          </w:p>
        </w:tc>
        <w:tc>
          <w:tcPr>
            <w:tcW w:w="5310" w:type="dxa"/>
            <w:tcPrChange w:id="2164" w:author="Phuong Giang" w:date="2012-04-15T00:40:00Z">
              <w:tcPr>
                <w:tcW w:w="6120" w:type="dxa"/>
              </w:tcPr>
            </w:tcPrChange>
          </w:tcPr>
          <w:p w14:paraId="41C9F8AE" w14:textId="204715F0" w:rsidR="002A5376" w:rsidDel="004B2F20" w:rsidRDefault="002A5376" w:rsidP="008F2C45">
            <w:pPr>
              <w:ind w:left="0"/>
              <w:cnfStyle w:val="000000000000" w:firstRow="0" w:lastRow="0" w:firstColumn="0" w:lastColumn="0" w:oddVBand="0" w:evenVBand="0" w:oddHBand="0" w:evenHBand="0" w:firstRowFirstColumn="0" w:firstRowLastColumn="0" w:lastRowFirstColumn="0" w:lastRowLastColumn="0"/>
              <w:rPr>
                <w:ins w:id="2165" w:author="Red Army" w:date="2012-04-09T20:45:00Z"/>
                <w:del w:id="2166" w:author="Phuong Giang" w:date="2012-04-15T00:46:00Z"/>
              </w:rPr>
            </w:pPr>
            <w:ins w:id="2167" w:author="Red Army" w:date="2012-04-09T20:45:00Z">
              <w:del w:id="2168" w:author="Phuong Giang" w:date="2012-04-15T00:46:00Z">
                <w:r w:rsidDel="004B2F20">
                  <w:delText>Click to go to Manage Knowledge Item Screen</w:delText>
                </w:r>
              </w:del>
            </w:ins>
          </w:p>
        </w:tc>
      </w:tr>
      <w:tr w:rsidR="002A5376" w:rsidDel="004B2F20" w14:paraId="015A9D0E" w14:textId="32A1C880" w:rsidTr="007355A8">
        <w:trPr>
          <w:cnfStyle w:val="000000100000" w:firstRow="0" w:lastRow="0" w:firstColumn="0" w:lastColumn="0" w:oddVBand="0" w:evenVBand="0" w:oddHBand="1" w:evenHBand="0" w:firstRowFirstColumn="0" w:firstRowLastColumn="0" w:lastRowFirstColumn="0" w:lastRowLastColumn="0"/>
          <w:ins w:id="2169" w:author="Red Army" w:date="2012-04-09T20:45:00Z"/>
          <w:del w:id="2170" w:author="Phuong Giang" w:date="2012-04-15T00:46:00Z"/>
        </w:trPr>
        <w:tc>
          <w:tcPr>
            <w:cnfStyle w:val="001000000000" w:firstRow="0" w:lastRow="0" w:firstColumn="1" w:lastColumn="0" w:oddVBand="0" w:evenVBand="0" w:oddHBand="0" w:evenHBand="0" w:firstRowFirstColumn="0" w:firstRowLastColumn="0" w:lastRowFirstColumn="0" w:lastRowLastColumn="0"/>
            <w:tcW w:w="1008" w:type="dxa"/>
            <w:tcPrChange w:id="2171" w:author="Phuong Giang" w:date="2012-04-15T00:40:00Z">
              <w:tcPr>
                <w:tcW w:w="1008" w:type="dxa"/>
              </w:tcPr>
            </w:tcPrChange>
          </w:tcPr>
          <w:p w14:paraId="0A297F9D" w14:textId="34B0AFCA" w:rsidR="002A5376" w:rsidDel="004B2F20" w:rsidRDefault="002A5376" w:rsidP="008F2C45">
            <w:pPr>
              <w:ind w:left="0"/>
              <w:cnfStyle w:val="001000100000" w:firstRow="0" w:lastRow="0" w:firstColumn="1" w:lastColumn="0" w:oddVBand="0" w:evenVBand="0" w:oddHBand="1" w:evenHBand="0" w:firstRowFirstColumn="0" w:firstRowLastColumn="0" w:lastRowFirstColumn="0" w:lastRowLastColumn="0"/>
              <w:rPr>
                <w:ins w:id="2172" w:author="Red Army" w:date="2012-04-09T20:45:00Z"/>
                <w:del w:id="2173" w:author="Phuong Giang" w:date="2012-04-15T00:46:00Z"/>
              </w:rPr>
            </w:pPr>
            <w:ins w:id="2174" w:author="Red Army" w:date="2012-04-09T20:45:00Z">
              <w:del w:id="2175" w:author="Phuong Giang" w:date="2012-04-15T00:46:00Z">
                <w:r w:rsidDel="004B2F20">
                  <w:delText>3</w:delText>
                </w:r>
              </w:del>
            </w:ins>
          </w:p>
        </w:tc>
        <w:tc>
          <w:tcPr>
            <w:tcW w:w="3600" w:type="dxa"/>
            <w:tcPrChange w:id="2176" w:author="Phuong Giang" w:date="2012-04-15T00:40:00Z">
              <w:tcPr>
                <w:tcW w:w="3600" w:type="dxa"/>
              </w:tcPr>
            </w:tcPrChange>
          </w:tcPr>
          <w:p w14:paraId="75116FCA" w14:textId="7954ACD3" w:rsidR="002A5376" w:rsidDel="004B2F20" w:rsidRDefault="002A5376" w:rsidP="008F2C45">
            <w:pPr>
              <w:ind w:left="0"/>
              <w:cnfStyle w:val="000000100000" w:firstRow="0" w:lastRow="0" w:firstColumn="0" w:lastColumn="0" w:oddVBand="0" w:evenVBand="0" w:oddHBand="1" w:evenHBand="0" w:firstRowFirstColumn="0" w:firstRowLastColumn="0" w:lastRowFirstColumn="0" w:lastRowLastColumn="0"/>
              <w:rPr>
                <w:ins w:id="2177" w:author="Red Army" w:date="2012-04-09T20:45:00Z"/>
                <w:del w:id="2178" w:author="Phuong Giang" w:date="2012-04-15T00:46:00Z"/>
              </w:rPr>
            </w:pPr>
            <w:ins w:id="2179" w:author="Red Army" w:date="2012-04-09T20:45:00Z">
              <w:del w:id="2180" w:author="Phuong Giang" w:date="2012-04-15T00:46:00Z">
                <w:r w:rsidDel="004B2F20">
                  <w:delText>Manage Teaching Method button</w:delText>
                </w:r>
              </w:del>
            </w:ins>
          </w:p>
        </w:tc>
        <w:tc>
          <w:tcPr>
            <w:tcW w:w="5310" w:type="dxa"/>
            <w:tcPrChange w:id="2181" w:author="Phuong Giang" w:date="2012-04-15T00:40:00Z">
              <w:tcPr>
                <w:tcW w:w="6120" w:type="dxa"/>
              </w:tcPr>
            </w:tcPrChange>
          </w:tcPr>
          <w:p w14:paraId="38FA9CB5" w14:textId="40770FB1" w:rsidR="002A5376" w:rsidDel="004B2F20" w:rsidRDefault="002A5376" w:rsidP="008F2C45">
            <w:pPr>
              <w:ind w:left="0"/>
              <w:cnfStyle w:val="000000100000" w:firstRow="0" w:lastRow="0" w:firstColumn="0" w:lastColumn="0" w:oddVBand="0" w:evenVBand="0" w:oddHBand="1" w:evenHBand="0" w:firstRowFirstColumn="0" w:firstRowLastColumn="0" w:lastRowFirstColumn="0" w:lastRowLastColumn="0"/>
              <w:rPr>
                <w:ins w:id="2182" w:author="Red Army" w:date="2012-04-09T20:45:00Z"/>
                <w:del w:id="2183" w:author="Phuong Giang" w:date="2012-04-15T00:46:00Z"/>
              </w:rPr>
            </w:pPr>
            <w:ins w:id="2184" w:author="Red Army" w:date="2012-04-09T20:45:00Z">
              <w:del w:id="2185" w:author="Phuong Giang" w:date="2012-04-15T00:46:00Z">
                <w:r w:rsidDel="004B2F20">
                  <w:delText>Click to go to Manage Teaching Method Screen</w:delText>
                </w:r>
              </w:del>
            </w:ins>
          </w:p>
        </w:tc>
      </w:tr>
      <w:tr w:rsidR="002A5376" w14:paraId="010EFBEB" w14:textId="77777777" w:rsidTr="007355A8">
        <w:trPr>
          <w:ins w:id="2186" w:author="Red Army" w:date="2012-04-09T20:45:00Z"/>
        </w:trPr>
        <w:tc>
          <w:tcPr>
            <w:cnfStyle w:val="001000000000" w:firstRow="0" w:lastRow="0" w:firstColumn="1" w:lastColumn="0" w:oddVBand="0" w:evenVBand="0" w:oddHBand="0" w:evenHBand="0" w:firstRowFirstColumn="0" w:firstRowLastColumn="0" w:lastRowFirstColumn="0" w:lastRowLastColumn="0"/>
            <w:tcW w:w="1008" w:type="dxa"/>
            <w:tcPrChange w:id="2187" w:author="Phuong Giang" w:date="2012-04-15T00:40:00Z">
              <w:tcPr>
                <w:tcW w:w="1008" w:type="dxa"/>
              </w:tcPr>
            </w:tcPrChange>
          </w:tcPr>
          <w:p w14:paraId="0C47D8A3" w14:textId="77777777" w:rsidR="002A5376" w:rsidRDefault="002A5376" w:rsidP="008F2C45">
            <w:pPr>
              <w:ind w:left="0"/>
              <w:rPr>
                <w:ins w:id="2188" w:author="Red Army" w:date="2012-04-09T20:45:00Z"/>
              </w:rPr>
            </w:pPr>
            <w:ins w:id="2189" w:author="Red Army" w:date="2012-04-09T20:45:00Z">
              <w:r>
                <w:t>4</w:t>
              </w:r>
            </w:ins>
          </w:p>
        </w:tc>
        <w:tc>
          <w:tcPr>
            <w:tcW w:w="3600" w:type="dxa"/>
            <w:tcPrChange w:id="2190" w:author="Phuong Giang" w:date="2012-04-15T00:40:00Z">
              <w:tcPr>
                <w:tcW w:w="3600" w:type="dxa"/>
              </w:tcPr>
            </w:tcPrChange>
          </w:tcPr>
          <w:p w14:paraId="3B4EA1AF" w14:textId="5A3E4C3A" w:rsidR="002A5376" w:rsidRDefault="002A5376" w:rsidP="008F2C45">
            <w:pPr>
              <w:ind w:left="0"/>
              <w:cnfStyle w:val="000000000000" w:firstRow="0" w:lastRow="0" w:firstColumn="0" w:lastColumn="0" w:oddVBand="0" w:evenVBand="0" w:oddHBand="0" w:evenHBand="0" w:firstRowFirstColumn="0" w:firstRowLastColumn="0" w:lastRowFirstColumn="0" w:lastRowLastColumn="0"/>
              <w:rPr>
                <w:ins w:id="2191" w:author="Red Army" w:date="2012-04-09T20:45:00Z"/>
              </w:rPr>
            </w:pPr>
            <w:ins w:id="2192" w:author="Red Army" w:date="2012-04-09T20:45:00Z">
              <w:r>
                <w:t>Clear format button</w:t>
              </w:r>
            </w:ins>
          </w:p>
        </w:tc>
        <w:tc>
          <w:tcPr>
            <w:tcW w:w="5310" w:type="dxa"/>
            <w:tcPrChange w:id="2193" w:author="Phuong Giang" w:date="2012-04-15T00:40:00Z">
              <w:tcPr>
                <w:tcW w:w="6120" w:type="dxa"/>
              </w:tcPr>
            </w:tcPrChange>
          </w:tcPr>
          <w:p w14:paraId="529D8BF4" w14:textId="78FB3B41" w:rsidR="002A5376" w:rsidRDefault="002A5376">
            <w:pPr>
              <w:ind w:left="0"/>
              <w:cnfStyle w:val="000000000000" w:firstRow="0" w:lastRow="0" w:firstColumn="0" w:lastColumn="0" w:oddVBand="0" w:evenVBand="0" w:oddHBand="0" w:evenHBand="0" w:firstRowFirstColumn="0" w:firstRowLastColumn="0" w:lastRowFirstColumn="0" w:lastRowLastColumn="0"/>
              <w:rPr>
                <w:ins w:id="2194" w:author="Red Army" w:date="2012-04-09T20:45:00Z"/>
              </w:rPr>
              <w:pPrChange w:id="2195" w:author="Red Army" w:date="2012-04-09T20:45:00Z">
                <w:pPr>
                  <w:spacing w:after="200" w:line="276" w:lineRule="auto"/>
                  <w:ind w:left="0"/>
                  <w:cnfStyle w:val="000000000000" w:firstRow="0" w:lastRow="0" w:firstColumn="0" w:lastColumn="0" w:oddVBand="0" w:evenVBand="0" w:oddHBand="0" w:evenHBand="0" w:firstRowFirstColumn="0" w:firstRowLastColumn="0" w:lastRowFirstColumn="0" w:lastRowLastColumn="0"/>
                </w:pPr>
              </w:pPrChange>
            </w:pPr>
            <w:ins w:id="2196" w:author="Red Army" w:date="2012-04-09T20:45:00Z">
              <w:r>
                <w:t xml:space="preserve">Click to clear all text </w:t>
              </w:r>
            </w:ins>
            <w:ins w:id="2197" w:author="Red Army" w:date="2012-04-09T20:46:00Z">
              <w:r>
                <w:t>formats</w:t>
              </w:r>
            </w:ins>
            <w:ins w:id="2198" w:author="Red Army" w:date="2012-04-09T20:45:00Z">
              <w:r>
                <w:t>.</w:t>
              </w:r>
            </w:ins>
          </w:p>
        </w:tc>
      </w:tr>
      <w:tr w:rsidR="002A5376" w14:paraId="52982A1A" w14:textId="77777777" w:rsidTr="007355A8">
        <w:trPr>
          <w:cnfStyle w:val="000000100000" w:firstRow="0" w:lastRow="0" w:firstColumn="0" w:lastColumn="0" w:oddVBand="0" w:evenVBand="0" w:oddHBand="1" w:evenHBand="0" w:firstRowFirstColumn="0" w:firstRowLastColumn="0" w:lastRowFirstColumn="0" w:lastRowLastColumn="0"/>
          <w:ins w:id="2199" w:author="Red Army" w:date="2012-04-09T20:45:00Z"/>
        </w:trPr>
        <w:tc>
          <w:tcPr>
            <w:cnfStyle w:val="001000000000" w:firstRow="0" w:lastRow="0" w:firstColumn="1" w:lastColumn="0" w:oddVBand="0" w:evenVBand="0" w:oddHBand="0" w:evenHBand="0" w:firstRowFirstColumn="0" w:firstRowLastColumn="0" w:lastRowFirstColumn="0" w:lastRowLastColumn="0"/>
            <w:tcW w:w="1008" w:type="dxa"/>
            <w:tcPrChange w:id="2200" w:author="Phuong Giang" w:date="2012-04-15T00:40:00Z">
              <w:tcPr>
                <w:tcW w:w="1008" w:type="dxa"/>
              </w:tcPr>
            </w:tcPrChange>
          </w:tcPr>
          <w:p w14:paraId="36E3058B" w14:textId="77777777" w:rsidR="002A5376" w:rsidRDefault="002A5376" w:rsidP="008F2C45">
            <w:pPr>
              <w:ind w:left="0"/>
              <w:cnfStyle w:val="001000100000" w:firstRow="0" w:lastRow="0" w:firstColumn="1" w:lastColumn="0" w:oddVBand="0" w:evenVBand="0" w:oddHBand="1" w:evenHBand="0" w:firstRowFirstColumn="0" w:firstRowLastColumn="0" w:lastRowFirstColumn="0" w:lastRowLastColumn="0"/>
              <w:rPr>
                <w:ins w:id="2201" w:author="Red Army" w:date="2012-04-09T20:45:00Z"/>
              </w:rPr>
            </w:pPr>
            <w:ins w:id="2202" w:author="Red Army" w:date="2012-04-09T20:45:00Z">
              <w:r>
                <w:t>5</w:t>
              </w:r>
            </w:ins>
          </w:p>
        </w:tc>
        <w:tc>
          <w:tcPr>
            <w:tcW w:w="3600" w:type="dxa"/>
            <w:tcPrChange w:id="2203" w:author="Phuong Giang" w:date="2012-04-15T00:40:00Z">
              <w:tcPr>
                <w:tcW w:w="3600" w:type="dxa"/>
              </w:tcPr>
            </w:tcPrChange>
          </w:tcPr>
          <w:p w14:paraId="3E586E8E" w14:textId="50D68243" w:rsidR="002A5376" w:rsidRDefault="002A5376" w:rsidP="008F2C45">
            <w:pPr>
              <w:ind w:left="0"/>
              <w:cnfStyle w:val="000000100000" w:firstRow="0" w:lastRow="0" w:firstColumn="0" w:lastColumn="0" w:oddVBand="0" w:evenVBand="0" w:oddHBand="1" w:evenHBand="0" w:firstRowFirstColumn="0" w:firstRowLastColumn="0" w:lastRowFirstColumn="0" w:lastRowLastColumn="0"/>
              <w:rPr>
                <w:ins w:id="2204" w:author="Red Army" w:date="2012-04-09T20:45:00Z"/>
              </w:rPr>
            </w:pPr>
            <w:ins w:id="2205" w:author="Red Army" w:date="2012-04-09T20:45:00Z">
              <w:r>
                <w:t>Font button group</w:t>
              </w:r>
            </w:ins>
          </w:p>
        </w:tc>
        <w:tc>
          <w:tcPr>
            <w:tcW w:w="5310" w:type="dxa"/>
            <w:tcPrChange w:id="2206" w:author="Phuong Giang" w:date="2012-04-15T00:40:00Z">
              <w:tcPr>
                <w:tcW w:w="6120" w:type="dxa"/>
              </w:tcPr>
            </w:tcPrChange>
          </w:tcPr>
          <w:p w14:paraId="7DE13EB2" w14:textId="15CBA54E" w:rsidR="002A5376" w:rsidRDefault="002A5376" w:rsidP="002A5376">
            <w:pPr>
              <w:ind w:left="0"/>
              <w:cnfStyle w:val="000000100000" w:firstRow="0" w:lastRow="0" w:firstColumn="0" w:lastColumn="0" w:oddVBand="0" w:evenVBand="0" w:oddHBand="1" w:evenHBand="0" w:firstRowFirstColumn="0" w:firstRowLastColumn="0" w:lastRowFirstColumn="0" w:lastRowLastColumn="0"/>
              <w:rPr>
                <w:ins w:id="2207" w:author="Red Army" w:date="2012-04-09T20:46:00Z"/>
              </w:rPr>
            </w:pPr>
            <w:ins w:id="2208" w:author="Red Army" w:date="2012-04-09T20:46:00Z">
              <w:r w:rsidRPr="00AD68C3">
                <w:t>The</w:t>
              </w:r>
              <w:r>
                <w:t xml:space="preserve"> Font button</w:t>
              </w:r>
              <w:r w:rsidRPr="00AD68C3">
                <w:t xml:space="preserve"> group contains the following tools and commands:</w:t>
              </w:r>
              <w:r>
                <w:t xml:space="preserve"> </w:t>
              </w:r>
            </w:ins>
          </w:p>
          <w:p w14:paraId="3EED3E54" w14:textId="3ECA362B" w:rsidR="002A5376" w:rsidRDefault="002A5376" w:rsidP="002A5376">
            <w:pPr>
              <w:ind w:left="0"/>
              <w:cnfStyle w:val="000000100000" w:firstRow="0" w:lastRow="0" w:firstColumn="0" w:lastColumn="0" w:oddVBand="0" w:evenVBand="0" w:oddHBand="1" w:evenHBand="0" w:firstRowFirstColumn="0" w:firstRowLastColumn="0" w:lastRowFirstColumn="0" w:lastRowLastColumn="0"/>
              <w:rPr>
                <w:ins w:id="2209" w:author="Red Army" w:date="2012-04-09T20:46:00Z"/>
              </w:rPr>
            </w:pPr>
            <w:ins w:id="2210" w:author="Red Army" w:date="2012-04-09T20:46:00Z">
              <w:r>
                <w:lastRenderedPageBreak/>
                <w:t xml:space="preserve">Set Font, Set Font Size, Set Font Color, Set Font Highlight Color, </w:t>
              </w:r>
            </w:ins>
          </w:p>
          <w:p w14:paraId="61960058" w14:textId="1419236D" w:rsidR="002A5376" w:rsidRDefault="002A5376">
            <w:pPr>
              <w:ind w:left="0"/>
              <w:cnfStyle w:val="000000100000" w:firstRow="0" w:lastRow="0" w:firstColumn="0" w:lastColumn="0" w:oddVBand="0" w:evenVBand="0" w:oddHBand="1" w:evenHBand="0" w:firstRowFirstColumn="0" w:firstRowLastColumn="0" w:lastRowFirstColumn="0" w:lastRowLastColumn="0"/>
              <w:rPr>
                <w:ins w:id="2211" w:author="Red Army" w:date="2012-04-09T20:45:00Z"/>
              </w:rPr>
              <w:pPrChange w:id="2212" w:author="Red Army" w:date="2012-04-09T20:46:00Z">
                <w:pPr>
                  <w:spacing w:after="200" w:line="276" w:lineRule="auto"/>
                  <w:ind w:left="0"/>
                  <w:cnfStyle w:val="000000100000" w:firstRow="0" w:lastRow="0" w:firstColumn="0" w:lastColumn="0" w:oddVBand="0" w:evenVBand="0" w:oddHBand="1" w:evenHBand="0" w:firstRowFirstColumn="0" w:firstRowLastColumn="0" w:lastRowFirstColumn="0" w:lastRowLastColumn="0"/>
                </w:pPr>
              </w:pPrChange>
            </w:pPr>
            <w:ins w:id="2213" w:author="Red Army" w:date="2012-04-09T20:46:00Z">
              <w:r>
                <w:t xml:space="preserve">Bold, Italic, Underline, Strikethrough, </w:t>
              </w:r>
            </w:ins>
          </w:p>
        </w:tc>
      </w:tr>
      <w:tr w:rsidR="002A5376" w14:paraId="6C9131CE" w14:textId="77777777" w:rsidTr="007355A8">
        <w:trPr>
          <w:ins w:id="2214" w:author="Red Army" w:date="2012-04-09T20:45:00Z"/>
        </w:trPr>
        <w:tc>
          <w:tcPr>
            <w:cnfStyle w:val="001000000000" w:firstRow="0" w:lastRow="0" w:firstColumn="1" w:lastColumn="0" w:oddVBand="0" w:evenVBand="0" w:oddHBand="0" w:evenHBand="0" w:firstRowFirstColumn="0" w:firstRowLastColumn="0" w:lastRowFirstColumn="0" w:lastRowLastColumn="0"/>
            <w:tcW w:w="1008" w:type="dxa"/>
            <w:tcPrChange w:id="2215" w:author="Phuong Giang" w:date="2012-04-15T00:40:00Z">
              <w:tcPr>
                <w:tcW w:w="1008" w:type="dxa"/>
              </w:tcPr>
            </w:tcPrChange>
          </w:tcPr>
          <w:p w14:paraId="32940422" w14:textId="77777777" w:rsidR="002A5376" w:rsidRDefault="002A5376" w:rsidP="008F2C45">
            <w:pPr>
              <w:ind w:left="0"/>
              <w:rPr>
                <w:ins w:id="2216" w:author="Red Army" w:date="2012-04-09T20:45:00Z"/>
              </w:rPr>
            </w:pPr>
            <w:ins w:id="2217" w:author="Red Army" w:date="2012-04-09T20:45:00Z">
              <w:r>
                <w:lastRenderedPageBreak/>
                <w:t>6</w:t>
              </w:r>
            </w:ins>
          </w:p>
        </w:tc>
        <w:tc>
          <w:tcPr>
            <w:tcW w:w="3600" w:type="dxa"/>
            <w:tcPrChange w:id="2218" w:author="Phuong Giang" w:date="2012-04-15T00:40:00Z">
              <w:tcPr>
                <w:tcW w:w="3600" w:type="dxa"/>
              </w:tcPr>
            </w:tcPrChange>
          </w:tcPr>
          <w:p w14:paraId="736F5A46" w14:textId="5C86A87E" w:rsidR="002A5376" w:rsidRDefault="002A5376" w:rsidP="008F2C45">
            <w:pPr>
              <w:ind w:left="0"/>
              <w:cnfStyle w:val="000000000000" w:firstRow="0" w:lastRow="0" w:firstColumn="0" w:lastColumn="0" w:oddVBand="0" w:evenVBand="0" w:oddHBand="0" w:evenHBand="0" w:firstRowFirstColumn="0" w:firstRowLastColumn="0" w:lastRowFirstColumn="0" w:lastRowLastColumn="0"/>
              <w:rPr>
                <w:ins w:id="2219" w:author="Red Army" w:date="2012-04-09T20:45:00Z"/>
              </w:rPr>
            </w:pPr>
            <w:ins w:id="2220" w:author="Red Army" w:date="2012-04-09T20:47:00Z">
              <w:r>
                <w:t>Subscript</w:t>
              </w:r>
            </w:ins>
            <w:ins w:id="2221" w:author="Red Army" w:date="2012-04-09T20:45:00Z">
              <w:r>
                <w:t xml:space="preserve"> button</w:t>
              </w:r>
            </w:ins>
          </w:p>
        </w:tc>
        <w:tc>
          <w:tcPr>
            <w:tcW w:w="5310" w:type="dxa"/>
            <w:tcPrChange w:id="2222" w:author="Phuong Giang" w:date="2012-04-15T00:40:00Z">
              <w:tcPr>
                <w:tcW w:w="6120" w:type="dxa"/>
              </w:tcPr>
            </w:tcPrChange>
          </w:tcPr>
          <w:p w14:paraId="11E72C0A" w14:textId="359218EE" w:rsidR="002A5376" w:rsidRDefault="002A5376">
            <w:pPr>
              <w:ind w:left="0"/>
              <w:cnfStyle w:val="000000000000" w:firstRow="0" w:lastRow="0" w:firstColumn="0" w:lastColumn="0" w:oddVBand="0" w:evenVBand="0" w:oddHBand="0" w:evenHBand="0" w:firstRowFirstColumn="0" w:firstRowLastColumn="0" w:lastRowFirstColumn="0" w:lastRowLastColumn="0"/>
              <w:rPr>
                <w:ins w:id="2223" w:author="Red Army" w:date="2012-04-09T20:45:00Z"/>
              </w:rPr>
              <w:pPrChange w:id="2224" w:author="Red Army" w:date="2012-04-09T20:47:00Z">
                <w:pPr>
                  <w:spacing w:after="200" w:line="276" w:lineRule="auto"/>
                  <w:ind w:left="0"/>
                  <w:cnfStyle w:val="000000000000" w:firstRow="0" w:lastRow="0" w:firstColumn="0" w:lastColumn="0" w:oddVBand="0" w:evenVBand="0" w:oddHBand="0" w:evenHBand="0" w:firstRowFirstColumn="0" w:firstRowLastColumn="0" w:lastRowFirstColumn="0" w:lastRowLastColumn="0"/>
                </w:pPr>
              </w:pPrChange>
            </w:pPr>
            <w:ins w:id="2225" w:author="Red Army" w:date="2012-04-09T20:45:00Z">
              <w:r>
                <w:t xml:space="preserve">Click to </w:t>
              </w:r>
            </w:ins>
            <w:ins w:id="2226" w:author="Red Army" w:date="2012-04-09T20:47:00Z">
              <w:r>
                <w:t>change selected text to subscript format.</w:t>
              </w:r>
            </w:ins>
          </w:p>
        </w:tc>
      </w:tr>
      <w:tr w:rsidR="002A5376" w14:paraId="2CEE51D8" w14:textId="77777777" w:rsidTr="007355A8">
        <w:trPr>
          <w:cnfStyle w:val="000000100000" w:firstRow="0" w:lastRow="0" w:firstColumn="0" w:lastColumn="0" w:oddVBand="0" w:evenVBand="0" w:oddHBand="1" w:evenHBand="0" w:firstRowFirstColumn="0" w:firstRowLastColumn="0" w:lastRowFirstColumn="0" w:lastRowLastColumn="0"/>
          <w:ins w:id="2227" w:author="Red Army" w:date="2012-04-09T20:45:00Z"/>
        </w:trPr>
        <w:tc>
          <w:tcPr>
            <w:cnfStyle w:val="001000000000" w:firstRow="0" w:lastRow="0" w:firstColumn="1" w:lastColumn="0" w:oddVBand="0" w:evenVBand="0" w:oddHBand="0" w:evenHBand="0" w:firstRowFirstColumn="0" w:firstRowLastColumn="0" w:lastRowFirstColumn="0" w:lastRowLastColumn="0"/>
            <w:tcW w:w="1008" w:type="dxa"/>
            <w:tcPrChange w:id="2228" w:author="Phuong Giang" w:date="2012-04-15T00:40:00Z">
              <w:tcPr>
                <w:tcW w:w="1008" w:type="dxa"/>
              </w:tcPr>
            </w:tcPrChange>
          </w:tcPr>
          <w:p w14:paraId="19309231" w14:textId="77777777" w:rsidR="002A5376" w:rsidRDefault="002A5376" w:rsidP="008F2C45">
            <w:pPr>
              <w:ind w:left="0"/>
              <w:cnfStyle w:val="001000100000" w:firstRow="0" w:lastRow="0" w:firstColumn="1" w:lastColumn="0" w:oddVBand="0" w:evenVBand="0" w:oddHBand="1" w:evenHBand="0" w:firstRowFirstColumn="0" w:firstRowLastColumn="0" w:lastRowFirstColumn="0" w:lastRowLastColumn="0"/>
              <w:rPr>
                <w:ins w:id="2229" w:author="Red Army" w:date="2012-04-09T20:45:00Z"/>
              </w:rPr>
            </w:pPr>
            <w:ins w:id="2230" w:author="Red Army" w:date="2012-04-09T20:45:00Z">
              <w:r>
                <w:t>7</w:t>
              </w:r>
            </w:ins>
          </w:p>
        </w:tc>
        <w:tc>
          <w:tcPr>
            <w:tcW w:w="3600" w:type="dxa"/>
            <w:tcPrChange w:id="2231" w:author="Phuong Giang" w:date="2012-04-15T00:40:00Z">
              <w:tcPr>
                <w:tcW w:w="3600" w:type="dxa"/>
              </w:tcPr>
            </w:tcPrChange>
          </w:tcPr>
          <w:p w14:paraId="776519EB" w14:textId="7C6F607B" w:rsidR="002A5376" w:rsidRDefault="002A5376" w:rsidP="008F2C45">
            <w:pPr>
              <w:ind w:left="0"/>
              <w:cnfStyle w:val="000000100000" w:firstRow="0" w:lastRow="0" w:firstColumn="0" w:lastColumn="0" w:oddVBand="0" w:evenVBand="0" w:oddHBand="1" w:evenHBand="0" w:firstRowFirstColumn="0" w:firstRowLastColumn="0" w:lastRowFirstColumn="0" w:lastRowLastColumn="0"/>
              <w:rPr>
                <w:ins w:id="2232" w:author="Red Army" w:date="2012-04-09T20:45:00Z"/>
              </w:rPr>
            </w:pPr>
            <w:ins w:id="2233" w:author="Red Army" w:date="2012-04-09T20:47:00Z">
              <w:r>
                <w:t>Superscript</w:t>
              </w:r>
            </w:ins>
            <w:ins w:id="2234" w:author="Red Army" w:date="2012-04-09T20:45:00Z">
              <w:r>
                <w:t xml:space="preserve"> button</w:t>
              </w:r>
            </w:ins>
          </w:p>
        </w:tc>
        <w:tc>
          <w:tcPr>
            <w:tcW w:w="5310" w:type="dxa"/>
            <w:tcPrChange w:id="2235" w:author="Phuong Giang" w:date="2012-04-15T00:40:00Z">
              <w:tcPr>
                <w:tcW w:w="6120" w:type="dxa"/>
              </w:tcPr>
            </w:tcPrChange>
          </w:tcPr>
          <w:p w14:paraId="7CA04E71" w14:textId="5C71DAE4" w:rsidR="002A5376" w:rsidRDefault="002A5376">
            <w:pPr>
              <w:ind w:left="0"/>
              <w:cnfStyle w:val="000000100000" w:firstRow="0" w:lastRow="0" w:firstColumn="0" w:lastColumn="0" w:oddVBand="0" w:evenVBand="0" w:oddHBand="1" w:evenHBand="0" w:firstRowFirstColumn="0" w:firstRowLastColumn="0" w:lastRowFirstColumn="0" w:lastRowLastColumn="0"/>
              <w:rPr>
                <w:ins w:id="2236" w:author="Red Army" w:date="2012-04-09T20:45:00Z"/>
              </w:rPr>
              <w:pPrChange w:id="2237" w:author="Red Army" w:date="2012-04-09T20:48:00Z">
                <w:pPr>
                  <w:spacing w:after="200" w:line="276" w:lineRule="auto"/>
                  <w:ind w:left="0"/>
                  <w:cnfStyle w:val="000000100000" w:firstRow="0" w:lastRow="0" w:firstColumn="0" w:lastColumn="0" w:oddVBand="0" w:evenVBand="0" w:oddHBand="1" w:evenHBand="0" w:firstRowFirstColumn="0" w:firstRowLastColumn="0" w:lastRowFirstColumn="0" w:lastRowLastColumn="0"/>
                </w:pPr>
              </w:pPrChange>
            </w:pPr>
            <w:ins w:id="2238" w:author="Red Army" w:date="2012-04-09T20:45:00Z">
              <w:r>
                <w:t xml:space="preserve">Click to </w:t>
              </w:r>
            </w:ins>
            <w:ins w:id="2239" w:author="Red Army" w:date="2012-04-09T20:47:00Z">
              <w:r>
                <w:t>change selected text to su</w:t>
              </w:r>
            </w:ins>
            <w:ins w:id="2240" w:author="Red Army" w:date="2012-04-09T20:48:00Z">
              <w:r>
                <w:t>per</w:t>
              </w:r>
            </w:ins>
            <w:ins w:id="2241" w:author="Red Army" w:date="2012-04-09T20:47:00Z">
              <w:r>
                <w:t>script format.</w:t>
              </w:r>
            </w:ins>
          </w:p>
        </w:tc>
      </w:tr>
      <w:tr w:rsidR="002A5376" w14:paraId="6A31A5F5" w14:textId="77777777" w:rsidTr="007355A8">
        <w:trPr>
          <w:ins w:id="2242" w:author="Red Army" w:date="2012-04-09T20:45:00Z"/>
        </w:trPr>
        <w:tc>
          <w:tcPr>
            <w:cnfStyle w:val="001000000000" w:firstRow="0" w:lastRow="0" w:firstColumn="1" w:lastColumn="0" w:oddVBand="0" w:evenVBand="0" w:oddHBand="0" w:evenHBand="0" w:firstRowFirstColumn="0" w:firstRowLastColumn="0" w:lastRowFirstColumn="0" w:lastRowLastColumn="0"/>
            <w:tcW w:w="1008" w:type="dxa"/>
            <w:tcPrChange w:id="2243" w:author="Phuong Giang" w:date="2012-04-15T00:40:00Z">
              <w:tcPr>
                <w:tcW w:w="1008" w:type="dxa"/>
              </w:tcPr>
            </w:tcPrChange>
          </w:tcPr>
          <w:p w14:paraId="4DC68AA2" w14:textId="77777777" w:rsidR="002A5376" w:rsidRDefault="002A5376" w:rsidP="008F2C45">
            <w:pPr>
              <w:ind w:left="0"/>
              <w:rPr>
                <w:ins w:id="2244" w:author="Red Army" w:date="2012-04-09T20:45:00Z"/>
              </w:rPr>
            </w:pPr>
            <w:ins w:id="2245" w:author="Red Army" w:date="2012-04-09T20:45:00Z">
              <w:r>
                <w:t>8</w:t>
              </w:r>
            </w:ins>
          </w:p>
        </w:tc>
        <w:tc>
          <w:tcPr>
            <w:tcW w:w="3600" w:type="dxa"/>
            <w:tcPrChange w:id="2246" w:author="Phuong Giang" w:date="2012-04-15T00:40:00Z">
              <w:tcPr>
                <w:tcW w:w="3600" w:type="dxa"/>
              </w:tcPr>
            </w:tcPrChange>
          </w:tcPr>
          <w:p w14:paraId="54C14769" w14:textId="08D6B554" w:rsidR="002A5376" w:rsidRDefault="002A5376">
            <w:pPr>
              <w:ind w:left="0"/>
              <w:cnfStyle w:val="000000000000" w:firstRow="0" w:lastRow="0" w:firstColumn="0" w:lastColumn="0" w:oddVBand="0" w:evenVBand="0" w:oddHBand="0" w:evenHBand="0" w:firstRowFirstColumn="0" w:firstRowLastColumn="0" w:lastRowFirstColumn="0" w:lastRowLastColumn="0"/>
              <w:rPr>
                <w:ins w:id="2247" w:author="Red Army" w:date="2012-04-09T20:45:00Z"/>
              </w:rPr>
              <w:pPrChange w:id="2248" w:author="Red Army" w:date="2012-04-09T20:48:00Z">
                <w:pPr>
                  <w:spacing w:after="200" w:line="276" w:lineRule="auto"/>
                  <w:ind w:left="0"/>
                  <w:cnfStyle w:val="000000000000" w:firstRow="0" w:lastRow="0" w:firstColumn="0" w:lastColumn="0" w:oddVBand="0" w:evenVBand="0" w:oddHBand="0" w:evenHBand="0" w:firstRowFirstColumn="0" w:firstRowLastColumn="0" w:lastRowFirstColumn="0" w:lastRowLastColumn="0"/>
                </w:pPr>
              </w:pPrChange>
            </w:pPr>
            <w:ins w:id="2249" w:author="Red Army" w:date="2012-04-09T20:48:00Z">
              <w:r>
                <w:t xml:space="preserve">Paragraph </w:t>
              </w:r>
            </w:ins>
            <w:ins w:id="2250" w:author="Red Army" w:date="2012-04-09T20:45:00Z">
              <w:r>
                <w:t>button</w:t>
              </w:r>
            </w:ins>
            <w:ins w:id="2251" w:author="Red Army" w:date="2012-04-09T20:48:00Z">
              <w:r>
                <w:t xml:space="preserve"> group</w:t>
              </w:r>
            </w:ins>
          </w:p>
        </w:tc>
        <w:tc>
          <w:tcPr>
            <w:tcW w:w="5310" w:type="dxa"/>
            <w:tcPrChange w:id="2252" w:author="Phuong Giang" w:date="2012-04-15T00:40:00Z">
              <w:tcPr>
                <w:tcW w:w="6120" w:type="dxa"/>
              </w:tcPr>
            </w:tcPrChange>
          </w:tcPr>
          <w:p w14:paraId="32E0EDBE" w14:textId="44374298" w:rsidR="002A5376" w:rsidRDefault="002A5376" w:rsidP="002A5376">
            <w:pPr>
              <w:ind w:left="0"/>
              <w:cnfStyle w:val="000000000000" w:firstRow="0" w:lastRow="0" w:firstColumn="0" w:lastColumn="0" w:oddVBand="0" w:evenVBand="0" w:oddHBand="0" w:evenHBand="0" w:firstRowFirstColumn="0" w:firstRowLastColumn="0" w:lastRowFirstColumn="0" w:lastRowLastColumn="0"/>
              <w:rPr>
                <w:ins w:id="2253" w:author="Red Army" w:date="2012-04-09T20:48:00Z"/>
              </w:rPr>
            </w:pPr>
            <w:ins w:id="2254" w:author="Red Army" w:date="2012-04-09T20:48:00Z">
              <w:r w:rsidRPr="00AD68C3">
                <w:t>The</w:t>
              </w:r>
              <w:r>
                <w:t xml:space="preserve"> Paragraph button</w:t>
              </w:r>
              <w:r w:rsidRPr="00AD68C3">
                <w:t xml:space="preserve"> group contains the following tools and commands:</w:t>
              </w:r>
              <w:r>
                <w:t xml:space="preserve"> </w:t>
              </w:r>
            </w:ins>
          </w:p>
          <w:p w14:paraId="6E15844B" w14:textId="77777777" w:rsidR="002A5376" w:rsidRDefault="002A5376" w:rsidP="002A5376">
            <w:pPr>
              <w:ind w:left="0"/>
              <w:cnfStyle w:val="000000000000" w:firstRow="0" w:lastRow="0" w:firstColumn="0" w:lastColumn="0" w:oddVBand="0" w:evenVBand="0" w:oddHBand="0" w:evenHBand="0" w:firstRowFirstColumn="0" w:firstRowLastColumn="0" w:lastRowFirstColumn="0" w:lastRowLastColumn="0"/>
              <w:rPr>
                <w:ins w:id="2255" w:author="Red Army" w:date="2012-04-09T20:48:00Z"/>
              </w:rPr>
            </w:pPr>
            <w:ins w:id="2256" w:author="Red Army" w:date="2012-04-09T20:48:00Z">
              <w:r>
                <w:t>Indent More, Indent Less, Bullet List, Number List,</w:t>
              </w:r>
            </w:ins>
          </w:p>
          <w:p w14:paraId="15DD69D4" w14:textId="09CA247F" w:rsidR="002A5376" w:rsidRPr="00AD68C3" w:rsidRDefault="002A5376" w:rsidP="002A5376">
            <w:pPr>
              <w:ind w:left="0"/>
              <w:cnfStyle w:val="000000000000" w:firstRow="0" w:lastRow="0" w:firstColumn="0" w:lastColumn="0" w:oddVBand="0" w:evenVBand="0" w:oddHBand="0" w:evenHBand="0" w:firstRowFirstColumn="0" w:firstRowLastColumn="0" w:lastRowFirstColumn="0" w:lastRowLastColumn="0"/>
              <w:rPr>
                <w:ins w:id="2257" w:author="Red Army" w:date="2012-04-09T20:45:00Z"/>
              </w:rPr>
            </w:pPr>
            <w:ins w:id="2258" w:author="Red Army" w:date="2012-04-09T20:48:00Z">
              <w:r>
                <w:t>Align Left, Align Center, Align Right, Align Justify.</w:t>
              </w:r>
            </w:ins>
          </w:p>
        </w:tc>
      </w:tr>
      <w:tr w:rsidR="002A5376" w14:paraId="74F2A555" w14:textId="77777777" w:rsidTr="007355A8">
        <w:trPr>
          <w:cnfStyle w:val="000000100000" w:firstRow="0" w:lastRow="0" w:firstColumn="0" w:lastColumn="0" w:oddVBand="0" w:evenVBand="0" w:oddHBand="1" w:evenHBand="0" w:firstRowFirstColumn="0" w:firstRowLastColumn="0" w:lastRowFirstColumn="0" w:lastRowLastColumn="0"/>
          <w:ins w:id="2259" w:author="Red Army" w:date="2012-04-09T20:45:00Z"/>
        </w:trPr>
        <w:tc>
          <w:tcPr>
            <w:cnfStyle w:val="001000000000" w:firstRow="0" w:lastRow="0" w:firstColumn="1" w:lastColumn="0" w:oddVBand="0" w:evenVBand="0" w:oddHBand="0" w:evenHBand="0" w:firstRowFirstColumn="0" w:firstRowLastColumn="0" w:lastRowFirstColumn="0" w:lastRowLastColumn="0"/>
            <w:tcW w:w="1008" w:type="dxa"/>
            <w:tcPrChange w:id="2260" w:author="Phuong Giang" w:date="2012-04-15T00:40:00Z">
              <w:tcPr>
                <w:tcW w:w="1008" w:type="dxa"/>
              </w:tcPr>
            </w:tcPrChange>
          </w:tcPr>
          <w:p w14:paraId="0DB88DD6" w14:textId="77777777" w:rsidR="002A5376" w:rsidRDefault="002A5376" w:rsidP="008F2C45">
            <w:pPr>
              <w:ind w:left="0"/>
              <w:cnfStyle w:val="001000100000" w:firstRow="0" w:lastRow="0" w:firstColumn="1" w:lastColumn="0" w:oddVBand="0" w:evenVBand="0" w:oddHBand="1" w:evenHBand="0" w:firstRowFirstColumn="0" w:firstRowLastColumn="0" w:lastRowFirstColumn="0" w:lastRowLastColumn="0"/>
              <w:rPr>
                <w:ins w:id="2261" w:author="Red Army" w:date="2012-04-09T20:45:00Z"/>
              </w:rPr>
            </w:pPr>
            <w:ins w:id="2262" w:author="Red Army" w:date="2012-04-09T20:45:00Z">
              <w:r>
                <w:t>9</w:t>
              </w:r>
            </w:ins>
          </w:p>
        </w:tc>
        <w:tc>
          <w:tcPr>
            <w:tcW w:w="3600" w:type="dxa"/>
            <w:tcPrChange w:id="2263" w:author="Phuong Giang" w:date="2012-04-15T00:40:00Z">
              <w:tcPr>
                <w:tcW w:w="3600" w:type="dxa"/>
              </w:tcPr>
            </w:tcPrChange>
          </w:tcPr>
          <w:p w14:paraId="7C25F872" w14:textId="656569E9" w:rsidR="002A5376" w:rsidRDefault="00EB2163" w:rsidP="008F2C45">
            <w:pPr>
              <w:ind w:left="0"/>
              <w:cnfStyle w:val="000000100000" w:firstRow="0" w:lastRow="0" w:firstColumn="0" w:lastColumn="0" w:oddVBand="0" w:evenVBand="0" w:oddHBand="1" w:evenHBand="0" w:firstRowFirstColumn="0" w:firstRowLastColumn="0" w:lastRowFirstColumn="0" w:lastRowLastColumn="0"/>
              <w:rPr>
                <w:ins w:id="2264" w:author="Red Army" w:date="2012-04-09T20:45:00Z"/>
              </w:rPr>
            </w:pPr>
            <w:ins w:id="2265" w:author="Red Army" w:date="2012-04-09T20:49:00Z">
              <w:r>
                <w:t>Line spacing</w:t>
              </w:r>
            </w:ins>
            <w:ins w:id="2266" w:author="Red Army" w:date="2012-04-09T20:45:00Z">
              <w:r w:rsidR="002A5376">
                <w:t xml:space="preserve"> button</w:t>
              </w:r>
            </w:ins>
          </w:p>
        </w:tc>
        <w:tc>
          <w:tcPr>
            <w:tcW w:w="5310" w:type="dxa"/>
            <w:tcPrChange w:id="2267" w:author="Phuong Giang" w:date="2012-04-15T00:40:00Z">
              <w:tcPr>
                <w:tcW w:w="6120" w:type="dxa"/>
              </w:tcPr>
            </w:tcPrChange>
          </w:tcPr>
          <w:p w14:paraId="57B925F9" w14:textId="38C4A54D" w:rsidR="002A5376" w:rsidRPr="00AD68C3" w:rsidRDefault="002A5376">
            <w:pPr>
              <w:ind w:left="0"/>
              <w:cnfStyle w:val="000000100000" w:firstRow="0" w:lastRow="0" w:firstColumn="0" w:lastColumn="0" w:oddVBand="0" w:evenVBand="0" w:oddHBand="1" w:evenHBand="0" w:firstRowFirstColumn="0" w:firstRowLastColumn="0" w:lastRowFirstColumn="0" w:lastRowLastColumn="0"/>
              <w:rPr>
                <w:ins w:id="2268" w:author="Red Army" w:date="2012-04-09T20:45:00Z"/>
              </w:rPr>
              <w:pPrChange w:id="2269" w:author="Red Army" w:date="2012-04-09T20:49:00Z">
                <w:pPr>
                  <w:spacing w:after="200" w:line="276" w:lineRule="auto"/>
                  <w:ind w:left="0"/>
                  <w:cnfStyle w:val="000000100000" w:firstRow="0" w:lastRow="0" w:firstColumn="0" w:lastColumn="0" w:oddVBand="0" w:evenVBand="0" w:oddHBand="1" w:evenHBand="0" w:firstRowFirstColumn="0" w:firstRowLastColumn="0" w:lastRowFirstColumn="0" w:lastRowLastColumn="0"/>
                </w:pPr>
              </w:pPrChange>
            </w:pPr>
            <w:ins w:id="2270" w:author="Red Army" w:date="2012-04-09T20:45:00Z">
              <w:r>
                <w:t xml:space="preserve">Click to </w:t>
              </w:r>
            </w:ins>
            <w:ins w:id="2271" w:author="Red Army" w:date="2012-04-09T20:49:00Z">
              <w:r w:rsidR="00EB2163">
                <w:t>format line spacing</w:t>
              </w:r>
            </w:ins>
          </w:p>
        </w:tc>
      </w:tr>
      <w:tr w:rsidR="002A5376" w14:paraId="5E916730" w14:textId="77777777" w:rsidTr="007355A8">
        <w:trPr>
          <w:ins w:id="2272" w:author="Red Army" w:date="2012-04-09T20:45:00Z"/>
        </w:trPr>
        <w:tc>
          <w:tcPr>
            <w:cnfStyle w:val="001000000000" w:firstRow="0" w:lastRow="0" w:firstColumn="1" w:lastColumn="0" w:oddVBand="0" w:evenVBand="0" w:oddHBand="0" w:evenHBand="0" w:firstRowFirstColumn="0" w:firstRowLastColumn="0" w:lastRowFirstColumn="0" w:lastRowLastColumn="0"/>
            <w:tcW w:w="1008" w:type="dxa"/>
            <w:tcPrChange w:id="2273" w:author="Phuong Giang" w:date="2012-04-15T00:40:00Z">
              <w:tcPr>
                <w:tcW w:w="1008" w:type="dxa"/>
              </w:tcPr>
            </w:tcPrChange>
          </w:tcPr>
          <w:p w14:paraId="1BBDB2F4" w14:textId="77777777" w:rsidR="002A5376" w:rsidRDefault="002A5376" w:rsidP="008F2C45">
            <w:pPr>
              <w:ind w:left="0"/>
              <w:rPr>
                <w:ins w:id="2274" w:author="Red Army" w:date="2012-04-09T20:45:00Z"/>
              </w:rPr>
            </w:pPr>
            <w:ins w:id="2275" w:author="Red Army" w:date="2012-04-09T20:45:00Z">
              <w:r>
                <w:t>10</w:t>
              </w:r>
            </w:ins>
          </w:p>
        </w:tc>
        <w:tc>
          <w:tcPr>
            <w:tcW w:w="3600" w:type="dxa"/>
            <w:tcPrChange w:id="2276" w:author="Phuong Giang" w:date="2012-04-15T00:40:00Z">
              <w:tcPr>
                <w:tcW w:w="3600" w:type="dxa"/>
              </w:tcPr>
            </w:tcPrChange>
          </w:tcPr>
          <w:p w14:paraId="578704E5" w14:textId="3F5D76A0" w:rsidR="002A5376" w:rsidRDefault="00EB2163" w:rsidP="008F2C45">
            <w:pPr>
              <w:ind w:left="0"/>
              <w:cnfStyle w:val="000000000000" w:firstRow="0" w:lastRow="0" w:firstColumn="0" w:lastColumn="0" w:oddVBand="0" w:evenVBand="0" w:oddHBand="0" w:evenHBand="0" w:firstRowFirstColumn="0" w:firstRowLastColumn="0" w:lastRowFirstColumn="0" w:lastRowLastColumn="0"/>
              <w:rPr>
                <w:ins w:id="2277" w:author="Red Army" w:date="2012-04-09T20:45:00Z"/>
              </w:rPr>
            </w:pPr>
            <w:ins w:id="2278" w:author="Red Army" w:date="2012-04-09T20:49:00Z">
              <w:r>
                <w:t xml:space="preserve">Left to </w:t>
              </w:r>
            </w:ins>
            <w:ins w:id="2279" w:author="Red Army" w:date="2012-04-09T20:51:00Z">
              <w:r>
                <w:t>R</w:t>
              </w:r>
            </w:ins>
            <w:ins w:id="2280" w:author="Red Army" w:date="2012-04-09T20:49:00Z">
              <w:r>
                <w:t>ight</w:t>
              </w:r>
            </w:ins>
            <w:ins w:id="2281" w:author="Red Army" w:date="2012-04-09T20:45:00Z">
              <w:r w:rsidR="002A5376">
                <w:t xml:space="preserve">  button</w:t>
              </w:r>
            </w:ins>
          </w:p>
        </w:tc>
        <w:tc>
          <w:tcPr>
            <w:tcW w:w="5310" w:type="dxa"/>
            <w:tcPrChange w:id="2282" w:author="Phuong Giang" w:date="2012-04-15T00:40:00Z">
              <w:tcPr>
                <w:tcW w:w="6120" w:type="dxa"/>
              </w:tcPr>
            </w:tcPrChange>
          </w:tcPr>
          <w:p w14:paraId="71D39F41" w14:textId="4E88738F" w:rsidR="002A5376" w:rsidRPr="00AD68C3" w:rsidRDefault="002A5376">
            <w:pPr>
              <w:ind w:left="0"/>
              <w:cnfStyle w:val="000000000000" w:firstRow="0" w:lastRow="0" w:firstColumn="0" w:lastColumn="0" w:oddVBand="0" w:evenVBand="0" w:oddHBand="0" w:evenHBand="0" w:firstRowFirstColumn="0" w:firstRowLastColumn="0" w:lastRowFirstColumn="0" w:lastRowLastColumn="0"/>
              <w:rPr>
                <w:ins w:id="2283" w:author="Red Army" w:date="2012-04-09T20:45:00Z"/>
              </w:rPr>
              <w:pPrChange w:id="2284" w:author="Red Army" w:date="2012-04-09T20:51:00Z">
                <w:pPr>
                  <w:spacing w:after="200" w:line="276" w:lineRule="auto"/>
                  <w:ind w:left="0"/>
                  <w:cnfStyle w:val="000000000000" w:firstRow="0" w:lastRow="0" w:firstColumn="0" w:lastColumn="0" w:oddVBand="0" w:evenVBand="0" w:oddHBand="0" w:evenHBand="0" w:firstRowFirstColumn="0" w:firstRowLastColumn="0" w:lastRowFirstColumn="0" w:lastRowLastColumn="0"/>
                </w:pPr>
              </w:pPrChange>
            </w:pPr>
            <w:ins w:id="2285" w:author="Red Army" w:date="2012-04-09T20:45:00Z">
              <w:r>
                <w:t xml:space="preserve">Click to </w:t>
              </w:r>
            </w:ins>
            <w:ins w:id="2286" w:author="Red Army" w:date="2012-04-09T20:50:00Z">
              <w:r w:rsidR="00EB2163">
                <w:t xml:space="preserve">change text input mode to </w:t>
              </w:r>
            </w:ins>
            <w:ins w:id="2287" w:author="Red Army" w:date="2012-04-09T20:51:00Z">
              <w:r w:rsidR="00EB2163">
                <w:t>Left to Right</w:t>
              </w:r>
            </w:ins>
          </w:p>
        </w:tc>
      </w:tr>
      <w:tr w:rsidR="00EB2163" w14:paraId="087C8527" w14:textId="77777777" w:rsidTr="007355A8">
        <w:trPr>
          <w:cnfStyle w:val="000000100000" w:firstRow="0" w:lastRow="0" w:firstColumn="0" w:lastColumn="0" w:oddVBand="0" w:evenVBand="0" w:oddHBand="1" w:evenHBand="0" w:firstRowFirstColumn="0" w:firstRowLastColumn="0" w:lastRowFirstColumn="0" w:lastRowLastColumn="0"/>
          <w:ins w:id="2288" w:author="Red Army" w:date="2012-04-09T20:50:00Z"/>
        </w:trPr>
        <w:tc>
          <w:tcPr>
            <w:cnfStyle w:val="001000000000" w:firstRow="0" w:lastRow="0" w:firstColumn="1" w:lastColumn="0" w:oddVBand="0" w:evenVBand="0" w:oddHBand="0" w:evenHBand="0" w:firstRowFirstColumn="0" w:firstRowLastColumn="0" w:lastRowFirstColumn="0" w:lastRowLastColumn="0"/>
            <w:tcW w:w="1008" w:type="dxa"/>
            <w:tcPrChange w:id="2289" w:author="Phuong Giang" w:date="2012-04-15T00:40:00Z">
              <w:tcPr>
                <w:tcW w:w="1008" w:type="dxa"/>
              </w:tcPr>
            </w:tcPrChange>
          </w:tcPr>
          <w:p w14:paraId="01360F0B" w14:textId="2C0CE6A6" w:rsidR="00EB2163" w:rsidRDefault="00EB2163" w:rsidP="008F2C45">
            <w:pPr>
              <w:ind w:left="0"/>
              <w:cnfStyle w:val="001000100000" w:firstRow="0" w:lastRow="0" w:firstColumn="1" w:lastColumn="0" w:oddVBand="0" w:evenVBand="0" w:oddHBand="1" w:evenHBand="0" w:firstRowFirstColumn="0" w:firstRowLastColumn="0" w:lastRowFirstColumn="0" w:lastRowLastColumn="0"/>
              <w:rPr>
                <w:ins w:id="2290" w:author="Red Army" w:date="2012-04-09T20:50:00Z"/>
              </w:rPr>
            </w:pPr>
            <w:ins w:id="2291" w:author="Red Army" w:date="2012-04-09T20:50:00Z">
              <w:r>
                <w:t>11</w:t>
              </w:r>
            </w:ins>
          </w:p>
        </w:tc>
        <w:tc>
          <w:tcPr>
            <w:tcW w:w="3600" w:type="dxa"/>
            <w:tcPrChange w:id="2292" w:author="Phuong Giang" w:date="2012-04-15T00:40:00Z">
              <w:tcPr>
                <w:tcW w:w="3600" w:type="dxa"/>
              </w:tcPr>
            </w:tcPrChange>
          </w:tcPr>
          <w:p w14:paraId="11EBD58B" w14:textId="4CF4159D" w:rsidR="00EB2163" w:rsidRDefault="00EB2163" w:rsidP="008F2C45">
            <w:pPr>
              <w:ind w:left="0"/>
              <w:cnfStyle w:val="000000100000" w:firstRow="0" w:lastRow="0" w:firstColumn="0" w:lastColumn="0" w:oddVBand="0" w:evenVBand="0" w:oddHBand="1" w:evenHBand="0" w:firstRowFirstColumn="0" w:firstRowLastColumn="0" w:lastRowFirstColumn="0" w:lastRowLastColumn="0"/>
              <w:rPr>
                <w:ins w:id="2293" w:author="Red Army" w:date="2012-04-09T20:50:00Z"/>
              </w:rPr>
            </w:pPr>
            <w:ins w:id="2294" w:author="Red Army" w:date="2012-04-09T20:51:00Z">
              <w:r>
                <w:t>Right to Left</w:t>
              </w:r>
            </w:ins>
          </w:p>
        </w:tc>
        <w:tc>
          <w:tcPr>
            <w:tcW w:w="5310" w:type="dxa"/>
            <w:tcPrChange w:id="2295" w:author="Phuong Giang" w:date="2012-04-15T00:40:00Z">
              <w:tcPr>
                <w:tcW w:w="6120" w:type="dxa"/>
              </w:tcPr>
            </w:tcPrChange>
          </w:tcPr>
          <w:p w14:paraId="1F6BDFFC" w14:textId="471E1312" w:rsidR="00EB2163" w:rsidRDefault="00EB2163">
            <w:pPr>
              <w:ind w:left="0"/>
              <w:cnfStyle w:val="000000100000" w:firstRow="0" w:lastRow="0" w:firstColumn="0" w:lastColumn="0" w:oddVBand="0" w:evenVBand="0" w:oddHBand="1" w:evenHBand="0" w:firstRowFirstColumn="0" w:firstRowLastColumn="0" w:lastRowFirstColumn="0" w:lastRowLastColumn="0"/>
              <w:rPr>
                <w:ins w:id="2296" w:author="Red Army" w:date="2012-04-09T20:50:00Z"/>
              </w:rPr>
              <w:pPrChange w:id="2297" w:author="Red Army" w:date="2012-04-09T20:51:00Z">
                <w:pPr>
                  <w:spacing w:after="200" w:line="276" w:lineRule="auto"/>
                  <w:ind w:left="0"/>
                  <w:cnfStyle w:val="000000100000" w:firstRow="0" w:lastRow="0" w:firstColumn="0" w:lastColumn="0" w:oddVBand="0" w:evenVBand="0" w:oddHBand="1" w:evenHBand="0" w:firstRowFirstColumn="0" w:firstRowLastColumn="0" w:lastRowFirstColumn="0" w:lastRowLastColumn="0"/>
                </w:pPr>
              </w:pPrChange>
            </w:pPr>
            <w:ins w:id="2298" w:author="Red Army" w:date="2012-04-09T20:51:00Z">
              <w:r>
                <w:t>Click to change text input mode to Right to Left</w:t>
              </w:r>
            </w:ins>
          </w:p>
        </w:tc>
      </w:tr>
    </w:tbl>
    <w:p w14:paraId="46B812A9" w14:textId="77777777" w:rsidR="002A5376" w:rsidRPr="00F5270A" w:rsidRDefault="002A5376">
      <w:pPr>
        <w:rPr>
          <w:ins w:id="2299" w:author="Red Army" w:date="2012-04-09T16:08:00Z"/>
        </w:rPr>
        <w:pPrChange w:id="2300" w:author="Red Army" w:date="2012-04-09T16:22:00Z">
          <w:pPr>
            <w:ind w:left="0"/>
          </w:pPr>
        </w:pPrChange>
      </w:pPr>
    </w:p>
    <w:p w14:paraId="731AF25D" w14:textId="39E4E71F" w:rsidR="00263F4A" w:rsidDel="004B2F20" w:rsidRDefault="00263F4A">
      <w:pPr>
        <w:pStyle w:val="Heading3"/>
        <w:numPr>
          <w:ilvl w:val="2"/>
          <w:numId w:val="85"/>
        </w:numPr>
        <w:rPr>
          <w:ins w:id="2301" w:author="Red Army" w:date="2012-04-09T16:29:00Z"/>
          <w:del w:id="2302" w:author="Phuong Giang" w:date="2012-04-15T00:49:00Z"/>
        </w:rPr>
        <w:pPrChange w:id="2303" w:author="Phuong Giang" w:date="2012-04-15T00:35:00Z">
          <w:pPr>
            <w:ind w:left="0"/>
          </w:pPr>
        </w:pPrChange>
      </w:pPr>
      <w:ins w:id="2304" w:author="Red Army" w:date="2012-04-09T16:08:00Z">
        <w:del w:id="2305" w:author="Phuong Giang" w:date="2012-04-15T00:49:00Z">
          <w:r w:rsidDel="004B2F20">
            <w:delText>Tool tab</w:delText>
          </w:r>
        </w:del>
      </w:ins>
      <w:bookmarkStart w:id="2306" w:name="_Toc322218670"/>
      <w:bookmarkStart w:id="2307" w:name="_Toc322219045"/>
      <w:bookmarkEnd w:id="2306"/>
      <w:bookmarkEnd w:id="2307"/>
    </w:p>
    <w:p w14:paraId="22701018" w14:textId="571F86E2" w:rsidR="00F5270A" w:rsidDel="004B2F20" w:rsidRDefault="00F5270A">
      <w:pPr>
        <w:rPr>
          <w:ins w:id="2308" w:author="Red Army" w:date="2012-04-09T20:51:00Z"/>
          <w:del w:id="2309" w:author="Phuong Giang" w:date="2012-04-15T00:49:00Z"/>
        </w:rPr>
        <w:pPrChange w:id="2310" w:author="Red Army" w:date="2012-04-09T16:29:00Z">
          <w:pPr>
            <w:ind w:left="0"/>
          </w:pPr>
        </w:pPrChange>
      </w:pPr>
      <w:ins w:id="2311" w:author="Red Army" w:date="2012-04-09T16:29:00Z">
        <w:del w:id="2312" w:author="Phuong Giang" w:date="2012-04-15T00:49:00Z">
          <w:r w:rsidDel="004B2F20">
            <w:rPr>
              <w:noProof/>
              <w:lang w:eastAsia="ja-JP"/>
            </w:rPr>
            <w:drawing>
              <wp:inline distT="0" distB="0" distL="0" distR="0" wp14:anchorId="5C31524F" wp14:editId="22389862">
                <wp:extent cx="4267200" cy="1283871"/>
                <wp:effectExtent l="0" t="0" r="0" b="0"/>
                <wp:docPr id="14" name="Picture 14" descr="C:\Users\REDARM~1\AppData\Local\Temp\SNAGHTML1f477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EDARM~1\AppData\Local\Temp\SNAGHTML1f4779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67200" cy="1283871"/>
                        </a:xfrm>
                        <a:prstGeom prst="rect">
                          <a:avLst/>
                        </a:prstGeom>
                        <a:noFill/>
                        <a:ln>
                          <a:noFill/>
                        </a:ln>
                      </pic:spPr>
                    </pic:pic>
                  </a:graphicData>
                </a:graphic>
              </wp:inline>
            </w:drawing>
          </w:r>
        </w:del>
      </w:ins>
      <w:bookmarkStart w:id="2313" w:name="_Toc322218671"/>
      <w:bookmarkStart w:id="2314" w:name="_Toc322219046"/>
      <w:bookmarkEnd w:id="2313"/>
      <w:bookmarkEnd w:id="2314"/>
    </w:p>
    <w:tbl>
      <w:tblPr>
        <w:tblStyle w:val="LightList-Accent1"/>
        <w:tblW w:w="9918" w:type="dxa"/>
        <w:tblLayout w:type="fixed"/>
        <w:tblLook w:val="04A0" w:firstRow="1" w:lastRow="0" w:firstColumn="1" w:lastColumn="0" w:noHBand="0" w:noVBand="1"/>
        <w:tblPrChange w:id="2315" w:author="Phuong Giang" w:date="2012-04-15T00:40:00Z">
          <w:tblPr>
            <w:tblStyle w:val="LightList-Accent1"/>
            <w:tblW w:w="10728" w:type="dxa"/>
            <w:tblLayout w:type="fixed"/>
            <w:tblLook w:val="04A0" w:firstRow="1" w:lastRow="0" w:firstColumn="1" w:lastColumn="0" w:noHBand="0" w:noVBand="1"/>
          </w:tblPr>
        </w:tblPrChange>
      </w:tblPr>
      <w:tblGrid>
        <w:gridCol w:w="1008"/>
        <w:gridCol w:w="3600"/>
        <w:gridCol w:w="5310"/>
        <w:tblGridChange w:id="2316">
          <w:tblGrid>
            <w:gridCol w:w="1008"/>
            <w:gridCol w:w="3600"/>
            <w:gridCol w:w="6120"/>
          </w:tblGrid>
        </w:tblGridChange>
      </w:tblGrid>
      <w:tr w:rsidR="00975D8A" w:rsidDel="004B2F20" w14:paraId="250DAB7D" w14:textId="49F200C1" w:rsidTr="007355A8">
        <w:trPr>
          <w:cnfStyle w:val="100000000000" w:firstRow="1" w:lastRow="0" w:firstColumn="0" w:lastColumn="0" w:oddVBand="0" w:evenVBand="0" w:oddHBand="0" w:evenHBand="0" w:firstRowFirstColumn="0" w:firstRowLastColumn="0" w:lastRowFirstColumn="0" w:lastRowLastColumn="0"/>
          <w:ins w:id="2317" w:author="Red Army" w:date="2012-04-09T20:51:00Z"/>
          <w:del w:id="2318" w:author="Phuong Giang" w:date="2012-04-15T00:49:00Z"/>
        </w:trPr>
        <w:tc>
          <w:tcPr>
            <w:cnfStyle w:val="001000000000" w:firstRow="0" w:lastRow="0" w:firstColumn="1" w:lastColumn="0" w:oddVBand="0" w:evenVBand="0" w:oddHBand="0" w:evenHBand="0" w:firstRowFirstColumn="0" w:firstRowLastColumn="0" w:lastRowFirstColumn="0" w:lastRowLastColumn="0"/>
            <w:tcW w:w="1008" w:type="dxa"/>
            <w:tcPrChange w:id="2319" w:author="Phuong Giang" w:date="2012-04-15T00:40:00Z">
              <w:tcPr>
                <w:tcW w:w="1008" w:type="dxa"/>
              </w:tcPr>
            </w:tcPrChange>
          </w:tcPr>
          <w:p w14:paraId="3490FF3D" w14:textId="6F865FDE" w:rsidR="00975D8A" w:rsidDel="004B2F20" w:rsidRDefault="00975D8A" w:rsidP="008F2C45">
            <w:pPr>
              <w:ind w:left="0"/>
              <w:cnfStyle w:val="101000000000" w:firstRow="1" w:lastRow="0" w:firstColumn="1" w:lastColumn="0" w:oddVBand="0" w:evenVBand="0" w:oddHBand="0" w:evenHBand="0" w:firstRowFirstColumn="0" w:firstRowLastColumn="0" w:lastRowFirstColumn="0" w:lastRowLastColumn="0"/>
              <w:rPr>
                <w:ins w:id="2320" w:author="Red Army" w:date="2012-04-09T20:51:00Z"/>
                <w:del w:id="2321" w:author="Phuong Giang" w:date="2012-04-15T00:49:00Z"/>
              </w:rPr>
            </w:pPr>
            <w:ins w:id="2322" w:author="Red Army" w:date="2012-04-09T20:51:00Z">
              <w:del w:id="2323" w:author="Phuong Giang" w:date="2012-04-15T00:49:00Z">
                <w:r w:rsidDel="004B2F20">
                  <w:delText>Number</w:delText>
                </w:r>
                <w:bookmarkStart w:id="2324" w:name="_Toc322218672"/>
                <w:bookmarkStart w:id="2325" w:name="_Toc322219047"/>
                <w:bookmarkEnd w:id="2324"/>
                <w:bookmarkEnd w:id="2325"/>
              </w:del>
            </w:ins>
          </w:p>
        </w:tc>
        <w:tc>
          <w:tcPr>
            <w:tcW w:w="3600" w:type="dxa"/>
            <w:tcPrChange w:id="2326" w:author="Phuong Giang" w:date="2012-04-15T00:40:00Z">
              <w:tcPr>
                <w:tcW w:w="3600" w:type="dxa"/>
              </w:tcPr>
            </w:tcPrChange>
          </w:tcPr>
          <w:p w14:paraId="399C8739" w14:textId="1118CAB4" w:rsidR="00975D8A" w:rsidDel="004B2F20" w:rsidRDefault="00975D8A" w:rsidP="008F2C45">
            <w:pPr>
              <w:ind w:left="0"/>
              <w:cnfStyle w:val="100000000000" w:firstRow="1" w:lastRow="0" w:firstColumn="0" w:lastColumn="0" w:oddVBand="0" w:evenVBand="0" w:oddHBand="0" w:evenHBand="0" w:firstRowFirstColumn="0" w:firstRowLastColumn="0" w:lastRowFirstColumn="0" w:lastRowLastColumn="0"/>
              <w:rPr>
                <w:ins w:id="2327" w:author="Red Army" w:date="2012-04-09T20:51:00Z"/>
                <w:del w:id="2328" w:author="Phuong Giang" w:date="2012-04-15T00:49:00Z"/>
              </w:rPr>
            </w:pPr>
            <w:ins w:id="2329" w:author="Red Army" w:date="2012-04-09T20:51:00Z">
              <w:del w:id="2330" w:author="Phuong Giang" w:date="2012-04-15T00:49:00Z">
                <w:r w:rsidDel="004B2F20">
                  <w:delText>Name</w:delText>
                </w:r>
                <w:bookmarkStart w:id="2331" w:name="_Toc322218673"/>
                <w:bookmarkStart w:id="2332" w:name="_Toc322219048"/>
                <w:bookmarkEnd w:id="2331"/>
                <w:bookmarkEnd w:id="2332"/>
              </w:del>
            </w:ins>
          </w:p>
        </w:tc>
        <w:tc>
          <w:tcPr>
            <w:tcW w:w="5310" w:type="dxa"/>
            <w:tcPrChange w:id="2333" w:author="Phuong Giang" w:date="2012-04-15T00:40:00Z">
              <w:tcPr>
                <w:tcW w:w="6120" w:type="dxa"/>
              </w:tcPr>
            </w:tcPrChange>
          </w:tcPr>
          <w:p w14:paraId="44FC7B29" w14:textId="7F250306" w:rsidR="00975D8A" w:rsidDel="004B2F20" w:rsidRDefault="00975D8A" w:rsidP="008F2C45">
            <w:pPr>
              <w:ind w:left="0"/>
              <w:cnfStyle w:val="100000000000" w:firstRow="1" w:lastRow="0" w:firstColumn="0" w:lastColumn="0" w:oddVBand="0" w:evenVBand="0" w:oddHBand="0" w:evenHBand="0" w:firstRowFirstColumn="0" w:firstRowLastColumn="0" w:lastRowFirstColumn="0" w:lastRowLastColumn="0"/>
              <w:rPr>
                <w:ins w:id="2334" w:author="Red Army" w:date="2012-04-09T20:51:00Z"/>
                <w:del w:id="2335" w:author="Phuong Giang" w:date="2012-04-15T00:49:00Z"/>
              </w:rPr>
            </w:pPr>
            <w:ins w:id="2336" w:author="Red Army" w:date="2012-04-09T20:51:00Z">
              <w:del w:id="2337" w:author="Phuong Giang" w:date="2012-04-15T00:49:00Z">
                <w:r w:rsidDel="004B2F20">
                  <w:delText>Description</w:delText>
                </w:r>
                <w:bookmarkStart w:id="2338" w:name="_Toc322218674"/>
                <w:bookmarkStart w:id="2339" w:name="_Toc322219049"/>
                <w:bookmarkEnd w:id="2338"/>
                <w:bookmarkEnd w:id="2339"/>
              </w:del>
            </w:ins>
          </w:p>
        </w:tc>
        <w:bookmarkStart w:id="2340" w:name="_Toc322218675"/>
        <w:bookmarkStart w:id="2341" w:name="_Toc322219050"/>
        <w:bookmarkEnd w:id="2340"/>
        <w:bookmarkEnd w:id="2341"/>
      </w:tr>
      <w:tr w:rsidR="00975D8A" w:rsidDel="004B2F20" w14:paraId="500C8C1D" w14:textId="11F9C09F" w:rsidTr="007355A8">
        <w:trPr>
          <w:cnfStyle w:val="000000100000" w:firstRow="0" w:lastRow="0" w:firstColumn="0" w:lastColumn="0" w:oddVBand="0" w:evenVBand="0" w:oddHBand="1" w:evenHBand="0" w:firstRowFirstColumn="0" w:firstRowLastColumn="0" w:lastRowFirstColumn="0" w:lastRowLastColumn="0"/>
          <w:ins w:id="2342" w:author="Red Army" w:date="2012-04-09T20:51:00Z"/>
          <w:del w:id="2343" w:author="Phuong Giang" w:date="2012-04-15T00:46:00Z"/>
        </w:trPr>
        <w:tc>
          <w:tcPr>
            <w:cnfStyle w:val="001000000000" w:firstRow="0" w:lastRow="0" w:firstColumn="1" w:lastColumn="0" w:oddVBand="0" w:evenVBand="0" w:oddHBand="0" w:evenHBand="0" w:firstRowFirstColumn="0" w:firstRowLastColumn="0" w:lastRowFirstColumn="0" w:lastRowLastColumn="0"/>
            <w:tcW w:w="1008" w:type="dxa"/>
            <w:tcPrChange w:id="2344" w:author="Phuong Giang" w:date="2012-04-15T00:40:00Z">
              <w:tcPr>
                <w:tcW w:w="1008" w:type="dxa"/>
              </w:tcPr>
            </w:tcPrChange>
          </w:tcPr>
          <w:p w14:paraId="18789ADA" w14:textId="0395B01E" w:rsidR="00975D8A" w:rsidDel="004B2F20" w:rsidRDefault="00975D8A" w:rsidP="008F2C45">
            <w:pPr>
              <w:ind w:left="0"/>
              <w:cnfStyle w:val="001000100000" w:firstRow="0" w:lastRow="0" w:firstColumn="1" w:lastColumn="0" w:oddVBand="0" w:evenVBand="0" w:oddHBand="1" w:evenHBand="0" w:firstRowFirstColumn="0" w:firstRowLastColumn="0" w:lastRowFirstColumn="0" w:lastRowLastColumn="0"/>
              <w:rPr>
                <w:ins w:id="2345" w:author="Red Army" w:date="2012-04-09T20:51:00Z"/>
                <w:del w:id="2346" w:author="Phuong Giang" w:date="2012-04-15T00:46:00Z"/>
              </w:rPr>
            </w:pPr>
            <w:ins w:id="2347" w:author="Red Army" w:date="2012-04-09T20:51:00Z">
              <w:del w:id="2348" w:author="Phuong Giang" w:date="2012-04-15T00:46:00Z">
                <w:r w:rsidDel="004B2F20">
                  <w:delText>1</w:delText>
                </w:r>
                <w:bookmarkStart w:id="2349" w:name="_Toc322218676"/>
                <w:bookmarkStart w:id="2350" w:name="_Toc322219051"/>
                <w:bookmarkEnd w:id="2349"/>
                <w:bookmarkEnd w:id="2350"/>
              </w:del>
            </w:ins>
          </w:p>
        </w:tc>
        <w:tc>
          <w:tcPr>
            <w:tcW w:w="3600" w:type="dxa"/>
            <w:tcPrChange w:id="2351" w:author="Phuong Giang" w:date="2012-04-15T00:40:00Z">
              <w:tcPr>
                <w:tcW w:w="3600" w:type="dxa"/>
              </w:tcPr>
            </w:tcPrChange>
          </w:tcPr>
          <w:p w14:paraId="65D958C3" w14:textId="22A1FE83" w:rsidR="00975D8A" w:rsidDel="004B2F20" w:rsidRDefault="00975D8A" w:rsidP="008F2C45">
            <w:pPr>
              <w:ind w:left="0"/>
              <w:cnfStyle w:val="000000100000" w:firstRow="0" w:lastRow="0" w:firstColumn="0" w:lastColumn="0" w:oddVBand="0" w:evenVBand="0" w:oddHBand="1" w:evenHBand="0" w:firstRowFirstColumn="0" w:firstRowLastColumn="0" w:lastRowFirstColumn="0" w:lastRowLastColumn="0"/>
              <w:rPr>
                <w:ins w:id="2352" w:author="Red Army" w:date="2012-04-09T20:51:00Z"/>
                <w:del w:id="2353" w:author="Phuong Giang" w:date="2012-04-15T00:46:00Z"/>
              </w:rPr>
            </w:pPr>
            <w:ins w:id="2354" w:author="Red Army" w:date="2012-04-09T20:51:00Z">
              <w:del w:id="2355" w:author="Phuong Giang" w:date="2012-04-15T00:46:00Z">
                <w:r w:rsidDel="004B2F20">
                  <w:delText>Compose Teaching Plan button</w:delText>
                </w:r>
                <w:bookmarkStart w:id="2356" w:name="_Toc322218677"/>
                <w:bookmarkStart w:id="2357" w:name="_Toc322219052"/>
                <w:bookmarkEnd w:id="2356"/>
                <w:bookmarkEnd w:id="2357"/>
              </w:del>
            </w:ins>
          </w:p>
        </w:tc>
        <w:tc>
          <w:tcPr>
            <w:tcW w:w="5310" w:type="dxa"/>
            <w:tcPrChange w:id="2358" w:author="Phuong Giang" w:date="2012-04-15T00:40:00Z">
              <w:tcPr>
                <w:tcW w:w="6120" w:type="dxa"/>
              </w:tcPr>
            </w:tcPrChange>
          </w:tcPr>
          <w:p w14:paraId="5E2F1A30" w14:textId="3BADB4B1" w:rsidR="00975D8A" w:rsidDel="004B2F20" w:rsidRDefault="00975D8A" w:rsidP="008F2C45">
            <w:pPr>
              <w:ind w:left="0"/>
              <w:cnfStyle w:val="000000100000" w:firstRow="0" w:lastRow="0" w:firstColumn="0" w:lastColumn="0" w:oddVBand="0" w:evenVBand="0" w:oddHBand="1" w:evenHBand="0" w:firstRowFirstColumn="0" w:firstRowLastColumn="0" w:lastRowFirstColumn="0" w:lastRowLastColumn="0"/>
              <w:rPr>
                <w:ins w:id="2359" w:author="Red Army" w:date="2012-04-09T20:51:00Z"/>
                <w:del w:id="2360" w:author="Phuong Giang" w:date="2012-04-15T00:46:00Z"/>
              </w:rPr>
            </w:pPr>
            <w:ins w:id="2361" w:author="Red Army" w:date="2012-04-09T20:51:00Z">
              <w:del w:id="2362" w:author="Phuong Giang" w:date="2012-04-15T00:46:00Z">
                <w:r w:rsidDel="004B2F20">
                  <w:delText>Click to go to Compose Teaching Plan Screen</w:delText>
                </w:r>
                <w:bookmarkStart w:id="2363" w:name="_Toc322218678"/>
                <w:bookmarkStart w:id="2364" w:name="_Toc322219053"/>
                <w:bookmarkEnd w:id="2363"/>
                <w:bookmarkEnd w:id="2364"/>
              </w:del>
            </w:ins>
          </w:p>
        </w:tc>
        <w:bookmarkStart w:id="2365" w:name="_Toc322218679"/>
        <w:bookmarkStart w:id="2366" w:name="_Toc322219054"/>
        <w:bookmarkEnd w:id="2365"/>
        <w:bookmarkEnd w:id="2366"/>
      </w:tr>
      <w:tr w:rsidR="00975D8A" w:rsidDel="004B2F20" w14:paraId="15B4B9BA" w14:textId="0A2061C0" w:rsidTr="007355A8">
        <w:trPr>
          <w:ins w:id="2367" w:author="Red Army" w:date="2012-04-09T20:51:00Z"/>
          <w:del w:id="2368" w:author="Phuong Giang" w:date="2012-04-15T00:46:00Z"/>
        </w:trPr>
        <w:tc>
          <w:tcPr>
            <w:cnfStyle w:val="001000000000" w:firstRow="0" w:lastRow="0" w:firstColumn="1" w:lastColumn="0" w:oddVBand="0" w:evenVBand="0" w:oddHBand="0" w:evenHBand="0" w:firstRowFirstColumn="0" w:firstRowLastColumn="0" w:lastRowFirstColumn="0" w:lastRowLastColumn="0"/>
            <w:tcW w:w="1008" w:type="dxa"/>
            <w:tcPrChange w:id="2369" w:author="Phuong Giang" w:date="2012-04-15T00:40:00Z">
              <w:tcPr>
                <w:tcW w:w="1008" w:type="dxa"/>
              </w:tcPr>
            </w:tcPrChange>
          </w:tcPr>
          <w:p w14:paraId="0C6804DD" w14:textId="355F50D4" w:rsidR="00975D8A" w:rsidDel="004B2F20" w:rsidRDefault="00975D8A" w:rsidP="008F2C45">
            <w:pPr>
              <w:ind w:left="0"/>
              <w:rPr>
                <w:ins w:id="2370" w:author="Red Army" w:date="2012-04-09T20:51:00Z"/>
                <w:del w:id="2371" w:author="Phuong Giang" w:date="2012-04-15T00:46:00Z"/>
              </w:rPr>
            </w:pPr>
            <w:ins w:id="2372" w:author="Red Army" w:date="2012-04-09T20:51:00Z">
              <w:del w:id="2373" w:author="Phuong Giang" w:date="2012-04-15T00:46:00Z">
                <w:r w:rsidDel="004B2F20">
                  <w:delText>2</w:delText>
                </w:r>
                <w:bookmarkStart w:id="2374" w:name="_Toc322218680"/>
                <w:bookmarkStart w:id="2375" w:name="_Toc322219055"/>
                <w:bookmarkEnd w:id="2374"/>
                <w:bookmarkEnd w:id="2375"/>
              </w:del>
            </w:ins>
          </w:p>
        </w:tc>
        <w:tc>
          <w:tcPr>
            <w:tcW w:w="3600" w:type="dxa"/>
            <w:tcPrChange w:id="2376" w:author="Phuong Giang" w:date="2012-04-15T00:40:00Z">
              <w:tcPr>
                <w:tcW w:w="3600" w:type="dxa"/>
              </w:tcPr>
            </w:tcPrChange>
          </w:tcPr>
          <w:p w14:paraId="0D8F3AFA" w14:textId="24ACB048" w:rsidR="00975D8A" w:rsidDel="004B2F20" w:rsidRDefault="00975D8A" w:rsidP="008F2C45">
            <w:pPr>
              <w:ind w:left="0"/>
              <w:cnfStyle w:val="000000000000" w:firstRow="0" w:lastRow="0" w:firstColumn="0" w:lastColumn="0" w:oddVBand="0" w:evenVBand="0" w:oddHBand="0" w:evenHBand="0" w:firstRowFirstColumn="0" w:firstRowLastColumn="0" w:lastRowFirstColumn="0" w:lastRowLastColumn="0"/>
              <w:rPr>
                <w:ins w:id="2377" w:author="Red Army" w:date="2012-04-09T20:51:00Z"/>
                <w:del w:id="2378" w:author="Phuong Giang" w:date="2012-04-15T00:46:00Z"/>
              </w:rPr>
            </w:pPr>
            <w:ins w:id="2379" w:author="Red Army" w:date="2012-04-09T20:51:00Z">
              <w:del w:id="2380" w:author="Phuong Giang" w:date="2012-04-15T00:46:00Z">
                <w:r w:rsidDel="004B2F20">
                  <w:delText>Manage Knowledge Item button</w:delText>
                </w:r>
                <w:bookmarkStart w:id="2381" w:name="_Toc322218681"/>
                <w:bookmarkStart w:id="2382" w:name="_Toc322219056"/>
                <w:bookmarkEnd w:id="2381"/>
                <w:bookmarkEnd w:id="2382"/>
              </w:del>
            </w:ins>
          </w:p>
        </w:tc>
        <w:tc>
          <w:tcPr>
            <w:tcW w:w="5310" w:type="dxa"/>
            <w:tcPrChange w:id="2383" w:author="Phuong Giang" w:date="2012-04-15T00:40:00Z">
              <w:tcPr>
                <w:tcW w:w="6120" w:type="dxa"/>
              </w:tcPr>
            </w:tcPrChange>
          </w:tcPr>
          <w:p w14:paraId="4AD62E22" w14:textId="0FF376C7" w:rsidR="00975D8A" w:rsidDel="004B2F20" w:rsidRDefault="00975D8A" w:rsidP="008F2C45">
            <w:pPr>
              <w:ind w:left="0"/>
              <w:cnfStyle w:val="000000000000" w:firstRow="0" w:lastRow="0" w:firstColumn="0" w:lastColumn="0" w:oddVBand="0" w:evenVBand="0" w:oddHBand="0" w:evenHBand="0" w:firstRowFirstColumn="0" w:firstRowLastColumn="0" w:lastRowFirstColumn="0" w:lastRowLastColumn="0"/>
              <w:rPr>
                <w:ins w:id="2384" w:author="Red Army" w:date="2012-04-09T20:51:00Z"/>
                <w:del w:id="2385" w:author="Phuong Giang" w:date="2012-04-15T00:46:00Z"/>
              </w:rPr>
            </w:pPr>
            <w:ins w:id="2386" w:author="Red Army" w:date="2012-04-09T20:51:00Z">
              <w:del w:id="2387" w:author="Phuong Giang" w:date="2012-04-15T00:46:00Z">
                <w:r w:rsidDel="004B2F20">
                  <w:delText>Click to go to Manage Knowledge Item Screen</w:delText>
                </w:r>
                <w:bookmarkStart w:id="2388" w:name="_Toc322218682"/>
                <w:bookmarkStart w:id="2389" w:name="_Toc322219057"/>
                <w:bookmarkEnd w:id="2388"/>
                <w:bookmarkEnd w:id="2389"/>
              </w:del>
            </w:ins>
          </w:p>
        </w:tc>
        <w:bookmarkStart w:id="2390" w:name="_Toc322218683"/>
        <w:bookmarkStart w:id="2391" w:name="_Toc322219058"/>
        <w:bookmarkEnd w:id="2390"/>
        <w:bookmarkEnd w:id="2391"/>
      </w:tr>
      <w:tr w:rsidR="00975D8A" w:rsidDel="004B2F20" w14:paraId="4E22320C" w14:textId="0D134E92" w:rsidTr="007355A8">
        <w:trPr>
          <w:cnfStyle w:val="000000100000" w:firstRow="0" w:lastRow="0" w:firstColumn="0" w:lastColumn="0" w:oddVBand="0" w:evenVBand="0" w:oddHBand="1" w:evenHBand="0" w:firstRowFirstColumn="0" w:firstRowLastColumn="0" w:lastRowFirstColumn="0" w:lastRowLastColumn="0"/>
          <w:ins w:id="2392" w:author="Red Army" w:date="2012-04-09T20:51:00Z"/>
          <w:del w:id="2393" w:author="Phuong Giang" w:date="2012-04-15T00:46:00Z"/>
        </w:trPr>
        <w:tc>
          <w:tcPr>
            <w:cnfStyle w:val="001000000000" w:firstRow="0" w:lastRow="0" w:firstColumn="1" w:lastColumn="0" w:oddVBand="0" w:evenVBand="0" w:oddHBand="0" w:evenHBand="0" w:firstRowFirstColumn="0" w:firstRowLastColumn="0" w:lastRowFirstColumn="0" w:lastRowLastColumn="0"/>
            <w:tcW w:w="1008" w:type="dxa"/>
            <w:tcPrChange w:id="2394" w:author="Phuong Giang" w:date="2012-04-15T00:40:00Z">
              <w:tcPr>
                <w:tcW w:w="1008" w:type="dxa"/>
              </w:tcPr>
            </w:tcPrChange>
          </w:tcPr>
          <w:p w14:paraId="5145D336" w14:textId="1752B1BC" w:rsidR="00975D8A" w:rsidDel="004B2F20" w:rsidRDefault="00975D8A" w:rsidP="008F2C45">
            <w:pPr>
              <w:ind w:left="0"/>
              <w:cnfStyle w:val="001000100000" w:firstRow="0" w:lastRow="0" w:firstColumn="1" w:lastColumn="0" w:oddVBand="0" w:evenVBand="0" w:oddHBand="1" w:evenHBand="0" w:firstRowFirstColumn="0" w:firstRowLastColumn="0" w:lastRowFirstColumn="0" w:lastRowLastColumn="0"/>
              <w:rPr>
                <w:ins w:id="2395" w:author="Red Army" w:date="2012-04-09T20:51:00Z"/>
                <w:del w:id="2396" w:author="Phuong Giang" w:date="2012-04-15T00:46:00Z"/>
              </w:rPr>
            </w:pPr>
            <w:ins w:id="2397" w:author="Red Army" w:date="2012-04-09T20:51:00Z">
              <w:del w:id="2398" w:author="Phuong Giang" w:date="2012-04-15T00:46:00Z">
                <w:r w:rsidDel="004B2F20">
                  <w:delText>3</w:delText>
                </w:r>
                <w:bookmarkStart w:id="2399" w:name="_Toc322218684"/>
                <w:bookmarkStart w:id="2400" w:name="_Toc322219059"/>
                <w:bookmarkEnd w:id="2399"/>
                <w:bookmarkEnd w:id="2400"/>
              </w:del>
            </w:ins>
          </w:p>
        </w:tc>
        <w:tc>
          <w:tcPr>
            <w:tcW w:w="3600" w:type="dxa"/>
            <w:tcPrChange w:id="2401" w:author="Phuong Giang" w:date="2012-04-15T00:40:00Z">
              <w:tcPr>
                <w:tcW w:w="3600" w:type="dxa"/>
              </w:tcPr>
            </w:tcPrChange>
          </w:tcPr>
          <w:p w14:paraId="7EC492C2" w14:textId="5A792880" w:rsidR="00975D8A" w:rsidDel="004B2F20" w:rsidRDefault="00975D8A" w:rsidP="008F2C45">
            <w:pPr>
              <w:ind w:left="0"/>
              <w:cnfStyle w:val="000000100000" w:firstRow="0" w:lastRow="0" w:firstColumn="0" w:lastColumn="0" w:oddVBand="0" w:evenVBand="0" w:oddHBand="1" w:evenHBand="0" w:firstRowFirstColumn="0" w:firstRowLastColumn="0" w:lastRowFirstColumn="0" w:lastRowLastColumn="0"/>
              <w:rPr>
                <w:ins w:id="2402" w:author="Red Army" w:date="2012-04-09T20:51:00Z"/>
                <w:del w:id="2403" w:author="Phuong Giang" w:date="2012-04-15T00:46:00Z"/>
              </w:rPr>
            </w:pPr>
            <w:ins w:id="2404" w:author="Red Army" w:date="2012-04-09T20:51:00Z">
              <w:del w:id="2405" w:author="Phuong Giang" w:date="2012-04-15T00:46:00Z">
                <w:r w:rsidDel="004B2F20">
                  <w:delText>Manage Teaching Method button</w:delText>
                </w:r>
                <w:bookmarkStart w:id="2406" w:name="_Toc322218685"/>
                <w:bookmarkStart w:id="2407" w:name="_Toc322219060"/>
                <w:bookmarkEnd w:id="2406"/>
                <w:bookmarkEnd w:id="2407"/>
              </w:del>
            </w:ins>
          </w:p>
        </w:tc>
        <w:tc>
          <w:tcPr>
            <w:tcW w:w="5310" w:type="dxa"/>
            <w:tcPrChange w:id="2408" w:author="Phuong Giang" w:date="2012-04-15T00:40:00Z">
              <w:tcPr>
                <w:tcW w:w="6120" w:type="dxa"/>
              </w:tcPr>
            </w:tcPrChange>
          </w:tcPr>
          <w:p w14:paraId="563F1C01" w14:textId="7513A0F8" w:rsidR="00975D8A" w:rsidDel="004B2F20" w:rsidRDefault="00975D8A" w:rsidP="008F2C45">
            <w:pPr>
              <w:ind w:left="0"/>
              <w:cnfStyle w:val="000000100000" w:firstRow="0" w:lastRow="0" w:firstColumn="0" w:lastColumn="0" w:oddVBand="0" w:evenVBand="0" w:oddHBand="1" w:evenHBand="0" w:firstRowFirstColumn="0" w:firstRowLastColumn="0" w:lastRowFirstColumn="0" w:lastRowLastColumn="0"/>
              <w:rPr>
                <w:ins w:id="2409" w:author="Red Army" w:date="2012-04-09T20:51:00Z"/>
                <w:del w:id="2410" w:author="Phuong Giang" w:date="2012-04-15T00:46:00Z"/>
              </w:rPr>
            </w:pPr>
            <w:ins w:id="2411" w:author="Red Army" w:date="2012-04-09T20:51:00Z">
              <w:del w:id="2412" w:author="Phuong Giang" w:date="2012-04-15T00:46:00Z">
                <w:r w:rsidDel="004B2F20">
                  <w:delText>Click to go to Manage Teaching Method Screen</w:delText>
                </w:r>
                <w:bookmarkStart w:id="2413" w:name="_Toc322218686"/>
                <w:bookmarkStart w:id="2414" w:name="_Toc322219061"/>
                <w:bookmarkEnd w:id="2413"/>
                <w:bookmarkEnd w:id="2414"/>
              </w:del>
            </w:ins>
          </w:p>
        </w:tc>
        <w:bookmarkStart w:id="2415" w:name="_Toc322218687"/>
        <w:bookmarkStart w:id="2416" w:name="_Toc322219062"/>
        <w:bookmarkEnd w:id="2415"/>
        <w:bookmarkEnd w:id="2416"/>
      </w:tr>
      <w:tr w:rsidR="00975D8A" w:rsidDel="004B2F20" w14:paraId="2F84EFEF" w14:textId="5A6C33F5" w:rsidTr="007355A8">
        <w:trPr>
          <w:ins w:id="2417" w:author="Red Army" w:date="2012-04-09T20:51:00Z"/>
          <w:del w:id="2418" w:author="Phuong Giang" w:date="2012-04-15T00:49:00Z"/>
        </w:trPr>
        <w:tc>
          <w:tcPr>
            <w:cnfStyle w:val="001000000000" w:firstRow="0" w:lastRow="0" w:firstColumn="1" w:lastColumn="0" w:oddVBand="0" w:evenVBand="0" w:oddHBand="0" w:evenHBand="0" w:firstRowFirstColumn="0" w:firstRowLastColumn="0" w:lastRowFirstColumn="0" w:lastRowLastColumn="0"/>
            <w:tcW w:w="1008" w:type="dxa"/>
            <w:tcPrChange w:id="2419" w:author="Phuong Giang" w:date="2012-04-15T00:40:00Z">
              <w:tcPr>
                <w:tcW w:w="1008" w:type="dxa"/>
              </w:tcPr>
            </w:tcPrChange>
          </w:tcPr>
          <w:p w14:paraId="10E6CE7A" w14:textId="6413C474" w:rsidR="00975D8A" w:rsidDel="004B2F20" w:rsidRDefault="00975D8A" w:rsidP="008F2C45">
            <w:pPr>
              <w:ind w:left="0"/>
              <w:rPr>
                <w:ins w:id="2420" w:author="Red Army" w:date="2012-04-09T20:51:00Z"/>
                <w:del w:id="2421" w:author="Phuong Giang" w:date="2012-04-15T00:49:00Z"/>
              </w:rPr>
            </w:pPr>
            <w:ins w:id="2422" w:author="Red Army" w:date="2012-04-09T20:51:00Z">
              <w:del w:id="2423" w:author="Phuong Giang" w:date="2012-04-15T00:49:00Z">
                <w:r w:rsidDel="004B2F20">
                  <w:delText>4</w:delText>
                </w:r>
                <w:bookmarkStart w:id="2424" w:name="_Toc322218688"/>
                <w:bookmarkStart w:id="2425" w:name="_Toc322219063"/>
                <w:bookmarkEnd w:id="2424"/>
                <w:bookmarkEnd w:id="2425"/>
              </w:del>
            </w:ins>
          </w:p>
        </w:tc>
        <w:tc>
          <w:tcPr>
            <w:tcW w:w="3600" w:type="dxa"/>
            <w:tcPrChange w:id="2426" w:author="Phuong Giang" w:date="2012-04-15T00:40:00Z">
              <w:tcPr>
                <w:tcW w:w="3600" w:type="dxa"/>
              </w:tcPr>
            </w:tcPrChange>
          </w:tcPr>
          <w:p w14:paraId="018BE92E" w14:textId="5A0BD7A3" w:rsidR="00975D8A" w:rsidDel="004B2F20" w:rsidRDefault="00975D8A">
            <w:pPr>
              <w:ind w:left="0"/>
              <w:cnfStyle w:val="000000000000" w:firstRow="0" w:lastRow="0" w:firstColumn="0" w:lastColumn="0" w:oddVBand="0" w:evenVBand="0" w:oddHBand="0" w:evenHBand="0" w:firstRowFirstColumn="0" w:firstRowLastColumn="0" w:lastRowFirstColumn="0" w:lastRowLastColumn="0"/>
              <w:rPr>
                <w:ins w:id="2427" w:author="Red Army" w:date="2012-04-09T20:51:00Z"/>
                <w:del w:id="2428" w:author="Phuong Giang" w:date="2012-04-15T00:49:00Z"/>
              </w:rPr>
              <w:pPrChange w:id="2429" w:author="Red Army" w:date="2012-04-09T20:52:00Z">
                <w:pPr>
                  <w:spacing w:after="200" w:line="276" w:lineRule="auto"/>
                  <w:ind w:left="0"/>
                  <w:cnfStyle w:val="000000000000" w:firstRow="0" w:lastRow="0" w:firstColumn="0" w:lastColumn="0" w:oddVBand="0" w:evenVBand="0" w:oddHBand="0" w:evenHBand="0" w:firstRowFirstColumn="0" w:firstRowLastColumn="0" w:lastRowFirstColumn="0" w:lastRowLastColumn="0"/>
                </w:pPr>
              </w:pPrChange>
            </w:pPr>
            <w:ins w:id="2430" w:author="Red Army" w:date="2012-04-09T20:52:00Z">
              <w:del w:id="2431" w:author="Phuong Giang" w:date="2012-04-15T00:49:00Z">
                <w:r w:rsidDel="004B2F20">
                  <w:delText>Spell Check</w:delText>
                </w:r>
              </w:del>
            </w:ins>
            <w:ins w:id="2432" w:author="Red Army" w:date="2012-04-09T20:51:00Z">
              <w:del w:id="2433" w:author="Phuong Giang" w:date="2012-04-15T00:49:00Z">
                <w:r w:rsidDel="004B2F20">
                  <w:delText xml:space="preserve"> button</w:delText>
                </w:r>
                <w:bookmarkStart w:id="2434" w:name="_Toc322218689"/>
                <w:bookmarkStart w:id="2435" w:name="_Toc322219064"/>
                <w:bookmarkEnd w:id="2434"/>
                <w:bookmarkEnd w:id="2435"/>
              </w:del>
            </w:ins>
          </w:p>
        </w:tc>
        <w:tc>
          <w:tcPr>
            <w:tcW w:w="5310" w:type="dxa"/>
            <w:tcPrChange w:id="2436" w:author="Phuong Giang" w:date="2012-04-15T00:40:00Z">
              <w:tcPr>
                <w:tcW w:w="6120" w:type="dxa"/>
              </w:tcPr>
            </w:tcPrChange>
          </w:tcPr>
          <w:p w14:paraId="6F7D286E" w14:textId="2CBC99FC" w:rsidR="00975D8A" w:rsidDel="004B2F20" w:rsidRDefault="00975D8A">
            <w:pPr>
              <w:ind w:left="0"/>
              <w:cnfStyle w:val="000000000000" w:firstRow="0" w:lastRow="0" w:firstColumn="0" w:lastColumn="0" w:oddVBand="0" w:evenVBand="0" w:oddHBand="0" w:evenHBand="0" w:firstRowFirstColumn="0" w:firstRowLastColumn="0" w:lastRowFirstColumn="0" w:lastRowLastColumn="0"/>
              <w:rPr>
                <w:ins w:id="2437" w:author="Red Army" w:date="2012-04-09T20:51:00Z"/>
                <w:del w:id="2438" w:author="Phuong Giang" w:date="2012-04-15T00:49:00Z"/>
              </w:rPr>
              <w:pPrChange w:id="2439" w:author="Red Army" w:date="2012-04-09T20:52:00Z">
                <w:pPr>
                  <w:spacing w:after="200" w:line="276" w:lineRule="auto"/>
                  <w:ind w:left="0"/>
                  <w:cnfStyle w:val="000000000000" w:firstRow="0" w:lastRow="0" w:firstColumn="0" w:lastColumn="0" w:oddVBand="0" w:evenVBand="0" w:oddHBand="0" w:evenHBand="0" w:firstRowFirstColumn="0" w:firstRowLastColumn="0" w:lastRowFirstColumn="0" w:lastRowLastColumn="0"/>
                </w:pPr>
              </w:pPrChange>
            </w:pPr>
            <w:ins w:id="2440" w:author="Red Army" w:date="2012-04-09T20:51:00Z">
              <w:del w:id="2441" w:author="Phuong Giang" w:date="2012-04-15T00:49:00Z">
                <w:r w:rsidDel="004B2F20">
                  <w:delText xml:space="preserve">Click to </w:delText>
                </w:r>
              </w:del>
            </w:ins>
            <w:ins w:id="2442" w:author="Red Army" w:date="2012-04-09T20:52:00Z">
              <w:del w:id="2443" w:author="Phuong Giang" w:date="2012-04-15T00:49:00Z">
                <w:r w:rsidDel="004B2F20">
                  <w:delText xml:space="preserve">check spelling. </w:delText>
                </w:r>
              </w:del>
            </w:ins>
            <w:bookmarkStart w:id="2444" w:name="_Toc322218690"/>
            <w:bookmarkStart w:id="2445" w:name="_Toc322219065"/>
            <w:bookmarkEnd w:id="2444"/>
            <w:bookmarkEnd w:id="2445"/>
          </w:p>
        </w:tc>
        <w:bookmarkStart w:id="2446" w:name="_Toc322218691"/>
        <w:bookmarkStart w:id="2447" w:name="_Toc322219066"/>
        <w:bookmarkEnd w:id="2446"/>
        <w:bookmarkEnd w:id="2447"/>
      </w:tr>
    </w:tbl>
    <w:p w14:paraId="6BD0CDC6" w14:textId="0BAD116B" w:rsidR="00263F4A" w:rsidRDefault="00263F4A">
      <w:pPr>
        <w:pStyle w:val="Heading3"/>
        <w:numPr>
          <w:ilvl w:val="2"/>
          <w:numId w:val="85"/>
        </w:numPr>
        <w:rPr>
          <w:ins w:id="2448" w:author="Red Army" w:date="2012-04-09T15:38:00Z"/>
        </w:rPr>
        <w:pPrChange w:id="2449" w:author="Phuong Giang" w:date="2012-04-15T00:35:00Z">
          <w:pPr>
            <w:ind w:left="0"/>
          </w:pPr>
        </w:pPrChange>
      </w:pPr>
      <w:bookmarkStart w:id="2450" w:name="_Toc322219067"/>
      <w:ins w:id="2451" w:author="Red Army" w:date="2012-04-09T16:08:00Z">
        <w:r>
          <w:t>Help Tab</w:t>
        </w:r>
      </w:ins>
      <w:bookmarkEnd w:id="2450"/>
    </w:p>
    <w:p w14:paraId="59CD65B1" w14:textId="7E3F7C8F" w:rsidR="009811C1" w:rsidRDefault="00752576">
      <w:pPr>
        <w:rPr>
          <w:ins w:id="2452" w:author="Red Army" w:date="2012-04-09T20:13:00Z"/>
        </w:rPr>
        <w:pPrChange w:id="2453" w:author="Red Army" w:date="2012-04-09T15:17:00Z">
          <w:pPr>
            <w:ind w:left="0"/>
          </w:pPr>
        </w:pPrChange>
      </w:pPr>
      <w:ins w:id="2454" w:author="Red Army" w:date="2012-04-09T20:13:00Z">
        <w:del w:id="2455" w:author="Phuong Giang" w:date="2012-04-15T01:39:00Z">
          <w:r w:rsidDel="00AA3584">
            <w:rPr>
              <w:noProof/>
              <w:lang w:eastAsia="ja-JP"/>
            </w:rPr>
            <w:drawing>
              <wp:inline distT="0" distB="0" distL="0" distR="0" wp14:anchorId="465CD39E" wp14:editId="2CCE98D4">
                <wp:extent cx="4373869" cy="1419225"/>
                <wp:effectExtent l="0" t="0" r="0" b="0"/>
                <wp:docPr id="15" name="Picture 15" descr="C:\Users\REDARM~1\AppData\Local\Temp\SNAGHTML2c18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EDARM~1\AppData\Local\Temp\SNAGHTML2c18d0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87680" cy="1423706"/>
                        </a:xfrm>
                        <a:prstGeom prst="rect">
                          <a:avLst/>
                        </a:prstGeom>
                        <a:noFill/>
                        <a:ln>
                          <a:noFill/>
                        </a:ln>
                      </pic:spPr>
                    </pic:pic>
                  </a:graphicData>
                </a:graphic>
              </wp:inline>
            </w:drawing>
          </w:r>
        </w:del>
      </w:ins>
      <w:ins w:id="2456" w:author="Phuong Giang" w:date="2012-04-15T01:42:00Z">
        <w:r w:rsidR="00AA3584">
          <w:rPr>
            <w:noProof/>
            <w:lang w:eastAsia="ja-JP"/>
          </w:rPr>
          <w:drawing>
            <wp:inline distT="0" distB="0" distL="0" distR="0" wp14:anchorId="0B4F8331" wp14:editId="09543344">
              <wp:extent cx="4966335" cy="141859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66335" cy="1418590"/>
                      </a:xfrm>
                      <a:prstGeom prst="rect">
                        <a:avLst/>
                      </a:prstGeom>
                      <a:noFill/>
                      <a:ln>
                        <a:noFill/>
                      </a:ln>
                    </pic:spPr>
                  </pic:pic>
                </a:graphicData>
              </a:graphic>
            </wp:inline>
          </w:drawing>
        </w:r>
      </w:ins>
    </w:p>
    <w:tbl>
      <w:tblPr>
        <w:tblStyle w:val="LightList-Accent1"/>
        <w:tblW w:w="9918" w:type="dxa"/>
        <w:tblLayout w:type="fixed"/>
        <w:tblLook w:val="04A0" w:firstRow="1" w:lastRow="0" w:firstColumn="1" w:lastColumn="0" w:noHBand="0" w:noVBand="1"/>
        <w:tblPrChange w:id="2457" w:author="Phuong Giang" w:date="2012-04-15T00:40:00Z">
          <w:tblPr>
            <w:tblStyle w:val="LightList-Accent1"/>
            <w:tblW w:w="10728" w:type="dxa"/>
            <w:tblLayout w:type="fixed"/>
            <w:tblLook w:val="04A0" w:firstRow="1" w:lastRow="0" w:firstColumn="1" w:lastColumn="0" w:noHBand="0" w:noVBand="1"/>
          </w:tblPr>
        </w:tblPrChange>
      </w:tblPr>
      <w:tblGrid>
        <w:gridCol w:w="1008"/>
        <w:gridCol w:w="3600"/>
        <w:gridCol w:w="5310"/>
        <w:tblGridChange w:id="2458">
          <w:tblGrid>
            <w:gridCol w:w="1008"/>
            <w:gridCol w:w="3600"/>
            <w:gridCol w:w="5310"/>
            <w:gridCol w:w="810"/>
          </w:tblGrid>
        </w:tblGridChange>
      </w:tblGrid>
      <w:tr w:rsidR="00975D8A" w14:paraId="2B021059" w14:textId="77777777" w:rsidTr="007355A8">
        <w:trPr>
          <w:cnfStyle w:val="100000000000" w:firstRow="1" w:lastRow="0" w:firstColumn="0" w:lastColumn="0" w:oddVBand="0" w:evenVBand="0" w:oddHBand="0" w:evenHBand="0" w:firstRowFirstColumn="0" w:firstRowLastColumn="0" w:lastRowFirstColumn="0" w:lastRowLastColumn="0"/>
          <w:ins w:id="2459" w:author="Red Army" w:date="2012-04-09T20:52:00Z"/>
        </w:trPr>
        <w:tc>
          <w:tcPr>
            <w:cnfStyle w:val="001000000000" w:firstRow="0" w:lastRow="0" w:firstColumn="1" w:lastColumn="0" w:oddVBand="0" w:evenVBand="0" w:oddHBand="0" w:evenHBand="0" w:firstRowFirstColumn="0" w:firstRowLastColumn="0" w:lastRowFirstColumn="0" w:lastRowLastColumn="0"/>
            <w:tcW w:w="1008" w:type="dxa"/>
            <w:tcPrChange w:id="2460" w:author="Phuong Giang" w:date="2012-04-15T00:40:00Z">
              <w:tcPr>
                <w:tcW w:w="1008" w:type="dxa"/>
              </w:tcPr>
            </w:tcPrChange>
          </w:tcPr>
          <w:p w14:paraId="1DC095AB" w14:textId="77777777" w:rsidR="00975D8A" w:rsidRDefault="00975D8A" w:rsidP="008F2C45">
            <w:pPr>
              <w:ind w:left="0"/>
              <w:cnfStyle w:val="101000000000" w:firstRow="1" w:lastRow="0" w:firstColumn="1" w:lastColumn="0" w:oddVBand="0" w:evenVBand="0" w:oddHBand="0" w:evenHBand="0" w:firstRowFirstColumn="0" w:firstRowLastColumn="0" w:lastRowFirstColumn="0" w:lastRowLastColumn="0"/>
              <w:rPr>
                <w:ins w:id="2461" w:author="Red Army" w:date="2012-04-09T20:52:00Z"/>
              </w:rPr>
            </w:pPr>
            <w:ins w:id="2462" w:author="Red Army" w:date="2012-04-09T20:52:00Z">
              <w:r>
                <w:t>Number</w:t>
              </w:r>
            </w:ins>
          </w:p>
        </w:tc>
        <w:tc>
          <w:tcPr>
            <w:tcW w:w="3600" w:type="dxa"/>
            <w:tcPrChange w:id="2463" w:author="Phuong Giang" w:date="2012-04-15T00:40:00Z">
              <w:tcPr>
                <w:tcW w:w="3600" w:type="dxa"/>
              </w:tcPr>
            </w:tcPrChange>
          </w:tcPr>
          <w:p w14:paraId="003A7041" w14:textId="77777777" w:rsidR="00975D8A" w:rsidRDefault="00975D8A" w:rsidP="008F2C45">
            <w:pPr>
              <w:ind w:left="0"/>
              <w:cnfStyle w:val="100000000000" w:firstRow="1" w:lastRow="0" w:firstColumn="0" w:lastColumn="0" w:oddVBand="0" w:evenVBand="0" w:oddHBand="0" w:evenHBand="0" w:firstRowFirstColumn="0" w:firstRowLastColumn="0" w:lastRowFirstColumn="0" w:lastRowLastColumn="0"/>
              <w:rPr>
                <w:ins w:id="2464" w:author="Red Army" w:date="2012-04-09T20:52:00Z"/>
              </w:rPr>
            </w:pPr>
            <w:ins w:id="2465" w:author="Red Army" w:date="2012-04-09T20:52:00Z">
              <w:r>
                <w:t>Name</w:t>
              </w:r>
            </w:ins>
          </w:p>
        </w:tc>
        <w:tc>
          <w:tcPr>
            <w:tcW w:w="5310" w:type="dxa"/>
            <w:tcPrChange w:id="2466" w:author="Phuong Giang" w:date="2012-04-15T00:40:00Z">
              <w:tcPr>
                <w:tcW w:w="6120" w:type="dxa"/>
                <w:gridSpan w:val="2"/>
              </w:tcPr>
            </w:tcPrChange>
          </w:tcPr>
          <w:p w14:paraId="5CF12AC1" w14:textId="77777777" w:rsidR="00975D8A" w:rsidRDefault="00975D8A" w:rsidP="008F2C45">
            <w:pPr>
              <w:ind w:left="0"/>
              <w:cnfStyle w:val="100000000000" w:firstRow="1" w:lastRow="0" w:firstColumn="0" w:lastColumn="0" w:oddVBand="0" w:evenVBand="0" w:oddHBand="0" w:evenHBand="0" w:firstRowFirstColumn="0" w:firstRowLastColumn="0" w:lastRowFirstColumn="0" w:lastRowLastColumn="0"/>
              <w:rPr>
                <w:ins w:id="2467" w:author="Red Army" w:date="2012-04-09T20:52:00Z"/>
              </w:rPr>
            </w:pPr>
            <w:ins w:id="2468" w:author="Red Army" w:date="2012-04-09T20:52:00Z">
              <w:r>
                <w:t>Description</w:t>
              </w:r>
            </w:ins>
          </w:p>
        </w:tc>
      </w:tr>
      <w:tr w:rsidR="00975D8A" w:rsidDel="004B2F20" w14:paraId="464A5929" w14:textId="05C1D4FC" w:rsidTr="007355A8">
        <w:trPr>
          <w:cnfStyle w:val="000000100000" w:firstRow="0" w:lastRow="0" w:firstColumn="0" w:lastColumn="0" w:oddVBand="0" w:evenVBand="0" w:oddHBand="1" w:evenHBand="0" w:firstRowFirstColumn="0" w:firstRowLastColumn="0" w:lastRowFirstColumn="0" w:lastRowLastColumn="0"/>
          <w:ins w:id="2469" w:author="Red Army" w:date="2012-04-09T20:52:00Z"/>
          <w:del w:id="2470" w:author="Phuong Giang" w:date="2012-04-15T00:47:00Z"/>
        </w:trPr>
        <w:tc>
          <w:tcPr>
            <w:cnfStyle w:val="001000000000" w:firstRow="0" w:lastRow="0" w:firstColumn="1" w:lastColumn="0" w:oddVBand="0" w:evenVBand="0" w:oddHBand="0" w:evenHBand="0" w:firstRowFirstColumn="0" w:firstRowLastColumn="0" w:lastRowFirstColumn="0" w:lastRowLastColumn="0"/>
            <w:tcW w:w="1008" w:type="dxa"/>
            <w:tcPrChange w:id="2471" w:author="Phuong Giang" w:date="2012-04-15T00:40:00Z">
              <w:tcPr>
                <w:tcW w:w="1008" w:type="dxa"/>
              </w:tcPr>
            </w:tcPrChange>
          </w:tcPr>
          <w:p w14:paraId="0939ED38" w14:textId="3B50CF6C" w:rsidR="00975D8A" w:rsidDel="004B2F20" w:rsidRDefault="00975D8A" w:rsidP="008F2C45">
            <w:pPr>
              <w:ind w:left="0"/>
              <w:cnfStyle w:val="001000100000" w:firstRow="0" w:lastRow="0" w:firstColumn="1" w:lastColumn="0" w:oddVBand="0" w:evenVBand="0" w:oddHBand="1" w:evenHBand="0" w:firstRowFirstColumn="0" w:firstRowLastColumn="0" w:lastRowFirstColumn="0" w:lastRowLastColumn="0"/>
              <w:rPr>
                <w:ins w:id="2472" w:author="Red Army" w:date="2012-04-09T20:52:00Z"/>
                <w:del w:id="2473" w:author="Phuong Giang" w:date="2012-04-15T00:47:00Z"/>
              </w:rPr>
            </w:pPr>
            <w:ins w:id="2474" w:author="Red Army" w:date="2012-04-09T20:52:00Z">
              <w:del w:id="2475" w:author="Phuong Giang" w:date="2012-04-15T00:47:00Z">
                <w:r w:rsidDel="004B2F20">
                  <w:delText>1</w:delText>
                </w:r>
              </w:del>
            </w:ins>
          </w:p>
        </w:tc>
        <w:tc>
          <w:tcPr>
            <w:tcW w:w="3600" w:type="dxa"/>
            <w:tcPrChange w:id="2476" w:author="Phuong Giang" w:date="2012-04-15T00:40:00Z">
              <w:tcPr>
                <w:tcW w:w="3600" w:type="dxa"/>
              </w:tcPr>
            </w:tcPrChange>
          </w:tcPr>
          <w:p w14:paraId="0E4E2A61" w14:textId="26322346" w:rsidR="00975D8A" w:rsidDel="004B2F20" w:rsidRDefault="00975D8A" w:rsidP="008F2C45">
            <w:pPr>
              <w:ind w:left="0"/>
              <w:cnfStyle w:val="000000100000" w:firstRow="0" w:lastRow="0" w:firstColumn="0" w:lastColumn="0" w:oddVBand="0" w:evenVBand="0" w:oddHBand="1" w:evenHBand="0" w:firstRowFirstColumn="0" w:firstRowLastColumn="0" w:lastRowFirstColumn="0" w:lastRowLastColumn="0"/>
              <w:rPr>
                <w:ins w:id="2477" w:author="Red Army" w:date="2012-04-09T20:52:00Z"/>
                <w:del w:id="2478" w:author="Phuong Giang" w:date="2012-04-15T00:47:00Z"/>
              </w:rPr>
            </w:pPr>
            <w:ins w:id="2479" w:author="Red Army" w:date="2012-04-09T20:52:00Z">
              <w:del w:id="2480" w:author="Phuong Giang" w:date="2012-04-15T00:47:00Z">
                <w:r w:rsidDel="004B2F20">
                  <w:delText>Compose Teaching Plan button</w:delText>
                </w:r>
              </w:del>
            </w:ins>
          </w:p>
        </w:tc>
        <w:tc>
          <w:tcPr>
            <w:tcW w:w="5310" w:type="dxa"/>
            <w:tcPrChange w:id="2481" w:author="Phuong Giang" w:date="2012-04-15T00:40:00Z">
              <w:tcPr>
                <w:tcW w:w="6120" w:type="dxa"/>
                <w:gridSpan w:val="2"/>
              </w:tcPr>
            </w:tcPrChange>
          </w:tcPr>
          <w:p w14:paraId="67BC8515" w14:textId="6C800161" w:rsidR="00975D8A" w:rsidDel="004B2F20" w:rsidRDefault="00975D8A" w:rsidP="008F2C45">
            <w:pPr>
              <w:ind w:left="0"/>
              <w:cnfStyle w:val="000000100000" w:firstRow="0" w:lastRow="0" w:firstColumn="0" w:lastColumn="0" w:oddVBand="0" w:evenVBand="0" w:oddHBand="1" w:evenHBand="0" w:firstRowFirstColumn="0" w:firstRowLastColumn="0" w:lastRowFirstColumn="0" w:lastRowLastColumn="0"/>
              <w:rPr>
                <w:ins w:id="2482" w:author="Red Army" w:date="2012-04-09T20:52:00Z"/>
                <w:del w:id="2483" w:author="Phuong Giang" w:date="2012-04-15T00:47:00Z"/>
              </w:rPr>
            </w:pPr>
            <w:ins w:id="2484" w:author="Red Army" w:date="2012-04-09T20:52:00Z">
              <w:del w:id="2485" w:author="Phuong Giang" w:date="2012-04-15T00:47:00Z">
                <w:r w:rsidDel="004B2F20">
                  <w:delText>Click to go to Compose Teaching Plan Screen</w:delText>
                </w:r>
              </w:del>
            </w:ins>
          </w:p>
        </w:tc>
      </w:tr>
      <w:tr w:rsidR="00975D8A" w:rsidDel="004B2F20" w14:paraId="7541DF78" w14:textId="6D94E2F9" w:rsidTr="007355A8">
        <w:trPr>
          <w:ins w:id="2486" w:author="Red Army" w:date="2012-04-09T20:52:00Z"/>
          <w:del w:id="2487" w:author="Phuong Giang" w:date="2012-04-15T00:47:00Z"/>
        </w:trPr>
        <w:tc>
          <w:tcPr>
            <w:cnfStyle w:val="001000000000" w:firstRow="0" w:lastRow="0" w:firstColumn="1" w:lastColumn="0" w:oddVBand="0" w:evenVBand="0" w:oddHBand="0" w:evenHBand="0" w:firstRowFirstColumn="0" w:firstRowLastColumn="0" w:lastRowFirstColumn="0" w:lastRowLastColumn="0"/>
            <w:tcW w:w="1008" w:type="dxa"/>
            <w:tcPrChange w:id="2488" w:author="Phuong Giang" w:date="2012-04-15T00:40:00Z">
              <w:tcPr>
                <w:tcW w:w="1008" w:type="dxa"/>
              </w:tcPr>
            </w:tcPrChange>
          </w:tcPr>
          <w:p w14:paraId="2D4B4E44" w14:textId="78148CDA" w:rsidR="00975D8A" w:rsidDel="004B2F20" w:rsidRDefault="00975D8A" w:rsidP="008F2C45">
            <w:pPr>
              <w:ind w:left="0"/>
              <w:rPr>
                <w:ins w:id="2489" w:author="Red Army" w:date="2012-04-09T20:52:00Z"/>
                <w:del w:id="2490" w:author="Phuong Giang" w:date="2012-04-15T00:47:00Z"/>
              </w:rPr>
            </w:pPr>
            <w:ins w:id="2491" w:author="Red Army" w:date="2012-04-09T20:52:00Z">
              <w:del w:id="2492" w:author="Phuong Giang" w:date="2012-04-15T00:47:00Z">
                <w:r w:rsidDel="004B2F20">
                  <w:delText>2</w:delText>
                </w:r>
              </w:del>
            </w:ins>
          </w:p>
        </w:tc>
        <w:tc>
          <w:tcPr>
            <w:tcW w:w="3600" w:type="dxa"/>
            <w:tcPrChange w:id="2493" w:author="Phuong Giang" w:date="2012-04-15T00:40:00Z">
              <w:tcPr>
                <w:tcW w:w="3600" w:type="dxa"/>
              </w:tcPr>
            </w:tcPrChange>
          </w:tcPr>
          <w:p w14:paraId="3D064E69" w14:textId="476C8812" w:rsidR="00975D8A" w:rsidDel="004B2F20" w:rsidRDefault="00975D8A" w:rsidP="008F2C45">
            <w:pPr>
              <w:ind w:left="0"/>
              <w:cnfStyle w:val="000000000000" w:firstRow="0" w:lastRow="0" w:firstColumn="0" w:lastColumn="0" w:oddVBand="0" w:evenVBand="0" w:oddHBand="0" w:evenHBand="0" w:firstRowFirstColumn="0" w:firstRowLastColumn="0" w:lastRowFirstColumn="0" w:lastRowLastColumn="0"/>
              <w:rPr>
                <w:ins w:id="2494" w:author="Red Army" w:date="2012-04-09T20:52:00Z"/>
                <w:del w:id="2495" w:author="Phuong Giang" w:date="2012-04-15T00:47:00Z"/>
              </w:rPr>
            </w:pPr>
            <w:ins w:id="2496" w:author="Red Army" w:date="2012-04-09T20:52:00Z">
              <w:del w:id="2497" w:author="Phuong Giang" w:date="2012-04-15T00:47:00Z">
                <w:r w:rsidDel="004B2F20">
                  <w:delText>Manage Knowledge Item button</w:delText>
                </w:r>
              </w:del>
            </w:ins>
          </w:p>
        </w:tc>
        <w:tc>
          <w:tcPr>
            <w:tcW w:w="5310" w:type="dxa"/>
            <w:tcPrChange w:id="2498" w:author="Phuong Giang" w:date="2012-04-15T00:40:00Z">
              <w:tcPr>
                <w:tcW w:w="6120" w:type="dxa"/>
                <w:gridSpan w:val="2"/>
              </w:tcPr>
            </w:tcPrChange>
          </w:tcPr>
          <w:p w14:paraId="35FAE577" w14:textId="29AD0490" w:rsidR="00975D8A" w:rsidDel="004B2F20" w:rsidRDefault="00975D8A" w:rsidP="008F2C45">
            <w:pPr>
              <w:ind w:left="0"/>
              <w:cnfStyle w:val="000000000000" w:firstRow="0" w:lastRow="0" w:firstColumn="0" w:lastColumn="0" w:oddVBand="0" w:evenVBand="0" w:oddHBand="0" w:evenHBand="0" w:firstRowFirstColumn="0" w:firstRowLastColumn="0" w:lastRowFirstColumn="0" w:lastRowLastColumn="0"/>
              <w:rPr>
                <w:ins w:id="2499" w:author="Red Army" w:date="2012-04-09T20:52:00Z"/>
                <w:del w:id="2500" w:author="Phuong Giang" w:date="2012-04-15T00:47:00Z"/>
              </w:rPr>
            </w:pPr>
            <w:ins w:id="2501" w:author="Red Army" w:date="2012-04-09T20:52:00Z">
              <w:del w:id="2502" w:author="Phuong Giang" w:date="2012-04-15T00:47:00Z">
                <w:r w:rsidDel="004B2F20">
                  <w:delText>Click to go to Manage Knowledge Item Screen</w:delText>
                </w:r>
              </w:del>
            </w:ins>
          </w:p>
        </w:tc>
      </w:tr>
      <w:tr w:rsidR="00975D8A" w:rsidDel="004B2F20" w14:paraId="627FA04F" w14:textId="356E4C7D" w:rsidTr="007355A8">
        <w:trPr>
          <w:cnfStyle w:val="000000100000" w:firstRow="0" w:lastRow="0" w:firstColumn="0" w:lastColumn="0" w:oddVBand="0" w:evenVBand="0" w:oddHBand="1" w:evenHBand="0" w:firstRowFirstColumn="0" w:firstRowLastColumn="0" w:lastRowFirstColumn="0" w:lastRowLastColumn="0"/>
          <w:ins w:id="2503" w:author="Red Army" w:date="2012-04-09T20:52:00Z"/>
          <w:del w:id="2504" w:author="Phuong Giang" w:date="2012-04-15T00:47:00Z"/>
        </w:trPr>
        <w:tc>
          <w:tcPr>
            <w:cnfStyle w:val="001000000000" w:firstRow="0" w:lastRow="0" w:firstColumn="1" w:lastColumn="0" w:oddVBand="0" w:evenVBand="0" w:oddHBand="0" w:evenHBand="0" w:firstRowFirstColumn="0" w:firstRowLastColumn="0" w:lastRowFirstColumn="0" w:lastRowLastColumn="0"/>
            <w:tcW w:w="1008" w:type="dxa"/>
            <w:tcPrChange w:id="2505" w:author="Phuong Giang" w:date="2012-04-15T00:40:00Z">
              <w:tcPr>
                <w:tcW w:w="1008" w:type="dxa"/>
              </w:tcPr>
            </w:tcPrChange>
          </w:tcPr>
          <w:p w14:paraId="7B26E53E" w14:textId="03D4626C" w:rsidR="00975D8A" w:rsidDel="004B2F20" w:rsidRDefault="00975D8A" w:rsidP="008F2C45">
            <w:pPr>
              <w:ind w:left="0"/>
              <w:cnfStyle w:val="001000100000" w:firstRow="0" w:lastRow="0" w:firstColumn="1" w:lastColumn="0" w:oddVBand="0" w:evenVBand="0" w:oddHBand="1" w:evenHBand="0" w:firstRowFirstColumn="0" w:firstRowLastColumn="0" w:lastRowFirstColumn="0" w:lastRowLastColumn="0"/>
              <w:rPr>
                <w:ins w:id="2506" w:author="Red Army" w:date="2012-04-09T20:52:00Z"/>
                <w:del w:id="2507" w:author="Phuong Giang" w:date="2012-04-15T00:47:00Z"/>
              </w:rPr>
            </w:pPr>
            <w:ins w:id="2508" w:author="Red Army" w:date="2012-04-09T20:52:00Z">
              <w:del w:id="2509" w:author="Phuong Giang" w:date="2012-04-15T00:47:00Z">
                <w:r w:rsidDel="004B2F20">
                  <w:delText>3</w:delText>
                </w:r>
              </w:del>
            </w:ins>
          </w:p>
        </w:tc>
        <w:tc>
          <w:tcPr>
            <w:tcW w:w="3600" w:type="dxa"/>
            <w:tcPrChange w:id="2510" w:author="Phuong Giang" w:date="2012-04-15T00:40:00Z">
              <w:tcPr>
                <w:tcW w:w="3600" w:type="dxa"/>
              </w:tcPr>
            </w:tcPrChange>
          </w:tcPr>
          <w:p w14:paraId="1E3575E2" w14:textId="05D0755F" w:rsidR="00975D8A" w:rsidDel="004B2F20" w:rsidRDefault="00975D8A" w:rsidP="008F2C45">
            <w:pPr>
              <w:ind w:left="0"/>
              <w:cnfStyle w:val="000000100000" w:firstRow="0" w:lastRow="0" w:firstColumn="0" w:lastColumn="0" w:oddVBand="0" w:evenVBand="0" w:oddHBand="1" w:evenHBand="0" w:firstRowFirstColumn="0" w:firstRowLastColumn="0" w:lastRowFirstColumn="0" w:lastRowLastColumn="0"/>
              <w:rPr>
                <w:ins w:id="2511" w:author="Red Army" w:date="2012-04-09T20:52:00Z"/>
                <w:del w:id="2512" w:author="Phuong Giang" w:date="2012-04-15T00:47:00Z"/>
              </w:rPr>
            </w:pPr>
            <w:ins w:id="2513" w:author="Red Army" w:date="2012-04-09T20:52:00Z">
              <w:del w:id="2514" w:author="Phuong Giang" w:date="2012-04-15T00:47:00Z">
                <w:r w:rsidDel="004B2F20">
                  <w:delText>Manage Teaching Method button</w:delText>
                </w:r>
              </w:del>
            </w:ins>
          </w:p>
        </w:tc>
        <w:tc>
          <w:tcPr>
            <w:tcW w:w="5310" w:type="dxa"/>
            <w:tcPrChange w:id="2515" w:author="Phuong Giang" w:date="2012-04-15T00:40:00Z">
              <w:tcPr>
                <w:tcW w:w="6120" w:type="dxa"/>
                <w:gridSpan w:val="2"/>
              </w:tcPr>
            </w:tcPrChange>
          </w:tcPr>
          <w:p w14:paraId="03F82A69" w14:textId="29337077" w:rsidR="00975D8A" w:rsidDel="004B2F20" w:rsidRDefault="00975D8A" w:rsidP="008F2C45">
            <w:pPr>
              <w:ind w:left="0"/>
              <w:cnfStyle w:val="000000100000" w:firstRow="0" w:lastRow="0" w:firstColumn="0" w:lastColumn="0" w:oddVBand="0" w:evenVBand="0" w:oddHBand="1" w:evenHBand="0" w:firstRowFirstColumn="0" w:firstRowLastColumn="0" w:lastRowFirstColumn="0" w:lastRowLastColumn="0"/>
              <w:rPr>
                <w:ins w:id="2516" w:author="Red Army" w:date="2012-04-09T20:52:00Z"/>
                <w:del w:id="2517" w:author="Phuong Giang" w:date="2012-04-15T00:47:00Z"/>
              </w:rPr>
            </w:pPr>
            <w:ins w:id="2518" w:author="Red Army" w:date="2012-04-09T20:52:00Z">
              <w:del w:id="2519" w:author="Phuong Giang" w:date="2012-04-15T00:47:00Z">
                <w:r w:rsidDel="004B2F20">
                  <w:delText>Click to go to Manage Teaching Method Screen</w:delText>
                </w:r>
              </w:del>
            </w:ins>
          </w:p>
        </w:tc>
      </w:tr>
      <w:tr w:rsidR="00931C30" w14:paraId="05E4E0E6" w14:textId="77777777" w:rsidTr="007355A8">
        <w:trPr>
          <w:ins w:id="2520" w:author="Phuong Giang" w:date="2012-04-15T00:50:00Z"/>
        </w:trPr>
        <w:tc>
          <w:tcPr>
            <w:cnfStyle w:val="001000000000" w:firstRow="0" w:lastRow="0" w:firstColumn="1" w:lastColumn="0" w:oddVBand="0" w:evenVBand="0" w:oddHBand="0" w:evenHBand="0" w:firstRowFirstColumn="0" w:firstRowLastColumn="0" w:lastRowFirstColumn="0" w:lastRowLastColumn="0"/>
            <w:tcW w:w="1008" w:type="dxa"/>
          </w:tcPr>
          <w:p w14:paraId="434B17AD" w14:textId="14E2A0A1" w:rsidR="00931C30" w:rsidRDefault="00AA3584" w:rsidP="008F2C45">
            <w:pPr>
              <w:ind w:left="0"/>
              <w:rPr>
                <w:ins w:id="2521" w:author="Phuong Giang" w:date="2012-04-15T00:50:00Z"/>
              </w:rPr>
            </w:pPr>
            <w:ins w:id="2522" w:author="Phuong Giang" w:date="2012-04-15T01:42:00Z">
              <w:r>
                <w:t>1</w:t>
              </w:r>
            </w:ins>
          </w:p>
        </w:tc>
        <w:tc>
          <w:tcPr>
            <w:tcW w:w="3600" w:type="dxa"/>
          </w:tcPr>
          <w:p w14:paraId="32D82D74" w14:textId="7A772AAE" w:rsidR="00931C30" w:rsidRDefault="00931C30" w:rsidP="008F2C45">
            <w:pPr>
              <w:ind w:left="0"/>
              <w:cnfStyle w:val="000000000000" w:firstRow="0" w:lastRow="0" w:firstColumn="0" w:lastColumn="0" w:oddVBand="0" w:evenVBand="0" w:oddHBand="0" w:evenHBand="0" w:firstRowFirstColumn="0" w:firstRowLastColumn="0" w:lastRowFirstColumn="0" w:lastRowLastColumn="0"/>
              <w:rPr>
                <w:ins w:id="2523" w:author="Phuong Giang" w:date="2012-04-15T00:50:00Z"/>
              </w:rPr>
            </w:pPr>
            <w:ins w:id="2524" w:author="Phuong Giang" w:date="2012-04-15T00:50:00Z">
              <w:r>
                <w:t>Spell Check button</w:t>
              </w:r>
            </w:ins>
          </w:p>
        </w:tc>
        <w:tc>
          <w:tcPr>
            <w:tcW w:w="5310" w:type="dxa"/>
          </w:tcPr>
          <w:p w14:paraId="2A547A4F" w14:textId="48AD4DC5" w:rsidR="00931C30" w:rsidRDefault="00931C30">
            <w:pPr>
              <w:ind w:left="0"/>
              <w:cnfStyle w:val="000000000000" w:firstRow="0" w:lastRow="0" w:firstColumn="0" w:lastColumn="0" w:oddVBand="0" w:evenVBand="0" w:oddHBand="0" w:evenHBand="0" w:firstRowFirstColumn="0" w:firstRowLastColumn="0" w:lastRowFirstColumn="0" w:lastRowLastColumn="0"/>
              <w:rPr>
                <w:ins w:id="2525" w:author="Phuong Giang" w:date="2012-04-15T00:50:00Z"/>
              </w:rPr>
            </w:pPr>
            <w:ins w:id="2526" w:author="Phuong Giang" w:date="2012-04-15T00:50:00Z">
              <w:r>
                <w:t>Click to check spelling</w:t>
              </w:r>
            </w:ins>
          </w:p>
        </w:tc>
      </w:tr>
      <w:tr w:rsidR="00975D8A" w14:paraId="5B48F444" w14:textId="77777777" w:rsidTr="007355A8">
        <w:trPr>
          <w:cnfStyle w:val="000000100000" w:firstRow="0" w:lastRow="0" w:firstColumn="0" w:lastColumn="0" w:oddVBand="0" w:evenVBand="0" w:oddHBand="1" w:evenHBand="0" w:firstRowFirstColumn="0" w:firstRowLastColumn="0" w:lastRowFirstColumn="0" w:lastRowLastColumn="0"/>
          <w:ins w:id="2527" w:author="Red Army" w:date="2012-04-09T20:52:00Z"/>
        </w:trPr>
        <w:tc>
          <w:tcPr>
            <w:cnfStyle w:val="001000000000" w:firstRow="0" w:lastRow="0" w:firstColumn="1" w:lastColumn="0" w:oddVBand="0" w:evenVBand="0" w:oddHBand="0" w:evenHBand="0" w:firstRowFirstColumn="0" w:firstRowLastColumn="0" w:lastRowFirstColumn="0" w:lastRowLastColumn="0"/>
            <w:tcW w:w="1008" w:type="dxa"/>
            <w:tcPrChange w:id="2528" w:author="Phuong Giang" w:date="2012-04-15T00:40:00Z">
              <w:tcPr>
                <w:tcW w:w="1008" w:type="dxa"/>
              </w:tcPr>
            </w:tcPrChange>
          </w:tcPr>
          <w:p w14:paraId="5535F04F" w14:textId="04BD7EDD" w:rsidR="00975D8A" w:rsidRDefault="00AA3584" w:rsidP="008F2C45">
            <w:pPr>
              <w:ind w:left="0"/>
              <w:cnfStyle w:val="001000100000" w:firstRow="0" w:lastRow="0" w:firstColumn="1" w:lastColumn="0" w:oddVBand="0" w:evenVBand="0" w:oddHBand="1" w:evenHBand="0" w:firstRowFirstColumn="0" w:firstRowLastColumn="0" w:lastRowFirstColumn="0" w:lastRowLastColumn="0"/>
              <w:rPr>
                <w:ins w:id="2529" w:author="Red Army" w:date="2012-04-09T20:52:00Z"/>
              </w:rPr>
            </w:pPr>
            <w:ins w:id="2530" w:author="Phuong Giang" w:date="2012-04-15T01:42:00Z">
              <w:r>
                <w:lastRenderedPageBreak/>
                <w:t>2</w:t>
              </w:r>
            </w:ins>
            <w:ins w:id="2531" w:author="Red Army" w:date="2012-04-09T20:52:00Z">
              <w:del w:id="2532" w:author="Phuong Giang" w:date="2012-04-15T00:50:00Z">
                <w:r w:rsidR="00975D8A" w:rsidDel="00931C30">
                  <w:delText>4</w:delText>
                </w:r>
              </w:del>
            </w:ins>
          </w:p>
        </w:tc>
        <w:tc>
          <w:tcPr>
            <w:tcW w:w="3600" w:type="dxa"/>
            <w:tcPrChange w:id="2533" w:author="Phuong Giang" w:date="2012-04-15T00:40:00Z">
              <w:tcPr>
                <w:tcW w:w="3600" w:type="dxa"/>
              </w:tcPr>
            </w:tcPrChange>
          </w:tcPr>
          <w:p w14:paraId="1150D8F9" w14:textId="1476F096" w:rsidR="00975D8A" w:rsidRDefault="00975D8A" w:rsidP="008F2C45">
            <w:pPr>
              <w:ind w:left="0"/>
              <w:cnfStyle w:val="000000100000" w:firstRow="0" w:lastRow="0" w:firstColumn="0" w:lastColumn="0" w:oddVBand="0" w:evenVBand="0" w:oddHBand="1" w:evenHBand="0" w:firstRowFirstColumn="0" w:firstRowLastColumn="0" w:lastRowFirstColumn="0" w:lastRowLastColumn="0"/>
              <w:rPr>
                <w:ins w:id="2534" w:author="Red Army" w:date="2012-04-09T20:52:00Z"/>
              </w:rPr>
            </w:pPr>
            <w:ins w:id="2535" w:author="Red Army" w:date="2012-04-09T20:52:00Z">
              <w:r>
                <w:t>Language button</w:t>
              </w:r>
            </w:ins>
          </w:p>
        </w:tc>
        <w:tc>
          <w:tcPr>
            <w:tcW w:w="5310" w:type="dxa"/>
            <w:tcPrChange w:id="2536" w:author="Phuong Giang" w:date="2012-04-15T00:40:00Z">
              <w:tcPr>
                <w:tcW w:w="6120" w:type="dxa"/>
                <w:gridSpan w:val="2"/>
              </w:tcPr>
            </w:tcPrChange>
          </w:tcPr>
          <w:p w14:paraId="65A08CDD" w14:textId="2A312729" w:rsidR="00975D8A" w:rsidRDefault="00975D8A">
            <w:pPr>
              <w:ind w:left="0"/>
              <w:cnfStyle w:val="000000100000" w:firstRow="0" w:lastRow="0" w:firstColumn="0" w:lastColumn="0" w:oddVBand="0" w:evenVBand="0" w:oddHBand="1" w:evenHBand="0" w:firstRowFirstColumn="0" w:firstRowLastColumn="0" w:lastRowFirstColumn="0" w:lastRowLastColumn="0"/>
              <w:rPr>
                <w:ins w:id="2537" w:author="Red Army" w:date="2012-04-09T20:52:00Z"/>
              </w:rPr>
              <w:pPrChange w:id="2538" w:author="Red Army" w:date="2012-04-09T20:52:00Z">
                <w:pPr>
                  <w:spacing w:after="200" w:line="276" w:lineRule="auto"/>
                  <w:ind w:left="0"/>
                  <w:cnfStyle w:val="000000100000" w:firstRow="0" w:lastRow="0" w:firstColumn="0" w:lastColumn="0" w:oddVBand="0" w:evenVBand="0" w:oddHBand="1" w:evenHBand="0" w:firstRowFirstColumn="0" w:firstRowLastColumn="0" w:lastRowFirstColumn="0" w:lastRowLastColumn="0"/>
                </w:pPr>
              </w:pPrChange>
            </w:pPr>
            <w:ins w:id="2539" w:author="Red Army" w:date="2012-04-09T20:52:00Z">
              <w:r>
                <w:t xml:space="preserve">Click to change display language. </w:t>
              </w:r>
            </w:ins>
          </w:p>
        </w:tc>
      </w:tr>
      <w:tr w:rsidR="00975D8A" w14:paraId="4CF08C52" w14:textId="77777777" w:rsidTr="007355A8">
        <w:trPr>
          <w:ins w:id="2540" w:author="Red Army" w:date="2012-04-09T20:52:00Z"/>
        </w:trPr>
        <w:tc>
          <w:tcPr>
            <w:cnfStyle w:val="001000000000" w:firstRow="0" w:lastRow="0" w:firstColumn="1" w:lastColumn="0" w:oddVBand="0" w:evenVBand="0" w:oddHBand="0" w:evenHBand="0" w:firstRowFirstColumn="0" w:firstRowLastColumn="0" w:lastRowFirstColumn="0" w:lastRowLastColumn="0"/>
            <w:tcW w:w="1008" w:type="dxa"/>
            <w:tcPrChange w:id="2541" w:author="Phuong Giang" w:date="2012-04-15T00:40:00Z">
              <w:tcPr>
                <w:tcW w:w="1008" w:type="dxa"/>
              </w:tcPr>
            </w:tcPrChange>
          </w:tcPr>
          <w:p w14:paraId="23AB4633" w14:textId="68CE0392" w:rsidR="00975D8A" w:rsidRDefault="00AA3584" w:rsidP="008F2C45">
            <w:pPr>
              <w:ind w:left="0"/>
              <w:rPr>
                <w:ins w:id="2542" w:author="Red Army" w:date="2012-04-09T20:52:00Z"/>
              </w:rPr>
            </w:pPr>
            <w:ins w:id="2543" w:author="Phuong Giang" w:date="2012-04-15T01:42:00Z">
              <w:r>
                <w:t>3</w:t>
              </w:r>
            </w:ins>
            <w:ins w:id="2544" w:author="Red Army" w:date="2012-04-09T20:52:00Z">
              <w:del w:id="2545" w:author="Phuong Giang" w:date="2012-04-15T00:50:00Z">
                <w:r w:rsidR="00975D8A" w:rsidDel="00931C30">
                  <w:delText>5</w:delText>
                </w:r>
              </w:del>
            </w:ins>
          </w:p>
        </w:tc>
        <w:tc>
          <w:tcPr>
            <w:tcW w:w="3600" w:type="dxa"/>
            <w:tcPrChange w:id="2546" w:author="Phuong Giang" w:date="2012-04-15T00:40:00Z">
              <w:tcPr>
                <w:tcW w:w="3600" w:type="dxa"/>
              </w:tcPr>
            </w:tcPrChange>
          </w:tcPr>
          <w:p w14:paraId="7CB0D55C" w14:textId="22033D0D" w:rsidR="00975D8A" w:rsidRDefault="00975D8A" w:rsidP="008F2C45">
            <w:pPr>
              <w:ind w:left="0"/>
              <w:cnfStyle w:val="000000000000" w:firstRow="0" w:lastRow="0" w:firstColumn="0" w:lastColumn="0" w:oddVBand="0" w:evenVBand="0" w:oddHBand="0" w:evenHBand="0" w:firstRowFirstColumn="0" w:firstRowLastColumn="0" w:lastRowFirstColumn="0" w:lastRowLastColumn="0"/>
              <w:rPr>
                <w:ins w:id="2547" w:author="Red Army" w:date="2012-04-09T20:52:00Z"/>
              </w:rPr>
            </w:pPr>
            <w:ins w:id="2548" w:author="Red Army" w:date="2012-04-09T20:52:00Z">
              <w:r>
                <w:t>About button</w:t>
              </w:r>
            </w:ins>
          </w:p>
        </w:tc>
        <w:tc>
          <w:tcPr>
            <w:tcW w:w="5310" w:type="dxa"/>
            <w:tcPrChange w:id="2549" w:author="Phuong Giang" w:date="2012-04-15T00:40:00Z">
              <w:tcPr>
                <w:tcW w:w="6120" w:type="dxa"/>
                <w:gridSpan w:val="2"/>
              </w:tcPr>
            </w:tcPrChange>
          </w:tcPr>
          <w:p w14:paraId="26F62B86" w14:textId="3AB8283C" w:rsidR="00975D8A" w:rsidRDefault="00975D8A" w:rsidP="008F2C45">
            <w:pPr>
              <w:ind w:left="0"/>
              <w:cnfStyle w:val="000000000000" w:firstRow="0" w:lastRow="0" w:firstColumn="0" w:lastColumn="0" w:oddVBand="0" w:evenVBand="0" w:oddHBand="0" w:evenHBand="0" w:firstRowFirstColumn="0" w:firstRowLastColumn="0" w:lastRowFirstColumn="0" w:lastRowLastColumn="0"/>
              <w:rPr>
                <w:ins w:id="2550" w:author="Red Army" w:date="2012-04-09T20:52:00Z"/>
              </w:rPr>
            </w:pPr>
            <w:ins w:id="2551" w:author="Red Army" w:date="2012-04-09T20:53:00Z">
              <w:r>
                <w:t>Click to view software information</w:t>
              </w:r>
            </w:ins>
          </w:p>
        </w:tc>
      </w:tr>
    </w:tbl>
    <w:p w14:paraId="3C4D63E4" w14:textId="77777777" w:rsidR="00752576" w:rsidRDefault="00752576">
      <w:pPr>
        <w:rPr>
          <w:ins w:id="2552" w:author="Phuong Giang" w:date="2012-04-15T02:07:00Z"/>
        </w:rPr>
        <w:pPrChange w:id="2553" w:author="Red Army" w:date="2012-04-09T15:17:00Z">
          <w:pPr>
            <w:ind w:left="0"/>
          </w:pPr>
        </w:pPrChange>
      </w:pPr>
    </w:p>
    <w:p w14:paraId="72E708C8" w14:textId="77777777" w:rsidR="00450FF4" w:rsidRDefault="00450FF4">
      <w:pPr>
        <w:rPr>
          <w:ins w:id="2554" w:author="Red Army" w:date="2012-04-09T21:05:00Z"/>
        </w:rPr>
        <w:pPrChange w:id="2555" w:author="Red Army" w:date="2012-04-09T15:17:00Z">
          <w:pPr>
            <w:ind w:left="0"/>
          </w:pPr>
        </w:pPrChange>
      </w:pPr>
    </w:p>
    <w:p w14:paraId="43E2C61E" w14:textId="5B723C2D" w:rsidR="007370EB" w:rsidRDefault="007370EB">
      <w:pPr>
        <w:pStyle w:val="Heading3"/>
        <w:numPr>
          <w:ilvl w:val="2"/>
          <w:numId w:val="85"/>
        </w:numPr>
        <w:rPr>
          <w:ins w:id="2556" w:author="Red Army" w:date="2012-04-09T21:05:00Z"/>
        </w:rPr>
        <w:pPrChange w:id="2557" w:author="Phuong Giang" w:date="2012-04-15T00:35:00Z">
          <w:pPr>
            <w:ind w:left="0"/>
          </w:pPr>
        </w:pPrChange>
      </w:pPr>
      <w:bookmarkStart w:id="2558" w:name="_Toc322219068"/>
      <w:ins w:id="2559" w:author="Red Army" w:date="2012-04-09T21:05:00Z">
        <w:r>
          <w:t>Compose Teaching Plan Screen Area:</w:t>
        </w:r>
        <w:bookmarkEnd w:id="2558"/>
      </w:ins>
    </w:p>
    <w:p w14:paraId="1E929356" w14:textId="62F12FF0" w:rsidR="007370EB" w:rsidRPr="007370EB" w:rsidRDefault="0008369D">
      <w:pPr>
        <w:rPr>
          <w:ins w:id="2560" w:author="Red Army" w:date="2012-04-09T21:05:00Z"/>
        </w:rPr>
        <w:pPrChange w:id="2561" w:author="Red Army" w:date="2012-04-09T21:05:00Z">
          <w:pPr>
            <w:ind w:left="0"/>
          </w:pPr>
        </w:pPrChange>
      </w:pPr>
      <w:ins w:id="2562" w:author="Red Army" w:date="2012-04-09T21:06:00Z">
        <w:r>
          <w:t>This Screen is displayed when Compose Teaching Plan button is clicked.</w:t>
        </w:r>
      </w:ins>
    </w:p>
    <w:p w14:paraId="779648C2" w14:textId="6E0DD1C1" w:rsidR="007370EB" w:rsidRDefault="007370EB">
      <w:pPr>
        <w:ind w:left="0"/>
        <w:rPr>
          <w:ins w:id="2563" w:author="Phuong Giang" w:date="2012-04-15T00:40:00Z"/>
        </w:rPr>
      </w:pPr>
      <w:ins w:id="2564" w:author="Red Army" w:date="2012-04-09T21:05:00Z">
        <w:r>
          <w:rPr>
            <w:noProof/>
            <w:lang w:eastAsia="ja-JP"/>
          </w:rPr>
          <w:drawing>
            <wp:inline distT="0" distB="0" distL="0" distR="0" wp14:anchorId="27B8F24C" wp14:editId="358DDE36">
              <wp:extent cx="6300470" cy="2559566"/>
              <wp:effectExtent l="0" t="0" r="5080" b="0"/>
              <wp:docPr id="17" name="Picture 17" descr="C:\Users\REDARM~1\AppData\Local\Temp\SNAGHTML2f168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EDARM~1\AppData\Local\Temp\SNAGHTML2f168a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00470" cy="2559566"/>
                      </a:xfrm>
                      <a:prstGeom prst="rect">
                        <a:avLst/>
                      </a:prstGeom>
                      <a:noFill/>
                      <a:ln>
                        <a:noFill/>
                      </a:ln>
                    </pic:spPr>
                  </pic:pic>
                </a:graphicData>
              </a:graphic>
            </wp:inline>
          </w:drawing>
        </w:r>
      </w:ins>
    </w:p>
    <w:p w14:paraId="5BDE3D51" w14:textId="77777777" w:rsidR="007355A8" w:rsidRDefault="007355A8">
      <w:pPr>
        <w:ind w:left="0"/>
        <w:rPr>
          <w:ins w:id="2565" w:author="Red Army" w:date="2012-04-09T21:13:00Z"/>
        </w:rPr>
      </w:pPr>
    </w:p>
    <w:tbl>
      <w:tblPr>
        <w:tblStyle w:val="LightList-Accent1"/>
        <w:tblW w:w="9918" w:type="dxa"/>
        <w:tblLayout w:type="fixed"/>
        <w:tblLook w:val="04A0" w:firstRow="1" w:lastRow="0" w:firstColumn="1" w:lastColumn="0" w:noHBand="0" w:noVBand="1"/>
        <w:tblPrChange w:id="2566" w:author="Phuong Giang" w:date="2012-04-15T00:40:00Z">
          <w:tblPr>
            <w:tblStyle w:val="LightList-Accent1"/>
            <w:tblW w:w="10728" w:type="dxa"/>
            <w:tblLayout w:type="fixed"/>
            <w:tblLook w:val="04A0" w:firstRow="1" w:lastRow="0" w:firstColumn="1" w:lastColumn="0" w:noHBand="0" w:noVBand="1"/>
          </w:tblPr>
        </w:tblPrChange>
      </w:tblPr>
      <w:tblGrid>
        <w:gridCol w:w="1008"/>
        <w:gridCol w:w="3600"/>
        <w:gridCol w:w="5310"/>
        <w:tblGridChange w:id="2567">
          <w:tblGrid>
            <w:gridCol w:w="1008"/>
            <w:gridCol w:w="3600"/>
            <w:gridCol w:w="6120"/>
          </w:tblGrid>
        </w:tblGridChange>
      </w:tblGrid>
      <w:tr w:rsidR="0008369D" w14:paraId="781EB977" w14:textId="77777777" w:rsidTr="007355A8">
        <w:trPr>
          <w:cnfStyle w:val="100000000000" w:firstRow="1" w:lastRow="0" w:firstColumn="0" w:lastColumn="0" w:oddVBand="0" w:evenVBand="0" w:oddHBand="0" w:evenHBand="0" w:firstRowFirstColumn="0" w:firstRowLastColumn="0" w:lastRowFirstColumn="0" w:lastRowLastColumn="0"/>
          <w:ins w:id="2568" w:author="Red Army" w:date="2012-04-09T21:13:00Z"/>
        </w:trPr>
        <w:tc>
          <w:tcPr>
            <w:cnfStyle w:val="001000000000" w:firstRow="0" w:lastRow="0" w:firstColumn="1" w:lastColumn="0" w:oddVBand="0" w:evenVBand="0" w:oddHBand="0" w:evenHBand="0" w:firstRowFirstColumn="0" w:firstRowLastColumn="0" w:lastRowFirstColumn="0" w:lastRowLastColumn="0"/>
            <w:tcW w:w="1008" w:type="dxa"/>
            <w:tcPrChange w:id="2569" w:author="Phuong Giang" w:date="2012-04-15T00:40:00Z">
              <w:tcPr>
                <w:tcW w:w="1008" w:type="dxa"/>
              </w:tcPr>
            </w:tcPrChange>
          </w:tcPr>
          <w:p w14:paraId="45C46732" w14:textId="77777777" w:rsidR="0008369D" w:rsidRDefault="0008369D" w:rsidP="008F2C45">
            <w:pPr>
              <w:ind w:left="0"/>
              <w:cnfStyle w:val="101000000000" w:firstRow="1" w:lastRow="0" w:firstColumn="1" w:lastColumn="0" w:oddVBand="0" w:evenVBand="0" w:oddHBand="0" w:evenHBand="0" w:firstRowFirstColumn="0" w:firstRowLastColumn="0" w:lastRowFirstColumn="0" w:lastRowLastColumn="0"/>
              <w:rPr>
                <w:ins w:id="2570" w:author="Red Army" w:date="2012-04-09T21:13:00Z"/>
              </w:rPr>
            </w:pPr>
            <w:ins w:id="2571" w:author="Red Army" w:date="2012-04-09T21:13:00Z">
              <w:r>
                <w:t>Number</w:t>
              </w:r>
            </w:ins>
          </w:p>
        </w:tc>
        <w:tc>
          <w:tcPr>
            <w:tcW w:w="3600" w:type="dxa"/>
            <w:tcPrChange w:id="2572" w:author="Phuong Giang" w:date="2012-04-15T00:40:00Z">
              <w:tcPr>
                <w:tcW w:w="3600" w:type="dxa"/>
              </w:tcPr>
            </w:tcPrChange>
          </w:tcPr>
          <w:p w14:paraId="1AB7BAEA" w14:textId="77777777" w:rsidR="0008369D" w:rsidRDefault="0008369D" w:rsidP="008F2C45">
            <w:pPr>
              <w:ind w:left="0"/>
              <w:cnfStyle w:val="100000000000" w:firstRow="1" w:lastRow="0" w:firstColumn="0" w:lastColumn="0" w:oddVBand="0" w:evenVBand="0" w:oddHBand="0" w:evenHBand="0" w:firstRowFirstColumn="0" w:firstRowLastColumn="0" w:lastRowFirstColumn="0" w:lastRowLastColumn="0"/>
              <w:rPr>
                <w:ins w:id="2573" w:author="Red Army" w:date="2012-04-09T21:13:00Z"/>
              </w:rPr>
            </w:pPr>
            <w:ins w:id="2574" w:author="Red Army" w:date="2012-04-09T21:13:00Z">
              <w:r>
                <w:t>Name</w:t>
              </w:r>
            </w:ins>
          </w:p>
        </w:tc>
        <w:tc>
          <w:tcPr>
            <w:tcW w:w="5310" w:type="dxa"/>
            <w:tcPrChange w:id="2575" w:author="Phuong Giang" w:date="2012-04-15T00:40:00Z">
              <w:tcPr>
                <w:tcW w:w="6120" w:type="dxa"/>
              </w:tcPr>
            </w:tcPrChange>
          </w:tcPr>
          <w:p w14:paraId="158A5D01" w14:textId="77777777" w:rsidR="0008369D" w:rsidRDefault="0008369D" w:rsidP="008F2C45">
            <w:pPr>
              <w:ind w:left="0"/>
              <w:cnfStyle w:val="100000000000" w:firstRow="1" w:lastRow="0" w:firstColumn="0" w:lastColumn="0" w:oddVBand="0" w:evenVBand="0" w:oddHBand="0" w:evenHBand="0" w:firstRowFirstColumn="0" w:firstRowLastColumn="0" w:lastRowFirstColumn="0" w:lastRowLastColumn="0"/>
              <w:rPr>
                <w:ins w:id="2576" w:author="Red Army" w:date="2012-04-09T21:13:00Z"/>
              </w:rPr>
            </w:pPr>
            <w:ins w:id="2577" w:author="Red Army" w:date="2012-04-09T21:13:00Z">
              <w:r>
                <w:t>Description</w:t>
              </w:r>
            </w:ins>
          </w:p>
        </w:tc>
      </w:tr>
      <w:tr w:rsidR="0008369D" w14:paraId="44F9D2A9" w14:textId="77777777" w:rsidTr="007355A8">
        <w:trPr>
          <w:cnfStyle w:val="000000100000" w:firstRow="0" w:lastRow="0" w:firstColumn="0" w:lastColumn="0" w:oddVBand="0" w:evenVBand="0" w:oddHBand="1" w:evenHBand="0" w:firstRowFirstColumn="0" w:firstRowLastColumn="0" w:lastRowFirstColumn="0" w:lastRowLastColumn="0"/>
          <w:ins w:id="2578" w:author="Red Army" w:date="2012-04-09T21:13:00Z"/>
        </w:trPr>
        <w:tc>
          <w:tcPr>
            <w:cnfStyle w:val="001000000000" w:firstRow="0" w:lastRow="0" w:firstColumn="1" w:lastColumn="0" w:oddVBand="0" w:evenVBand="0" w:oddHBand="0" w:evenHBand="0" w:firstRowFirstColumn="0" w:firstRowLastColumn="0" w:lastRowFirstColumn="0" w:lastRowLastColumn="0"/>
            <w:tcW w:w="1008" w:type="dxa"/>
            <w:tcPrChange w:id="2579" w:author="Phuong Giang" w:date="2012-04-15T00:40:00Z">
              <w:tcPr>
                <w:tcW w:w="1008" w:type="dxa"/>
              </w:tcPr>
            </w:tcPrChange>
          </w:tcPr>
          <w:p w14:paraId="4DBDFCB8" w14:textId="77777777" w:rsidR="0008369D" w:rsidRDefault="0008369D" w:rsidP="008F2C45">
            <w:pPr>
              <w:ind w:left="0"/>
              <w:cnfStyle w:val="001000100000" w:firstRow="0" w:lastRow="0" w:firstColumn="1" w:lastColumn="0" w:oddVBand="0" w:evenVBand="0" w:oddHBand="1" w:evenHBand="0" w:firstRowFirstColumn="0" w:firstRowLastColumn="0" w:lastRowFirstColumn="0" w:lastRowLastColumn="0"/>
              <w:rPr>
                <w:ins w:id="2580" w:author="Red Army" w:date="2012-04-09T21:13:00Z"/>
              </w:rPr>
            </w:pPr>
            <w:ins w:id="2581" w:author="Red Army" w:date="2012-04-09T21:13:00Z">
              <w:r>
                <w:t>1</w:t>
              </w:r>
            </w:ins>
          </w:p>
        </w:tc>
        <w:tc>
          <w:tcPr>
            <w:tcW w:w="3600" w:type="dxa"/>
            <w:tcPrChange w:id="2582" w:author="Phuong Giang" w:date="2012-04-15T00:40:00Z">
              <w:tcPr>
                <w:tcW w:w="3600" w:type="dxa"/>
              </w:tcPr>
            </w:tcPrChange>
          </w:tcPr>
          <w:p w14:paraId="0C950DAB" w14:textId="62212783" w:rsidR="0008369D" w:rsidRDefault="0008369D" w:rsidP="008F2C45">
            <w:pPr>
              <w:ind w:left="0"/>
              <w:cnfStyle w:val="000000100000" w:firstRow="0" w:lastRow="0" w:firstColumn="0" w:lastColumn="0" w:oddVBand="0" w:evenVBand="0" w:oddHBand="1" w:evenHBand="0" w:firstRowFirstColumn="0" w:firstRowLastColumn="0" w:lastRowFirstColumn="0" w:lastRowLastColumn="0"/>
              <w:rPr>
                <w:ins w:id="2583" w:author="Red Army" w:date="2012-04-09T21:13:00Z"/>
              </w:rPr>
            </w:pPr>
            <w:ins w:id="2584" w:author="Red Army" w:date="2012-04-09T21:13:00Z">
              <w:r>
                <w:t>Teaching Method List</w:t>
              </w:r>
            </w:ins>
          </w:p>
        </w:tc>
        <w:tc>
          <w:tcPr>
            <w:tcW w:w="5310" w:type="dxa"/>
            <w:tcPrChange w:id="2585" w:author="Phuong Giang" w:date="2012-04-15T00:40:00Z">
              <w:tcPr>
                <w:tcW w:w="6120" w:type="dxa"/>
              </w:tcPr>
            </w:tcPrChange>
          </w:tcPr>
          <w:p w14:paraId="3FCC9E45" w14:textId="0440150E" w:rsidR="0008369D" w:rsidRDefault="0008369D" w:rsidP="0008369D">
            <w:pPr>
              <w:ind w:left="0"/>
              <w:cnfStyle w:val="000000100000" w:firstRow="0" w:lastRow="0" w:firstColumn="0" w:lastColumn="0" w:oddVBand="0" w:evenVBand="0" w:oddHBand="1" w:evenHBand="0" w:firstRowFirstColumn="0" w:firstRowLastColumn="0" w:lastRowFirstColumn="0" w:lastRowLastColumn="0"/>
              <w:rPr>
                <w:ins w:id="2586" w:author="Red Army" w:date="2012-04-09T21:13:00Z"/>
              </w:rPr>
            </w:pPr>
            <w:ins w:id="2587" w:author="Red Army" w:date="2012-04-09T21:13:00Z">
              <w:r w:rsidRPr="00AD68C3">
                <w:t>The</w:t>
              </w:r>
              <w:r>
                <w:t xml:space="preserve"> </w:t>
              </w:r>
            </w:ins>
            <w:ins w:id="2588" w:author="Red Army" w:date="2012-04-09T21:14:00Z">
              <w:r>
                <w:t>Teaching Method List</w:t>
              </w:r>
            </w:ins>
            <w:ins w:id="2589" w:author="Red Army" w:date="2012-04-09T21:13:00Z">
              <w:r w:rsidRPr="00AD68C3">
                <w:t xml:space="preserve"> contains the following tools and commands:</w:t>
              </w:r>
              <w:r>
                <w:t xml:space="preserve"> </w:t>
              </w:r>
            </w:ins>
          </w:p>
          <w:p w14:paraId="4D39FF09" w14:textId="4155A840" w:rsidR="00CA10AF" w:rsidRDefault="0008369D">
            <w:pPr>
              <w:ind w:left="0"/>
              <w:cnfStyle w:val="000000100000" w:firstRow="0" w:lastRow="0" w:firstColumn="0" w:lastColumn="0" w:oddVBand="0" w:evenVBand="0" w:oddHBand="1" w:evenHBand="0" w:firstRowFirstColumn="0" w:firstRowLastColumn="0" w:lastRowFirstColumn="0" w:lastRowLastColumn="0"/>
              <w:rPr>
                <w:ins w:id="2590" w:author="Red Army" w:date="2012-04-09T21:13:00Z"/>
              </w:rPr>
              <w:pPrChange w:id="2591" w:author="Red Army" w:date="2012-04-09T21:19:00Z">
                <w:pPr>
                  <w:spacing w:after="200" w:line="276" w:lineRule="auto"/>
                  <w:ind w:left="0"/>
                  <w:cnfStyle w:val="000000100000" w:firstRow="0" w:lastRow="0" w:firstColumn="0" w:lastColumn="0" w:oddVBand="0" w:evenVBand="0" w:oddHBand="1" w:evenHBand="0" w:firstRowFirstColumn="0" w:firstRowLastColumn="0" w:lastRowFirstColumn="0" w:lastRowLastColumn="0"/>
                </w:pPr>
              </w:pPrChange>
            </w:pPr>
            <w:ins w:id="2592" w:author="Red Army" w:date="2012-04-09T21:14:00Z">
              <w:r>
                <w:t>Search keyword input, Preferred Class Filter, Preferred Subject Filter</w:t>
              </w:r>
            </w:ins>
            <w:ins w:id="2593" w:author="Red Army" w:date="2012-04-09T21:15:00Z">
              <w:r w:rsidR="00CA10AF">
                <w:t>, Search button</w:t>
              </w:r>
            </w:ins>
            <w:ins w:id="2594" w:author="Red Army" w:date="2012-04-09T21:19:00Z">
              <w:r w:rsidR="00CA10AF">
                <w:t xml:space="preserve"> and </w:t>
              </w:r>
            </w:ins>
            <w:ins w:id="2595" w:author="Red Army" w:date="2012-04-09T21:18:00Z">
              <w:r w:rsidR="00CA10AF">
                <w:t>Teaching Method list.</w:t>
              </w:r>
            </w:ins>
          </w:p>
        </w:tc>
      </w:tr>
      <w:tr w:rsidR="0008369D" w14:paraId="360AAC96" w14:textId="77777777" w:rsidTr="007355A8">
        <w:trPr>
          <w:ins w:id="2596" w:author="Red Army" w:date="2012-04-09T21:13:00Z"/>
        </w:trPr>
        <w:tc>
          <w:tcPr>
            <w:cnfStyle w:val="001000000000" w:firstRow="0" w:lastRow="0" w:firstColumn="1" w:lastColumn="0" w:oddVBand="0" w:evenVBand="0" w:oddHBand="0" w:evenHBand="0" w:firstRowFirstColumn="0" w:firstRowLastColumn="0" w:lastRowFirstColumn="0" w:lastRowLastColumn="0"/>
            <w:tcW w:w="1008" w:type="dxa"/>
            <w:tcPrChange w:id="2597" w:author="Phuong Giang" w:date="2012-04-15T00:40:00Z">
              <w:tcPr>
                <w:tcW w:w="1008" w:type="dxa"/>
              </w:tcPr>
            </w:tcPrChange>
          </w:tcPr>
          <w:p w14:paraId="3F1387CB" w14:textId="77777777" w:rsidR="0008369D" w:rsidRDefault="0008369D" w:rsidP="008F2C45">
            <w:pPr>
              <w:ind w:left="0"/>
              <w:rPr>
                <w:ins w:id="2598" w:author="Red Army" w:date="2012-04-09T21:13:00Z"/>
              </w:rPr>
            </w:pPr>
            <w:ins w:id="2599" w:author="Red Army" w:date="2012-04-09T21:13:00Z">
              <w:r>
                <w:t>2</w:t>
              </w:r>
            </w:ins>
          </w:p>
        </w:tc>
        <w:tc>
          <w:tcPr>
            <w:tcW w:w="3600" w:type="dxa"/>
            <w:tcPrChange w:id="2600" w:author="Phuong Giang" w:date="2012-04-15T00:40:00Z">
              <w:tcPr>
                <w:tcW w:w="3600" w:type="dxa"/>
              </w:tcPr>
            </w:tcPrChange>
          </w:tcPr>
          <w:p w14:paraId="6B4D4DE3" w14:textId="4554F003" w:rsidR="0008369D" w:rsidRDefault="0008369D" w:rsidP="008F2C45">
            <w:pPr>
              <w:ind w:left="0"/>
              <w:cnfStyle w:val="000000000000" w:firstRow="0" w:lastRow="0" w:firstColumn="0" w:lastColumn="0" w:oddVBand="0" w:evenVBand="0" w:oddHBand="0" w:evenHBand="0" w:firstRowFirstColumn="0" w:firstRowLastColumn="0" w:lastRowFirstColumn="0" w:lastRowLastColumn="0"/>
              <w:rPr>
                <w:ins w:id="2601" w:author="Red Army" w:date="2012-04-09T21:13:00Z"/>
              </w:rPr>
            </w:pPr>
            <w:ins w:id="2602" w:author="Red Army" w:date="2012-04-09T21:15:00Z">
              <w:r>
                <w:t>Teaching Plan Editor</w:t>
              </w:r>
            </w:ins>
          </w:p>
        </w:tc>
        <w:tc>
          <w:tcPr>
            <w:tcW w:w="5310" w:type="dxa"/>
            <w:tcPrChange w:id="2603" w:author="Phuong Giang" w:date="2012-04-15T00:40:00Z">
              <w:tcPr>
                <w:tcW w:w="6120" w:type="dxa"/>
              </w:tcPr>
            </w:tcPrChange>
          </w:tcPr>
          <w:p w14:paraId="1B0F52F9" w14:textId="3B8D6272" w:rsidR="0008369D" w:rsidRDefault="0008369D" w:rsidP="008F2C45">
            <w:pPr>
              <w:ind w:left="0"/>
              <w:cnfStyle w:val="000000000000" w:firstRow="0" w:lastRow="0" w:firstColumn="0" w:lastColumn="0" w:oddVBand="0" w:evenVBand="0" w:oddHBand="0" w:evenHBand="0" w:firstRowFirstColumn="0" w:firstRowLastColumn="0" w:lastRowFirstColumn="0" w:lastRowLastColumn="0"/>
              <w:rPr>
                <w:ins w:id="2604" w:author="Red Army" w:date="2012-04-09T21:15:00Z"/>
              </w:rPr>
            </w:pPr>
            <w:ins w:id="2605" w:author="Red Army" w:date="2012-04-09T21:15:00Z">
              <w:r>
                <w:t>Teaching Plan Editor contains</w:t>
              </w:r>
            </w:ins>
            <w:ins w:id="2606" w:author="Red Army" w:date="2012-04-09T21:43:00Z">
              <w:r w:rsidR="00D560C9">
                <w:t xml:space="preserve"> input</w:t>
              </w:r>
            </w:ins>
            <w:ins w:id="2607" w:author="Phuong Giang" w:date="2012-04-15T00:52:00Z">
              <w:r w:rsidR="00931C30">
                <w:t xml:space="preserve"> control</w:t>
              </w:r>
            </w:ins>
            <w:ins w:id="2608" w:author="Red Army" w:date="2012-04-09T21:43:00Z">
              <w:del w:id="2609" w:author="Phuong Giang" w:date="2012-04-15T00:52:00Z">
                <w:r w:rsidR="00D560C9" w:rsidDel="00931C30">
                  <w:delText>ter</w:delText>
                </w:r>
              </w:del>
              <w:r w:rsidR="00D560C9">
                <w:t xml:space="preserve"> for</w:t>
              </w:r>
            </w:ins>
            <w:ins w:id="2610" w:author="Red Army" w:date="2012-04-09T21:15:00Z">
              <w:r>
                <w:t xml:space="preserve">: </w:t>
              </w:r>
            </w:ins>
          </w:p>
          <w:p w14:paraId="0FB1E0D3" w14:textId="09EA032B" w:rsidR="0008369D" w:rsidRDefault="008F2C45">
            <w:pPr>
              <w:ind w:left="0"/>
              <w:cnfStyle w:val="000000000000" w:firstRow="0" w:lastRow="0" w:firstColumn="0" w:lastColumn="0" w:oddVBand="0" w:evenVBand="0" w:oddHBand="0" w:evenHBand="0" w:firstRowFirstColumn="0" w:firstRowLastColumn="0" w:lastRowFirstColumn="0" w:lastRowLastColumn="0"/>
              <w:rPr>
                <w:ins w:id="2611" w:author="Red Army" w:date="2012-04-09T21:13:00Z"/>
              </w:rPr>
              <w:pPrChange w:id="2612" w:author="Red Army" w:date="2012-04-09T21:43:00Z">
                <w:pPr>
                  <w:spacing w:after="200" w:line="276" w:lineRule="auto"/>
                  <w:ind w:left="0"/>
                  <w:cnfStyle w:val="000000000000" w:firstRow="0" w:lastRow="0" w:firstColumn="0" w:lastColumn="0" w:oddVBand="0" w:evenVBand="0" w:oddHBand="0" w:evenHBand="0" w:firstRowFirstColumn="0" w:firstRowLastColumn="0" w:lastRowFirstColumn="0" w:lastRowLastColumn="0"/>
                </w:pPr>
              </w:pPrChange>
            </w:pPr>
            <w:ins w:id="2613" w:author="Red Army" w:date="2012-04-09T21:31:00Z">
              <w:r>
                <w:t xml:space="preserve">Composing </w:t>
              </w:r>
            </w:ins>
            <w:ins w:id="2614" w:author="Red Army" w:date="2012-04-09T21:42:00Z">
              <w:r w:rsidR="00D560C9">
                <w:t>D</w:t>
              </w:r>
            </w:ins>
            <w:ins w:id="2615" w:author="Red Army" w:date="2012-04-09T21:31:00Z">
              <w:r>
                <w:t>ate</w:t>
              </w:r>
            </w:ins>
            <w:ins w:id="2616" w:author="Red Army" w:date="2012-04-09T21:43:00Z">
              <w:r w:rsidR="00D560C9">
                <w:t>, Week, Session, Teaching Date, Class Level, Subject, Topic Number</w:t>
              </w:r>
            </w:ins>
            <w:ins w:id="2617" w:author="Red Army" w:date="2012-04-09T21:44:00Z">
              <w:r w:rsidR="00B111C3">
                <w:t>, Topic</w:t>
              </w:r>
            </w:ins>
            <w:ins w:id="2618" w:author="Red Army" w:date="2012-04-09T21:43:00Z">
              <w:r w:rsidR="00D560C9">
                <w:t>, Objective, Preparation</w:t>
              </w:r>
            </w:ins>
            <w:ins w:id="2619" w:author="Red Army" w:date="2012-04-09T21:44:00Z">
              <w:r w:rsidR="00D560C9">
                <w:t>, Activities and Experience Note</w:t>
              </w:r>
              <w:r w:rsidR="00B111C3">
                <w:t>.</w:t>
              </w:r>
            </w:ins>
            <w:ins w:id="2620" w:author="Red Army" w:date="2012-04-09T21:43:00Z">
              <w:r w:rsidR="00D560C9">
                <w:t xml:space="preserve"> </w:t>
              </w:r>
            </w:ins>
          </w:p>
        </w:tc>
      </w:tr>
      <w:tr w:rsidR="0008369D" w14:paraId="0EDCC156" w14:textId="77777777" w:rsidTr="007355A8">
        <w:trPr>
          <w:cnfStyle w:val="000000100000" w:firstRow="0" w:lastRow="0" w:firstColumn="0" w:lastColumn="0" w:oddVBand="0" w:evenVBand="0" w:oddHBand="1" w:evenHBand="0" w:firstRowFirstColumn="0" w:firstRowLastColumn="0" w:lastRowFirstColumn="0" w:lastRowLastColumn="0"/>
          <w:ins w:id="2621" w:author="Red Army" w:date="2012-04-09T21:13:00Z"/>
        </w:trPr>
        <w:tc>
          <w:tcPr>
            <w:cnfStyle w:val="001000000000" w:firstRow="0" w:lastRow="0" w:firstColumn="1" w:lastColumn="0" w:oddVBand="0" w:evenVBand="0" w:oddHBand="0" w:evenHBand="0" w:firstRowFirstColumn="0" w:firstRowLastColumn="0" w:lastRowFirstColumn="0" w:lastRowLastColumn="0"/>
            <w:tcW w:w="1008" w:type="dxa"/>
            <w:tcPrChange w:id="2622" w:author="Phuong Giang" w:date="2012-04-15T00:40:00Z">
              <w:tcPr>
                <w:tcW w:w="1008" w:type="dxa"/>
              </w:tcPr>
            </w:tcPrChange>
          </w:tcPr>
          <w:p w14:paraId="528BB73B" w14:textId="35EEE11E" w:rsidR="0008369D" w:rsidRDefault="0008369D" w:rsidP="008F2C45">
            <w:pPr>
              <w:ind w:left="0"/>
              <w:cnfStyle w:val="001000100000" w:firstRow="0" w:lastRow="0" w:firstColumn="1" w:lastColumn="0" w:oddVBand="0" w:evenVBand="0" w:oddHBand="1" w:evenHBand="0" w:firstRowFirstColumn="0" w:firstRowLastColumn="0" w:lastRowFirstColumn="0" w:lastRowLastColumn="0"/>
              <w:rPr>
                <w:ins w:id="2623" w:author="Red Army" w:date="2012-04-09T21:13:00Z"/>
              </w:rPr>
            </w:pPr>
            <w:ins w:id="2624" w:author="Red Army" w:date="2012-04-09T21:13:00Z">
              <w:r>
                <w:t>3</w:t>
              </w:r>
            </w:ins>
          </w:p>
        </w:tc>
        <w:tc>
          <w:tcPr>
            <w:tcW w:w="3600" w:type="dxa"/>
            <w:tcPrChange w:id="2625" w:author="Phuong Giang" w:date="2012-04-15T00:40:00Z">
              <w:tcPr>
                <w:tcW w:w="3600" w:type="dxa"/>
              </w:tcPr>
            </w:tcPrChange>
          </w:tcPr>
          <w:p w14:paraId="550129E0" w14:textId="7B5CF647" w:rsidR="0008369D" w:rsidRDefault="0008369D" w:rsidP="008F2C45">
            <w:pPr>
              <w:ind w:left="0"/>
              <w:cnfStyle w:val="000000100000" w:firstRow="0" w:lastRow="0" w:firstColumn="0" w:lastColumn="0" w:oddVBand="0" w:evenVBand="0" w:oddHBand="1" w:evenHBand="0" w:firstRowFirstColumn="0" w:firstRowLastColumn="0" w:lastRowFirstColumn="0" w:lastRowLastColumn="0"/>
              <w:rPr>
                <w:ins w:id="2626" w:author="Red Army" w:date="2012-04-09T21:13:00Z"/>
              </w:rPr>
            </w:pPr>
            <w:ins w:id="2627" w:author="Red Army" w:date="2012-04-09T21:15:00Z">
              <w:r>
                <w:t>Knowledge Item Editor</w:t>
              </w:r>
            </w:ins>
          </w:p>
        </w:tc>
        <w:tc>
          <w:tcPr>
            <w:tcW w:w="5310" w:type="dxa"/>
            <w:tcPrChange w:id="2628" w:author="Phuong Giang" w:date="2012-04-15T00:40:00Z">
              <w:tcPr>
                <w:tcW w:w="6120" w:type="dxa"/>
              </w:tcPr>
            </w:tcPrChange>
          </w:tcPr>
          <w:p w14:paraId="20B6EECB" w14:textId="77777777" w:rsidR="0008369D" w:rsidRDefault="0008369D" w:rsidP="0008369D">
            <w:pPr>
              <w:ind w:left="0"/>
              <w:cnfStyle w:val="000000100000" w:firstRow="0" w:lastRow="0" w:firstColumn="0" w:lastColumn="0" w:oddVBand="0" w:evenVBand="0" w:oddHBand="1" w:evenHBand="0" w:firstRowFirstColumn="0" w:firstRowLastColumn="0" w:lastRowFirstColumn="0" w:lastRowLastColumn="0"/>
              <w:rPr>
                <w:ins w:id="2629" w:author="Red Army" w:date="2012-04-09T21:16:00Z"/>
              </w:rPr>
            </w:pPr>
            <w:ins w:id="2630" w:author="Red Army" w:date="2012-04-09T21:16:00Z">
              <w:r>
                <w:t xml:space="preserve">Knowledge Item Editor contains </w:t>
              </w:r>
              <w:r w:rsidRPr="00AD68C3">
                <w:t>the following tools and commands:</w:t>
              </w:r>
              <w:r>
                <w:t xml:space="preserve"> </w:t>
              </w:r>
            </w:ins>
          </w:p>
          <w:p w14:paraId="28B04F3E" w14:textId="030AA648" w:rsidR="00CA10AF" w:rsidRDefault="0008369D">
            <w:pPr>
              <w:ind w:left="0"/>
              <w:cnfStyle w:val="000000100000" w:firstRow="0" w:lastRow="0" w:firstColumn="0" w:lastColumn="0" w:oddVBand="0" w:evenVBand="0" w:oddHBand="1" w:evenHBand="0" w:firstRowFirstColumn="0" w:firstRowLastColumn="0" w:lastRowFirstColumn="0" w:lastRowLastColumn="0"/>
              <w:rPr>
                <w:ins w:id="2631" w:author="Red Army" w:date="2012-04-09T21:13:00Z"/>
              </w:rPr>
              <w:pPrChange w:id="2632" w:author="Red Army" w:date="2012-04-09T21:19:00Z">
                <w:pPr>
                  <w:spacing w:after="200" w:line="276" w:lineRule="auto"/>
                  <w:ind w:left="0"/>
                  <w:cnfStyle w:val="000000100000" w:firstRow="0" w:lastRow="0" w:firstColumn="0" w:lastColumn="0" w:oddVBand="0" w:evenVBand="0" w:oddHBand="1" w:evenHBand="0" w:firstRowFirstColumn="0" w:firstRowLastColumn="0" w:lastRowFirstColumn="0" w:lastRowLastColumn="0"/>
                </w:pPr>
              </w:pPrChange>
            </w:pPr>
            <w:ins w:id="2633" w:author="Red Army" w:date="2012-04-09T21:16:00Z">
              <w:r>
                <w:t xml:space="preserve">Search keyword input, </w:t>
              </w:r>
              <w:r w:rsidR="00D411D9">
                <w:t xml:space="preserve">Topic Number start end filters, </w:t>
              </w:r>
              <w:r>
                <w:t>Class Filter, Subject Filter</w:t>
              </w:r>
              <w:r w:rsidR="00CA10AF">
                <w:t>, Search button</w:t>
              </w:r>
            </w:ins>
            <w:ins w:id="2634" w:author="Red Army" w:date="2012-04-09T21:19:00Z">
              <w:r w:rsidR="00CA10AF">
                <w:t xml:space="preserve"> and </w:t>
              </w:r>
            </w:ins>
            <w:ins w:id="2635" w:author="Red Army" w:date="2012-04-09T21:18:00Z">
              <w:r w:rsidR="00CA10AF">
                <w:t xml:space="preserve">Knowledge </w:t>
              </w:r>
            </w:ins>
            <w:ins w:id="2636" w:author="Red Army" w:date="2012-04-09T21:44:00Z">
              <w:r w:rsidR="00B111C3">
                <w:t xml:space="preserve">Item </w:t>
              </w:r>
            </w:ins>
            <w:ins w:id="2637" w:author="Red Army" w:date="2012-04-09T21:18:00Z">
              <w:r w:rsidR="00CA10AF">
                <w:t>list.</w:t>
              </w:r>
            </w:ins>
          </w:p>
        </w:tc>
      </w:tr>
    </w:tbl>
    <w:p w14:paraId="59C8FBC7" w14:textId="423926F9" w:rsidR="0008369D" w:rsidRDefault="00CA10AF">
      <w:pPr>
        <w:pStyle w:val="Heading3"/>
        <w:numPr>
          <w:ilvl w:val="2"/>
          <w:numId w:val="85"/>
        </w:numPr>
        <w:rPr>
          <w:ins w:id="2638" w:author="Red Army" w:date="2012-04-09T21:22:00Z"/>
        </w:rPr>
        <w:pPrChange w:id="2639" w:author="Phuong Giang" w:date="2012-04-15T00:35:00Z">
          <w:pPr>
            <w:ind w:left="0"/>
          </w:pPr>
        </w:pPrChange>
      </w:pPr>
      <w:bookmarkStart w:id="2640" w:name="_Toc322219069"/>
      <w:ins w:id="2641" w:author="Red Army" w:date="2012-04-09T21:22:00Z">
        <w:r>
          <w:lastRenderedPageBreak/>
          <w:t>Manage Knowledge Item Screen Area:</w:t>
        </w:r>
        <w:bookmarkEnd w:id="2640"/>
      </w:ins>
    </w:p>
    <w:p w14:paraId="1C249371" w14:textId="735DF88D" w:rsidR="00CA10AF" w:rsidRDefault="00746508">
      <w:pPr>
        <w:ind w:left="0"/>
        <w:rPr>
          <w:ins w:id="2642" w:author="Red Army" w:date="2012-04-09T21:22:00Z"/>
        </w:rPr>
      </w:pPr>
      <w:ins w:id="2643" w:author="Red Army" w:date="2012-04-09T21:50:00Z">
        <w:r>
          <w:rPr>
            <w:noProof/>
            <w:lang w:eastAsia="ja-JP"/>
          </w:rPr>
          <w:drawing>
            <wp:inline distT="0" distB="0" distL="0" distR="0" wp14:anchorId="18607EB7" wp14:editId="2268F6B8">
              <wp:extent cx="6164265" cy="2995448"/>
              <wp:effectExtent l="0" t="0" r="8255" b="0"/>
              <wp:docPr id="19" name="Picture 19" descr="C:\Users\REDARM~1\AppData\Local\Temp\SNAGHTML31ae1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EDARM~1\AppData\Local\Temp\SNAGHTML31ae1e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58657" cy="2992723"/>
                      </a:xfrm>
                      <a:prstGeom prst="rect">
                        <a:avLst/>
                      </a:prstGeom>
                      <a:noFill/>
                      <a:ln>
                        <a:noFill/>
                      </a:ln>
                    </pic:spPr>
                  </pic:pic>
                </a:graphicData>
              </a:graphic>
            </wp:inline>
          </w:drawing>
        </w:r>
      </w:ins>
    </w:p>
    <w:tbl>
      <w:tblPr>
        <w:tblStyle w:val="LightList-Accent1"/>
        <w:tblW w:w="9918" w:type="dxa"/>
        <w:tblLayout w:type="fixed"/>
        <w:tblLook w:val="04A0" w:firstRow="1" w:lastRow="0" w:firstColumn="1" w:lastColumn="0" w:noHBand="0" w:noVBand="1"/>
        <w:tblPrChange w:id="2644" w:author="Phuong Giang" w:date="2012-04-15T00:41:00Z">
          <w:tblPr>
            <w:tblStyle w:val="LightList-Accent1"/>
            <w:tblW w:w="10728" w:type="dxa"/>
            <w:tblLayout w:type="fixed"/>
            <w:tblLook w:val="04A0" w:firstRow="1" w:lastRow="0" w:firstColumn="1" w:lastColumn="0" w:noHBand="0" w:noVBand="1"/>
          </w:tblPr>
        </w:tblPrChange>
      </w:tblPr>
      <w:tblGrid>
        <w:gridCol w:w="1008"/>
        <w:gridCol w:w="3600"/>
        <w:gridCol w:w="5310"/>
        <w:tblGridChange w:id="2645">
          <w:tblGrid>
            <w:gridCol w:w="1008"/>
            <w:gridCol w:w="3600"/>
            <w:gridCol w:w="6120"/>
          </w:tblGrid>
        </w:tblGridChange>
      </w:tblGrid>
      <w:tr w:rsidR="00CA10AF" w14:paraId="71B54FEA" w14:textId="77777777" w:rsidTr="007355A8">
        <w:trPr>
          <w:cnfStyle w:val="100000000000" w:firstRow="1" w:lastRow="0" w:firstColumn="0" w:lastColumn="0" w:oddVBand="0" w:evenVBand="0" w:oddHBand="0" w:evenHBand="0" w:firstRowFirstColumn="0" w:firstRowLastColumn="0" w:lastRowFirstColumn="0" w:lastRowLastColumn="0"/>
          <w:ins w:id="2646" w:author="Red Army" w:date="2012-04-09T21:23:00Z"/>
        </w:trPr>
        <w:tc>
          <w:tcPr>
            <w:cnfStyle w:val="001000000000" w:firstRow="0" w:lastRow="0" w:firstColumn="1" w:lastColumn="0" w:oddVBand="0" w:evenVBand="0" w:oddHBand="0" w:evenHBand="0" w:firstRowFirstColumn="0" w:firstRowLastColumn="0" w:lastRowFirstColumn="0" w:lastRowLastColumn="0"/>
            <w:tcW w:w="1008" w:type="dxa"/>
            <w:tcPrChange w:id="2647" w:author="Phuong Giang" w:date="2012-04-15T00:41:00Z">
              <w:tcPr>
                <w:tcW w:w="1008" w:type="dxa"/>
              </w:tcPr>
            </w:tcPrChange>
          </w:tcPr>
          <w:p w14:paraId="610B3620" w14:textId="77777777" w:rsidR="00CA10AF" w:rsidRDefault="00CA10AF" w:rsidP="008F2C45">
            <w:pPr>
              <w:ind w:left="0"/>
              <w:cnfStyle w:val="101000000000" w:firstRow="1" w:lastRow="0" w:firstColumn="1" w:lastColumn="0" w:oddVBand="0" w:evenVBand="0" w:oddHBand="0" w:evenHBand="0" w:firstRowFirstColumn="0" w:firstRowLastColumn="0" w:lastRowFirstColumn="0" w:lastRowLastColumn="0"/>
              <w:rPr>
                <w:ins w:id="2648" w:author="Red Army" w:date="2012-04-09T21:23:00Z"/>
              </w:rPr>
            </w:pPr>
            <w:ins w:id="2649" w:author="Red Army" w:date="2012-04-09T21:23:00Z">
              <w:r>
                <w:t>Number</w:t>
              </w:r>
            </w:ins>
          </w:p>
        </w:tc>
        <w:tc>
          <w:tcPr>
            <w:tcW w:w="3600" w:type="dxa"/>
            <w:tcPrChange w:id="2650" w:author="Phuong Giang" w:date="2012-04-15T00:41:00Z">
              <w:tcPr>
                <w:tcW w:w="3600" w:type="dxa"/>
              </w:tcPr>
            </w:tcPrChange>
          </w:tcPr>
          <w:p w14:paraId="062861E4" w14:textId="77777777" w:rsidR="00CA10AF" w:rsidRDefault="00CA10AF" w:rsidP="008F2C45">
            <w:pPr>
              <w:ind w:left="0"/>
              <w:cnfStyle w:val="100000000000" w:firstRow="1" w:lastRow="0" w:firstColumn="0" w:lastColumn="0" w:oddVBand="0" w:evenVBand="0" w:oddHBand="0" w:evenHBand="0" w:firstRowFirstColumn="0" w:firstRowLastColumn="0" w:lastRowFirstColumn="0" w:lastRowLastColumn="0"/>
              <w:rPr>
                <w:ins w:id="2651" w:author="Red Army" w:date="2012-04-09T21:23:00Z"/>
              </w:rPr>
            </w:pPr>
            <w:ins w:id="2652" w:author="Red Army" w:date="2012-04-09T21:23:00Z">
              <w:r>
                <w:t>Name</w:t>
              </w:r>
            </w:ins>
          </w:p>
        </w:tc>
        <w:tc>
          <w:tcPr>
            <w:tcW w:w="5310" w:type="dxa"/>
            <w:tcPrChange w:id="2653" w:author="Phuong Giang" w:date="2012-04-15T00:41:00Z">
              <w:tcPr>
                <w:tcW w:w="6120" w:type="dxa"/>
              </w:tcPr>
            </w:tcPrChange>
          </w:tcPr>
          <w:p w14:paraId="56400965" w14:textId="77777777" w:rsidR="00CA10AF" w:rsidRDefault="00CA10AF" w:rsidP="008F2C45">
            <w:pPr>
              <w:ind w:left="0"/>
              <w:cnfStyle w:val="100000000000" w:firstRow="1" w:lastRow="0" w:firstColumn="0" w:lastColumn="0" w:oddVBand="0" w:evenVBand="0" w:oddHBand="0" w:evenHBand="0" w:firstRowFirstColumn="0" w:firstRowLastColumn="0" w:lastRowFirstColumn="0" w:lastRowLastColumn="0"/>
              <w:rPr>
                <w:ins w:id="2654" w:author="Red Army" w:date="2012-04-09T21:23:00Z"/>
              </w:rPr>
            </w:pPr>
            <w:ins w:id="2655" w:author="Red Army" w:date="2012-04-09T21:23:00Z">
              <w:r>
                <w:t>Description</w:t>
              </w:r>
            </w:ins>
          </w:p>
        </w:tc>
      </w:tr>
      <w:tr w:rsidR="00CA10AF" w14:paraId="3F93341E" w14:textId="77777777" w:rsidTr="007355A8">
        <w:trPr>
          <w:cnfStyle w:val="000000100000" w:firstRow="0" w:lastRow="0" w:firstColumn="0" w:lastColumn="0" w:oddVBand="0" w:evenVBand="0" w:oddHBand="1" w:evenHBand="0" w:firstRowFirstColumn="0" w:firstRowLastColumn="0" w:lastRowFirstColumn="0" w:lastRowLastColumn="0"/>
          <w:ins w:id="2656" w:author="Red Army" w:date="2012-04-09T21:23:00Z"/>
        </w:trPr>
        <w:tc>
          <w:tcPr>
            <w:cnfStyle w:val="001000000000" w:firstRow="0" w:lastRow="0" w:firstColumn="1" w:lastColumn="0" w:oddVBand="0" w:evenVBand="0" w:oddHBand="0" w:evenHBand="0" w:firstRowFirstColumn="0" w:firstRowLastColumn="0" w:lastRowFirstColumn="0" w:lastRowLastColumn="0"/>
            <w:tcW w:w="1008" w:type="dxa"/>
            <w:tcPrChange w:id="2657" w:author="Phuong Giang" w:date="2012-04-15T00:41:00Z">
              <w:tcPr>
                <w:tcW w:w="1008" w:type="dxa"/>
              </w:tcPr>
            </w:tcPrChange>
          </w:tcPr>
          <w:p w14:paraId="51574545" w14:textId="68050A40" w:rsidR="00CA10AF" w:rsidRDefault="00CA10AF" w:rsidP="008F2C45">
            <w:pPr>
              <w:ind w:left="0"/>
              <w:cnfStyle w:val="001000100000" w:firstRow="0" w:lastRow="0" w:firstColumn="1" w:lastColumn="0" w:oddVBand="0" w:evenVBand="0" w:oddHBand="1" w:evenHBand="0" w:firstRowFirstColumn="0" w:firstRowLastColumn="0" w:lastRowFirstColumn="0" w:lastRowLastColumn="0"/>
              <w:rPr>
                <w:ins w:id="2658" w:author="Red Army" w:date="2012-04-09T21:23:00Z"/>
              </w:rPr>
            </w:pPr>
            <w:ins w:id="2659" w:author="Red Army" w:date="2012-04-09T21:23:00Z">
              <w:r>
                <w:t>1</w:t>
              </w:r>
            </w:ins>
          </w:p>
        </w:tc>
        <w:tc>
          <w:tcPr>
            <w:tcW w:w="3600" w:type="dxa"/>
            <w:tcPrChange w:id="2660" w:author="Phuong Giang" w:date="2012-04-15T00:41:00Z">
              <w:tcPr>
                <w:tcW w:w="3600" w:type="dxa"/>
              </w:tcPr>
            </w:tcPrChange>
          </w:tcPr>
          <w:p w14:paraId="1C094189" w14:textId="77777777" w:rsidR="00CA10AF" w:rsidRDefault="00CA10AF" w:rsidP="008F2C45">
            <w:pPr>
              <w:ind w:left="0"/>
              <w:cnfStyle w:val="000000100000" w:firstRow="0" w:lastRow="0" w:firstColumn="0" w:lastColumn="0" w:oddVBand="0" w:evenVBand="0" w:oddHBand="1" w:evenHBand="0" w:firstRowFirstColumn="0" w:firstRowLastColumn="0" w:lastRowFirstColumn="0" w:lastRowLastColumn="0"/>
              <w:rPr>
                <w:ins w:id="2661" w:author="Red Army" w:date="2012-04-09T21:23:00Z"/>
              </w:rPr>
            </w:pPr>
            <w:ins w:id="2662" w:author="Red Army" w:date="2012-04-09T21:23:00Z">
              <w:r>
                <w:t>Knowledge Item Editor</w:t>
              </w:r>
            </w:ins>
          </w:p>
        </w:tc>
        <w:tc>
          <w:tcPr>
            <w:tcW w:w="5310" w:type="dxa"/>
            <w:tcPrChange w:id="2663" w:author="Phuong Giang" w:date="2012-04-15T00:41:00Z">
              <w:tcPr>
                <w:tcW w:w="6120" w:type="dxa"/>
              </w:tcPr>
            </w:tcPrChange>
          </w:tcPr>
          <w:p w14:paraId="2A23D39A" w14:textId="77777777" w:rsidR="00CA10AF" w:rsidRDefault="00CA10AF" w:rsidP="008F2C45">
            <w:pPr>
              <w:ind w:left="0"/>
              <w:cnfStyle w:val="000000100000" w:firstRow="0" w:lastRow="0" w:firstColumn="0" w:lastColumn="0" w:oddVBand="0" w:evenVBand="0" w:oddHBand="1" w:evenHBand="0" w:firstRowFirstColumn="0" w:firstRowLastColumn="0" w:lastRowFirstColumn="0" w:lastRowLastColumn="0"/>
              <w:rPr>
                <w:ins w:id="2664" w:author="Red Army" w:date="2012-04-09T21:23:00Z"/>
              </w:rPr>
            </w:pPr>
            <w:ins w:id="2665" w:author="Red Army" w:date="2012-04-09T21:23:00Z">
              <w:r>
                <w:t xml:space="preserve">Knowledge Item Editor contains </w:t>
              </w:r>
              <w:r w:rsidRPr="00AD68C3">
                <w:t>the following tools and commands:</w:t>
              </w:r>
              <w:r>
                <w:t xml:space="preserve"> </w:t>
              </w:r>
            </w:ins>
          </w:p>
          <w:p w14:paraId="3B798294" w14:textId="7FD3FFD6" w:rsidR="00CA10AF" w:rsidRDefault="00CA10AF" w:rsidP="008F2C45">
            <w:pPr>
              <w:ind w:left="0"/>
              <w:cnfStyle w:val="000000100000" w:firstRow="0" w:lastRow="0" w:firstColumn="0" w:lastColumn="0" w:oddVBand="0" w:evenVBand="0" w:oddHBand="1" w:evenHBand="0" w:firstRowFirstColumn="0" w:firstRowLastColumn="0" w:lastRowFirstColumn="0" w:lastRowLastColumn="0"/>
              <w:rPr>
                <w:ins w:id="2666" w:author="Red Army" w:date="2012-04-09T21:23:00Z"/>
              </w:rPr>
            </w:pPr>
            <w:ins w:id="2667" w:author="Red Army" w:date="2012-04-09T21:23:00Z">
              <w:r>
                <w:t xml:space="preserve">Search keyword input, Topic Number start end filters, Class Filter, Subject Filter, Search button and Knowledge </w:t>
              </w:r>
            </w:ins>
            <w:ins w:id="2668" w:author="Red Army" w:date="2012-04-09T21:44:00Z">
              <w:r w:rsidR="00B111C3">
                <w:t xml:space="preserve">Item </w:t>
              </w:r>
            </w:ins>
            <w:ins w:id="2669" w:author="Red Army" w:date="2012-04-09T21:23:00Z">
              <w:r>
                <w:t>list.</w:t>
              </w:r>
            </w:ins>
          </w:p>
        </w:tc>
      </w:tr>
      <w:tr w:rsidR="00CA10AF" w14:paraId="1474E4AC" w14:textId="77777777" w:rsidTr="007355A8">
        <w:trPr>
          <w:ins w:id="2670" w:author="Red Army" w:date="2012-04-09T21:23:00Z"/>
        </w:trPr>
        <w:tc>
          <w:tcPr>
            <w:cnfStyle w:val="001000000000" w:firstRow="0" w:lastRow="0" w:firstColumn="1" w:lastColumn="0" w:oddVBand="0" w:evenVBand="0" w:oddHBand="0" w:evenHBand="0" w:firstRowFirstColumn="0" w:firstRowLastColumn="0" w:lastRowFirstColumn="0" w:lastRowLastColumn="0"/>
            <w:tcW w:w="1008" w:type="dxa"/>
            <w:tcPrChange w:id="2671" w:author="Phuong Giang" w:date="2012-04-15T00:41:00Z">
              <w:tcPr>
                <w:tcW w:w="1008" w:type="dxa"/>
              </w:tcPr>
            </w:tcPrChange>
          </w:tcPr>
          <w:p w14:paraId="46FD0C2F" w14:textId="77777777" w:rsidR="00CA10AF" w:rsidRDefault="00CA10AF" w:rsidP="008F2C45">
            <w:pPr>
              <w:ind w:left="0"/>
              <w:rPr>
                <w:ins w:id="2672" w:author="Red Army" w:date="2012-04-09T21:23:00Z"/>
              </w:rPr>
            </w:pPr>
            <w:ins w:id="2673" w:author="Red Army" w:date="2012-04-09T21:23:00Z">
              <w:r>
                <w:t>2</w:t>
              </w:r>
            </w:ins>
          </w:p>
        </w:tc>
        <w:tc>
          <w:tcPr>
            <w:tcW w:w="3600" w:type="dxa"/>
            <w:tcPrChange w:id="2674" w:author="Phuong Giang" w:date="2012-04-15T00:41:00Z">
              <w:tcPr>
                <w:tcW w:w="3600" w:type="dxa"/>
              </w:tcPr>
            </w:tcPrChange>
          </w:tcPr>
          <w:p w14:paraId="74C936CC" w14:textId="540D4A89" w:rsidR="00CA10AF" w:rsidRDefault="00CA10AF" w:rsidP="008F2C45">
            <w:pPr>
              <w:ind w:left="0"/>
              <w:cnfStyle w:val="000000000000" w:firstRow="0" w:lastRow="0" w:firstColumn="0" w:lastColumn="0" w:oddVBand="0" w:evenVBand="0" w:oddHBand="0" w:evenHBand="0" w:firstRowFirstColumn="0" w:firstRowLastColumn="0" w:lastRowFirstColumn="0" w:lastRowLastColumn="0"/>
              <w:rPr>
                <w:ins w:id="2675" w:author="Red Army" w:date="2012-04-09T21:23:00Z"/>
              </w:rPr>
            </w:pPr>
            <w:ins w:id="2676" w:author="Red Army" w:date="2012-04-09T21:23:00Z">
              <w:r>
                <w:t>Knowledge Item Editor</w:t>
              </w:r>
            </w:ins>
          </w:p>
        </w:tc>
        <w:tc>
          <w:tcPr>
            <w:tcW w:w="5310" w:type="dxa"/>
            <w:tcPrChange w:id="2677" w:author="Phuong Giang" w:date="2012-04-15T00:41:00Z">
              <w:tcPr>
                <w:tcW w:w="6120" w:type="dxa"/>
              </w:tcPr>
            </w:tcPrChange>
          </w:tcPr>
          <w:p w14:paraId="66481423" w14:textId="329F5629" w:rsidR="00CA10AF" w:rsidRDefault="00CA10AF" w:rsidP="008F2C45">
            <w:pPr>
              <w:ind w:left="0"/>
              <w:cnfStyle w:val="000000000000" w:firstRow="0" w:lastRow="0" w:firstColumn="0" w:lastColumn="0" w:oddVBand="0" w:evenVBand="0" w:oddHBand="0" w:evenHBand="0" w:firstRowFirstColumn="0" w:firstRowLastColumn="0" w:lastRowFirstColumn="0" w:lastRowLastColumn="0"/>
              <w:rPr>
                <w:ins w:id="2678" w:author="Red Army" w:date="2012-04-09T21:52:00Z"/>
              </w:rPr>
            </w:pPr>
            <w:ins w:id="2679" w:author="Red Army" w:date="2012-04-09T21:23:00Z">
              <w:r>
                <w:t>Teaching Plan Editor contains</w:t>
              </w:r>
            </w:ins>
            <w:ins w:id="2680" w:author="Red Army" w:date="2012-04-09T21:52:00Z">
              <w:r w:rsidR="00C03273">
                <w:t xml:space="preserve"> inputter for</w:t>
              </w:r>
            </w:ins>
            <w:ins w:id="2681" w:author="Red Army" w:date="2012-04-09T21:23:00Z">
              <w:r>
                <w:t xml:space="preserve">: </w:t>
              </w:r>
            </w:ins>
          </w:p>
          <w:p w14:paraId="2675E6E6" w14:textId="06CD9584" w:rsidR="00C03273" w:rsidRDefault="00C03273" w:rsidP="008F2C45">
            <w:pPr>
              <w:ind w:left="0"/>
              <w:cnfStyle w:val="000000000000" w:firstRow="0" w:lastRow="0" w:firstColumn="0" w:lastColumn="0" w:oddVBand="0" w:evenVBand="0" w:oddHBand="0" w:evenHBand="0" w:firstRowFirstColumn="0" w:firstRowLastColumn="0" w:lastRowFirstColumn="0" w:lastRowLastColumn="0"/>
              <w:rPr>
                <w:ins w:id="2682" w:author="Red Army" w:date="2012-04-09T21:55:00Z"/>
              </w:rPr>
            </w:pPr>
            <w:ins w:id="2683" w:author="Red Army" w:date="2012-04-09T21:52:00Z">
              <w:r>
                <w:t xml:space="preserve">Class Level, </w:t>
              </w:r>
            </w:ins>
            <w:ins w:id="2684" w:author="Red Army" w:date="2012-04-09T21:53:00Z">
              <w:r w:rsidR="004E49F3">
                <w:t>Type, Subject, Topic Number, Topic and Content.</w:t>
              </w:r>
            </w:ins>
          </w:p>
          <w:p w14:paraId="27105502" w14:textId="7CB30922" w:rsidR="004E49F3" w:rsidRDefault="004E49F3" w:rsidP="004E49F3">
            <w:pPr>
              <w:ind w:left="0"/>
              <w:cnfStyle w:val="000000000000" w:firstRow="0" w:lastRow="0" w:firstColumn="0" w:lastColumn="0" w:oddVBand="0" w:evenVBand="0" w:oddHBand="0" w:evenHBand="0" w:firstRowFirstColumn="0" w:firstRowLastColumn="0" w:lastRowFirstColumn="0" w:lastRowLastColumn="0"/>
              <w:rPr>
                <w:ins w:id="2685" w:author="Red Army" w:date="2012-04-09T21:55:00Z"/>
              </w:rPr>
            </w:pPr>
            <w:ins w:id="2686" w:author="Red Army" w:date="2012-04-09T21:55:00Z">
              <w:r>
                <w:t>Knowledge Item Editor also contains button:</w:t>
              </w:r>
            </w:ins>
          </w:p>
          <w:p w14:paraId="383D69CB" w14:textId="642A1E6C" w:rsidR="004E49F3" w:rsidRDefault="004E49F3" w:rsidP="008F2C45">
            <w:pPr>
              <w:ind w:left="0"/>
              <w:cnfStyle w:val="000000000000" w:firstRow="0" w:lastRow="0" w:firstColumn="0" w:lastColumn="0" w:oddVBand="0" w:evenVBand="0" w:oddHBand="0" w:evenHBand="0" w:firstRowFirstColumn="0" w:firstRowLastColumn="0" w:lastRowFirstColumn="0" w:lastRowLastColumn="0"/>
              <w:rPr>
                <w:ins w:id="2687" w:author="Red Army" w:date="2012-04-09T21:23:00Z"/>
              </w:rPr>
            </w:pPr>
            <w:ins w:id="2688" w:author="Red Army" w:date="2012-04-09T21:55:00Z">
              <w:r>
                <w:t xml:space="preserve">Edit, Save, </w:t>
              </w:r>
            </w:ins>
            <w:ins w:id="2689" w:author="Red Army" w:date="2012-04-09T21:56:00Z">
              <w:r>
                <w:t>and Cancel</w:t>
              </w:r>
            </w:ins>
            <w:ins w:id="2690" w:author="Red Army" w:date="2012-04-09T21:55:00Z">
              <w:r>
                <w:t xml:space="preserve"> buttons.</w:t>
              </w:r>
            </w:ins>
          </w:p>
          <w:p w14:paraId="76396F6F" w14:textId="77777777" w:rsidR="00CA10AF" w:rsidRDefault="00CA10AF" w:rsidP="008F2C45">
            <w:pPr>
              <w:ind w:left="0"/>
              <w:cnfStyle w:val="000000000000" w:firstRow="0" w:lastRow="0" w:firstColumn="0" w:lastColumn="0" w:oddVBand="0" w:evenVBand="0" w:oddHBand="0" w:evenHBand="0" w:firstRowFirstColumn="0" w:firstRowLastColumn="0" w:lastRowFirstColumn="0" w:lastRowLastColumn="0"/>
              <w:rPr>
                <w:ins w:id="2691" w:author="Red Army" w:date="2012-04-09T21:23:00Z"/>
              </w:rPr>
            </w:pPr>
          </w:p>
        </w:tc>
      </w:tr>
    </w:tbl>
    <w:p w14:paraId="75A9E9D4" w14:textId="77777777" w:rsidR="00B95E78" w:rsidRDefault="00B95E78">
      <w:pPr>
        <w:pStyle w:val="Heading3"/>
        <w:numPr>
          <w:ilvl w:val="2"/>
          <w:numId w:val="85"/>
        </w:numPr>
        <w:pPrChange w:id="2692" w:author="Phuong Giang" w:date="2012-04-15T00:35:00Z">
          <w:pPr>
            <w:pStyle w:val="Heading3"/>
          </w:pPr>
        </w:pPrChange>
      </w:pPr>
      <w:bookmarkStart w:id="2693" w:name="_Toc322219070"/>
      <w:moveToRangeStart w:id="2694" w:author="Phuong Giang" w:date="2012-04-15T00:35:00Z" w:name="move322213442"/>
      <w:moveTo w:id="2695" w:author="Phuong Giang" w:date="2012-04-15T00:35:00Z">
        <w:r>
          <w:t>Manage Teaching Method Screen Area:</w:t>
        </w:r>
      </w:moveTo>
      <w:bookmarkEnd w:id="2693"/>
    </w:p>
    <w:p w14:paraId="127C6CEB" w14:textId="77777777" w:rsidR="00B95E78" w:rsidRDefault="00B95E78" w:rsidP="00B95E78">
      <w:pPr>
        <w:ind w:left="0"/>
      </w:pPr>
      <w:moveTo w:id="2696" w:author="Phuong Giang" w:date="2012-04-15T00:35:00Z">
        <w:r>
          <w:rPr>
            <w:noProof/>
            <w:lang w:eastAsia="ja-JP"/>
            <w:rPrChange w:id="2697" w:author="Unknown">
              <w:rPr>
                <w:rFonts w:asciiTheme="majorHAnsi" w:eastAsiaTheme="majorEastAsia" w:hAnsiTheme="majorHAnsi" w:cstheme="majorBidi"/>
                <w:b/>
                <w:bCs/>
                <w:noProof/>
                <w:color w:val="4F81BD" w:themeColor="accent1"/>
                <w:lang w:eastAsia="ja-JP"/>
              </w:rPr>
            </w:rPrChange>
          </w:rPr>
          <w:drawing>
            <wp:inline distT="0" distB="0" distL="0" distR="0" wp14:anchorId="0D51F28F" wp14:editId="1BD30D27">
              <wp:extent cx="6300470" cy="3209290"/>
              <wp:effectExtent l="0" t="0" r="5080" b="0"/>
              <wp:docPr id="32" name="Picture 32" descr="C:\Users\REDARM~1\AppData\Local\Temp\SNAGHTML300e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EDARM~1\AppData\Local\Temp\SNAGHTML300ee3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00470" cy="3209290"/>
                      </a:xfrm>
                      <a:prstGeom prst="rect">
                        <a:avLst/>
                      </a:prstGeom>
                      <a:noFill/>
                      <a:ln>
                        <a:noFill/>
                      </a:ln>
                    </pic:spPr>
                  </pic:pic>
                </a:graphicData>
              </a:graphic>
            </wp:inline>
          </w:drawing>
        </w:r>
      </w:moveTo>
    </w:p>
    <w:tbl>
      <w:tblPr>
        <w:tblStyle w:val="LightList-Accent1"/>
        <w:tblW w:w="9918" w:type="dxa"/>
        <w:tblLayout w:type="fixed"/>
        <w:tblLook w:val="04A0" w:firstRow="1" w:lastRow="0" w:firstColumn="1" w:lastColumn="0" w:noHBand="0" w:noVBand="1"/>
        <w:tblPrChange w:id="2698" w:author="Phuong Giang" w:date="2012-04-15T00:41:00Z">
          <w:tblPr>
            <w:tblStyle w:val="LightList-Accent1"/>
            <w:tblW w:w="10728" w:type="dxa"/>
            <w:tblLayout w:type="fixed"/>
            <w:tblLook w:val="04A0" w:firstRow="1" w:lastRow="0" w:firstColumn="1" w:lastColumn="0" w:noHBand="0" w:noVBand="1"/>
          </w:tblPr>
        </w:tblPrChange>
      </w:tblPr>
      <w:tblGrid>
        <w:gridCol w:w="1008"/>
        <w:gridCol w:w="3600"/>
        <w:gridCol w:w="5310"/>
        <w:tblGridChange w:id="2699">
          <w:tblGrid>
            <w:gridCol w:w="1008"/>
            <w:gridCol w:w="3600"/>
            <w:gridCol w:w="6120"/>
          </w:tblGrid>
        </w:tblGridChange>
      </w:tblGrid>
      <w:tr w:rsidR="00B95E78" w14:paraId="5B8E27E7" w14:textId="77777777" w:rsidTr="007355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Change w:id="2700" w:author="Phuong Giang" w:date="2012-04-15T00:41:00Z">
              <w:tcPr>
                <w:tcW w:w="1008" w:type="dxa"/>
              </w:tcPr>
            </w:tcPrChange>
          </w:tcPr>
          <w:p w14:paraId="4A6B336F" w14:textId="77777777" w:rsidR="00B95E78" w:rsidRDefault="00B95E78" w:rsidP="00450FF4">
            <w:pPr>
              <w:ind w:left="0"/>
              <w:cnfStyle w:val="101000000000" w:firstRow="1" w:lastRow="0" w:firstColumn="1" w:lastColumn="0" w:oddVBand="0" w:evenVBand="0" w:oddHBand="0" w:evenHBand="0" w:firstRowFirstColumn="0" w:firstRowLastColumn="0" w:lastRowFirstColumn="0" w:lastRowLastColumn="0"/>
            </w:pPr>
            <w:moveTo w:id="2701" w:author="Phuong Giang" w:date="2012-04-15T00:35:00Z">
              <w:r>
                <w:t>Number</w:t>
              </w:r>
            </w:moveTo>
          </w:p>
        </w:tc>
        <w:tc>
          <w:tcPr>
            <w:tcW w:w="3600" w:type="dxa"/>
            <w:tcPrChange w:id="2702" w:author="Phuong Giang" w:date="2012-04-15T00:41:00Z">
              <w:tcPr>
                <w:tcW w:w="3600" w:type="dxa"/>
              </w:tcPr>
            </w:tcPrChange>
          </w:tcPr>
          <w:p w14:paraId="0DA10EC8" w14:textId="77777777" w:rsidR="00B95E78" w:rsidRDefault="00B95E78" w:rsidP="00450FF4">
            <w:pPr>
              <w:ind w:left="0"/>
              <w:cnfStyle w:val="100000000000" w:firstRow="1" w:lastRow="0" w:firstColumn="0" w:lastColumn="0" w:oddVBand="0" w:evenVBand="0" w:oddHBand="0" w:evenHBand="0" w:firstRowFirstColumn="0" w:firstRowLastColumn="0" w:lastRowFirstColumn="0" w:lastRowLastColumn="0"/>
            </w:pPr>
            <w:moveTo w:id="2703" w:author="Phuong Giang" w:date="2012-04-15T00:35:00Z">
              <w:r>
                <w:t>Name</w:t>
              </w:r>
            </w:moveTo>
          </w:p>
        </w:tc>
        <w:tc>
          <w:tcPr>
            <w:tcW w:w="5310" w:type="dxa"/>
            <w:tcPrChange w:id="2704" w:author="Phuong Giang" w:date="2012-04-15T00:41:00Z">
              <w:tcPr>
                <w:tcW w:w="6120" w:type="dxa"/>
              </w:tcPr>
            </w:tcPrChange>
          </w:tcPr>
          <w:p w14:paraId="76C0BFE2" w14:textId="77777777" w:rsidR="00B95E78" w:rsidRDefault="00B95E78" w:rsidP="00450FF4">
            <w:pPr>
              <w:ind w:left="0"/>
              <w:cnfStyle w:val="100000000000" w:firstRow="1" w:lastRow="0" w:firstColumn="0" w:lastColumn="0" w:oddVBand="0" w:evenVBand="0" w:oddHBand="0" w:evenHBand="0" w:firstRowFirstColumn="0" w:firstRowLastColumn="0" w:lastRowFirstColumn="0" w:lastRowLastColumn="0"/>
            </w:pPr>
            <w:moveTo w:id="2705" w:author="Phuong Giang" w:date="2012-04-15T00:35:00Z">
              <w:r>
                <w:t>Description</w:t>
              </w:r>
            </w:moveTo>
          </w:p>
        </w:tc>
      </w:tr>
      <w:tr w:rsidR="00B95E78" w14:paraId="699FF8CD" w14:textId="77777777" w:rsidTr="00735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Change w:id="2706" w:author="Phuong Giang" w:date="2012-04-15T00:41:00Z">
              <w:tcPr>
                <w:tcW w:w="1008" w:type="dxa"/>
              </w:tcPr>
            </w:tcPrChange>
          </w:tcPr>
          <w:p w14:paraId="779DAAD9" w14:textId="77777777" w:rsidR="00B95E78" w:rsidRDefault="00B95E78" w:rsidP="00450FF4">
            <w:pPr>
              <w:ind w:left="0"/>
              <w:cnfStyle w:val="001000100000" w:firstRow="0" w:lastRow="0" w:firstColumn="1" w:lastColumn="0" w:oddVBand="0" w:evenVBand="0" w:oddHBand="1" w:evenHBand="0" w:firstRowFirstColumn="0" w:firstRowLastColumn="0" w:lastRowFirstColumn="0" w:lastRowLastColumn="0"/>
            </w:pPr>
            <w:moveTo w:id="2707" w:author="Phuong Giang" w:date="2012-04-15T00:35:00Z">
              <w:r>
                <w:t>1</w:t>
              </w:r>
            </w:moveTo>
          </w:p>
        </w:tc>
        <w:tc>
          <w:tcPr>
            <w:tcW w:w="3600" w:type="dxa"/>
            <w:tcPrChange w:id="2708" w:author="Phuong Giang" w:date="2012-04-15T00:41:00Z">
              <w:tcPr>
                <w:tcW w:w="3600" w:type="dxa"/>
              </w:tcPr>
            </w:tcPrChange>
          </w:tcPr>
          <w:p w14:paraId="76B0302E" w14:textId="77777777" w:rsidR="00B95E78" w:rsidRDefault="00B95E78" w:rsidP="00450FF4">
            <w:pPr>
              <w:ind w:left="0"/>
              <w:cnfStyle w:val="000000100000" w:firstRow="0" w:lastRow="0" w:firstColumn="0" w:lastColumn="0" w:oddVBand="0" w:evenVBand="0" w:oddHBand="1" w:evenHBand="0" w:firstRowFirstColumn="0" w:firstRowLastColumn="0" w:lastRowFirstColumn="0" w:lastRowLastColumn="0"/>
            </w:pPr>
            <w:moveTo w:id="2709" w:author="Phuong Giang" w:date="2012-04-15T00:35:00Z">
              <w:r>
                <w:t>Teaching Method List</w:t>
              </w:r>
            </w:moveTo>
          </w:p>
        </w:tc>
        <w:tc>
          <w:tcPr>
            <w:tcW w:w="5310" w:type="dxa"/>
            <w:tcPrChange w:id="2710" w:author="Phuong Giang" w:date="2012-04-15T00:41:00Z">
              <w:tcPr>
                <w:tcW w:w="6120" w:type="dxa"/>
              </w:tcPr>
            </w:tcPrChange>
          </w:tcPr>
          <w:p w14:paraId="60353D62" w14:textId="77777777" w:rsidR="00B95E78" w:rsidRDefault="00B95E78" w:rsidP="00450FF4">
            <w:pPr>
              <w:ind w:left="0"/>
              <w:cnfStyle w:val="000000100000" w:firstRow="0" w:lastRow="0" w:firstColumn="0" w:lastColumn="0" w:oddVBand="0" w:evenVBand="0" w:oddHBand="1" w:evenHBand="0" w:firstRowFirstColumn="0" w:firstRowLastColumn="0" w:lastRowFirstColumn="0" w:lastRowLastColumn="0"/>
            </w:pPr>
            <w:moveTo w:id="2711" w:author="Phuong Giang" w:date="2012-04-15T00:35:00Z">
              <w:r w:rsidRPr="00AD68C3">
                <w:t>The</w:t>
              </w:r>
              <w:r>
                <w:t xml:space="preserve"> Teaching Method List</w:t>
              </w:r>
              <w:r w:rsidRPr="00AD68C3">
                <w:t xml:space="preserve"> contains the following tools and commands:</w:t>
              </w:r>
              <w:r>
                <w:t xml:space="preserve"> </w:t>
              </w:r>
            </w:moveTo>
          </w:p>
          <w:p w14:paraId="7580CF5C" w14:textId="77777777" w:rsidR="00B95E78" w:rsidRDefault="00B95E78" w:rsidP="00450FF4">
            <w:pPr>
              <w:ind w:left="0"/>
              <w:cnfStyle w:val="000000100000" w:firstRow="0" w:lastRow="0" w:firstColumn="0" w:lastColumn="0" w:oddVBand="0" w:evenVBand="0" w:oddHBand="1" w:evenHBand="0" w:firstRowFirstColumn="0" w:firstRowLastColumn="0" w:lastRowFirstColumn="0" w:lastRowLastColumn="0"/>
            </w:pPr>
            <w:moveTo w:id="2712" w:author="Phuong Giang" w:date="2012-04-15T00:35:00Z">
              <w:r>
                <w:t>Search keyword input, Preferred Class Filter, Preferred Subject Filter, Search button and Teaching Method list.</w:t>
              </w:r>
            </w:moveTo>
          </w:p>
        </w:tc>
      </w:tr>
      <w:tr w:rsidR="00B95E78" w14:paraId="5EE5D373" w14:textId="77777777" w:rsidTr="007355A8">
        <w:tc>
          <w:tcPr>
            <w:cnfStyle w:val="001000000000" w:firstRow="0" w:lastRow="0" w:firstColumn="1" w:lastColumn="0" w:oddVBand="0" w:evenVBand="0" w:oddHBand="0" w:evenHBand="0" w:firstRowFirstColumn="0" w:firstRowLastColumn="0" w:lastRowFirstColumn="0" w:lastRowLastColumn="0"/>
            <w:tcW w:w="1008" w:type="dxa"/>
            <w:tcPrChange w:id="2713" w:author="Phuong Giang" w:date="2012-04-15T00:41:00Z">
              <w:tcPr>
                <w:tcW w:w="1008" w:type="dxa"/>
              </w:tcPr>
            </w:tcPrChange>
          </w:tcPr>
          <w:p w14:paraId="3918BE65" w14:textId="77777777" w:rsidR="00B95E78" w:rsidRDefault="00B95E78" w:rsidP="00450FF4">
            <w:pPr>
              <w:ind w:left="0"/>
            </w:pPr>
            <w:moveTo w:id="2714" w:author="Phuong Giang" w:date="2012-04-15T00:35:00Z">
              <w:r>
                <w:t>2</w:t>
              </w:r>
            </w:moveTo>
          </w:p>
        </w:tc>
        <w:tc>
          <w:tcPr>
            <w:tcW w:w="3600" w:type="dxa"/>
            <w:tcPrChange w:id="2715" w:author="Phuong Giang" w:date="2012-04-15T00:41:00Z">
              <w:tcPr>
                <w:tcW w:w="3600" w:type="dxa"/>
              </w:tcPr>
            </w:tcPrChange>
          </w:tcPr>
          <w:p w14:paraId="054CEE14" w14:textId="77777777" w:rsidR="00B95E78" w:rsidRDefault="00B95E78" w:rsidP="00450FF4">
            <w:pPr>
              <w:ind w:left="0"/>
              <w:cnfStyle w:val="000000000000" w:firstRow="0" w:lastRow="0" w:firstColumn="0" w:lastColumn="0" w:oddVBand="0" w:evenVBand="0" w:oddHBand="0" w:evenHBand="0" w:firstRowFirstColumn="0" w:firstRowLastColumn="0" w:lastRowFirstColumn="0" w:lastRowLastColumn="0"/>
            </w:pPr>
            <w:moveTo w:id="2716" w:author="Phuong Giang" w:date="2012-04-15T00:35:00Z">
              <w:r>
                <w:t>Teaching Method Editor</w:t>
              </w:r>
            </w:moveTo>
          </w:p>
        </w:tc>
        <w:tc>
          <w:tcPr>
            <w:tcW w:w="5310" w:type="dxa"/>
            <w:tcPrChange w:id="2717" w:author="Phuong Giang" w:date="2012-04-15T00:41:00Z">
              <w:tcPr>
                <w:tcW w:w="6120" w:type="dxa"/>
              </w:tcPr>
            </w:tcPrChange>
          </w:tcPr>
          <w:p w14:paraId="73563062" w14:textId="77777777" w:rsidR="00B95E78" w:rsidRDefault="00B95E78" w:rsidP="00450FF4">
            <w:pPr>
              <w:ind w:left="0"/>
              <w:cnfStyle w:val="000000000000" w:firstRow="0" w:lastRow="0" w:firstColumn="0" w:lastColumn="0" w:oddVBand="0" w:evenVBand="0" w:oddHBand="0" w:evenHBand="0" w:firstRowFirstColumn="0" w:firstRowLastColumn="0" w:lastRowFirstColumn="0" w:lastRowLastColumn="0"/>
            </w:pPr>
            <w:moveTo w:id="2718" w:author="Phuong Giang" w:date="2012-04-15T00:35:00Z">
              <w:r>
                <w:t xml:space="preserve">Teaching Method Editor contains inputter for: </w:t>
              </w:r>
            </w:moveTo>
          </w:p>
          <w:p w14:paraId="4C8B0581" w14:textId="77777777" w:rsidR="00B95E78" w:rsidRDefault="00B95E78" w:rsidP="00450FF4">
            <w:pPr>
              <w:ind w:left="0"/>
              <w:cnfStyle w:val="000000000000" w:firstRow="0" w:lastRow="0" w:firstColumn="0" w:lastColumn="0" w:oddVBand="0" w:evenVBand="0" w:oddHBand="0" w:evenHBand="0" w:firstRowFirstColumn="0" w:firstRowLastColumn="0" w:lastRowFirstColumn="0" w:lastRowLastColumn="0"/>
            </w:pPr>
            <w:moveTo w:id="2719" w:author="Phuong Giang" w:date="2012-04-15T00:35:00Z">
              <w:r>
                <w:t xml:space="preserve">Method Name, Preferred Class Level, Preferred Subject, Content and Note. </w:t>
              </w:r>
            </w:moveTo>
          </w:p>
          <w:p w14:paraId="0C5F00E8" w14:textId="77777777" w:rsidR="00B95E78" w:rsidRDefault="00B95E78" w:rsidP="00450FF4">
            <w:pPr>
              <w:ind w:left="0"/>
              <w:cnfStyle w:val="000000000000" w:firstRow="0" w:lastRow="0" w:firstColumn="0" w:lastColumn="0" w:oddVBand="0" w:evenVBand="0" w:oddHBand="0" w:evenHBand="0" w:firstRowFirstColumn="0" w:firstRowLastColumn="0" w:lastRowFirstColumn="0" w:lastRowLastColumn="0"/>
            </w:pPr>
            <w:moveTo w:id="2720" w:author="Phuong Giang" w:date="2012-04-15T00:35:00Z">
              <w:r>
                <w:t>Teaching Method Editor also contains button:</w:t>
              </w:r>
            </w:moveTo>
          </w:p>
          <w:p w14:paraId="33B26BFF" w14:textId="77777777" w:rsidR="00B95E78" w:rsidRDefault="00B95E78" w:rsidP="00450FF4">
            <w:pPr>
              <w:ind w:left="0"/>
              <w:cnfStyle w:val="000000000000" w:firstRow="0" w:lastRow="0" w:firstColumn="0" w:lastColumn="0" w:oddVBand="0" w:evenVBand="0" w:oddHBand="0" w:evenHBand="0" w:firstRowFirstColumn="0" w:firstRowLastColumn="0" w:lastRowFirstColumn="0" w:lastRowLastColumn="0"/>
            </w:pPr>
            <w:moveTo w:id="2721" w:author="Phuong Giang" w:date="2012-04-15T00:35:00Z">
              <w:r>
                <w:t xml:space="preserve">Insert Knowledge Item Holder, Edit, Save, and Cancel buttons. </w:t>
              </w:r>
            </w:moveTo>
          </w:p>
        </w:tc>
      </w:tr>
    </w:tbl>
    <w:p w14:paraId="31EDDD5C" w14:textId="03F88E5F" w:rsidR="00B95E78" w:rsidRPr="00F258BF" w:rsidDel="00216602" w:rsidRDefault="00B95E78" w:rsidP="00B95E78">
      <w:pPr>
        <w:ind w:left="0"/>
        <w:rPr>
          <w:del w:id="2722" w:author="Phuong Giang" w:date="2012-04-15T01:24:00Z"/>
        </w:rPr>
      </w:pPr>
      <w:bookmarkStart w:id="2723" w:name="_Toc322219071"/>
      <w:bookmarkEnd w:id="2723"/>
    </w:p>
    <w:p w14:paraId="1918A860" w14:textId="55C30E71" w:rsidR="00746508" w:rsidDel="00450FF4" w:rsidRDefault="00746508">
      <w:pPr>
        <w:pStyle w:val="Heading3"/>
        <w:rPr>
          <w:ins w:id="2724" w:author="Red Army" w:date="2012-04-09T21:48:00Z"/>
          <w:del w:id="2725" w:author="Phuong Giang" w:date="2012-04-15T02:07:00Z"/>
        </w:rPr>
      </w:pPr>
      <w:moveFromRangeStart w:id="2726" w:author="Phuong Giang" w:date="2012-04-15T00:35:00Z" w:name="move322213442"/>
      <w:moveToRangeEnd w:id="2694"/>
      <w:moveFrom w:id="2727" w:author="Phuong Giang" w:date="2012-04-15T00:35:00Z">
        <w:ins w:id="2728" w:author="Red Army" w:date="2012-04-09T21:48:00Z">
          <w:del w:id="2729" w:author="Phuong Giang" w:date="2012-04-15T02:07:00Z">
            <w:r w:rsidDel="00450FF4">
              <w:delText>Manage Teaching Method Screen Area:</w:delText>
            </w:r>
          </w:del>
        </w:ins>
      </w:moveFrom>
      <w:bookmarkStart w:id="2730" w:name="_Toc322219072"/>
      <w:bookmarkEnd w:id="2730"/>
    </w:p>
    <w:p w14:paraId="32E45976" w14:textId="386C915B" w:rsidR="00CA10AF" w:rsidDel="00450FF4" w:rsidRDefault="00746508">
      <w:pPr>
        <w:ind w:left="0"/>
        <w:rPr>
          <w:ins w:id="2731" w:author="Red Army" w:date="2012-04-09T21:50:00Z"/>
          <w:del w:id="2732" w:author="Phuong Giang" w:date="2012-04-15T02:07:00Z"/>
        </w:rPr>
      </w:pPr>
      <w:moveFrom w:id="2733" w:author="Phuong Giang" w:date="2012-04-15T00:35:00Z">
        <w:ins w:id="2734" w:author="Red Army" w:date="2012-04-09T21:48:00Z">
          <w:del w:id="2735" w:author="Phuong Giang" w:date="2012-04-15T02:07:00Z">
            <w:r w:rsidDel="00450FF4">
              <w:rPr>
                <w:noProof/>
                <w:lang w:eastAsia="ja-JP"/>
                <w:rPrChange w:id="2736" w:author="Unknown">
                  <w:rPr>
                    <w:rFonts w:asciiTheme="majorHAnsi" w:eastAsiaTheme="majorEastAsia" w:hAnsiTheme="majorHAnsi" w:cstheme="majorBidi"/>
                    <w:b/>
                    <w:bCs/>
                    <w:noProof/>
                    <w:color w:val="4F81BD" w:themeColor="accent1"/>
                    <w:lang w:eastAsia="ja-JP"/>
                  </w:rPr>
                </w:rPrChange>
              </w:rPr>
              <w:drawing>
                <wp:inline distT="0" distB="0" distL="0" distR="0" wp14:anchorId="446FDF3B" wp14:editId="23992B54">
                  <wp:extent cx="6300470" cy="3209290"/>
                  <wp:effectExtent l="0" t="0" r="5080" b="0"/>
                  <wp:docPr id="18" name="Picture 18" descr="C:\Users\REDARM~1\AppData\Local\Temp\SNAGHTML300e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EDARM~1\AppData\Local\Temp\SNAGHTML300ee3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00470" cy="3209290"/>
                          </a:xfrm>
                          <a:prstGeom prst="rect">
                            <a:avLst/>
                          </a:prstGeom>
                          <a:noFill/>
                          <a:ln>
                            <a:noFill/>
                          </a:ln>
                        </pic:spPr>
                      </pic:pic>
                    </a:graphicData>
                  </a:graphic>
                </wp:inline>
              </w:drawing>
            </w:r>
          </w:del>
        </w:ins>
      </w:moveFrom>
      <w:bookmarkStart w:id="2737" w:name="_Toc322219073"/>
      <w:bookmarkEnd w:id="2737"/>
    </w:p>
    <w:tbl>
      <w:tblPr>
        <w:tblStyle w:val="LightList-Accent1"/>
        <w:tblW w:w="10728" w:type="dxa"/>
        <w:tblLayout w:type="fixed"/>
        <w:tblLook w:val="04A0" w:firstRow="1" w:lastRow="0" w:firstColumn="1" w:lastColumn="0" w:noHBand="0" w:noVBand="1"/>
      </w:tblPr>
      <w:tblGrid>
        <w:gridCol w:w="1008"/>
        <w:gridCol w:w="3600"/>
        <w:gridCol w:w="6120"/>
      </w:tblGrid>
      <w:tr w:rsidR="00746508" w:rsidDel="00450FF4" w14:paraId="6935328C" w14:textId="65AAA268" w:rsidTr="00BE6A91">
        <w:trPr>
          <w:cnfStyle w:val="100000000000" w:firstRow="1" w:lastRow="0" w:firstColumn="0" w:lastColumn="0" w:oddVBand="0" w:evenVBand="0" w:oddHBand="0" w:evenHBand="0" w:firstRowFirstColumn="0" w:firstRowLastColumn="0" w:lastRowFirstColumn="0" w:lastRowLastColumn="0"/>
          <w:ins w:id="2738" w:author="Red Army" w:date="2012-04-09T21:51:00Z"/>
          <w:del w:id="2739" w:author="Phuong Giang" w:date="2012-04-15T02:07:00Z"/>
        </w:trPr>
        <w:tc>
          <w:tcPr>
            <w:cnfStyle w:val="001000000000" w:firstRow="0" w:lastRow="0" w:firstColumn="1" w:lastColumn="0" w:oddVBand="0" w:evenVBand="0" w:oddHBand="0" w:evenHBand="0" w:firstRowFirstColumn="0" w:firstRowLastColumn="0" w:lastRowFirstColumn="0" w:lastRowLastColumn="0"/>
            <w:tcW w:w="1008" w:type="dxa"/>
          </w:tcPr>
          <w:p w14:paraId="2B631E35" w14:textId="3AD39A0D" w:rsidR="00746508" w:rsidDel="00450FF4" w:rsidRDefault="00746508" w:rsidP="00BE6A91">
            <w:pPr>
              <w:ind w:left="0"/>
              <w:rPr>
                <w:ins w:id="2740" w:author="Red Army" w:date="2012-04-09T21:51:00Z"/>
                <w:del w:id="2741" w:author="Phuong Giang" w:date="2012-04-15T02:07:00Z"/>
              </w:rPr>
            </w:pPr>
            <w:moveFrom w:id="2742" w:author="Phuong Giang" w:date="2012-04-15T00:35:00Z">
              <w:ins w:id="2743" w:author="Red Army" w:date="2012-04-09T21:51:00Z">
                <w:del w:id="2744" w:author="Phuong Giang" w:date="2012-04-15T02:07:00Z">
                  <w:r w:rsidDel="00450FF4">
                    <w:delText>Number</w:delText>
                  </w:r>
                </w:del>
              </w:ins>
            </w:moveFrom>
            <w:bookmarkStart w:id="2745" w:name="_Toc322219074"/>
            <w:bookmarkEnd w:id="2745"/>
          </w:p>
        </w:tc>
        <w:tc>
          <w:tcPr>
            <w:tcW w:w="3600" w:type="dxa"/>
          </w:tcPr>
          <w:p w14:paraId="148A972C" w14:textId="62C9A84E" w:rsidR="00746508" w:rsidDel="00450FF4" w:rsidRDefault="00746508" w:rsidP="00BE6A91">
            <w:pPr>
              <w:ind w:left="0"/>
              <w:cnfStyle w:val="100000000000" w:firstRow="1" w:lastRow="0" w:firstColumn="0" w:lastColumn="0" w:oddVBand="0" w:evenVBand="0" w:oddHBand="0" w:evenHBand="0" w:firstRowFirstColumn="0" w:firstRowLastColumn="0" w:lastRowFirstColumn="0" w:lastRowLastColumn="0"/>
              <w:rPr>
                <w:ins w:id="2746" w:author="Red Army" w:date="2012-04-09T21:51:00Z"/>
                <w:del w:id="2747" w:author="Phuong Giang" w:date="2012-04-15T02:07:00Z"/>
              </w:rPr>
            </w:pPr>
            <w:moveFrom w:id="2748" w:author="Phuong Giang" w:date="2012-04-15T00:35:00Z">
              <w:ins w:id="2749" w:author="Red Army" w:date="2012-04-09T21:51:00Z">
                <w:del w:id="2750" w:author="Phuong Giang" w:date="2012-04-15T02:07:00Z">
                  <w:r w:rsidDel="00450FF4">
                    <w:delText>Name</w:delText>
                  </w:r>
                </w:del>
              </w:ins>
            </w:moveFrom>
            <w:bookmarkStart w:id="2751" w:name="_Toc322219075"/>
            <w:bookmarkEnd w:id="2751"/>
          </w:p>
        </w:tc>
        <w:tc>
          <w:tcPr>
            <w:tcW w:w="6120" w:type="dxa"/>
          </w:tcPr>
          <w:p w14:paraId="23D62424" w14:textId="6D4AB264" w:rsidR="00746508" w:rsidDel="00450FF4" w:rsidRDefault="00746508" w:rsidP="00BE6A91">
            <w:pPr>
              <w:ind w:left="0"/>
              <w:cnfStyle w:val="100000000000" w:firstRow="1" w:lastRow="0" w:firstColumn="0" w:lastColumn="0" w:oddVBand="0" w:evenVBand="0" w:oddHBand="0" w:evenHBand="0" w:firstRowFirstColumn="0" w:firstRowLastColumn="0" w:lastRowFirstColumn="0" w:lastRowLastColumn="0"/>
              <w:rPr>
                <w:ins w:id="2752" w:author="Red Army" w:date="2012-04-09T21:51:00Z"/>
                <w:del w:id="2753" w:author="Phuong Giang" w:date="2012-04-15T02:07:00Z"/>
              </w:rPr>
            </w:pPr>
            <w:moveFrom w:id="2754" w:author="Phuong Giang" w:date="2012-04-15T00:35:00Z">
              <w:ins w:id="2755" w:author="Red Army" w:date="2012-04-09T21:51:00Z">
                <w:del w:id="2756" w:author="Phuong Giang" w:date="2012-04-15T02:07:00Z">
                  <w:r w:rsidDel="00450FF4">
                    <w:delText>Description</w:delText>
                  </w:r>
                </w:del>
              </w:ins>
            </w:moveFrom>
            <w:bookmarkStart w:id="2757" w:name="_Toc322219076"/>
            <w:bookmarkEnd w:id="2757"/>
          </w:p>
        </w:tc>
        <w:bookmarkStart w:id="2758" w:name="_Toc322219077"/>
        <w:bookmarkEnd w:id="2758"/>
      </w:tr>
      <w:tr w:rsidR="00746508" w:rsidDel="00450FF4" w14:paraId="508ADAE6" w14:textId="3218B66F" w:rsidTr="00BE6A91">
        <w:trPr>
          <w:cnfStyle w:val="000000100000" w:firstRow="0" w:lastRow="0" w:firstColumn="0" w:lastColumn="0" w:oddVBand="0" w:evenVBand="0" w:oddHBand="1" w:evenHBand="0" w:firstRowFirstColumn="0" w:firstRowLastColumn="0" w:lastRowFirstColumn="0" w:lastRowLastColumn="0"/>
          <w:ins w:id="2759" w:author="Red Army" w:date="2012-04-09T21:51:00Z"/>
          <w:del w:id="2760" w:author="Phuong Giang" w:date="2012-04-15T02:07:00Z"/>
        </w:trPr>
        <w:tc>
          <w:tcPr>
            <w:cnfStyle w:val="001000000000" w:firstRow="0" w:lastRow="0" w:firstColumn="1" w:lastColumn="0" w:oddVBand="0" w:evenVBand="0" w:oddHBand="0" w:evenHBand="0" w:firstRowFirstColumn="0" w:firstRowLastColumn="0" w:lastRowFirstColumn="0" w:lastRowLastColumn="0"/>
            <w:tcW w:w="1008" w:type="dxa"/>
          </w:tcPr>
          <w:p w14:paraId="05184095" w14:textId="5E256831" w:rsidR="00746508" w:rsidDel="00450FF4" w:rsidRDefault="00746508" w:rsidP="00BE6A91">
            <w:pPr>
              <w:ind w:left="0"/>
              <w:rPr>
                <w:ins w:id="2761" w:author="Red Army" w:date="2012-04-09T21:51:00Z"/>
                <w:del w:id="2762" w:author="Phuong Giang" w:date="2012-04-15T02:07:00Z"/>
              </w:rPr>
            </w:pPr>
            <w:moveFrom w:id="2763" w:author="Phuong Giang" w:date="2012-04-15T00:35:00Z">
              <w:ins w:id="2764" w:author="Red Army" w:date="2012-04-09T21:51:00Z">
                <w:del w:id="2765" w:author="Phuong Giang" w:date="2012-04-15T02:07:00Z">
                  <w:r w:rsidDel="00450FF4">
                    <w:delText>1</w:delText>
                  </w:r>
                </w:del>
              </w:ins>
            </w:moveFrom>
            <w:bookmarkStart w:id="2766" w:name="_Toc322219078"/>
            <w:bookmarkEnd w:id="2766"/>
          </w:p>
        </w:tc>
        <w:tc>
          <w:tcPr>
            <w:tcW w:w="3600" w:type="dxa"/>
          </w:tcPr>
          <w:p w14:paraId="0E7259D1" w14:textId="5C1AF5AB" w:rsidR="00746508" w:rsidDel="00450FF4" w:rsidRDefault="00746508" w:rsidP="00BE6A91">
            <w:pPr>
              <w:ind w:left="0"/>
              <w:cnfStyle w:val="000000100000" w:firstRow="0" w:lastRow="0" w:firstColumn="0" w:lastColumn="0" w:oddVBand="0" w:evenVBand="0" w:oddHBand="1" w:evenHBand="0" w:firstRowFirstColumn="0" w:firstRowLastColumn="0" w:lastRowFirstColumn="0" w:lastRowLastColumn="0"/>
              <w:rPr>
                <w:ins w:id="2767" w:author="Red Army" w:date="2012-04-09T21:51:00Z"/>
                <w:del w:id="2768" w:author="Phuong Giang" w:date="2012-04-15T02:07:00Z"/>
              </w:rPr>
            </w:pPr>
            <w:moveFrom w:id="2769" w:author="Phuong Giang" w:date="2012-04-15T00:35:00Z">
              <w:ins w:id="2770" w:author="Red Army" w:date="2012-04-09T21:51:00Z">
                <w:del w:id="2771" w:author="Phuong Giang" w:date="2012-04-15T02:07:00Z">
                  <w:r w:rsidDel="00450FF4">
                    <w:delText>Teaching Method List</w:delText>
                  </w:r>
                </w:del>
              </w:ins>
            </w:moveFrom>
            <w:bookmarkStart w:id="2772" w:name="_Toc322219079"/>
            <w:bookmarkEnd w:id="2772"/>
          </w:p>
        </w:tc>
        <w:tc>
          <w:tcPr>
            <w:tcW w:w="6120" w:type="dxa"/>
          </w:tcPr>
          <w:p w14:paraId="53EC578E" w14:textId="5B33B0D1" w:rsidR="00746508" w:rsidDel="00450FF4" w:rsidRDefault="00746508" w:rsidP="00BE6A91">
            <w:pPr>
              <w:ind w:left="0"/>
              <w:cnfStyle w:val="000000100000" w:firstRow="0" w:lastRow="0" w:firstColumn="0" w:lastColumn="0" w:oddVBand="0" w:evenVBand="0" w:oddHBand="1" w:evenHBand="0" w:firstRowFirstColumn="0" w:firstRowLastColumn="0" w:lastRowFirstColumn="0" w:lastRowLastColumn="0"/>
              <w:rPr>
                <w:ins w:id="2773" w:author="Red Army" w:date="2012-04-09T21:51:00Z"/>
                <w:del w:id="2774" w:author="Phuong Giang" w:date="2012-04-15T02:07:00Z"/>
              </w:rPr>
            </w:pPr>
            <w:moveFrom w:id="2775" w:author="Phuong Giang" w:date="2012-04-15T00:35:00Z">
              <w:ins w:id="2776" w:author="Red Army" w:date="2012-04-09T21:51:00Z">
                <w:del w:id="2777" w:author="Phuong Giang" w:date="2012-04-15T02:07:00Z">
                  <w:r w:rsidRPr="00AD68C3" w:rsidDel="00450FF4">
                    <w:delText>The</w:delText>
                  </w:r>
                  <w:r w:rsidDel="00450FF4">
                    <w:delText xml:space="preserve"> Teaching Method List</w:delText>
                  </w:r>
                  <w:r w:rsidRPr="00AD68C3" w:rsidDel="00450FF4">
                    <w:delText xml:space="preserve"> contains the following tools and commands:</w:delText>
                  </w:r>
                  <w:r w:rsidDel="00450FF4">
                    <w:delText xml:space="preserve"> </w:delText>
                  </w:r>
                </w:del>
              </w:ins>
            </w:moveFrom>
            <w:bookmarkStart w:id="2778" w:name="_Toc322219080"/>
            <w:bookmarkEnd w:id="2778"/>
          </w:p>
          <w:p w14:paraId="2CE7B801" w14:textId="114F811B" w:rsidR="00746508" w:rsidDel="00450FF4" w:rsidRDefault="00746508" w:rsidP="00BE6A91">
            <w:pPr>
              <w:ind w:left="0"/>
              <w:cnfStyle w:val="000000100000" w:firstRow="0" w:lastRow="0" w:firstColumn="0" w:lastColumn="0" w:oddVBand="0" w:evenVBand="0" w:oddHBand="1" w:evenHBand="0" w:firstRowFirstColumn="0" w:firstRowLastColumn="0" w:lastRowFirstColumn="0" w:lastRowLastColumn="0"/>
              <w:rPr>
                <w:ins w:id="2779" w:author="Red Army" w:date="2012-04-09T21:51:00Z"/>
                <w:del w:id="2780" w:author="Phuong Giang" w:date="2012-04-15T02:07:00Z"/>
              </w:rPr>
            </w:pPr>
            <w:moveFrom w:id="2781" w:author="Phuong Giang" w:date="2012-04-15T00:35:00Z">
              <w:ins w:id="2782" w:author="Red Army" w:date="2012-04-09T21:51:00Z">
                <w:del w:id="2783" w:author="Phuong Giang" w:date="2012-04-15T02:07:00Z">
                  <w:r w:rsidDel="00450FF4">
                    <w:delText>Search keyword input, Preferred Class Filter, Preferred Subject Filter, Search button and Teaching Method list.</w:delText>
                  </w:r>
                </w:del>
              </w:ins>
            </w:moveFrom>
            <w:bookmarkStart w:id="2784" w:name="_Toc322219081"/>
            <w:bookmarkEnd w:id="2784"/>
          </w:p>
        </w:tc>
        <w:bookmarkStart w:id="2785" w:name="_Toc322219082"/>
        <w:bookmarkEnd w:id="2785"/>
      </w:tr>
      <w:tr w:rsidR="00746508" w:rsidDel="00450FF4" w14:paraId="33192B92" w14:textId="7C32E112" w:rsidTr="00BE6A91">
        <w:trPr>
          <w:ins w:id="2786" w:author="Red Army" w:date="2012-04-09T21:51:00Z"/>
          <w:del w:id="2787" w:author="Phuong Giang" w:date="2012-04-15T02:07:00Z"/>
        </w:trPr>
        <w:tc>
          <w:tcPr>
            <w:cnfStyle w:val="001000000000" w:firstRow="0" w:lastRow="0" w:firstColumn="1" w:lastColumn="0" w:oddVBand="0" w:evenVBand="0" w:oddHBand="0" w:evenHBand="0" w:firstRowFirstColumn="0" w:firstRowLastColumn="0" w:lastRowFirstColumn="0" w:lastRowLastColumn="0"/>
            <w:tcW w:w="1008" w:type="dxa"/>
          </w:tcPr>
          <w:p w14:paraId="6A79CE78" w14:textId="791BA10E" w:rsidR="00746508" w:rsidDel="00450FF4" w:rsidRDefault="00746508" w:rsidP="00BE6A91">
            <w:pPr>
              <w:ind w:left="0"/>
              <w:rPr>
                <w:ins w:id="2788" w:author="Red Army" w:date="2012-04-09T21:51:00Z"/>
                <w:del w:id="2789" w:author="Phuong Giang" w:date="2012-04-15T02:07:00Z"/>
              </w:rPr>
            </w:pPr>
            <w:moveFrom w:id="2790" w:author="Phuong Giang" w:date="2012-04-15T00:35:00Z">
              <w:ins w:id="2791" w:author="Red Army" w:date="2012-04-09T21:51:00Z">
                <w:del w:id="2792" w:author="Phuong Giang" w:date="2012-04-15T02:07:00Z">
                  <w:r w:rsidDel="00450FF4">
                    <w:delText>2</w:delText>
                  </w:r>
                </w:del>
              </w:ins>
            </w:moveFrom>
            <w:bookmarkStart w:id="2793" w:name="_Toc322219083"/>
            <w:bookmarkEnd w:id="2793"/>
          </w:p>
        </w:tc>
        <w:tc>
          <w:tcPr>
            <w:tcW w:w="3600" w:type="dxa"/>
          </w:tcPr>
          <w:p w14:paraId="5DF2B0E7" w14:textId="33FE8308" w:rsidR="00746508" w:rsidDel="00450FF4" w:rsidRDefault="00746508" w:rsidP="00BE6A91">
            <w:pPr>
              <w:ind w:left="0"/>
              <w:cnfStyle w:val="000000000000" w:firstRow="0" w:lastRow="0" w:firstColumn="0" w:lastColumn="0" w:oddVBand="0" w:evenVBand="0" w:oddHBand="0" w:evenHBand="0" w:firstRowFirstColumn="0" w:firstRowLastColumn="0" w:lastRowFirstColumn="0" w:lastRowLastColumn="0"/>
              <w:rPr>
                <w:ins w:id="2794" w:author="Red Army" w:date="2012-04-09T21:51:00Z"/>
                <w:del w:id="2795" w:author="Phuong Giang" w:date="2012-04-15T02:07:00Z"/>
              </w:rPr>
            </w:pPr>
            <w:moveFrom w:id="2796" w:author="Phuong Giang" w:date="2012-04-15T00:35:00Z">
              <w:ins w:id="2797" w:author="Red Army" w:date="2012-04-09T21:51:00Z">
                <w:del w:id="2798" w:author="Phuong Giang" w:date="2012-04-15T02:07:00Z">
                  <w:r w:rsidDel="00450FF4">
                    <w:delText>Teaching Method Editor</w:delText>
                  </w:r>
                </w:del>
              </w:ins>
            </w:moveFrom>
            <w:bookmarkStart w:id="2799" w:name="_Toc322219084"/>
            <w:bookmarkEnd w:id="2799"/>
          </w:p>
        </w:tc>
        <w:tc>
          <w:tcPr>
            <w:tcW w:w="6120" w:type="dxa"/>
          </w:tcPr>
          <w:p w14:paraId="4279698E" w14:textId="04B7F30F" w:rsidR="00746508" w:rsidDel="00450FF4" w:rsidRDefault="00746508" w:rsidP="00BE6A91">
            <w:pPr>
              <w:ind w:left="0"/>
              <w:cnfStyle w:val="000000000000" w:firstRow="0" w:lastRow="0" w:firstColumn="0" w:lastColumn="0" w:oddVBand="0" w:evenVBand="0" w:oddHBand="0" w:evenHBand="0" w:firstRowFirstColumn="0" w:firstRowLastColumn="0" w:lastRowFirstColumn="0" w:lastRowLastColumn="0"/>
              <w:rPr>
                <w:ins w:id="2800" w:author="Red Army" w:date="2012-04-09T21:53:00Z"/>
                <w:del w:id="2801" w:author="Phuong Giang" w:date="2012-04-15T02:07:00Z"/>
              </w:rPr>
            </w:pPr>
            <w:moveFrom w:id="2802" w:author="Phuong Giang" w:date="2012-04-15T00:35:00Z">
              <w:ins w:id="2803" w:author="Red Army" w:date="2012-04-09T21:51:00Z">
                <w:del w:id="2804" w:author="Phuong Giang" w:date="2012-04-15T02:07:00Z">
                  <w:r w:rsidDel="00450FF4">
                    <w:delText>Teaching Method Editor contains</w:delText>
                  </w:r>
                </w:del>
              </w:ins>
              <w:ins w:id="2805" w:author="Red Army" w:date="2012-04-09T21:53:00Z">
                <w:del w:id="2806" w:author="Phuong Giang" w:date="2012-04-15T02:07:00Z">
                  <w:r w:rsidR="004E49F3" w:rsidDel="00450FF4">
                    <w:delText xml:space="preserve"> inputter for</w:delText>
                  </w:r>
                </w:del>
              </w:ins>
              <w:ins w:id="2807" w:author="Red Army" w:date="2012-04-09T21:51:00Z">
                <w:del w:id="2808" w:author="Phuong Giang" w:date="2012-04-15T02:07:00Z">
                  <w:r w:rsidDel="00450FF4">
                    <w:delText xml:space="preserve">: </w:delText>
                  </w:r>
                </w:del>
              </w:ins>
            </w:moveFrom>
            <w:bookmarkStart w:id="2809" w:name="_Toc322219085"/>
            <w:bookmarkEnd w:id="2809"/>
          </w:p>
          <w:p w14:paraId="4FB92924" w14:textId="795EB3BF" w:rsidR="004E49F3" w:rsidDel="00450FF4" w:rsidRDefault="004E49F3" w:rsidP="00BE6A91">
            <w:pPr>
              <w:ind w:left="0"/>
              <w:cnfStyle w:val="000000000000" w:firstRow="0" w:lastRow="0" w:firstColumn="0" w:lastColumn="0" w:oddVBand="0" w:evenVBand="0" w:oddHBand="0" w:evenHBand="0" w:firstRowFirstColumn="0" w:firstRowLastColumn="0" w:lastRowFirstColumn="0" w:lastRowLastColumn="0"/>
              <w:rPr>
                <w:ins w:id="2810" w:author="Red Army" w:date="2012-04-09T21:54:00Z"/>
                <w:del w:id="2811" w:author="Phuong Giang" w:date="2012-04-15T02:07:00Z"/>
              </w:rPr>
            </w:pPr>
            <w:moveFrom w:id="2812" w:author="Phuong Giang" w:date="2012-04-15T00:35:00Z">
              <w:ins w:id="2813" w:author="Red Army" w:date="2012-04-09T21:54:00Z">
                <w:del w:id="2814" w:author="Phuong Giang" w:date="2012-04-15T02:07:00Z">
                  <w:r w:rsidDel="00450FF4">
                    <w:delText xml:space="preserve">Method Name, Preferred Class Level, Preferred Subject, Content and Note. </w:delText>
                  </w:r>
                </w:del>
              </w:ins>
            </w:moveFrom>
            <w:bookmarkStart w:id="2815" w:name="_Toc322219086"/>
            <w:bookmarkEnd w:id="2815"/>
          </w:p>
          <w:p w14:paraId="7633E08D" w14:textId="689A4965" w:rsidR="004E49F3" w:rsidDel="00450FF4" w:rsidRDefault="004E49F3" w:rsidP="00BE6A91">
            <w:pPr>
              <w:ind w:left="0"/>
              <w:cnfStyle w:val="000000000000" w:firstRow="0" w:lastRow="0" w:firstColumn="0" w:lastColumn="0" w:oddVBand="0" w:evenVBand="0" w:oddHBand="0" w:evenHBand="0" w:firstRowFirstColumn="0" w:firstRowLastColumn="0" w:lastRowFirstColumn="0" w:lastRowLastColumn="0"/>
              <w:rPr>
                <w:ins w:id="2816" w:author="Red Army" w:date="2012-04-09T21:55:00Z"/>
                <w:del w:id="2817" w:author="Phuong Giang" w:date="2012-04-15T02:07:00Z"/>
              </w:rPr>
            </w:pPr>
            <w:moveFrom w:id="2818" w:author="Phuong Giang" w:date="2012-04-15T00:35:00Z">
              <w:ins w:id="2819" w:author="Red Army" w:date="2012-04-09T21:55:00Z">
                <w:del w:id="2820" w:author="Phuong Giang" w:date="2012-04-15T02:07:00Z">
                  <w:r w:rsidDel="00450FF4">
                    <w:delText>Teaching Method Editor also contains button:</w:delText>
                  </w:r>
                </w:del>
              </w:ins>
            </w:moveFrom>
            <w:bookmarkStart w:id="2821" w:name="_Toc322219087"/>
            <w:bookmarkEnd w:id="2821"/>
          </w:p>
          <w:p w14:paraId="46D34C0B" w14:textId="45F5A7CB" w:rsidR="00746508" w:rsidDel="00450FF4" w:rsidRDefault="004E49F3">
            <w:pPr>
              <w:ind w:left="0"/>
              <w:cnfStyle w:val="000000000000" w:firstRow="0" w:lastRow="0" w:firstColumn="0" w:lastColumn="0" w:oddVBand="0" w:evenVBand="0" w:oddHBand="0" w:evenHBand="0" w:firstRowFirstColumn="0" w:firstRowLastColumn="0" w:lastRowFirstColumn="0" w:lastRowLastColumn="0"/>
              <w:rPr>
                <w:ins w:id="2822" w:author="Red Army" w:date="2012-04-09T21:51:00Z"/>
                <w:del w:id="2823" w:author="Phuong Giang" w:date="2012-04-15T02:07:00Z"/>
              </w:rPr>
              <w:pPrChange w:id="2824" w:author="Red Army" w:date="2012-04-09T21:56:00Z">
                <w:pPr>
                  <w:spacing w:after="200" w:line="276" w:lineRule="auto"/>
                  <w:ind w:left="0"/>
                  <w:cnfStyle w:val="000000000000" w:firstRow="0" w:lastRow="0" w:firstColumn="0" w:lastColumn="0" w:oddVBand="0" w:evenVBand="0" w:oddHBand="0" w:evenHBand="0" w:firstRowFirstColumn="0" w:firstRowLastColumn="0" w:lastRowFirstColumn="0" w:lastRowLastColumn="0"/>
                </w:pPr>
              </w:pPrChange>
            </w:pPr>
            <w:moveFrom w:id="2825" w:author="Phuong Giang" w:date="2012-04-15T00:35:00Z">
              <w:ins w:id="2826" w:author="Red Army" w:date="2012-04-09T21:55:00Z">
                <w:del w:id="2827" w:author="Phuong Giang" w:date="2012-04-15T02:07:00Z">
                  <w:r w:rsidDel="00450FF4">
                    <w:delText xml:space="preserve">Insert Knowledge Item Holder, Edit, Save, </w:delText>
                  </w:r>
                </w:del>
              </w:ins>
              <w:ins w:id="2828" w:author="Red Army" w:date="2012-04-09T21:56:00Z">
                <w:del w:id="2829" w:author="Phuong Giang" w:date="2012-04-15T02:07:00Z">
                  <w:r w:rsidDel="00450FF4">
                    <w:delText xml:space="preserve">and </w:delText>
                  </w:r>
                </w:del>
              </w:ins>
              <w:ins w:id="2830" w:author="Red Army" w:date="2012-04-09T21:55:00Z">
                <w:del w:id="2831" w:author="Phuong Giang" w:date="2012-04-15T02:07:00Z">
                  <w:r w:rsidDel="00450FF4">
                    <w:delText>Cancel buttons.</w:delText>
                  </w:r>
                </w:del>
              </w:ins>
              <w:ins w:id="2832" w:author="Red Army" w:date="2012-04-09T21:56:00Z">
                <w:del w:id="2833" w:author="Phuong Giang" w:date="2012-04-15T02:07:00Z">
                  <w:r w:rsidDel="00450FF4">
                    <w:delText xml:space="preserve"> </w:delText>
                  </w:r>
                </w:del>
              </w:ins>
            </w:moveFrom>
            <w:bookmarkStart w:id="2834" w:name="_Toc322219088"/>
            <w:bookmarkEnd w:id="2834"/>
          </w:p>
        </w:tc>
        <w:bookmarkStart w:id="2835" w:name="_Toc322219089"/>
        <w:bookmarkEnd w:id="2835"/>
      </w:tr>
    </w:tbl>
    <w:p w14:paraId="59A1BBE2" w14:textId="370DDE4B" w:rsidR="00746508" w:rsidRPr="00F258BF" w:rsidDel="00450FF4" w:rsidRDefault="00746508">
      <w:pPr>
        <w:ind w:left="0"/>
        <w:rPr>
          <w:ins w:id="2836" w:author="Red Army" w:date="2012-04-09T11:03:00Z"/>
          <w:del w:id="2837" w:author="Phuong Giang" w:date="2012-04-15T02:07:00Z"/>
        </w:rPr>
      </w:pPr>
      <w:bookmarkStart w:id="2838" w:name="_Toc322219090"/>
      <w:bookmarkEnd w:id="2838"/>
    </w:p>
    <w:p w14:paraId="232C0C13" w14:textId="16D9FBBB" w:rsidR="00F9353E" w:rsidRPr="00967041" w:rsidRDefault="00710705">
      <w:pPr>
        <w:pStyle w:val="Heading2"/>
        <w:numPr>
          <w:ilvl w:val="1"/>
          <w:numId w:val="2"/>
        </w:numPr>
        <w:rPr>
          <w:ins w:id="2839" w:author="Red Army" w:date="2012-04-08T15:43:00Z"/>
        </w:rPr>
        <w:pPrChange w:id="2840" w:author="Phuong Giang" w:date="2012-04-15T00:35:00Z">
          <w:pPr>
            <w:keepNext/>
            <w:keepLines/>
            <w:numPr>
              <w:ilvl w:val="2"/>
              <w:numId w:val="8"/>
            </w:numPr>
            <w:spacing w:before="200" w:after="0"/>
            <w:ind w:left="1080" w:hanging="720"/>
            <w:outlineLvl w:val="3"/>
          </w:pPr>
        </w:pPrChange>
      </w:pPr>
      <w:bookmarkStart w:id="2841" w:name="_Toc322219091"/>
      <w:moveFromRangeEnd w:id="2726"/>
      <w:ins w:id="2842" w:author="Red Army" w:date="2012-04-09T09:04:00Z">
        <w:r w:rsidRPr="00441741">
          <w:t>Working with</w:t>
        </w:r>
      </w:ins>
      <w:ins w:id="2843" w:author="Red Army" w:date="2012-04-08T15:42:00Z">
        <w:r w:rsidR="00F9353E" w:rsidRPr="00C27767">
          <w:t xml:space="preserve"> </w:t>
        </w:r>
      </w:ins>
      <w:ins w:id="2844" w:author="Red Army" w:date="2012-04-08T15:43:00Z">
        <w:r w:rsidR="00F9353E" w:rsidRPr="00D2320C">
          <w:t>Knowledge Item</w:t>
        </w:r>
        <w:bookmarkEnd w:id="2841"/>
      </w:ins>
    </w:p>
    <w:p w14:paraId="439AEB08" w14:textId="4DA93216" w:rsidR="00710705" w:rsidRPr="009D4FDC" w:rsidRDefault="007E0EBC">
      <w:pPr>
        <w:pStyle w:val="Heading3"/>
        <w:numPr>
          <w:ilvl w:val="2"/>
          <w:numId w:val="85"/>
        </w:numPr>
        <w:rPr>
          <w:ins w:id="2845" w:author="Red Army" w:date="2012-04-09T09:51:00Z"/>
          <w:rPrChange w:id="2846" w:author="Red Army" w:date="2012-04-09T10:27:00Z">
            <w:rPr>
              <w:ins w:id="2847" w:author="Red Army" w:date="2012-04-09T09:51:00Z"/>
            </w:rPr>
          </w:rPrChange>
        </w:rPr>
        <w:pPrChange w:id="2848" w:author="Phuong Giang" w:date="2012-04-15T00:36:00Z">
          <w:pPr>
            <w:keepNext/>
            <w:keepLines/>
            <w:numPr>
              <w:ilvl w:val="2"/>
              <w:numId w:val="8"/>
            </w:numPr>
            <w:spacing w:before="200" w:after="0"/>
            <w:ind w:left="1080" w:hanging="720"/>
            <w:outlineLvl w:val="3"/>
          </w:pPr>
        </w:pPrChange>
      </w:pPr>
      <w:bookmarkStart w:id="2849" w:name="_Toc322219092"/>
      <w:ins w:id="2850" w:author="Red Army" w:date="2012-04-08T15:43:00Z">
        <w:r w:rsidRPr="009D4FDC">
          <w:rPr>
            <w:rPrChange w:id="2851" w:author="Red Army" w:date="2012-04-09T10:27:00Z">
              <w:rPr>
                <w:b/>
                <w:bCs/>
              </w:rPr>
            </w:rPrChange>
          </w:rPr>
          <w:t xml:space="preserve">Add a new Knowledge </w:t>
        </w:r>
      </w:ins>
      <w:ins w:id="2852" w:author="Red Army" w:date="2012-04-09T09:08:00Z">
        <w:r w:rsidRPr="009D4FDC">
          <w:rPr>
            <w:rPrChange w:id="2853" w:author="Red Army" w:date="2012-04-09T10:27:00Z">
              <w:rPr>
                <w:b/>
                <w:bCs/>
              </w:rPr>
            </w:rPrChange>
          </w:rPr>
          <w:t>I</w:t>
        </w:r>
      </w:ins>
      <w:ins w:id="2854" w:author="Red Army" w:date="2012-04-08T15:43:00Z">
        <w:r w:rsidR="00F9353E" w:rsidRPr="009D4FDC">
          <w:rPr>
            <w:rPrChange w:id="2855" w:author="Red Army" w:date="2012-04-09T10:27:00Z">
              <w:rPr>
                <w:b/>
                <w:bCs/>
              </w:rPr>
            </w:rPrChange>
          </w:rPr>
          <w:t>tem</w:t>
        </w:r>
      </w:ins>
      <w:bookmarkEnd w:id="2849"/>
    </w:p>
    <w:p w14:paraId="0F06A6BC" w14:textId="64AB30CD" w:rsidR="007B1BC1" w:rsidRPr="009D4FDC" w:rsidRDefault="007B1BC1">
      <w:pPr>
        <w:spacing w:after="0"/>
        <w:rPr>
          <w:ins w:id="2856" w:author="Red Army" w:date="2012-04-09T09:23:00Z"/>
        </w:rPr>
        <w:pPrChange w:id="2857" w:author="Phuong Giang" w:date="2012-04-15T01:24:00Z">
          <w:pPr>
            <w:keepNext/>
            <w:keepLines/>
            <w:numPr>
              <w:ilvl w:val="2"/>
              <w:numId w:val="8"/>
            </w:numPr>
            <w:spacing w:before="200" w:after="0"/>
            <w:ind w:left="1080" w:hanging="720"/>
            <w:outlineLvl w:val="3"/>
          </w:pPr>
        </w:pPrChange>
      </w:pPr>
      <w:ins w:id="2858" w:author="Red Army" w:date="2012-04-09T09:51:00Z">
        <w:r w:rsidRPr="009D4FDC">
          <w:t xml:space="preserve">There are 2 </w:t>
        </w:r>
        <w:del w:id="2859" w:author="Phuong Giang" w:date="2012-04-15T00:58:00Z">
          <w:r w:rsidRPr="009D4FDC" w:rsidDel="00931C30">
            <w:delText>methods</w:delText>
          </w:r>
        </w:del>
      </w:ins>
      <w:ins w:id="2860" w:author="Phuong Giang" w:date="2012-04-15T00:58:00Z">
        <w:r w:rsidR="00931C30">
          <w:t>ways</w:t>
        </w:r>
      </w:ins>
      <w:ins w:id="2861" w:author="Red Army" w:date="2012-04-09T09:51:00Z">
        <w:r w:rsidRPr="009D4FDC">
          <w:t xml:space="preserve"> to </w:t>
        </w:r>
      </w:ins>
      <w:ins w:id="2862" w:author="Red Army" w:date="2012-04-09T09:52:00Z">
        <w:r w:rsidRPr="009D4FDC">
          <w:t xml:space="preserve">add a new Knowledge Item. </w:t>
        </w:r>
      </w:ins>
    </w:p>
    <w:p w14:paraId="45FF7F19" w14:textId="77777777" w:rsidR="00216602" w:rsidRDefault="00216602" w:rsidP="00216602">
      <w:pPr>
        <w:spacing w:after="0"/>
        <w:rPr>
          <w:ins w:id="2863" w:author="Phuong Giang" w:date="2012-04-15T01:24:00Z"/>
          <w:rStyle w:val="IntenseEmphasis"/>
        </w:rPr>
        <w:sectPr w:rsidR="00216602" w:rsidSect="001D4091">
          <w:footerReference w:type="default" r:id="rId51"/>
          <w:pgSz w:w="11907" w:h="16840" w:code="9"/>
          <w:pgMar w:top="1134" w:right="851" w:bottom="1134" w:left="1134" w:header="720" w:footer="720" w:gutter="0"/>
          <w:pgNumType w:start="0"/>
          <w:cols w:space="720"/>
          <w:titlePg/>
          <w:docGrid w:linePitch="360"/>
        </w:sectPr>
      </w:pPr>
    </w:p>
    <w:p w14:paraId="69DD6648" w14:textId="22D44FA0" w:rsidR="006472EB" w:rsidRPr="00931C30" w:rsidRDefault="007B1BC1">
      <w:pPr>
        <w:spacing w:after="0"/>
        <w:rPr>
          <w:ins w:id="2864" w:author="Red Army" w:date="2012-04-09T21:56:00Z"/>
          <w:rStyle w:val="IntenseEmphasis"/>
          <w:rPrChange w:id="2865" w:author="Phuong Giang" w:date="2012-04-15T00:59:00Z">
            <w:rPr>
              <w:ins w:id="2866" w:author="Red Army" w:date="2012-04-09T21:56:00Z"/>
            </w:rPr>
          </w:rPrChange>
        </w:rPr>
        <w:pPrChange w:id="2867" w:author="Phuong Giang" w:date="2012-04-15T01:24:00Z">
          <w:pPr>
            <w:keepNext/>
            <w:keepLines/>
            <w:numPr>
              <w:ilvl w:val="2"/>
              <w:numId w:val="8"/>
            </w:numPr>
            <w:spacing w:before="200" w:after="0"/>
            <w:ind w:left="1080" w:hanging="720"/>
            <w:outlineLvl w:val="3"/>
          </w:pPr>
        </w:pPrChange>
      </w:pPr>
      <w:ins w:id="2868" w:author="Red Army" w:date="2012-04-09T09:51:00Z">
        <w:del w:id="2869" w:author="Phuong Giang" w:date="2012-04-15T00:58:00Z">
          <w:r w:rsidRPr="00931C30" w:rsidDel="00931C30">
            <w:rPr>
              <w:rStyle w:val="IntenseEmphasis"/>
              <w:rPrChange w:id="2870" w:author="Phuong Giang" w:date="2012-04-15T00:58:00Z">
                <w:rPr/>
              </w:rPrChange>
            </w:rPr>
            <w:lastRenderedPageBreak/>
            <w:delText xml:space="preserve">Method </w:delText>
          </w:r>
        </w:del>
        <w:r w:rsidRPr="00931C30">
          <w:rPr>
            <w:rStyle w:val="IntenseEmphasis"/>
            <w:rPrChange w:id="2871" w:author="Phuong Giang" w:date="2012-04-15T00:58:00Z">
              <w:rPr/>
            </w:rPrChange>
          </w:rPr>
          <w:t>1</w:t>
        </w:r>
      </w:ins>
      <w:ins w:id="2872" w:author="Phuong Giang" w:date="2012-04-15T00:58:00Z">
        <w:r w:rsidR="00931C30" w:rsidRPr="00931C30">
          <w:rPr>
            <w:rStyle w:val="IntenseEmphasis"/>
            <w:rPrChange w:id="2873" w:author="Phuong Giang" w:date="2012-04-15T00:58:00Z">
              <w:rPr/>
            </w:rPrChange>
          </w:rPr>
          <w:t>st way</w:t>
        </w:r>
        <w:r w:rsidR="00931C30">
          <w:t xml:space="preserve"> </w:t>
        </w:r>
        <w:r w:rsidR="00931C30" w:rsidRPr="00931C30">
          <w:rPr>
            <w:rStyle w:val="IntenseEmphasis"/>
            <w:rPrChange w:id="2874" w:author="Phuong Giang" w:date="2012-04-15T00:59:00Z">
              <w:rPr/>
            </w:rPrChange>
          </w:rPr>
          <w:t>-</w:t>
        </w:r>
      </w:ins>
      <w:ins w:id="2875" w:author="Red Army" w:date="2012-04-09T09:51:00Z">
        <w:del w:id="2876" w:author="Phuong Giang" w:date="2012-04-15T00:58:00Z">
          <w:r w:rsidRPr="00931C30" w:rsidDel="00931C30">
            <w:rPr>
              <w:rStyle w:val="IntenseEmphasis"/>
              <w:rPrChange w:id="2877" w:author="Phuong Giang" w:date="2012-04-15T00:59:00Z">
                <w:rPr/>
              </w:rPrChange>
            </w:rPr>
            <w:delText>:</w:delText>
          </w:r>
        </w:del>
        <w:r w:rsidRPr="00931C30">
          <w:rPr>
            <w:rStyle w:val="IntenseEmphasis"/>
            <w:rPrChange w:id="2878" w:author="Phuong Giang" w:date="2012-04-15T00:59:00Z">
              <w:rPr/>
            </w:rPrChange>
          </w:rPr>
          <w:t xml:space="preserve"> </w:t>
        </w:r>
      </w:ins>
      <w:ins w:id="2879" w:author="Red Army" w:date="2012-04-09T21:56:00Z">
        <w:r w:rsidR="00873426" w:rsidRPr="00931C30">
          <w:rPr>
            <w:rStyle w:val="IntenseEmphasis"/>
            <w:rPrChange w:id="2880" w:author="Phuong Giang" w:date="2012-04-15T00:59:00Z">
              <w:rPr/>
            </w:rPrChange>
          </w:rPr>
          <w:t>From Compose Teaching Plan</w:t>
        </w:r>
      </w:ins>
    </w:p>
    <w:p w14:paraId="6106B22A" w14:textId="5C5EC814" w:rsidR="00873426" w:rsidRDefault="00873426">
      <w:pPr>
        <w:pStyle w:val="ListParagraph"/>
        <w:numPr>
          <w:ilvl w:val="1"/>
          <w:numId w:val="54"/>
        </w:numPr>
        <w:ind w:left="1080"/>
        <w:rPr>
          <w:ins w:id="2881" w:author="Red Army" w:date="2012-04-09T21:58:00Z"/>
        </w:rPr>
        <w:pPrChange w:id="2882" w:author="Red Army" w:date="2012-04-09T21:58:00Z">
          <w:pPr>
            <w:keepNext/>
            <w:keepLines/>
            <w:numPr>
              <w:ilvl w:val="2"/>
              <w:numId w:val="8"/>
            </w:numPr>
            <w:spacing w:before="200" w:after="0"/>
            <w:ind w:left="1080" w:hanging="720"/>
            <w:outlineLvl w:val="3"/>
          </w:pPr>
        </w:pPrChange>
      </w:pPr>
      <w:ins w:id="2883" w:author="Red Army" w:date="2012-04-09T21:58:00Z">
        <w:r>
          <w:t>Click Compose Teaching Plan button.</w:t>
        </w:r>
      </w:ins>
    </w:p>
    <w:p w14:paraId="222E116A" w14:textId="02E7D14D" w:rsidR="00873426" w:rsidRDefault="00873426">
      <w:pPr>
        <w:pStyle w:val="ListParagraph"/>
        <w:numPr>
          <w:ilvl w:val="1"/>
          <w:numId w:val="54"/>
        </w:numPr>
        <w:ind w:left="1080"/>
        <w:rPr>
          <w:ins w:id="2884" w:author="Red Army" w:date="2012-04-09T21:58:00Z"/>
        </w:rPr>
        <w:pPrChange w:id="2885" w:author="Red Army" w:date="2012-04-09T21:58:00Z">
          <w:pPr>
            <w:keepNext/>
            <w:keepLines/>
            <w:numPr>
              <w:ilvl w:val="2"/>
              <w:numId w:val="8"/>
            </w:numPr>
            <w:spacing w:before="200" w:after="0"/>
            <w:ind w:left="1080" w:hanging="720"/>
            <w:outlineLvl w:val="3"/>
          </w:pPr>
        </w:pPrChange>
      </w:pPr>
      <w:ins w:id="2886" w:author="Red Army" w:date="2012-04-09T21:58:00Z">
        <w:r>
          <w:t>Right Click on Knowledge Item list</w:t>
        </w:r>
      </w:ins>
    </w:p>
    <w:p w14:paraId="3B2E866D" w14:textId="6A5E1786" w:rsidR="00873426" w:rsidRPr="00441741" w:rsidRDefault="00873426">
      <w:pPr>
        <w:pStyle w:val="ListParagraph"/>
        <w:numPr>
          <w:ilvl w:val="1"/>
          <w:numId w:val="54"/>
        </w:numPr>
        <w:ind w:left="1080"/>
        <w:rPr>
          <w:ins w:id="2887" w:author="Red Army" w:date="2012-04-09T09:51:00Z"/>
        </w:rPr>
        <w:pPrChange w:id="2888" w:author="Red Army" w:date="2012-04-09T21:58:00Z">
          <w:pPr>
            <w:keepNext/>
            <w:keepLines/>
            <w:numPr>
              <w:ilvl w:val="2"/>
              <w:numId w:val="8"/>
            </w:numPr>
            <w:spacing w:before="200" w:after="0"/>
            <w:ind w:left="1080" w:hanging="720"/>
            <w:outlineLvl w:val="3"/>
          </w:pPr>
        </w:pPrChange>
      </w:pPr>
      <w:ins w:id="2889" w:author="Red Army" w:date="2012-04-09T21:58:00Z">
        <w:r>
          <w:lastRenderedPageBreak/>
          <w:t>Select Create</w:t>
        </w:r>
      </w:ins>
      <w:ins w:id="2890" w:author="Red Army" w:date="2012-04-09T21:59:00Z">
        <w:r>
          <w:t xml:space="preserve"> menu</w:t>
        </w:r>
      </w:ins>
      <w:ins w:id="2891" w:author="Red Army" w:date="2012-04-09T21:58:00Z">
        <w:r>
          <w:t>.</w:t>
        </w:r>
      </w:ins>
    </w:p>
    <w:p w14:paraId="63E93D98" w14:textId="6CEC7252" w:rsidR="007B1BC1" w:rsidRPr="00931C30" w:rsidRDefault="007B1BC1" w:rsidP="00AA06D0">
      <w:pPr>
        <w:spacing w:after="0"/>
        <w:ind w:left="0"/>
        <w:rPr>
          <w:ins w:id="2892" w:author="Red Army" w:date="2012-04-09T21:59:00Z"/>
          <w:rStyle w:val="IntenseEmphasis"/>
          <w:rPrChange w:id="2893" w:author="Phuong Giang" w:date="2012-04-15T00:59:00Z">
            <w:rPr>
              <w:ins w:id="2894" w:author="Red Army" w:date="2012-04-09T21:59:00Z"/>
            </w:rPr>
          </w:rPrChange>
        </w:rPr>
        <w:pPrChange w:id="2895" w:author="Phuong Giang" w:date="2012-04-15T02:10:00Z">
          <w:pPr>
            <w:keepNext/>
            <w:keepLines/>
            <w:numPr>
              <w:ilvl w:val="2"/>
              <w:numId w:val="8"/>
            </w:numPr>
            <w:spacing w:before="200" w:after="0"/>
            <w:ind w:left="1080" w:hanging="720"/>
            <w:outlineLvl w:val="3"/>
          </w:pPr>
        </w:pPrChange>
      </w:pPr>
      <w:ins w:id="2896" w:author="Red Army" w:date="2012-04-09T09:51:00Z">
        <w:del w:id="2897" w:author="Phuong Giang" w:date="2012-04-15T00:58:00Z">
          <w:r w:rsidRPr="00931C30" w:rsidDel="00931C30">
            <w:rPr>
              <w:rStyle w:val="IntenseEmphasis"/>
              <w:rPrChange w:id="2898" w:author="Phuong Giang" w:date="2012-04-15T00:58:00Z">
                <w:rPr/>
              </w:rPrChange>
            </w:rPr>
            <w:delText xml:space="preserve">Method </w:delText>
          </w:r>
        </w:del>
        <w:r w:rsidRPr="00931C30">
          <w:rPr>
            <w:rStyle w:val="IntenseEmphasis"/>
            <w:rPrChange w:id="2899" w:author="Phuong Giang" w:date="2012-04-15T00:58:00Z">
              <w:rPr/>
            </w:rPrChange>
          </w:rPr>
          <w:t>2</w:t>
        </w:r>
      </w:ins>
      <w:ins w:id="2900" w:author="Phuong Giang" w:date="2012-04-15T00:58:00Z">
        <w:r w:rsidR="00931C30" w:rsidRPr="00931C30">
          <w:rPr>
            <w:rStyle w:val="IntenseEmphasis"/>
            <w:rPrChange w:id="2901" w:author="Phuong Giang" w:date="2012-04-15T00:58:00Z">
              <w:rPr/>
            </w:rPrChange>
          </w:rPr>
          <w:t>nd wa</w:t>
        </w:r>
      </w:ins>
      <w:ins w:id="2902" w:author="Phuong Giang" w:date="2012-04-15T00:59:00Z">
        <w:r w:rsidR="00931C30">
          <w:rPr>
            <w:rStyle w:val="IntenseEmphasis"/>
          </w:rPr>
          <w:t xml:space="preserve">y </w:t>
        </w:r>
        <w:r w:rsidR="00931C30" w:rsidRPr="00931C30">
          <w:rPr>
            <w:rStyle w:val="IntenseEmphasis"/>
          </w:rPr>
          <w:t>-</w:t>
        </w:r>
      </w:ins>
      <w:ins w:id="2903" w:author="Red Army" w:date="2012-04-09T09:51:00Z">
        <w:del w:id="2904" w:author="Phuong Giang" w:date="2012-04-15T00:59:00Z">
          <w:r w:rsidRPr="00931C30" w:rsidDel="00931C30">
            <w:rPr>
              <w:rStyle w:val="IntenseEmphasis"/>
              <w:rPrChange w:id="2905" w:author="Phuong Giang" w:date="2012-04-15T00:59:00Z">
                <w:rPr/>
              </w:rPrChange>
            </w:rPr>
            <w:delText>:</w:delText>
          </w:r>
        </w:del>
      </w:ins>
      <w:ins w:id="2906" w:author="Red Army" w:date="2012-04-09T21:56:00Z">
        <w:r w:rsidR="00873426" w:rsidRPr="00931C30">
          <w:rPr>
            <w:rStyle w:val="IntenseEmphasis"/>
            <w:rPrChange w:id="2907" w:author="Phuong Giang" w:date="2012-04-15T00:59:00Z">
              <w:rPr/>
            </w:rPrChange>
          </w:rPr>
          <w:t xml:space="preserve"> From Manage </w:t>
        </w:r>
      </w:ins>
      <w:ins w:id="2908" w:author="Red Army" w:date="2012-04-09T22:15:00Z">
        <w:r w:rsidR="006F0665" w:rsidRPr="00931C30">
          <w:rPr>
            <w:rStyle w:val="IntenseEmphasis"/>
            <w:rPrChange w:id="2909" w:author="Phuong Giang" w:date="2012-04-15T00:59:00Z">
              <w:rPr/>
            </w:rPrChange>
          </w:rPr>
          <w:t>Knowledge Item</w:t>
        </w:r>
      </w:ins>
    </w:p>
    <w:p w14:paraId="5E3C1B29" w14:textId="5A225347" w:rsidR="00873426" w:rsidRDefault="00873426" w:rsidP="00AA06D0">
      <w:pPr>
        <w:pStyle w:val="ListParagraph"/>
        <w:numPr>
          <w:ilvl w:val="1"/>
          <w:numId w:val="62"/>
        </w:numPr>
        <w:spacing w:after="0"/>
        <w:ind w:left="360"/>
        <w:rPr>
          <w:ins w:id="2910" w:author="Red Army" w:date="2012-04-09T22:00:00Z"/>
        </w:rPr>
        <w:pPrChange w:id="2911" w:author="Phuong Giang" w:date="2012-04-15T02:10:00Z">
          <w:pPr>
            <w:keepNext/>
            <w:keepLines/>
            <w:numPr>
              <w:ilvl w:val="2"/>
              <w:numId w:val="8"/>
            </w:numPr>
            <w:spacing w:before="200" w:after="0"/>
            <w:ind w:left="1080" w:hanging="720"/>
            <w:outlineLvl w:val="3"/>
          </w:pPr>
        </w:pPrChange>
      </w:pPr>
      <w:ins w:id="2912" w:author="Red Army" w:date="2012-04-09T21:59:00Z">
        <w:r>
          <w:lastRenderedPageBreak/>
          <w:t xml:space="preserve">Click Manage Knowledge Item button. </w:t>
        </w:r>
      </w:ins>
    </w:p>
    <w:p w14:paraId="34BB535B" w14:textId="77777777" w:rsidR="00873426" w:rsidRDefault="00873426" w:rsidP="00AA3584">
      <w:pPr>
        <w:pStyle w:val="ListParagraph"/>
        <w:numPr>
          <w:ilvl w:val="1"/>
          <w:numId w:val="62"/>
        </w:numPr>
        <w:ind w:left="360"/>
        <w:rPr>
          <w:ins w:id="2913" w:author="Red Army" w:date="2012-04-09T22:00:00Z"/>
        </w:rPr>
      </w:pPr>
      <w:ins w:id="2914" w:author="Red Army" w:date="2012-04-09T22:00:00Z">
        <w:r>
          <w:t>Right Click on Knowledge Item list</w:t>
        </w:r>
      </w:ins>
    </w:p>
    <w:p w14:paraId="36B964F1" w14:textId="2821685E" w:rsidR="00873426" w:rsidRPr="00441741" w:rsidRDefault="00873426">
      <w:pPr>
        <w:pStyle w:val="ListParagraph"/>
        <w:numPr>
          <w:ilvl w:val="1"/>
          <w:numId w:val="62"/>
        </w:numPr>
        <w:ind w:left="360"/>
        <w:rPr>
          <w:ins w:id="2915" w:author="Red Army" w:date="2012-04-09T09:08:00Z"/>
        </w:rPr>
        <w:pPrChange w:id="2916" w:author="Red Army" w:date="2012-04-09T22:00:00Z">
          <w:pPr>
            <w:keepNext/>
            <w:keepLines/>
            <w:numPr>
              <w:ilvl w:val="2"/>
              <w:numId w:val="8"/>
            </w:numPr>
            <w:spacing w:before="200" w:after="0"/>
            <w:ind w:left="1080" w:hanging="720"/>
            <w:outlineLvl w:val="3"/>
          </w:pPr>
        </w:pPrChange>
      </w:pPr>
      <w:ins w:id="2917" w:author="Red Army" w:date="2012-04-09T22:00:00Z">
        <w:r>
          <w:lastRenderedPageBreak/>
          <w:t>Select Create menu.</w:t>
        </w:r>
      </w:ins>
    </w:p>
    <w:p w14:paraId="3C81714A" w14:textId="77777777" w:rsidR="00216602" w:rsidRDefault="00216602" w:rsidP="00B95E78">
      <w:pPr>
        <w:pStyle w:val="Heading3"/>
        <w:numPr>
          <w:ilvl w:val="2"/>
          <w:numId w:val="85"/>
        </w:numPr>
        <w:rPr>
          <w:ins w:id="2918" w:author="Phuong Giang" w:date="2012-04-15T01:24:00Z"/>
        </w:rPr>
        <w:sectPr w:rsidR="00216602" w:rsidSect="00216602">
          <w:type w:val="continuous"/>
          <w:pgSz w:w="11907" w:h="16840" w:code="9"/>
          <w:pgMar w:top="1134" w:right="851" w:bottom="1134" w:left="1134" w:header="720" w:footer="720" w:gutter="0"/>
          <w:pgNumType w:start="0"/>
          <w:cols w:num="2" w:space="720"/>
          <w:titlePg/>
          <w:docGrid w:linePitch="360"/>
          <w:sectPrChange w:id="2919" w:author="Phuong Giang" w:date="2012-04-15T01:24:00Z">
            <w:sectPr w:rsidR="00216602" w:rsidSect="00216602">
              <w:pgMar w:top="1134" w:right="851" w:bottom="1134" w:left="1134" w:header="720" w:footer="720" w:gutter="0"/>
              <w:cols w:num="1"/>
            </w:sectPr>
          </w:sectPrChange>
        </w:sectPr>
      </w:pPr>
    </w:p>
    <w:p w14:paraId="77875C2C" w14:textId="75BBB0FB" w:rsidR="007E0EBC" w:rsidRPr="00D2320C" w:rsidRDefault="007E0EBC">
      <w:pPr>
        <w:pStyle w:val="Heading3"/>
        <w:numPr>
          <w:ilvl w:val="2"/>
          <w:numId w:val="85"/>
        </w:numPr>
        <w:rPr>
          <w:ins w:id="2920" w:author="Red Army" w:date="2012-04-09T09:54:00Z"/>
        </w:rPr>
        <w:pPrChange w:id="2921" w:author="Phuong Giang" w:date="2012-04-15T00:36:00Z">
          <w:pPr>
            <w:keepNext/>
            <w:keepLines/>
            <w:numPr>
              <w:ilvl w:val="2"/>
              <w:numId w:val="8"/>
            </w:numPr>
            <w:spacing w:before="200" w:after="0"/>
            <w:ind w:left="1080" w:hanging="720"/>
            <w:outlineLvl w:val="3"/>
          </w:pPr>
        </w:pPrChange>
      </w:pPr>
      <w:bookmarkStart w:id="2922" w:name="_Toc322219093"/>
      <w:ins w:id="2923" w:author="Red Army" w:date="2012-04-09T09:09:00Z">
        <w:r w:rsidRPr="00C27767">
          <w:lastRenderedPageBreak/>
          <w:t>Update Knowledge Item</w:t>
        </w:r>
      </w:ins>
      <w:bookmarkEnd w:id="2922"/>
    </w:p>
    <w:p w14:paraId="1E2C1708" w14:textId="1BDB027E" w:rsidR="007B1BC1" w:rsidRPr="009D4FDC" w:rsidRDefault="007B1BC1">
      <w:pPr>
        <w:rPr>
          <w:ins w:id="2924" w:author="Red Army" w:date="2012-04-09T09:54:00Z"/>
        </w:rPr>
        <w:pPrChange w:id="2925" w:author="Red Army" w:date="2012-04-09T10:27:00Z">
          <w:pPr>
            <w:keepNext/>
            <w:keepLines/>
            <w:numPr>
              <w:ilvl w:val="2"/>
              <w:numId w:val="8"/>
            </w:numPr>
            <w:spacing w:before="200" w:after="0"/>
            <w:ind w:left="1080" w:hanging="720"/>
            <w:outlineLvl w:val="3"/>
          </w:pPr>
        </w:pPrChange>
      </w:pPr>
      <w:ins w:id="2926" w:author="Red Army" w:date="2012-04-09T09:54:00Z">
        <w:r w:rsidRPr="009D4FDC">
          <w:t xml:space="preserve">There are 2 </w:t>
        </w:r>
        <w:del w:id="2927" w:author="Phuong Giang" w:date="2012-04-15T00:59:00Z">
          <w:r w:rsidRPr="009D4FDC" w:rsidDel="00931C30">
            <w:delText>methods</w:delText>
          </w:r>
        </w:del>
      </w:ins>
      <w:ins w:id="2928" w:author="Phuong Giang" w:date="2012-04-15T00:59:00Z">
        <w:r w:rsidR="00931C30">
          <w:t>ways</w:t>
        </w:r>
      </w:ins>
      <w:ins w:id="2929" w:author="Red Army" w:date="2012-04-09T09:54:00Z">
        <w:r w:rsidRPr="009D4FDC">
          <w:t xml:space="preserve"> to update a Knowledge Item. </w:t>
        </w:r>
      </w:ins>
    </w:p>
    <w:p w14:paraId="2060877E" w14:textId="77777777" w:rsidR="00216602" w:rsidRDefault="00216602" w:rsidP="00931C30">
      <w:pPr>
        <w:pStyle w:val="ListParagraph"/>
        <w:rPr>
          <w:ins w:id="2930" w:author="Phuong Giang" w:date="2012-04-15T01:22:00Z"/>
          <w:rStyle w:val="IntenseEmphasis"/>
        </w:rPr>
        <w:sectPr w:rsidR="00216602" w:rsidSect="00216602">
          <w:type w:val="continuous"/>
          <w:pgSz w:w="11907" w:h="16840" w:code="9"/>
          <w:pgMar w:top="1134" w:right="851" w:bottom="1134" w:left="1134" w:header="720" w:footer="720" w:gutter="0"/>
          <w:pgNumType w:start="0"/>
          <w:cols w:space="720"/>
          <w:titlePg/>
          <w:docGrid w:linePitch="360"/>
        </w:sectPr>
      </w:pPr>
    </w:p>
    <w:p w14:paraId="20DC87EA" w14:textId="36E23D90" w:rsidR="00931C30" w:rsidRPr="00AC36C6" w:rsidRDefault="00931C30">
      <w:pPr>
        <w:pStyle w:val="ListParagraph"/>
        <w:rPr>
          <w:ins w:id="2931" w:author="Phuong Giang" w:date="2012-04-15T00:59:00Z"/>
          <w:rStyle w:val="IntenseEmphasis"/>
        </w:rPr>
        <w:pPrChange w:id="2932" w:author="Phuong Giang" w:date="2012-04-15T00:59:00Z">
          <w:pPr>
            <w:pStyle w:val="ListParagraph"/>
            <w:numPr>
              <w:numId w:val="63"/>
            </w:numPr>
            <w:tabs>
              <w:tab w:val="num" w:pos="720"/>
            </w:tabs>
            <w:ind w:hanging="360"/>
          </w:pPr>
        </w:pPrChange>
      </w:pPr>
      <w:ins w:id="2933" w:author="Phuong Giang" w:date="2012-04-15T00:59:00Z">
        <w:r w:rsidRPr="00AC36C6">
          <w:rPr>
            <w:rStyle w:val="IntenseEmphasis"/>
          </w:rPr>
          <w:lastRenderedPageBreak/>
          <w:t>1st way</w:t>
        </w:r>
        <w:r>
          <w:t xml:space="preserve"> </w:t>
        </w:r>
        <w:r w:rsidRPr="00AC36C6">
          <w:rPr>
            <w:rStyle w:val="IntenseEmphasis"/>
          </w:rPr>
          <w:t>- From Compose Teaching Plan</w:t>
        </w:r>
      </w:ins>
    </w:p>
    <w:p w14:paraId="5C1410AD" w14:textId="2C7BB507" w:rsidR="00873426" w:rsidDel="00931C30" w:rsidRDefault="00873426">
      <w:pPr>
        <w:numPr>
          <w:ilvl w:val="1"/>
          <w:numId w:val="73"/>
        </w:numPr>
        <w:ind w:left="1080"/>
        <w:rPr>
          <w:ins w:id="2934" w:author="Red Army" w:date="2012-04-09T22:00:00Z"/>
          <w:del w:id="2935" w:author="Phuong Giang" w:date="2012-04-15T00:59:00Z"/>
        </w:rPr>
        <w:pPrChange w:id="2936" w:author="Phuong Giang" w:date="2012-04-15T01:27:00Z">
          <w:pPr/>
        </w:pPrChange>
      </w:pPr>
      <w:ins w:id="2937" w:author="Red Army" w:date="2012-04-09T22:00:00Z">
        <w:del w:id="2938" w:author="Phuong Giang" w:date="2012-04-15T00:59:00Z">
          <w:r w:rsidRPr="00C40C4D" w:rsidDel="00931C30">
            <w:delText xml:space="preserve">Method 1: </w:delText>
          </w:r>
          <w:r w:rsidDel="00931C30">
            <w:delText>From Compose Teaching Plan</w:delText>
          </w:r>
        </w:del>
      </w:ins>
    </w:p>
    <w:p w14:paraId="08D09D95" w14:textId="77777777" w:rsidR="00873426" w:rsidRDefault="00873426">
      <w:pPr>
        <w:pStyle w:val="ListParagraph"/>
        <w:numPr>
          <w:ilvl w:val="1"/>
          <w:numId w:val="73"/>
        </w:numPr>
        <w:ind w:left="1080"/>
        <w:rPr>
          <w:ins w:id="2939" w:author="Red Army" w:date="2012-04-09T22:00:00Z"/>
        </w:rPr>
        <w:pPrChange w:id="2940" w:author="Phuong Giang" w:date="2012-04-15T01:27:00Z">
          <w:pPr>
            <w:pStyle w:val="ListParagraph"/>
            <w:numPr>
              <w:ilvl w:val="1"/>
              <w:numId w:val="54"/>
            </w:numPr>
            <w:ind w:left="1440" w:hanging="360"/>
          </w:pPr>
        </w:pPrChange>
      </w:pPr>
      <w:ins w:id="2941" w:author="Red Army" w:date="2012-04-09T22:00:00Z">
        <w:r>
          <w:t>Click Compose Teaching Plan button.</w:t>
        </w:r>
      </w:ins>
    </w:p>
    <w:p w14:paraId="463A23B6" w14:textId="6CF09E82" w:rsidR="00873426" w:rsidRDefault="00873426">
      <w:pPr>
        <w:pStyle w:val="ListParagraph"/>
        <w:numPr>
          <w:ilvl w:val="1"/>
          <w:numId w:val="73"/>
        </w:numPr>
        <w:ind w:left="1080"/>
        <w:rPr>
          <w:ins w:id="2942" w:author="Red Army" w:date="2012-04-09T22:00:00Z"/>
        </w:rPr>
        <w:pPrChange w:id="2943" w:author="Phuong Giang" w:date="2012-04-15T01:27:00Z">
          <w:pPr>
            <w:pStyle w:val="ListParagraph"/>
            <w:numPr>
              <w:ilvl w:val="1"/>
              <w:numId w:val="54"/>
            </w:numPr>
            <w:ind w:left="1440" w:hanging="360"/>
          </w:pPr>
        </w:pPrChange>
      </w:pPr>
      <w:ins w:id="2944" w:author="Red Army" w:date="2012-04-09T22:00:00Z">
        <w:r>
          <w:t xml:space="preserve">Right Click on </w:t>
        </w:r>
      </w:ins>
      <w:ins w:id="2945" w:author="Red Army" w:date="2012-04-09T22:01:00Z">
        <w:r>
          <w:t xml:space="preserve">selected </w:t>
        </w:r>
      </w:ins>
      <w:ins w:id="2946" w:author="Red Army" w:date="2012-04-09T22:00:00Z">
        <w:r>
          <w:t xml:space="preserve">Knowledge Item </w:t>
        </w:r>
      </w:ins>
      <w:ins w:id="2947" w:author="Red Army" w:date="2012-04-09T22:01:00Z">
        <w:r>
          <w:t xml:space="preserve">on the </w:t>
        </w:r>
      </w:ins>
      <w:ins w:id="2948" w:author="Red Army" w:date="2012-04-09T22:00:00Z">
        <w:r>
          <w:t>list</w:t>
        </w:r>
      </w:ins>
    </w:p>
    <w:p w14:paraId="3F78DB01" w14:textId="6BAE2DBC" w:rsidR="00873426" w:rsidRPr="00C40C4D" w:rsidRDefault="00873426">
      <w:pPr>
        <w:pStyle w:val="ListParagraph"/>
        <w:numPr>
          <w:ilvl w:val="1"/>
          <w:numId w:val="73"/>
        </w:numPr>
        <w:ind w:left="1080"/>
        <w:rPr>
          <w:ins w:id="2949" w:author="Red Army" w:date="2012-04-09T22:00:00Z"/>
        </w:rPr>
        <w:pPrChange w:id="2950" w:author="Phuong Giang" w:date="2012-04-15T01:27:00Z">
          <w:pPr>
            <w:pStyle w:val="ListParagraph"/>
            <w:numPr>
              <w:ilvl w:val="1"/>
              <w:numId w:val="54"/>
            </w:numPr>
            <w:ind w:left="1440" w:hanging="360"/>
          </w:pPr>
        </w:pPrChange>
      </w:pPr>
      <w:ins w:id="2951" w:author="Red Army" w:date="2012-04-09T22:00:00Z">
        <w:r>
          <w:t xml:space="preserve">Select </w:t>
        </w:r>
      </w:ins>
      <w:ins w:id="2952" w:author="Red Army" w:date="2012-04-09T22:01:00Z">
        <w:r>
          <w:t xml:space="preserve">Update </w:t>
        </w:r>
      </w:ins>
      <w:ins w:id="2953" w:author="Red Army" w:date="2012-04-09T22:00:00Z">
        <w:r>
          <w:t>menu.</w:t>
        </w:r>
      </w:ins>
    </w:p>
    <w:p w14:paraId="28B66D9B" w14:textId="77777777" w:rsidR="00931C30" w:rsidRPr="00AC36C6" w:rsidRDefault="00931C30">
      <w:pPr>
        <w:spacing w:after="0"/>
        <w:ind w:left="0"/>
        <w:rPr>
          <w:ins w:id="2954" w:author="Phuong Giang" w:date="2012-04-15T00:59:00Z"/>
          <w:rStyle w:val="IntenseEmphasis"/>
        </w:rPr>
        <w:pPrChange w:id="2955" w:author="Phuong Giang" w:date="2012-04-15T01:37:00Z">
          <w:pPr>
            <w:pStyle w:val="ListParagraph"/>
            <w:numPr>
              <w:numId w:val="63"/>
            </w:numPr>
            <w:tabs>
              <w:tab w:val="num" w:pos="720"/>
            </w:tabs>
            <w:ind w:hanging="360"/>
          </w:pPr>
        </w:pPrChange>
      </w:pPr>
      <w:ins w:id="2956" w:author="Phuong Giang" w:date="2012-04-15T00:59:00Z">
        <w:r w:rsidRPr="00AC36C6">
          <w:rPr>
            <w:rStyle w:val="IntenseEmphasis"/>
          </w:rPr>
          <w:lastRenderedPageBreak/>
          <w:t>2nd wa</w:t>
        </w:r>
        <w:r>
          <w:rPr>
            <w:rStyle w:val="IntenseEmphasis"/>
          </w:rPr>
          <w:t xml:space="preserve">y </w:t>
        </w:r>
        <w:r w:rsidRPr="00AC36C6">
          <w:rPr>
            <w:rStyle w:val="IntenseEmphasis"/>
          </w:rPr>
          <w:t>- From Manage Knowledge Item</w:t>
        </w:r>
      </w:ins>
    </w:p>
    <w:p w14:paraId="1A767FB2" w14:textId="1A437399" w:rsidR="00873426" w:rsidDel="00931C30" w:rsidRDefault="00873426">
      <w:pPr>
        <w:ind w:left="360"/>
        <w:rPr>
          <w:ins w:id="2957" w:author="Red Army" w:date="2012-04-09T22:00:00Z"/>
          <w:del w:id="2958" w:author="Phuong Giang" w:date="2012-04-15T00:59:00Z"/>
        </w:rPr>
        <w:pPrChange w:id="2959" w:author="Phuong Giang" w:date="2012-04-15T01:37:00Z">
          <w:pPr/>
        </w:pPrChange>
      </w:pPr>
      <w:ins w:id="2960" w:author="Red Army" w:date="2012-04-09T22:00:00Z">
        <w:del w:id="2961" w:author="Phuong Giang" w:date="2012-04-15T00:59:00Z">
          <w:r w:rsidRPr="00C40C4D" w:rsidDel="00931C30">
            <w:delText>Method 2:</w:delText>
          </w:r>
          <w:r w:rsidDel="00931C30">
            <w:delText xml:space="preserve"> From Manage </w:delText>
          </w:r>
        </w:del>
      </w:ins>
      <w:ins w:id="2962" w:author="Red Army" w:date="2012-04-09T22:16:00Z">
        <w:del w:id="2963" w:author="Phuong Giang" w:date="2012-04-15T00:59:00Z">
          <w:r w:rsidR="006F0665" w:rsidRPr="00C40C4D" w:rsidDel="00931C30">
            <w:delText>Knowledge Item</w:delText>
          </w:r>
        </w:del>
      </w:ins>
    </w:p>
    <w:p w14:paraId="4F0D8A55" w14:textId="77777777" w:rsidR="00873426" w:rsidRDefault="00873426">
      <w:pPr>
        <w:pStyle w:val="ListParagraph"/>
        <w:numPr>
          <w:ilvl w:val="1"/>
          <w:numId w:val="64"/>
        </w:numPr>
        <w:ind w:left="360"/>
        <w:rPr>
          <w:ins w:id="2964" w:author="Red Army" w:date="2012-04-09T22:00:00Z"/>
        </w:rPr>
        <w:pPrChange w:id="2965" w:author="Phuong Giang" w:date="2012-04-15T01:37:00Z">
          <w:pPr>
            <w:pStyle w:val="ListParagraph"/>
            <w:numPr>
              <w:ilvl w:val="1"/>
              <w:numId w:val="62"/>
            </w:numPr>
            <w:ind w:left="1440" w:hanging="360"/>
          </w:pPr>
        </w:pPrChange>
      </w:pPr>
      <w:ins w:id="2966" w:author="Red Army" w:date="2012-04-09T22:00:00Z">
        <w:r>
          <w:t xml:space="preserve">Click Manage Knowledge Item button. </w:t>
        </w:r>
      </w:ins>
    </w:p>
    <w:p w14:paraId="5580C155" w14:textId="1E28B2B7" w:rsidR="00873426" w:rsidRDefault="00873426">
      <w:pPr>
        <w:pStyle w:val="ListParagraph"/>
        <w:numPr>
          <w:ilvl w:val="1"/>
          <w:numId w:val="64"/>
        </w:numPr>
        <w:ind w:left="360"/>
        <w:rPr>
          <w:ins w:id="2967" w:author="Red Army" w:date="2012-04-09T22:00:00Z"/>
        </w:rPr>
        <w:pPrChange w:id="2968" w:author="Phuong Giang" w:date="2012-04-15T01:37:00Z">
          <w:pPr>
            <w:pStyle w:val="ListParagraph"/>
            <w:numPr>
              <w:ilvl w:val="1"/>
              <w:numId w:val="62"/>
            </w:numPr>
            <w:ind w:left="1440" w:hanging="360"/>
          </w:pPr>
        </w:pPrChange>
      </w:pPr>
      <w:ins w:id="2969" w:author="Red Army" w:date="2012-04-09T22:01:00Z">
        <w:r>
          <w:t>Select</w:t>
        </w:r>
      </w:ins>
      <w:ins w:id="2970" w:author="Red Army" w:date="2012-04-09T22:00:00Z">
        <w:r>
          <w:t xml:space="preserve"> Knowledge Item </w:t>
        </w:r>
      </w:ins>
      <w:ins w:id="2971" w:author="Red Army" w:date="2012-04-09T22:01:00Z">
        <w:r>
          <w:t xml:space="preserve">on the </w:t>
        </w:r>
      </w:ins>
      <w:ins w:id="2972" w:author="Red Army" w:date="2012-04-09T22:00:00Z">
        <w:r>
          <w:t>list</w:t>
        </w:r>
      </w:ins>
    </w:p>
    <w:p w14:paraId="4785CDA5" w14:textId="1D279AE4" w:rsidR="00873426" w:rsidRPr="00C40C4D" w:rsidRDefault="00873426">
      <w:pPr>
        <w:pStyle w:val="ListParagraph"/>
        <w:numPr>
          <w:ilvl w:val="1"/>
          <w:numId w:val="64"/>
        </w:numPr>
        <w:ind w:left="360"/>
        <w:rPr>
          <w:ins w:id="2973" w:author="Red Army" w:date="2012-04-09T22:00:00Z"/>
        </w:rPr>
        <w:pPrChange w:id="2974" w:author="Phuong Giang" w:date="2012-04-15T01:37:00Z">
          <w:pPr>
            <w:pStyle w:val="ListParagraph"/>
            <w:numPr>
              <w:ilvl w:val="1"/>
              <w:numId w:val="62"/>
            </w:numPr>
            <w:ind w:left="1440" w:hanging="360"/>
          </w:pPr>
        </w:pPrChange>
      </w:pPr>
      <w:ins w:id="2975" w:author="Red Army" w:date="2012-04-09T22:01:00Z">
        <w:r>
          <w:t>Click Edit button on Knowledge Item Editor</w:t>
        </w:r>
      </w:ins>
      <w:ins w:id="2976" w:author="Red Army" w:date="2012-04-09T22:00:00Z">
        <w:r>
          <w:t>.</w:t>
        </w:r>
      </w:ins>
    </w:p>
    <w:p w14:paraId="12DF9259" w14:textId="77777777" w:rsidR="00216602" w:rsidRDefault="00216602" w:rsidP="00B95E78">
      <w:pPr>
        <w:pStyle w:val="Heading3"/>
        <w:numPr>
          <w:ilvl w:val="2"/>
          <w:numId w:val="85"/>
        </w:numPr>
        <w:rPr>
          <w:ins w:id="2977" w:author="Phuong Giang" w:date="2012-04-15T01:22:00Z"/>
        </w:rPr>
        <w:sectPr w:rsidR="00216602" w:rsidSect="00216602">
          <w:type w:val="continuous"/>
          <w:pgSz w:w="11907" w:h="16840" w:code="9"/>
          <w:pgMar w:top="1134" w:right="851" w:bottom="1134" w:left="1134" w:header="720" w:footer="720" w:gutter="0"/>
          <w:pgNumType w:start="0"/>
          <w:cols w:num="2" w:space="720"/>
          <w:titlePg/>
          <w:docGrid w:linePitch="360"/>
          <w:sectPrChange w:id="2978" w:author="Phuong Giang" w:date="2012-04-15T01:22:00Z">
            <w:sectPr w:rsidR="00216602" w:rsidSect="00216602">
              <w:pgMar w:top="1134" w:right="851" w:bottom="1134" w:left="1134" w:header="720" w:footer="720" w:gutter="0"/>
              <w:cols w:num="1"/>
            </w:sectPr>
          </w:sectPrChange>
        </w:sectPr>
      </w:pPr>
    </w:p>
    <w:p w14:paraId="540370EF" w14:textId="323ABFDF" w:rsidR="007E0EBC" w:rsidRPr="00C27767" w:rsidRDefault="007E0EBC">
      <w:pPr>
        <w:pStyle w:val="Heading3"/>
        <w:numPr>
          <w:ilvl w:val="2"/>
          <w:numId w:val="85"/>
        </w:numPr>
        <w:rPr>
          <w:ins w:id="2979" w:author="Red Army" w:date="2012-04-09T09:51:00Z"/>
        </w:rPr>
        <w:pPrChange w:id="2980" w:author="Phuong Giang" w:date="2012-04-15T00:36:00Z">
          <w:pPr>
            <w:keepNext/>
            <w:keepLines/>
            <w:numPr>
              <w:ilvl w:val="2"/>
              <w:numId w:val="8"/>
            </w:numPr>
            <w:spacing w:before="200" w:after="0"/>
            <w:ind w:left="1080" w:hanging="720"/>
            <w:outlineLvl w:val="3"/>
          </w:pPr>
        </w:pPrChange>
      </w:pPr>
      <w:bookmarkStart w:id="2981" w:name="_Toc322219094"/>
      <w:ins w:id="2982" w:author="Red Army" w:date="2012-04-09T09:09:00Z">
        <w:r w:rsidRPr="00441741">
          <w:lastRenderedPageBreak/>
          <w:t>Delete Knowledge Item</w:t>
        </w:r>
      </w:ins>
      <w:bookmarkEnd w:id="2981"/>
    </w:p>
    <w:p w14:paraId="679660A6" w14:textId="42068DE1" w:rsidR="007B1BC1" w:rsidRPr="009D4FDC" w:rsidRDefault="007B1BC1">
      <w:pPr>
        <w:rPr>
          <w:ins w:id="2983" w:author="Red Army" w:date="2012-04-09T09:54:00Z"/>
        </w:rPr>
        <w:pPrChange w:id="2984" w:author="Red Army" w:date="2012-04-09T10:27:00Z">
          <w:pPr>
            <w:keepNext/>
            <w:keepLines/>
            <w:numPr>
              <w:ilvl w:val="2"/>
              <w:numId w:val="8"/>
            </w:numPr>
            <w:spacing w:before="200" w:after="0"/>
            <w:ind w:left="1080" w:hanging="720"/>
            <w:outlineLvl w:val="3"/>
          </w:pPr>
        </w:pPrChange>
      </w:pPr>
      <w:ins w:id="2985" w:author="Red Army" w:date="2012-04-09T09:54:00Z">
        <w:r w:rsidRPr="009D4FDC">
          <w:t xml:space="preserve">There are 2 </w:t>
        </w:r>
        <w:del w:id="2986" w:author="Phuong Giang" w:date="2012-04-15T00:59:00Z">
          <w:r w:rsidRPr="009D4FDC" w:rsidDel="00931C30">
            <w:delText>methods</w:delText>
          </w:r>
        </w:del>
      </w:ins>
      <w:ins w:id="2987" w:author="Phuong Giang" w:date="2012-04-15T00:59:00Z">
        <w:r w:rsidR="00931C30">
          <w:t>ways</w:t>
        </w:r>
      </w:ins>
      <w:ins w:id="2988" w:author="Red Army" w:date="2012-04-09T09:54:00Z">
        <w:r w:rsidRPr="009D4FDC">
          <w:t xml:space="preserve"> to </w:t>
        </w:r>
      </w:ins>
      <w:ins w:id="2989" w:author="Red Army" w:date="2012-04-09T22:16:00Z">
        <w:r w:rsidR="006F0665">
          <w:t>delete</w:t>
        </w:r>
      </w:ins>
      <w:ins w:id="2990" w:author="Red Army" w:date="2012-04-09T09:54:00Z">
        <w:r w:rsidRPr="009D4FDC">
          <w:t xml:space="preserve"> a Knowledge Item.</w:t>
        </w:r>
      </w:ins>
    </w:p>
    <w:p w14:paraId="2310926B" w14:textId="77777777" w:rsidR="00216602" w:rsidRDefault="00216602" w:rsidP="00931C30">
      <w:pPr>
        <w:pStyle w:val="ListParagraph"/>
        <w:rPr>
          <w:ins w:id="2991" w:author="Phuong Giang" w:date="2012-04-15T01:23:00Z"/>
          <w:rStyle w:val="IntenseEmphasis"/>
        </w:rPr>
        <w:sectPr w:rsidR="00216602" w:rsidSect="00216602">
          <w:type w:val="continuous"/>
          <w:pgSz w:w="11907" w:h="16840" w:code="9"/>
          <w:pgMar w:top="1134" w:right="851" w:bottom="1134" w:left="1134" w:header="720" w:footer="720" w:gutter="0"/>
          <w:pgNumType w:start="0"/>
          <w:cols w:space="720"/>
          <w:titlePg/>
          <w:docGrid w:linePitch="360"/>
        </w:sectPr>
      </w:pPr>
    </w:p>
    <w:p w14:paraId="4277B75E" w14:textId="25FE2CFC" w:rsidR="00931C30" w:rsidRPr="00AC36C6" w:rsidRDefault="00931C30">
      <w:pPr>
        <w:pStyle w:val="ListParagraph"/>
        <w:rPr>
          <w:ins w:id="2992" w:author="Phuong Giang" w:date="2012-04-15T00:59:00Z"/>
          <w:rStyle w:val="IntenseEmphasis"/>
        </w:rPr>
        <w:pPrChange w:id="2993" w:author="Phuong Giang" w:date="2012-04-15T00:59:00Z">
          <w:pPr>
            <w:pStyle w:val="ListParagraph"/>
            <w:numPr>
              <w:numId w:val="66"/>
            </w:numPr>
            <w:tabs>
              <w:tab w:val="num" w:pos="720"/>
            </w:tabs>
            <w:ind w:hanging="360"/>
          </w:pPr>
        </w:pPrChange>
      </w:pPr>
      <w:ins w:id="2994" w:author="Phuong Giang" w:date="2012-04-15T00:59:00Z">
        <w:r w:rsidRPr="00AC36C6">
          <w:rPr>
            <w:rStyle w:val="IntenseEmphasis"/>
          </w:rPr>
          <w:lastRenderedPageBreak/>
          <w:t>1st way</w:t>
        </w:r>
        <w:r>
          <w:t xml:space="preserve"> </w:t>
        </w:r>
        <w:r w:rsidRPr="00AC36C6">
          <w:rPr>
            <w:rStyle w:val="IntenseEmphasis"/>
          </w:rPr>
          <w:t>- From Compose Teaching Plan</w:t>
        </w:r>
      </w:ins>
    </w:p>
    <w:p w14:paraId="0456F080" w14:textId="4D3341FF" w:rsidR="00873426" w:rsidDel="00931C30" w:rsidRDefault="00873426">
      <w:pPr>
        <w:numPr>
          <w:ilvl w:val="1"/>
          <w:numId w:val="86"/>
        </w:numPr>
        <w:ind w:left="1080"/>
        <w:rPr>
          <w:ins w:id="2995" w:author="Red Army" w:date="2012-04-09T22:02:00Z"/>
          <w:del w:id="2996" w:author="Phuong Giang" w:date="2012-04-15T00:59:00Z"/>
        </w:rPr>
        <w:pPrChange w:id="2997" w:author="Phuong Giang" w:date="2012-04-15T01:28:00Z">
          <w:pPr/>
        </w:pPrChange>
      </w:pPr>
      <w:ins w:id="2998" w:author="Red Army" w:date="2012-04-09T22:02:00Z">
        <w:del w:id="2999" w:author="Phuong Giang" w:date="2012-04-15T00:59:00Z">
          <w:r w:rsidRPr="00C40C4D" w:rsidDel="00931C30">
            <w:delText xml:space="preserve">Method 1: </w:delText>
          </w:r>
          <w:r w:rsidDel="00931C30">
            <w:delText>From Compose Teaching Plan</w:delText>
          </w:r>
        </w:del>
      </w:ins>
    </w:p>
    <w:p w14:paraId="16552144" w14:textId="77777777" w:rsidR="00873426" w:rsidRDefault="00873426">
      <w:pPr>
        <w:pStyle w:val="ListParagraph"/>
        <w:numPr>
          <w:ilvl w:val="1"/>
          <w:numId w:val="86"/>
        </w:numPr>
        <w:ind w:left="1080"/>
        <w:rPr>
          <w:ins w:id="3000" w:author="Red Army" w:date="2012-04-09T22:02:00Z"/>
        </w:rPr>
        <w:pPrChange w:id="3001" w:author="Phuong Giang" w:date="2012-04-15T01:28:00Z">
          <w:pPr>
            <w:pStyle w:val="ListParagraph"/>
            <w:numPr>
              <w:ilvl w:val="1"/>
              <w:numId w:val="54"/>
            </w:numPr>
            <w:ind w:left="1440" w:hanging="360"/>
          </w:pPr>
        </w:pPrChange>
      </w:pPr>
      <w:ins w:id="3002" w:author="Red Army" w:date="2012-04-09T22:02:00Z">
        <w:r>
          <w:t>Click Compose Teaching Plan button.</w:t>
        </w:r>
      </w:ins>
    </w:p>
    <w:p w14:paraId="5AE9DB1C" w14:textId="77777777" w:rsidR="00873426" w:rsidRDefault="00873426">
      <w:pPr>
        <w:pStyle w:val="ListParagraph"/>
        <w:numPr>
          <w:ilvl w:val="1"/>
          <w:numId w:val="86"/>
        </w:numPr>
        <w:ind w:left="1080"/>
        <w:rPr>
          <w:ins w:id="3003" w:author="Red Army" w:date="2012-04-09T22:02:00Z"/>
        </w:rPr>
        <w:pPrChange w:id="3004" w:author="Phuong Giang" w:date="2012-04-15T01:28:00Z">
          <w:pPr>
            <w:pStyle w:val="ListParagraph"/>
            <w:numPr>
              <w:ilvl w:val="1"/>
              <w:numId w:val="54"/>
            </w:numPr>
            <w:ind w:left="1440" w:hanging="360"/>
          </w:pPr>
        </w:pPrChange>
      </w:pPr>
      <w:ins w:id="3005" w:author="Red Army" w:date="2012-04-09T22:02:00Z">
        <w:r>
          <w:t>Right Click on Knowledge Item list</w:t>
        </w:r>
      </w:ins>
    </w:p>
    <w:p w14:paraId="58879DDB" w14:textId="16B97CBC" w:rsidR="00873426" w:rsidRPr="00C40C4D" w:rsidRDefault="00873426">
      <w:pPr>
        <w:pStyle w:val="ListParagraph"/>
        <w:numPr>
          <w:ilvl w:val="1"/>
          <w:numId w:val="86"/>
        </w:numPr>
        <w:ind w:left="1080"/>
        <w:rPr>
          <w:ins w:id="3006" w:author="Red Army" w:date="2012-04-09T22:02:00Z"/>
        </w:rPr>
        <w:pPrChange w:id="3007" w:author="Phuong Giang" w:date="2012-04-15T01:28:00Z">
          <w:pPr>
            <w:pStyle w:val="ListParagraph"/>
            <w:numPr>
              <w:ilvl w:val="1"/>
              <w:numId w:val="54"/>
            </w:numPr>
            <w:ind w:left="1440" w:hanging="360"/>
          </w:pPr>
        </w:pPrChange>
      </w:pPr>
      <w:ins w:id="3008" w:author="Red Army" w:date="2012-04-09T22:02:00Z">
        <w:r>
          <w:lastRenderedPageBreak/>
          <w:t>Select Delete menu.</w:t>
        </w:r>
      </w:ins>
    </w:p>
    <w:p w14:paraId="52041202" w14:textId="77777777" w:rsidR="00931C30" w:rsidRPr="00AC36C6" w:rsidRDefault="00931C30">
      <w:pPr>
        <w:spacing w:after="0"/>
        <w:ind w:left="0"/>
        <w:rPr>
          <w:ins w:id="3009" w:author="Phuong Giang" w:date="2012-04-15T01:00:00Z"/>
          <w:rStyle w:val="IntenseEmphasis"/>
        </w:rPr>
        <w:pPrChange w:id="3010" w:author="Phuong Giang" w:date="2012-04-15T01:31:00Z">
          <w:pPr>
            <w:pStyle w:val="ListParagraph"/>
            <w:numPr>
              <w:numId w:val="66"/>
            </w:numPr>
            <w:tabs>
              <w:tab w:val="num" w:pos="720"/>
            </w:tabs>
            <w:ind w:hanging="360"/>
          </w:pPr>
        </w:pPrChange>
      </w:pPr>
      <w:ins w:id="3011" w:author="Phuong Giang" w:date="2012-04-15T01:00:00Z">
        <w:r w:rsidRPr="00AC36C6">
          <w:rPr>
            <w:rStyle w:val="IntenseEmphasis"/>
          </w:rPr>
          <w:t>2nd wa</w:t>
        </w:r>
        <w:r>
          <w:rPr>
            <w:rStyle w:val="IntenseEmphasis"/>
          </w:rPr>
          <w:t xml:space="preserve">y </w:t>
        </w:r>
        <w:r w:rsidRPr="00AC36C6">
          <w:rPr>
            <w:rStyle w:val="IntenseEmphasis"/>
          </w:rPr>
          <w:t>- From Manage Knowledge Item</w:t>
        </w:r>
      </w:ins>
    </w:p>
    <w:p w14:paraId="65BFCED8" w14:textId="08F249C0" w:rsidR="00873426" w:rsidDel="00931C30" w:rsidRDefault="00873426">
      <w:pPr>
        <w:spacing w:after="0"/>
        <w:ind w:left="360"/>
        <w:rPr>
          <w:ins w:id="3012" w:author="Red Army" w:date="2012-04-09T22:02:00Z"/>
          <w:del w:id="3013" w:author="Phuong Giang" w:date="2012-04-15T01:00:00Z"/>
        </w:rPr>
        <w:pPrChange w:id="3014" w:author="Phuong Giang" w:date="2012-04-15T01:31:00Z">
          <w:pPr/>
        </w:pPrChange>
      </w:pPr>
      <w:ins w:id="3015" w:author="Red Army" w:date="2012-04-09T22:02:00Z">
        <w:del w:id="3016" w:author="Phuong Giang" w:date="2012-04-15T01:00:00Z">
          <w:r w:rsidRPr="00C40C4D" w:rsidDel="00931C30">
            <w:delText>Method 2:</w:delText>
          </w:r>
          <w:r w:rsidDel="00931C30">
            <w:delText xml:space="preserve"> From Manage Teaching Plan</w:delText>
          </w:r>
        </w:del>
      </w:ins>
    </w:p>
    <w:p w14:paraId="0A6F3114" w14:textId="77777777" w:rsidR="00873426" w:rsidRDefault="00873426">
      <w:pPr>
        <w:pStyle w:val="ListParagraph"/>
        <w:numPr>
          <w:ilvl w:val="1"/>
          <w:numId w:val="67"/>
        </w:numPr>
        <w:spacing w:after="0"/>
        <w:ind w:left="360"/>
        <w:rPr>
          <w:ins w:id="3017" w:author="Red Army" w:date="2012-04-09T22:02:00Z"/>
        </w:rPr>
        <w:pPrChange w:id="3018" w:author="Phuong Giang" w:date="2012-04-15T01:31:00Z">
          <w:pPr>
            <w:pStyle w:val="ListParagraph"/>
            <w:numPr>
              <w:ilvl w:val="1"/>
              <w:numId w:val="62"/>
            </w:numPr>
            <w:ind w:left="1440" w:hanging="360"/>
          </w:pPr>
        </w:pPrChange>
      </w:pPr>
      <w:ins w:id="3019" w:author="Red Army" w:date="2012-04-09T22:02:00Z">
        <w:r>
          <w:t xml:space="preserve">Click Manage Knowledge Item button. </w:t>
        </w:r>
      </w:ins>
    </w:p>
    <w:p w14:paraId="66BA825D" w14:textId="77777777" w:rsidR="00873426" w:rsidRDefault="00873426">
      <w:pPr>
        <w:pStyle w:val="ListParagraph"/>
        <w:numPr>
          <w:ilvl w:val="1"/>
          <w:numId w:val="67"/>
        </w:numPr>
        <w:ind w:left="360"/>
        <w:rPr>
          <w:ins w:id="3020" w:author="Red Army" w:date="2012-04-09T22:02:00Z"/>
        </w:rPr>
        <w:pPrChange w:id="3021" w:author="Phuong Giang" w:date="2012-04-15T01:31:00Z">
          <w:pPr>
            <w:pStyle w:val="ListParagraph"/>
            <w:numPr>
              <w:ilvl w:val="1"/>
              <w:numId w:val="62"/>
            </w:numPr>
            <w:ind w:left="1440" w:hanging="360"/>
          </w:pPr>
        </w:pPrChange>
      </w:pPr>
      <w:ins w:id="3022" w:author="Red Army" w:date="2012-04-09T22:02:00Z">
        <w:r>
          <w:t>Right Click on Knowledge Item list</w:t>
        </w:r>
      </w:ins>
    </w:p>
    <w:p w14:paraId="1C28092C" w14:textId="55602735" w:rsidR="00873426" w:rsidRPr="00C40C4D" w:rsidRDefault="00873426">
      <w:pPr>
        <w:pStyle w:val="ListParagraph"/>
        <w:numPr>
          <w:ilvl w:val="1"/>
          <w:numId w:val="67"/>
        </w:numPr>
        <w:ind w:left="360"/>
        <w:rPr>
          <w:ins w:id="3023" w:author="Red Army" w:date="2012-04-09T22:02:00Z"/>
        </w:rPr>
        <w:pPrChange w:id="3024" w:author="Phuong Giang" w:date="2012-04-15T01:31:00Z">
          <w:pPr>
            <w:pStyle w:val="ListParagraph"/>
            <w:numPr>
              <w:ilvl w:val="1"/>
              <w:numId w:val="62"/>
            </w:numPr>
            <w:ind w:left="1440" w:hanging="360"/>
          </w:pPr>
        </w:pPrChange>
      </w:pPr>
      <w:ins w:id="3025" w:author="Red Army" w:date="2012-04-09T22:02:00Z">
        <w:r>
          <w:t>Select Delete menu.</w:t>
        </w:r>
      </w:ins>
    </w:p>
    <w:p w14:paraId="6F639AC5" w14:textId="77777777" w:rsidR="00216602" w:rsidRDefault="00216602" w:rsidP="00F44DE5">
      <w:pPr>
        <w:pStyle w:val="Heading3"/>
        <w:numPr>
          <w:ilvl w:val="2"/>
          <w:numId w:val="85"/>
        </w:numPr>
        <w:rPr>
          <w:ins w:id="3026" w:author="Phuong Giang" w:date="2012-04-15T01:23:00Z"/>
        </w:rPr>
        <w:sectPr w:rsidR="00216602" w:rsidSect="00216602">
          <w:type w:val="continuous"/>
          <w:pgSz w:w="11907" w:h="16840" w:code="9"/>
          <w:pgMar w:top="1134" w:right="851" w:bottom="1134" w:left="1134" w:header="720" w:footer="720" w:gutter="0"/>
          <w:pgNumType w:start="0"/>
          <w:cols w:num="2" w:space="720"/>
          <w:titlePg/>
          <w:docGrid w:linePitch="360"/>
          <w:sectPrChange w:id="3027" w:author="Phuong Giang" w:date="2012-04-15T01:23:00Z">
            <w:sectPr w:rsidR="00216602" w:rsidSect="00216602">
              <w:pgMar w:top="1134" w:right="851" w:bottom="1134" w:left="1134" w:header="720" w:footer="720" w:gutter="0"/>
              <w:cols w:num="1"/>
            </w:sectPr>
          </w:sectPrChange>
        </w:sectPr>
      </w:pPr>
    </w:p>
    <w:p w14:paraId="37DA0B1C" w14:textId="4DCDE8AA" w:rsidR="007E0EBC" w:rsidRPr="00C27767" w:rsidDel="00F44DE5" w:rsidRDefault="007E0EBC">
      <w:pPr>
        <w:pStyle w:val="Heading3"/>
        <w:numPr>
          <w:ilvl w:val="2"/>
          <w:numId w:val="85"/>
        </w:numPr>
        <w:rPr>
          <w:ins w:id="3028" w:author="Red Army" w:date="2012-04-09T09:55:00Z"/>
          <w:del w:id="3029" w:author="Phuong Giang" w:date="2012-04-15T01:00:00Z"/>
        </w:rPr>
        <w:pPrChange w:id="3030" w:author="Red Army" w:date="2012-04-09T10:27:00Z">
          <w:pPr>
            <w:keepNext/>
            <w:keepLines/>
            <w:numPr>
              <w:ilvl w:val="2"/>
              <w:numId w:val="8"/>
            </w:numPr>
            <w:spacing w:before="200" w:after="0"/>
            <w:ind w:left="1080" w:hanging="720"/>
            <w:outlineLvl w:val="3"/>
          </w:pPr>
        </w:pPrChange>
      </w:pPr>
      <w:bookmarkStart w:id="3031" w:name="_Toc322219095"/>
      <w:ins w:id="3032" w:author="Red Army" w:date="2012-04-09T09:12:00Z">
        <w:r w:rsidRPr="00441741">
          <w:lastRenderedPageBreak/>
          <w:t>Search Knowledge Item</w:t>
        </w:r>
      </w:ins>
      <w:bookmarkEnd w:id="3031"/>
    </w:p>
    <w:p w14:paraId="5926DB1E" w14:textId="20BFC365" w:rsidR="007B1BC1" w:rsidRDefault="007B1BC1">
      <w:pPr>
        <w:pStyle w:val="Heading3"/>
        <w:numPr>
          <w:ilvl w:val="2"/>
          <w:numId w:val="85"/>
        </w:numPr>
        <w:rPr>
          <w:ins w:id="3033" w:author="Red Army" w:date="2012-04-09T22:03:00Z"/>
        </w:rPr>
        <w:pPrChange w:id="3034" w:author="Red Army" w:date="2012-04-09T10:27:00Z">
          <w:pPr>
            <w:keepNext/>
            <w:keepLines/>
            <w:numPr>
              <w:ilvl w:val="2"/>
              <w:numId w:val="8"/>
            </w:numPr>
            <w:spacing w:before="200" w:after="0"/>
            <w:ind w:left="1080" w:hanging="720"/>
            <w:outlineLvl w:val="3"/>
          </w:pPr>
        </w:pPrChange>
      </w:pPr>
      <w:ins w:id="3035" w:author="Red Army" w:date="2012-04-09T09:55:00Z">
        <w:del w:id="3036" w:author="Phuong Giang" w:date="2012-04-15T01:00:00Z">
          <w:r w:rsidRPr="009D4FDC" w:rsidDel="00F44DE5">
            <w:delText>Instructions:</w:delText>
          </w:r>
        </w:del>
      </w:ins>
      <w:bookmarkStart w:id="3037" w:name="_Toc322219096"/>
      <w:bookmarkEnd w:id="3037"/>
    </w:p>
    <w:p w14:paraId="452076E4" w14:textId="77777777" w:rsidR="00F44DE5" w:rsidRDefault="00873426">
      <w:pPr>
        <w:pStyle w:val="ListParagraph"/>
        <w:numPr>
          <w:ilvl w:val="1"/>
          <w:numId w:val="87"/>
        </w:numPr>
        <w:rPr>
          <w:ins w:id="3038" w:author="Phuong Giang" w:date="2012-04-15T01:00:00Z"/>
        </w:rPr>
        <w:pPrChange w:id="3039" w:author="Phuong Giang" w:date="2012-04-15T01:28:00Z">
          <w:pPr>
            <w:pStyle w:val="ListParagraph"/>
            <w:numPr>
              <w:ilvl w:val="1"/>
              <w:numId w:val="68"/>
            </w:numPr>
            <w:ind w:left="1440" w:hanging="360"/>
          </w:pPr>
        </w:pPrChange>
      </w:pPr>
      <w:ins w:id="3040" w:author="Red Army" w:date="2012-04-09T22:03:00Z">
        <w:r>
          <w:t>Click Compose Teaching Plan button</w:t>
        </w:r>
      </w:ins>
      <w:ins w:id="3041" w:author="Phuong Giang" w:date="2012-04-15T01:00:00Z">
        <w:r w:rsidR="00F44DE5">
          <w:t xml:space="preserve"> </w:t>
        </w:r>
      </w:ins>
    </w:p>
    <w:p w14:paraId="06F096C9" w14:textId="3FA6B230" w:rsidR="003D6B85" w:rsidRPr="003D6B85" w:rsidRDefault="00F44DE5">
      <w:pPr>
        <w:pStyle w:val="ListParagraph"/>
        <w:numPr>
          <w:ilvl w:val="1"/>
          <w:numId w:val="87"/>
        </w:numPr>
        <w:rPr>
          <w:ins w:id="3042" w:author="Red Army" w:date="2012-04-09T22:03:00Z"/>
        </w:rPr>
        <w:pPrChange w:id="3043" w:author="Phuong Giang" w:date="2012-04-15T01:28:00Z">
          <w:pPr>
            <w:pStyle w:val="ListParagraph"/>
            <w:numPr>
              <w:ilvl w:val="1"/>
              <w:numId w:val="68"/>
            </w:numPr>
            <w:ind w:left="1440" w:hanging="360"/>
          </w:pPr>
        </w:pPrChange>
      </w:pPr>
      <w:ins w:id="3044" w:author="Phuong Giang" w:date="2012-04-15T01:00:00Z">
        <w:r>
          <w:t>OR</w:t>
        </w:r>
      </w:ins>
      <w:ins w:id="3045" w:author="Red Army" w:date="2012-04-09T22:03:00Z">
        <w:del w:id="3046" w:author="Phuong Giang" w:date="2012-04-15T01:00:00Z">
          <w:r w:rsidR="00873426" w:rsidDel="00F44DE5">
            <w:delText xml:space="preserve"> or</w:delText>
          </w:r>
        </w:del>
        <w:r w:rsidR="00873426">
          <w:t xml:space="preserve"> </w:t>
        </w:r>
        <w:r w:rsidR="003D6B85" w:rsidRPr="003D6B85">
          <w:t xml:space="preserve">Click Manage Knowledge Item button. </w:t>
        </w:r>
      </w:ins>
    </w:p>
    <w:p w14:paraId="24DED5D8" w14:textId="0096681A" w:rsidR="00873426" w:rsidRDefault="003D6B85">
      <w:pPr>
        <w:pStyle w:val="ListParagraph"/>
        <w:numPr>
          <w:ilvl w:val="1"/>
          <w:numId w:val="87"/>
        </w:numPr>
        <w:rPr>
          <w:ins w:id="3047" w:author="Red Army" w:date="2012-04-09T22:03:00Z"/>
        </w:rPr>
        <w:pPrChange w:id="3048" w:author="Phuong Giang" w:date="2012-04-15T01:28:00Z">
          <w:pPr>
            <w:keepNext/>
            <w:keepLines/>
            <w:numPr>
              <w:ilvl w:val="2"/>
              <w:numId w:val="8"/>
            </w:numPr>
            <w:spacing w:before="200" w:after="0"/>
            <w:ind w:left="1080" w:hanging="720"/>
            <w:outlineLvl w:val="3"/>
          </w:pPr>
        </w:pPrChange>
      </w:pPr>
      <w:ins w:id="3049" w:author="Red Army" w:date="2012-04-09T22:03:00Z">
        <w:r>
          <w:t xml:space="preserve">Input search </w:t>
        </w:r>
      </w:ins>
      <w:ins w:id="3050" w:author="Red Army" w:date="2012-04-09T22:04:00Z">
        <w:r>
          <w:t>c</w:t>
        </w:r>
      </w:ins>
      <w:ins w:id="3051" w:author="Red Army" w:date="2012-04-09T22:03:00Z">
        <w:r>
          <w:t>ondition</w:t>
        </w:r>
      </w:ins>
      <w:ins w:id="3052" w:author="Red Army" w:date="2012-04-09T22:04:00Z">
        <w:r>
          <w:t>s</w:t>
        </w:r>
      </w:ins>
      <w:ins w:id="3053" w:author="Red Army" w:date="2012-04-09T22:03:00Z">
        <w:r>
          <w:t xml:space="preserve"> on </w:t>
        </w:r>
      </w:ins>
      <w:ins w:id="3054" w:author="Red Army" w:date="2012-04-09T22:04:00Z">
        <w:r>
          <w:t>Knowledge Item list.</w:t>
        </w:r>
      </w:ins>
    </w:p>
    <w:p w14:paraId="579E72A9" w14:textId="784492AB" w:rsidR="003D6B85" w:rsidRPr="00441741" w:rsidRDefault="003D6B85">
      <w:pPr>
        <w:pStyle w:val="ListParagraph"/>
        <w:numPr>
          <w:ilvl w:val="1"/>
          <w:numId w:val="87"/>
        </w:numPr>
        <w:rPr>
          <w:ins w:id="3055" w:author="Red Army" w:date="2012-04-09T09:05:00Z"/>
        </w:rPr>
        <w:pPrChange w:id="3056" w:author="Phuong Giang" w:date="2012-04-15T01:28:00Z">
          <w:pPr>
            <w:keepNext/>
            <w:keepLines/>
            <w:numPr>
              <w:ilvl w:val="2"/>
              <w:numId w:val="8"/>
            </w:numPr>
            <w:spacing w:before="200" w:after="0"/>
            <w:ind w:left="1080" w:hanging="720"/>
            <w:outlineLvl w:val="3"/>
          </w:pPr>
        </w:pPrChange>
      </w:pPr>
      <w:ins w:id="3057" w:author="Red Army" w:date="2012-04-09T22:04:00Z">
        <w:r>
          <w:t>Click Search button.</w:t>
        </w:r>
      </w:ins>
    </w:p>
    <w:p w14:paraId="7C024953" w14:textId="77777777" w:rsidR="00710705" w:rsidRPr="00D2320C" w:rsidRDefault="00710705">
      <w:pPr>
        <w:pStyle w:val="Heading2"/>
        <w:numPr>
          <w:ilvl w:val="1"/>
          <w:numId w:val="2"/>
        </w:numPr>
        <w:rPr>
          <w:ins w:id="3058" w:author="Red Army" w:date="2012-04-09T09:12:00Z"/>
        </w:rPr>
        <w:pPrChange w:id="3059" w:author="Phuong Giang" w:date="2012-04-15T00:35:00Z">
          <w:pPr>
            <w:keepNext/>
            <w:keepLines/>
            <w:numPr>
              <w:ilvl w:val="2"/>
              <w:numId w:val="8"/>
            </w:numPr>
            <w:spacing w:before="200" w:after="0"/>
            <w:ind w:left="1080" w:hanging="720"/>
            <w:outlineLvl w:val="3"/>
          </w:pPr>
        </w:pPrChange>
      </w:pPr>
      <w:bookmarkStart w:id="3060" w:name="_Toc322219097"/>
      <w:ins w:id="3061" w:author="Red Army" w:date="2012-04-09T09:05:00Z">
        <w:r w:rsidRPr="00C27767">
          <w:t>Working with Teaching Method</w:t>
        </w:r>
      </w:ins>
      <w:bookmarkEnd w:id="3060"/>
    </w:p>
    <w:p w14:paraId="4EB63DA6" w14:textId="31C43871" w:rsidR="007E0EBC" w:rsidRPr="009D4FDC" w:rsidRDefault="007E0EBC">
      <w:pPr>
        <w:pStyle w:val="Heading3"/>
        <w:numPr>
          <w:ilvl w:val="2"/>
          <w:numId w:val="85"/>
        </w:numPr>
        <w:rPr>
          <w:ins w:id="3062" w:author="Red Army" w:date="2012-04-09T09:56:00Z"/>
          <w:rPrChange w:id="3063" w:author="Red Army" w:date="2012-04-09T10:27:00Z">
            <w:rPr>
              <w:ins w:id="3064" w:author="Red Army" w:date="2012-04-09T09:56:00Z"/>
            </w:rPr>
          </w:rPrChange>
        </w:rPr>
        <w:pPrChange w:id="3065" w:author="Phuong Giang" w:date="2012-04-15T00:36:00Z">
          <w:pPr>
            <w:keepNext/>
            <w:keepLines/>
            <w:numPr>
              <w:ilvl w:val="2"/>
              <w:numId w:val="8"/>
            </w:numPr>
            <w:spacing w:before="200" w:after="0"/>
            <w:ind w:left="1080" w:hanging="720"/>
            <w:outlineLvl w:val="3"/>
          </w:pPr>
        </w:pPrChange>
      </w:pPr>
      <w:bookmarkStart w:id="3066" w:name="_Toc322219098"/>
      <w:ins w:id="3067" w:author="Red Army" w:date="2012-04-09T09:12:00Z">
        <w:r w:rsidRPr="00967041">
          <w:t>Add a new Teachin</w:t>
        </w:r>
      </w:ins>
      <w:ins w:id="3068" w:author="Red Army" w:date="2012-04-09T09:13:00Z">
        <w:r w:rsidRPr="009D4FDC">
          <w:rPr>
            <w:rPrChange w:id="3069" w:author="Red Army" w:date="2012-04-09T10:27:00Z">
              <w:rPr>
                <w:b/>
                <w:bCs/>
              </w:rPr>
            </w:rPrChange>
          </w:rPr>
          <w:t>g</w:t>
        </w:r>
      </w:ins>
      <w:ins w:id="3070" w:author="Red Army" w:date="2012-04-09T09:12:00Z">
        <w:r w:rsidRPr="009D4FDC">
          <w:rPr>
            <w:rPrChange w:id="3071" w:author="Red Army" w:date="2012-04-09T10:27:00Z">
              <w:rPr>
                <w:b/>
                <w:bCs/>
              </w:rPr>
            </w:rPrChange>
          </w:rPr>
          <w:t xml:space="preserve"> Method</w:t>
        </w:r>
      </w:ins>
      <w:bookmarkEnd w:id="3066"/>
    </w:p>
    <w:p w14:paraId="0DDCF0D1" w14:textId="5993BC5D" w:rsidR="007B1BC1" w:rsidRPr="009D4FDC" w:rsidRDefault="007B1BC1">
      <w:pPr>
        <w:rPr>
          <w:ins w:id="3072" w:author="Red Army" w:date="2012-04-09T09:56:00Z"/>
        </w:rPr>
      </w:pPr>
      <w:ins w:id="3073" w:author="Red Army" w:date="2012-04-09T09:56:00Z">
        <w:r w:rsidRPr="009D4FDC">
          <w:t xml:space="preserve">There are 2 </w:t>
        </w:r>
        <w:del w:id="3074" w:author="Phuong Giang" w:date="2012-04-15T01:00:00Z">
          <w:r w:rsidRPr="009D4FDC" w:rsidDel="00F44DE5">
            <w:delText>methods</w:delText>
          </w:r>
        </w:del>
      </w:ins>
      <w:ins w:id="3075" w:author="Phuong Giang" w:date="2012-04-15T01:00:00Z">
        <w:r w:rsidR="00F44DE5">
          <w:t>ways</w:t>
        </w:r>
      </w:ins>
      <w:ins w:id="3076" w:author="Red Army" w:date="2012-04-09T09:56:00Z">
        <w:r w:rsidRPr="009D4FDC">
          <w:t xml:space="preserve"> to add a new Teaching Method. </w:t>
        </w:r>
      </w:ins>
    </w:p>
    <w:p w14:paraId="5FA6899B" w14:textId="77777777" w:rsidR="00216602" w:rsidRDefault="00216602" w:rsidP="00F44DE5">
      <w:pPr>
        <w:pStyle w:val="ListParagraph"/>
        <w:rPr>
          <w:ins w:id="3077" w:author="Phuong Giang" w:date="2012-04-15T01:25:00Z"/>
          <w:rStyle w:val="IntenseEmphasis"/>
        </w:rPr>
        <w:sectPr w:rsidR="00216602" w:rsidSect="00216602">
          <w:type w:val="continuous"/>
          <w:pgSz w:w="11907" w:h="16840" w:code="9"/>
          <w:pgMar w:top="1134" w:right="851" w:bottom="1134" w:left="1134" w:header="720" w:footer="720" w:gutter="0"/>
          <w:pgNumType w:start="0"/>
          <w:cols w:space="720"/>
          <w:titlePg/>
          <w:docGrid w:linePitch="360"/>
        </w:sectPr>
      </w:pPr>
    </w:p>
    <w:p w14:paraId="77C355EF" w14:textId="4CE3F122" w:rsidR="00F44DE5" w:rsidRPr="00AC36C6" w:rsidRDefault="00F44DE5">
      <w:pPr>
        <w:pStyle w:val="ListParagraph"/>
        <w:rPr>
          <w:ins w:id="3078" w:author="Phuong Giang" w:date="2012-04-15T01:00:00Z"/>
          <w:rStyle w:val="IntenseEmphasis"/>
        </w:rPr>
        <w:pPrChange w:id="3079" w:author="Phuong Giang" w:date="2012-04-15T01:00:00Z">
          <w:pPr>
            <w:pStyle w:val="ListParagraph"/>
            <w:numPr>
              <w:numId w:val="69"/>
            </w:numPr>
            <w:tabs>
              <w:tab w:val="num" w:pos="720"/>
            </w:tabs>
            <w:ind w:hanging="360"/>
          </w:pPr>
        </w:pPrChange>
      </w:pPr>
      <w:ins w:id="3080" w:author="Phuong Giang" w:date="2012-04-15T01:00:00Z">
        <w:r w:rsidRPr="00AC36C6">
          <w:rPr>
            <w:rStyle w:val="IntenseEmphasis"/>
          </w:rPr>
          <w:lastRenderedPageBreak/>
          <w:t>1st way</w:t>
        </w:r>
        <w:r>
          <w:t xml:space="preserve"> </w:t>
        </w:r>
        <w:r w:rsidRPr="00AC36C6">
          <w:rPr>
            <w:rStyle w:val="IntenseEmphasis"/>
          </w:rPr>
          <w:t>- From Compose Teaching Plan</w:t>
        </w:r>
      </w:ins>
    </w:p>
    <w:p w14:paraId="063DF6A4" w14:textId="40D64935" w:rsidR="006F0665" w:rsidDel="00F44DE5" w:rsidRDefault="006F0665">
      <w:pPr>
        <w:numPr>
          <w:ilvl w:val="1"/>
          <w:numId w:val="88"/>
        </w:numPr>
        <w:ind w:left="1080"/>
        <w:rPr>
          <w:ins w:id="3081" w:author="Red Army" w:date="2012-04-09T22:14:00Z"/>
          <w:del w:id="3082" w:author="Phuong Giang" w:date="2012-04-15T01:00:00Z"/>
        </w:rPr>
        <w:pPrChange w:id="3083" w:author="Phuong Giang" w:date="2012-04-15T01:28:00Z">
          <w:pPr/>
        </w:pPrChange>
      </w:pPr>
      <w:ins w:id="3084" w:author="Red Army" w:date="2012-04-09T22:14:00Z">
        <w:del w:id="3085" w:author="Phuong Giang" w:date="2012-04-15T01:00:00Z">
          <w:r w:rsidRPr="00C40C4D" w:rsidDel="00F44DE5">
            <w:delText xml:space="preserve">Method 1: </w:delText>
          </w:r>
          <w:r w:rsidDel="00F44DE5">
            <w:delText>From Compose Teaching Plan</w:delText>
          </w:r>
        </w:del>
      </w:ins>
    </w:p>
    <w:p w14:paraId="122BB205" w14:textId="77777777" w:rsidR="006F0665" w:rsidRDefault="006F0665">
      <w:pPr>
        <w:pStyle w:val="ListParagraph"/>
        <w:numPr>
          <w:ilvl w:val="1"/>
          <w:numId w:val="88"/>
        </w:numPr>
        <w:ind w:left="1080"/>
        <w:rPr>
          <w:ins w:id="3086" w:author="Red Army" w:date="2012-04-09T22:14:00Z"/>
        </w:rPr>
        <w:pPrChange w:id="3087" w:author="Phuong Giang" w:date="2012-04-15T01:28:00Z">
          <w:pPr>
            <w:pStyle w:val="ListParagraph"/>
            <w:numPr>
              <w:ilvl w:val="1"/>
              <w:numId w:val="54"/>
            </w:numPr>
            <w:ind w:left="1440" w:hanging="360"/>
          </w:pPr>
        </w:pPrChange>
      </w:pPr>
      <w:ins w:id="3088" w:author="Red Army" w:date="2012-04-09T22:14:00Z">
        <w:r>
          <w:t>Click Compose Teaching Plan button.</w:t>
        </w:r>
      </w:ins>
    </w:p>
    <w:p w14:paraId="31592563" w14:textId="6FEF494D" w:rsidR="006F0665" w:rsidRDefault="006F0665">
      <w:pPr>
        <w:pStyle w:val="ListParagraph"/>
        <w:numPr>
          <w:ilvl w:val="1"/>
          <w:numId w:val="88"/>
        </w:numPr>
        <w:ind w:left="1080"/>
        <w:rPr>
          <w:ins w:id="3089" w:author="Red Army" w:date="2012-04-09T22:14:00Z"/>
        </w:rPr>
        <w:pPrChange w:id="3090" w:author="Phuong Giang" w:date="2012-04-15T01:28:00Z">
          <w:pPr>
            <w:pStyle w:val="ListParagraph"/>
            <w:numPr>
              <w:ilvl w:val="1"/>
              <w:numId w:val="54"/>
            </w:numPr>
            <w:ind w:left="1440" w:hanging="360"/>
          </w:pPr>
        </w:pPrChange>
      </w:pPr>
      <w:ins w:id="3091" w:author="Red Army" w:date="2012-04-09T22:14:00Z">
        <w:r>
          <w:t xml:space="preserve">Right Click on </w:t>
        </w:r>
      </w:ins>
      <w:ins w:id="3092" w:author="Red Army" w:date="2012-04-09T22:15:00Z">
        <w:r w:rsidRPr="00C40C4D">
          <w:t>Teaching Method</w:t>
        </w:r>
        <w:r>
          <w:t xml:space="preserve"> </w:t>
        </w:r>
      </w:ins>
      <w:ins w:id="3093" w:author="Red Army" w:date="2012-04-09T22:14:00Z">
        <w:r>
          <w:t>list</w:t>
        </w:r>
      </w:ins>
    </w:p>
    <w:p w14:paraId="43FC09F3" w14:textId="77777777" w:rsidR="006F0665" w:rsidRPr="00C40C4D" w:rsidRDefault="006F0665">
      <w:pPr>
        <w:pStyle w:val="ListParagraph"/>
        <w:numPr>
          <w:ilvl w:val="1"/>
          <w:numId w:val="88"/>
        </w:numPr>
        <w:ind w:left="1080"/>
        <w:rPr>
          <w:ins w:id="3094" w:author="Red Army" w:date="2012-04-09T22:14:00Z"/>
        </w:rPr>
        <w:pPrChange w:id="3095" w:author="Phuong Giang" w:date="2012-04-15T01:28:00Z">
          <w:pPr>
            <w:pStyle w:val="ListParagraph"/>
            <w:numPr>
              <w:ilvl w:val="1"/>
              <w:numId w:val="54"/>
            </w:numPr>
            <w:ind w:left="1440" w:hanging="360"/>
          </w:pPr>
        </w:pPrChange>
      </w:pPr>
      <w:ins w:id="3096" w:author="Red Army" w:date="2012-04-09T22:14:00Z">
        <w:r>
          <w:lastRenderedPageBreak/>
          <w:t>Select Create menu.</w:t>
        </w:r>
      </w:ins>
    </w:p>
    <w:p w14:paraId="4BC3E6A3" w14:textId="680AFD79" w:rsidR="00F44DE5" w:rsidRPr="00AC36C6" w:rsidRDefault="00F44DE5">
      <w:pPr>
        <w:spacing w:after="0"/>
        <w:ind w:left="0"/>
        <w:rPr>
          <w:ins w:id="3097" w:author="Phuong Giang" w:date="2012-04-15T01:01:00Z"/>
          <w:rStyle w:val="IntenseEmphasis"/>
        </w:rPr>
        <w:pPrChange w:id="3098" w:author="Phuong Giang" w:date="2012-04-15T01:31:00Z">
          <w:pPr>
            <w:pStyle w:val="ListParagraph"/>
            <w:numPr>
              <w:numId w:val="69"/>
            </w:numPr>
            <w:tabs>
              <w:tab w:val="num" w:pos="720"/>
            </w:tabs>
            <w:ind w:hanging="360"/>
          </w:pPr>
        </w:pPrChange>
      </w:pPr>
      <w:ins w:id="3099" w:author="Phuong Giang" w:date="2012-04-15T01:01:00Z">
        <w:r w:rsidRPr="00AC36C6">
          <w:rPr>
            <w:rStyle w:val="IntenseEmphasis"/>
          </w:rPr>
          <w:t>2nd wa</w:t>
        </w:r>
        <w:r>
          <w:rPr>
            <w:rStyle w:val="IntenseEmphasis"/>
          </w:rPr>
          <w:t xml:space="preserve">y </w:t>
        </w:r>
        <w:r w:rsidRPr="00AC36C6">
          <w:rPr>
            <w:rStyle w:val="IntenseEmphasis"/>
          </w:rPr>
          <w:t xml:space="preserve">- From Manage </w:t>
        </w:r>
        <w:r>
          <w:rPr>
            <w:rStyle w:val="IntenseEmphasis"/>
          </w:rPr>
          <w:t>Teaching Method</w:t>
        </w:r>
      </w:ins>
    </w:p>
    <w:p w14:paraId="371697F4" w14:textId="43771DED" w:rsidR="006F0665" w:rsidDel="00F44DE5" w:rsidRDefault="006F0665">
      <w:pPr>
        <w:spacing w:after="0"/>
        <w:ind w:left="360"/>
        <w:rPr>
          <w:ins w:id="3100" w:author="Red Army" w:date="2012-04-09T22:14:00Z"/>
          <w:del w:id="3101" w:author="Phuong Giang" w:date="2012-04-15T01:01:00Z"/>
        </w:rPr>
        <w:pPrChange w:id="3102" w:author="Phuong Giang" w:date="2012-04-15T01:31:00Z">
          <w:pPr/>
        </w:pPrChange>
      </w:pPr>
      <w:ins w:id="3103" w:author="Red Army" w:date="2012-04-09T22:14:00Z">
        <w:del w:id="3104" w:author="Phuong Giang" w:date="2012-04-15T01:01:00Z">
          <w:r w:rsidRPr="00C40C4D" w:rsidDel="00F44DE5">
            <w:delText>Method 2:</w:delText>
          </w:r>
          <w:r w:rsidDel="00F44DE5">
            <w:delText xml:space="preserve"> From Manage </w:delText>
          </w:r>
        </w:del>
      </w:ins>
      <w:ins w:id="3105" w:author="Red Army" w:date="2012-04-09T22:15:00Z">
        <w:del w:id="3106" w:author="Phuong Giang" w:date="2012-04-15T01:01:00Z">
          <w:r w:rsidRPr="00C40C4D" w:rsidDel="00F44DE5">
            <w:delText>Teaching Method</w:delText>
          </w:r>
        </w:del>
      </w:ins>
    </w:p>
    <w:p w14:paraId="78D03BF6" w14:textId="14E5283C" w:rsidR="006F0665" w:rsidRDefault="006F0665">
      <w:pPr>
        <w:pStyle w:val="ListParagraph"/>
        <w:numPr>
          <w:ilvl w:val="1"/>
          <w:numId w:val="70"/>
        </w:numPr>
        <w:spacing w:after="0"/>
        <w:ind w:left="360"/>
        <w:rPr>
          <w:ins w:id="3107" w:author="Red Army" w:date="2012-04-09T22:14:00Z"/>
        </w:rPr>
        <w:pPrChange w:id="3108" w:author="Phuong Giang" w:date="2012-04-15T01:31:00Z">
          <w:pPr>
            <w:pStyle w:val="ListParagraph"/>
            <w:numPr>
              <w:ilvl w:val="1"/>
              <w:numId w:val="62"/>
            </w:numPr>
            <w:ind w:left="1440" w:hanging="360"/>
          </w:pPr>
        </w:pPrChange>
      </w:pPr>
      <w:ins w:id="3109" w:author="Red Army" w:date="2012-04-09T22:14:00Z">
        <w:r>
          <w:t xml:space="preserve">Click Manage </w:t>
        </w:r>
      </w:ins>
      <w:ins w:id="3110" w:author="Red Army" w:date="2012-04-09T22:15:00Z">
        <w:r w:rsidRPr="00C40C4D">
          <w:t>Teaching Method</w:t>
        </w:r>
        <w:r>
          <w:t xml:space="preserve"> </w:t>
        </w:r>
      </w:ins>
      <w:ins w:id="3111" w:author="Red Army" w:date="2012-04-09T22:14:00Z">
        <w:r>
          <w:t xml:space="preserve">button. </w:t>
        </w:r>
      </w:ins>
    </w:p>
    <w:p w14:paraId="679941C7" w14:textId="0881B610" w:rsidR="006F0665" w:rsidRDefault="006F0665">
      <w:pPr>
        <w:pStyle w:val="ListParagraph"/>
        <w:numPr>
          <w:ilvl w:val="1"/>
          <w:numId w:val="70"/>
        </w:numPr>
        <w:ind w:left="360"/>
        <w:rPr>
          <w:ins w:id="3112" w:author="Red Army" w:date="2012-04-09T22:14:00Z"/>
        </w:rPr>
        <w:pPrChange w:id="3113" w:author="Phuong Giang" w:date="2012-04-15T01:30:00Z">
          <w:pPr>
            <w:pStyle w:val="ListParagraph"/>
            <w:numPr>
              <w:ilvl w:val="1"/>
              <w:numId w:val="62"/>
            </w:numPr>
            <w:ind w:left="1440" w:hanging="360"/>
          </w:pPr>
        </w:pPrChange>
      </w:pPr>
      <w:ins w:id="3114" w:author="Red Army" w:date="2012-04-09T22:14:00Z">
        <w:r>
          <w:t xml:space="preserve">Right Click on </w:t>
        </w:r>
      </w:ins>
      <w:ins w:id="3115" w:author="Red Army" w:date="2012-04-09T22:15:00Z">
        <w:r w:rsidRPr="00C40C4D">
          <w:t>Teaching Method</w:t>
        </w:r>
        <w:r>
          <w:t xml:space="preserve"> </w:t>
        </w:r>
      </w:ins>
      <w:ins w:id="3116" w:author="Red Army" w:date="2012-04-09T22:14:00Z">
        <w:r>
          <w:t>list</w:t>
        </w:r>
      </w:ins>
    </w:p>
    <w:p w14:paraId="7D7D6168" w14:textId="77777777" w:rsidR="006F0665" w:rsidRPr="00C40C4D" w:rsidRDefault="006F0665">
      <w:pPr>
        <w:pStyle w:val="ListParagraph"/>
        <w:numPr>
          <w:ilvl w:val="1"/>
          <w:numId w:val="70"/>
        </w:numPr>
        <w:ind w:left="360"/>
        <w:rPr>
          <w:ins w:id="3117" w:author="Red Army" w:date="2012-04-09T22:14:00Z"/>
        </w:rPr>
        <w:pPrChange w:id="3118" w:author="Phuong Giang" w:date="2012-04-15T01:30:00Z">
          <w:pPr>
            <w:pStyle w:val="ListParagraph"/>
            <w:numPr>
              <w:ilvl w:val="1"/>
              <w:numId w:val="62"/>
            </w:numPr>
            <w:ind w:left="1440" w:hanging="360"/>
          </w:pPr>
        </w:pPrChange>
      </w:pPr>
      <w:ins w:id="3119" w:author="Red Army" w:date="2012-04-09T22:14:00Z">
        <w:r>
          <w:t>Select Create menu.</w:t>
        </w:r>
      </w:ins>
    </w:p>
    <w:p w14:paraId="16401627" w14:textId="77777777" w:rsidR="00216602" w:rsidRDefault="00216602" w:rsidP="00B95E78">
      <w:pPr>
        <w:pStyle w:val="Heading3"/>
        <w:numPr>
          <w:ilvl w:val="2"/>
          <w:numId w:val="85"/>
        </w:numPr>
        <w:rPr>
          <w:ins w:id="3120" w:author="Phuong Giang" w:date="2012-04-15T01:25:00Z"/>
        </w:rPr>
        <w:sectPr w:rsidR="00216602" w:rsidSect="00216602">
          <w:type w:val="continuous"/>
          <w:pgSz w:w="11907" w:h="16840" w:code="9"/>
          <w:pgMar w:top="1134" w:right="851" w:bottom="1134" w:left="1134" w:header="720" w:footer="720" w:gutter="0"/>
          <w:pgNumType w:start="0"/>
          <w:cols w:num="2" w:space="720"/>
          <w:titlePg/>
          <w:docGrid w:linePitch="360"/>
          <w:sectPrChange w:id="3121" w:author="Phuong Giang" w:date="2012-04-15T01:25:00Z">
            <w:sectPr w:rsidR="00216602" w:rsidSect="00216602">
              <w:pgMar w:top="1134" w:right="851" w:bottom="1134" w:left="1134" w:header="720" w:footer="720" w:gutter="0"/>
              <w:cols w:num="1"/>
            </w:sectPr>
          </w:sectPrChange>
        </w:sectPr>
      </w:pPr>
    </w:p>
    <w:p w14:paraId="4FB60EC2" w14:textId="12F9DA80" w:rsidR="007E0EBC" w:rsidRPr="00C27767" w:rsidRDefault="007E0EBC">
      <w:pPr>
        <w:pStyle w:val="Heading3"/>
        <w:numPr>
          <w:ilvl w:val="2"/>
          <w:numId w:val="85"/>
        </w:numPr>
        <w:rPr>
          <w:ins w:id="3122" w:author="Red Army" w:date="2012-04-09T09:56:00Z"/>
        </w:rPr>
        <w:pPrChange w:id="3123" w:author="Phuong Giang" w:date="2012-04-15T00:36:00Z">
          <w:pPr>
            <w:keepNext/>
            <w:keepLines/>
            <w:numPr>
              <w:ilvl w:val="2"/>
              <w:numId w:val="8"/>
            </w:numPr>
            <w:spacing w:before="200" w:after="0"/>
            <w:ind w:left="1080" w:hanging="720"/>
            <w:outlineLvl w:val="3"/>
          </w:pPr>
        </w:pPrChange>
      </w:pPr>
      <w:bookmarkStart w:id="3124" w:name="_Toc322219099"/>
      <w:ins w:id="3125" w:author="Red Army" w:date="2012-04-09T09:13:00Z">
        <w:r w:rsidRPr="00441741">
          <w:lastRenderedPageBreak/>
          <w:t>Update Teaching Method</w:t>
        </w:r>
      </w:ins>
      <w:bookmarkEnd w:id="3124"/>
    </w:p>
    <w:p w14:paraId="712C3D23" w14:textId="0BF49512" w:rsidR="007B1BC1" w:rsidRPr="009D4FDC" w:rsidRDefault="007B1BC1">
      <w:pPr>
        <w:rPr>
          <w:ins w:id="3126" w:author="Red Army" w:date="2012-04-09T09:56:00Z"/>
        </w:rPr>
      </w:pPr>
      <w:ins w:id="3127" w:author="Red Army" w:date="2012-04-09T09:56:00Z">
        <w:r w:rsidRPr="009D4FDC">
          <w:t xml:space="preserve">There are 2 </w:t>
        </w:r>
        <w:del w:id="3128" w:author="Phuong Giang" w:date="2012-04-15T01:01:00Z">
          <w:r w:rsidRPr="009D4FDC" w:rsidDel="00F44DE5">
            <w:delText>methods</w:delText>
          </w:r>
        </w:del>
      </w:ins>
      <w:ins w:id="3129" w:author="Phuong Giang" w:date="2012-04-15T01:01:00Z">
        <w:r w:rsidR="00F44DE5">
          <w:t>ways</w:t>
        </w:r>
      </w:ins>
      <w:ins w:id="3130" w:author="Red Army" w:date="2012-04-09T09:56:00Z">
        <w:r w:rsidRPr="009D4FDC">
          <w:t xml:space="preserve"> to update a Teaching Method. </w:t>
        </w:r>
      </w:ins>
    </w:p>
    <w:p w14:paraId="331CD298" w14:textId="77777777" w:rsidR="00216602" w:rsidRDefault="00216602" w:rsidP="00F44DE5">
      <w:pPr>
        <w:pStyle w:val="ListParagraph"/>
        <w:rPr>
          <w:ins w:id="3131" w:author="Phuong Giang" w:date="2012-04-15T01:21:00Z"/>
          <w:rStyle w:val="IntenseEmphasis"/>
        </w:rPr>
        <w:sectPr w:rsidR="00216602" w:rsidSect="00216602">
          <w:type w:val="continuous"/>
          <w:pgSz w:w="11907" w:h="16840" w:code="9"/>
          <w:pgMar w:top="1134" w:right="851" w:bottom="1134" w:left="1134" w:header="720" w:footer="720" w:gutter="0"/>
          <w:pgNumType w:start="0"/>
          <w:cols w:space="720"/>
          <w:titlePg/>
          <w:docGrid w:linePitch="360"/>
        </w:sectPr>
      </w:pPr>
    </w:p>
    <w:p w14:paraId="7DE9BED7" w14:textId="78D233DE" w:rsidR="00F44DE5" w:rsidRPr="00AC36C6" w:rsidRDefault="00F44DE5">
      <w:pPr>
        <w:pStyle w:val="ListParagraph"/>
        <w:rPr>
          <w:ins w:id="3132" w:author="Phuong Giang" w:date="2012-04-15T01:01:00Z"/>
          <w:rStyle w:val="IntenseEmphasis"/>
        </w:rPr>
        <w:pPrChange w:id="3133" w:author="Phuong Giang" w:date="2012-04-15T01:01:00Z">
          <w:pPr>
            <w:pStyle w:val="ListParagraph"/>
            <w:numPr>
              <w:numId w:val="71"/>
            </w:numPr>
            <w:tabs>
              <w:tab w:val="num" w:pos="720"/>
            </w:tabs>
            <w:ind w:hanging="360"/>
          </w:pPr>
        </w:pPrChange>
      </w:pPr>
      <w:ins w:id="3134" w:author="Phuong Giang" w:date="2012-04-15T01:01:00Z">
        <w:r w:rsidRPr="00AC36C6">
          <w:rPr>
            <w:rStyle w:val="IntenseEmphasis"/>
          </w:rPr>
          <w:lastRenderedPageBreak/>
          <w:t>1st way</w:t>
        </w:r>
        <w:r>
          <w:t xml:space="preserve"> </w:t>
        </w:r>
        <w:r w:rsidRPr="00AC36C6">
          <w:rPr>
            <w:rStyle w:val="IntenseEmphasis"/>
          </w:rPr>
          <w:t>- From Compose Teaching Plan</w:t>
        </w:r>
      </w:ins>
    </w:p>
    <w:p w14:paraId="17AF57FB" w14:textId="75E56F3F" w:rsidR="006F0665" w:rsidDel="00F44DE5" w:rsidRDefault="006F0665">
      <w:pPr>
        <w:numPr>
          <w:ilvl w:val="1"/>
          <w:numId w:val="89"/>
        </w:numPr>
        <w:ind w:left="1080"/>
        <w:rPr>
          <w:ins w:id="3135" w:author="Red Army" w:date="2012-04-09T22:15:00Z"/>
          <w:del w:id="3136" w:author="Phuong Giang" w:date="2012-04-15T01:01:00Z"/>
        </w:rPr>
        <w:pPrChange w:id="3137" w:author="Phuong Giang" w:date="2012-04-15T01:29:00Z">
          <w:pPr/>
        </w:pPrChange>
      </w:pPr>
      <w:ins w:id="3138" w:author="Red Army" w:date="2012-04-09T22:15:00Z">
        <w:del w:id="3139" w:author="Phuong Giang" w:date="2012-04-15T01:01:00Z">
          <w:r w:rsidRPr="00C40C4D" w:rsidDel="00F44DE5">
            <w:delText xml:space="preserve">Method 1: </w:delText>
          </w:r>
          <w:r w:rsidDel="00F44DE5">
            <w:delText>From Compose Teaching Plan</w:delText>
          </w:r>
        </w:del>
      </w:ins>
    </w:p>
    <w:p w14:paraId="3CCEF494" w14:textId="77777777" w:rsidR="006F0665" w:rsidRDefault="006F0665">
      <w:pPr>
        <w:pStyle w:val="ListParagraph"/>
        <w:numPr>
          <w:ilvl w:val="1"/>
          <w:numId w:val="89"/>
        </w:numPr>
        <w:ind w:left="1080"/>
        <w:rPr>
          <w:ins w:id="3140" w:author="Red Army" w:date="2012-04-09T22:15:00Z"/>
        </w:rPr>
        <w:pPrChange w:id="3141" w:author="Phuong Giang" w:date="2012-04-15T01:29:00Z">
          <w:pPr>
            <w:pStyle w:val="ListParagraph"/>
            <w:numPr>
              <w:ilvl w:val="1"/>
              <w:numId w:val="63"/>
            </w:numPr>
            <w:ind w:left="1440" w:hanging="360"/>
          </w:pPr>
        </w:pPrChange>
      </w:pPr>
      <w:ins w:id="3142" w:author="Red Army" w:date="2012-04-09T22:15:00Z">
        <w:r>
          <w:t>Click Compose Teaching Plan button.</w:t>
        </w:r>
      </w:ins>
    </w:p>
    <w:p w14:paraId="6A8994AD" w14:textId="2B69BDF6" w:rsidR="006F0665" w:rsidRDefault="006F0665">
      <w:pPr>
        <w:pStyle w:val="ListParagraph"/>
        <w:numPr>
          <w:ilvl w:val="1"/>
          <w:numId w:val="89"/>
        </w:numPr>
        <w:ind w:left="1080"/>
        <w:rPr>
          <w:ins w:id="3143" w:author="Red Army" w:date="2012-04-09T22:15:00Z"/>
        </w:rPr>
        <w:pPrChange w:id="3144" w:author="Phuong Giang" w:date="2012-04-15T01:29:00Z">
          <w:pPr>
            <w:pStyle w:val="ListParagraph"/>
            <w:numPr>
              <w:ilvl w:val="1"/>
              <w:numId w:val="63"/>
            </w:numPr>
            <w:ind w:left="1440" w:hanging="360"/>
          </w:pPr>
        </w:pPrChange>
      </w:pPr>
      <w:ins w:id="3145" w:author="Red Army" w:date="2012-04-09T22:15:00Z">
        <w:r>
          <w:t xml:space="preserve">Right Click on selected </w:t>
        </w:r>
        <w:r w:rsidRPr="00C40C4D">
          <w:t>Teaching Method</w:t>
        </w:r>
        <w:r>
          <w:t xml:space="preserve"> on the list</w:t>
        </w:r>
      </w:ins>
    </w:p>
    <w:p w14:paraId="3B19928E" w14:textId="77777777" w:rsidR="006F0665" w:rsidRPr="00C40C4D" w:rsidRDefault="006F0665">
      <w:pPr>
        <w:pStyle w:val="ListParagraph"/>
        <w:numPr>
          <w:ilvl w:val="1"/>
          <w:numId w:val="89"/>
        </w:numPr>
        <w:ind w:left="1080"/>
        <w:rPr>
          <w:ins w:id="3146" w:author="Red Army" w:date="2012-04-09T22:15:00Z"/>
        </w:rPr>
        <w:pPrChange w:id="3147" w:author="Phuong Giang" w:date="2012-04-15T01:29:00Z">
          <w:pPr>
            <w:pStyle w:val="ListParagraph"/>
            <w:numPr>
              <w:ilvl w:val="1"/>
              <w:numId w:val="63"/>
            </w:numPr>
            <w:ind w:left="1440" w:hanging="360"/>
          </w:pPr>
        </w:pPrChange>
      </w:pPr>
      <w:ins w:id="3148" w:author="Red Army" w:date="2012-04-09T22:15:00Z">
        <w:r>
          <w:lastRenderedPageBreak/>
          <w:t>Select Update menu.</w:t>
        </w:r>
      </w:ins>
    </w:p>
    <w:p w14:paraId="42476DF5" w14:textId="77777777" w:rsidR="00F44DE5" w:rsidRPr="00AC36C6" w:rsidRDefault="00F44DE5">
      <w:pPr>
        <w:spacing w:after="0"/>
        <w:ind w:left="0"/>
        <w:rPr>
          <w:ins w:id="3149" w:author="Phuong Giang" w:date="2012-04-15T01:01:00Z"/>
          <w:rStyle w:val="IntenseEmphasis"/>
        </w:rPr>
        <w:pPrChange w:id="3150" w:author="Phuong Giang" w:date="2012-04-15T01:32:00Z">
          <w:pPr>
            <w:pStyle w:val="ListParagraph"/>
            <w:numPr>
              <w:numId w:val="71"/>
            </w:numPr>
            <w:tabs>
              <w:tab w:val="num" w:pos="720"/>
            </w:tabs>
            <w:ind w:hanging="360"/>
          </w:pPr>
        </w:pPrChange>
      </w:pPr>
      <w:ins w:id="3151" w:author="Phuong Giang" w:date="2012-04-15T01:01:00Z">
        <w:r w:rsidRPr="00AC36C6">
          <w:rPr>
            <w:rStyle w:val="IntenseEmphasis"/>
          </w:rPr>
          <w:t>2nd wa</w:t>
        </w:r>
        <w:r>
          <w:rPr>
            <w:rStyle w:val="IntenseEmphasis"/>
          </w:rPr>
          <w:t xml:space="preserve">y </w:t>
        </w:r>
        <w:r w:rsidRPr="00AC36C6">
          <w:rPr>
            <w:rStyle w:val="IntenseEmphasis"/>
          </w:rPr>
          <w:t xml:space="preserve">- From Manage </w:t>
        </w:r>
        <w:r>
          <w:rPr>
            <w:rStyle w:val="IntenseEmphasis"/>
          </w:rPr>
          <w:t>Teaching Method</w:t>
        </w:r>
      </w:ins>
    </w:p>
    <w:p w14:paraId="5F182607" w14:textId="77603E6A" w:rsidR="006F0665" w:rsidDel="00F44DE5" w:rsidRDefault="006F0665">
      <w:pPr>
        <w:spacing w:after="0"/>
        <w:ind w:left="360"/>
        <w:rPr>
          <w:ins w:id="3152" w:author="Red Army" w:date="2012-04-09T22:15:00Z"/>
          <w:del w:id="3153" w:author="Phuong Giang" w:date="2012-04-15T01:01:00Z"/>
        </w:rPr>
        <w:pPrChange w:id="3154" w:author="Phuong Giang" w:date="2012-04-15T01:32:00Z">
          <w:pPr>
            <w:ind w:left="360"/>
          </w:pPr>
        </w:pPrChange>
      </w:pPr>
      <w:ins w:id="3155" w:author="Red Army" w:date="2012-04-09T22:15:00Z">
        <w:del w:id="3156" w:author="Phuong Giang" w:date="2012-04-15T01:01:00Z">
          <w:r w:rsidRPr="00C40C4D" w:rsidDel="00F44DE5">
            <w:delText>Method 2:</w:delText>
          </w:r>
          <w:r w:rsidDel="00F44DE5">
            <w:delText xml:space="preserve"> From Manage </w:delText>
          </w:r>
          <w:r w:rsidRPr="00C40C4D" w:rsidDel="00F44DE5">
            <w:delText>Teaching Method</w:delText>
          </w:r>
        </w:del>
      </w:ins>
    </w:p>
    <w:p w14:paraId="3C77CF95" w14:textId="129C5CAB" w:rsidR="006F0665" w:rsidRDefault="006F0665">
      <w:pPr>
        <w:pStyle w:val="ListParagraph"/>
        <w:numPr>
          <w:ilvl w:val="1"/>
          <w:numId w:val="72"/>
        </w:numPr>
        <w:spacing w:after="0"/>
        <w:ind w:left="360"/>
        <w:rPr>
          <w:ins w:id="3157" w:author="Red Army" w:date="2012-04-09T22:15:00Z"/>
        </w:rPr>
        <w:pPrChange w:id="3158" w:author="Phuong Giang" w:date="2012-04-15T01:32:00Z">
          <w:pPr>
            <w:pStyle w:val="ListParagraph"/>
            <w:numPr>
              <w:ilvl w:val="1"/>
              <w:numId w:val="64"/>
            </w:numPr>
            <w:ind w:left="1440" w:hanging="360"/>
          </w:pPr>
        </w:pPrChange>
      </w:pPr>
      <w:ins w:id="3159" w:author="Red Army" w:date="2012-04-09T22:15:00Z">
        <w:r>
          <w:t xml:space="preserve">Click Manage </w:t>
        </w:r>
        <w:r w:rsidRPr="00C40C4D">
          <w:t>Teaching Method</w:t>
        </w:r>
        <w:r>
          <w:t xml:space="preserve"> button. </w:t>
        </w:r>
      </w:ins>
    </w:p>
    <w:p w14:paraId="5B635654" w14:textId="389F82D0" w:rsidR="006F0665" w:rsidRDefault="006F0665">
      <w:pPr>
        <w:pStyle w:val="ListParagraph"/>
        <w:numPr>
          <w:ilvl w:val="1"/>
          <w:numId w:val="72"/>
        </w:numPr>
        <w:ind w:left="360"/>
        <w:rPr>
          <w:ins w:id="3160" w:author="Red Army" w:date="2012-04-09T22:15:00Z"/>
        </w:rPr>
        <w:pPrChange w:id="3161" w:author="Red Army" w:date="2012-04-09T22:17:00Z">
          <w:pPr>
            <w:pStyle w:val="ListParagraph"/>
            <w:numPr>
              <w:ilvl w:val="1"/>
              <w:numId w:val="64"/>
            </w:numPr>
            <w:ind w:left="1440" w:hanging="360"/>
          </w:pPr>
        </w:pPrChange>
      </w:pPr>
      <w:ins w:id="3162" w:author="Red Army" w:date="2012-04-09T22:15:00Z">
        <w:r>
          <w:t xml:space="preserve">Select </w:t>
        </w:r>
      </w:ins>
      <w:ins w:id="3163" w:author="Red Army" w:date="2012-04-09T22:16:00Z">
        <w:r w:rsidRPr="00C40C4D">
          <w:t>Teaching Method</w:t>
        </w:r>
        <w:r>
          <w:t xml:space="preserve"> </w:t>
        </w:r>
      </w:ins>
      <w:ins w:id="3164" w:author="Red Army" w:date="2012-04-09T22:15:00Z">
        <w:r>
          <w:t>on the list</w:t>
        </w:r>
      </w:ins>
    </w:p>
    <w:p w14:paraId="0CF3AE22" w14:textId="6E802C55" w:rsidR="006F0665" w:rsidRDefault="006F0665">
      <w:pPr>
        <w:pStyle w:val="ListParagraph"/>
        <w:numPr>
          <w:ilvl w:val="1"/>
          <w:numId w:val="72"/>
        </w:numPr>
        <w:ind w:left="360"/>
        <w:rPr>
          <w:ins w:id="3165" w:author="Phuong Giang" w:date="2012-04-15T01:01:00Z"/>
        </w:rPr>
        <w:pPrChange w:id="3166" w:author="Red Army" w:date="2012-04-09T22:17:00Z">
          <w:pPr>
            <w:pStyle w:val="ListParagraph"/>
            <w:numPr>
              <w:ilvl w:val="1"/>
              <w:numId w:val="64"/>
            </w:numPr>
            <w:ind w:left="1440" w:hanging="360"/>
          </w:pPr>
        </w:pPrChange>
      </w:pPr>
      <w:ins w:id="3167" w:author="Red Army" w:date="2012-04-09T22:15:00Z">
        <w:r>
          <w:t xml:space="preserve">Click Edit button on </w:t>
        </w:r>
        <w:r w:rsidRPr="00C40C4D">
          <w:t>Teaching Method</w:t>
        </w:r>
        <w:r>
          <w:t xml:space="preserve"> Editor.</w:t>
        </w:r>
      </w:ins>
    </w:p>
    <w:p w14:paraId="585AA711" w14:textId="77777777" w:rsidR="00216602" w:rsidRDefault="00216602" w:rsidP="00F44DE5">
      <w:pPr>
        <w:pStyle w:val="ListParagraph"/>
        <w:ind w:left="1440"/>
        <w:rPr>
          <w:ins w:id="3168" w:author="Phuong Giang" w:date="2012-04-15T01:21:00Z"/>
        </w:rPr>
        <w:sectPr w:rsidR="00216602" w:rsidSect="00216602">
          <w:type w:val="continuous"/>
          <w:pgSz w:w="11907" w:h="16840" w:code="9"/>
          <w:pgMar w:top="1134" w:right="851" w:bottom="1134" w:left="1134" w:header="720" w:footer="720" w:gutter="0"/>
          <w:pgNumType w:start="0"/>
          <w:cols w:num="2" w:space="720"/>
          <w:titlePg/>
          <w:docGrid w:linePitch="360"/>
          <w:sectPrChange w:id="3169" w:author="Phuong Giang" w:date="2012-04-15T01:21:00Z">
            <w:sectPr w:rsidR="00216602" w:rsidSect="00216602">
              <w:pgMar w:top="1134" w:right="851" w:bottom="1134" w:left="1134" w:header="720" w:footer="720" w:gutter="0"/>
              <w:cols w:num="1"/>
            </w:sectPr>
          </w:sectPrChange>
        </w:sectPr>
      </w:pPr>
    </w:p>
    <w:p w14:paraId="0C6C0F0C" w14:textId="73C7F04D" w:rsidR="00F44DE5" w:rsidRPr="00C40C4D" w:rsidRDefault="00F44DE5">
      <w:pPr>
        <w:pStyle w:val="ListParagraph"/>
        <w:ind w:left="1440"/>
        <w:rPr>
          <w:ins w:id="3170" w:author="Red Army" w:date="2012-04-09T22:15:00Z"/>
        </w:rPr>
        <w:pPrChange w:id="3171" w:author="Phuong Giang" w:date="2012-04-15T01:02:00Z">
          <w:pPr>
            <w:pStyle w:val="ListParagraph"/>
            <w:numPr>
              <w:ilvl w:val="1"/>
              <w:numId w:val="64"/>
            </w:numPr>
            <w:ind w:left="1440" w:hanging="360"/>
          </w:pPr>
        </w:pPrChange>
      </w:pPr>
    </w:p>
    <w:p w14:paraId="1660FBCD" w14:textId="25B54D8B" w:rsidR="007E0EBC" w:rsidRDefault="007E0EBC">
      <w:pPr>
        <w:pStyle w:val="Heading3"/>
        <w:numPr>
          <w:ilvl w:val="2"/>
          <w:numId w:val="85"/>
        </w:numPr>
        <w:rPr>
          <w:ins w:id="3172" w:author="Red Army" w:date="2012-04-09T22:16:00Z"/>
        </w:rPr>
        <w:pPrChange w:id="3173" w:author="Phuong Giang" w:date="2012-04-15T00:36:00Z">
          <w:pPr>
            <w:keepNext/>
            <w:keepLines/>
            <w:numPr>
              <w:ilvl w:val="2"/>
              <w:numId w:val="8"/>
            </w:numPr>
            <w:spacing w:before="200" w:after="0"/>
            <w:ind w:left="1080" w:hanging="720"/>
            <w:outlineLvl w:val="3"/>
          </w:pPr>
        </w:pPrChange>
      </w:pPr>
      <w:bookmarkStart w:id="3174" w:name="_Toc322219100"/>
      <w:ins w:id="3175" w:author="Red Army" w:date="2012-04-09T09:13:00Z">
        <w:r w:rsidRPr="00441741">
          <w:t>Delete Teaching Method</w:t>
        </w:r>
      </w:ins>
      <w:bookmarkEnd w:id="3174"/>
    </w:p>
    <w:p w14:paraId="7C977059" w14:textId="2C9CB6EC" w:rsidR="006F0665" w:rsidRPr="00C40C4D" w:rsidRDefault="006F0665" w:rsidP="006F0665">
      <w:pPr>
        <w:rPr>
          <w:ins w:id="3176" w:author="Red Army" w:date="2012-04-09T22:16:00Z"/>
        </w:rPr>
      </w:pPr>
      <w:ins w:id="3177" w:author="Red Army" w:date="2012-04-09T22:16:00Z">
        <w:r w:rsidRPr="00C40C4D">
          <w:t xml:space="preserve">There are 2 </w:t>
        </w:r>
        <w:del w:id="3178" w:author="Phuong Giang" w:date="2012-04-15T01:01:00Z">
          <w:r w:rsidRPr="00C40C4D" w:rsidDel="00F44DE5">
            <w:delText>methods</w:delText>
          </w:r>
        </w:del>
      </w:ins>
      <w:ins w:id="3179" w:author="Phuong Giang" w:date="2012-04-15T01:01:00Z">
        <w:r w:rsidR="00F44DE5">
          <w:t>ways</w:t>
        </w:r>
      </w:ins>
      <w:ins w:id="3180" w:author="Red Army" w:date="2012-04-09T22:16:00Z">
        <w:r w:rsidRPr="00C40C4D">
          <w:t xml:space="preserve"> to </w:t>
        </w:r>
        <w:r>
          <w:t>delete</w:t>
        </w:r>
        <w:r w:rsidRPr="00C40C4D">
          <w:t xml:space="preserve"> a Teaching Method. </w:t>
        </w:r>
      </w:ins>
    </w:p>
    <w:p w14:paraId="6463CCFD" w14:textId="77777777" w:rsidR="00216602" w:rsidRDefault="00216602" w:rsidP="00F44DE5">
      <w:pPr>
        <w:pStyle w:val="ListParagraph"/>
        <w:rPr>
          <w:ins w:id="3181" w:author="Phuong Giang" w:date="2012-04-15T01:25:00Z"/>
          <w:rStyle w:val="IntenseEmphasis"/>
        </w:rPr>
        <w:sectPr w:rsidR="00216602" w:rsidSect="00216602">
          <w:type w:val="continuous"/>
          <w:pgSz w:w="11907" w:h="16840" w:code="9"/>
          <w:pgMar w:top="1134" w:right="851" w:bottom="1134" w:left="1134" w:header="720" w:footer="720" w:gutter="0"/>
          <w:pgNumType w:start="0"/>
          <w:cols w:space="720"/>
          <w:titlePg/>
          <w:docGrid w:linePitch="360"/>
        </w:sectPr>
      </w:pPr>
    </w:p>
    <w:p w14:paraId="715CE28B" w14:textId="339E8BBE" w:rsidR="00F44DE5" w:rsidRPr="00AC36C6" w:rsidRDefault="00F44DE5">
      <w:pPr>
        <w:pStyle w:val="ListParagraph"/>
        <w:rPr>
          <w:ins w:id="3182" w:author="Phuong Giang" w:date="2012-04-15T01:01:00Z"/>
          <w:rStyle w:val="IntenseEmphasis"/>
        </w:rPr>
        <w:pPrChange w:id="3183" w:author="Phuong Giang" w:date="2012-04-15T01:01:00Z">
          <w:pPr>
            <w:pStyle w:val="ListParagraph"/>
            <w:numPr>
              <w:numId w:val="73"/>
            </w:numPr>
            <w:tabs>
              <w:tab w:val="num" w:pos="720"/>
            </w:tabs>
            <w:ind w:hanging="360"/>
          </w:pPr>
        </w:pPrChange>
      </w:pPr>
      <w:ins w:id="3184" w:author="Phuong Giang" w:date="2012-04-15T01:01:00Z">
        <w:r w:rsidRPr="00AC36C6">
          <w:rPr>
            <w:rStyle w:val="IntenseEmphasis"/>
          </w:rPr>
          <w:lastRenderedPageBreak/>
          <w:t>1st way</w:t>
        </w:r>
        <w:r>
          <w:t xml:space="preserve"> </w:t>
        </w:r>
        <w:r w:rsidRPr="00AC36C6">
          <w:rPr>
            <w:rStyle w:val="IntenseEmphasis"/>
          </w:rPr>
          <w:t>- From Compose Teaching Plan</w:t>
        </w:r>
      </w:ins>
    </w:p>
    <w:p w14:paraId="35B852E5" w14:textId="2E579787" w:rsidR="006F0665" w:rsidDel="00F44DE5" w:rsidRDefault="006F0665">
      <w:pPr>
        <w:numPr>
          <w:ilvl w:val="1"/>
          <w:numId w:val="90"/>
        </w:numPr>
        <w:ind w:left="1080"/>
        <w:rPr>
          <w:ins w:id="3185" w:author="Red Army" w:date="2012-04-09T22:16:00Z"/>
          <w:del w:id="3186" w:author="Phuong Giang" w:date="2012-04-15T01:01:00Z"/>
        </w:rPr>
        <w:pPrChange w:id="3187" w:author="Phuong Giang" w:date="2012-04-15T01:29:00Z">
          <w:pPr/>
        </w:pPrChange>
      </w:pPr>
      <w:ins w:id="3188" w:author="Red Army" w:date="2012-04-09T22:16:00Z">
        <w:del w:id="3189" w:author="Phuong Giang" w:date="2012-04-15T01:01:00Z">
          <w:r w:rsidRPr="00C40C4D" w:rsidDel="00F44DE5">
            <w:delText xml:space="preserve">Method 1: </w:delText>
          </w:r>
          <w:r w:rsidDel="00F44DE5">
            <w:delText>From Compose Teaching Plan</w:delText>
          </w:r>
        </w:del>
      </w:ins>
    </w:p>
    <w:p w14:paraId="7B50E943" w14:textId="77777777" w:rsidR="006F0665" w:rsidRDefault="006F0665">
      <w:pPr>
        <w:pStyle w:val="ListParagraph"/>
        <w:numPr>
          <w:ilvl w:val="1"/>
          <w:numId w:val="90"/>
        </w:numPr>
        <w:ind w:left="1080"/>
        <w:rPr>
          <w:ins w:id="3190" w:author="Red Army" w:date="2012-04-09T22:16:00Z"/>
        </w:rPr>
        <w:pPrChange w:id="3191" w:author="Phuong Giang" w:date="2012-04-15T01:29:00Z">
          <w:pPr>
            <w:pStyle w:val="ListParagraph"/>
            <w:numPr>
              <w:ilvl w:val="1"/>
              <w:numId w:val="66"/>
            </w:numPr>
            <w:ind w:left="1440" w:hanging="360"/>
          </w:pPr>
        </w:pPrChange>
      </w:pPr>
      <w:ins w:id="3192" w:author="Red Army" w:date="2012-04-09T22:16:00Z">
        <w:r>
          <w:t>Click Compose Teaching Plan button.</w:t>
        </w:r>
      </w:ins>
    </w:p>
    <w:p w14:paraId="6A11B9E1" w14:textId="2423CCD4" w:rsidR="006F0665" w:rsidRDefault="006F0665">
      <w:pPr>
        <w:pStyle w:val="ListParagraph"/>
        <w:numPr>
          <w:ilvl w:val="1"/>
          <w:numId w:val="90"/>
        </w:numPr>
        <w:ind w:left="1080"/>
        <w:rPr>
          <w:ins w:id="3193" w:author="Red Army" w:date="2012-04-09T22:16:00Z"/>
        </w:rPr>
        <w:pPrChange w:id="3194" w:author="Phuong Giang" w:date="2012-04-15T01:30:00Z">
          <w:pPr>
            <w:pStyle w:val="ListParagraph"/>
            <w:numPr>
              <w:ilvl w:val="1"/>
              <w:numId w:val="66"/>
            </w:numPr>
            <w:ind w:left="1440" w:hanging="360"/>
          </w:pPr>
        </w:pPrChange>
      </w:pPr>
      <w:ins w:id="3195" w:author="Red Army" w:date="2012-04-09T22:16:00Z">
        <w:r>
          <w:t xml:space="preserve">Right Click on </w:t>
        </w:r>
      </w:ins>
      <w:ins w:id="3196" w:author="Red Army" w:date="2012-04-09T22:17:00Z">
        <w:r w:rsidRPr="00C40C4D">
          <w:t>Teaching Method</w:t>
        </w:r>
        <w:r>
          <w:t xml:space="preserve"> </w:t>
        </w:r>
      </w:ins>
      <w:ins w:id="3197" w:author="Red Army" w:date="2012-04-09T22:16:00Z">
        <w:r>
          <w:t>list</w:t>
        </w:r>
      </w:ins>
    </w:p>
    <w:p w14:paraId="4514E765" w14:textId="77777777" w:rsidR="006F0665" w:rsidRPr="00C40C4D" w:rsidRDefault="006F0665" w:rsidP="00987477">
      <w:pPr>
        <w:pStyle w:val="ListParagraph"/>
        <w:numPr>
          <w:ilvl w:val="1"/>
          <w:numId w:val="90"/>
        </w:numPr>
        <w:ind w:left="1080"/>
        <w:rPr>
          <w:ins w:id="3198" w:author="Red Army" w:date="2012-04-09T22:16:00Z"/>
        </w:rPr>
        <w:pPrChange w:id="3199" w:author="Phuong Giang" w:date="2012-04-15T02:02:00Z">
          <w:pPr>
            <w:pStyle w:val="ListParagraph"/>
            <w:numPr>
              <w:ilvl w:val="1"/>
              <w:numId w:val="66"/>
            </w:numPr>
            <w:ind w:left="1440" w:hanging="360"/>
          </w:pPr>
        </w:pPrChange>
      </w:pPr>
      <w:ins w:id="3200" w:author="Red Army" w:date="2012-04-09T22:16:00Z">
        <w:r>
          <w:t>Select Delete menu.</w:t>
        </w:r>
      </w:ins>
    </w:p>
    <w:p w14:paraId="76C759A0" w14:textId="77777777" w:rsidR="00F44DE5" w:rsidRPr="00AC36C6" w:rsidRDefault="00F44DE5">
      <w:pPr>
        <w:pStyle w:val="ListParagraph"/>
        <w:ind w:left="180"/>
        <w:rPr>
          <w:ins w:id="3201" w:author="Phuong Giang" w:date="2012-04-15T01:01:00Z"/>
          <w:rStyle w:val="IntenseEmphasis"/>
        </w:rPr>
        <w:pPrChange w:id="3202" w:author="Phuong Giang" w:date="2012-04-15T01:26:00Z">
          <w:pPr>
            <w:pStyle w:val="ListParagraph"/>
            <w:numPr>
              <w:numId w:val="73"/>
            </w:numPr>
            <w:tabs>
              <w:tab w:val="num" w:pos="720"/>
            </w:tabs>
            <w:ind w:hanging="360"/>
          </w:pPr>
        </w:pPrChange>
      </w:pPr>
      <w:ins w:id="3203" w:author="Phuong Giang" w:date="2012-04-15T01:01:00Z">
        <w:r w:rsidRPr="00AC36C6">
          <w:rPr>
            <w:rStyle w:val="IntenseEmphasis"/>
          </w:rPr>
          <w:lastRenderedPageBreak/>
          <w:t>2nd wa</w:t>
        </w:r>
        <w:r>
          <w:rPr>
            <w:rStyle w:val="IntenseEmphasis"/>
          </w:rPr>
          <w:t xml:space="preserve">y </w:t>
        </w:r>
        <w:r w:rsidRPr="00AC36C6">
          <w:rPr>
            <w:rStyle w:val="IntenseEmphasis"/>
          </w:rPr>
          <w:t xml:space="preserve">- From Manage </w:t>
        </w:r>
        <w:r>
          <w:rPr>
            <w:rStyle w:val="IntenseEmphasis"/>
          </w:rPr>
          <w:t>Teaching Method</w:t>
        </w:r>
      </w:ins>
    </w:p>
    <w:p w14:paraId="4DFDF4CB" w14:textId="5EAB9030" w:rsidR="006F0665" w:rsidDel="00F44DE5" w:rsidRDefault="006F0665" w:rsidP="00216602">
      <w:pPr>
        <w:ind w:left="360"/>
        <w:rPr>
          <w:ins w:id="3204" w:author="Red Army" w:date="2012-04-09T22:16:00Z"/>
          <w:del w:id="3205" w:author="Phuong Giang" w:date="2012-04-15T01:01:00Z"/>
        </w:rPr>
      </w:pPr>
      <w:ins w:id="3206" w:author="Red Army" w:date="2012-04-09T22:16:00Z">
        <w:del w:id="3207" w:author="Phuong Giang" w:date="2012-04-15T01:01:00Z">
          <w:r w:rsidRPr="00C40C4D" w:rsidDel="00F44DE5">
            <w:delText>Method 2:</w:delText>
          </w:r>
          <w:r w:rsidDel="00F44DE5">
            <w:delText xml:space="preserve"> From Manage </w:delText>
          </w:r>
        </w:del>
      </w:ins>
      <w:ins w:id="3208" w:author="Red Army" w:date="2012-04-09T22:17:00Z">
        <w:del w:id="3209" w:author="Phuong Giang" w:date="2012-04-15T01:01:00Z">
          <w:r w:rsidRPr="00C40C4D" w:rsidDel="00F44DE5">
            <w:delText>Teaching Method</w:delText>
          </w:r>
        </w:del>
      </w:ins>
    </w:p>
    <w:p w14:paraId="22A4E731" w14:textId="454769CF" w:rsidR="006F0665" w:rsidRDefault="006F0665">
      <w:pPr>
        <w:pStyle w:val="ListParagraph"/>
        <w:numPr>
          <w:ilvl w:val="1"/>
          <w:numId w:val="74"/>
        </w:numPr>
        <w:ind w:left="360"/>
        <w:rPr>
          <w:ins w:id="3210" w:author="Red Army" w:date="2012-04-09T22:16:00Z"/>
        </w:rPr>
        <w:pPrChange w:id="3211" w:author="Red Army" w:date="2012-04-09T22:17:00Z">
          <w:pPr>
            <w:pStyle w:val="ListParagraph"/>
            <w:numPr>
              <w:ilvl w:val="1"/>
              <w:numId w:val="67"/>
            </w:numPr>
            <w:ind w:left="1440" w:hanging="360"/>
          </w:pPr>
        </w:pPrChange>
      </w:pPr>
      <w:ins w:id="3212" w:author="Red Army" w:date="2012-04-09T22:16:00Z">
        <w:r>
          <w:t xml:space="preserve">Click Manage </w:t>
        </w:r>
      </w:ins>
      <w:ins w:id="3213" w:author="Red Army" w:date="2012-04-09T22:17:00Z">
        <w:r w:rsidRPr="00C40C4D">
          <w:t>Teaching Method</w:t>
        </w:r>
        <w:r>
          <w:t xml:space="preserve"> </w:t>
        </w:r>
      </w:ins>
      <w:ins w:id="3214" w:author="Red Army" w:date="2012-04-09T22:16:00Z">
        <w:r>
          <w:t xml:space="preserve">button. </w:t>
        </w:r>
      </w:ins>
    </w:p>
    <w:p w14:paraId="2B45F54E" w14:textId="0730DF50" w:rsidR="006F0665" w:rsidRDefault="006F0665" w:rsidP="00987477">
      <w:pPr>
        <w:pStyle w:val="ListParagraph"/>
        <w:numPr>
          <w:ilvl w:val="1"/>
          <w:numId w:val="74"/>
        </w:numPr>
        <w:ind w:left="360"/>
        <w:rPr>
          <w:ins w:id="3215" w:author="Red Army" w:date="2012-04-09T22:16:00Z"/>
        </w:rPr>
        <w:pPrChange w:id="3216" w:author="Phuong Giang" w:date="2012-04-15T02:03:00Z">
          <w:pPr>
            <w:pStyle w:val="ListParagraph"/>
            <w:numPr>
              <w:ilvl w:val="1"/>
              <w:numId w:val="67"/>
            </w:numPr>
            <w:ind w:left="1440" w:hanging="360"/>
          </w:pPr>
        </w:pPrChange>
      </w:pPr>
      <w:ins w:id="3217" w:author="Red Army" w:date="2012-04-09T22:16:00Z">
        <w:r>
          <w:t xml:space="preserve">Right Click on </w:t>
        </w:r>
      </w:ins>
      <w:ins w:id="3218" w:author="Red Army" w:date="2012-04-09T22:17:00Z">
        <w:r w:rsidRPr="00C40C4D">
          <w:t>Teaching Method</w:t>
        </w:r>
        <w:r>
          <w:t xml:space="preserve"> </w:t>
        </w:r>
      </w:ins>
      <w:ins w:id="3219" w:author="Red Army" w:date="2012-04-09T22:16:00Z">
        <w:r>
          <w:t>list</w:t>
        </w:r>
      </w:ins>
    </w:p>
    <w:p w14:paraId="35E07526" w14:textId="093D36CD" w:rsidR="006F0665" w:rsidDel="00F44DE5" w:rsidRDefault="006F0665">
      <w:pPr>
        <w:pStyle w:val="ListParagraph"/>
        <w:numPr>
          <w:ilvl w:val="1"/>
          <w:numId w:val="74"/>
        </w:numPr>
        <w:ind w:left="360"/>
        <w:rPr>
          <w:del w:id="3220" w:author="Phuong Giang" w:date="2012-04-15T01:01:00Z"/>
        </w:rPr>
        <w:pPrChange w:id="3221" w:author="Red Army" w:date="2012-04-09T22:16:00Z">
          <w:pPr>
            <w:keepNext/>
            <w:keepLines/>
            <w:numPr>
              <w:ilvl w:val="2"/>
              <w:numId w:val="8"/>
            </w:numPr>
            <w:spacing w:before="200" w:after="0"/>
            <w:ind w:left="1080" w:hanging="720"/>
            <w:outlineLvl w:val="3"/>
          </w:pPr>
        </w:pPrChange>
      </w:pPr>
      <w:ins w:id="3222" w:author="Red Army" w:date="2012-04-09T22:16:00Z">
        <w:r>
          <w:t>Select Delete menu.</w:t>
        </w:r>
      </w:ins>
    </w:p>
    <w:p w14:paraId="2889F828" w14:textId="77777777" w:rsidR="00F44DE5" w:rsidRPr="00C40C4D" w:rsidRDefault="00F44DE5">
      <w:pPr>
        <w:pStyle w:val="ListParagraph"/>
        <w:numPr>
          <w:ilvl w:val="1"/>
          <w:numId w:val="74"/>
        </w:numPr>
        <w:ind w:left="360"/>
        <w:rPr>
          <w:ins w:id="3223" w:author="Phuong Giang" w:date="2012-04-15T01:02:00Z"/>
        </w:rPr>
        <w:pPrChange w:id="3224" w:author="Red Army" w:date="2012-04-09T22:16:00Z">
          <w:pPr>
            <w:pStyle w:val="ListParagraph"/>
            <w:numPr>
              <w:ilvl w:val="1"/>
              <w:numId w:val="67"/>
            </w:numPr>
            <w:ind w:left="1440" w:hanging="360"/>
          </w:pPr>
        </w:pPrChange>
      </w:pPr>
    </w:p>
    <w:p w14:paraId="3F269980" w14:textId="77777777" w:rsidR="00216602" w:rsidRDefault="00216602" w:rsidP="00F44DE5">
      <w:pPr>
        <w:pStyle w:val="ListParagraph"/>
        <w:ind w:left="1440"/>
        <w:rPr>
          <w:ins w:id="3225" w:author="Phuong Giang" w:date="2012-04-15T01:25:00Z"/>
        </w:rPr>
        <w:sectPr w:rsidR="00216602" w:rsidSect="00216602">
          <w:type w:val="continuous"/>
          <w:pgSz w:w="11907" w:h="16840" w:code="9"/>
          <w:pgMar w:top="1134" w:right="851" w:bottom="1134" w:left="1134" w:header="720" w:footer="720" w:gutter="0"/>
          <w:pgNumType w:start="0"/>
          <w:cols w:num="2" w:space="720"/>
          <w:titlePg/>
          <w:docGrid w:linePitch="360"/>
          <w:sectPrChange w:id="3226" w:author="Phuong Giang" w:date="2012-04-15T01:25:00Z">
            <w:sectPr w:rsidR="00216602" w:rsidSect="00216602">
              <w:pgMar w:top="1134" w:right="851" w:bottom="1134" w:left="1134" w:header="720" w:footer="720" w:gutter="0"/>
              <w:cols w:num="1"/>
            </w:sectPr>
          </w:sectPrChange>
        </w:sectPr>
      </w:pPr>
    </w:p>
    <w:p w14:paraId="650CC397" w14:textId="63BC055C" w:rsidR="006F0665" w:rsidRPr="006F0665" w:rsidRDefault="006F0665">
      <w:pPr>
        <w:pStyle w:val="ListParagraph"/>
        <w:ind w:left="1440"/>
        <w:rPr>
          <w:ins w:id="3227" w:author="Red Army" w:date="2012-04-09T09:13:00Z"/>
        </w:rPr>
        <w:pPrChange w:id="3228" w:author="Phuong Giang" w:date="2012-04-15T01:02:00Z">
          <w:pPr>
            <w:keepNext/>
            <w:keepLines/>
            <w:numPr>
              <w:ilvl w:val="2"/>
              <w:numId w:val="8"/>
            </w:numPr>
            <w:spacing w:before="200" w:after="0"/>
            <w:ind w:left="1080" w:hanging="720"/>
            <w:outlineLvl w:val="3"/>
          </w:pPr>
        </w:pPrChange>
      </w:pPr>
    </w:p>
    <w:p w14:paraId="5C362EFB" w14:textId="376C98BA" w:rsidR="007E0EBC" w:rsidRDefault="007E0EBC">
      <w:pPr>
        <w:pStyle w:val="Heading3"/>
        <w:numPr>
          <w:ilvl w:val="2"/>
          <w:numId w:val="85"/>
        </w:numPr>
        <w:rPr>
          <w:ins w:id="3229" w:author="Red Army" w:date="2012-04-09T22:17:00Z"/>
        </w:rPr>
        <w:pPrChange w:id="3230" w:author="Phuong Giang" w:date="2012-04-15T00:36:00Z">
          <w:pPr>
            <w:keepNext/>
            <w:keepLines/>
            <w:numPr>
              <w:ilvl w:val="2"/>
              <w:numId w:val="8"/>
            </w:numPr>
            <w:spacing w:before="200" w:after="0"/>
            <w:ind w:left="1080" w:hanging="720"/>
            <w:outlineLvl w:val="3"/>
          </w:pPr>
        </w:pPrChange>
      </w:pPr>
      <w:bookmarkStart w:id="3231" w:name="_Toc322219101"/>
      <w:ins w:id="3232" w:author="Red Army" w:date="2012-04-09T09:13:00Z">
        <w:r w:rsidRPr="00441741">
          <w:t>Search Teaching Method</w:t>
        </w:r>
      </w:ins>
      <w:bookmarkEnd w:id="3231"/>
    </w:p>
    <w:p w14:paraId="0EF924BC" w14:textId="27117BE3" w:rsidR="0027013A" w:rsidDel="00F44DE5" w:rsidRDefault="0027013A" w:rsidP="0027013A">
      <w:pPr>
        <w:rPr>
          <w:ins w:id="3233" w:author="Red Army" w:date="2012-04-09T22:17:00Z"/>
          <w:del w:id="3234" w:author="Phuong Giang" w:date="2012-04-15T01:01:00Z"/>
        </w:rPr>
      </w:pPr>
      <w:ins w:id="3235" w:author="Red Army" w:date="2012-04-09T22:17:00Z">
        <w:del w:id="3236" w:author="Phuong Giang" w:date="2012-04-15T01:01:00Z">
          <w:r w:rsidRPr="00C40C4D" w:rsidDel="00F44DE5">
            <w:delText>Instructions:</w:delText>
          </w:r>
        </w:del>
      </w:ins>
    </w:p>
    <w:p w14:paraId="0703011D" w14:textId="77777777" w:rsidR="0027013A" w:rsidRPr="003D6B85" w:rsidRDefault="0027013A" w:rsidP="0027013A">
      <w:pPr>
        <w:pStyle w:val="ListParagraph"/>
        <w:numPr>
          <w:ilvl w:val="1"/>
          <w:numId w:val="75"/>
        </w:numPr>
        <w:rPr>
          <w:ins w:id="3237" w:author="Red Army" w:date="2012-04-09T22:17:00Z"/>
        </w:rPr>
      </w:pPr>
      <w:ins w:id="3238" w:author="Red Army" w:date="2012-04-09T22:17:00Z">
        <w:r>
          <w:t xml:space="preserve">Click Compose Teaching Plan button or </w:t>
        </w:r>
        <w:r w:rsidRPr="003D6B85">
          <w:t xml:space="preserve">Click Manage Knowledge Item button. </w:t>
        </w:r>
      </w:ins>
    </w:p>
    <w:p w14:paraId="194E6D96" w14:textId="5BF42712" w:rsidR="0027013A" w:rsidRDefault="0027013A" w:rsidP="0027013A">
      <w:pPr>
        <w:pStyle w:val="ListParagraph"/>
        <w:numPr>
          <w:ilvl w:val="1"/>
          <w:numId w:val="75"/>
        </w:numPr>
        <w:rPr>
          <w:ins w:id="3239" w:author="Red Army" w:date="2012-04-09T22:17:00Z"/>
        </w:rPr>
      </w:pPr>
      <w:ins w:id="3240" w:author="Red Army" w:date="2012-04-09T22:17:00Z">
        <w:r>
          <w:t xml:space="preserve">Input search conditions on </w:t>
        </w:r>
        <w:r w:rsidRPr="00C40C4D">
          <w:t>Teaching Method</w:t>
        </w:r>
        <w:r>
          <w:t xml:space="preserve"> list.</w:t>
        </w:r>
      </w:ins>
    </w:p>
    <w:p w14:paraId="18339C20" w14:textId="13821C25" w:rsidR="0027013A" w:rsidRPr="00441741" w:rsidRDefault="0027013A">
      <w:pPr>
        <w:pStyle w:val="ListParagraph"/>
        <w:numPr>
          <w:ilvl w:val="1"/>
          <w:numId w:val="75"/>
        </w:numPr>
        <w:rPr>
          <w:ins w:id="3241" w:author="Red Army" w:date="2012-04-09T09:05:00Z"/>
        </w:rPr>
        <w:pPrChange w:id="3242" w:author="Red Army" w:date="2012-04-09T22:17:00Z">
          <w:pPr>
            <w:keepNext/>
            <w:keepLines/>
            <w:numPr>
              <w:ilvl w:val="2"/>
              <w:numId w:val="8"/>
            </w:numPr>
            <w:spacing w:before="200" w:after="0"/>
            <w:ind w:left="1080" w:hanging="720"/>
            <w:outlineLvl w:val="3"/>
          </w:pPr>
        </w:pPrChange>
      </w:pPr>
      <w:ins w:id="3243" w:author="Red Army" w:date="2012-04-09T22:17:00Z">
        <w:r>
          <w:t>Click Search button.</w:t>
        </w:r>
      </w:ins>
    </w:p>
    <w:p w14:paraId="3E101C96" w14:textId="77777777" w:rsidR="00710705" w:rsidRPr="00D2320C" w:rsidRDefault="00710705">
      <w:pPr>
        <w:pStyle w:val="Heading2"/>
        <w:numPr>
          <w:ilvl w:val="1"/>
          <w:numId w:val="2"/>
        </w:numPr>
        <w:spacing w:after="200"/>
        <w:rPr>
          <w:ins w:id="3244" w:author="Red Army" w:date="2012-04-09T09:13:00Z"/>
        </w:rPr>
        <w:pPrChange w:id="3245" w:author="Phuong Giang" w:date="2012-04-15T01:33:00Z">
          <w:pPr>
            <w:keepNext/>
            <w:keepLines/>
            <w:numPr>
              <w:ilvl w:val="2"/>
              <w:numId w:val="8"/>
            </w:numPr>
            <w:spacing w:before="200" w:after="0"/>
            <w:ind w:left="1080" w:hanging="720"/>
            <w:outlineLvl w:val="3"/>
          </w:pPr>
        </w:pPrChange>
      </w:pPr>
      <w:bookmarkStart w:id="3246" w:name="_Toc322219102"/>
      <w:ins w:id="3247" w:author="Red Army" w:date="2012-04-09T09:05:00Z">
        <w:r w:rsidRPr="00C27767">
          <w:t>Working with Teaching Plan</w:t>
        </w:r>
      </w:ins>
      <w:bookmarkEnd w:id="3246"/>
    </w:p>
    <w:p w14:paraId="5C2BD922" w14:textId="318CB975" w:rsidR="007E0EBC" w:rsidRDefault="007E0EBC">
      <w:pPr>
        <w:pStyle w:val="Heading3"/>
        <w:numPr>
          <w:ilvl w:val="2"/>
          <w:numId w:val="85"/>
        </w:numPr>
        <w:spacing w:before="0"/>
        <w:rPr>
          <w:ins w:id="3248" w:author="Red Army" w:date="2012-04-09T22:18:00Z"/>
        </w:rPr>
        <w:pPrChange w:id="3249" w:author="Phuong Giang" w:date="2012-04-15T01:33:00Z">
          <w:pPr>
            <w:keepNext/>
            <w:keepLines/>
            <w:numPr>
              <w:ilvl w:val="2"/>
              <w:numId w:val="8"/>
            </w:numPr>
            <w:spacing w:before="200" w:after="0"/>
            <w:ind w:left="1080" w:hanging="720"/>
            <w:outlineLvl w:val="3"/>
          </w:pPr>
        </w:pPrChange>
      </w:pPr>
      <w:bookmarkStart w:id="3250" w:name="_Toc322219103"/>
      <w:ins w:id="3251" w:author="Red Army" w:date="2012-04-09T09:13:00Z">
        <w:r w:rsidRPr="00967041">
          <w:t>Create new Teaching Plan</w:t>
        </w:r>
        <w:bookmarkEnd w:id="3250"/>
        <w:r w:rsidRPr="00967041">
          <w:t xml:space="preserve"> </w:t>
        </w:r>
      </w:ins>
    </w:p>
    <w:p w14:paraId="46A91652" w14:textId="77777777" w:rsidR="00AA3584" w:rsidRDefault="00AA3584">
      <w:pPr>
        <w:pStyle w:val="Heading4"/>
        <w:spacing w:before="0"/>
        <w:rPr>
          <w:ins w:id="3252" w:author="Phuong Giang" w:date="2012-04-15T01:32:00Z"/>
        </w:rPr>
        <w:sectPr w:rsidR="00AA3584" w:rsidSect="00216602">
          <w:type w:val="continuous"/>
          <w:pgSz w:w="11907" w:h="16840" w:code="9"/>
          <w:pgMar w:top="1134" w:right="851" w:bottom="1134" w:left="1134" w:header="720" w:footer="720" w:gutter="0"/>
          <w:pgNumType w:start="0"/>
          <w:cols w:space="720"/>
          <w:titlePg/>
          <w:docGrid w:linePitch="360"/>
        </w:sectPr>
        <w:pPrChange w:id="3253" w:author="Phuong Giang" w:date="2012-04-15T01:33:00Z">
          <w:pPr>
            <w:pStyle w:val="Heading4"/>
          </w:pPr>
        </w:pPrChange>
      </w:pPr>
    </w:p>
    <w:p w14:paraId="507C0D40" w14:textId="6250891D" w:rsidR="002641F7" w:rsidRPr="00AA3584" w:rsidRDefault="002641F7">
      <w:pPr>
        <w:spacing w:after="0"/>
        <w:rPr>
          <w:ins w:id="3254" w:author="Red Army" w:date="2012-04-09T22:18:00Z"/>
          <w:rStyle w:val="Strong"/>
          <w:rPrChange w:id="3255" w:author="Phuong Giang" w:date="2012-04-15T01:34:00Z">
            <w:rPr>
              <w:ins w:id="3256" w:author="Red Army" w:date="2012-04-09T22:18:00Z"/>
            </w:rPr>
          </w:rPrChange>
        </w:rPr>
        <w:pPrChange w:id="3257" w:author="Phuong Giang" w:date="2012-04-15T01:34:00Z">
          <w:pPr>
            <w:keepNext/>
            <w:keepLines/>
            <w:numPr>
              <w:ilvl w:val="2"/>
              <w:numId w:val="8"/>
            </w:numPr>
            <w:spacing w:before="200" w:after="0"/>
            <w:ind w:left="1080" w:hanging="720"/>
            <w:outlineLvl w:val="3"/>
          </w:pPr>
        </w:pPrChange>
      </w:pPr>
      <w:ins w:id="3258" w:author="Red Army" w:date="2012-04-09T22:19:00Z">
        <w:r w:rsidRPr="00AA3584">
          <w:rPr>
            <w:rStyle w:val="Strong"/>
            <w:rPrChange w:id="3259" w:author="Phuong Giang" w:date="2012-04-15T01:34:00Z">
              <w:rPr/>
            </w:rPrChange>
          </w:rPr>
          <w:lastRenderedPageBreak/>
          <w:t>Create a new file</w:t>
        </w:r>
      </w:ins>
    </w:p>
    <w:p w14:paraId="42153F98" w14:textId="44D9A833" w:rsidR="002641F7" w:rsidRDefault="002641F7">
      <w:pPr>
        <w:pStyle w:val="ListParagraph"/>
        <w:numPr>
          <w:ilvl w:val="1"/>
          <w:numId w:val="77"/>
        </w:numPr>
        <w:spacing w:after="0"/>
        <w:ind w:left="1080"/>
        <w:jc w:val="both"/>
        <w:rPr>
          <w:ins w:id="3260" w:author="Red Army" w:date="2012-04-09T22:18:00Z"/>
        </w:rPr>
        <w:pPrChange w:id="3261" w:author="Phuong Giang" w:date="2012-04-15T01:34:00Z">
          <w:pPr>
            <w:keepNext/>
            <w:keepLines/>
            <w:numPr>
              <w:ilvl w:val="2"/>
              <w:numId w:val="8"/>
            </w:numPr>
            <w:spacing w:before="200" w:after="0"/>
            <w:ind w:left="1080" w:hanging="720"/>
            <w:outlineLvl w:val="3"/>
          </w:pPr>
        </w:pPrChange>
      </w:pPr>
      <w:ins w:id="3262" w:author="Red Army" w:date="2012-04-09T22:18:00Z">
        <w:r>
          <w:t>Click Application button.</w:t>
        </w:r>
      </w:ins>
    </w:p>
    <w:p w14:paraId="6033F8B9" w14:textId="795246AE" w:rsidR="002641F7" w:rsidRDefault="002641F7">
      <w:pPr>
        <w:pStyle w:val="ListParagraph"/>
        <w:numPr>
          <w:ilvl w:val="1"/>
          <w:numId w:val="77"/>
        </w:numPr>
        <w:ind w:left="1080"/>
        <w:jc w:val="both"/>
        <w:rPr>
          <w:ins w:id="3263" w:author="Red Army" w:date="2012-04-09T22:18:00Z"/>
        </w:rPr>
        <w:pPrChange w:id="3264" w:author="Phuong Giang" w:date="2012-04-15T01:32:00Z">
          <w:pPr>
            <w:keepNext/>
            <w:keepLines/>
            <w:numPr>
              <w:ilvl w:val="2"/>
              <w:numId w:val="8"/>
            </w:numPr>
            <w:spacing w:before="200" w:after="0"/>
            <w:ind w:left="1080" w:hanging="720"/>
            <w:outlineLvl w:val="3"/>
          </w:pPr>
        </w:pPrChange>
      </w:pPr>
      <w:ins w:id="3265" w:author="Red Army" w:date="2012-04-09T22:18:00Z">
        <w:r>
          <w:t xml:space="preserve">Click </w:t>
        </w:r>
      </w:ins>
      <w:proofErr w:type="gramStart"/>
      <w:ins w:id="3266" w:author="Red Army" w:date="2012-04-14T20:51:00Z">
        <w:r w:rsidR="00534210">
          <w:t>N</w:t>
        </w:r>
      </w:ins>
      <w:ins w:id="3267" w:author="Red Army" w:date="2012-04-14T20:50:00Z">
        <w:r w:rsidR="00534210">
          <w:t>ew</w:t>
        </w:r>
      </w:ins>
      <w:proofErr w:type="gramEnd"/>
      <w:ins w:id="3268" w:author="Red Army" w:date="2012-04-09T22:18:00Z">
        <w:r>
          <w:t xml:space="preserve"> button.</w:t>
        </w:r>
      </w:ins>
    </w:p>
    <w:p w14:paraId="499F0B34" w14:textId="624D04D8" w:rsidR="002641F7" w:rsidRDefault="002641F7">
      <w:pPr>
        <w:pStyle w:val="ListParagraph"/>
        <w:numPr>
          <w:ilvl w:val="1"/>
          <w:numId w:val="77"/>
        </w:numPr>
        <w:ind w:left="1080"/>
        <w:jc w:val="both"/>
        <w:rPr>
          <w:ins w:id="3269" w:author="Red Army" w:date="2012-04-09T22:19:00Z"/>
        </w:rPr>
        <w:pPrChange w:id="3270" w:author="Phuong Giang" w:date="2012-04-15T01:32:00Z">
          <w:pPr>
            <w:keepNext/>
            <w:keepLines/>
            <w:numPr>
              <w:ilvl w:val="2"/>
              <w:numId w:val="8"/>
            </w:numPr>
            <w:spacing w:before="200" w:after="0"/>
            <w:ind w:left="1080" w:hanging="720"/>
            <w:outlineLvl w:val="3"/>
          </w:pPr>
        </w:pPrChange>
      </w:pPr>
      <w:ins w:id="3271" w:author="Red Army" w:date="2012-04-09T22:19:00Z">
        <w:r>
          <w:t>Input Teaching Plan content in new Teaching Plan Editor</w:t>
        </w:r>
      </w:ins>
    </w:p>
    <w:p w14:paraId="0A1BA9C8" w14:textId="19A2C007" w:rsidR="002641F7" w:rsidDel="00987477" w:rsidRDefault="002641F7" w:rsidP="00987477">
      <w:pPr>
        <w:pStyle w:val="ListParagraph"/>
        <w:numPr>
          <w:ilvl w:val="1"/>
          <w:numId w:val="77"/>
        </w:numPr>
        <w:spacing w:after="0"/>
        <w:ind w:left="1080"/>
        <w:jc w:val="both"/>
        <w:rPr>
          <w:ins w:id="3272" w:author="Red Army" w:date="2012-04-09T22:20:00Z"/>
          <w:del w:id="3273" w:author="Phuong Giang" w:date="2012-04-15T02:03:00Z"/>
        </w:rPr>
        <w:pPrChange w:id="3274" w:author="Phuong Giang" w:date="2012-04-15T01:35:00Z">
          <w:pPr>
            <w:keepNext/>
            <w:keepLines/>
            <w:numPr>
              <w:ilvl w:val="2"/>
              <w:numId w:val="8"/>
            </w:numPr>
            <w:spacing w:before="200" w:after="0"/>
            <w:ind w:left="1080" w:hanging="720"/>
            <w:outlineLvl w:val="3"/>
          </w:pPr>
        </w:pPrChange>
      </w:pPr>
      <w:ins w:id="3275" w:author="Red Army" w:date="2012-04-09T22:19:00Z">
        <w:r>
          <w:t>Click Application button</w:t>
        </w:r>
      </w:ins>
      <w:ins w:id="3276" w:author="Red Army" w:date="2012-04-09T22:20:00Z">
        <w:r>
          <w:t>, then c</w:t>
        </w:r>
      </w:ins>
      <w:ins w:id="3277" w:author="Red Army" w:date="2012-04-09T22:19:00Z">
        <w:r>
          <w:t xml:space="preserve">lick </w:t>
        </w:r>
      </w:ins>
      <w:proofErr w:type="gramStart"/>
      <w:ins w:id="3278" w:author="Red Army" w:date="2012-04-09T22:20:00Z">
        <w:r>
          <w:t>Save</w:t>
        </w:r>
      </w:ins>
      <w:proofErr w:type="gramEnd"/>
      <w:ins w:id="3279" w:author="Red Army" w:date="2012-04-09T22:19:00Z">
        <w:r>
          <w:t xml:space="preserve"> button.</w:t>
        </w:r>
      </w:ins>
      <w:ins w:id="3280" w:author="Red Army" w:date="2012-04-09T22:20:00Z">
        <w:r>
          <w:t xml:space="preserve"> (Or press Ctrl +S)</w:t>
        </w:r>
      </w:ins>
    </w:p>
    <w:p w14:paraId="0C739F49" w14:textId="77777777" w:rsidR="00987477" w:rsidRDefault="00987477" w:rsidP="00987477">
      <w:pPr>
        <w:pStyle w:val="ListParagraph"/>
        <w:numPr>
          <w:ilvl w:val="1"/>
          <w:numId w:val="77"/>
        </w:numPr>
        <w:spacing w:after="0"/>
        <w:ind w:left="1080"/>
        <w:jc w:val="both"/>
        <w:rPr>
          <w:ins w:id="3281" w:author="Phuong Giang" w:date="2012-04-15T02:03:00Z"/>
          <w:rStyle w:val="Strong"/>
        </w:rPr>
        <w:pPrChange w:id="3282" w:author="Phuong Giang" w:date="2012-04-15T01:35:00Z">
          <w:pPr>
            <w:keepNext/>
            <w:keepLines/>
            <w:numPr>
              <w:ilvl w:val="2"/>
              <w:numId w:val="8"/>
            </w:numPr>
            <w:spacing w:before="200" w:after="0"/>
            <w:ind w:left="1080" w:hanging="720"/>
            <w:outlineLvl w:val="3"/>
          </w:pPr>
        </w:pPrChange>
      </w:pPr>
    </w:p>
    <w:p w14:paraId="5E17EDA1" w14:textId="77777777" w:rsidR="002641F7" w:rsidRPr="00AA3584" w:rsidRDefault="002641F7" w:rsidP="00B74D3F">
      <w:pPr>
        <w:spacing w:after="0"/>
        <w:rPr>
          <w:ins w:id="3283" w:author="Red Army" w:date="2012-04-09T22:22:00Z"/>
          <w:rStyle w:val="Strong"/>
          <w:rPrChange w:id="3284" w:author="Phuong Giang" w:date="2012-04-15T01:35:00Z">
            <w:rPr>
              <w:ins w:id="3285" w:author="Red Army" w:date="2012-04-09T22:22:00Z"/>
            </w:rPr>
          </w:rPrChange>
        </w:rPr>
        <w:pPrChange w:id="3286" w:author="Phuong Giang" w:date="2012-04-15T02:13:00Z">
          <w:pPr>
            <w:keepNext/>
            <w:keepLines/>
            <w:numPr>
              <w:ilvl w:val="2"/>
              <w:numId w:val="8"/>
            </w:numPr>
            <w:spacing w:before="200" w:after="0"/>
            <w:ind w:left="1080" w:hanging="720"/>
            <w:outlineLvl w:val="3"/>
          </w:pPr>
        </w:pPrChange>
      </w:pPr>
      <w:ins w:id="3287" w:author="Red Army" w:date="2012-04-09T22:21:00Z">
        <w:r w:rsidRPr="00AA3584">
          <w:rPr>
            <w:rStyle w:val="Strong"/>
            <w:rPrChange w:id="3288" w:author="Phuong Giang" w:date="2012-04-15T01:35:00Z">
              <w:rPr/>
            </w:rPrChange>
          </w:rPr>
          <w:t>Add new Activity</w:t>
        </w:r>
      </w:ins>
    </w:p>
    <w:p w14:paraId="54F2D1D4" w14:textId="3EF1DC72" w:rsidR="002641F7" w:rsidRDefault="002641F7" w:rsidP="00B74D3F">
      <w:pPr>
        <w:spacing w:after="0"/>
        <w:jc w:val="both"/>
        <w:rPr>
          <w:ins w:id="3289" w:author="Red Army" w:date="2012-04-09T22:51:00Z"/>
        </w:rPr>
        <w:pPrChange w:id="3290" w:author="Phuong Giang" w:date="2012-04-15T02:13:00Z">
          <w:pPr>
            <w:keepNext/>
            <w:keepLines/>
            <w:numPr>
              <w:ilvl w:val="2"/>
              <w:numId w:val="8"/>
            </w:numPr>
            <w:spacing w:before="200" w:after="0"/>
            <w:ind w:left="1080" w:hanging="720"/>
            <w:outlineLvl w:val="3"/>
          </w:pPr>
        </w:pPrChange>
      </w:pPr>
      <w:ins w:id="3291" w:author="Red Army" w:date="2012-04-09T22:22:00Z">
        <w:r>
          <w:t xml:space="preserve">Click </w:t>
        </w:r>
      </w:ins>
      <w:ins w:id="3292" w:author="Red Army" w:date="2012-04-09T22:27:00Z">
        <w:r w:rsidR="00D86126">
          <w:t xml:space="preserve">on + button ( </w:t>
        </w:r>
        <w:r w:rsidR="00D86126">
          <w:rPr>
            <w:noProof/>
            <w:lang w:eastAsia="ja-JP"/>
          </w:rPr>
          <w:drawing>
            <wp:inline distT="0" distB="0" distL="0" distR="0" wp14:anchorId="0BD85399" wp14:editId="2183219C">
              <wp:extent cx="381000" cy="323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t="1" b="12820"/>
                      <a:stretch/>
                    </pic:blipFill>
                    <pic:spPr bwMode="auto">
                      <a:xfrm>
                        <a:off x="0" y="0"/>
                        <a:ext cx="381000" cy="323850"/>
                      </a:xfrm>
                      <a:prstGeom prst="rect">
                        <a:avLst/>
                      </a:prstGeom>
                      <a:ln>
                        <a:noFill/>
                      </a:ln>
                      <a:extLst>
                        <a:ext uri="{53640926-AAD7-44D8-BBD7-CCE9431645EC}">
                          <a14:shadowObscured xmlns:a14="http://schemas.microsoft.com/office/drawing/2010/main"/>
                        </a:ext>
                      </a:extLst>
                    </pic:spPr>
                  </pic:pic>
                </a:graphicData>
              </a:graphic>
            </wp:inline>
          </w:drawing>
        </w:r>
        <w:r w:rsidR="00441741">
          <w:t xml:space="preserve">) </w:t>
        </w:r>
        <w:r w:rsidR="00D86126">
          <w:t xml:space="preserve">at Activity </w:t>
        </w:r>
      </w:ins>
      <w:ins w:id="3293" w:author="Red Army" w:date="2012-04-09T22:28:00Z">
        <w:r w:rsidR="00D86126">
          <w:t>region</w:t>
        </w:r>
      </w:ins>
      <w:ins w:id="3294" w:author="Red Army" w:date="2012-04-09T22:27:00Z">
        <w:r w:rsidR="00D86126">
          <w:t xml:space="preserve"> to </w:t>
        </w:r>
      </w:ins>
      <w:ins w:id="3295" w:author="Red Army" w:date="2012-04-09T22:28:00Z">
        <w:r w:rsidR="00D86126">
          <w:t>add new activity.</w:t>
        </w:r>
      </w:ins>
    </w:p>
    <w:p w14:paraId="292B8986" w14:textId="6B1B7C99" w:rsidR="00441741" w:rsidRPr="00AA3584" w:rsidRDefault="00441741">
      <w:pPr>
        <w:spacing w:after="0"/>
        <w:ind w:left="0"/>
        <w:rPr>
          <w:ins w:id="3296" w:author="Red Army" w:date="2012-04-09T22:51:00Z"/>
          <w:rStyle w:val="Strong"/>
          <w:rPrChange w:id="3297" w:author="Phuong Giang" w:date="2012-04-15T01:34:00Z">
            <w:rPr>
              <w:ins w:id="3298" w:author="Red Army" w:date="2012-04-09T22:51:00Z"/>
            </w:rPr>
          </w:rPrChange>
        </w:rPr>
        <w:pPrChange w:id="3299" w:author="Phuong Giang" w:date="2012-04-15T01:34:00Z">
          <w:pPr>
            <w:keepNext/>
            <w:keepLines/>
            <w:numPr>
              <w:ilvl w:val="2"/>
              <w:numId w:val="8"/>
            </w:numPr>
            <w:spacing w:before="200" w:after="0"/>
            <w:ind w:left="1080" w:hanging="720"/>
            <w:outlineLvl w:val="3"/>
          </w:pPr>
        </w:pPrChange>
      </w:pPr>
      <w:ins w:id="3300" w:author="Red Army" w:date="2012-04-09T22:51:00Z">
        <w:r w:rsidRPr="00AA3584">
          <w:rPr>
            <w:rStyle w:val="Strong"/>
            <w:rPrChange w:id="3301" w:author="Phuong Giang" w:date="2012-04-15T01:34:00Z">
              <w:rPr/>
            </w:rPrChange>
          </w:rPr>
          <w:lastRenderedPageBreak/>
          <w:t>Delete an Activity</w:t>
        </w:r>
      </w:ins>
    </w:p>
    <w:p w14:paraId="4C260F08" w14:textId="2CF92667" w:rsidR="00441741" w:rsidRPr="002641F7" w:rsidRDefault="00441741">
      <w:pPr>
        <w:spacing w:after="0"/>
        <w:ind w:left="0"/>
        <w:jc w:val="both"/>
        <w:rPr>
          <w:ins w:id="3302" w:author="Red Army" w:date="2012-04-09T22:21:00Z"/>
        </w:rPr>
        <w:pPrChange w:id="3303" w:author="Phuong Giang" w:date="2012-04-15T01:34:00Z">
          <w:pPr>
            <w:keepNext/>
            <w:keepLines/>
            <w:numPr>
              <w:ilvl w:val="2"/>
              <w:numId w:val="8"/>
            </w:numPr>
            <w:spacing w:before="200" w:after="0"/>
            <w:ind w:left="1080" w:hanging="720"/>
            <w:outlineLvl w:val="3"/>
          </w:pPr>
        </w:pPrChange>
      </w:pPr>
      <w:ins w:id="3304" w:author="Red Army" w:date="2012-04-09T22:52:00Z">
        <w:r>
          <w:t>Click on + button (</w:t>
        </w:r>
        <w:r>
          <w:rPr>
            <w:noProof/>
            <w:lang w:eastAsia="ja-JP"/>
          </w:rPr>
          <w:drawing>
            <wp:inline distT="0" distB="0" distL="0" distR="0" wp14:anchorId="0948900A" wp14:editId="3FCA90F8">
              <wp:extent cx="190500" cy="20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90500" cy="209550"/>
                      </a:xfrm>
                      <a:prstGeom prst="rect">
                        <a:avLst/>
                      </a:prstGeom>
                    </pic:spPr>
                  </pic:pic>
                </a:graphicData>
              </a:graphic>
            </wp:inline>
          </w:drawing>
        </w:r>
        <w:r w:rsidR="00401351">
          <w:t xml:space="preserve">) at on top left corner of </w:t>
        </w:r>
        <w:r>
          <w:t>activity to delete it.</w:t>
        </w:r>
      </w:ins>
    </w:p>
    <w:p w14:paraId="12888875" w14:textId="57042456" w:rsidR="002641F7" w:rsidRDefault="002641F7" w:rsidP="00B74D3F">
      <w:pPr>
        <w:spacing w:after="0"/>
        <w:ind w:left="0"/>
        <w:rPr>
          <w:ins w:id="3305" w:author="Red Army" w:date="2012-04-09T22:21:00Z"/>
        </w:rPr>
        <w:pPrChange w:id="3306" w:author="Phuong Giang" w:date="2012-04-15T02:13:00Z">
          <w:pPr>
            <w:keepNext/>
            <w:keepLines/>
            <w:numPr>
              <w:ilvl w:val="2"/>
              <w:numId w:val="8"/>
            </w:numPr>
            <w:spacing w:before="200" w:after="0"/>
            <w:ind w:left="1080" w:hanging="720"/>
            <w:outlineLvl w:val="3"/>
          </w:pPr>
        </w:pPrChange>
      </w:pPr>
      <w:ins w:id="3307" w:author="Red Army" w:date="2012-04-09T22:20:00Z">
        <w:r w:rsidRPr="00AA3584">
          <w:rPr>
            <w:rStyle w:val="Strong"/>
            <w:rPrChange w:id="3308" w:author="Phuong Giang" w:date="2012-04-15T01:34:00Z">
              <w:rPr>
                <w:b/>
                <w:bCs/>
                <w:i/>
                <w:iCs/>
              </w:rPr>
            </w:rPrChange>
          </w:rPr>
          <w:t>Insert a Teaching Method to Activit</w:t>
        </w:r>
      </w:ins>
      <w:ins w:id="3309" w:author="Red Army" w:date="2012-04-09T22:21:00Z">
        <w:r w:rsidRPr="00AA3584">
          <w:rPr>
            <w:rStyle w:val="Strong"/>
            <w:rPrChange w:id="3310" w:author="Phuong Giang" w:date="2012-04-15T01:34:00Z">
              <w:rPr>
                <w:b/>
                <w:bCs/>
                <w:i/>
                <w:iCs/>
              </w:rPr>
            </w:rPrChange>
          </w:rPr>
          <w:t>ies</w:t>
        </w:r>
      </w:ins>
      <w:ins w:id="3311" w:author="Red Army" w:date="2012-04-09T22:20:00Z">
        <w:r>
          <w:t>.</w:t>
        </w:r>
      </w:ins>
    </w:p>
    <w:p w14:paraId="1141F16A" w14:textId="4E73F3A1" w:rsidR="002641F7" w:rsidRPr="002641F7" w:rsidRDefault="002641F7" w:rsidP="00B74D3F">
      <w:pPr>
        <w:ind w:left="0"/>
        <w:jc w:val="both"/>
        <w:rPr>
          <w:ins w:id="3312" w:author="Red Army" w:date="2012-04-09T22:20:00Z"/>
        </w:rPr>
        <w:pPrChange w:id="3313" w:author="Phuong Giang" w:date="2012-04-15T02:13:00Z">
          <w:pPr>
            <w:keepNext/>
            <w:keepLines/>
            <w:numPr>
              <w:ilvl w:val="2"/>
              <w:numId w:val="8"/>
            </w:numPr>
            <w:spacing w:before="200" w:after="0"/>
            <w:ind w:left="1080" w:hanging="720"/>
            <w:outlineLvl w:val="3"/>
          </w:pPr>
        </w:pPrChange>
      </w:pPr>
      <w:ins w:id="3314" w:author="Red Army" w:date="2012-04-09T22:21:00Z">
        <w:r>
          <w:t xml:space="preserve">Drag </w:t>
        </w:r>
      </w:ins>
      <w:ins w:id="3315" w:author="Red Army" w:date="2012-04-09T22:28:00Z">
        <w:r w:rsidR="00D86126">
          <w:t xml:space="preserve">target Teaching Method and drop on </w:t>
        </w:r>
      </w:ins>
      <w:ins w:id="3316" w:author="Red Army" w:date="2012-04-09T22:29:00Z">
        <w:r w:rsidR="00D86126">
          <w:t>target</w:t>
        </w:r>
      </w:ins>
      <w:ins w:id="3317" w:author="Red Army" w:date="2012-04-09T22:28:00Z">
        <w:r w:rsidR="00D86126">
          <w:t xml:space="preserve"> </w:t>
        </w:r>
      </w:ins>
      <w:ins w:id="3318" w:author="Red Army" w:date="2012-04-09T22:29:00Z">
        <w:r w:rsidR="00D86126">
          <w:t>Activity.</w:t>
        </w:r>
      </w:ins>
    </w:p>
    <w:p w14:paraId="430AA6F7" w14:textId="1B57C58A" w:rsidR="002641F7" w:rsidRPr="00AA3584" w:rsidRDefault="002641F7">
      <w:pPr>
        <w:spacing w:after="0"/>
        <w:ind w:left="0"/>
        <w:rPr>
          <w:ins w:id="3319" w:author="Red Army" w:date="2012-04-09T22:29:00Z"/>
          <w:rStyle w:val="Strong"/>
          <w:rPrChange w:id="3320" w:author="Phuong Giang" w:date="2012-04-15T01:34:00Z">
            <w:rPr>
              <w:ins w:id="3321" w:author="Red Army" w:date="2012-04-09T22:29:00Z"/>
            </w:rPr>
          </w:rPrChange>
        </w:rPr>
        <w:pPrChange w:id="3322" w:author="Phuong Giang" w:date="2012-04-15T01:34:00Z">
          <w:pPr>
            <w:keepNext/>
            <w:keepLines/>
            <w:numPr>
              <w:ilvl w:val="2"/>
              <w:numId w:val="8"/>
            </w:numPr>
            <w:spacing w:before="200" w:after="0"/>
            <w:ind w:left="1080" w:hanging="720"/>
            <w:outlineLvl w:val="3"/>
          </w:pPr>
        </w:pPrChange>
      </w:pPr>
      <w:ins w:id="3323" w:author="Red Army" w:date="2012-04-09T22:20:00Z">
        <w:r w:rsidRPr="00AA3584">
          <w:rPr>
            <w:rStyle w:val="Strong"/>
            <w:rPrChange w:id="3324" w:author="Phuong Giang" w:date="2012-04-15T01:34:00Z">
              <w:rPr/>
            </w:rPrChange>
          </w:rPr>
          <w:t xml:space="preserve">Insert </w:t>
        </w:r>
      </w:ins>
      <w:ins w:id="3325" w:author="Red Army" w:date="2012-04-09T22:21:00Z">
        <w:r w:rsidRPr="00AA3584">
          <w:rPr>
            <w:rStyle w:val="Strong"/>
            <w:rPrChange w:id="3326" w:author="Phuong Giang" w:date="2012-04-15T01:34:00Z">
              <w:rPr/>
            </w:rPrChange>
          </w:rPr>
          <w:t xml:space="preserve">a </w:t>
        </w:r>
      </w:ins>
      <w:ins w:id="3327" w:author="Red Army" w:date="2012-04-09T22:20:00Z">
        <w:r w:rsidRPr="00AA3584">
          <w:rPr>
            <w:rStyle w:val="Strong"/>
            <w:rPrChange w:id="3328" w:author="Phuong Giang" w:date="2012-04-15T01:34:00Z">
              <w:rPr/>
            </w:rPrChange>
          </w:rPr>
          <w:t>Knowledge Item to Activities</w:t>
        </w:r>
      </w:ins>
    </w:p>
    <w:p w14:paraId="515639D5" w14:textId="4A190C1C" w:rsidR="00D86126" w:rsidRPr="00D86126" w:rsidRDefault="00D86126">
      <w:pPr>
        <w:ind w:left="0"/>
        <w:jc w:val="both"/>
        <w:rPr>
          <w:ins w:id="3329" w:author="Red Army" w:date="2012-04-09T09:13:00Z"/>
        </w:rPr>
        <w:pPrChange w:id="3330" w:author="Phuong Giang" w:date="2012-04-15T01:32:00Z">
          <w:pPr>
            <w:keepNext/>
            <w:keepLines/>
            <w:numPr>
              <w:ilvl w:val="2"/>
              <w:numId w:val="8"/>
            </w:numPr>
            <w:spacing w:before="200" w:after="0"/>
            <w:ind w:left="1080" w:hanging="720"/>
            <w:outlineLvl w:val="3"/>
          </w:pPr>
        </w:pPrChange>
      </w:pPr>
      <w:ins w:id="3331" w:author="Red Army" w:date="2012-04-09T22:29:00Z">
        <w:r>
          <w:t>Drag target Knowledge Item and drop on target Teaching Method.</w:t>
        </w:r>
      </w:ins>
    </w:p>
    <w:p w14:paraId="67597C17" w14:textId="77777777" w:rsidR="00AA3584" w:rsidRDefault="00AA3584" w:rsidP="00B95E78">
      <w:pPr>
        <w:pStyle w:val="Heading3"/>
        <w:numPr>
          <w:ilvl w:val="2"/>
          <w:numId w:val="85"/>
        </w:numPr>
        <w:rPr>
          <w:ins w:id="3332" w:author="Phuong Giang" w:date="2012-04-15T01:32:00Z"/>
        </w:rPr>
        <w:sectPr w:rsidR="00AA3584" w:rsidSect="00AA3584">
          <w:type w:val="continuous"/>
          <w:pgSz w:w="11907" w:h="16840" w:code="9"/>
          <w:pgMar w:top="1134" w:right="851" w:bottom="1134" w:left="1134" w:header="720" w:footer="720" w:gutter="0"/>
          <w:pgNumType w:start="0"/>
          <w:cols w:num="2" w:space="720"/>
          <w:titlePg/>
          <w:docGrid w:linePitch="360"/>
          <w:sectPrChange w:id="3333" w:author="Phuong Giang" w:date="2012-04-15T01:32:00Z">
            <w:sectPr w:rsidR="00AA3584" w:rsidSect="00AA3584">
              <w:pgMar w:top="1134" w:right="851" w:bottom="1134" w:left="1134" w:header="720" w:footer="720" w:gutter="0"/>
              <w:cols w:num="1"/>
            </w:sectPr>
          </w:sectPrChange>
        </w:sectPr>
      </w:pPr>
    </w:p>
    <w:p w14:paraId="292E33C9" w14:textId="5FCA1A22" w:rsidR="007E0EBC" w:rsidRDefault="007E0EBC">
      <w:pPr>
        <w:pStyle w:val="Heading3"/>
        <w:numPr>
          <w:ilvl w:val="2"/>
          <w:numId w:val="85"/>
        </w:numPr>
        <w:rPr>
          <w:ins w:id="3334" w:author="Red Army" w:date="2012-04-09T22:29:00Z"/>
        </w:rPr>
        <w:pPrChange w:id="3335" w:author="Phuong Giang" w:date="2012-04-15T00:36:00Z">
          <w:pPr>
            <w:keepNext/>
            <w:keepLines/>
            <w:numPr>
              <w:ilvl w:val="2"/>
              <w:numId w:val="8"/>
            </w:numPr>
            <w:spacing w:before="200" w:after="0"/>
            <w:ind w:left="1080" w:hanging="720"/>
            <w:outlineLvl w:val="3"/>
          </w:pPr>
        </w:pPrChange>
      </w:pPr>
      <w:bookmarkStart w:id="3336" w:name="_Toc322219104"/>
      <w:ins w:id="3337" w:author="Red Army" w:date="2012-04-09T09:14:00Z">
        <w:r w:rsidRPr="00441741">
          <w:lastRenderedPageBreak/>
          <w:t>Open a Teaching Plan</w:t>
        </w:r>
      </w:ins>
      <w:bookmarkEnd w:id="3336"/>
    </w:p>
    <w:p w14:paraId="736F855B" w14:textId="77777777" w:rsidR="0042001A" w:rsidRDefault="0042001A">
      <w:pPr>
        <w:pStyle w:val="ListParagraph"/>
        <w:numPr>
          <w:ilvl w:val="1"/>
          <w:numId w:val="80"/>
        </w:numPr>
        <w:ind w:left="1080"/>
        <w:rPr>
          <w:ins w:id="3338" w:author="Red Army" w:date="2012-04-09T22:29:00Z"/>
        </w:rPr>
        <w:pPrChange w:id="3339" w:author="Red Army" w:date="2012-04-09T22:30:00Z">
          <w:pPr>
            <w:pStyle w:val="ListParagraph"/>
            <w:numPr>
              <w:ilvl w:val="1"/>
              <w:numId w:val="77"/>
            </w:numPr>
            <w:ind w:left="1440" w:hanging="360"/>
          </w:pPr>
        </w:pPrChange>
      </w:pPr>
      <w:ins w:id="3340" w:author="Red Army" w:date="2012-04-09T22:29:00Z">
        <w:r>
          <w:t>Click Application button.</w:t>
        </w:r>
      </w:ins>
    </w:p>
    <w:p w14:paraId="0C06FDA4" w14:textId="6E34489C" w:rsidR="0042001A" w:rsidRDefault="0042001A">
      <w:pPr>
        <w:pStyle w:val="ListParagraph"/>
        <w:numPr>
          <w:ilvl w:val="1"/>
          <w:numId w:val="80"/>
        </w:numPr>
        <w:ind w:left="1080"/>
        <w:rPr>
          <w:ins w:id="3341" w:author="Red Army" w:date="2012-04-09T22:30:00Z"/>
        </w:rPr>
        <w:pPrChange w:id="3342" w:author="Red Army" w:date="2012-04-09T22:30:00Z">
          <w:pPr>
            <w:keepNext/>
            <w:keepLines/>
            <w:numPr>
              <w:ilvl w:val="2"/>
              <w:numId w:val="8"/>
            </w:numPr>
            <w:spacing w:before="200" w:after="0"/>
            <w:ind w:left="1080" w:hanging="720"/>
            <w:outlineLvl w:val="3"/>
          </w:pPr>
        </w:pPrChange>
      </w:pPr>
      <w:ins w:id="3343" w:author="Red Army" w:date="2012-04-09T22:29:00Z">
        <w:r>
          <w:t xml:space="preserve">Click </w:t>
        </w:r>
      </w:ins>
      <w:ins w:id="3344" w:author="Red Army" w:date="2012-04-09T22:30:00Z">
        <w:r>
          <w:t>Open</w:t>
        </w:r>
      </w:ins>
      <w:ins w:id="3345" w:author="Red Army" w:date="2012-04-09T22:29:00Z">
        <w:r>
          <w:t xml:space="preserve"> button.</w:t>
        </w:r>
      </w:ins>
      <w:ins w:id="3346" w:author="Red Army" w:date="2012-04-09T22:30:00Z">
        <w:r>
          <w:t xml:space="preserve"> </w:t>
        </w:r>
      </w:ins>
    </w:p>
    <w:p w14:paraId="425C68FB" w14:textId="72A02399" w:rsidR="0042001A" w:rsidRDefault="0042001A">
      <w:pPr>
        <w:pStyle w:val="ListParagraph"/>
        <w:numPr>
          <w:ilvl w:val="1"/>
          <w:numId w:val="80"/>
        </w:numPr>
        <w:ind w:left="1080"/>
        <w:rPr>
          <w:ins w:id="3347" w:author="Red Army" w:date="2012-04-09T22:30:00Z"/>
        </w:rPr>
        <w:pPrChange w:id="3348" w:author="Red Army" w:date="2012-04-09T22:30:00Z">
          <w:pPr>
            <w:keepNext/>
            <w:keepLines/>
            <w:numPr>
              <w:ilvl w:val="2"/>
              <w:numId w:val="8"/>
            </w:numPr>
            <w:spacing w:before="200" w:after="0"/>
            <w:ind w:left="1080" w:hanging="720"/>
            <w:outlineLvl w:val="3"/>
          </w:pPr>
        </w:pPrChange>
      </w:pPr>
      <w:ins w:id="3349" w:author="Red Army" w:date="2012-04-09T22:30:00Z">
        <w:r>
          <w:t xml:space="preserve">Browse for target file. </w:t>
        </w:r>
      </w:ins>
    </w:p>
    <w:p w14:paraId="36106897" w14:textId="2E8940AC" w:rsidR="0042001A" w:rsidRPr="00441741" w:rsidRDefault="0042001A">
      <w:pPr>
        <w:pStyle w:val="ListParagraph"/>
        <w:numPr>
          <w:ilvl w:val="1"/>
          <w:numId w:val="80"/>
        </w:numPr>
        <w:ind w:left="1080"/>
        <w:rPr>
          <w:ins w:id="3350" w:author="Red Army" w:date="2012-04-09T09:14:00Z"/>
        </w:rPr>
        <w:pPrChange w:id="3351" w:author="Red Army" w:date="2012-04-09T22:30:00Z">
          <w:pPr>
            <w:keepNext/>
            <w:keepLines/>
            <w:numPr>
              <w:ilvl w:val="2"/>
              <w:numId w:val="8"/>
            </w:numPr>
            <w:spacing w:before="200" w:after="0"/>
            <w:ind w:left="1080" w:hanging="720"/>
            <w:outlineLvl w:val="3"/>
          </w:pPr>
        </w:pPrChange>
      </w:pPr>
      <w:ins w:id="3352" w:author="Red Army" w:date="2012-04-09T22:30:00Z">
        <w:r>
          <w:t xml:space="preserve">Click Open. </w:t>
        </w:r>
      </w:ins>
    </w:p>
    <w:p w14:paraId="1935C4B8" w14:textId="005D1460" w:rsidR="007E0EBC" w:rsidRDefault="006472EB">
      <w:pPr>
        <w:pStyle w:val="Heading3"/>
        <w:numPr>
          <w:ilvl w:val="2"/>
          <w:numId w:val="85"/>
        </w:numPr>
        <w:ind w:left="180"/>
        <w:rPr>
          <w:ins w:id="3353" w:author="Red Army" w:date="2012-04-09T22:30:00Z"/>
        </w:rPr>
        <w:pPrChange w:id="3354" w:author="Phuong Giang" w:date="2012-04-15T01:37:00Z">
          <w:pPr>
            <w:keepNext/>
            <w:keepLines/>
            <w:numPr>
              <w:ilvl w:val="2"/>
              <w:numId w:val="8"/>
            </w:numPr>
            <w:spacing w:before="200" w:after="0"/>
            <w:ind w:left="1080" w:hanging="720"/>
            <w:outlineLvl w:val="3"/>
          </w:pPr>
        </w:pPrChange>
      </w:pPr>
      <w:bookmarkStart w:id="3355" w:name="_Toc322219105"/>
      <w:ins w:id="3356" w:author="Red Army" w:date="2012-04-09T09:15:00Z">
        <w:r w:rsidRPr="00C27767">
          <w:lastRenderedPageBreak/>
          <w:t>Export Teaching Plan</w:t>
        </w:r>
      </w:ins>
      <w:bookmarkEnd w:id="3355"/>
      <w:ins w:id="3357" w:author="Red Army" w:date="2012-04-09T09:14:00Z">
        <w:r w:rsidR="007E0EBC" w:rsidRPr="00D2320C">
          <w:t xml:space="preserve"> </w:t>
        </w:r>
      </w:ins>
    </w:p>
    <w:p w14:paraId="728438AD" w14:textId="77777777" w:rsidR="0042001A" w:rsidRDefault="0042001A">
      <w:pPr>
        <w:pStyle w:val="ListParagraph"/>
        <w:numPr>
          <w:ilvl w:val="1"/>
          <w:numId w:val="81"/>
        </w:numPr>
        <w:ind w:left="360"/>
        <w:rPr>
          <w:ins w:id="3358" w:author="Red Army" w:date="2012-04-09T22:30:00Z"/>
        </w:rPr>
        <w:pPrChange w:id="3359" w:author="Red Army" w:date="2012-04-09T22:30:00Z">
          <w:pPr>
            <w:pStyle w:val="ListParagraph"/>
            <w:numPr>
              <w:ilvl w:val="1"/>
              <w:numId w:val="80"/>
            </w:numPr>
            <w:ind w:left="1440" w:hanging="360"/>
          </w:pPr>
        </w:pPrChange>
      </w:pPr>
      <w:ins w:id="3360" w:author="Red Army" w:date="2012-04-09T22:30:00Z">
        <w:r>
          <w:t>Click Application button.</w:t>
        </w:r>
      </w:ins>
    </w:p>
    <w:p w14:paraId="557F3983" w14:textId="4D0A99A8" w:rsidR="0042001A" w:rsidRDefault="0042001A">
      <w:pPr>
        <w:pStyle w:val="ListParagraph"/>
        <w:numPr>
          <w:ilvl w:val="1"/>
          <w:numId w:val="81"/>
        </w:numPr>
        <w:ind w:left="360"/>
        <w:rPr>
          <w:ins w:id="3361" w:author="Red Army" w:date="2012-04-09T22:30:00Z"/>
        </w:rPr>
        <w:pPrChange w:id="3362" w:author="Red Army" w:date="2012-04-09T22:30:00Z">
          <w:pPr>
            <w:pStyle w:val="ListParagraph"/>
            <w:numPr>
              <w:ilvl w:val="1"/>
              <w:numId w:val="80"/>
            </w:numPr>
            <w:ind w:left="1440" w:hanging="360"/>
          </w:pPr>
        </w:pPrChange>
      </w:pPr>
      <w:ins w:id="3363" w:author="Red Army" w:date="2012-04-09T22:30:00Z">
        <w:r>
          <w:t xml:space="preserve">Click Export button. </w:t>
        </w:r>
      </w:ins>
    </w:p>
    <w:p w14:paraId="0CCE2964" w14:textId="4A7E4D7C" w:rsidR="0042001A" w:rsidRDefault="0042001A">
      <w:pPr>
        <w:pStyle w:val="ListParagraph"/>
        <w:numPr>
          <w:ilvl w:val="1"/>
          <w:numId w:val="81"/>
        </w:numPr>
        <w:ind w:left="360"/>
        <w:rPr>
          <w:ins w:id="3364" w:author="Red Army" w:date="2012-04-09T22:30:00Z"/>
        </w:rPr>
        <w:pPrChange w:id="3365" w:author="Red Army" w:date="2012-04-09T22:30:00Z">
          <w:pPr>
            <w:pStyle w:val="ListParagraph"/>
            <w:numPr>
              <w:ilvl w:val="1"/>
              <w:numId w:val="80"/>
            </w:numPr>
            <w:ind w:left="1440" w:hanging="360"/>
          </w:pPr>
        </w:pPrChange>
      </w:pPr>
      <w:ins w:id="3366" w:author="Red Army" w:date="2012-04-09T22:31:00Z">
        <w:r>
          <w:t>Select</w:t>
        </w:r>
      </w:ins>
      <w:ins w:id="3367" w:author="Red Army" w:date="2012-04-09T22:30:00Z">
        <w:r>
          <w:t xml:space="preserve"> target file</w:t>
        </w:r>
      </w:ins>
      <w:ins w:id="3368" w:author="Red Army" w:date="2012-04-09T22:31:00Z">
        <w:r>
          <w:t xml:space="preserve"> format</w:t>
        </w:r>
      </w:ins>
      <w:ins w:id="3369" w:author="Red Army" w:date="2012-04-09T22:30:00Z">
        <w:r>
          <w:t xml:space="preserve">. </w:t>
        </w:r>
      </w:ins>
    </w:p>
    <w:p w14:paraId="64D89CA0" w14:textId="77777777" w:rsidR="0042001A" w:rsidRDefault="0042001A">
      <w:pPr>
        <w:pStyle w:val="ListParagraph"/>
        <w:numPr>
          <w:ilvl w:val="1"/>
          <w:numId w:val="81"/>
        </w:numPr>
        <w:ind w:left="360"/>
        <w:rPr>
          <w:ins w:id="3370" w:author="Red Army" w:date="2012-04-09T22:38:00Z"/>
        </w:rPr>
        <w:pPrChange w:id="3371" w:author="Red Army" w:date="2012-04-09T22:30:00Z">
          <w:pPr>
            <w:pStyle w:val="ListParagraph"/>
            <w:numPr>
              <w:ilvl w:val="1"/>
              <w:numId w:val="80"/>
            </w:numPr>
            <w:ind w:left="1440" w:hanging="360"/>
          </w:pPr>
        </w:pPrChange>
      </w:pPr>
      <w:ins w:id="3372" w:author="Red Army" w:date="2012-04-09T22:38:00Z">
        <w:r>
          <w:t xml:space="preserve">Browse for file location </w:t>
        </w:r>
      </w:ins>
    </w:p>
    <w:p w14:paraId="63A6650F" w14:textId="77777777" w:rsidR="0042001A" w:rsidRDefault="0042001A">
      <w:pPr>
        <w:pStyle w:val="ListParagraph"/>
        <w:numPr>
          <w:ilvl w:val="1"/>
          <w:numId w:val="81"/>
        </w:numPr>
        <w:ind w:left="360"/>
        <w:rPr>
          <w:ins w:id="3373" w:author="Red Army" w:date="2012-04-09T22:39:00Z"/>
        </w:rPr>
        <w:pPrChange w:id="3374" w:author="Red Army" w:date="2012-04-09T22:30:00Z">
          <w:pPr>
            <w:pStyle w:val="ListParagraph"/>
            <w:numPr>
              <w:ilvl w:val="1"/>
              <w:numId w:val="80"/>
            </w:numPr>
            <w:ind w:left="1440" w:hanging="360"/>
          </w:pPr>
        </w:pPrChange>
      </w:pPr>
      <w:ins w:id="3375" w:author="Red Army" w:date="2012-04-09T22:38:00Z">
        <w:r>
          <w:t>Name the file</w:t>
        </w:r>
      </w:ins>
      <w:ins w:id="3376" w:author="Red Army" w:date="2012-04-09T22:39:00Z">
        <w:r>
          <w:t xml:space="preserve">. </w:t>
        </w:r>
      </w:ins>
    </w:p>
    <w:p w14:paraId="0482A90F" w14:textId="71A24FE3" w:rsidR="0042001A" w:rsidRPr="00441741" w:rsidRDefault="0042001A">
      <w:pPr>
        <w:pStyle w:val="ListParagraph"/>
        <w:numPr>
          <w:ilvl w:val="1"/>
          <w:numId w:val="81"/>
        </w:numPr>
        <w:ind w:left="360"/>
        <w:rPr>
          <w:ins w:id="3377" w:author="Red Army" w:date="2012-04-09T09:05:00Z"/>
        </w:rPr>
        <w:pPrChange w:id="3378" w:author="Red Army" w:date="2012-04-09T22:39:00Z">
          <w:pPr>
            <w:keepNext/>
            <w:keepLines/>
            <w:numPr>
              <w:ilvl w:val="2"/>
              <w:numId w:val="8"/>
            </w:numPr>
            <w:spacing w:before="200" w:after="0"/>
            <w:ind w:left="1080" w:hanging="720"/>
            <w:outlineLvl w:val="3"/>
          </w:pPr>
        </w:pPrChange>
      </w:pPr>
      <w:ins w:id="3379" w:author="Red Army" w:date="2012-04-09T22:30:00Z">
        <w:r>
          <w:lastRenderedPageBreak/>
          <w:t xml:space="preserve">Click </w:t>
        </w:r>
      </w:ins>
      <w:ins w:id="3380" w:author="Red Army" w:date="2012-04-09T22:39:00Z">
        <w:r>
          <w:t>Export</w:t>
        </w:r>
      </w:ins>
      <w:ins w:id="3381" w:author="Red Army" w:date="2012-04-09T22:30:00Z">
        <w:r>
          <w:t xml:space="preserve">. </w:t>
        </w:r>
      </w:ins>
    </w:p>
    <w:p w14:paraId="37B1E505" w14:textId="77777777" w:rsidR="00AA3584" w:rsidRDefault="00AA3584" w:rsidP="00B95E78">
      <w:pPr>
        <w:pStyle w:val="Heading2"/>
        <w:numPr>
          <w:ilvl w:val="1"/>
          <w:numId w:val="2"/>
        </w:numPr>
        <w:rPr>
          <w:ins w:id="3382" w:author="Phuong Giang" w:date="2012-04-15T01:35:00Z"/>
        </w:rPr>
        <w:sectPr w:rsidR="00AA3584" w:rsidSect="00AA3584">
          <w:type w:val="continuous"/>
          <w:pgSz w:w="11907" w:h="16840" w:code="9"/>
          <w:pgMar w:top="1134" w:right="851" w:bottom="1134" w:left="1134" w:header="720" w:footer="720" w:gutter="0"/>
          <w:pgNumType w:start="0"/>
          <w:cols w:num="2" w:space="720"/>
          <w:titlePg/>
          <w:docGrid w:linePitch="360"/>
          <w:sectPrChange w:id="3383" w:author="Phuong Giang" w:date="2012-04-15T01:35:00Z">
            <w:sectPr w:rsidR="00AA3584" w:rsidSect="00AA3584">
              <w:pgMar w:top="1134" w:right="851" w:bottom="1134" w:left="1134" w:header="720" w:footer="720" w:gutter="0"/>
              <w:cols w:num="1"/>
            </w:sectPr>
          </w:sectPrChange>
        </w:sectPr>
      </w:pPr>
    </w:p>
    <w:p w14:paraId="7ADF9ABE" w14:textId="1BCA1FAA" w:rsidR="00A010C8" w:rsidRDefault="00710705">
      <w:pPr>
        <w:pStyle w:val="Heading2"/>
        <w:numPr>
          <w:ilvl w:val="1"/>
          <w:numId w:val="2"/>
        </w:numPr>
        <w:rPr>
          <w:ins w:id="3384" w:author="Red Army" w:date="2012-04-09T22:39:00Z"/>
        </w:rPr>
        <w:pPrChange w:id="3385" w:author="Phuong Giang" w:date="2012-04-15T00:35:00Z">
          <w:pPr>
            <w:keepNext/>
            <w:keepLines/>
            <w:numPr>
              <w:ilvl w:val="2"/>
              <w:numId w:val="8"/>
            </w:numPr>
            <w:spacing w:before="200" w:after="0"/>
            <w:ind w:left="1080" w:hanging="720"/>
            <w:outlineLvl w:val="3"/>
          </w:pPr>
        </w:pPrChange>
      </w:pPr>
      <w:bookmarkStart w:id="3386" w:name="_Toc322219106"/>
      <w:ins w:id="3387" w:author="Red Army" w:date="2012-04-09T09:08:00Z">
        <w:r w:rsidRPr="00C27767">
          <w:lastRenderedPageBreak/>
          <w:t>Teacher Left</w:t>
        </w:r>
      </w:ins>
      <w:ins w:id="3388" w:author="Phuong Giang" w:date="2012-04-15T02:13:00Z">
        <w:r w:rsidR="00B74D3F">
          <w:t xml:space="preserve"> </w:t>
        </w:r>
      </w:ins>
      <w:ins w:id="3389" w:author="Red Army" w:date="2012-04-09T09:08:00Z">
        <w:del w:id="3390" w:author="Phuong Giang" w:date="2012-04-15T02:13:00Z">
          <w:r w:rsidRPr="00C27767" w:rsidDel="00B74D3F">
            <w:delText>h</w:delText>
          </w:r>
        </w:del>
      </w:ins>
      <w:ins w:id="3391" w:author="Phuong Giang" w:date="2012-04-15T02:13:00Z">
        <w:r w:rsidR="00B74D3F">
          <w:t>H</w:t>
        </w:r>
      </w:ins>
      <w:ins w:id="3392" w:author="Red Army" w:date="2012-04-09T09:08:00Z">
        <w:r w:rsidRPr="00C27767">
          <w:t>and Options</w:t>
        </w:r>
      </w:ins>
      <w:bookmarkEnd w:id="3386"/>
    </w:p>
    <w:p w14:paraId="783D51BE" w14:textId="59A0C0FD" w:rsidR="0003705E" w:rsidRDefault="00A010C8">
      <w:pPr>
        <w:pStyle w:val="Heading3"/>
        <w:numPr>
          <w:ilvl w:val="2"/>
          <w:numId w:val="85"/>
        </w:numPr>
        <w:rPr>
          <w:ins w:id="3393" w:author="Red Army" w:date="2012-04-09T22:39:00Z"/>
        </w:rPr>
        <w:pPrChange w:id="3394" w:author="Phuong Giang" w:date="2012-04-15T00:37:00Z">
          <w:pPr>
            <w:keepNext/>
            <w:keepLines/>
            <w:numPr>
              <w:ilvl w:val="2"/>
              <w:numId w:val="8"/>
            </w:numPr>
            <w:spacing w:before="200" w:after="0"/>
            <w:ind w:left="1080" w:hanging="720"/>
            <w:outlineLvl w:val="3"/>
          </w:pPr>
        </w:pPrChange>
      </w:pPr>
      <w:bookmarkStart w:id="3395" w:name="_Toc322219107"/>
      <w:ins w:id="3396" w:author="Red Army" w:date="2012-04-09T22:39:00Z">
        <w:r>
          <w:t>Change display language</w:t>
        </w:r>
        <w:bookmarkEnd w:id="3395"/>
        <w:r>
          <w:t xml:space="preserve"> </w:t>
        </w:r>
      </w:ins>
      <w:del w:id="3397" w:author="Red Army" w:date="2012-04-07T22:16:00Z">
        <w:r w:rsidR="00622EA7" w:rsidRPr="00441741" w:rsidDel="0003705E">
          <w:delText>Login with Google or Yahoo account</w:delText>
        </w:r>
      </w:del>
    </w:p>
    <w:p w14:paraId="24114134" w14:textId="6EBB56C7" w:rsidR="00575B5A" w:rsidRDefault="00575B5A" w:rsidP="00B74D3F">
      <w:pPr>
        <w:pStyle w:val="ListParagraph"/>
        <w:numPr>
          <w:ilvl w:val="1"/>
          <w:numId w:val="83"/>
        </w:numPr>
        <w:ind w:left="1080"/>
        <w:rPr>
          <w:ins w:id="3398" w:author="Red Army" w:date="2012-04-09T22:40:00Z"/>
        </w:rPr>
        <w:pPrChange w:id="3399" w:author="Phuong Giang" w:date="2012-04-15T02:13:00Z">
          <w:pPr>
            <w:pStyle w:val="ListParagraph"/>
            <w:numPr>
              <w:ilvl w:val="1"/>
              <w:numId w:val="80"/>
            </w:numPr>
            <w:ind w:left="1440" w:hanging="360"/>
          </w:pPr>
        </w:pPrChange>
      </w:pPr>
      <w:ins w:id="3400" w:author="Red Army" w:date="2012-04-09T22:40:00Z">
        <w:r>
          <w:t>Select Help tab.</w:t>
        </w:r>
      </w:ins>
    </w:p>
    <w:p w14:paraId="44FF1E5D" w14:textId="213C92C0" w:rsidR="00575B5A" w:rsidRDefault="00575B5A" w:rsidP="00B74D3F">
      <w:pPr>
        <w:pStyle w:val="ListParagraph"/>
        <w:numPr>
          <w:ilvl w:val="1"/>
          <w:numId w:val="83"/>
        </w:numPr>
        <w:ind w:left="1080"/>
        <w:rPr>
          <w:ins w:id="3401" w:author="Red Army" w:date="2012-04-09T22:40:00Z"/>
        </w:rPr>
        <w:pPrChange w:id="3402" w:author="Phuong Giang" w:date="2012-04-15T02:13:00Z">
          <w:pPr>
            <w:pStyle w:val="ListParagraph"/>
            <w:numPr>
              <w:ilvl w:val="1"/>
              <w:numId w:val="80"/>
            </w:numPr>
            <w:ind w:left="1440" w:hanging="360"/>
          </w:pPr>
        </w:pPrChange>
      </w:pPr>
      <w:ins w:id="3403" w:author="Red Army" w:date="2012-04-09T22:40:00Z">
        <w:r>
          <w:t>Click on language combo</w:t>
        </w:r>
      </w:ins>
      <w:ins w:id="3404" w:author="Red Army" w:date="2012-04-09T22:41:00Z">
        <w:r>
          <w:t xml:space="preserve"> </w:t>
        </w:r>
      </w:ins>
      <w:ins w:id="3405" w:author="Red Army" w:date="2012-04-09T22:40:00Z">
        <w:r>
          <w:t xml:space="preserve">box. </w:t>
        </w:r>
      </w:ins>
    </w:p>
    <w:p w14:paraId="0A3CB1A7" w14:textId="587418FD" w:rsidR="00575B5A" w:rsidRDefault="00575B5A" w:rsidP="00B74D3F">
      <w:pPr>
        <w:pStyle w:val="ListParagraph"/>
        <w:numPr>
          <w:ilvl w:val="1"/>
          <w:numId w:val="83"/>
        </w:numPr>
        <w:ind w:left="1080"/>
        <w:rPr>
          <w:ins w:id="3406" w:author="Red Army" w:date="2012-04-09T22:40:00Z"/>
        </w:rPr>
        <w:pPrChange w:id="3407" w:author="Phuong Giang" w:date="2012-04-15T02:13:00Z">
          <w:pPr>
            <w:pStyle w:val="ListParagraph"/>
            <w:numPr>
              <w:ilvl w:val="1"/>
              <w:numId w:val="80"/>
            </w:numPr>
            <w:ind w:left="1440" w:hanging="360"/>
          </w:pPr>
        </w:pPrChange>
      </w:pPr>
      <w:ins w:id="3408" w:author="Red Army" w:date="2012-04-09T22:41:00Z">
        <w:r>
          <w:t>Select national flag of the language</w:t>
        </w:r>
      </w:ins>
      <w:ins w:id="3409" w:author="Red Army" w:date="2012-04-09T22:40:00Z">
        <w:r>
          <w:t xml:space="preserve">. </w:t>
        </w:r>
        <w:bookmarkStart w:id="3410" w:name="_GoBack"/>
        <w:bookmarkEnd w:id="3410"/>
      </w:ins>
    </w:p>
    <w:p w14:paraId="07188E8B" w14:textId="0C7E1F34" w:rsidR="00A010C8" w:rsidRPr="00A010C8" w:rsidDel="00A010C8" w:rsidRDefault="00A010C8">
      <w:pPr>
        <w:ind w:left="1080"/>
        <w:rPr>
          <w:del w:id="3411" w:author="Red Army" w:date="2012-04-09T22:39:00Z"/>
          <w:rPrChange w:id="3412" w:author="Red Army" w:date="2012-04-09T22:39:00Z">
            <w:rPr>
              <w:del w:id="3413" w:author="Red Army" w:date="2012-04-09T22:39:00Z"/>
              <w:rFonts w:asciiTheme="majorHAnsi" w:eastAsiaTheme="majorEastAsia" w:hAnsiTheme="majorHAnsi" w:cstheme="majorBidi"/>
              <w:b/>
              <w:bCs/>
              <w:iCs/>
              <w:color w:val="4F81BD" w:themeColor="accent1"/>
            </w:rPr>
          </w:rPrChange>
        </w:rPr>
        <w:pPrChange w:id="3414" w:author="Red Army" w:date="2012-04-09T22:39:00Z">
          <w:pPr>
            <w:keepNext/>
            <w:keepLines/>
            <w:numPr>
              <w:ilvl w:val="2"/>
              <w:numId w:val="8"/>
            </w:numPr>
            <w:spacing w:before="200" w:after="0"/>
            <w:ind w:left="1080" w:hanging="720"/>
            <w:outlineLvl w:val="3"/>
          </w:pPr>
        </w:pPrChange>
      </w:pPr>
      <w:bookmarkStart w:id="3415" w:name="_Toc321774749"/>
      <w:bookmarkStart w:id="3416" w:name="_Toc321775096"/>
      <w:bookmarkStart w:id="3417" w:name="_Toc321775443"/>
      <w:bookmarkStart w:id="3418" w:name="_Toc322199945"/>
      <w:bookmarkStart w:id="3419" w:name="_Toc322218713"/>
      <w:bookmarkStart w:id="3420" w:name="_Toc322219108"/>
      <w:bookmarkEnd w:id="3415"/>
      <w:bookmarkEnd w:id="3416"/>
      <w:bookmarkEnd w:id="3417"/>
      <w:bookmarkEnd w:id="3418"/>
      <w:bookmarkEnd w:id="3419"/>
      <w:bookmarkEnd w:id="3420"/>
    </w:p>
    <w:p w14:paraId="3AB4E966" w14:textId="77777777" w:rsidR="00622EA7" w:rsidRPr="006B409E" w:rsidDel="0008299B" w:rsidRDefault="00622EA7">
      <w:pPr>
        <w:rPr>
          <w:del w:id="3421" w:author="Red Army" w:date="2012-04-07T16:04:00Z"/>
          <w:rFonts w:eastAsiaTheme="minorHAnsi"/>
          <w:rPrChange w:id="3422" w:author="Red Army" w:date="2012-04-09T22:39:00Z">
            <w:rPr>
              <w:del w:id="3423" w:author="Red Army" w:date="2012-04-07T16:04:00Z"/>
              <w:rFonts w:eastAsiaTheme="minorHAnsi"/>
              <w:b/>
            </w:rPr>
          </w:rPrChange>
        </w:rPr>
        <w:pPrChange w:id="3424" w:author="Red Army" w:date="2012-04-09T22:39:00Z">
          <w:pPr>
            <w:ind w:left="360" w:firstLine="360"/>
            <w:jc w:val="both"/>
          </w:pPr>
        </w:pPrChange>
      </w:pPr>
      <w:del w:id="3425" w:author="Red Army" w:date="2012-04-07T16:04:00Z">
        <w:r w:rsidRPr="006B409E" w:rsidDel="0008299B">
          <w:rPr>
            <w:rFonts w:eastAsiaTheme="minorHAnsi"/>
            <w:rPrChange w:id="3426" w:author="Red Army" w:date="2012-04-09T22:39:00Z">
              <w:rPr>
                <w:rFonts w:eastAsiaTheme="minorHAnsi"/>
                <w:b/>
              </w:rPr>
            </w:rPrChange>
          </w:rPr>
          <w:delText xml:space="preserve">Method 1: </w:delText>
        </w:r>
        <w:bookmarkStart w:id="3427" w:name="_Toc321774750"/>
        <w:bookmarkStart w:id="3428" w:name="_Toc321775097"/>
        <w:bookmarkStart w:id="3429" w:name="_Toc321775444"/>
        <w:bookmarkStart w:id="3430" w:name="_Toc322199946"/>
        <w:bookmarkStart w:id="3431" w:name="_Toc322218714"/>
        <w:bookmarkStart w:id="3432" w:name="_Toc322219109"/>
        <w:bookmarkEnd w:id="3427"/>
        <w:bookmarkEnd w:id="3428"/>
        <w:bookmarkEnd w:id="3429"/>
        <w:bookmarkEnd w:id="3430"/>
        <w:bookmarkEnd w:id="3431"/>
        <w:bookmarkEnd w:id="3432"/>
      </w:del>
    </w:p>
    <w:p w14:paraId="496ACB7D" w14:textId="77777777" w:rsidR="00622EA7" w:rsidRPr="006B409E" w:rsidDel="0008299B" w:rsidRDefault="00622EA7">
      <w:pPr>
        <w:rPr>
          <w:del w:id="3433" w:author="Red Army" w:date="2012-04-07T16:04:00Z"/>
          <w:rFonts w:eastAsiaTheme="minorHAnsi"/>
        </w:rPr>
        <w:pPrChange w:id="3434" w:author="Red Army" w:date="2012-04-09T22:39:00Z">
          <w:pPr>
            <w:ind w:left="360" w:firstLine="360"/>
            <w:jc w:val="both"/>
          </w:pPr>
        </w:pPrChange>
      </w:pPr>
      <w:del w:id="3435" w:author="Red Army" w:date="2012-04-07T16:04:00Z">
        <w:r w:rsidRPr="006B409E" w:rsidDel="0008299B">
          <w:rPr>
            <w:rFonts w:eastAsiaTheme="minorHAnsi"/>
          </w:rPr>
          <w:delText>There are some actions that require the user to be logged in. A message will show up as following:</w:delText>
        </w:r>
        <w:bookmarkStart w:id="3436" w:name="_Toc321774751"/>
        <w:bookmarkStart w:id="3437" w:name="_Toc321775098"/>
        <w:bookmarkStart w:id="3438" w:name="_Toc321775445"/>
        <w:bookmarkStart w:id="3439" w:name="_Toc322199947"/>
        <w:bookmarkStart w:id="3440" w:name="_Toc322218715"/>
        <w:bookmarkStart w:id="3441" w:name="_Toc322219110"/>
        <w:bookmarkEnd w:id="3436"/>
        <w:bookmarkEnd w:id="3437"/>
        <w:bookmarkEnd w:id="3438"/>
        <w:bookmarkEnd w:id="3439"/>
        <w:bookmarkEnd w:id="3440"/>
        <w:bookmarkEnd w:id="3441"/>
      </w:del>
    </w:p>
    <w:p w14:paraId="210D67A8" w14:textId="77777777" w:rsidR="00622EA7" w:rsidRPr="006B409E" w:rsidDel="0008299B" w:rsidRDefault="00622EA7">
      <w:pPr>
        <w:rPr>
          <w:del w:id="3442" w:author="Red Army" w:date="2012-04-07T16:04:00Z"/>
          <w:rFonts w:eastAsiaTheme="minorHAnsi"/>
        </w:rPr>
        <w:pPrChange w:id="3443" w:author="Red Army" w:date="2012-04-09T22:39:00Z">
          <w:pPr>
            <w:ind w:firstLine="720"/>
          </w:pPr>
        </w:pPrChange>
      </w:pPr>
      <w:del w:id="3444" w:author="Red Army" w:date="2012-04-07T16:04:00Z">
        <w:r w:rsidRPr="00441741" w:rsidDel="0008299B">
          <w:rPr>
            <w:noProof/>
            <w:lang w:eastAsia="ja-JP"/>
          </w:rPr>
          <w:drawing>
            <wp:inline distT="0" distB="0" distL="0" distR="0" wp14:anchorId="4A179E2A" wp14:editId="071B93CB">
              <wp:extent cx="5564038" cy="1380904"/>
              <wp:effectExtent l="190500" t="190500" r="189230" b="18161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4">
                        <a:extLst>
                          <a:ext uri="{28A0092B-C50C-407E-A947-70E740481C1C}">
                            <a14:useLocalDpi xmlns:a14="http://schemas.microsoft.com/office/drawing/2010/main" val="0"/>
                          </a:ext>
                        </a:extLst>
                      </a:blip>
                      <a:stretch>
                        <a:fillRect/>
                      </a:stretch>
                    </pic:blipFill>
                    <pic:spPr>
                      <a:xfrm>
                        <a:off x="0" y="0"/>
                        <a:ext cx="5564038" cy="1380904"/>
                      </a:xfrm>
                      <a:prstGeom prst="rect">
                        <a:avLst/>
                      </a:prstGeom>
                      <a:ln>
                        <a:noFill/>
                      </a:ln>
                      <a:effectLst>
                        <a:outerShdw blurRad="190500" algn="tl" rotWithShape="0">
                          <a:srgbClr val="000000">
                            <a:alpha val="70000"/>
                          </a:srgbClr>
                        </a:outerShdw>
                      </a:effectLst>
                    </pic:spPr>
                  </pic:pic>
                </a:graphicData>
              </a:graphic>
            </wp:inline>
          </w:drawing>
        </w:r>
        <w:bookmarkStart w:id="3445" w:name="_Toc321774752"/>
        <w:bookmarkStart w:id="3446" w:name="_Toc321775099"/>
        <w:bookmarkStart w:id="3447" w:name="_Toc321775446"/>
        <w:bookmarkStart w:id="3448" w:name="_Toc322199948"/>
        <w:bookmarkStart w:id="3449" w:name="_Toc322218716"/>
        <w:bookmarkStart w:id="3450" w:name="_Toc322219111"/>
        <w:bookmarkEnd w:id="3445"/>
        <w:bookmarkEnd w:id="3446"/>
        <w:bookmarkEnd w:id="3447"/>
        <w:bookmarkEnd w:id="3448"/>
        <w:bookmarkEnd w:id="3449"/>
        <w:bookmarkEnd w:id="3450"/>
      </w:del>
    </w:p>
    <w:p w14:paraId="1A4E6B6E" w14:textId="77777777" w:rsidR="00622EA7" w:rsidRPr="006B409E" w:rsidDel="0008299B" w:rsidRDefault="00622EA7">
      <w:pPr>
        <w:rPr>
          <w:del w:id="3451" w:author="Red Army" w:date="2012-04-07T16:04:00Z"/>
          <w:rFonts w:eastAsiaTheme="minorHAnsi"/>
        </w:rPr>
        <w:pPrChange w:id="3452" w:author="Red Army" w:date="2012-04-09T22:39:00Z">
          <w:pPr>
            <w:jc w:val="both"/>
          </w:pPr>
        </w:pPrChange>
      </w:pPr>
      <w:del w:id="3453" w:author="Red Army" w:date="2012-04-07T16:04:00Z">
        <w:r w:rsidRPr="006B409E" w:rsidDel="0008299B">
          <w:rPr>
            <w:rFonts w:eastAsiaTheme="minorHAnsi"/>
          </w:rPr>
          <w:delText>Click on Google or Yahoo icon to login with those providers’ accounts.</w:delText>
        </w:r>
        <w:bookmarkStart w:id="3454" w:name="_Toc321774753"/>
        <w:bookmarkStart w:id="3455" w:name="_Toc321775100"/>
        <w:bookmarkStart w:id="3456" w:name="_Toc321775447"/>
        <w:bookmarkStart w:id="3457" w:name="_Toc322199949"/>
        <w:bookmarkStart w:id="3458" w:name="_Toc322218717"/>
        <w:bookmarkStart w:id="3459" w:name="_Toc322219112"/>
        <w:bookmarkEnd w:id="3454"/>
        <w:bookmarkEnd w:id="3455"/>
        <w:bookmarkEnd w:id="3456"/>
        <w:bookmarkEnd w:id="3457"/>
        <w:bookmarkEnd w:id="3458"/>
        <w:bookmarkEnd w:id="3459"/>
      </w:del>
    </w:p>
    <w:p w14:paraId="4D7C14CE" w14:textId="77777777" w:rsidR="00622EA7" w:rsidRPr="006B409E" w:rsidDel="0008299B" w:rsidRDefault="00622EA7">
      <w:pPr>
        <w:rPr>
          <w:del w:id="3460" w:author="Red Army" w:date="2012-04-07T16:04:00Z"/>
          <w:rFonts w:eastAsiaTheme="minorHAnsi"/>
        </w:rPr>
        <w:pPrChange w:id="3461" w:author="Red Army" w:date="2012-04-09T22:39:00Z">
          <w:pPr>
            <w:ind w:firstLine="720"/>
            <w:jc w:val="both"/>
          </w:pPr>
        </w:pPrChange>
      </w:pPr>
      <w:del w:id="3462" w:author="Red Army" w:date="2012-04-07T16:04:00Z">
        <w:r w:rsidRPr="006B409E" w:rsidDel="0008299B">
          <w:rPr>
            <w:rFonts w:eastAsiaTheme="minorHAnsi"/>
            <w:rPrChange w:id="3463" w:author="Red Army" w:date="2012-04-09T22:39:00Z">
              <w:rPr>
                <w:rFonts w:eastAsiaTheme="minorHAnsi"/>
                <w:b/>
              </w:rPr>
            </w:rPrChange>
          </w:rPr>
          <w:delText>Method 2:</w:delText>
        </w:r>
        <w:bookmarkStart w:id="3464" w:name="_Toc321774754"/>
        <w:bookmarkStart w:id="3465" w:name="_Toc321775101"/>
        <w:bookmarkStart w:id="3466" w:name="_Toc321775448"/>
        <w:bookmarkStart w:id="3467" w:name="_Toc322199950"/>
        <w:bookmarkStart w:id="3468" w:name="_Toc322218718"/>
        <w:bookmarkStart w:id="3469" w:name="_Toc322219113"/>
        <w:bookmarkEnd w:id="3464"/>
        <w:bookmarkEnd w:id="3465"/>
        <w:bookmarkEnd w:id="3466"/>
        <w:bookmarkEnd w:id="3467"/>
        <w:bookmarkEnd w:id="3468"/>
        <w:bookmarkEnd w:id="3469"/>
      </w:del>
    </w:p>
    <w:p w14:paraId="2C37055E" w14:textId="77777777" w:rsidR="00622EA7" w:rsidRPr="006B409E" w:rsidDel="0008299B" w:rsidRDefault="00622EA7">
      <w:pPr>
        <w:rPr>
          <w:del w:id="3470" w:author="Red Army" w:date="2012-04-07T16:04:00Z"/>
          <w:rFonts w:eastAsiaTheme="minorHAnsi"/>
        </w:rPr>
        <w:pPrChange w:id="3471" w:author="Red Army" w:date="2012-04-09T22:39:00Z">
          <w:pPr>
            <w:ind w:firstLine="720"/>
            <w:jc w:val="both"/>
          </w:pPr>
        </w:pPrChange>
      </w:pPr>
      <w:del w:id="3472" w:author="Red Army" w:date="2012-04-07T16:04:00Z">
        <w:r w:rsidRPr="006B409E" w:rsidDel="0008299B">
          <w:rPr>
            <w:rFonts w:eastAsiaTheme="minorHAnsi"/>
          </w:rPr>
          <w:delText>Click “Đăng nhập” button at the top of the page:</w:delText>
        </w:r>
        <w:bookmarkStart w:id="3473" w:name="_Toc321774755"/>
        <w:bookmarkStart w:id="3474" w:name="_Toc321775102"/>
        <w:bookmarkStart w:id="3475" w:name="_Toc321775449"/>
        <w:bookmarkStart w:id="3476" w:name="_Toc322199951"/>
        <w:bookmarkStart w:id="3477" w:name="_Toc322218719"/>
        <w:bookmarkStart w:id="3478" w:name="_Toc322219114"/>
        <w:bookmarkEnd w:id="3473"/>
        <w:bookmarkEnd w:id="3474"/>
        <w:bookmarkEnd w:id="3475"/>
        <w:bookmarkEnd w:id="3476"/>
        <w:bookmarkEnd w:id="3477"/>
        <w:bookmarkEnd w:id="3478"/>
      </w:del>
    </w:p>
    <w:p w14:paraId="55D5BB84" w14:textId="77777777" w:rsidR="00622EA7" w:rsidRPr="006B409E" w:rsidDel="0008299B" w:rsidRDefault="00622EA7">
      <w:pPr>
        <w:rPr>
          <w:del w:id="3479" w:author="Red Army" w:date="2012-04-07T16:04:00Z"/>
          <w:rFonts w:eastAsiaTheme="minorHAnsi"/>
        </w:rPr>
        <w:pPrChange w:id="3480" w:author="Red Army" w:date="2012-04-09T22:39:00Z">
          <w:pPr>
            <w:ind w:firstLine="720"/>
            <w:jc w:val="both"/>
          </w:pPr>
        </w:pPrChange>
      </w:pPr>
      <w:del w:id="3481" w:author="Red Army" w:date="2012-04-07T16:04:00Z">
        <w:r w:rsidRPr="00441741" w:rsidDel="0008299B">
          <w:rPr>
            <w:noProof/>
            <w:lang w:eastAsia="ja-JP"/>
          </w:rPr>
          <w:drawing>
            <wp:inline distT="0" distB="0" distL="0" distR="0" wp14:anchorId="480180C0" wp14:editId="7CB533D1">
              <wp:extent cx="3467735" cy="310515"/>
              <wp:effectExtent l="190500" t="190500" r="189865" b="184785"/>
              <wp:docPr id="123" name="Picture 123" descr="C:\Users\iLucas\Desktop\reg 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ucas\Desktop\reg panel.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67735" cy="310515"/>
                      </a:xfrm>
                      <a:prstGeom prst="rect">
                        <a:avLst/>
                      </a:prstGeom>
                      <a:ln>
                        <a:noFill/>
                      </a:ln>
                      <a:effectLst>
                        <a:outerShdw blurRad="190500" algn="tl" rotWithShape="0">
                          <a:srgbClr val="000000">
                            <a:alpha val="70000"/>
                          </a:srgbClr>
                        </a:outerShdw>
                      </a:effectLst>
                    </pic:spPr>
                  </pic:pic>
                </a:graphicData>
              </a:graphic>
            </wp:inline>
          </w:drawing>
        </w:r>
        <w:bookmarkStart w:id="3482" w:name="_Toc321774756"/>
        <w:bookmarkStart w:id="3483" w:name="_Toc321775103"/>
        <w:bookmarkStart w:id="3484" w:name="_Toc321775450"/>
        <w:bookmarkStart w:id="3485" w:name="_Toc322199952"/>
        <w:bookmarkStart w:id="3486" w:name="_Toc322218720"/>
        <w:bookmarkStart w:id="3487" w:name="_Toc322219115"/>
        <w:bookmarkEnd w:id="3482"/>
        <w:bookmarkEnd w:id="3483"/>
        <w:bookmarkEnd w:id="3484"/>
        <w:bookmarkEnd w:id="3485"/>
        <w:bookmarkEnd w:id="3486"/>
        <w:bookmarkEnd w:id="3487"/>
      </w:del>
    </w:p>
    <w:p w14:paraId="0387A507" w14:textId="77777777" w:rsidR="00622EA7" w:rsidRPr="006B409E" w:rsidDel="0008299B" w:rsidRDefault="00622EA7">
      <w:pPr>
        <w:rPr>
          <w:del w:id="3488" w:author="Red Army" w:date="2012-04-07T16:04:00Z"/>
          <w:rFonts w:eastAsiaTheme="minorHAnsi"/>
        </w:rPr>
        <w:pPrChange w:id="3489" w:author="Red Army" w:date="2012-04-09T22:39:00Z">
          <w:pPr>
            <w:ind w:firstLine="720"/>
            <w:jc w:val="both"/>
          </w:pPr>
        </w:pPrChange>
      </w:pPr>
      <w:del w:id="3490" w:author="Red Army" w:date="2012-04-07T16:04:00Z">
        <w:r w:rsidRPr="006B409E" w:rsidDel="0008299B">
          <w:rPr>
            <w:rFonts w:eastAsiaTheme="minorHAnsi"/>
          </w:rPr>
          <w:delText>The user will be redirected to the login page</w:delText>
        </w:r>
        <w:bookmarkStart w:id="3491" w:name="_Toc321774757"/>
        <w:bookmarkStart w:id="3492" w:name="_Toc321775104"/>
        <w:bookmarkStart w:id="3493" w:name="_Toc321775451"/>
        <w:bookmarkStart w:id="3494" w:name="_Toc322199953"/>
        <w:bookmarkStart w:id="3495" w:name="_Toc322218721"/>
        <w:bookmarkStart w:id="3496" w:name="_Toc322219116"/>
        <w:bookmarkEnd w:id="3491"/>
        <w:bookmarkEnd w:id="3492"/>
        <w:bookmarkEnd w:id="3493"/>
        <w:bookmarkEnd w:id="3494"/>
        <w:bookmarkEnd w:id="3495"/>
        <w:bookmarkEnd w:id="3496"/>
      </w:del>
    </w:p>
    <w:p w14:paraId="05D2AA81" w14:textId="77777777" w:rsidR="00622EA7" w:rsidRPr="006B409E" w:rsidDel="0008299B" w:rsidRDefault="00622EA7">
      <w:pPr>
        <w:rPr>
          <w:del w:id="3497" w:author="Red Army" w:date="2012-04-07T16:04:00Z"/>
          <w:rFonts w:eastAsiaTheme="minorHAnsi"/>
        </w:rPr>
        <w:pPrChange w:id="3498" w:author="Red Army" w:date="2012-04-09T22:39:00Z">
          <w:pPr>
            <w:ind w:firstLine="720"/>
            <w:jc w:val="both"/>
          </w:pPr>
        </w:pPrChange>
      </w:pPr>
      <w:del w:id="3499" w:author="Red Army" w:date="2012-04-07T16:04:00Z">
        <w:r w:rsidRPr="00441741" w:rsidDel="0008299B">
          <w:rPr>
            <w:noProof/>
            <w:lang w:eastAsia="ja-JP"/>
          </w:rPr>
          <w:drawing>
            <wp:inline distT="0" distB="0" distL="0" distR="0" wp14:anchorId="4E91D29C" wp14:editId="4B4983E9">
              <wp:extent cx="3029373" cy="1562318"/>
              <wp:effectExtent l="190500" t="190500" r="190500" b="19050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6">
                        <a:extLst>
                          <a:ext uri="{28A0092B-C50C-407E-A947-70E740481C1C}">
                            <a14:useLocalDpi xmlns:a14="http://schemas.microsoft.com/office/drawing/2010/main" val="0"/>
                          </a:ext>
                        </a:extLst>
                      </a:blip>
                      <a:stretch>
                        <a:fillRect/>
                      </a:stretch>
                    </pic:blipFill>
                    <pic:spPr>
                      <a:xfrm>
                        <a:off x="0" y="0"/>
                        <a:ext cx="3029373" cy="1562318"/>
                      </a:xfrm>
                      <a:prstGeom prst="rect">
                        <a:avLst/>
                      </a:prstGeom>
                      <a:ln>
                        <a:noFill/>
                      </a:ln>
                      <a:effectLst>
                        <a:outerShdw blurRad="190500" algn="tl" rotWithShape="0">
                          <a:srgbClr val="000000">
                            <a:alpha val="70000"/>
                          </a:srgbClr>
                        </a:outerShdw>
                      </a:effectLst>
                    </pic:spPr>
                  </pic:pic>
                </a:graphicData>
              </a:graphic>
            </wp:inline>
          </w:drawing>
        </w:r>
        <w:bookmarkStart w:id="3500" w:name="_Toc321774758"/>
        <w:bookmarkStart w:id="3501" w:name="_Toc321775105"/>
        <w:bookmarkStart w:id="3502" w:name="_Toc321775452"/>
        <w:bookmarkStart w:id="3503" w:name="_Toc322199954"/>
        <w:bookmarkStart w:id="3504" w:name="_Toc322218722"/>
        <w:bookmarkStart w:id="3505" w:name="_Toc322219117"/>
        <w:bookmarkEnd w:id="3500"/>
        <w:bookmarkEnd w:id="3501"/>
        <w:bookmarkEnd w:id="3502"/>
        <w:bookmarkEnd w:id="3503"/>
        <w:bookmarkEnd w:id="3504"/>
        <w:bookmarkEnd w:id="3505"/>
      </w:del>
    </w:p>
    <w:p w14:paraId="7DE3C9BC" w14:textId="77777777" w:rsidR="00622EA7" w:rsidRPr="006B409E" w:rsidDel="0008299B" w:rsidRDefault="00622EA7">
      <w:pPr>
        <w:rPr>
          <w:del w:id="3506" w:author="Red Army" w:date="2012-04-07T16:04:00Z"/>
          <w:rFonts w:eastAsiaTheme="minorHAnsi"/>
        </w:rPr>
        <w:pPrChange w:id="3507" w:author="Red Army" w:date="2012-04-09T22:39:00Z">
          <w:pPr>
            <w:contextualSpacing/>
            <w:jc w:val="both"/>
          </w:pPr>
        </w:pPrChange>
      </w:pPr>
      <w:del w:id="3508" w:author="Red Army" w:date="2012-04-07T16:04:00Z">
        <w:r w:rsidRPr="006B409E" w:rsidDel="0008299B">
          <w:rPr>
            <w:rFonts w:eastAsiaTheme="minorHAnsi"/>
          </w:rPr>
          <w:delText>Click Google or Yahoo icon.</w:delText>
        </w:r>
        <w:bookmarkStart w:id="3509" w:name="_Toc321774759"/>
        <w:bookmarkStart w:id="3510" w:name="_Toc321775106"/>
        <w:bookmarkStart w:id="3511" w:name="_Toc321775453"/>
        <w:bookmarkStart w:id="3512" w:name="_Toc322199955"/>
        <w:bookmarkStart w:id="3513" w:name="_Toc322218723"/>
        <w:bookmarkStart w:id="3514" w:name="_Toc322219118"/>
        <w:bookmarkEnd w:id="3509"/>
        <w:bookmarkEnd w:id="3510"/>
        <w:bookmarkEnd w:id="3511"/>
        <w:bookmarkEnd w:id="3512"/>
        <w:bookmarkEnd w:id="3513"/>
        <w:bookmarkEnd w:id="3514"/>
      </w:del>
    </w:p>
    <w:p w14:paraId="26BF3E50" w14:textId="77777777" w:rsidR="00622EA7" w:rsidRPr="006B409E" w:rsidDel="0008299B" w:rsidRDefault="00622EA7">
      <w:pPr>
        <w:rPr>
          <w:del w:id="3515" w:author="Red Army" w:date="2012-04-07T16:04:00Z"/>
          <w:rFonts w:eastAsiaTheme="minorHAnsi"/>
        </w:rPr>
        <w:pPrChange w:id="3516" w:author="Red Army" w:date="2012-04-09T22:39:00Z">
          <w:pPr>
            <w:contextualSpacing/>
            <w:jc w:val="both"/>
          </w:pPr>
        </w:pPrChange>
      </w:pPr>
      <w:bookmarkStart w:id="3517" w:name="_Toc321774760"/>
      <w:bookmarkStart w:id="3518" w:name="_Toc321775107"/>
      <w:bookmarkStart w:id="3519" w:name="_Toc321775454"/>
      <w:bookmarkStart w:id="3520" w:name="_Toc322199956"/>
      <w:bookmarkStart w:id="3521" w:name="_Toc322218724"/>
      <w:bookmarkStart w:id="3522" w:name="_Toc322219119"/>
      <w:bookmarkEnd w:id="3517"/>
      <w:bookmarkEnd w:id="3518"/>
      <w:bookmarkEnd w:id="3519"/>
      <w:bookmarkEnd w:id="3520"/>
      <w:bookmarkEnd w:id="3521"/>
      <w:bookmarkEnd w:id="3522"/>
    </w:p>
    <w:p w14:paraId="11C6570F" w14:textId="77777777" w:rsidR="00622EA7" w:rsidRPr="006B409E" w:rsidDel="0008299B" w:rsidRDefault="00622EA7">
      <w:pPr>
        <w:rPr>
          <w:del w:id="3523" w:author="Red Army" w:date="2012-04-07T16:04:00Z"/>
          <w:rFonts w:eastAsiaTheme="minorHAnsi"/>
        </w:rPr>
        <w:pPrChange w:id="3524" w:author="Red Army" w:date="2012-04-09T22:39:00Z">
          <w:pPr>
            <w:jc w:val="both"/>
          </w:pPr>
        </w:pPrChange>
      </w:pPr>
      <w:del w:id="3525" w:author="Red Army" w:date="2012-04-07T16:04:00Z">
        <w:r w:rsidRPr="006B409E" w:rsidDel="0008299B">
          <w:rPr>
            <w:rFonts w:eastAsiaTheme="minorHAnsi"/>
          </w:rPr>
          <w:lastRenderedPageBreak/>
          <w:delText>Notice: If this is the first time you login into website, you will be redirected to login page of Google or Yahoo. After you enter username and password and click sign in, you need to confirm to use your existing account to login place.vn.</w:delText>
        </w:r>
        <w:bookmarkStart w:id="3526" w:name="_Toc321774761"/>
        <w:bookmarkStart w:id="3527" w:name="_Toc321775108"/>
        <w:bookmarkStart w:id="3528" w:name="_Toc321775455"/>
        <w:bookmarkStart w:id="3529" w:name="_Toc322199957"/>
        <w:bookmarkStart w:id="3530" w:name="_Toc322218725"/>
        <w:bookmarkStart w:id="3531" w:name="_Toc322219120"/>
        <w:bookmarkEnd w:id="3526"/>
        <w:bookmarkEnd w:id="3527"/>
        <w:bookmarkEnd w:id="3528"/>
        <w:bookmarkEnd w:id="3529"/>
        <w:bookmarkEnd w:id="3530"/>
        <w:bookmarkEnd w:id="3531"/>
      </w:del>
    </w:p>
    <w:p w14:paraId="0106A5AE" w14:textId="77777777" w:rsidR="00622EA7" w:rsidRPr="006B409E" w:rsidDel="0008299B" w:rsidRDefault="00622EA7">
      <w:pPr>
        <w:rPr>
          <w:del w:id="3532" w:author="Red Army" w:date="2012-04-07T16:04:00Z"/>
          <w:rFonts w:eastAsiaTheme="minorHAnsi"/>
          <w:rPrChange w:id="3533" w:author="Red Army" w:date="2012-04-09T22:39:00Z">
            <w:rPr>
              <w:del w:id="3534" w:author="Red Army" w:date="2012-04-07T16:04:00Z"/>
              <w:rFonts w:asciiTheme="majorHAnsi" w:eastAsiaTheme="majorEastAsia" w:hAnsiTheme="majorHAnsi" w:cstheme="majorBidi"/>
              <w:b/>
              <w:bCs/>
              <w:iCs/>
              <w:color w:val="4F81BD" w:themeColor="accent1"/>
            </w:rPr>
          </w:rPrChange>
        </w:rPr>
        <w:pPrChange w:id="3535" w:author="Red Army" w:date="2012-04-09T22:39:00Z">
          <w:pPr>
            <w:keepNext/>
            <w:keepLines/>
            <w:numPr>
              <w:ilvl w:val="2"/>
              <w:numId w:val="8"/>
            </w:numPr>
            <w:spacing w:before="200" w:after="0"/>
            <w:ind w:left="1080" w:hanging="720"/>
            <w:outlineLvl w:val="3"/>
          </w:pPr>
        </w:pPrChange>
      </w:pPr>
      <w:del w:id="3536" w:author="Red Army" w:date="2012-04-07T16:04:00Z">
        <w:r w:rsidRPr="006B409E" w:rsidDel="0008299B">
          <w:rPr>
            <w:rFonts w:eastAsiaTheme="minorHAnsi"/>
            <w:rPrChange w:id="3537" w:author="Red Army" w:date="2012-04-09T22:39:00Z">
              <w:rPr>
                <w:rFonts w:asciiTheme="majorHAnsi" w:eastAsiaTheme="majorEastAsia" w:hAnsiTheme="majorHAnsi" w:cstheme="majorBidi"/>
                <w:b/>
                <w:bCs/>
                <w:iCs/>
                <w:color w:val="4F81BD" w:themeColor="accent1"/>
              </w:rPr>
            </w:rPrChange>
          </w:rPr>
          <w:delText>Login with PSN account</w:delText>
        </w:r>
        <w:bookmarkStart w:id="3538" w:name="_Toc321774762"/>
        <w:bookmarkStart w:id="3539" w:name="_Toc321775109"/>
        <w:bookmarkStart w:id="3540" w:name="_Toc321775456"/>
        <w:bookmarkStart w:id="3541" w:name="_Toc322199958"/>
        <w:bookmarkStart w:id="3542" w:name="_Toc322218726"/>
        <w:bookmarkStart w:id="3543" w:name="_Toc322219121"/>
        <w:bookmarkEnd w:id="3538"/>
        <w:bookmarkEnd w:id="3539"/>
        <w:bookmarkEnd w:id="3540"/>
        <w:bookmarkEnd w:id="3541"/>
        <w:bookmarkEnd w:id="3542"/>
        <w:bookmarkEnd w:id="3543"/>
      </w:del>
    </w:p>
    <w:p w14:paraId="770EC5C5" w14:textId="77777777" w:rsidR="00622EA7" w:rsidRPr="006B409E" w:rsidDel="0008299B" w:rsidRDefault="00622EA7">
      <w:pPr>
        <w:rPr>
          <w:del w:id="3544" w:author="Red Army" w:date="2012-04-07T16:04:00Z"/>
          <w:rFonts w:eastAsiaTheme="minorHAnsi"/>
          <w:rPrChange w:id="3545" w:author="Red Army" w:date="2012-04-09T22:39:00Z">
            <w:rPr>
              <w:del w:id="3546" w:author="Red Army" w:date="2012-04-07T16:04:00Z"/>
              <w:rFonts w:eastAsiaTheme="minorHAnsi"/>
              <w:b/>
            </w:rPr>
          </w:rPrChange>
        </w:rPr>
        <w:pPrChange w:id="3547" w:author="Red Army" w:date="2012-04-09T22:39:00Z">
          <w:pPr>
            <w:contextualSpacing/>
            <w:jc w:val="both"/>
          </w:pPr>
        </w:pPrChange>
      </w:pPr>
      <w:del w:id="3548" w:author="Red Army" w:date="2012-04-07T16:04:00Z">
        <w:r w:rsidRPr="006B409E" w:rsidDel="0008299B">
          <w:rPr>
            <w:rFonts w:eastAsiaTheme="minorHAnsi"/>
            <w:rPrChange w:id="3549" w:author="Red Army" w:date="2012-04-09T22:39:00Z">
              <w:rPr>
                <w:rFonts w:eastAsiaTheme="minorHAnsi"/>
                <w:b/>
              </w:rPr>
            </w:rPrChange>
          </w:rPr>
          <w:delText xml:space="preserve">Method 1: </w:delText>
        </w:r>
        <w:bookmarkStart w:id="3550" w:name="_Toc321774763"/>
        <w:bookmarkStart w:id="3551" w:name="_Toc321775110"/>
        <w:bookmarkStart w:id="3552" w:name="_Toc321775457"/>
        <w:bookmarkStart w:id="3553" w:name="_Toc322199959"/>
        <w:bookmarkStart w:id="3554" w:name="_Toc322218727"/>
        <w:bookmarkStart w:id="3555" w:name="_Toc322219122"/>
        <w:bookmarkEnd w:id="3550"/>
        <w:bookmarkEnd w:id="3551"/>
        <w:bookmarkEnd w:id="3552"/>
        <w:bookmarkEnd w:id="3553"/>
        <w:bookmarkEnd w:id="3554"/>
        <w:bookmarkEnd w:id="3555"/>
      </w:del>
    </w:p>
    <w:p w14:paraId="0CC6144D" w14:textId="77777777" w:rsidR="00622EA7" w:rsidRPr="006B409E" w:rsidDel="0008299B" w:rsidRDefault="00622EA7">
      <w:pPr>
        <w:rPr>
          <w:del w:id="3556" w:author="Red Army" w:date="2012-04-07T16:04:00Z"/>
          <w:rFonts w:eastAsiaTheme="minorHAnsi"/>
        </w:rPr>
        <w:pPrChange w:id="3557" w:author="Red Army" w:date="2012-04-09T22:39:00Z">
          <w:pPr>
            <w:ind w:left="360" w:firstLine="360"/>
            <w:jc w:val="both"/>
          </w:pPr>
        </w:pPrChange>
      </w:pPr>
      <w:del w:id="3558" w:author="Red Army" w:date="2012-04-07T16:04:00Z">
        <w:r w:rsidRPr="006B409E" w:rsidDel="0008299B">
          <w:rPr>
            <w:rFonts w:eastAsiaTheme="minorHAnsi"/>
          </w:rPr>
          <w:delText>There are some actions that require the user to be logged in. A message will show up as following:</w:delText>
        </w:r>
        <w:bookmarkStart w:id="3559" w:name="_Toc321774764"/>
        <w:bookmarkStart w:id="3560" w:name="_Toc321775111"/>
        <w:bookmarkStart w:id="3561" w:name="_Toc321775458"/>
        <w:bookmarkStart w:id="3562" w:name="_Toc322199960"/>
        <w:bookmarkStart w:id="3563" w:name="_Toc322218728"/>
        <w:bookmarkStart w:id="3564" w:name="_Toc322219123"/>
        <w:bookmarkEnd w:id="3559"/>
        <w:bookmarkEnd w:id="3560"/>
        <w:bookmarkEnd w:id="3561"/>
        <w:bookmarkEnd w:id="3562"/>
        <w:bookmarkEnd w:id="3563"/>
        <w:bookmarkEnd w:id="3564"/>
      </w:del>
    </w:p>
    <w:p w14:paraId="2605850C" w14:textId="77777777" w:rsidR="00622EA7" w:rsidRPr="006B409E" w:rsidDel="0008299B" w:rsidRDefault="00622EA7">
      <w:pPr>
        <w:rPr>
          <w:del w:id="3565" w:author="Red Army" w:date="2012-04-07T16:04:00Z"/>
          <w:rFonts w:eastAsiaTheme="minorHAnsi"/>
        </w:rPr>
        <w:pPrChange w:id="3566" w:author="Red Army" w:date="2012-04-09T22:39:00Z">
          <w:pPr>
            <w:contextualSpacing/>
          </w:pPr>
        </w:pPrChange>
      </w:pPr>
      <w:del w:id="3567" w:author="Red Army" w:date="2012-04-07T16:04:00Z">
        <w:r w:rsidRPr="00441741" w:rsidDel="0008299B">
          <w:rPr>
            <w:noProof/>
            <w:lang w:eastAsia="ja-JP"/>
          </w:rPr>
          <w:drawing>
            <wp:inline distT="0" distB="0" distL="0" distR="0" wp14:anchorId="5E56684B" wp14:editId="33EBFF9B">
              <wp:extent cx="5564038" cy="1380904"/>
              <wp:effectExtent l="190500" t="190500" r="189230" b="18161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4">
                        <a:extLst>
                          <a:ext uri="{28A0092B-C50C-407E-A947-70E740481C1C}">
                            <a14:useLocalDpi xmlns:a14="http://schemas.microsoft.com/office/drawing/2010/main" val="0"/>
                          </a:ext>
                        </a:extLst>
                      </a:blip>
                      <a:stretch>
                        <a:fillRect/>
                      </a:stretch>
                    </pic:blipFill>
                    <pic:spPr>
                      <a:xfrm>
                        <a:off x="0" y="0"/>
                        <a:ext cx="5564038" cy="1380904"/>
                      </a:xfrm>
                      <a:prstGeom prst="rect">
                        <a:avLst/>
                      </a:prstGeom>
                      <a:ln>
                        <a:noFill/>
                      </a:ln>
                      <a:effectLst>
                        <a:outerShdw blurRad="190500" algn="tl" rotWithShape="0">
                          <a:srgbClr val="000000">
                            <a:alpha val="70000"/>
                          </a:srgbClr>
                        </a:outerShdw>
                      </a:effectLst>
                    </pic:spPr>
                  </pic:pic>
                </a:graphicData>
              </a:graphic>
            </wp:inline>
          </w:drawing>
        </w:r>
        <w:bookmarkStart w:id="3568" w:name="_Toc321774765"/>
        <w:bookmarkStart w:id="3569" w:name="_Toc321775112"/>
        <w:bookmarkStart w:id="3570" w:name="_Toc321775459"/>
        <w:bookmarkStart w:id="3571" w:name="_Toc322199961"/>
        <w:bookmarkStart w:id="3572" w:name="_Toc322218729"/>
        <w:bookmarkStart w:id="3573" w:name="_Toc322219124"/>
        <w:bookmarkEnd w:id="3568"/>
        <w:bookmarkEnd w:id="3569"/>
        <w:bookmarkEnd w:id="3570"/>
        <w:bookmarkEnd w:id="3571"/>
        <w:bookmarkEnd w:id="3572"/>
        <w:bookmarkEnd w:id="3573"/>
      </w:del>
    </w:p>
    <w:p w14:paraId="3CCDE43E" w14:textId="77777777" w:rsidR="00622EA7" w:rsidRPr="006B409E" w:rsidDel="0008299B" w:rsidRDefault="00622EA7">
      <w:pPr>
        <w:rPr>
          <w:del w:id="3574" w:author="Red Army" w:date="2012-04-07T16:04:00Z"/>
          <w:rFonts w:eastAsiaTheme="minorHAnsi"/>
        </w:rPr>
        <w:pPrChange w:id="3575" w:author="Red Army" w:date="2012-04-09T22:39:00Z">
          <w:pPr>
            <w:contextualSpacing/>
            <w:jc w:val="both"/>
          </w:pPr>
        </w:pPrChange>
      </w:pPr>
      <w:del w:id="3576" w:author="Red Army" w:date="2012-04-07T16:04:00Z">
        <w:r w:rsidRPr="006B409E" w:rsidDel="0008299B">
          <w:rPr>
            <w:rFonts w:eastAsiaTheme="minorHAnsi"/>
          </w:rPr>
          <w:delText>Click “vào đây” hyperlink and you will be redirected to login page</w:delText>
        </w:r>
        <w:bookmarkStart w:id="3577" w:name="_Toc321774766"/>
        <w:bookmarkStart w:id="3578" w:name="_Toc321775113"/>
        <w:bookmarkStart w:id="3579" w:name="_Toc321775460"/>
        <w:bookmarkStart w:id="3580" w:name="_Toc322199962"/>
        <w:bookmarkStart w:id="3581" w:name="_Toc322218730"/>
        <w:bookmarkStart w:id="3582" w:name="_Toc322219125"/>
        <w:bookmarkEnd w:id="3577"/>
        <w:bookmarkEnd w:id="3578"/>
        <w:bookmarkEnd w:id="3579"/>
        <w:bookmarkEnd w:id="3580"/>
        <w:bookmarkEnd w:id="3581"/>
        <w:bookmarkEnd w:id="3582"/>
      </w:del>
    </w:p>
    <w:p w14:paraId="41B9F1EB" w14:textId="77777777" w:rsidR="00622EA7" w:rsidRPr="006B409E" w:rsidDel="0008299B" w:rsidRDefault="00622EA7">
      <w:pPr>
        <w:rPr>
          <w:del w:id="3583" w:author="Red Army" w:date="2012-04-07T16:04:00Z"/>
          <w:rFonts w:eastAsiaTheme="minorHAnsi"/>
        </w:rPr>
        <w:pPrChange w:id="3584" w:author="Red Army" w:date="2012-04-09T22:39:00Z">
          <w:pPr>
            <w:contextualSpacing/>
            <w:jc w:val="both"/>
          </w:pPr>
        </w:pPrChange>
      </w:pPr>
      <w:del w:id="3585" w:author="Red Army" w:date="2012-04-07T16:04:00Z">
        <w:r w:rsidRPr="006B409E" w:rsidDel="0008299B">
          <w:rPr>
            <w:rFonts w:eastAsiaTheme="minorHAnsi"/>
            <w:rPrChange w:id="3586" w:author="Red Army" w:date="2012-04-09T22:39:00Z">
              <w:rPr>
                <w:rFonts w:eastAsiaTheme="minorHAnsi"/>
                <w:b/>
              </w:rPr>
            </w:rPrChange>
          </w:rPr>
          <w:delText>Method 2:</w:delText>
        </w:r>
        <w:bookmarkStart w:id="3587" w:name="_Toc321774767"/>
        <w:bookmarkStart w:id="3588" w:name="_Toc321775114"/>
        <w:bookmarkStart w:id="3589" w:name="_Toc321775461"/>
        <w:bookmarkStart w:id="3590" w:name="_Toc322199963"/>
        <w:bookmarkStart w:id="3591" w:name="_Toc322218731"/>
        <w:bookmarkStart w:id="3592" w:name="_Toc322219126"/>
        <w:bookmarkEnd w:id="3587"/>
        <w:bookmarkEnd w:id="3588"/>
        <w:bookmarkEnd w:id="3589"/>
        <w:bookmarkEnd w:id="3590"/>
        <w:bookmarkEnd w:id="3591"/>
        <w:bookmarkEnd w:id="3592"/>
      </w:del>
    </w:p>
    <w:p w14:paraId="1582A495" w14:textId="77777777" w:rsidR="00622EA7" w:rsidRPr="006B409E" w:rsidDel="0008299B" w:rsidRDefault="00622EA7">
      <w:pPr>
        <w:rPr>
          <w:del w:id="3593" w:author="Red Army" w:date="2012-04-07T16:04:00Z"/>
          <w:rFonts w:eastAsiaTheme="minorHAnsi"/>
        </w:rPr>
        <w:pPrChange w:id="3594" w:author="Red Army" w:date="2012-04-09T22:39:00Z">
          <w:pPr>
            <w:contextualSpacing/>
            <w:jc w:val="both"/>
          </w:pPr>
        </w:pPrChange>
      </w:pPr>
      <w:del w:id="3595" w:author="Red Army" w:date="2012-04-07T16:04:00Z">
        <w:r w:rsidRPr="006B409E" w:rsidDel="0008299B">
          <w:rPr>
            <w:rFonts w:eastAsiaTheme="minorHAnsi"/>
          </w:rPr>
          <w:delText>You can click “Đăng nhập” button at the top of the page</w:delText>
        </w:r>
        <w:bookmarkStart w:id="3596" w:name="_Toc321774768"/>
        <w:bookmarkStart w:id="3597" w:name="_Toc321775115"/>
        <w:bookmarkStart w:id="3598" w:name="_Toc321775462"/>
        <w:bookmarkStart w:id="3599" w:name="_Toc322199964"/>
        <w:bookmarkStart w:id="3600" w:name="_Toc322218732"/>
        <w:bookmarkStart w:id="3601" w:name="_Toc322219127"/>
        <w:bookmarkEnd w:id="3596"/>
        <w:bookmarkEnd w:id="3597"/>
        <w:bookmarkEnd w:id="3598"/>
        <w:bookmarkEnd w:id="3599"/>
        <w:bookmarkEnd w:id="3600"/>
        <w:bookmarkEnd w:id="3601"/>
      </w:del>
    </w:p>
    <w:p w14:paraId="4FF0A44C" w14:textId="77777777" w:rsidR="00622EA7" w:rsidRPr="006B409E" w:rsidDel="0008299B" w:rsidRDefault="00622EA7">
      <w:pPr>
        <w:rPr>
          <w:del w:id="3602" w:author="Red Army" w:date="2012-04-07T16:04:00Z"/>
          <w:rFonts w:eastAsiaTheme="minorHAnsi"/>
        </w:rPr>
        <w:pPrChange w:id="3603" w:author="Red Army" w:date="2012-04-09T22:39:00Z">
          <w:pPr>
            <w:contextualSpacing/>
            <w:jc w:val="both"/>
          </w:pPr>
        </w:pPrChange>
      </w:pPr>
      <w:del w:id="3604" w:author="Red Army" w:date="2012-04-07T16:04:00Z">
        <w:r w:rsidRPr="00441741" w:rsidDel="0008299B">
          <w:rPr>
            <w:noProof/>
            <w:lang w:eastAsia="ja-JP"/>
          </w:rPr>
          <w:drawing>
            <wp:inline distT="0" distB="0" distL="0" distR="0" wp14:anchorId="7FB9A888" wp14:editId="108377B3">
              <wp:extent cx="3467735" cy="310515"/>
              <wp:effectExtent l="190500" t="190500" r="189865" b="184785"/>
              <wp:docPr id="126" name="Picture 126" descr="C:\Users\iLucas\Desktop\reg 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ucas\Desktop\reg panel.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67735" cy="310515"/>
                      </a:xfrm>
                      <a:prstGeom prst="rect">
                        <a:avLst/>
                      </a:prstGeom>
                      <a:ln>
                        <a:noFill/>
                      </a:ln>
                      <a:effectLst>
                        <a:outerShdw blurRad="190500" algn="tl" rotWithShape="0">
                          <a:srgbClr val="000000">
                            <a:alpha val="70000"/>
                          </a:srgbClr>
                        </a:outerShdw>
                      </a:effectLst>
                    </pic:spPr>
                  </pic:pic>
                </a:graphicData>
              </a:graphic>
            </wp:inline>
          </w:drawing>
        </w:r>
        <w:bookmarkStart w:id="3605" w:name="_Toc321774769"/>
        <w:bookmarkStart w:id="3606" w:name="_Toc321775116"/>
        <w:bookmarkStart w:id="3607" w:name="_Toc321775463"/>
        <w:bookmarkStart w:id="3608" w:name="_Toc322199965"/>
        <w:bookmarkStart w:id="3609" w:name="_Toc322218733"/>
        <w:bookmarkStart w:id="3610" w:name="_Toc322219128"/>
        <w:bookmarkEnd w:id="3605"/>
        <w:bookmarkEnd w:id="3606"/>
        <w:bookmarkEnd w:id="3607"/>
        <w:bookmarkEnd w:id="3608"/>
        <w:bookmarkEnd w:id="3609"/>
        <w:bookmarkEnd w:id="3610"/>
      </w:del>
    </w:p>
    <w:p w14:paraId="5DDBCBFA" w14:textId="77777777" w:rsidR="00622EA7" w:rsidRPr="006B409E" w:rsidDel="0008299B" w:rsidRDefault="00622EA7">
      <w:pPr>
        <w:rPr>
          <w:del w:id="3611" w:author="Red Army" w:date="2012-04-07T16:04:00Z"/>
          <w:rFonts w:eastAsiaTheme="minorHAnsi"/>
        </w:rPr>
        <w:pPrChange w:id="3612" w:author="Red Army" w:date="2012-04-09T22:39:00Z">
          <w:pPr>
            <w:contextualSpacing/>
            <w:jc w:val="both"/>
          </w:pPr>
        </w:pPrChange>
      </w:pPr>
      <w:del w:id="3613" w:author="Red Army" w:date="2012-04-07T16:04:00Z">
        <w:r w:rsidRPr="006B409E" w:rsidDel="0008299B">
          <w:rPr>
            <w:rFonts w:eastAsiaTheme="minorHAnsi"/>
          </w:rPr>
          <w:delText>You will be redirected to login page</w:delText>
        </w:r>
        <w:bookmarkStart w:id="3614" w:name="_Toc321774770"/>
        <w:bookmarkStart w:id="3615" w:name="_Toc321775117"/>
        <w:bookmarkStart w:id="3616" w:name="_Toc321775464"/>
        <w:bookmarkStart w:id="3617" w:name="_Toc322199966"/>
        <w:bookmarkStart w:id="3618" w:name="_Toc322218734"/>
        <w:bookmarkStart w:id="3619" w:name="_Toc322219129"/>
        <w:bookmarkEnd w:id="3614"/>
        <w:bookmarkEnd w:id="3615"/>
        <w:bookmarkEnd w:id="3616"/>
        <w:bookmarkEnd w:id="3617"/>
        <w:bookmarkEnd w:id="3618"/>
        <w:bookmarkEnd w:id="3619"/>
      </w:del>
    </w:p>
    <w:p w14:paraId="542D23E4" w14:textId="77777777" w:rsidR="00622EA7" w:rsidRPr="006B409E" w:rsidDel="0008299B" w:rsidRDefault="00622EA7">
      <w:pPr>
        <w:rPr>
          <w:del w:id="3620" w:author="Red Army" w:date="2012-04-07T16:04:00Z"/>
          <w:rFonts w:eastAsiaTheme="minorHAnsi"/>
        </w:rPr>
        <w:pPrChange w:id="3621" w:author="Red Army" w:date="2012-04-09T22:39:00Z">
          <w:pPr>
            <w:contextualSpacing/>
            <w:jc w:val="both"/>
          </w:pPr>
        </w:pPrChange>
      </w:pPr>
      <w:bookmarkStart w:id="3622" w:name="_Toc321774771"/>
      <w:bookmarkStart w:id="3623" w:name="_Toc321775118"/>
      <w:bookmarkStart w:id="3624" w:name="_Toc321775465"/>
      <w:bookmarkStart w:id="3625" w:name="_Toc322199967"/>
      <w:bookmarkStart w:id="3626" w:name="_Toc322218735"/>
      <w:bookmarkStart w:id="3627" w:name="_Toc322219130"/>
      <w:bookmarkEnd w:id="3622"/>
      <w:bookmarkEnd w:id="3623"/>
      <w:bookmarkEnd w:id="3624"/>
      <w:bookmarkEnd w:id="3625"/>
      <w:bookmarkEnd w:id="3626"/>
      <w:bookmarkEnd w:id="3627"/>
    </w:p>
    <w:p w14:paraId="62C6B526" w14:textId="77777777" w:rsidR="00622EA7" w:rsidRPr="006B409E" w:rsidDel="0008299B" w:rsidRDefault="00622EA7">
      <w:pPr>
        <w:rPr>
          <w:del w:id="3628" w:author="Red Army" w:date="2012-04-07T16:04:00Z"/>
          <w:rFonts w:eastAsiaTheme="minorHAnsi"/>
        </w:rPr>
        <w:pPrChange w:id="3629" w:author="Red Army" w:date="2012-04-09T22:39:00Z">
          <w:pPr>
            <w:contextualSpacing/>
            <w:jc w:val="both"/>
          </w:pPr>
        </w:pPrChange>
      </w:pPr>
      <w:del w:id="3630" w:author="Red Army" w:date="2012-04-07T16:04:00Z">
        <w:r w:rsidRPr="006B409E" w:rsidDel="0008299B">
          <w:rPr>
            <w:rFonts w:eastAsiaTheme="minorHAnsi"/>
          </w:rPr>
          <w:delText xml:space="preserve">Login page: </w:delText>
        </w:r>
        <w:bookmarkStart w:id="3631" w:name="_Toc321774772"/>
        <w:bookmarkStart w:id="3632" w:name="_Toc321775119"/>
        <w:bookmarkStart w:id="3633" w:name="_Toc321775466"/>
        <w:bookmarkStart w:id="3634" w:name="_Toc322199968"/>
        <w:bookmarkStart w:id="3635" w:name="_Toc322218736"/>
        <w:bookmarkStart w:id="3636" w:name="_Toc322219131"/>
        <w:bookmarkEnd w:id="3631"/>
        <w:bookmarkEnd w:id="3632"/>
        <w:bookmarkEnd w:id="3633"/>
        <w:bookmarkEnd w:id="3634"/>
        <w:bookmarkEnd w:id="3635"/>
        <w:bookmarkEnd w:id="3636"/>
      </w:del>
    </w:p>
    <w:p w14:paraId="7C204C0A" w14:textId="77777777" w:rsidR="00622EA7" w:rsidRPr="006B409E" w:rsidDel="0008299B" w:rsidRDefault="00622EA7">
      <w:pPr>
        <w:rPr>
          <w:del w:id="3637" w:author="Red Army" w:date="2012-04-07T16:04:00Z"/>
          <w:rFonts w:eastAsiaTheme="minorHAnsi"/>
        </w:rPr>
        <w:pPrChange w:id="3638" w:author="Red Army" w:date="2012-04-09T22:39:00Z">
          <w:pPr>
            <w:contextualSpacing/>
            <w:jc w:val="both"/>
          </w:pPr>
        </w:pPrChange>
      </w:pPr>
      <w:del w:id="3639" w:author="Red Army" w:date="2012-04-07T16:04:00Z">
        <w:r w:rsidRPr="00441741" w:rsidDel="0008299B">
          <w:rPr>
            <w:noProof/>
            <w:lang w:eastAsia="ja-JP"/>
          </w:rPr>
          <w:lastRenderedPageBreak/>
          <w:drawing>
            <wp:inline distT="0" distB="0" distL="0" distR="0" wp14:anchorId="1E93BF1C" wp14:editId="251747AD">
              <wp:extent cx="3029373" cy="2772162"/>
              <wp:effectExtent l="190500" t="190500" r="190500" b="2000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7">
                        <a:extLst>
                          <a:ext uri="{28A0092B-C50C-407E-A947-70E740481C1C}">
                            <a14:useLocalDpi xmlns:a14="http://schemas.microsoft.com/office/drawing/2010/main" val="0"/>
                          </a:ext>
                        </a:extLst>
                      </a:blip>
                      <a:stretch>
                        <a:fillRect/>
                      </a:stretch>
                    </pic:blipFill>
                    <pic:spPr>
                      <a:xfrm>
                        <a:off x="0" y="0"/>
                        <a:ext cx="3029373" cy="2772162"/>
                      </a:xfrm>
                      <a:prstGeom prst="rect">
                        <a:avLst/>
                      </a:prstGeom>
                      <a:ln>
                        <a:noFill/>
                      </a:ln>
                      <a:effectLst>
                        <a:outerShdw blurRad="190500" algn="tl" rotWithShape="0">
                          <a:srgbClr val="000000">
                            <a:alpha val="70000"/>
                          </a:srgbClr>
                        </a:outerShdw>
                      </a:effectLst>
                    </pic:spPr>
                  </pic:pic>
                </a:graphicData>
              </a:graphic>
            </wp:inline>
          </w:drawing>
        </w:r>
        <w:bookmarkStart w:id="3640" w:name="_Toc321774773"/>
        <w:bookmarkStart w:id="3641" w:name="_Toc321775120"/>
        <w:bookmarkStart w:id="3642" w:name="_Toc321775467"/>
        <w:bookmarkStart w:id="3643" w:name="_Toc322199969"/>
        <w:bookmarkStart w:id="3644" w:name="_Toc322218737"/>
        <w:bookmarkStart w:id="3645" w:name="_Toc322219132"/>
        <w:bookmarkEnd w:id="3640"/>
        <w:bookmarkEnd w:id="3641"/>
        <w:bookmarkEnd w:id="3642"/>
        <w:bookmarkEnd w:id="3643"/>
        <w:bookmarkEnd w:id="3644"/>
        <w:bookmarkEnd w:id="3645"/>
      </w:del>
    </w:p>
    <w:p w14:paraId="7E1228A5" w14:textId="77777777" w:rsidR="00622EA7" w:rsidRPr="006B409E" w:rsidDel="0008299B" w:rsidRDefault="00622EA7">
      <w:pPr>
        <w:rPr>
          <w:del w:id="3646" w:author="Red Army" w:date="2012-04-07T16:04:00Z"/>
          <w:rFonts w:eastAsiaTheme="minorHAnsi"/>
        </w:rPr>
        <w:pPrChange w:id="3647" w:author="Red Army" w:date="2012-04-09T22:39:00Z">
          <w:pPr>
            <w:contextualSpacing/>
            <w:jc w:val="both"/>
          </w:pPr>
        </w:pPrChange>
      </w:pPr>
      <w:bookmarkStart w:id="3648" w:name="_Toc321774774"/>
      <w:bookmarkStart w:id="3649" w:name="_Toc321775121"/>
      <w:bookmarkStart w:id="3650" w:name="_Toc321775468"/>
      <w:bookmarkStart w:id="3651" w:name="_Toc322199970"/>
      <w:bookmarkStart w:id="3652" w:name="_Toc322218738"/>
      <w:bookmarkStart w:id="3653" w:name="_Toc322219133"/>
      <w:bookmarkEnd w:id="3648"/>
      <w:bookmarkEnd w:id="3649"/>
      <w:bookmarkEnd w:id="3650"/>
      <w:bookmarkEnd w:id="3651"/>
      <w:bookmarkEnd w:id="3652"/>
      <w:bookmarkEnd w:id="3653"/>
    </w:p>
    <w:p w14:paraId="19AE3C4D" w14:textId="77777777" w:rsidR="00622EA7" w:rsidRPr="006B409E" w:rsidDel="0008299B" w:rsidRDefault="00622EA7">
      <w:pPr>
        <w:rPr>
          <w:del w:id="3654" w:author="Red Army" w:date="2012-04-07T16:04:00Z"/>
          <w:rFonts w:eastAsiaTheme="minorHAnsi"/>
        </w:rPr>
        <w:pPrChange w:id="3655" w:author="Red Army" w:date="2012-04-09T22:39:00Z">
          <w:pPr>
            <w:contextualSpacing/>
            <w:jc w:val="both"/>
          </w:pPr>
        </w:pPrChange>
      </w:pPr>
      <w:del w:id="3656" w:author="Red Army" w:date="2012-04-07T16:04:00Z">
        <w:r w:rsidRPr="006B409E" w:rsidDel="0008299B">
          <w:rPr>
            <w:rFonts w:eastAsiaTheme="minorHAnsi"/>
          </w:rPr>
          <w:delText>Enter your email and password and click “Đăng nhập” button to log into our system.</w:delText>
        </w:r>
        <w:bookmarkStart w:id="3657" w:name="_Toc321774775"/>
        <w:bookmarkStart w:id="3658" w:name="_Toc321775122"/>
        <w:bookmarkStart w:id="3659" w:name="_Toc321775469"/>
        <w:bookmarkStart w:id="3660" w:name="_Toc322199971"/>
        <w:bookmarkStart w:id="3661" w:name="_Toc322218739"/>
        <w:bookmarkStart w:id="3662" w:name="_Toc322219134"/>
        <w:bookmarkEnd w:id="3657"/>
        <w:bookmarkEnd w:id="3658"/>
        <w:bookmarkEnd w:id="3659"/>
        <w:bookmarkEnd w:id="3660"/>
        <w:bookmarkEnd w:id="3661"/>
        <w:bookmarkEnd w:id="3662"/>
      </w:del>
    </w:p>
    <w:p w14:paraId="4C4C2146" w14:textId="77777777" w:rsidR="00622EA7" w:rsidRPr="006B409E" w:rsidDel="0008299B" w:rsidRDefault="00622EA7">
      <w:pPr>
        <w:rPr>
          <w:del w:id="3663" w:author="Red Army" w:date="2012-04-07T16:04:00Z"/>
          <w:rFonts w:eastAsiaTheme="minorHAnsi"/>
        </w:rPr>
        <w:pPrChange w:id="3664" w:author="Red Army" w:date="2012-04-09T22:39:00Z">
          <w:pPr>
            <w:contextualSpacing/>
            <w:jc w:val="both"/>
          </w:pPr>
        </w:pPrChange>
      </w:pPr>
      <w:del w:id="3665" w:author="Red Army" w:date="2012-04-07T16:04:00Z">
        <w:r w:rsidRPr="006B409E" w:rsidDel="0008299B">
          <w:rPr>
            <w:rFonts w:eastAsiaTheme="minorHAnsi"/>
          </w:rPr>
          <w:delText>You can check “Tự động đăng nhập lần sau” box to save time of logging into the system again later.</w:delText>
        </w:r>
        <w:bookmarkStart w:id="3666" w:name="_Toc321774776"/>
        <w:bookmarkStart w:id="3667" w:name="_Toc321775123"/>
        <w:bookmarkStart w:id="3668" w:name="_Toc321775470"/>
        <w:bookmarkStart w:id="3669" w:name="_Toc322199972"/>
        <w:bookmarkStart w:id="3670" w:name="_Toc322218740"/>
        <w:bookmarkStart w:id="3671" w:name="_Toc322219135"/>
        <w:bookmarkEnd w:id="3666"/>
        <w:bookmarkEnd w:id="3667"/>
        <w:bookmarkEnd w:id="3668"/>
        <w:bookmarkEnd w:id="3669"/>
        <w:bookmarkEnd w:id="3670"/>
        <w:bookmarkEnd w:id="3671"/>
      </w:del>
    </w:p>
    <w:p w14:paraId="1FA56953" w14:textId="77777777" w:rsidR="00622EA7" w:rsidRPr="006B409E" w:rsidDel="0008299B" w:rsidRDefault="00622EA7">
      <w:pPr>
        <w:rPr>
          <w:del w:id="3672" w:author="Red Army" w:date="2012-04-07T16:04:00Z"/>
          <w:rFonts w:eastAsiaTheme="minorHAnsi"/>
        </w:rPr>
        <w:pPrChange w:id="3673" w:author="Red Army" w:date="2012-04-09T22:39:00Z">
          <w:pPr>
            <w:contextualSpacing/>
            <w:jc w:val="both"/>
          </w:pPr>
        </w:pPrChange>
      </w:pPr>
      <w:bookmarkStart w:id="3674" w:name="_Toc321774777"/>
      <w:bookmarkStart w:id="3675" w:name="_Toc321775124"/>
      <w:bookmarkStart w:id="3676" w:name="_Toc321775471"/>
      <w:bookmarkStart w:id="3677" w:name="_Toc322199973"/>
      <w:bookmarkStart w:id="3678" w:name="_Toc322218741"/>
      <w:bookmarkStart w:id="3679" w:name="_Toc322219136"/>
      <w:bookmarkEnd w:id="3674"/>
      <w:bookmarkEnd w:id="3675"/>
      <w:bookmarkEnd w:id="3676"/>
      <w:bookmarkEnd w:id="3677"/>
      <w:bookmarkEnd w:id="3678"/>
      <w:bookmarkEnd w:id="3679"/>
    </w:p>
    <w:p w14:paraId="27C66866" w14:textId="77777777" w:rsidR="00622EA7" w:rsidRPr="006B409E" w:rsidDel="0008299B" w:rsidRDefault="00622EA7">
      <w:pPr>
        <w:rPr>
          <w:del w:id="3680" w:author="Red Army" w:date="2012-04-07T16:04:00Z"/>
          <w:rFonts w:eastAsiaTheme="minorHAnsi"/>
          <w:rPrChange w:id="3681" w:author="Red Army" w:date="2012-04-09T22:39:00Z">
            <w:rPr>
              <w:del w:id="3682" w:author="Red Army" w:date="2012-04-07T16:04:00Z"/>
              <w:rFonts w:asciiTheme="majorHAnsi" w:eastAsiaTheme="majorEastAsia" w:hAnsiTheme="majorHAnsi" w:cstheme="majorBidi"/>
              <w:b/>
              <w:bCs/>
              <w:color w:val="4F81BD" w:themeColor="accent1"/>
            </w:rPr>
          </w:rPrChange>
        </w:rPr>
        <w:pPrChange w:id="3683" w:author="Red Army" w:date="2012-04-09T22:39:00Z">
          <w:pPr>
            <w:keepNext/>
            <w:keepLines/>
            <w:numPr>
              <w:ilvl w:val="1"/>
              <w:numId w:val="8"/>
            </w:numPr>
            <w:spacing w:before="200" w:after="0"/>
            <w:ind w:hanging="360"/>
            <w:outlineLvl w:val="2"/>
          </w:pPr>
        </w:pPrChange>
      </w:pPr>
      <w:bookmarkStart w:id="3684" w:name="_View_profile"/>
      <w:bookmarkEnd w:id="3684"/>
      <w:del w:id="3685" w:author="Red Army" w:date="2012-04-07T16:04:00Z">
        <w:r w:rsidRPr="006B409E" w:rsidDel="0008299B">
          <w:rPr>
            <w:rFonts w:eastAsiaTheme="minorHAnsi"/>
            <w:rPrChange w:id="3686" w:author="Red Army" w:date="2012-04-09T22:39:00Z">
              <w:rPr>
                <w:rFonts w:asciiTheme="majorHAnsi" w:eastAsiaTheme="majorEastAsia" w:hAnsiTheme="majorHAnsi" w:cstheme="majorBidi"/>
                <w:b/>
                <w:bCs/>
                <w:color w:val="4F81BD" w:themeColor="accent1"/>
              </w:rPr>
            </w:rPrChange>
          </w:rPr>
          <w:delText>View your profile</w:delText>
        </w:r>
        <w:bookmarkStart w:id="3687" w:name="_Toc321774778"/>
        <w:bookmarkStart w:id="3688" w:name="_Toc321775125"/>
        <w:bookmarkStart w:id="3689" w:name="_Toc321775472"/>
        <w:bookmarkStart w:id="3690" w:name="_Toc322199974"/>
        <w:bookmarkStart w:id="3691" w:name="_Toc322218742"/>
        <w:bookmarkStart w:id="3692" w:name="_Toc322219137"/>
        <w:bookmarkEnd w:id="3687"/>
        <w:bookmarkEnd w:id="3688"/>
        <w:bookmarkEnd w:id="3689"/>
        <w:bookmarkEnd w:id="3690"/>
        <w:bookmarkEnd w:id="3691"/>
        <w:bookmarkEnd w:id="3692"/>
      </w:del>
    </w:p>
    <w:p w14:paraId="019FE355" w14:textId="77777777" w:rsidR="00622EA7" w:rsidRPr="006B409E" w:rsidDel="0008299B" w:rsidRDefault="00622EA7">
      <w:pPr>
        <w:rPr>
          <w:del w:id="3693" w:author="Red Army" w:date="2012-04-07T16:04:00Z"/>
          <w:rFonts w:eastAsiaTheme="minorHAnsi"/>
        </w:rPr>
        <w:pPrChange w:id="3694" w:author="Red Army" w:date="2012-04-09T22:39:00Z">
          <w:pPr>
            <w:jc w:val="both"/>
          </w:pPr>
        </w:pPrChange>
      </w:pPr>
      <w:del w:id="3695" w:author="Red Army" w:date="2012-04-07T16:04:00Z">
        <w:r w:rsidRPr="006B409E" w:rsidDel="0008299B">
          <w:rPr>
            <w:rFonts w:eastAsiaTheme="minorHAnsi"/>
          </w:rPr>
          <w:delText>Click your username at login panel at the top right corner of the website will get you redirected to your Profile page. This page has 2 tabs as the following picture:</w:delText>
        </w:r>
        <w:bookmarkStart w:id="3696" w:name="_Toc321774779"/>
        <w:bookmarkStart w:id="3697" w:name="_Toc321775126"/>
        <w:bookmarkStart w:id="3698" w:name="_Toc321775473"/>
        <w:bookmarkStart w:id="3699" w:name="_Toc322199975"/>
        <w:bookmarkStart w:id="3700" w:name="_Toc322218743"/>
        <w:bookmarkStart w:id="3701" w:name="_Toc322219138"/>
        <w:bookmarkEnd w:id="3696"/>
        <w:bookmarkEnd w:id="3697"/>
        <w:bookmarkEnd w:id="3698"/>
        <w:bookmarkEnd w:id="3699"/>
        <w:bookmarkEnd w:id="3700"/>
        <w:bookmarkEnd w:id="3701"/>
      </w:del>
    </w:p>
    <w:p w14:paraId="6DE0D1EC" w14:textId="77777777" w:rsidR="00622EA7" w:rsidRPr="006B409E" w:rsidDel="0008299B" w:rsidRDefault="00622EA7">
      <w:pPr>
        <w:rPr>
          <w:del w:id="3702" w:author="Red Army" w:date="2012-04-07T16:04:00Z"/>
          <w:rFonts w:eastAsiaTheme="minorHAnsi"/>
        </w:rPr>
        <w:pPrChange w:id="3703" w:author="Red Army" w:date="2012-04-09T22:39:00Z">
          <w:pPr>
            <w:jc w:val="both"/>
          </w:pPr>
        </w:pPrChange>
      </w:pPr>
      <w:del w:id="3704" w:author="Red Army" w:date="2012-04-07T16:04:00Z">
        <w:r w:rsidRPr="00441741" w:rsidDel="0008299B">
          <w:rPr>
            <w:noProof/>
            <w:lang w:eastAsia="ja-JP"/>
          </w:rPr>
          <w:drawing>
            <wp:inline distT="0" distB="0" distL="0" distR="0" wp14:anchorId="09257BA9" wp14:editId="7E05C4A1">
              <wp:extent cx="4615133" cy="2756358"/>
              <wp:effectExtent l="190500" t="190500" r="186055" b="1968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58">
                        <a:extLst>
                          <a:ext uri="{28A0092B-C50C-407E-A947-70E740481C1C}">
                            <a14:useLocalDpi xmlns:a14="http://schemas.microsoft.com/office/drawing/2010/main" val="0"/>
                          </a:ext>
                        </a:extLst>
                      </a:blip>
                      <a:stretch>
                        <a:fillRect/>
                      </a:stretch>
                    </pic:blipFill>
                    <pic:spPr>
                      <a:xfrm>
                        <a:off x="0" y="0"/>
                        <a:ext cx="4615911" cy="2756822"/>
                      </a:xfrm>
                      <a:prstGeom prst="rect">
                        <a:avLst/>
                      </a:prstGeom>
                      <a:ln>
                        <a:noFill/>
                      </a:ln>
                      <a:effectLst>
                        <a:outerShdw blurRad="190500" algn="tl" rotWithShape="0">
                          <a:srgbClr val="000000">
                            <a:alpha val="70000"/>
                          </a:srgbClr>
                        </a:outerShdw>
                      </a:effectLst>
                    </pic:spPr>
                  </pic:pic>
                </a:graphicData>
              </a:graphic>
            </wp:inline>
          </w:drawing>
        </w:r>
        <w:bookmarkStart w:id="3705" w:name="_Toc321774780"/>
        <w:bookmarkStart w:id="3706" w:name="_Toc321775127"/>
        <w:bookmarkStart w:id="3707" w:name="_Toc321775474"/>
        <w:bookmarkStart w:id="3708" w:name="_Toc322199976"/>
        <w:bookmarkStart w:id="3709" w:name="_Toc322218744"/>
        <w:bookmarkStart w:id="3710" w:name="_Toc322219139"/>
        <w:bookmarkEnd w:id="3705"/>
        <w:bookmarkEnd w:id="3706"/>
        <w:bookmarkEnd w:id="3707"/>
        <w:bookmarkEnd w:id="3708"/>
        <w:bookmarkEnd w:id="3709"/>
        <w:bookmarkEnd w:id="3710"/>
      </w:del>
    </w:p>
    <w:p w14:paraId="64E244B8" w14:textId="77777777" w:rsidR="00622EA7" w:rsidRPr="006B409E" w:rsidDel="0008299B" w:rsidRDefault="00622EA7">
      <w:pPr>
        <w:rPr>
          <w:del w:id="3711" w:author="Red Army" w:date="2012-04-07T16:04:00Z"/>
          <w:rFonts w:eastAsiaTheme="minorHAnsi"/>
        </w:rPr>
        <w:pPrChange w:id="3712" w:author="Red Army" w:date="2012-04-09T22:39:00Z">
          <w:pPr>
            <w:numPr>
              <w:numId w:val="42"/>
            </w:numPr>
            <w:tabs>
              <w:tab w:val="left" w:pos="1134"/>
            </w:tabs>
            <w:ind w:hanging="11"/>
            <w:contextualSpacing/>
            <w:jc w:val="both"/>
          </w:pPr>
        </w:pPrChange>
      </w:pPr>
      <w:del w:id="3713" w:author="Red Army" w:date="2012-04-07T16:04:00Z">
        <w:r w:rsidRPr="006B409E" w:rsidDel="0008299B">
          <w:rPr>
            <w:rFonts w:eastAsiaTheme="minorHAnsi"/>
          </w:rPr>
          <w:delText>“Thông tin cá nhân” tab</w:delText>
        </w:r>
        <w:bookmarkStart w:id="3714" w:name="_Toc321774781"/>
        <w:bookmarkStart w:id="3715" w:name="_Toc321775128"/>
        <w:bookmarkStart w:id="3716" w:name="_Toc321775475"/>
        <w:bookmarkStart w:id="3717" w:name="_Toc322199977"/>
        <w:bookmarkStart w:id="3718" w:name="_Toc322218745"/>
        <w:bookmarkStart w:id="3719" w:name="_Toc322219140"/>
        <w:bookmarkEnd w:id="3714"/>
        <w:bookmarkEnd w:id="3715"/>
        <w:bookmarkEnd w:id="3716"/>
        <w:bookmarkEnd w:id="3717"/>
        <w:bookmarkEnd w:id="3718"/>
        <w:bookmarkEnd w:id="3719"/>
      </w:del>
    </w:p>
    <w:p w14:paraId="57732122" w14:textId="77777777" w:rsidR="00622EA7" w:rsidRPr="006B409E" w:rsidDel="0008299B" w:rsidRDefault="00622EA7">
      <w:pPr>
        <w:rPr>
          <w:del w:id="3720" w:author="Red Army" w:date="2012-04-07T16:04:00Z"/>
          <w:rFonts w:eastAsiaTheme="minorHAnsi"/>
        </w:rPr>
        <w:pPrChange w:id="3721" w:author="Red Army" w:date="2012-04-09T22:39:00Z">
          <w:pPr>
            <w:numPr>
              <w:numId w:val="43"/>
            </w:numPr>
            <w:tabs>
              <w:tab w:val="left" w:pos="1134"/>
            </w:tabs>
            <w:ind w:left="1560" w:hanging="426"/>
            <w:contextualSpacing/>
            <w:jc w:val="both"/>
          </w:pPr>
        </w:pPrChange>
      </w:pPr>
      <w:del w:id="3722" w:author="Red Army" w:date="2012-04-07T16:04:00Z">
        <w:r w:rsidRPr="006B409E" w:rsidDel="0008299B">
          <w:rPr>
            <w:rFonts w:eastAsiaTheme="minorHAnsi"/>
          </w:rPr>
          <w:lastRenderedPageBreak/>
          <w:delText xml:space="preserve">At this tab, you can view some information of yourself: email, registered date, current point, number of places created, number of comments, questions and answers posted. Besides, you can easily change other information including: Display Name, Avatar and password. </w:delText>
        </w:r>
        <w:bookmarkStart w:id="3723" w:name="_Toc321774782"/>
        <w:bookmarkStart w:id="3724" w:name="_Toc321775129"/>
        <w:bookmarkStart w:id="3725" w:name="_Toc321775476"/>
        <w:bookmarkStart w:id="3726" w:name="_Toc322199978"/>
        <w:bookmarkStart w:id="3727" w:name="_Toc322218746"/>
        <w:bookmarkStart w:id="3728" w:name="_Toc322219141"/>
        <w:bookmarkEnd w:id="3723"/>
        <w:bookmarkEnd w:id="3724"/>
        <w:bookmarkEnd w:id="3725"/>
        <w:bookmarkEnd w:id="3726"/>
        <w:bookmarkEnd w:id="3727"/>
        <w:bookmarkEnd w:id="3728"/>
      </w:del>
    </w:p>
    <w:p w14:paraId="76CAEA78" w14:textId="77777777" w:rsidR="00622EA7" w:rsidRPr="006B409E" w:rsidDel="0008299B" w:rsidRDefault="00622EA7">
      <w:pPr>
        <w:rPr>
          <w:del w:id="3729" w:author="Red Army" w:date="2012-04-07T16:04:00Z"/>
          <w:rFonts w:eastAsiaTheme="minorHAnsi"/>
        </w:rPr>
        <w:pPrChange w:id="3730" w:author="Red Army" w:date="2012-04-09T22:39:00Z">
          <w:pPr>
            <w:numPr>
              <w:numId w:val="43"/>
            </w:numPr>
            <w:tabs>
              <w:tab w:val="left" w:pos="1134"/>
            </w:tabs>
            <w:ind w:left="1560" w:hanging="426"/>
            <w:contextualSpacing/>
            <w:jc w:val="both"/>
          </w:pPr>
        </w:pPrChange>
      </w:pPr>
      <w:del w:id="3731" w:author="Red Army" w:date="2012-04-07T16:04:00Z">
        <w:r w:rsidRPr="006B409E" w:rsidDel="0008299B">
          <w:rPr>
            <w:rFonts w:eastAsiaTheme="minorHAnsi"/>
          </w:rPr>
          <w:delText>After changing some information, you have to click “Sửa đổi” button to save the changes.</w:delText>
        </w:r>
        <w:bookmarkStart w:id="3732" w:name="_Toc321774783"/>
        <w:bookmarkStart w:id="3733" w:name="_Toc321775130"/>
        <w:bookmarkStart w:id="3734" w:name="_Toc321775477"/>
        <w:bookmarkStart w:id="3735" w:name="_Toc322199979"/>
        <w:bookmarkStart w:id="3736" w:name="_Toc322218747"/>
        <w:bookmarkStart w:id="3737" w:name="_Toc322219142"/>
        <w:bookmarkEnd w:id="3732"/>
        <w:bookmarkEnd w:id="3733"/>
        <w:bookmarkEnd w:id="3734"/>
        <w:bookmarkEnd w:id="3735"/>
        <w:bookmarkEnd w:id="3736"/>
        <w:bookmarkEnd w:id="3737"/>
      </w:del>
    </w:p>
    <w:p w14:paraId="6191E49E" w14:textId="77777777" w:rsidR="00622EA7" w:rsidRPr="006B409E" w:rsidDel="0008299B" w:rsidRDefault="00622EA7">
      <w:pPr>
        <w:rPr>
          <w:del w:id="3738" w:author="Red Army" w:date="2012-04-07T16:04:00Z"/>
          <w:rFonts w:eastAsiaTheme="minorHAnsi"/>
        </w:rPr>
        <w:pPrChange w:id="3739" w:author="Red Army" w:date="2012-04-09T22:39:00Z">
          <w:pPr>
            <w:numPr>
              <w:numId w:val="43"/>
            </w:numPr>
            <w:tabs>
              <w:tab w:val="left" w:pos="1134"/>
            </w:tabs>
            <w:ind w:left="1560" w:hanging="426"/>
            <w:contextualSpacing/>
            <w:jc w:val="both"/>
          </w:pPr>
        </w:pPrChange>
      </w:pPr>
      <w:del w:id="3740" w:author="Red Army" w:date="2012-04-07T16:04:00Z">
        <w:r w:rsidRPr="006B409E" w:rsidDel="0008299B">
          <w:rPr>
            <w:rFonts w:eastAsiaTheme="minorHAnsi"/>
          </w:rPr>
          <w:delText>You can change your avatar but its type must be JPG or PNG and its size must be smaller than 2MB.</w:delText>
        </w:r>
        <w:bookmarkStart w:id="3741" w:name="_Toc321774784"/>
        <w:bookmarkStart w:id="3742" w:name="_Toc321775131"/>
        <w:bookmarkStart w:id="3743" w:name="_Toc321775478"/>
        <w:bookmarkStart w:id="3744" w:name="_Toc322199980"/>
        <w:bookmarkStart w:id="3745" w:name="_Toc322218748"/>
        <w:bookmarkStart w:id="3746" w:name="_Toc322219143"/>
        <w:bookmarkEnd w:id="3741"/>
        <w:bookmarkEnd w:id="3742"/>
        <w:bookmarkEnd w:id="3743"/>
        <w:bookmarkEnd w:id="3744"/>
        <w:bookmarkEnd w:id="3745"/>
        <w:bookmarkEnd w:id="3746"/>
      </w:del>
    </w:p>
    <w:p w14:paraId="34FC7850" w14:textId="77777777" w:rsidR="00622EA7" w:rsidRPr="006B409E" w:rsidDel="0008299B" w:rsidRDefault="00622EA7">
      <w:pPr>
        <w:rPr>
          <w:del w:id="3747" w:author="Red Army" w:date="2012-04-07T16:04:00Z"/>
          <w:rFonts w:eastAsiaTheme="minorHAnsi"/>
        </w:rPr>
        <w:pPrChange w:id="3748" w:author="Red Army" w:date="2012-04-09T22:39:00Z">
          <w:pPr>
            <w:numPr>
              <w:numId w:val="43"/>
            </w:numPr>
            <w:tabs>
              <w:tab w:val="left" w:pos="1134"/>
            </w:tabs>
            <w:ind w:left="1560" w:hanging="426"/>
            <w:contextualSpacing/>
            <w:jc w:val="both"/>
          </w:pPr>
        </w:pPrChange>
      </w:pPr>
      <w:del w:id="3749" w:author="Red Army" w:date="2012-04-07T16:04:00Z">
        <w:r w:rsidRPr="006B409E" w:rsidDel="0008299B">
          <w:rPr>
            <w:rFonts w:eastAsiaTheme="minorHAnsi"/>
          </w:rPr>
          <w:delText xml:space="preserve">If you want to change password, you can click “Đổi mật khẩu” hyperlink, a popup will appear. </w:delText>
        </w:r>
        <w:bookmarkStart w:id="3750" w:name="_Toc321774785"/>
        <w:bookmarkStart w:id="3751" w:name="_Toc321775132"/>
        <w:bookmarkStart w:id="3752" w:name="_Toc321775479"/>
        <w:bookmarkStart w:id="3753" w:name="_Toc322199981"/>
        <w:bookmarkStart w:id="3754" w:name="_Toc322218749"/>
        <w:bookmarkStart w:id="3755" w:name="_Toc322219144"/>
        <w:bookmarkEnd w:id="3750"/>
        <w:bookmarkEnd w:id="3751"/>
        <w:bookmarkEnd w:id="3752"/>
        <w:bookmarkEnd w:id="3753"/>
        <w:bookmarkEnd w:id="3754"/>
        <w:bookmarkEnd w:id="3755"/>
      </w:del>
    </w:p>
    <w:p w14:paraId="54A052A7" w14:textId="77777777" w:rsidR="00622EA7" w:rsidRPr="006B409E" w:rsidDel="0008299B" w:rsidRDefault="00622EA7">
      <w:pPr>
        <w:rPr>
          <w:del w:id="3756" w:author="Red Army" w:date="2012-04-07T16:04:00Z"/>
          <w:rFonts w:eastAsiaTheme="minorHAnsi"/>
        </w:rPr>
        <w:pPrChange w:id="3757" w:author="Red Army" w:date="2012-04-09T22:39:00Z">
          <w:pPr>
            <w:tabs>
              <w:tab w:val="left" w:pos="1134"/>
            </w:tabs>
            <w:contextualSpacing/>
          </w:pPr>
        </w:pPrChange>
      </w:pPr>
      <w:del w:id="3758" w:author="Red Army" w:date="2012-04-07T16:04:00Z">
        <w:r w:rsidRPr="006B409E" w:rsidDel="0008299B">
          <w:rPr>
            <w:rFonts w:eastAsiaTheme="minorHAnsi"/>
          </w:rPr>
          <w:delText xml:space="preserve">               </w:delText>
        </w:r>
        <w:r w:rsidRPr="00441741" w:rsidDel="0008299B">
          <w:rPr>
            <w:noProof/>
            <w:lang w:eastAsia="ja-JP"/>
          </w:rPr>
          <w:drawing>
            <wp:inline distT="0" distB="0" distL="0" distR="0" wp14:anchorId="3E554435" wp14:editId="6826787F">
              <wp:extent cx="4658265" cy="2023141"/>
              <wp:effectExtent l="190500" t="190500" r="200025" b="18669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59">
                        <a:extLst>
                          <a:ext uri="{28A0092B-C50C-407E-A947-70E740481C1C}">
                            <a14:useLocalDpi xmlns:a14="http://schemas.microsoft.com/office/drawing/2010/main" val="0"/>
                          </a:ext>
                        </a:extLst>
                      </a:blip>
                      <a:stretch>
                        <a:fillRect/>
                      </a:stretch>
                    </pic:blipFill>
                    <pic:spPr>
                      <a:xfrm>
                        <a:off x="0" y="0"/>
                        <a:ext cx="4662986" cy="2025191"/>
                      </a:xfrm>
                      <a:prstGeom prst="rect">
                        <a:avLst/>
                      </a:prstGeom>
                      <a:ln>
                        <a:noFill/>
                      </a:ln>
                      <a:effectLst>
                        <a:outerShdw blurRad="190500" algn="tl" rotWithShape="0">
                          <a:srgbClr val="000000">
                            <a:alpha val="70000"/>
                          </a:srgbClr>
                        </a:outerShdw>
                      </a:effectLst>
                    </pic:spPr>
                  </pic:pic>
                </a:graphicData>
              </a:graphic>
            </wp:inline>
          </w:drawing>
        </w:r>
        <w:bookmarkStart w:id="3759" w:name="_Toc321774786"/>
        <w:bookmarkStart w:id="3760" w:name="_Toc321775133"/>
        <w:bookmarkStart w:id="3761" w:name="_Toc321775480"/>
        <w:bookmarkStart w:id="3762" w:name="_Toc322199982"/>
        <w:bookmarkStart w:id="3763" w:name="_Toc322218750"/>
        <w:bookmarkStart w:id="3764" w:name="_Toc322219145"/>
        <w:bookmarkEnd w:id="3759"/>
        <w:bookmarkEnd w:id="3760"/>
        <w:bookmarkEnd w:id="3761"/>
        <w:bookmarkEnd w:id="3762"/>
        <w:bookmarkEnd w:id="3763"/>
        <w:bookmarkEnd w:id="3764"/>
      </w:del>
    </w:p>
    <w:p w14:paraId="258FB659" w14:textId="77777777" w:rsidR="00622EA7" w:rsidRPr="006B409E" w:rsidDel="0008299B" w:rsidRDefault="00622EA7">
      <w:pPr>
        <w:rPr>
          <w:del w:id="3765" w:author="Red Army" w:date="2012-04-07T16:04:00Z"/>
          <w:rFonts w:eastAsiaTheme="minorHAnsi"/>
        </w:rPr>
        <w:pPrChange w:id="3766" w:author="Red Army" w:date="2012-04-09T22:39:00Z">
          <w:pPr>
            <w:tabs>
              <w:tab w:val="left" w:pos="1134"/>
              <w:tab w:val="left" w:pos="1560"/>
            </w:tabs>
            <w:ind w:left="1134" w:firstLine="426"/>
            <w:contextualSpacing/>
            <w:jc w:val="both"/>
          </w:pPr>
        </w:pPrChange>
      </w:pPr>
      <w:del w:id="3767" w:author="Red Army" w:date="2012-04-07T16:04:00Z">
        <w:r w:rsidRPr="006B409E" w:rsidDel="0008299B">
          <w:rPr>
            <w:rFonts w:eastAsiaTheme="minorHAnsi"/>
          </w:rPr>
          <w:delText>You have to type old password, new password and confirmed password before clicking “Thay đổi” button to change password. If you want to cancel this action, you can click to “Hủy bỏ” hyperlink to redirect to View Profile page.</w:delText>
        </w:r>
        <w:r w:rsidRPr="006B409E" w:rsidDel="0008299B">
          <w:rPr>
            <w:rFonts w:eastAsiaTheme="minorHAnsi"/>
          </w:rPr>
          <w:tab/>
        </w:r>
        <w:bookmarkStart w:id="3768" w:name="_Toc321774787"/>
        <w:bookmarkStart w:id="3769" w:name="_Toc321775134"/>
        <w:bookmarkStart w:id="3770" w:name="_Toc321775481"/>
        <w:bookmarkStart w:id="3771" w:name="_Toc322199983"/>
        <w:bookmarkStart w:id="3772" w:name="_Toc322218751"/>
        <w:bookmarkStart w:id="3773" w:name="_Toc322219146"/>
        <w:bookmarkEnd w:id="3768"/>
        <w:bookmarkEnd w:id="3769"/>
        <w:bookmarkEnd w:id="3770"/>
        <w:bookmarkEnd w:id="3771"/>
        <w:bookmarkEnd w:id="3772"/>
        <w:bookmarkEnd w:id="3773"/>
      </w:del>
    </w:p>
    <w:p w14:paraId="15533A78" w14:textId="77777777" w:rsidR="00622EA7" w:rsidRPr="006B409E" w:rsidDel="0008299B" w:rsidRDefault="00622EA7">
      <w:pPr>
        <w:rPr>
          <w:del w:id="3774" w:author="Red Army" w:date="2012-04-07T16:04:00Z"/>
          <w:rFonts w:eastAsiaTheme="minorHAnsi"/>
        </w:rPr>
        <w:pPrChange w:id="3775" w:author="Red Army" w:date="2012-04-09T22:39:00Z">
          <w:pPr>
            <w:numPr>
              <w:numId w:val="42"/>
            </w:numPr>
            <w:tabs>
              <w:tab w:val="left" w:pos="1134"/>
            </w:tabs>
            <w:ind w:hanging="11"/>
            <w:contextualSpacing/>
            <w:jc w:val="both"/>
          </w:pPr>
        </w:pPrChange>
      </w:pPr>
      <w:del w:id="3776" w:author="Red Army" w:date="2012-04-07T16:04:00Z">
        <w:r w:rsidRPr="006B409E" w:rsidDel="0008299B">
          <w:rPr>
            <w:rFonts w:eastAsiaTheme="minorHAnsi"/>
          </w:rPr>
          <w:delText>“Địa chỉ yêu thích” tab</w:delText>
        </w:r>
        <w:bookmarkStart w:id="3777" w:name="_Toc321774788"/>
        <w:bookmarkStart w:id="3778" w:name="_Toc321775135"/>
        <w:bookmarkStart w:id="3779" w:name="_Toc321775482"/>
        <w:bookmarkStart w:id="3780" w:name="_Toc322199984"/>
        <w:bookmarkStart w:id="3781" w:name="_Toc322218752"/>
        <w:bookmarkStart w:id="3782" w:name="_Toc322219147"/>
        <w:bookmarkEnd w:id="3777"/>
        <w:bookmarkEnd w:id="3778"/>
        <w:bookmarkEnd w:id="3779"/>
        <w:bookmarkEnd w:id="3780"/>
        <w:bookmarkEnd w:id="3781"/>
        <w:bookmarkEnd w:id="3782"/>
      </w:del>
    </w:p>
    <w:p w14:paraId="34F6C1AB" w14:textId="77777777" w:rsidR="00622EA7" w:rsidRPr="006B409E" w:rsidDel="0008299B" w:rsidRDefault="00622EA7">
      <w:pPr>
        <w:rPr>
          <w:del w:id="3783" w:author="Red Army" w:date="2012-04-07T16:04:00Z"/>
          <w:rFonts w:eastAsiaTheme="minorHAnsi"/>
        </w:rPr>
        <w:pPrChange w:id="3784" w:author="Red Army" w:date="2012-04-09T22:39:00Z">
          <w:pPr>
            <w:tabs>
              <w:tab w:val="left" w:pos="1134"/>
            </w:tabs>
            <w:spacing w:before="120" w:line="360" w:lineRule="auto"/>
            <w:ind w:left="1134"/>
            <w:contextualSpacing/>
            <w:jc w:val="both"/>
          </w:pPr>
        </w:pPrChange>
      </w:pPr>
      <w:del w:id="3785" w:author="Red Army" w:date="2012-04-07T16:04:00Z">
        <w:r w:rsidRPr="006B409E" w:rsidDel="0008299B">
          <w:rPr>
            <w:rFonts w:eastAsiaTheme="minorHAnsi"/>
          </w:rPr>
          <w:delText>All your favorite places will be shown at here. Each place has place name, rating, address, comment number and view number.</w:delText>
        </w:r>
        <w:bookmarkStart w:id="3786" w:name="_Toc321774789"/>
        <w:bookmarkStart w:id="3787" w:name="_Toc321775136"/>
        <w:bookmarkStart w:id="3788" w:name="_Toc321775483"/>
        <w:bookmarkStart w:id="3789" w:name="_Toc322199985"/>
        <w:bookmarkStart w:id="3790" w:name="_Toc322218753"/>
        <w:bookmarkStart w:id="3791" w:name="_Toc322219148"/>
        <w:bookmarkEnd w:id="3786"/>
        <w:bookmarkEnd w:id="3787"/>
        <w:bookmarkEnd w:id="3788"/>
        <w:bookmarkEnd w:id="3789"/>
        <w:bookmarkEnd w:id="3790"/>
        <w:bookmarkEnd w:id="3791"/>
      </w:del>
    </w:p>
    <w:p w14:paraId="7970A02C" w14:textId="77777777" w:rsidR="00622EA7" w:rsidRPr="006B409E" w:rsidDel="0008299B" w:rsidRDefault="00622EA7">
      <w:pPr>
        <w:rPr>
          <w:del w:id="3792" w:author="Red Army" w:date="2012-04-07T16:04:00Z"/>
          <w:rFonts w:eastAsiaTheme="minorHAnsi"/>
        </w:rPr>
        <w:pPrChange w:id="3793" w:author="Red Army" w:date="2012-04-09T22:39:00Z">
          <w:pPr>
            <w:tabs>
              <w:tab w:val="left" w:pos="1134"/>
            </w:tabs>
            <w:spacing w:before="120" w:line="360" w:lineRule="auto"/>
            <w:contextualSpacing/>
          </w:pPr>
        </w:pPrChange>
      </w:pPr>
      <w:del w:id="3794" w:author="Red Army" w:date="2012-04-07T16:04:00Z">
        <w:r w:rsidRPr="006B409E" w:rsidDel="0008299B">
          <w:rPr>
            <w:rFonts w:eastAsiaTheme="minorHAnsi"/>
          </w:rPr>
          <w:delText xml:space="preserve">          </w:delText>
        </w:r>
        <w:r w:rsidRPr="00441741" w:rsidDel="0008299B">
          <w:rPr>
            <w:noProof/>
            <w:lang w:eastAsia="ja-JP"/>
          </w:rPr>
          <w:drawing>
            <wp:inline distT="0" distB="0" distL="0" distR="0" wp14:anchorId="26E998C6" wp14:editId="6A96A856">
              <wp:extent cx="4882551" cy="2651601"/>
              <wp:effectExtent l="190500" t="190500" r="184785" b="1873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60">
                        <a:extLst>
                          <a:ext uri="{28A0092B-C50C-407E-A947-70E740481C1C}">
                            <a14:useLocalDpi xmlns:a14="http://schemas.microsoft.com/office/drawing/2010/main" val="0"/>
                          </a:ext>
                        </a:extLst>
                      </a:blip>
                      <a:stretch>
                        <a:fillRect/>
                      </a:stretch>
                    </pic:blipFill>
                    <pic:spPr>
                      <a:xfrm>
                        <a:off x="0" y="0"/>
                        <a:ext cx="4881250" cy="2650894"/>
                      </a:xfrm>
                      <a:prstGeom prst="rect">
                        <a:avLst/>
                      </a:prstGeom>
                      <a:ln>
                        <a:noFill/>
                      </a:ln>
                      <a:effectLst>
                        <a:outerShdw blurRad="190500" algn="tl" rotWithShape="0">
                          <a:srgbClr val="000000">
                            <a:alpha val="70000"/>
                          </a:srgbClr>
                        </a:outerShdw>
                      </a:effectLst>
                    </pic:spPr>
                  </pic:pic>
                </a:graphicData>
              </a:graphic>
            </wp:inline>
          </w:drawing>
        </w:r>
        <w:bookmarkStart w:id="3795" w:name="_Toc321774790"/>
        <w:bookmarkStart w:id="3796" w:name="_Toc321775137"/>
        <w:bookmarkStart w:id="3797" w:name="_Toc321775484"/>
        <w:bookmarkStart w:id="3798" w:name="_Toc322199986"/>
        <w:bookmarkStart w:id="3799" w:name="_Toc322218754"/>
        <w:bookmarkStart w:id="3800" w:name="_Toc322219149"/>
        <w:bookmarkEnd w:id="3795"/>
        <w:bookmarkEnd w:id="3796"/>
        <w:bookmarkEnd w:id="3797"/>
        <w:bookmarkEnd w:id="3798"/>
        <w:bookmarkEnd w:id="3799"/>
        <w:bookmarkEnd w:id="3800"/>
      </w:del>
    </w:p>
    <w:p w14:paraId="70BDBD21" w14:textId="77777777" w:rsidR="00622EA7" w:rsidRPr="006B409E" w:rsidDel="0008299B" w:rsidRDefault="00622EA7">
      <w:pPr>
        <w:rPr>
          <w:del w:id="3801" w:author="Red Army" w:date="2012-04-07T16:04:00Z"/>
          <w:rFonts w:eastAsiaTheme="minorHAnsi"/>
        </w:rPr>
        <w:pPrChange w:id="3802" w:author="Red Army" w:date="2012-04-09T22:39:00Z">
          <w:pPr>
            <w:tabs>
              <w:tab w:val="left" w:pos="1134"/>
            </w:tabs>
            <w:spacing w:before="120" w:line="360" w:lineRule="auto"/>
            <w:ind w:left="1134"/>
            <w:contextualSpacing/>
            <w:jc w:val="both"/>
          </w:pPr>
        </w:pPrChange>
      </w:pPr>
      <w:del w:id="3803" w:author="Red Army" w:date="2012-04-07T16:04:00Z">
        <w:r w:rsidRPr="006B409E" w:rsidDel="0008299B">
          <w:rPr>
            <w:rFonts w:eastAsiaTheme="minorHAnsi"/>
          </w:rPr>
          <w:lastRenderedPageBreak/>
          <w:delText xml:space="preserve">Each place’s name is a hyperlink which allows you to </w:delText>
        </w:r>
        <w:r w:rsidRPr="006B409E" w:rsidDel="0008299B">
          <w:rPr>
            <w:rFonts w:eastAsiaTheme="minorHAnsi"/>
            <w:rPrChange w:id="3804" w:author="Red Army" w:date="2012-04-09T22:39:00Z">
              <w:rPr>
                <w:rFonts w:eastAsiaTheme="minorHAnsi"/>
                <w:color w:val="0000FF"/>
                <w:u w:val="single"/>
              </w:rPr>
            </w:rPrChange>
          </w:rPr>
          <w:fldChar w:fldCharType="begin"/>
        </w:r>
        <w:r w:rsidRPr="006B409E" w:rsidDel="0008299B">
          <w:rPr>
            <w:rFonts w:eastAsiaTheme="minorHAnsi"/>
          </w:rPr>
          <w:delInstrText xml:space="preserve"> HYPERLINK \l "_View_place_details_1" </w:delInstrText>
        </w:r>
        <w:r w:rsidRPr="006B409E" w:rsidDel="0008299B">
          <w:rPr>
            <w:rFonts w:eastAsiaTheme="minorHAnsi"/>
            <w:rPrChange w:id="3805" w:author="Red Army" w:date="2012-04-09T22:39:00Z">
              <w:rPr>
                <w:rFonts w:eastAsiaTheme="minorHAnsi"/>
                <w:color w:val="0000FF"/>
                <w:u w:val="single"/>
              </w:rPr>
            </w:rPrChange>
          </w:rPr>
          <w:fldChar w:fldCharType="separate"/>
        </w:r>
        <w:r w:rsidRPr="006B409E" w:rsidDel="0008299B">
          <w:rPr>
            <w:rFonts w:eastAsiaTheme="minorHAnsi"/>
            <w:rPrChange w:id="3806" w:author="Red Army" w:date="2012-04-09T22:39:00Z">
              <w:rPr>
                <w:rFonts w:eastAsiaTheme="minorHAnsi"/>
                <w:color w:val="0000FF"/>
                <w:u w:val="single"/>
              </w:rPr>
            </w:rPrChange>
          </w:rPr>
          <w:delText>view place details</w:delText>
        </w:r>
        <w:r w:rsidRPr="006B409E" w:rsidDel="0008299B">
          <w:rPr>
            <w:rFonts w:eastAsiaTheme="minorHAnsi"/>
            <w:rPrChange w:id="3807" w:author="Red Army" w:date="2012-04-09T22:39:00Z">
              <w:rPr>
                <w:rFonts w:eastAsiaTheme="minorHAnsi"/>
                <w:color w:val="0000FF"/>
                <w:u w:val="single"/>
              </w:rPr>
            </w:rPrChange>
          </w:rPr>
          <w:fldChar w:fldCharType="end"/>
        </w:r>
        <w:r w:rsidRPr="006B409E" w:rsidDel="0008299B">
          <w:rPr>
            <w:rFonts w:eastAsiaTheme="minorHAnsi"/>
          </w:rPr>
          <w:delText xml:space="preserve"> information. You can also delete some places from list by tick boxes beside place which you want to delete and click to “Xóa” button at the top of list. You can check all boxes quickly by tick first checkbox which besides “Hình ảnh” title.</w:delText>
        </w:r>
        <w:bookmarkStart w:id="3808" w:name="_Toc321774791"/>
        <w:bookmarkStart w:id="3809" w:name="_Toc321775138"/>
        <w:bookmarkStart w:id="3810" w:name="_Toc321775485"/>
        <w:bookmarkStart w:id="3811" w:name="_Toc322199987"/>
        <w:bookmarkStart w:id="3812" w:name="_Toc322218755"/>
        <w:bookmarkStart w:id="3813" w:name="_Toc322219150"/>
        <w:bookmarkEnd w:id="3808"/>
        <w:bookmarkEnd w:id="3809"/>
        <w:bookmarkEnd w:id="3810"/>
        <w:bookmarkEnd w:id="3811"/>
        <w:bookmarkEnd w:id="3812"/>
        <w:bookmarkEnd w:id="3813"/>
      </w:del>
    </w:p>
    <w:p w14:paraId="3A0D92A6" w14:textId="77777777" w:rsidR="00622EA7" w:rsidRPr="006B409E" w:rsidDel="0008299B" w:rsidRDefault="00622EA7">
      <w:pPr>
        <w:rPr>
          <w:del w:id="3814" w:author="Red Army" w:date="2012-04-07T16:04:00Z"/>
          <w:rFonts w:eastAsiaTheme="minorHAnsi"/>
          <w:rPrChange w:id="3815" w:author="Red Army" w:date="2012-04-09T22:39:00Z">
            <w:rPr>
              <w:del w:id="3816" w:author="Red Army" w:date="2012-04-07T16:04:00Z"/>
              <w:rFonts w:asciiTheme="majorHAnsi" w:eastAsiaTheme="majorEastAsia" w:hAnsiTheme="majorHAnsi" w:cstheme="majorBidi"/>
              <w:b/>
              <w:bCs/>
              <w:color w:val="4F81BD" w:themeColor="accent1"/>
            </w:rPr>
          </w:rPrChange>
        </w:rPr>
        <w:pPrChange w:id="3817" w:author="Red Army" w:date="2012-04-09T22:39:00Z">
          <w:pPr>
            <w:keepNext/>
            <w:keepLines/>
            <w:numPr>
              <w:ilvl w:val="1"/>
              <w:numId w:val="8"/>
            </w:numPr>
            <w:spacing w:before="200" w:after="0"/>
            <w:ind w:hanging="360"/>
            <w:outlineLvl w:val="2"/>
          </w:pPr>
        </w:pPrChange>
      </w:pPr>
      <w:del w:id="3818" w:author="Red Army" w:date="2012-04-07T16:04:00Z">
        <w:r w:rsidRPr="006B409E" w:rsidDel="0008299B">
          <w:rPr>
            <w:rFonts w:eastAsiaTheme="minorHAnsi"/>
            <w:rPrChange w:id="3819" w:author="Red Army" w:date="2012-04-09T22:39:00Z">
              <w:rPr>
                <w:rFonts w:asciiTheme="majorHAnsi" w:eastAsiaTheme="majorEastAsia" w:hAnsiTheme="majorHAnsi" w:cstheme="majorBidi"/>
                <w:b/>
                <w:bCs/>
                <w:color w:val="4F81BD" w:themeColor="accent1"/>
              </w:rPr>
            </w:rPrChange>
          </w:rPr>
          <w:delText>Quick Search</w:delText>
        </w:r>
        <w:bookmarkStart w:id="3820" w:name="_Toc321774792"/>
        <w:bookmarkStart w:id="3821" w:name="_Toc321775139"/>
        <w:bookmarkStart w:id="3822" w:name="_Toc321775486"/>
        <w:bookmarkStart w:id="3823" w:name="_Toc322199988"/>
        <w:bookmarkStart w:id="3824" w:name="_Toc322218756"/>
        <w:bookmarkStart w:id="3825" w:name="_Toc322219151"/>
        <w:bookmarkEnd w:id="3820"/>
        <w:bookmarkEnd w:id="3821"/>
        <w:bookmarkEnd w:id="3822"/>
        <w:bookmarkEnd w:id="3823"/>
        <w:bookmarkEnd w:id="3824"/>
        <w:bookmarkEnd w:id="3825"/>
      </w:del>
    </w:p>
    <w:p w14:paraId="35BFC74B" w14:textId="77777777" w:rsidR="00622EA7" w:rsidRPr="006B409E" w:rsidDel="0008299B" w:rsidRDefault="00622EA7">
      <w:pPr>
        <w:rPr>
          <w:del w:id="3826" w:author="Red Army" w:date="2012-04-07T16:04:00Z"/>
          <w:rFonts w:eastAsiaTheme="minorHAnsi"/>
        </w:rPr>
        <w:pPrChange w:id="3827" w:author="Red Army" w:date="2012-04-09T22:39:00Z">
          <w:pPr>
            <w:jc w:val="both"/>
          </w:pPr>
        </w:pPrChange>
      </w:pPr>
      <w:del w:id="3828" w:author="Red Army" w:date="2012-04-07T16:04:00Z">
        <w:r w:rsidRPr="006B409E" w:rsidDel="0008299B">
          <w:rPr>
            <w:rFonts w:eastAsiaTheme="minorHAnsi"/>
          </w:rPr>
          <w:delText xml:space="preserve">Search is the most used function in almost every website. You can access to this page quickly by click to “Tìm kiếm” button at navigation bar. </w:delText>
        </w:r>
        <w:bookmarkStart w:id="3829" w:name="_Toc321774793"/>
        <w:bookmarkStart w:id="3830" w:name="_Toc321775140"/>
        <w:bookmarkStart w:id="3831" w:name="_Toc321775487"/>
        <w:bookmarkStart w:id="3832" w:name="_Toc322199989"/>
        <w:bookmarkStart w:id="3833" w:name="_Toc322218757"/>
        <w:bookmarkStart w:id="3834" w:name="_Toc322219152"/>
        <w:bookmarkEnd w:id="3829"/>
        <w:bookmarkEnd w:id="3830"/>
        <w:bookmarkEnd w:id="3831"/>
        <w:bookmarkEnd w:id="3832"/>
        <w:bookmarkEnd w:id="3833"/>
        <w:bookmarkEnd w:id="3834"/>
      </w:del>
    </w:p>
    <w:p w14:paraId="194D4BAF" w14:textId="77777777" w:rsidR="00622EA7" w:rsidRPr="006B409E" w:rsidDel="0008299B" w:rsidRDefault="00622EA7">
      <w:pPr>
        <w:rPr>
          <w:del w:id="3835" w:author="Red Army" w:date="2012-04-07T16:04:00Z"/>
          <w:rFonts w:eastAsiaTheme="minorHAnsi"/>
        </w:rPr>
        <w:pPrChange w:id="3836" w:author="Red Army" w:date="2012-04-09T22:39:00Z">
          <w:pPr>
            <w:ind w:firstLine="720"/>
            <w:jc w:val="both"/>
          </w:pPr>
        </w:pPrChange>
      </w:pPr>
      <w:del w:id="3837" w:author="Red Army" w:date="2012-04-07T16:04:00Z">
        <w:r w:rsidRPr="00441741" w:rsidDel="0008299B">
          <w:rPr>
            <w:noProof/>
            <w:lang w:eastAsia="ja-JP"/>
          </w:rPr>
          <w:drawing>
            <wp:inline distT="0" distB="0" distL="0" distR="0" wp14:anchorId="30C4E53A" wp14:editId="0C9AB0D3">
              <wp:extent cx="4703224" cy="1155939"/>
              <wp:effectExtent l="190500" t="190500" r="193040" b="19685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61">
                        <a:extLst>
                          <a:ext uri="{28A0092B-C50C-407E-A947-70E740481C1C}">
                            <a14:useLocalDpi xmlns:a14="http://schemas.microsoft.com/office/drawing/2010/main" val="0"/>
                          </a:ext>
                        </a:extLst>
                      </a:blip>
                      <a:stretch>
                        <a:fillRect/>
                      </a:stretch>
                    </pic:blipFill>
                    <pic:spPr>
                      <a:xfrm>
                        <a:off x="0" y="0"/>
                        <a:ext cx="4702654" cy="1155799"/>
                      </a:xfrm>
                      <a:prstGeom prst="rect">
                        <a:avLst/>
                      </a:prstGeom>
                      <a:ln>
                        <a:noFill/>
                      </a:ln>
                      <a:effectLst>
                        <a:outerShdw blurRad="190500" algn="tl" rotWithShape="0">
                          <a:srgbClr val="000000">
                            <a:alpha val="70000"/>
                          </a:srgbClr>
                        </a:outerShdw>
                      </a:effectLst>
                    </pic:spPr>
                  </pic:pic>
                </a:graphicData>
              </a:graphic>
            </wp:inline>
          </w:drawing>
        </w:r>
        <w:bookmarkStart w:id="3838" w:name="_Toc321774794"/>
        <w:bookmarkStart w:id="3839" w:name="_Toc321775141"/>
        <w:bookmarkStart w:id="3840" w:name="_Toc321775488"/>
        <w:bookmarkStart w:id="3841" w:name="_Toc322199990"/>
        <w:bookmarkStart w:id="3842" w:name="_Toc322218758"/>
        <w:bookmarkStart w:id="3843" w:name="_Toc322219153"/>
        <w:bookmarkEnd w:id="3838"/>
        <w:bookmarkEnd w:id="3839"/>
        <w:bookmarkEnd w:id="3840"/>
        <w:bookmarkEnd w:id="3841"/>
        <w:bookmarkEnd w:id="3842"/>
        <w:bookmarkEnd w:id="3843"/>
      </w:del>
    </w:p>
    <w:p w14:paraId="455D3E55" w14:textId="77777777" w:rsidR="00622EA7" w:rsidRPr="006B409E" w:rsidDel="0008299B" w:rsidRDefault="00622EA7">
      <w:pPr>
        <w:rPr>
          <w:del w:id="3844" w:author="Red Army" w:date="2012-04-07T16:04:00Z"/>
          <w:rFonts w:eastAsiaTheme="minorHAnsi"/>
        </w:rPr>
        <w:pPrChange w:id="3845" w:author="Red Army" w:date="2012-04-09T22:39:00Z">
          <w:pPr>
            <w:jc w:val="both"/>
          </w:pPr>
        </w:pPrChange>
      </w:pPr>
      <w:del w:id="3846" w:author="Red Army" w:date="2012-04-07T16:04:00Z">
        <w:r w:rsidRPr="006B409E" w:rsidDel="0008299B">
          <w:rPr>
            <w:rFonts w:eastAsiaTheme="minorHAnsi"/>
          </w:rPr>
          <w:delText xml:space="preserve"> “Tìm gì, mua gì” is for category searching and “Ở đâu” is for address part searching. There is a suggest list displayed below as you typing: </w:delText>
        </w:r>
        <w:bookmarkStart w:id="3847" w:name="_Toc321774795"/>
        <w:bookmarkStart w:id="3848" w:name="_Toc321775142"/>
        <w:bookmarkStart w:id="3849" w:name="_Toc321775489"/>
        <w:bookmarkStart w:id="3850" w:name="_Toc322199991"/>
        <w:bookmarkStart w:id="3851" w:name="_Toc322218759"/>
        <w:bookmarkStart w:id="3852" w:name="_Toc322219154"/>
        <w:bookmarkEnd w:id="3847"/>
        <w:bookmarkEnd w:id="3848"/>
        <w:bookmarkEnd w:id="3849"/>
        <w:bookmarkEnd w:id="3850"/>
        <w:bookmarkEnd w:id="3851"/>
        <w:bookmarkEnd w:id="3852"/>
      </w:del>
    </w:p>
    <w:p w14:paraId="252D20D7" w14:textId="77777777" w:rsidR="00622EA7" w:rsidRPr="006B409E" w:rsidDel="0008299B" w:rsidRDefault="00622EA7">
      <w:pPr>
        <w:rPr>
          <w:del w:id="3853" w:author="Red Army" w:date="2012-04-07T16:04:00Z"/>
          <w:rFonts w:eastAsiaTheme="minorHAnsi"/>
        </w:rPr>
        <w:pPrChange w:id="3854" w:author="Red Army" w:date="2012-04-09T22:39:00Z">
          <w:pPr>
            <w:ind w:firstLine="720"/>
          </w:pPr>
        </w:pPrChange>
      </w:pPr>
      <w:del w:id="3855" w:author="Red Army" w:date="2012-04-07T16:04:00Z">
        <w:r w:rsidRPr="00441741" w:rsidDel="0008299B">
          <w:rPr>
            <w:noProof/>
            <w:lang w:eastAsia="ja-JP"/>
          </w:rPr>
          <w:drawing>
            <wp:inline distT="0" distB="0" distL="0" distR="0" wp14:anchorId="257E3E75" wp14:editId="772EE3FE">
              <wp:extent cx="2762636" cy="895475"/>
              <wp:effectExtent l="190500" t="190500" r="190500" b="19050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62">
                        <a:extLst>
                          <a:ext uri="{28A0092B-C50C-407E-A947-70E740481C1C}">
                            <a14:useLocalDpi xmlns:a14="http://schemas.microsoft.com/office/drawing/2010/main" val="0"/>
                          </a:ext>
                        </a:extLst>
                      </a:blip>
                      <a:stretch>
                        <a:fillRect/>
                      </a:stretch>
                    </pic:blipFill>
                    <pic:spPr>
                      <a:xfrm>
                        <a:off x="0" y="0"/>
                        <a:ext cx="2762636" cy="895475"/>
                      </a:xfrm>
                      <a:prstGeom prst="rect">
                        <a:avLst/>
                      </a:prstGeom>
                      <a:ln>
                        <a:noFill/>
                      </a:ln>
                      <a:effectLst>
                        <a:outerShdw blurRad="190500" algn="tl" rotWithShape="0">
                          <a:srgbClr val="000000">
                            <a:alpha val="70000"/>
                          </a:srgbClr>
                        </a:outerShdw>
                      </a:effectLst>
                    </pic:spPr>
                  </pic:pic>
                </a:graphicData>
              </a:graphic>
            </wp:inline>
          </w:drawing>
        </w:r>
        <w:bookmarkStart w:id="3856" w:name="_Toc321774796"/>
        <w:bookmarkStart w:id="3857" w:name="_Toc321775143"/>
        <w:bookmarkStart w:id="3858" w:name="_Toc321775490"/>
        <w:bookmarkStart w:id="3859" w:name="_Toc322199992"/>
        <w:bookmarkStart w:id="3860" w:name="_Toc322218760"/>
        <w:bookmarkStart w:id="3861" w:name="_Toc322219155"/>
        <w:bookmarkEnd w:id="3856"/>
        <w:bookmarkEnd w:id="3857"/>
        <w:bookmarkEnd w:id="3858"/>
        <w:bookmarkEnd w:id="3859"/>
        <w:bookmarkEnd w:id="3860"/>
        <w:bookmarkEnd w:id="3861"/>
      </w:del>
    </w:p>
    <w:p w14:paraId="4F51A967" w14:textId="77777777" w:rsidR="00622EA7" w:rsidRPr="006B409E" w:rsidDel="0008299B" w:rsidRDefault="00622EA7">
      <w:pPr>
        <w:rPr>
          <w:del w:id="3862" w:author="Red Army" w:date="2012-04-07T16:04:00Z"/>
          <w:rFonts w:eastAsiaTheme="minorHAnsi"/>
          <w:rPrChange w:id="3863" w:author="Red Army" w:date="2012-04-09T22:39:00Z">
            <w:rPr>
              <w:del w:id="3864" w:author="Red Army" w:date="2012-04-07T16:04:00Z"/>
              <w:rFonts w:ascii="Arial" w:eastAsiaTheme="minorHAnsi" w:hAnsi="Arial" w:cs="Arial"/>
              <w:color w:val="000000"/>
              <w:sz w:val="21"/>
              <w:szCs w:val="21"/>
            </w:rPr>
          </w:rPrChange>
        </w:rPr>
        <w:pPrChange w:id="3865" w:author="Red Army" w:date="2012-04-09T22:39:00Z">
          <w:pPr>
            <w:jc w:val="both"/>
          </w:pPr>
        </w:pPrChange>
      </w:pPr>
      <w:del w:id="3866" w:author="Red Army" w:date="2012-04-07T16:04:00Z">
        <w:r w:rsidRPr="006B409E" w:rsidDel="0008299B">
          <w:rPr>
            <w:rFonts w:eastAsiaTheme="minorHAnsi"/>
          </w:rPr>
          <w:delText xml:space="preserve">After inputting information, you have to click to “Tìm kiếm” button to begin searching. If there isn’t any result which matches with conditions you typed, you will see a message: “Không tìm thấy địa điểm nào!” </w:delText>
        </w:r>
        <w:bookmarkStart w:id="3867" w:name="_Toc321774797"/>
        <w:bookmarkStart w:id="3868" w:name="_Toc321775144"/>
        <w:bookmarkStart w:id="3869" w:name="_Toc321775491"/>
        <w:bookmarkStart w:id="3870" w:name="_Toc322199993"/>
        <w:bookmarkStart w:id="3871" w:name="_Toc322218761"/>
        <w:bookmarkStart w:id="3872" w:name="_Toc322219156"/>
        <w:bookmarkEnd w:id="3867"/>
        <w:bookmarkEnd w:id="3868"/>
        <w:bookmarkEnd w:id="3869"/>
        <w:bookmarkEnd w:id="3870"/>
        <w:bookmarkEnd w:id="3871"/>
        <w:bookmarkEnd w:id="3872"/>
      </w:del>
    </w:p>
    <w:p w14:paraId="0ADCB155" w14:textId="77777777" w:rsidR="00622EA7" w:rsidRPr="006B409E" w:rsidDel="0008299B" w:rsidRDefault="00622EA7">
      <w:pPr>
        <w:rPr>
          <w:del w:id="3873" w:author="Red Army" w:date="2012-04-07T16:04:00Z"/>
          <w:rFonts w:eastAsiaTheme="minorHAnsi"/>
        </w:rPr>
        <w:pPrChange w:id="3874" w:author="Red Army" w:date="2012-04-09T22:39:00Z">
          <w:pPr>
            <w:jc w:val="both"/>
          </w:pPr>
        </w:pPrChange>
      </w:pPr>
      <w:del w:id="3875" w:author="Red Army" w:date="2012-04-07T16:04:00Z">
        <w:r w:rsidRPr="006B409E" w:rsidDel="0008299B">
          <w:rPr>
            <w:rFonts w:eastAsiaTheme="minorHAnsi"/>
          </w:rPr>
          <w:delText>Search engine just focus on Category. So if there isn’t result matches with Address Part typed, all places belongs to Category typed will be displayed. Besides, you can sort results easily by place’s rating, place’s view number and place’s comment number</w:delText>
        </w:r>
        <w:bookmarkStart w:id="3876" w:name="_Toc321774798"/>
        <w:bookmarkStart w:id="3877" w:name="_Toc321775145"/>
        <w:bookmarkStart w:id="3878" w:name="_Toc321775492"/>
        <w:bookmarkStart w:id="3879" w:name="_Toc322199994"/>
        <w:bookmarkStart w:id="3880" w:name="_Toc322218762"/>
        <w:bookmarkStart w:id="3881" w:name="_Toc322219157"/>
        <w:bookmarkEnd w:id="3876"/>
        <w:bookmarkEnd w:id="3877"/>
        <w:bookmarkEnd w:id="3878"/>
        <w:bookmarkEnd w:id="3879"/>
        <w:bookmarkEnd w:id="3880"/>
        <w:bookmarkEnd w:id="3881"/>
      </w:del>
    </w:p>
    <w:p w14:paraId="4F8BC658" w14:textId="77777777" w:rsidR="00622EA7" w:rsidRPr="006B409E" w:rsidDel="0008299B" w:rsidRDefault="00622EA7">
      <w:pPr>
        <w:rPr>
          <w:del w:id="3882" w:author="Red Army" w:date="2012-04-07T16:04:00Z"/>
          <w:rFonts w:eastAsiaTheme="minorHAnsi"/>
        </w:rPr>
        <w:pPrChange w:id="3883" w:author="Red Army" w:date="2012-04-09T22:39:00Z">
          <w:pPr>
            <w:ind w:firstLine="720"/>
            <w:jc w:val="both"/>
          </w:pPr>
        </w:pPrChange>
      </w:pPr>
      <w:del w:id="3884" w:author="Red Army" w:date="2012-04-07T16:04:00Z">
        <w:r w:rsidRPr="00441741" w:rsidDel="0008299B">
          <w:rPr>
            <w:noProof/>
            <w:lang w:eastAsia="ja-JP"/>
          </w:rPr>
          <w:lastRenderedPageBreak/>
          <w:drawing>
            <wp:inline distT="0" distB="0" distL="0" distR="0" wp14:anchorId="5CED9124" wp14:editId="20E5F450">
              <wp:extent cx="4833769" cy="2320505"/>
              <wp:effectExtent l="190500" t="190500" r="195580" b="1943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63">
                        <a:extLst>
                          <a:ext uri="{28A0092B-C50C-407E-A947-70E740481C1C}">
                            <a14:useLocalDpi xmlns:a14="http://schemas.microsoft.com/office/drawing/2010/main" val="0"/>
                          </a:ext>
                        </a:extLst>
                      </a:blip>
                      <a:stretch>
                        <a:fillRect/>
                      </a:stretch>
                    </pic:blipFill>
                    <pic:spPr>
                      <a:xfrm>
                        <a:off x="0" y="0"/>
                        <a:ext cx="4833885" cy="2320561"/>
                      </a:xfrm>
                      <a:prstGeom prst="rect">
                        <a:avLst/>
                      </a:prstGeom>
                      <a:ln>
                        <a:noFill/>
                      </a:ln>
                      <a:effectLst>
                        <a:outerShdw blurRad="190500" algn="tl" rotWithShape="0">
                          <a:srgbClr val="000000">
                            <a:alpha val="70000"/>
                          </a:srgbClr>
                        </a:outerShdw>
                      </a:effectLst>
                    </pic:spPr>
                  </pic:pic>
                </a:graphicData>
              </a:graphic>
            </wp:inline>
          </w:drawing>
        </w:r>
        <w:bookmarkStart w:id="3885" w:name="_Toc321774799"/>
        <w:bookmarkStart w:id="3886" w:name="_Toc321775146"/>
        <w:bookmarkStart w:id="3887" w:name="_Toc321775493"/>
        <w:bookmarkStart w:id="3888" w:name="_Toc322199995"/>
        <w:bookmarkStart w:id="3889" w:name="_Toc322218763"/>
        <w:bookmarkStart w:id="3890" w:name="_Toc322219158"/>
        <w:bookmarkEnd w:id="3885"/>
        <w:bookmarkEnd w:id="3886"/>
        <w:bookmarkEnd w:id="3887"/>
        <w:bookmarkEnd w:id="3888"/>
        <w:bookmarkEnd w:id="3889"/>
        <w:bookmarkEnd w:id="3890"/>
      </w:del>
    </w:p>
    <w:p w14:paraId="40450E36" w14:textId="77777777" w:rsidR="00622EA7" w:rsidRPr="006B409E" w:rsidDel="0008299B" w:rsidRDefault="00622EA7">
      <w:pPr>
        <w:rPr>
          <w:del w:id="3891" w:author="Red Army" w:date="2012-04-07T16:04:00Z"/>
          <w:rFonts w:eastAsiaTheme="minorHAnsi"/>
        </w:rPr>
        <w:pPrChange w:id="3892" w:author="Red Army" w:date="2012-04-09T22:39:00Z">
          <w:pPr>
            <w:jc w:val="both"/>
          </w:pPr>
        </w:pPrChange>
      </w:pPr>
      <w:del w:id="3893" w:author="Red Army" w:date="2012-04-07T16:04:00Z">
        <w:r w:rsidRPr="006B409E" w:rsidDel="0008299B">
          <w:rPr>
            <w:rFonts w:eastAsiaTheme="minorHAnsi"/>
          </w:rPr>
          <w:delText xml:space="preserve">When you click to any place’s name, place’s details information will be displayed at </w:delText>
        </w:r>
        <w:r w:rsidRPr="006B409E" w:rsidDel="0008299B">
          <w:rPr>
            <w:rFonts w:eastAsiaTheme="minorHAnsi"/>
            <w:rPrChange w:id="3894" w:author="Red Army" w:date="2012-04-09T22:39:00Z">
              <w:rPr>
                <w:rFonts w:eastAsiaTheme="minorHAnsi"/>
                <w:color w:val="0000FF"/>
                <w:u w:val="single"/>
              </w:rPr>
            </w:rPrChange>
          </w:rPr>
          <w:fldChar w:fldCharType="begin"/>
        </w:r>
        <w:r w:rsidRPr="006B409E" w:rsidDel="0008299B">
          <w:rPr>
            <w:rFonts w:eastAsiaTheme="minorHAnsi"/>
          </w:rPr>
          <w:delInstrText xml:space="preserve"> HYPERLINK \l "_View_place_details_1" </w:delInstrText>
        </w:r>
        <w:r w:rsidRPr="006B409E" w:rsidDel="0008299B">
          <w:rPr>
            <w:rFonts w:eastAsiaTheme="minorHAnsi"/>
            <w:rPrChange w:id="3895" w:author="Red Army" w:date="2012-04-09T22:39:00Z">
              <w:rPr>
                <w:rFonts w:eastAsiaTheme="minorHAnsi"/>
                <w:color w:val="0000FF"/>
                <w:u w:val="single"/>
              </w:rPr>
            </w:rPrChange>
          </w:rPr>
          <w:fldChar w:fldCharType="separate"/>
        </w:r>
        <w:r w:rsidRPr="006B409E" w:rsidDel="0008299B">
          <w:rPr>
            <w:rFonts w:eastAsiaTheme="minorHAnsi"/>
            <w:rPrChange w:id="3896" w:author="Red Army" w:date="2012-04-09T22:39:00Z">
              <w:rPr>
                <w:rFonts w:eastAsiaTheme="minorHAnsi"/>
                <w:color w:val="0000FF"/>
                <w:u w:val="single"/>
              </w:rPr>
            </w:rPrChange>
          </w:rPr>
          <w:delText>View Place Details</w:delText>
        </w:r>
        <w:r w:rsidRPr="006B409E" w:rsidDel="0008299B">
          <w:rPr>
            <w:rFonts w:eastAsiaTheme="minorHAnsi"/>
            <w:rPrChange w:id="3897" w:author="Red Army" w:date="2012-04-09T22:39:00Z">
              <w:rPr>
                <w:rFonts w:eastAsiaTheme="minorHAnsi"/>
                <w:color w:val="0000FF"/>
                <w:u w:val="single"/>
              </w:rPr>
            </w:rPrChange>
          </w:rPr>
          <w:fldChar w:fldCharType="end"/>
        </w:r>
        <w:r w:rsidRPr="006B409E" w:rsidDel="0008299B">
          <w:rPr>
            <w:rFonts w:eastAsiaTheme="minorHAnsi"/>
          </w:rPr>
          <w:delText xml:space="preserve"> page.</w:delText>
        </w:r>
        <w:bookmarkStart w:id="3898" w:name="_Toc321774800"/>
        <w:bookmarkStart w:id="3899" w:name="_Toc321775147"/>
        <w:bookmarkStart w:id="3900" w:name="_Toc321775494"/>
        <w:bookmarkStart w:id="3901" w:name="_Toc322199996"/>
        <w:bookmarkStart w:id="3902" w:name="_Toc322218764"/>
        <w:bookmarkStart w:id="3903" w:name="_Toc322219159"/>
        <w:bookmarkEnd w:id="3898"/>
        <w:bookmarkEnd w:id="3899"/>
        <w:bookmarkEnd w:id="3900"/>
        <w:bookmarkEnd w:id="3901"/>
        <w:bookmarkEnd w:id="3902"/>
        <w:bookmarkEnd w:id="3903"/>
      </w:del>
    </w:p>
    <w:p w14:paraId="343F0B34" w14:textId="77777777" w:rsidR="00622EA7" w:rsidRPr="006B409E" w:rsidDel="0008299B" w:rsidRDefault="00622EA7">
      <w:pPr>
        <w:rPr>
          <w:del w:id="3904" w:author="Red Army" w:date="2012-04-07T16:04:00Z"/>
          <w:rFonts w:eastAsiaTheme="minorHAnsi"/>
          <w:rPrChange w:id="3905" w:author="Red Army" w:date="2012-04-09T22:39:00Z">
            <w:rPr>
              <w:del w:id="3906" w:author="Red Army" w:date="2012-04-07T16:04:00Z"/>
              <w:rFonts w:asciiTheme="majorHAnsi" w:eastAsiaTheme="majorEastAsia" w:hAnsiTheme="majorHAnsi" w:cstheme="majorBidi"/>
              <w:b/>
              <w:bCs/>
              <w:color w:val="4F81BD" w:themeColor="accent1"/>
            </w:rPr>
          </w:rPrChange>
        </w:rPr>
        <w:pPrChange w:id="3907" w:author="Red Army" w:date="2012-04-09T22:39:00Z">
          <w:pPr>
            <w:keepNext/>
            <w:keepLines/>
            <w:numPr>
              <w:ilvl w:val="1"/>
              <w:numId w:val="8"/>
            </w:numPr>
            <w:spacing w:before="200" w:after="0"/>
            <w:ind w:hanging="360"/>
            <w:outlineLvl w:val="2"/>
          </w:pPr>
        </w:pPrChange>
      </w:pPr>
      <w:bookmarkStart w:id="3908" w:name="_View_place_details"/>
      <w:bookmarkStart w:id="3909" w:name="_View_place_details_1"/>
      <w:bookmarkEnd w:id="3908"/>
      <w:bookmarkEnd w:id="3909"/>
      <w:del w:id="3910" w:author="Red Army" w:date="2012-04-07T16:04:00Z">
        <w:r w:rsidRPr="006B409E" w:rsidDel="0008299B">
          <w:rPr>
            <w:rFonts w:eastAsiaTheme="minorHAnsi"/>
            <w:rPrChange w:id="3911" w:author="Red Army" w:date="2012-04-09T22:39:00Z">
              <w:rPr>
                <w:rFonts w:asciiTheme="majorHAnsi" w:eastAsiaTheme="majorEastAsia" w:hAnsiTheme="majorHAnsi" w:cstheme="majorBidi"/>
                <w:b/>
                <w:bCs/>
                <w:color w:val="4F81BD" w:themeColor="accent1"/>
              </w:rPr>
            </w:rPrChange>
          </w:rPr>
          <w:delText>View place details</w:delText>
        </w:r>
        <w:bookmarkStart w:id="3912" w:name="_Toc321774801"/>
        <w:bookmarkStart w:id="3913" w:name="_Toc321775148"/>
        <w:bookmarkStart w:id="3914" w:name="_Toc321775495"/>
        <w:bookmarkStart w:id="3915" w:name="_Toc322199997"/>
        <w:bookmarkStart w:id="3916" w:name="_Toc322218765"/>
        <w:bookmarkStart w:id="3917" w:name="_Toc322219160"/>
        <w:bookmarkEnd w:id="3912"/>
        <w:bookmarkEnd w:id="3913"/>
        <w:bookmarkEnd w:id="3914"/>
        <w:bookmarkEnd w:id="3915"/>
        <w:bookmarkEnd w:id="3916"/>
        <w:bookmarkEnd w:id="3917"/>
      </w:del>
    </w:p>
    <w:p w14:paraId="719D9EB5" w14:textId="77777777" w:rsidR="00622EA7" w:rsidRPr="006B409E" w:rsidDel="0008299B" w:rsidRDefault="00622EA7">
      <w:pPr>
        <w:rPr>
          <w:del w:id="3918" w:author="Red Army" w:date="2012-04-07T16:04:00Z"/>
          <w:rFonts w:eastAsiaTheme="minorHAnsi"/>
        </w:rPr>
        <w:pPrChange w:id="3919" w:author="Red Army" w:date="2012-04-09T22:39:00Z">
          <w:pPr>
            <w:jc w:val="both"/>
          </w:pPr>
        </w:pPrChange>
      </w:pPr>
      <w:del w:id="3920" w:author="Red Army" w:date="2012-04-07T16:04:00Z">
        <w:r w:rsidRPr="006B409E" w:rsidDel="0008299B">
          <w:rPr>
            <w:rFonts w:eastAsiaTheme="minorHAnsi"/>
          </w:rPr>
          <w:delText>View place details page will be divided to 3 parts:</w:delText>
        </w:r>
        <w:bookmarkStart w:id="3921" w:name="_Toc321774802"/>
        <w:bookmarkStart w:id="3922" w:name="_Toc321775149"/>
        <w:bookmarkStart w:id="3923" w:name="_Toc321775496"/>
        <w:bookmarkStart w:id="3924" w:name="_Toc322199998"/>
        <w:bookmarkStart w:id="3925" w:name="_Toc322218766"/>
        <w:bookmarkStart w:id="3926" w:name="_Toc322219161"/>
        <w:bookmarkEnd w:id="3921"/>
        <w:bookmarkEnd w:id="3922"/>
        <w:bookmarkEnd w:id="3923"/>
        <w:bookmarkEnd w:id="3924"/>
        <w:bookmarkEnd w:id="3925"/>
        <w:bookmarkEnd w:id="3926"/>
      </w:del>
    </w:p>
    <w:p w14:paraId="46DE7745" w14:textId="77777777" w:rsidR="00622EA7" w:rsidRPr="006B409E" w:rsidDel="0008299B" w:rsidRDefault="00622EA7">
      <w:pPr>
        <w:rPr>
          <w:del w:id="3927" w:author="Red Army" w:date="2012-04-07T16:04:00Z"/>
          <w:rFonts w:eastAsiaTheme="minorHAnsi"/>
        </w:rPr>
        <w:pPrChange w:id="3928" w:author="Red Army" w:date="2012-04-09T22:39:00Z">
          <w:pPr>
            <w:numPr>
              <w:numId w:val="45"/>
            </w:numPr>
            <w:ind w:left="1440" w:hanging="360"/>
            <w:contextualSpacing/>
            <w:jc w:val="both"/>
          </w:pPr>
        </w:pPrChange>
      </w:pPr>
      <w:del w:id="3929" w:author="Red Army" w:date="2012-04-07T16:04:00Z">
        <w:r w:rsidRPr="006B409E" w:rsidDel="0008299B">
          <w:rPr>
            <w:rFonts w:eastAsiaTheme="minorHAnsi"/>
          </w:rPr>
          <w:delText>Information</w:delText>
        </w:r>
        <w:bookmarkStart w:id="3930" w:name="_Toc321774803"/>
        <w:bookmarkStart w:id="3931" w:name="_Toc321775150"/>
        <w:bookmarkStart w:id="3932" w:name="_Toc321775497"/>
        <w:bookmarkStart w:id="3933" w:name="_Toc322199999"/>
        <w:bookmarkStart w:id="3934" w:name="_Toc322218767"/>
        <w:bookmarkStart w:id="3935" w:name="_Toc322219162"/>
        <w:bookmarkEnd w:id="3930"/>
        <w:bookmarkEnd w:id="3931"/>
        <w:bookmarkEnd w:id="3932"/>
        <w:bookmarkEnd w:id="3933"/>
        <w:bookmarkEnd w:id="3934"/>
        <w:bookmarkEnd w:id="3935"/>
      </w:del>
    </w:p>
    <w:p w14:paraId="5F927319" w14:textId="77777777" w:rsidR="00622EA7" w:rsidRPr="006B409E" w:rsidDel="0008299B" w:rsidRDefault="00622EA7">
      <w:pPr>
        <w:rPr>
          <w:del w:id="3936" w:author="Red Army" w:date="2012-04-07T16:04:00Z"/>
          <w:rFonts w:eastAsiaTheme="minorHAnsi"/>
        </w:rPr>
        <w:pPrChange w:id="3937" w:author="Red Army" w:date="2012-04-09T22:39:00Z">
          <w:pPr>
            <w:spacing w:line="360" w:lineRule="auto"/>
            <w:ind w:left="1440" w:firstLine="403"/>
            <w:contextualSpacing/>
            <w:jc w:val="both"/>
          </w:pPr>
        </w:pPrChange>
      </w:pPr>
      <w:del w:id="3938" w:author="Red Army" w:date="2012-04-07T16:04:00Z">
        <w:r w:rsidRPr="006B409E" w:rsidDel="0008299B">
          <w:rPr>
            <w:rFonts w:eastAsiaTheme="minorHAnsi"/>
          </w:rPr>
          <w:delText>All information of place will be displayed including: detail address, phone number, category, rating, location on map, view number, visited number, description, images.</w:delText>
        </w:r>
        <w:bookmarkStart w:id="3939" w:name="_Toc321774804"/>
        <w:bookmarkStart w:id="3940" w:name="_Toc321775151"/>
        <w:bookmarkStart w:id="3941" w:name="_Toc321775498"/>
        <w:bookmarkStart w:id="3942" w:name="_Toc322200000"/>
        <w:bookmarkStart w:id="3943" w:name="_Toc322218768"/>
        <w:bookmarkStart w:id="3944" w:name="_Toc322219163"/>
        <w:bookmarkEnd w:id="3939"/>
        <w:bookmarkEnd w:id="3940"/>
        <w:bookmarkEnd w:id="3941"/>
        <w:bookmarkEnd w:id="3942"/>
        <w:bookmarkEnd w:id="3943"/>
        <w:bookmarkEnd w:id="3944"/>
      </w:del>
    </w:p>
    <w:p w14:paraId="1056688B" w14:textId="77777777" w:rsidR="00622EA7" w:rsidRPr="006B409E" w:rsidDel="0008299B" w:rsidRDefault="00622EA7">
      <w:pPr>
        <w:rPr>
          <w:del w:id="3945" w:author="Red Army" w:date="2012-04-07T16:04:00Z"/>
          <w:rFonts w:eastAsiaTheme="minorHAnsi"/>
        </w:rPr>
        <w:pPrChange w:id="3946" w:author="Red Army" w:date="2012-04-09T22:39:00Z">
          <w:pPr>
            <w:ind w:left="1440" w:firstLine="403"/>
            <w:contextualSpacing/>
            <w:jc w:val="both"/>
          </w:pPr>
        </w:pPrChange>
      </w:pPr>
      <w:del w:id="3947" w:author="Red Army" w:date="2012-04-07T16:04:00Z">
        <w:r w:rsidRPr="00441741" w:rsidDel="0008299B">
          <w:rPr>
            <w:noProof/>
            <w:lang w:eastAsia="ja-JP"/>
          </w:rPr>
          <w:drawing>
            <wp:inline distT="0" distB="0" distL="0" distR="0" wp14:anchorId="30DA598F" wp14:editId="43AA9B24">
              <wp:extent cx="4759834" cy="3907766"/>
              <wp:effectExtent l="190500" t="190500" r="193675" b="18859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64">
                        <a:extLst>
                          <a:ext uri="{28A0092B-C50C-407E-A947-70E740481C1C}">
                            <a14:useLocalDpi xmlns:a14="http://schemas.microsoft.com/office/drawing/2010/main" val="0"/>
                          </a:ext>
                        </a:extLst>
                      </a:blip>
                      <a:stretch>
                        <a:fillRect/>
                      </a:stretch>
                    </pic:blipFill>
                    <pic:spPr>
                      <a:xfrm>
                        <a:off x="0" y="0"/>
                        <a:ext cx="4766055" cy="3912874"/>
                      </a:xfrm>
                      <a:prstGeom prst="rect">
                        <a:avLst/>
                      </a:prstGeom>
                      <a:ln>
                        <a:noFill/>
                      </a:ln>
                      <a:effectLst>
                        <a:outerShdw blurRad="190500" algn="tl" rotWithShape="0">
                          <a:srgbClr val="000000">
                            <a:alpha val="70000"/>
                          </a:srgbClr>
                        </a:outerShdw>
                      </a:effectLst>
                    </pic:spPr>
                  </pic:pic>
                </a:graphicData>
              </a:graphic>
            </wp:inline>
          </w:drawing>
        </w:r>
        <w:bookmarkStart w:id="3948" w:name="_Toc321774805"/>
        <w:bookmarkStart w:id="3949" w:name="_Toc321775152"/>
        <w:bookmarkStart w:id="3950" w:name="_Toc321775499"/>
        <w:bookmarkStart w:id="3951" w:name="_Toc322200001"/>
        <w:bookmarkStart w:id="3952" w:name="_Toc322218769"/>
        <w:bookmarkStart w:id="3953" w:name="_Toc322219164"/>
        <w:bookmarkEnd w:id="3948"/>
        <w:bookmarkEnd w:id="3949"/>
        <w:bookmarkEnd w:id="3950"/>
        <w:bookmarkEnd w:id="3951"/>
        <w:bookmarkEnd w:id="3952"/>
        <w:bookmarkEnd w:id="3953"/>
      </w:del>
    </w:p>
    <w:p w14:paraId="5DF54388" w14:textId="77777777" w:rsidR="00622EA7" w:rsidRPr="006B409E" w:rsidDel="0008299B" w:rsidRDefault="00622EA7">
      <w:pPr>
        <w:rPr>
          <w:del w:id="3954" w:author="Red Army" w:date="2012-04-07T16:04:00Z"/>
          <w:rFonts w:eastAsiaTheme="minorHAnsi"/>
        </w:rPr>
        <w:pPrChange w:id="3955" w:author="Red Army" w:date="2012-04-09T22:39:00Z">
          <w:pPr>
            <w:ind w:left="1440" w:firstLine="403"/>
            <w:contextualSpacing/>
            <w:jc w:val="both"/>
          </w:pPr>
        </w:pPrChange>
      </w:pPr>
      <w:del w:id="3956" w:author="Red Army" w:date="2012-04-07T16:04:00Z">
        <w:r w:rsidRPr="006B409E" w:rsidDel="0008299B">
          <w:rPr>
            <w:rFonts w:eastAsiaTheme="minorHAnsi"/>
          </w:rPr>
          <w:lastRenderedPageBreak/>
          <w:delText>You can:</w:delText>
        </w:r>
        <w:bookmarkStart w:id="3957" w:name="_Toc321774806"/>
        <w:bookmarkStart w:id="3958" w:name="_Toc321775153"/>
        <w:bookmarkStart w:id="3959" w:name="_Toc321775500"/>
        <w:bookmarkStart w:id="3960" w:name="_Toc322200002"/>
        <w:bookmarkStart w:id="3961" w:name="_Toc322218770"/>
        <w:bookmarkStart w:id="3962" w:name="_Toc322219165"/>
        <w:bookmarkEnd w:id="3957"/>
        <w:bookmarkEnd w:id="3958"/>
        <w:bookmarkEnd w:id="3959"/>
        <w:bookmarkEnd w:id="3960"/>
        <w:bookmarkEnd w:id="3961"/>
        <w:bookmarkEnd w:id="3962"/>
      </w:del>
    </w:p>
    <w:p w14:paraId="252CAA99" w14:textId="77777777" w:rsidR="00622EA7" w:rsidRPr="006B409E" w:rsidDel="0008299B" w:rsidRDefault="00622EA7">
      <w:pPr>
        <w:rPr>
          <w:del w:id="3963" w:author="Red Army" w:date="2012-04-07T16:04:00Z"/>
          <w:rFonts w:eastAsiaTheme="minorHAnsi"/>
        </w:rPr>
        <w:pPrChange w:id="3964" w:author="Red Army" w:date="2012-04-09T22:39:00Z">
          <w:pPr>
            <w:numPr>
              <w:numId w:val="41"/>
            </w:numPr>
            <w:tabs>
              <w:tab w:val="left" w:pos="1985"/>
              <w:tab w:val="left" w:pos="2410"/>
            </w:tabs>
            <w:ind w:left="1843" w:firstLine="284"/>
            <w:contextualSpacing/>
            <w:jc w:val="both"/>
          </w:pPr>
        </w:pPrChange>
      </w:pPr>
      <w:del w:id="3965" w:author="Red Army" w:date="2012-04-07T16:04:00Z">
        <w:r w:rsidRPr="006B409E" w:rsidDel="0008299B">
          <w:rPr>
            <w:rFonts w:eastAsiaTheme="minorHAnsi"/>
          </w:rPr>
          <w:delText>Change place information by click to “Đóng góp” or “Chỉnh sửa thông tin” hyperlink.</w:delText>
        </w:r>
        <w:bookmarkStart w:id="3966" w:name="_Toc321774807"/>
        <w:bookmarkStart w:id="3967" w:name="_Toc321775154"/>
        <w:bookmarkStart w:id="3968" w:name="_Toc321775501"/>
        <w:bookmarkStart w:id="3969" w:name="_Toc322200003"/>
        <w:bookmarkStart w:id="3970" w:name="_Toc322218771"/>
        <w:bookmarkStart w:id="3971" w:name="_Toc322219166"/>
        <w:bookmarkEnd w:id="3966"/>
        <w:bookmarkEnd w:id="3967"/>
        <w:bookmarkEnd w:id="3968"/>
        <w:bookmarkEnd w:id="3969"/>
        <w:bookmarkEnd w:id="3970"/>
        <w:bookmarkEnd w:id="3971"/>
      </w:del>
    </w:p>
    <w:p w14:paraId="3D998287" w14:textId="77777777" w:rsidR="00622EA7" w:rsidRPr="006B409E" w:rsidDel="0008299B" w:rsidRDefault="00622EA7">
      <w:pPr>
        <w:rPr>
          <w:del w:id="3972" w:author="Red Army" w:date="2012-04-07T16:04:00Z"/>
          <w:rFonts w:eastAsiaTheme="minorHAnsi"/>
        </w:rPr>
        <w:pPrChange w:id="3973" w:author="Red Army" w:date="2012-04-09T22:39:00Z">
          <w:pPr>
            <w:numPr>
              <w:numId w:val="41"/>
            </w:numPr>
            <w:tabs>
              <w:tab w:val="left" w:pos="1985"/>
              <w:tab w:val="left" w:pos="2410"/>
            </w:tabs>
            <w:ind w:left="1843" w:firstLine="284"/>
            <w:contextualSpacing/>
            <w:jc w:val="both"/>
          </w:pPr>
        </w:pPrChange>
      </w:pPr>
      <w:del w:id="3974" w:author="Red Army" w:date="2012-04-07T16:04:00Z">
        <w:r w:rsidRPr="006B409E" w:rsidDel="0008299B">
          <w:rPr>
            <w:rFonts w:eastAsiaTheme="minorHAnsi"/>
          </w:rPr>
          <w:delText xml:space="preserve">If default map is too small with you, you can click to “Xem bản đồ lớn” hyperlink to see larger map. </w:delText>
        </w:r>
        <w:bookmarkStart w:id="3975" w:name="_Toc321774808"/>
        <w:bookmarkStart w:id="3976" w:name="_Toc321775155"/>
        <w:bookmarkStart w:id="3977" w:name="_Toc321775502"/>
        <w:bookmarkStart w:id="3978" w:name="_Toc322200004"/>
        <w:bookmarkStart w:id="3979" w:name="_Toc322218772"/>
        <w:bookmarkStart w:id="3980" w:name="_Toc322219167"/>
        <w:bookmarkEnd w:id="3975"/>
        <w:bookmarkEnd w:id="3976"/>
        <w:bookmarkEnd w:id="3977"/>
        <w:bookmarkEnd w:id="3978"/>
        <w:bookmarkEnd w:id="3979"/>
        <w:bookmarkEnd w:id="3980"/>
      </w:del>
    </w:p>
    <w:p w14:paraId="453151CE" w14:textId="77777777" w:rsidR="00622EA7" w:rsidRPr="006B409E" w:rsidDel="0008299B" w:rsidRDefault="00622EA7">
      <w:pPr>
        <w:rPr>
          <w:del w:id="3981" w:author="Red Army" w:date="2012-04-07T16:04:00Z"/>
          <w:rFonts w:eastAsiaTheme="minorHAnsi"/>
        </w:rPr>
        <w:pPrChange w:id="3982" w:author="Red Army" w:date="2012-04-09T22:39:00Z">
          <w:pPr>
            <w:numPr>
              <w:numId w:val="41"/>
            </w:numPr>
            <w:tabs>
              <w:tab w:val="left" w:pos="1985"/>
              <w:tab w:val="left" w:pos="2410"/>
            </w:tabs>
            <w:ind w:left="1843" w:firstLine="284"/>
            <w:contextualSpacing/>
            <w:jc w:val="both"/>
          </w:pPr>
        </w:pPrChange>
      </w:pPr>
      <w:del w:id="3983" w:author="Red Army" w:date="2012-04-07T16:04:00Z">
        <w:r w:rsidRPr="006B409E" w:rsidDel="0008299B">
          <w:rPr>
            <w:rFonts w:eastAsiaTheme="minorHAnsi"/>
          </w:rPr>
          <w:delText>if you realize that this place wasn’t located exactly? You can click to “Vị trí không chính xác?” hyperlink and choose location you think it’s true. This can also be done by  clicking to “Chỉnh sửa thông tin” hyperlink and edit place location.</w:delText>
        </w:r>
        <w:bookmarkStart w:id="3984" w:name="_Toc321774809"/>
        <w:bookmarkStart w:id="3985" w:name="_Toc321775156"/>
        <w:bookmarkStart w:id="3986" w:name="_Toc321775503"/>
        <w:bookmarkStart w:id="3987" w:name="_Toc322200005"/>
        <w:bookmarkStart w:id="3988" w:name="_Toc322218773"/>
        <w:bookmarkStart w:id="3989" w:name="_Toc322219168"/>
        <w:bookmarkEnd w:id="3984"/>
        <w:bookmarkEnd w:id="3985"/>
        <w:bookmarkEnd w:id="3986"/>
        <w:bookmarkEnd w:id="3987"/>
        <w:bookmarkEnd w:id="3988"/>
        <w:bookmarkEnd w:id="3989"/>
      </w:del>
    </w:p>
    <w:p w14:paraId="101C20BC" w14:textId="77777777" w:rsidR="00622EA7" w:rsidRPr="006B409E" w:rsidDel="0008299B" w:rsidRDefault="00622EA7">
      <w:pPr>
        <w:rPr>
          <w:del w:id="3990" w:author="Red Army" w:date="2012-04-07T16:04:00Z"/>
          <w:rFonts w:eastAsiaTheme="minorHAnsi"/>
        </w:rPr>
        <w:pPrChange w:id="3991" w:author="Red Army" w:date="2012-04-09T22:39:00Z">
          <w:pPr>
            <w:numPr>
              <w:numId w:val="41"/>
            </w:numPr>
            <w:tabs>
              <w:tab w:val="left" w:pos="1985"/>
              <w:tab w:val="left" w:pos="2410"/>
            </w:tabs>
            <w:ind w:left="1843" w:firstLine="284"/>
            <w:contextualSpacing/>
            <w:jc w:val="both"/>
          </w:pPr>
        </w:pPrChange>
      </w:pPr>
      <w:del w:id="3992" w:author="Red Army" w:date="2012-04-07T16:04:00Z">
        <w:r w:rsidRPr="006B409E" w:rsidDel="0008299B">
          <w:rPr>
            <w:rFonts w:eastAsiaTheme="minorHAnsi"/>
          </w:rPr>
          <w:delText>You can upload pictures for current viewing place by click to “Cung cấp ảnh địa điểm” hyperlink.</w:delText>
        </w:r>
        <w:bookmarkStart w:id="3993" w:name="_Toc321774810"/>
        <w:bookmarkStart w:id="3994" w:name="_Toc321775157"/>
        <w:bookmarkStart w:id="3995" w:name="_Toc321775504"/>
        <w:bookmarkStart w:id="3996" w:name="_Toc322200006"/>
        <w:bookmarkStart w:id="3997" w:name="_Toc322218774"/>
        <w:bookmarkStart w:id="3998" w:name="_Toc322219169"/>
        <w:bookmarkEnd w:id="3993"/>
        <w:bookmarkEnd w:id="3994"/>
        <w:bookmarkEnd w:id="3995"/>
        <w:bookmarkEnd w:id="3996"/>
        <w:bookmarkEnd w:id="3997"/>
        <w:bookmarkEnd w:id="3998"/>
      </w:del>
    </w:p>
    <w:p w14:paraId="2220780F" w14:textId="77777777" w:rsidR="00622EA7" w:rsidRPr="006B409E" w:rsidDel="0008299B" w:rsidRDefault="00622EA7">
      <w:pPr>
        <w:rPr>
          <w:del w:id="3999" w:author="Red Army" w:date="2012-04-07T16:04:00Z"/>
          <w:rFonts w:eastAsiaTheme="minorHAnsi"/>
        </w:rPr>
        <w:pPrChange w:id="4000" w:author="Red Army" w:date="2012-04-09T22:39:00Z">
          <w:pPr>
            <w:numPr>
              <w:numId w:val="41"/>
            </w:numPr>
            <w:tabs>
              <w:tab w:val="left" w:pos="1985"/>
              <w:tab w:val="left" w:pos="2410"/>
            </w:tabs>
            <w:ind w:left="1843" w:firstLine="284"/>
            <w:contextualSpacing/>
            <w:jc w:val="both"/>
          </w:pPr>
        </w:pPrChange>
      </w:pPr>
      <w:del w:id="4001" w:author="Red Army" w:date="2012-04-07T16:04:00Z">
        <w:r w:rsidRPr="006B409E" w:rsidDel="0008299B">
          <w:rPr>
            <w:rFonts w:eastAsiaTheme="minorHAnsi"/>
          </w:rPr>
          <w:delText>You can rate a place base on your opinion.</w:delText>
        </w:r>
        <w:bookmarkStart w:id="4002" w:name="_Toc321774811"/>
        <w:bookmarkStart w:id="4003" w:name="_Toc321775158"/>
        <w:bookmarkStart w:id="4004" w:name="_Toc321775505"/>
        <w:bookmarkStart w:id="4005" w:name="_Toc322200007"/>
        <w:bookmarkStart w:id="4006" w:name="_Toc322218775"/>
        <w:bookmarkStart w:id="4007" w:name="_Toc322219170"/>
        <w:bookmarkEnd w:id="4002"/>
        <w:bookmarkEnd w:id="4003"/>
        <w:bookmarkEnd w:id="4004"/>
        <w:bookmarkEnd w:id="4005"/>
        <w:bookmarkEnd w:id="4006"/>
        <w:bookmarkEnd w:id="4007"/>
      </w:del>
    </w:p>
    <w:p w14:paraId="52AA8DEC" w14:textId="77777777" w:rsidR="00622EA7" w:rsidRPr="006B409E" w:rsidDel="0008299B" w:rsidRDefault="00622EA7">
      <w:pPr>
        <w:rPr>
          <w:del w:id="4008" w:author="Red Army" w:date="2012-04-07T16:04:00Z"/>
          <w:rFonts w:eastAsiaTheme="minorHAnsi"/>
        </w:rPr>
        <w:pPrChange w:id="4009" w:author="Red Army" w:date="2012-04-09T22:39:00Z">
          <w:pPr>
            <w:numPr>
              <w:numId w:val="41"/>
            </w:numPr>
            <w:tabs>
              <w:tab w:val="left" w:pos="1985"/>
              <w:tab w:val="left" w:pos="2410"/>
            </w:tabs>
            <w:ind w:left="1843" w:firstLine="284"/>
            <w:contextualSpacing/>
            <w:jc w:val="both"/>
          </w:pPr>
        </w:pPrChange>
      </w:pPr>
      <w:del w:id="4010" w:author="Red Army" w:date="2012-04-07T16:04:00Z">
        <w:r w:rsidRPr="006B409E" w:rsidDel="0008299B">
          <w:rPr>
            <w:rFonts w:eastAsiaTheme="minorHAnsi"/>
          </w:rPr>
          <w:delText>If you has visited the place you are viewing in the past, you can click to “Đánh dấu đã từng đến” hyperlink. Visited number make the place is trustable.</w:delText>
        </w:r>
        <w:bookmarkStart w:id="4011" w:name="_Toc321774812"/>
        <w:bookmarkStart w:id="4012" w:name="_Toc321775159"/>
        <w:bookmarkStart w:id="4013" w:name="_Toc321775506"/>
        <w:bookmarkStart w:id="4014" w:name="_Toc322200008"/>
        <w:bookmarkStart w:id="4015" w:name="_Toc322218776"/>
        <w:bookmarkStart w:id="4016" w:name="_Toc322219171"/>
        <w:bookmarkEnd w:id="4011"/>
        <w:bookmarkEnd w:id="4012"/>
        <w:bookmarkEnd w:id="4013"/>
        <w:bookmarkEnd w:id="4014"/>
        <w:bookmarkEnd w:id="4015"/>
        <w:bookmarkEnd w:id="4016"/>
      </w:del>
    </w:p>
    <w:p w14:paraId="74137298" w14:textId="77777777" w:rsidR="00622EA7" w:rsidRPr="006B409E" w:rsidDel="0008299B" w:rsidRDefault="00622EA7">
      <w:pPr>
        <w:rPr>
          <w:del w:id="4017" w:author="Red Army" w:date="2012-04-07T16:04:00Z"/>
          <w:rFonts w:eastAsiaTheme="minorHAnsi"/>
        </w:rPr>
        <w:pPrChange w:id="4018" w:author="Red Army" w:date="2012-04-09T22:39:00Z">
          <w:pPr>
            <w:numPr>
              <w:numId w:val="41"/>
            </w:numPr>
            <w:tabs>
              <w:tab w:val="left" w:pos="1985"/>
              <w:tab w:val="left" w:pos="2410"/>
            </w:tabs>
            <w:ind w:left="1843" w:firstLine="284"/>
            <w:contextualSpacing/>
            <w:jc w:val="both"/>
          </w:pPr>
        </w:pPrChange>
      </w:pPr>
      <w:del w:id="4019" w:author="Red Army" w:date="2012-04-07T16:04:00Z">
        <w:r w:rsidRPr="006B409E" w:rsidDel="0008299B">
          <w:rPr>
            <w:rFonts w:eastAsiaTheme="minorHAnsi"/>
          </w:rPr>
          <w:delText>You can add a place to your favorite list</w:delText>
        </w:r>
        <w:bookmarkStart w:id="4020" w:name="_Toc321774813"/>
        <w:bookmarkStart w:id="4021" w:name="_Toc321775160"/>
        <w:bookmarkStart w:id="4022" w:name="_Toc321775507"/>
        <w:bookmarkStart w:id="4023" w:name="_Toc322200009"/>
        <w:bookmarkStart w:id="4024" w:name="_Toc322218777"/>
        <w:bookmarkStart w:id="4025" w:name="_Toc322219172"/>
        <w:bookmarkEnd w:id="4020"/>
        <w:bookmarkEnd w:id="4021"/>
        <w:bookmarkEnd w:id="4022"/>
        <w:bookmarkEnd w:id="4023"/>
        <w:bookmarkEnd w:id="4024"/>
        <w:bookmarkEnd w:id="4025"/>
      </w:del>
    </w:p>
    <w:p w14:paraId="29202596" w14:textId="77777777" w:rsidR="00622EA7" w:rsidRPr="006B409E" w:rsidDel="0008299B" w:rsidRDefault="00622EA7">
      <w:pPr>
        <w:rPr>
          <w:del w:id="4026" w:author="Red Army" w:date="2012-04-07T16:04:00Z"/>
          <w:rFonts w:eastAsiaTheme="minorHAnsi"/>
        </w:rPr>
        <w:pPrChange w:id="4027" w:author="Red Army" w:date="2012-04-09T22:39:00Z">
          <w:pPr>
            <w:numPr>
              <w:numId w:val="41"/>
            </w:numPr>
            <w:tabs>
              <w:tab w:val="left" w:pos="1985"/>
              <w:tab w:val="left" w:pos="2410"/>
            </w:tabs>
            <w:spacing w:line="360" w:lineRule="auto"/>
            <w:ind w:left="1843" w:firstLine="284"/>
            <w:contextualSpacing/>
            <w:jc w:val="both"/>
          </w:pPr>
        </w:pPrChange>
      </w:pPr>
      <w:del w:id="4028" w:author="Red Army" w:date="2012-04-07T16:04:00Z">
        <w:r w:rsidRPr="006B409E" w:rsidDel="0008299B">
          <w:rPr>
            <w:rFonts w:eastAsiaTheme="minorHAnsi"/>
          </w:rPr>
          <w:delText>You Can view edit history of a place</w:delText>
        </w:r>
        <w:bookmarkStart w:id="4029" w:name="_Toc321774814"/>
        <w:bookmarkStart w:id="4030" w:name="_Toc321775161"/>
        <w:bookmarkStart w:id="4031" w:name="_Toc321775508"/>
        <w:bookmarkStart w:id="4032" w:name="_Toc322200010"/>
        <w:bookmarkStart w:id="4033" w:name="_Toc322218778"/>
        <w:bookmarkStart w:id="4034" w:name="_Toc322219173"/>
        <w:bookmarkEnd w:id="4029"/>
        <w:bookmarkEnd w:id="4030"/>
        <w:bookmarkEnd w:id="4031"/>
        <w:bookmarkEnd w:id="4032"/>
        <w:bookmarkEnd w:id="4033"/>
        <w:bookmarkEnd w:id="4034"/>
      </w:del>
    </w:p>
    <w:p w14:paraId="514EA26A" w14:textId="77777777" w:rsidR="00622EA7" w:rsidRPr="006B409E" w:rsidDel="0008299B" w:rsidRDefault="00622EA7">
      <w:pPr>
        <w:rPr>
          <w:del w:id="4035" w:author="Red Army" w:date="2012-04-07T16:04:00Z"/>
          <w:rFonts w:eastAsiaTheme="minorHAnsi"/>
        </w:rPr>
        <w:pPrChange w:id="4036" w:author="Red Army" w:date="2012-04-09T22:39:00Z">
          <w:pPr>
            <w:tabs>
              <w:tab w:val="left" w:pos="1985"/>
              <w:tab w:val="left" w:pos="2410"/>
            </w:tabs>
            <w:spacing w:line="360" w:lineRule="auto"/>
            <w:ind w:left="2127"/>
            <w:contextualSpacing/>
            <w:jc w:val="both"/>
          </w:pPr>
        </w:pPrChange>
      </w:pPr>
      <w:del w:id="4037" w:author="Red Army" w:date="2012-04-07T16:04:00Z">
        <w:r w:rsidRPr="00441741" w:rsidDel="0008299B">
          <w:rPr>
            <w:noProof/>
            <w:lang w:eastAsia="ja-JP"/>
          </w:rPr>
          <w:drawing>
            <wp:inline distT="0" distB="0" distL="0" distR="0" wp14:anchorId="030E85E7" wp14:editId="5F33AFE1">
              <wp:extent cx="4703234" cy="1586548"/>
              <wp:effectExtent l="190500" t="190500" r="193040" b="18542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65">
                        <a:extLst>
                          <a:ext uri="{28A0092B-C50C-407E-A947-70E740481C1C}">
                            <a14:useLocalDpi xmlns:a14="http://schemas.microsoft.com/office/drawing/2010/main" val="0"/>
                          </a:ext>
                        </a:extLst>
                      </a:blip>
                      <a:stretch>
                        <a:fillRect/>
                      </a:stretch>
                    </pic:blipFill>
                    <pic:spPr>
                      <a:xfrm>
                        <a:off x="0" y="0"/>
                        <a:ext cx="4790640" cy="1616033"/>
                      </a:xfrm>
                      <a:prstGeom prst="rect">
                        <a:avLst/>
                      </a:prstGeom>
                      <a:ln>
                        <a:noFill/>
                      </a:ln>
                      <a:effectLst>
                        <a:outerShdw blurRad="190500" algn="tl" rotWithShape="0">
                          <a:srgbClr val="000000">
                            <a:alpha val="70000"/>
                          </a:srgbClr>
                        </a:outerShdw>
                      </a:effectLst>
                    </pic:spPr>
                  </pic:pic>
                </a:graphicData>
              </a:graphic>
            </wp:inline>
          </w:drawing>
        </w:r>
        <w:bookmarkStart w:id="4038" w:name="_Toc321774815"/>
        <w:bookmarkStart w:id="4039" w:name="_Toc321775162"/>
        <w:bookmarkStart w:id="4040" w:name="_Toc321775509"/>
        <w:bookmarkStart w:id="4041" w:name="_Toc322200011"/>
        <w:bookmarkStart w:id="4042" w:name="_Toc322218779"/>
        <w:bookmarkStart w:id="4043" w:name="_Toc322219174"/>
        <w:bookmarkEnd w:id="4038"/>
        <w:bookmarkEnd w:id="4039"/>
        <w:bookmarkEnd w:id="4040"/>
        <w:bookmarkEnd w:id="4041"/>
        <w:bookmarkEnd w:id="4042"/>
        <w:bookmarkEnd w:id="4043"/>
      </w:del>
    </w:p>
    <w:p w14:paraId="50B99BD1" w14:textId="77777777" w:rsidR="00622EA7" w:rsidRPr="006B409E" w:rsidDel="0008299B" w:rsidRDefault="00622EA7">
      <w:pPr>
        <w:rPr>
          <w:del w:id="4044" w:author="Red Army" w:date="2012-04-07T16:04:00Z"/>
          <w:rFonts w:eastAsiaTheme="minorHAnsi"/>
        </w:rPr>
        <w:pPrChange w:id="4045" w:author="Red Army" w:date="2012-04-09T22:39:00Z">
          <w:pPr>
            <w:tabs>
              <w:tab w:val="left" w:pos="1985"/>
              <w:tab w:val="left" w:pos="2410"/>
            </w:tabs>
            <w:spacing w:line="360" w:lineRule="auto"/>
            <w:ind w:left="1843" w:firstLine="567"/>
            <w:contextualSpacing/>
            <w:jc w:val="both"/>
          </w:pPr>
        </w:pPrChange>
      </w:pPr>
      <w:del w:id="4046" w:author="Red Army" w:date="2012-04-07T16:04:00Z">
        <w:r w:rsidRPr="006B409E" w:rsidDel="0008299B">
          <w:rPr>
            <w:rFonts w:eastAsiaTheme="minorHAnsi"/>
          </w:rPr>
          <w:delText xml:space="preserve">You can view edited information between 2 version by choose 2 revisions and click to “So sánh” button. A new popup will appear and show content of 2 revisions with differences displayed in red background. </w:delText>
        </w:r>
        <w:bookmarkStart w:id="4047" w:name="_Toc321774816"/>
        <w:bookmarkStart w:id="4048" w:name="_Toc321775163"/>
        <w:bookmarkStart w:id="4049" w:name="_Toc321775510"/>
        <w:bookmarkStart w:id="4050" w:name="_Toc322200012"/>
        <w:bookmarkStart w:id="4051" w:name="_Toc322218780"/>
        <w:bookmarkStart w:id="4052" w:name="_Toc322219175"/>
        <w:bookmarkEnd w:id="4047"/>
        <w:bookmarkEnd w:id="4048"/>
        <w:bookmarkEnd w:id="4049"/>
        <w:bookmarkEnd w:id="4050"/>
        <w:bookmarkEnd w:id="4051"/>
        <w:bookmarkEnd w:id="4052"/>
      </w:del>
    </w:p>
    <w:p w14:paraId="7B9B7C8F" w14:textId="77777777" w:rsidR="00622EA7" w:rsidRPr="006B409E" w:rsidDel="0008299B" w:rsidRDefault="00622EA7">
      <w:pPr>
        <w:rPr>
          <w:del w:id="4053" w:author="Red Army" w:date="2012-04-07T16:04:00Z"/>
          <w:rFonts w:eastAsiaTheme="minorHAnsi"/>
        </w:rPr>
        <w:pPrChange w:id="4054" w:author="Red Army" w:date="2012-04-09T22:39:00Z">
          <w:pPr>
            <w:tabs>
              <w:tab w:val="left" w:pos="1985"/>
              <w:tab w:val="left" w:pos="2410"/>
            </w:tabs>
            <w:ind w:left="1843" w:firstLine="567"/>
            <w:contextualSpacing/>
            <w:jc w:val="both"/>
          </w:pPr>
        </w:pPrChange>
      </w:pPr>
      <w:del w:id="4055" w:author="Red Army" w:date="2012-04-07T16:04:00Z">
        <w:r w:rsidRPr="00441741" w:rsidDel="0008299B">
          <w:rPr>
            <w:noProof/>
            <w:lang w:eastAsia="ja-JP"/>
          </w:rPr>
          <w:drawing>
            <wp:inline distT="0" distB="0" distL="0" distR="0" wp14:anchorId="5CEF3716" wp14:editId="60212A7F">
              <wp:extent cx="4572000" cy="1972661"/>
              <wp:effectExtent l="190500" t="190500" r="190500" b="19939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66">
                        <a:extLst>
                          <a:ext uri="{28A0092B-C50C-407E-A947-70E740481C1C}">
                            <a14:useLocalDpi xmlns:a14="http://schemas.microsoft.com/office/drawing/2010/main" val="0"/>
                          </a:ext>
                        </a:extLst>
                      </a:blip>
                      <a:stretch>
                        <a:fillRect/>
                      </a:stretch>
                    </pic:blipFill>
                    <pic:spPr>
                      <a:xfrm>
                        <a:off x="0" y="0"/>
                        <a:ext cx="4581144" cy="1976606"/>
                      </a:xfrm>
                      <a:prstGeom prst="rect">
                        <a:avLst/>
                      </a:prstGeom>
                      <a:ln>
                        <a:noFill/>
                      </a:ln>
                      <a:effectLst>
                        <a:outerShdw blurRad="190500" algn="tl" rotWithShape="0">
                          <a:srgbClr val="000000">
                            <a:alpha val="70000"/>
                          </a:srgbClr>
                        </a:outerShdw>
                      </a:effectLst>
                    </pic:spPr>
                  </pic:pic>
                </a:graphicData>
              </a:graphic>
            </wp:inline>
          </w:drawing>
        </w:r>
        <w:bookmarkStart w:id="4056" w:name="_Toc321774817"/>
        <w:bookmarkStart w:id="4057" w:name="_Toc321775164"/>
        <w:bookmarkStart w:id="4058" w:name="_Toc321775511"/>
        <w:bookmarkStart w:id="4059" w:name="_Toc322200013"/>
        <w:bookmarkStart w:id="4060" w:name="_Toc322218781"/>
        <w:bookmarkStart w:id="4061" w:name="_Toc322219176"/>
        <w:bookmarkEnd w:id="4056"/>
        <w:bookmarkEnd w:id="4057"/>
        <w:bookmarkEnd w:id="4058"/>
        <w:bookmarkEnd w:id="4059"/>
        <w:bookmarkEnd w:id="4060"/>
        <w:bookmarkEnd w:id="4061"/>
      </w:del>
    </w:p>
    <w:p w14:paraId="17067FC6" w14:textId="77777777" w:rsidR="00622EA7" w:rsidRPr="006B409E" w:rsidDel="0008299B" w:rsidRDefault="00622EA7">
      <w:pPr>
        <w:rPr>
          <w:del w:id="4062" w:author="Red Army" w:date="2012-04-07T16:04:00Z"/>
          <w:rFonts w:eastAsiaTheme="minorHAnsi"/>
        </w:rPr>
        <w:pPrChange w:id="4063" w:author="Red Army" w:date="2012-04-09T22:39:00Z">
          <w:pPr>
            <w:numPr>
              <w:numId w:val="41"/>
            </w:numPr>
            <w:tabs>
              <w:tab w:val="left" w:pos="1985"/>
              <w:tab w:val="left" w:pos="2410"/>
            </w:tabs>
            <w:ind w:left="1843" w:firstLine="284"/>
            <w:contextualSpacing/>
            <w:jc w:val="both"/>
          </w:pPr>
        </w:pPrChange>
      </w:pPr>
      <w:del w:id="4064" w:author="Red Army" w:date="2012-04-07T16:04:00Z">
        <w:r w:rsidRPr="006B409E" w:rsidDel="0008299B">
          <w:rPr>
            <w:rFonts w:eastAsiaTheme="minorHAnsi"/>
          </w:rPr>
          <w:lastRenderedPageBreak/>
          <w:delText xml:space="preserve">You can report a place as spam by click to “Báo cáo vi phạm” hyperlink. We always welcome your support to build a better website.         </w:delText>
        </w:r>
        <w:bookmarkStart w:id="4065" w:name="_Toc321774818"/>
        <w:bookmarkStart w:id="4066" w:name="_Toc321775165"/>
        <w:bookmarkStart w:id="4067" w:name="_Toc321775512"/>
        <w:bookmarkStart w:id="4068" w:name="_Toc322200014"/>
        <w:bookmarkStart w:id="4069" w:name="_Toc322218782"/>
        <w:bookmarkStart w:id="4070" w:name="_Toc322219177"/>
        <w:bookmarkEnd w:id="4065"/>
        <w:bookmarkEnd w:id="4066"/>
        <w:bookmarkEnd w:id="4067"/>
        <w:bookmarkEnd w:id="4068"/>
        <w:bookmarkEnd w:id="4069"/>
        <w:bookmarkEnd w:id="4070"/>
      </w:del>
    </w:p>
    <w:p w14:paraId="6F609223" w14:textId="77777777" w:rsidR="00622EA7" w:rsidRPr="006B409E" w:rsidDel="0008299B" w:rsidRDefault="00622EA7">
      <w:pPr>
        <w:rPr>
          <w:del w:id="4071" w:author="Red Army" w:date="2012-04-07T16:04:00Z"/>
          <w:rFonts w:eastAsiaTheme="minorHAnsi"/>
        </w:rPr>
        <w:pPrChange w:id="4072" w:author="Red Army" w:date="2012-04-09T22:39:00Z">
          <w:pPr>
            <w:numPr>
              <w:numId w:val="45"/>
            </w:numPr>
            <w:ind w:left="1440" w:hanging="360"/>
            <w:contextualSpacing/>
            <w:jc w:val="both"/>
          </w:pPr>
        </w:pPrChange>
      </w:pPr>
      <w:del w:id="4073" w:author="Red Army" w:date="2012-04-07T16:04:00Z">
        <w:r w:rsidRPr="006B409E" w:rsidDel="0008299B">
          <w:rPr>
            <w:rFonts w:eastAsiaTheme="minorHAnsi"/>
          </w:rPr>
          <w:delText>Comments</w:delText>
        </w:r>
        <w:bookmarkStart w:id="4074" w:name="_Toc321774819"/>
        <w:bookmarkStart w:id="4075" w:name="_Toc321775166"/>
        <w:bookmarkStart w:id="4076" w:name="_Toc321775513"/>
        <w:bookmarkStart w:id="4077" w:name="_Toc322200015"/>
        <w:bookmarkStart w:id="4078" w:name="_Toc322218783"/>
        <w:bookmarkStart w:id="4079" w:name="_Toc322219178"/>
        <w:bookmarkEnd w:id="4074"/>
        <w:bookmarkEnd w:id="4075"/>
        <w:bookmarkEnd w:id="4076"/>
        <w:bookmarkEnd w:id="4077"/>
        <w:bookmarkEnd w:id="4078"/>
        <w:bookmarkEnd w:id="4079"/>
      </w:del>
    </w:p>
    <w:p w14:paraId="66D3464B" w14:textId="77777777" w:rsidR="00622EA7" w:rsidRPr="006B409E" w:rsidDel="0008299B" w:rsidRDefault="00622EA7">
      <w:pPr>
        <w:rPr>
          <w:del w:id="4080" w:author="Red Army" w:date="2012-04-07T16:04:00Z"/>
          <w:rFonts w:eastAsiaTheme="minorHAnsi"/>
        </w:rPr>
        <w:pPrChange w:id="4081" w:author="Red Army" w:date="2012-04-09T22:39:00Z">
          <w:pPr>
            <w:ind w:left="1440"/>
            <w:contextualSpacing/>
          </w:pPr>
        </w:pPrChange>
      </w:pPr>
      <w:del w:id="4082" w:author="Red Army" w:date="2012-04-07T16:04:00Z">
        <w:r w:rsidRPr="00441741" w:rsidDel="0008299B">
          <w:rPr>
            <w:noProof/>
            <w:lang w:eastAsia="ja-JP"/>
          </w:rPr>
          <w:drawing>
            <wp:inline distT="0" distB="0" distL="0" distR="0" wp14:anchorId="73682C5D" wp14:editId="7E7AF101">
              <wp:extent cx="4591962" cy="2182948"/>
              <wp:effectExtent l="190500" t="190500" r="189865" b="1987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67">
                        <a:extLst>
                          <a:ext uri="{28A0092B-C50C-407E-A947-70E740481C1C}">
                            <a14:useLocalDpi xmlns:a14="http://schemas.microsoft.com/office/drawing/2010/main" val="0"/>
                          </a:ext>
                        </a:extLst>
                      </a:blip>
                      <a:stretch>
                        <a:fillRect/>
                      </a:stretch>
                    </pic:blipFill>
                    <pic:spPr>
                      <a:xfrm>
                        <a:off x="0" y="0"/>
                        <a:ext cx="4595128" cy="2184453"/>
                      </a:xfrm>
                      <a:prstGeom prst="rect">
                        <a:avLst/>
                      </a:prstGeom>
                      <a:ln>
                        <a:noFill/>
                      </a:ln>
                      <a:effectLst>
                        <a:outerShdw blurRad="190500" algn="tl" rotWithShape="0">
                          <a:srgbClr val="000000">
                            <a:alpha val="70000"/>
                          </a:srgbClr>
                        </a:outerShdw>
                      </a:effectLst>
                    </pic:spPr>
                  </pic:pic>
                </a:graphicData>
              </a:graphic>
            </wp:inline>
          </w:drawing>
        </w:r>
        <w:bookmarkStart w:id="4083" w:name="_Toc321774820"/>
        <w:bookmarkStart w:id="4084" w:name="_Toc321775167"/>
        <w:bookmarkStart w:id="4085" w:name="_Toc321775514"/>
        <w:bookmarkStart w:id="4086" w:name="_Toc322200016"/>
        <w:bookmarkStart w:id="4087" w:name="_Toc322218784"/>
        <w:bookmarkStart w:id="4088" w:name="_Toc322219179"/>
        <w:bookmarkEnd w:id="4083"/>
        <w:bookmarkEnd w:id="4084"/>
        <w:bookmarkEnd w:id="4085"/>
        <w:bookmarkEnd w:id="4086"/>
        <w:bookmarkEnd w:id="4087"/>
        <w:bookmarkEnd w:id="4088"/>
      </w:del>
    </w:p>
    <w:p w14:paraId="523C9592" w14:textId="77777777" w:rsidR="00622EA7" w:rsidRPr="006B409E" w:rsidDel="0008299B" w:rsidRDefault="00622EA7">
      <w:pPr>
        <w:rPr>
          <w:del w:id="4089" w:author="Red Army" w:date="2012-04-07T16:04:00Z"/>
          <w:rFonts w:eastAsiaTheme="minorHAnsi"/>
        </w:rPr>
        <w:pPrChange w:id="4090" w:author="Red Army" w:date="2012-04-09T22:39:00Z">
          <w:pPr>
            <w:ind w:left="1134" w:firstLine="306"/>
            <w:contextualSpacing/>
            <w:jc w:val="both"/>
          </w:pPr>
        </w:pPrChange>
      </w:pPr>
      <w:del w:id="4091" w:author="Red Army" w:date="2012-04-07T16:04:00Z">
        <w:r w:rsidRPr="006B409E" w:rsidDel="0008299B">
          <w:rPr>
            <w:rFonts w:eastAsiaTheme="minorHAnsi"/>
          </w:rPr>
          <w:delText xml:space="preserve">This part displays all comments of current place. Each comment has information of creator, created time and content. </w:delText>
        </w:r>
        <w:bookmarkStart w:id="4092" w:name="_Toc321774821"/>
        <w:bookmarkStart w:id="4093" w:name="_Toc321775168"/>
        <w:bookmarkStart w:id="4094" w:name="_Toc321775515"/>
        <w:bookmarkStart w:id="4095" w:name="_Toc322200017"/>
        <w:bookmarkStart w:id="4096" w:name="_Toc322218785"/>
        <w:bookmarkStart w:id="4097" w:name="_Toc322219180"/>
        <w:bookmarkEnd w:id="4092"/>
        <w:bookmarkEnd w:id="4093"/>
        <w:bookmarkEnd w:id="4094"/>
        <w:bookmarkEnd w:id="4095"/>
        <w:bookmarkEnd w:id="4096"/>
        <w:bookmarkEnd w:id="4097"/>
      </w:del>
    </w:p>
    <w:p w14:paraId="7942D236" w14:textId="77777777" w:rsidR="00622EA7" w:rsidRPr="006B409E" w:rsidDel="0008299B" w:rsidRDefault="00622EA7">
      <w:pPr>
        <w:rPr>
          <w:del w:id="4098" w:author="Red Army" w:date="2012-04-07T16:04:00Z"/>
          <w:rFonts w:eastAsiaTheme="minorHAnsi"/>
          <w:rPrChange w:id="4099" w:author="Red Army" w:date="2012-04-09T22:39:00Z">
            <w:rPr>
              <w:del w:id="4100" w:author="Red Army" w:date="2012-04-07T16:04:00Z"/>
              <w:rFonts w:eastAsiaTheme="minorHAnsi"/>
              <w:b/>
              <w:noProof/>
            </w:rPr>
          </w:rPrChange>
        </w:rPr>
        <w:pPrChange w:id="4101" w:author="Red Army" w:date="2012-04-09T22:39:00Z">
          <w:pPr>
            <w:ind w:left="1134" w:firstLine="284"/>
            <w:contextualSpacing/>
          </w:pPr>
        </w:pPrChange>
      </w:pPr>
      <w:del w:id="4102" w:author="Red Army" w:date="2012-04-07T16:04:00Z">
        <w:r w:rsidRPr="006B409E" w:rsidDel="0008299B">
          <w:rPr>
            <w:rFonts w:eastAsiaTheme="minorHAnsi"/>
            <w:rPrChange w:id="4103" w:author="Red Army" w:date="2012-04-09T22:39:00Z">
              <w:rPr>
                <w:rFonts w:eastAsiaTheme="minorHAnsi"/>
                <w:b/>
                <w:noProof/>
              </w:rPr>
            </w:rPrChange>
          </w:rPr>
          <w:delText>Take a notice: you need log in first to be able to post, vote, report or delete comments.</w:delText>
        </w:r>
        <w:bookmarkStart w:id="4104" w:name="_Toc321774822"/>
        <w:bookmarkStart w:id="4105" w:name="_Toc321775169"/>
        <w:bookmarkStart w:id="4106" w:name="_Toc321775516"/>
        <w:bookmarkStart w:id="4107" w:name="_Toc322200018"/>
        <w:bookmarkStart w:id="4108" w:name="_Toc322218786"/>
        <w:bookmarkStart w:id="4109" w:name="_Toc322219181"/>
        <w:bookmarkEnd w:id="4104"/>
        <w:bookmarkEnd w:id="4105"/>
        <w:bookmarkEnd w:id="4106"/>
        <w:bookmarkEnd w:id="4107"/>
        <w:bookmarkEnd w:id="4108"/>
        <w:bookmarkEnd w:id="4109"/>
      </w:del>
    </w:p>
    <w:p w14:paraId="13874919" w14:textId="77777777" w:rsidR="00622EA7" w:rsidRPr="006B409E" w:rsidDel="0008299B" w:rsidRDefault="00622EA7">
      <w:pPr>
        <w:rPr>
          <w:del w:id="4110" w:author="Red Army" w:date="2012-04-07T16:04:00Z"/>
          <w:rFonts w:eastAsiaTheme="minorHAnsi"/>
        </w:rPr>
        <w:pPrChange w:id="4111" w:author="Red Army" w:date="2012-04-09T22:39:00Z">
          <w:pPr>
            <w:ind w:left="1134" w:firstLine="306"/>
            <w:contextualSpacing/>
            <w:jc w:val="both"/>
          </w:pPr>
        </w:pPrChange>
      </w:pPr>
      <w:del w:id="4112" w:author="Red Army" w:date="2012-04-07T16:04:00Z">
        <w:r w:rsidRPr="006B409E" w:rsidDel="0008299B">
          <w:rPr>
            <w:rFonts w:eastAsiaTheme="minorHAnsi"/>
          </w:rPr>
          <w:delText>You can vote for comments that weren’t post by yourself by click to thumb up or thumb down symbol. Or you can report it as spam by click to flag symbol.</w:delText>
        </w:r>
        <w:bookmarkStart w:id="4113" w:name="_Toc321774823"/>
        <w:bookmarkStart w:id="4114" w:name="_Toc321775170"/>
        <w:bookmarkStart w:id="4115" w:name="_Toc321775517"/>
        <w:bookmarkStart w:id="4116" w:name="_Toc322200019"/>
        <w:bookmarkStart w:id="4117" w:name="_Toc322218787"/>
        <w:bookmarkStart w:id="4118" w:name="_Toc322219182"/>
        <w:bookmarkEnd w:id="4113"/>
        <w:bookmarkEnd w:id="4114"/>
        <w:bookmarkEnd w:id="4115"/>
        <w:bookmarkEnd w:id="4116"/>
        <w:bookmarkEnd w:id="4117"/>
        <w:bookmarkEnd w:id="4118"/>
      </w:del>
    </w:p>
    <w:p w14:paraId="480BF1B7" w14:textId="77777777" w:rsidR="00622EA7" w:rsidRPr="006B409E" w:rsidDel="0008299B" w:rsidRDefault="00622EA7">
      <w:pPr>
        <w:rPr>
          <w:del w:id="4119" w:author="Red Army" w:date="2012-04-07T16:04:00Z"/>
          <w:rFonts w:eastAsiaTheme="minorHAnsi"/>
        </w:rPr>
        <w:pPrChange w:id="4120" w:author="Red Army" w:date="2012-04-09T22:39:00Z">
          <w:pPr>
            <w:ind w:left="1440"/>
            <w:contextualSpacing/>
            <w:jc w:val="both"/>
          </w:pPr>
        </w:pPrChange>
      </w:pPr>
      <w:del w:id="4121" w:author="Red Army" w:date="2012-04-07T16:04:00Z">
        <w:r w:rsidRPr="00441741" w:rsidDel="0008299B">
          <w:rPr>
            <w:noProof/>
            <w:lang w:eastAsia="ja-JP"/>
          </w:rPr>
          <w:drawing>
            <wp:inline distT="0" distB="0" distL="0" distR="0" wp14:anchorId="4D7CB1EB" wp14:editId="43C25645">
              <wp:extent cx="4781635" cy="776378"/>
              <wp:effectExtent l="190500" t="190500" r="190500" b="1955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68">
                        <a:extLst>
                          <a:ext uri="{28A0092B-C50C-407E-A947-70E740481C1C}">
                            <a14:useLocalDpi xmlns:a14="http://schemas.microsoft.com/office/drawing/2010/main" val="0"/>
                          </a:ext>
                        </a:extLst>
                      </a:blip>
                      <a:stretch>
                        <a:fillRect/>
                      </a:stretch>
                    </pic:blipFill>
                    <pic:spPr>
                      <a:xfrm>
                        <a:off x="0" y="0"/>
                        <a:ext cx="4803394" cy="779911"/>
                      </a:xfrm>
                      <a:prstGeom prst="rect">
                        <a:avLst/>
                      </a:prstGeom>
                      <a:ln>
                        <a:noFill/>
                      </a:ln>
                      <a:effectLst>
                        <a:outerShdw blurRad="190500" algn="tl" rotWithShape="0">
                          <a:srgbClr val="000000">
                            <a:alpha val="70000"/>
                          </a:srgbClr>
                        </a:outerShdw>
                      </a:effectLst>
                    </pic:spPr>
                  </pic:pic>
                </a:graphicData>
              </a:graphic>
            </wp:inline>
          </w:drawing>
        </w:r>
        <w:bookmarkStart w:id="4122" w:name="_Toc321774824"/>
        <w:bookmarkStart w:id="4123" w:name="_Toc321775171"/>
        <w:bookmarkStart w:id="4124" w:name="_Toc321775518"/>
        <w:bookmarkStart w:id="4125" w:name="_Toc322200020"/>
        <w:bookmarkStart w:id="4126" w:name="_Toc322218788"/>
        <w:bookmarkStart w:id="4127" w:name="_Toc322219183"/>
        <w:bookmarkEnd w:id="4122"/>
        <w:bookmarkEnd w:id="4123"/>
        <w:bookmarkEnd w:id="4124"/>
        <w:bookmarkEnd w:id="4125"/>
        <w:bookmarkEnd w:id="4126"/>
        <w:bookmarkEnd w:id="4127"/>
      </w:del>
    </w:p>
    <w:p w14:paraId="0D44C4B6" w14:textId="77777777" w:rsidR="00622EA7" w:rsidRPr="006B409E" w:rsidDel="0008299B" w:rsidRDefault="00622EA7">
      <w:pPr>
        <w:rPr>
          <w:del w:id="4128" w:author="Red Army" w:date="2012-04-07T16:04:00Z"/>
          <w:rFonts w:eastAsiaTheme="minorHAnsi"/>
        </w:rPr>
        <w:pPrChange w:id="4129" w:author="Red Army" w:date="2012-04-09T22:39:00Z">
          <w:pPr>
            <w:ind w:left="1134" w:firstLine="284"/>
            <w:contextualSpacing/>
            <w:jc w:val="both"/>
          </w:pPr>
        </w:pPrChange>
      </w:pPr>
      <w:del w:id="4130" w:author="Red Army" w:date="2012-04-07T16:04:00Z">
        <w:r w:rsidRPr="006B409E" w:rsidDel="0008299B">
          <w:rPr>
            <w:rFonts w:eastAsiaTheme="minorHAnsi"/>
          </w:rPr>
          <w:delText>With your own comment, you can’t click to thumb up, thumb down symbol and flag symbol is replaced by X symbol which used for delete your comment</w:delText>
        </w:r>
        <w:bookmarkStart w:id="4131" w:name="_Toc321774825"/>
        <w:bookmarkStart w:id="4132" w:name="_Toc321775172"/>
        <w:bookmarkStart w:id="4133" w:name="_Toc321775519"/>
        <w:bookmarkStart w:id="4134" w:name="_Toc322200021"/>
        <w:bookmarkStart w:id="4135" w:name="_Toc322218789"/>
        <w:bookmarkStart w:id="4136" w:name="_Toc322219184"/>
        <w:bookmarkEnd w:id="4131"/>
        <w:bookmarkEnd w:id="4132"/>
        <w:bookmarkEnd w:id="4133"/>
        <w:bookmarkEnd w:id="4134"/>
        <w:bookmarkEnd w:id="4135"/>
        <w:bookmarkEnd w:id="4136"/>
      </w:del>
    </w:p>
    <w:p w14:paraId="223B3BAE" w14:textId="77777777" w:rsidR="00622EA7" w:rsidRPr="006B409E" w:rsidDel="0008299B" w:rsidRDefault="00622EA7">
      <w:pPr>
        <w:rPr>
          <w:del w:id="4137" w:author="Red Army" w:date="2012-04-07T16:04:00Z"/>
          <w:rFonts w:eastAsiaTheme="minorHAnsi"/>
        </w:rPr>
        <w:pPrChange w:id="4138" w:author="Red Army" w:date="2012-04-09T22:39:00Z">
          <w:pPr>
            <w:ind w:left="1440"/>
            <w:contextualSpacing/>
            <w:jc w:val="both"/>
          </w:pPr>
        </w:pPrChange>
      </w:pPr>
      <w:del w:id="4139" w:author="Red Army" w:date="2012-04-07T16:04:00Z">
        <w:r w:rsidRPr="00441741" w:rsidDel="0008299B">
          <w:rPr>
            <w:noProof/>
            <w:lang w:eastAsia="ja-JP"/>
          </w:rPr>
          <w:drawing>
            <wp:inline distT="0" distB="0" distL="0" distR="0" wp14:anchorId="11745D00" wp14:editId="38208ADD">
              <wp:extent cx="4852799" cy="690113"/>
              <wp:effectExtent l="190500" t="190500" r="195580" b="18669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69">
                        <a:extLst>
                          <a:ext uri="{28A0092B-C50C-407E-A947-70E740481C1C}">
                            <a14:useLocalDpi xmlns:a14="http://schemas.microsoft.com/office/drawing/2010/main" val="0"/>
                          </a:ext>
                        </a:extLst>
                      </a:blip>
                      <a:stretch>
                        <a:fillRect/>
                      </a:stretch>
                    </pic:blipFill>
                    <pic:spPr>
                      <a:xfrm>
                        <a:off x="0" y="0"/>
                        <a:ext cx="4890231" cy="695436"/>
                      </a:xfrm>
                      <a:prstGeom prst="rect">
                        <a:avLst/>
                      </a:prstGeom>
                      <a:ln>
                        <a:noFill/>
                      </a:ln>
                      <a:effectLst>
                        <a:outerShdw blurRad="190500" algn="tl" rotWithShape="0">
                          <a:srgbClr val="000000">
                            <a:alpha val="70000"/>
                          </a:srgbClr>
                        </a:outerShdw>
                      </a:effectLst>
                    </pic:spPr>
                  </pic:pic>
                </a:graphicData>
              </a:graphic>
            </wp:inline>
          </w:drawing>
        </w:r>
        <w:bookmarkStart w:id="4140" w:name="_Toc321774826"/>
        <w:bookmarkStart w:id="4141" w:name="_Toc321775173"/>
        <w:bookmarkStart w:id="4142" w:name="_Toc321775520"/>
        <w:bookmarkStart w:id="4143" w:name="_Toc322200022"/>
        <w:bookmarkStart w:id="4144" w:name="_Toc322218790"/>
        <w:bookmarkStart w:id="4145" w:name="_Toc322219185"/>
        <w:bookmarkEnd w:id="4140"/>
        <w:bookmarkEnd w:id="4141"/>
        <w:bookmarkEnd w:id="4142"/>
        <w:bookmarkEnd w:id="4143"/>
        <w:bookmarkEnd w:id="4144"/>
        <w:bookmarkEnd w:id="4145"/>
      </w:del>
    </w:p>
    <w:p w14:paraId="556D5994" w14:textId="77777777" w:rsidR="00622EA7" w:rsidRPr="006B409E" w:rsidDel="0008299B" w:rsidRDefault="00622EA7">
      <w:pPr>
        <w:rPr>
          <w:del w:id="4146" w:author="Red Army" w:date="2012-04-07T16:04:00Z"/>
          <w:rFonts w:eastAsiaTheme="minorHAnsi"/>
          <w:rPrChange w:id="4147" w:author="Red Army" w:date="2012-04-09T22:39:00Z">
            <w:rPr>
              <w:del w:id="4148" w:author="Red Army" w:date="2012-04-07T16:04:00Z"/>
              <w:rFonts w:eastAsiaTheme="minorHAnsi"/>
              <w:noProof/>
            </w:rPr>
          </w:rPrChange>
        </w:rPr>
        <w:pPrChange w:id="4149" w:author="Red Army" w:date="2012-04-09T22:39:00Z">
          <w:pPr>
            <w:ind w:left="1134" w:firstLine="284"/>
            <w:contextualSpacing/>
          </w:pPr>
        </w:pPrChange>
      </w:pPr>
      <w:del w:id="4150" w:author="Red Army" w:date="2012-04-07T16:04:00Z">
        <w:r w:rsidRPr="006B409E" w:rsidDel="0008299B">
          <w:rPr>
            <w:rFonts w:eastAsiaTheme="minorHAnsi"/>
            <w:rPrChange w:id="4151" w:author="Red Army" w:date="2012-04-09T22:39:00Z">
              <w:rPr>
                <w:rFonts w:eastAsiaTheme="minorHAnsi"/>
                <w:noProof/>
              </w:rPr>
            </w:rPrChange>
          </w:rPr>
          <w:delText>You can post a comment by typing into text box and click to “Bình luận” to or click to “Bỏ qua” button to cancel this action.</w:delText>
        </w:r>
        <w:bookmarkStart w:id="4152" w:name="_Toc321774827"/>
        <w:bookmarkStart w:id="4153" w:name="_Toc321775174"/>
        <w:bookmarkStart w:id="4154" w:name="_Toc321775521"/>
        <w:bookmarkStart w:id="4155" w:name="_Toc322200023"/>
        <w:bookmarkStart w:id="4156" w:name="_Toc322218791"/>
        <w:bookmarkStart w:id="4157" w:name="_Toc322219186"/>
        <w:bookmarkEnd w:id="4152"/>
        <w:bookmarkEnd w:id="4153"/>
        <w:bookmarkEnd w:id="4154"/>
        <w:bookmarkEnd w:id="4155"/>
        <w:bookmarkEnd w:id="4156"/>
        <w:bookmarkEnd w:id="4157"/>
      </w:del>
    </w:p>
    <w:p w14:paraId="5F1254A9" w14:textId="77777777" w:rsidR="00622EA7" w:rsidRPr="006B409E" w:rsidDel="0008299B" w:rsidRDefault="00622EA7">
      <w:pPr>
        <w:rPr>
          <w:del w:id="4158" w:author="Red Army" w:date="2012-04-07T16:04:00Z"/>
          <w:rFonts w:eastAsiaTheme="minorHAnsi"/>
          <w:rPrChange w:id="4159" w:author="Red Army" w:date="2012-04-09T22:39:00Z">
            <w:rPr>
              <w:del w:id="4160" w:author="Red Army" w:date="2012-04-07T16:04:00Z"/>
              <w:rFonts w:eastAsiaTheme="minorHAnsi"/>
              <w:noProof/>
            </w:rPr>
          </w:rPrChange>
        </w:rPr>
        <w:pPrChange w:id="4161" w:author="Red Army" w:date="2012-04-09T22:39:00Z">
          <w:pPr>
            <w:ind w:left="1440"/>
            <w:contextualSpacing/>
          </w:pPr>
        </w:pPrChange>
      </w:pPr>
      <w:del w:id="4162" w:author="Red Army" w:date="2012-04-07T16:04:00Z">
        <w:r w:rsidRPr="006B409E" w:rsidDel="0008299B">
          <w:rPr>
            <w:rFonts w:eastAsiaTheme="minorHAnsi"/>
            <w:rPrChange w:id="4163" w:author="Red Army" w:date="2012-04-09T22:39:00Z">
              <w:rPr>
                <w:rFonts w:eastAsiaTheme="minorHAnsi"/>
                <w:noProof/>
              </w:rPr>
            </w:rPrChange>
          </w:rPr>
          <w:lastRenderedPageBreak/>
          <w:delText xml:space="preserve">       </w:delText>
        </w:r>
        <w:r w:rsidRPr="00441741" w:rsidDel="0008299B">
          <w:rPr>
            <w:noProof/>
            <w:lang w:eastAsia="ja-JP"/>
          </w:rPr>
          <w:drawing>
            <wp:inline distT="0" distB="0" distL="0" distR="0" wp14:anchorId="537C0D29" wp14:editId="5911C5AB">
              <wp:extent cx="4416725" cy="879256"/>
              <wp:effectExtent l="190500" t="190500" r="193675" b="18796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70">
                        <a:extLst>
                          <a:ext uri="{28A0092B-C50C-407E-A947-70E740481C1C}">
                            <a14:useLocalDpi xmlns:a14="http://schemas.microsoft.com/office/drawing/2010/main" val="0"/>
                          </a:ext>
                        </a:extLst>
                      </a:blip>
                      <a:stretch>
                        <a:fillRect/>
                      </a:stretch>
                    </pic:blipFill>
                    <pic:spPr>
                      <a:xfrm>
                        <a:off x="0" y="0"/>
                        <a:ext cx="4414257" cy="878765"/>
                      </a:xfrm>
                      <a:prstGeom prst="rect">
                        <a:avLst/>
                      </a:prstGeom>
                      <a:ln>
                        <a:noFill/>
                      </a:ln>
                      <a:effectLst>
                        <a:outerShdw blurRad="190500" algn="tl" rotWithShape="0">
                          <a:srgbClr val="000000">
                            <a:alpha val="70000"/>
                          </a:srgbClr>
                        </a:outerShdw>
                      </a:effectLst>
                    </pic:spPr>
                  </pic:pic>
                </a:graphicData>
              </a:graphic>
            </wp:inline>
          </w:drawing>
        </w:r>
        <w:bookmarkStart w:id="4164" w:name="_Toc321774828"/>
        <w:bookmarkStart w:id="4165" w:name="_Toc321775175"/>
        <w:bookmarkStart w:id="4166" w:name="_Toc321775522"/>
        <w:bookmarkStart w:id="4167" w:name="_Toc322200024"/>
        <w:bookmarkStart w:id="4168" w:name="_Toc322218792"/>
        <w:bookmarkStart w:id="4169" w:name="_Toc322219187"/>
        <w:bookmarkEnd w:id="4164"/>
        <w:bookmarkEnd w:id="4165"/>
        <w:bookmarkEnd w:id="4166"/>
        <w:bookmarkEnd w:id="4167"/>
        <w:bookmarkEnd w:id="4168"/>
        <w:bookmarkEnd w:id="4169"/>
      </w:del>
    </w:p>
    <w:p w14:paraId="5D46C5B0" w14:textId="77777777" w:rsidR="00622EA7" w:rsidRPr="006B409E" w:rsidDel="0008299B" w:rsidRDefault="00622EA7">
      <w:pPr>
        <w:rPr>
          <w:del w:id="4170" w:author="Red Army" w:date="2012-04-07T16:04:00Z"/>
          <w:rFonts w:eastAsiaTheme="minorHAnsi"/>
        </w:rPr>
        <w:pPrChange w:id="4171" w:author="Red Army" w:date="2012-04-09T22:39:00Z">
          <w:pPr>
            <w:numPr>
              <w:numId w:val="45"/>
            </w:numPr>
            <w:spacing w:line="360" w:lineRule="auto"/>
            <w:ind w:left="1434" w:hanging="357"/>
            <w:contextualSpacing/>
            <w:jc w:val="both"/>
          </w:pPr>
        </w:pPrChange>
      </w:pPr>
      <w:del w:id="4172" w:author="Red Army" w:date="2012-04-07T16:04:00Z">
        <w:r w:rsidRPr="006B409E" w:rsidDel="0008299B">
          <w:rPr>
            <w:rFonts w:eastAsiaTheme="minorHAnsi"/>
          </w:rPr>
          <w:delText>Suggest other places which has relation to current place</w:delText>
        </w:r>
        <w:bookmarkStart w:id="4173" w:name="_Toc321774829"/>
        <w:bookmarkStart w:id="4174" w:name="_Toc321775176"/>
        <w:bookmarkStart w:id="4175" w:name="_Toc321775523"/>
        <w:bookmarkStart w:id="4176" w:name="_Toc322200025"/>
        <w:bookmarkStart w:id="4177" w:name="_Toc322218793"/>
        <w:bookmarkStart w:id="4178" w:name="_Toc322219188"/>
        <w:bookmarkEnd w:id="4173"/>
        <w:bookmarkEnd w:id="4174"/>
        <w:bookmarkEnd w:id="4175"/>
        <w:bookmarkEnd w:id="4176"/>
        <w:bookmarkEnd w:id="4177"/>
        <w:bookmarkEnd w:id="4178"/>
      </w:del>
    </w:p>
    <w:p w14:paraId="7F1AD929" w14:textId="77777777" w:rsidR="00622EA7" w:rsidRPr="006B409E" w:rsidDel="0008299B" w:rsidRDefault="00622EA7">
      <w:pPr>
        <w:rPr>
          <w:del w:id="4179" w:author="Red Army" w:date="2012-04-07T16:04:00Z"/>
          <w:rFonts w:eastAsiaTheme="minorHAnsi"/>
        </w:rPr>
        <w:pPrChange w:id="4180" w:author="Red Army" w:date="2012-04-09T22:39:00Z">
          <w:pPr>
            <w:ind w:left="1440"/>
            <w:contextualSpacing/>
          </w:pPr>
        </w:pPrChange>
      </w:pPr>
      <w:del w:id="4181" w:author="Red Army" w:date="2012-04-07T16:04:00Z">
        <w:r w:rsidRPr="00441741" w:rsidDel="0008299B">
          <w:rPr>
            <w:noProof/>
            <w:lang w:eastAsia="ja-JP"/>
          </w:rPr>
          <w:drawing>
            <wp:inline distT="0" distB="0" distL="0" distR="0" wp14:anchorId="19D920EB" wp14:editId="39D08B26">
              <wp:extent cx="3115110" cy="1752845"/>
              <wp:effectExtent l="190500" t="190500" r="200025" b="19050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71">
                        <a:extLst>
                          <a:ext uri="{28A0092B-C50C-407E-A947-70E740481C1C}">
                            <a14:useLocalDpi xmlns:a14="http://schemas.microsoft.com/office/drawing/2010/main" val="0"/>
                          </a:ext>
                        </a:extLst>
                      </a:blip>
                      <a:stretch>
                        <a:fillRect/>
                      </a:stretch>
                    </pic:blipFill>
                    <pic:spPr>
                      <a:xfrm>
                        <a:off x="0" y="0"/>
                        <a:ext cx="3115110" cy="1752845"/>
                      </a:xfrm>
                      <a:prstGeom prst="rect">
                        <a:avLst/>
                      </a:prstGeom>
                      <a:ln>
                        <a:noFill/>
                      </a:ln>
                      <a:effectLst>
                        <a:outerShdw blurRad="190500" algn="tl" rotWithShape="0">
                          <a:srgbClr val="000000">
                            <a:alpha val="70000"/>
                          </a:srgbClr>
                        </a:outerShdw>
                      </a:effectLst>
                    </pic:spPr>
                  </pic:pic>
                </a:graphicData>
              </a:graphic>
            </wp:inline>
          </w:drawing>
        </w:r>
        <w:bookmarkStart w:id="4182" w:name="_Toc321774830"/>
        <w:bookmarkStart w:id="4183" w:name="_Toc321775177"/>
        <w:bookmarkStart w:id="4184" w:name="_Toc321775524"/>
        <w:bookmarkStart w:id="4185" w:name="_Toc322200026"/>
        <w:bookmarkStart w:id="4186" w:name="_Toc322218794"/>
        <w:bookmarkStart w:id="4187" w:name="_Toc322219189"/>
        <w:bookmarkEnd w:id="4182"/>
        <w:bookmarkEnd w:id="4183"/>
        <w:bookmarkEnd w:id="4184"/>
        <w:bookmarkEnd w:id="4185"/>
        <w:bookmarkEnd w:id="4186"/>
        <w:bookmarkEnd w:id="4187"/>
      </w:del>
    </w:p>
    <w:p w14:paraId="4409ED22" w14:textId="77777777" w:rsidR="00622EA7" w:rsidRPr="006B409E" w:rsidDel="0008299B" w:rsidRDefault="00622EA7">
      <w:pPr>
        <w:rPr>
          <w:del w:id="4188" w:author="Red Army" w:date="2012-04-07T16:04:00Z"/>
          <w:rFonts w:eastAsiaTheme="minorHAnsi"/>
          <w:rPrChange w:id="4189" w:author="Red Army" w:date="2012-04-09T22:39:00Z">
            <w:rPr>
              <w:del w:id="4190" w:author="Red Army" w:date="2012-04-07T16:04:00Z"/>
              <w:rFonts w:asciiTheme="majorHAnsi" w:eastAsiaTheme="majorEastAsia" w:hAnsiTheme="majorHAnsi" w:cstheme="majorBidi"/>
              <w:b/>
              <w:bCs/>
              <w:color w:val="4F81BD" w:themeColor="accent1"/>
            </w:rPr>
          </w:rPrChange>
        </w:rPr>
        <w:pPrChange w:id="4191" w:author="Red Army" w:date="2012-04-09T22:39:00Z">
          <w:pPr>
            <w:keepNext/>
            <w:keepLines/>
            <w:numPr>
              <w:ilvl w:val="1"/>
              <w:numId w:val="8"/>
            </w:numPr>
            <w:spacing w:before="200" w:after="0"/>
            <w:ind w:hanging="360"/>
            <w:outlineLvl w:val="2"/>
          </w:pPr>
        </w:pPrChange>
      </w:pPr>
      <w:del w:id="4192" w:author="Red Army" w:date="2012-04-07T16:04:00Z">
        <w:r w:rsidRPr="006B409E" w:rsidDel="0008299B">
          <w:rPr>
            <w:rFonts w:eastAsiaTheme="minorHAnsi"/>
            <w:rPrChange w:id="4193" w:author="Red Army" w:date="2012-04-09T22:39:00Z">
              <w:rPr>
                <w:rFonts w:asciiTheme="majorHAnsi" w:eastAsiaTheme="majorEastAsia" w:hAnsiTheme="majorHAnsi" w:cstheme="majorBidi"/>
                <w:b/>
                <w:bCs/>
                <w:color w:val="4F81BD" w:themeColor="accent1"/>
              </w:rPr>
            </w:rPrChange>
          </w:rPr>
          <w:delText>View question and answer</w:delText>
        </w:r>
        <w:bookmarkStart w:id="4194" w:name="_Toc321774831"/>
        <w:bookmarkStart w:id="4195" w:name="_Toc321775178"/>
        <w:bookmarkStart w:id="4196" w:name="_Toc321775525"/>
        <w:bookmarkStart w:id="4197" w:name="_Toc322200027"/>
        <w:bookmarkStart w:id="4198" w:name="_Toc322218795"/>
        <w:bookmarkStart w:id="4199" w:name="_Toc322219190"/>
        <w:bookmarkEnd w:id="4194"/>
        <w:bookmarkEnd w:id="4195"/>
        <w:bookmarkEnd w:id="4196"/>
        <w:bookmarkEnd w:id="4197"/>
        <w:bookmarkEnd w:id="4198"/>
        <w:bookmarkEnd w:id="4199"/>
      </w:del>
    </w:p>
    <w:p w14:paraId="4BDB1920" w14:textId="77777777" w:rsidR="00622EA7" w:rsidRPr="006B409E" w:rsidDel="0008299B" w:rsidRDefault="00622EA7">
      <w:pPr>
        <w:rPr>
          <w:del w:id="4200" w:author="Red Army" w:date="2012-04-07T16:04:00Z"/>
          <w:rFonts w:eastAsiaTheme="minorHAnsi"/>
          <w:rPrChange w:id="4201" w:author="Red Army" w:date="2012-04-09T22:39:00Z">
            <w:rPr>
              <w:del w:id="4202" w:author="Red Army" w:date="2012-04-07T16:04:00Z"/>
              <w:rFonts w:asciiTheme="majorHAnsi" w:eastAsiaTheme="majorEastAsia" w:hAnsiTheme="majorHAnsi" w:cstheme="majorBidi"/>
              <w:b/>
              <w:bCs/>
              <w:iCs/>
              <w:color w:val="4F81BD" w:themeColor="accent1"/>
            </w:rPr>
          </w:rPrChange>
        </w:rPr>
        <w:pPrChange w:id="4203" w:author="Red Army" w:date="2012-04-09T22:39:00Z">
          <w:pPr>
            <w:keepNext/>
            <w:keepLines/>
            <w:numPr>
              <w:ilvl w:val="2"/>
              <w:numId w:val="8"/>
            </w:numPr>
            <w:spacing w:before="200" w:after="0"/>
            <w:ind w:left="1080" w:hanging="720"/>
            <w:outlineLvl w:val="3"/>
          </w:pPr>
        </w:pPrChange>
      </w:pPr>
      <w:del w:id="4204" w:author="Red Army" w:date="2012-04-07T16:04:00Z">
        <w:r w:rsidRPr="006B409E" w:rsidDel="0008299B">
          <w:rPr>
            <w:rFonts w:eastAsiaTheme="minorHAnsi"/>
            <w:rPrChange w:id="4205" w:author="Red Army" w:date="2012-04-09T22:39:00Z">
              <w:rPr>
                <w:rFonts w:asciiTheme="majorHAnsi" w:eastAsiaTheme="majorEastAsia" w:hAnsiTheme="majorHAnsi" w:cstheme="majorBidi"/>
                <w:b/>
                <w:bCs/>
                <w:iCs/>
                <w:color w:val="4F81BD" w:themeColor="accent1"/>
              </w:rPr>
            </w:rPrChange>
          </w:rPr>
          <w:delText>View Q&amp;A page</w:delText>
        </w:r>
        <w:bookmarkStart w:id="4206" w:name="_Toc321774832"/>
        <w:bookmarkStart w:id="4207" w:name="_Toc321775179"/>
        <w:bookmarkStart w:id="4208" w:name="_Toc321775526"/>
        <w:bookmarkStart w:id="4209" w:name="_Toc322200028"/>
        <w:bookmarkStart w:id="4210" w:name="_Toc322218796"/>
        <w:bookmarkStart w:id="4211" w:name="_Toc322219191"/>
        <w:bookmarkEnd w:id="4206"/>
        <w:bookmarkEnd w:id="4207"/>
        <w:bookmarkEnd w:id="4208"/>
        <w:bookmarkEnd w:id="4209"/>
        <w:bookmarkEnd w:id="4210"/>
        <w:bookmarkEnd w:id="4211"/>
      </w:del>
    </w:p>
    <w:p w14:paraId="2F5FD06B" w14:textId="77777777" w:rsidR="00622EA7" w:rsidRPr="006B409E" w:rsidDel="0008299B" w:rsidRDefault="00622EA7">
      <w:pPr>
        <w:rPr>
          <w:del w:id="4212" w:author="Red Army" w:date="2012-04-07T16:04:00Z"/>
          <w:rFonts w:eastAsiaTheme="minorHAnsi"/>
        </w:rPr>
        <w:pPrChange w:id="4213" w:author="Red Army" w:date="2012-04-09T22:39:00Z">
          <w:pPr>
            <w:ind w:left="1134"/>
            <w:contextualSpacing/>
          </w:pPr>
        </w:pPrChange>
      </w:pPr>
      <w:del w:id="4214" w:author="Red Army" w:date="2012-04-07T16:04:00Z">
        <w:r w:rsidRPr="006B409E" w:rsidDel="0008299B">
          <w:rPr>
            <w:rFonts w:eastAsiaTheme="minorHAnsi"/>
          </w:rPr>
          <w:delText xml:space="preserve">To view Q&amp;A page, you need click to “Hỏi &amp; Đáp” menu in navigator. </w:delText>
        </w:r>
        <w:bookmarkStart w:id="4215" w:name="_Toc321774833"/>
        <w:bookmarkStart w:id="4216" w:name="_Toc321775180"/>
        <w:bookmarkStart w:id="4217" w:name="_Toc321775527"/>
        <w:bookmarkStart w:id="4218" w:name="_Toc322200029"/>
        <w:bookmarkStart w:id="4219" w:name="_Toc322218797"/>
        <w:bookmarkStart w:id="4220" w:name="_Toc322219192"/>
        <w:bookmarkEnd w:id="4215"/>
        <w:bookmarkEnd w:id="4216"/>
        <w:bookmarkEnd w:id="4217"/>
        <w:bookmarkEnd w:id="4218"/>
        <w:bookmarkEnd w:id="4219"/>
        <w:bookmarkEnd w:id="4220"/>
      </w:del>
    </w:p>
    <w:p w14:paraId="09CB7303" w14:textId="77777777" w:rsidR="00622EA7" w:rsidRPr="006B409E" w:rsidDel="0008299B" w:rsidRDefault="00622EA7">
      <w:pPr>
        <w:rPr>
          <w:del w:id="4221" w:author="Red Army" w:date="2012-04-07T16:04:00Z"/>
          <w:rFonts w:eastAsiaTheme="minorHAnsi"/>
        </w:rPr>
        <w:pPrChange w:id="4222" w:author="Red Army" w:date="2012-04-09T22:39:00Z">
          <w:pPr>
            <w:ind w:left="1134"/>
            <w:contextualSpacing/>
          </w:pPr>
        </w:pPrChange>
      </w:pPr>
      <w:del w:id="4223" w:author="Red Army" w:date="2012-04-07T16:04:00Z">
        <w:r w:rsidRPr="00441741" w:rsidDel="0008299B">
          <w:rPr>
            <w:noProof/>
            <w:lang w:eastAsia="ja-JP"/>
          </w:rPr>
          <w:drawing>
            <wp:inline distT="0" distB="0" distL="0" distR="0" wp14:anchorId="1076F7FD" wp14:editId="3F146DD1">
              <wp:extent cx="4770408" cy="791313"/>
              <wp:effectExtent l="190500" t="190500" r="182880" b="19939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70542" cy="791335"/>
                      </a:xfrm>
                      <a:prstGeom prst="rect">
                        <a:avLst/>
                      </a:prstGeom>
                      <a:ln>
                        <a:noFill/>
                      </a:ln>
                      <a:effectLst>
                        <a:outerShdw blurRad="190500" algn="tl" rotWithShape="0">
                          <a:srgbClr val="000000">
                            <a:alpha val="70000"/>
                          </a:srgbClr>
                        </a:outerShdw>
                      </a:effectLst>
                    </pic:spPr>
                  </pic:pic>
                </a:graphicData>
              </a:graphic>
            </wp:inline>
          </w:drawing>
        </w:r>
        <w:bookmarkStart w:id="4224" w:name="_Toc321774834"/>
        <w:bookmarkStart w:id="4225" w:name="_Toc321775181"/>
        <w:bookmarkStart w:id="4226" w:name="_Toc321775528"/>
        <w:bookmarkStart w:id="4227" w:name="_Toc322200030"/>
        <w:bookmarkStart w:id="4228" w:name="_Toc322218798"/>
        <w:bookmarkStart w:id="4229" w:name="_Toc322219193"/>
        <w:bookmarkEnd w:id="4224"/>
        <w:bookmarkEnd w:id="4225"/>
        <w:bookmarkEnd w:id="4226"/>
        <w:bookmarkEnd w:id="4227"/>
        <w:bookmarkEnd w:id="4228"/>
        <w:bookmarkEnd w:id="4229"/>
      </w:del>
    </w:p>
    <w:p w14:paraId="5D080145" w14:textId="77777777" w:rsidR="00622EA7" w:rsidRPr="006B409E" w:rsidDel="0008299B" w:rsidRDefault="00622EA7">
      <w:pPr>
        <w:rPr>
          <w:del w:id="4230" w:author="Red Army" w:date="2012-04-07T16:04:00Z"/>
          <w:rFonts w:eastAsiaTheme="minorHAnsi"/>
        </w:rPr>
        <w:pPrChange w:id="4231" w:author="Red Army" w:date="2012-04-09T22:39:00Z">
          <w:pPr>
            <w:ind w:left="1134"/>
            <w:contextualSpacing/>
          </w:pPr>
        </w:pPrChange>
      </w:pPr>
      <w:del w:id="4232" w:author="Red Army" w:date="2012-04-07T16:04:00Z">
        <w:r w:rsidRPr="006B409E" w:rsidDel="0008299B">
          <w:rPr>
            <w:rFonts w:eastAsiaTheme="minorHAnsi"/>
          </w:rPr>
          <w:delText xml:space="preserve">At this page, If you want to create a new question, you can click to “Gửi câu hỏi mới” hyperlink and </w:delText>
        </w:r>
        <w:r w:rsidRPr="006B409E" w:rsidDel="0008299B">
          <w:rPr>
            <w:rFonts w:eastAsiaTheme="minorHAnsi"/>
            <w:rPrChange w:id="4233" w:author="Red Army" w:date="2012-04-09T22:39:00Z">
              <w:rPr>
                <w:rFonts w:eastAsiaTheme="minorHAnsi"/>
                <w:color w:val="0000FF"/>
                <w:u w:val="single"/>
              </w:rPr>
            </w:rPrChange>
          </w:rPr>
          <w:fldChar w:fldCharType="begin"/>
        </w:r>
        <w:r w:rsidRPr="006B409E" w:rsidDel="0008299B">
          <w:rPr>
            <w:rFonts w:eastAsiaTheme="minorHAnsi"/>
          </w:rPr>
          <w:delInstrText xml:space="preserve"> HYPERLINK \l "_Create_a_new" </w:delInstrText>
        </w:r>
        <w:r w:rsidRPr="006B409E" w:rsidDel="0008299B">
          <w:rPr>
            <w:rFonts w:eastAsiaTheme="minorHAnsi"/>
            <w:rPrChange w:id="4234" w:author="Red Army" w:date="2012-04-09T22:39:00Z">
              <w:rPr>
                <w:rFonts w:eastAsiaTheme="minorHAnsi"/>
                <w:color w:val="0000FF"/>
                <w:u w:val="single"/>
              </w:rPr>
            </w:rPrChange>
          </w:rPr>
          <w:fldChar w:fldCharType="separate"/>
        </w:r>
        <w:r w:rsidRPr="006B409E" w:rsidDel="0008299B">
          <w:rPr>
            <w:rFonts w:eastAsiaTheme="minorHAnsi"/>
            <w:rPrChange w:id="4235" w:author="Red Army" w:date="2012-04-09T22:39:00Z">
              <w:rPr>
                <w:rFonts w:eastAsiaTheme="minorHAnsi"/>
                <w:color w:val="0000FF"/>
                <w:u w:val="single"/>
              </w:rPr>
            </w:rPrChange>
          </w:rPr>
          <w:delText>“Tạo câu hỏi mới”</w:delText>
        </w:r>
        <w:r w:rsidRPr="006B409E" w:rsidDel="0008299B">
          <w:rPr>
            <w:rFonts w:eastAsiaTheme="minorHAnsi"/>
            <w:rPrChange w:id="4236" w:author="Red Army" w:date="2012-04-09T22:39:00Z">
              <w:rPr>
                <w:rFonts w:eastAsiaTheme="minorHAnsi"/>
                <w:color w:val="0000FF"/>
                <w:u w:val="single"/>
              </w:rPr>
            </w:rPrChange>
          </w:rPr>
          <w:fldChar w:fldCharType="end"/>
        </w:r>
        <w:r w:rsidRPr="006B409E" w:rsidDel="0008299B">
          <w:rPr>
            <w:rFonts w:eastAsiaTheme="minorHAnsi"/>
          </w:rPr>
          <w:delText xml:space="preserve"> page will be opened.</w:delText>
        </w:r>
        <w:bookmarkStart w:id="4237" w:name="_Toc321774835"/>
        <w:bookmarkStart w:id="4238" w:name="_Toc321775182"/>
        <w:bookmarkStart w:id="4239" w:name="_Toc321775529"/>
        <w:bookmarkStart w:id="4240" w:name="_Toc322200031"/>
        <w:bookmarkStart w:id="4241" w:name="_Toc322218799"/>
        <w:bookmarkStart w:id="4242" w:name="_Toc322219194"/>
        <w:bookmarkEnd w:id="4237"/>
        <w:bookmarkEnd w:id="4238"/>
        <w:bookmarkEnd w:id="4239"/>
        <w:bookmarkEnd w:id="4240"/>
        <w:bookmarkEnd w:id="4241"/>
        <w:bookmarkEnd w:id="4242"/>
      </w:del>
    </w:p>
    <w:p w14:paraId="1725A356" w14:textId="77777777" w:rsidR="00622EA7" w:rsidRPr="006B409E" w:rsidDel="0008299B" w:rsidRDefault="00622EA7">
      <w:pPr>
        <w:rPr>
          <w:del w:id="4243" w:author="Red Army" w:date="2012-04-07T16:04:00Z"/>
          <w:rFonts w:eastAsiaTheme="minorHAnsi"/>
        </w:rPr>
        <w:pPrChange w:id="4244" w:author="Red Army" w:date="2012-04-09T22:39:00Z">
          <w:pPr>
            <w:ind w:left="1134"/>
            <w:contextualSpacing/>
          </w:pPr>
        </w:pPrChange>
      </w:pPr>
      <w:del w:id="4245" w:author="Red Army" w:date="2012-04-07T16:04:00Z">
        <w:r w:rsidRPr="006B409E" w:rsidDel="0008299B">
          <w:rPr>
            <w:rFonts w:eastAsiaTheme="minorHAnsi"/>
          </w:rPr>
          <w:delText>Each question is displayed with: creator, created tine, Title, view number, answer number, vote up and down number</w:delText>
        </w:r>
        <w:bookmarkStart w:id="4246" w:name="_Toc321774836"/>
        <w:bookmarkStart w:id="4247" w:name="_Toc321775183"/>
        <w:bookmarkStart w:id="4248" w:name="_Toc321775530"/>
        <w:bookmarkStart w:id="4249" w:name="_Toc322200032"/>
        <w:bookmarkStart w:id="4250" w:name="_Toc322218800"/>
        <w:bookmarkStart w:id="4251" w:name="_Toc322219195"/>
        <w:bookmarkEnd w:id="4246"/>
        <w:bookmarkEnd w:id="4247"/>
        <w:bookmarkEnd w:id="4248"/>
        <w:bookmarkEnd w:id="4249"/>
        <w:bookmarkEnd w:id="4250"/>
        <w:bookmarkEnd w:id="4251"/>
      </w:del>
    </w:p>
    <w:p w14:paraId="19F7E9F8" w14:textId="77777777" w:rsidR="00622EA7" w:rsidRPr="006B409E" w:rsidDel="0008299B" w:rsidRDefault="00622EA7">
      <w:pPr>
        <w:rPr>
          <w:del w:id="4252" w:author="Red Army" w:date="2012-04-07T16:04:00Z"/>
          <w:rFonts w:eastAsiaTheme="minorHAnsi"/>
        </w:rPr>
        <w:pPrChange w:id="4253" w:author="Red Army" w:date="2012-04-09T22:39:00Z">
          <w:pPr>
            <w:ind w:left="709" w:firstLine="425"/>
            <w:contextualSpacing/>
          </w:pPr>
        </w:pPrChange>
      </w:pPr>
      <w:del w:id="4254" w:author="Red Army" w:date="2012-04-07T16:04:00Z">
        <w:r w:rsidRPr="006B409E" w:rsidDel="0008299B">
          <w:rPr>
            <w:rFonts w:eastAsiaTheme="minorHAnsi"/>
          </w:rPr>
          <w:delText>If you want to view question details, click to question title.</w:delText>
        </w:r>
        <w:bookmarkStart w:id="4255" w:name="_Toc321774837"/>
        <w:bookmarkStart w:id="4256" w:name="_Toc321775184"/>
        <w:bookmarkStart w:id="4257" w:name="_Toc321775531"/>
        <w:bookmarkStart w:id="4258" w:name="_Toc322200033"/>
        <w:bookmarkStart w:id="4259" w:name="_Toc322218801"/>
        <w:bookmarkStart w:id="4260" w:name="_Toc322219196"/>
        <w:bookmarkEnd w:id="4255"/>
        <w:bookmarkEnd w:id="4256"/>
        <w:bookmarkEnd w:id="4257"/>
        <w:bookmarkEnd w:id="4258"/>
        <w:bookmarkEnd w:id="4259"/>
        <w:bookmarkEnd w:id="4260"/>
      </w:del>
    </w:p>
    <w:p w14:paraId="56D78CC2" w14:textId="77777777" w:rsidR="00622EA7" w:rsidRPr="006B409E" w:rsidDel="0008299B" w:rsidRDefault="00622EA7">
      <w:pPr>
        <w:rPr>
          <w:del w:id="4261" w:author="Red Army" w:date="2012-04-07T16:04:00Z"/>
          <w:rFonts w:eastAsiaTheme="minorHAnsi"/>
        </w:rPr>
        <w:pPrChange w:id="4262" w:author="Red Army" w:date="2012-04-09T22:39:00Z">
          <w:pPr>
            <w:ind w:left="1134"/>
            <w:contextualSpacing/>
          </w:pPr>
        </w:pPrChange>
      </w:pPr>
      <w:del w:id="4263" w:author="Red Army" w:date="2012-04-07T16:04:00Z">
        <w:r w:rsidRPr="00441741" w:rsidDel="0008299B">
          <w:rPr>
            <w:noProof/>
            <w:lang w:eastAsia="ja-JP"/>
          </w:rPr>
          <w:lastRenderedPageBreak/>
          <w:drawing>
            <wp:inline distT="0" distB="0" distL="0" distR="0" wp14:anchorId="0DC5BAA7" wp14:editId="75965655">
              <wp:extent cx="4938176" cy="2196428"/>
              <wp:effectExtent l="190500" t="190500" r="186690" b="18542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73">
                        <a:extLst>
                          <a:ext uri="{28A0092B-C50C-407E-A947-70E740481C1C}">
                            <a14:useLocalDpi xmlns:a14="http://schemas.microsoft.com/office/drawing/2010/main" val="0"/>
                          </a:ext>
                        </a:extLst>
                      </a:blip>
                      <a:stretch>
                        <a:fillRect/>
                      </a:stretch>
                    </pic:blipFill>
                    <pic:spPr>
                      <a:xfrm>
                        <a:off x="0" y="0"/>
                        <a:ext cx="4942081" cy="2198165"/>
                      </a:xfrm>
                      <a:prstGeom prst="rect">
                        <a:avLst/>
                      </a:prstGeom>
                      <a:ln>
                        <a:noFill/>
                      </a:ln>
                      <a:effectLst>
                        <a:outerShdw blurRad="190500" algn="tl" rotWithShape="0">
                          <a:srgbClr val="000000">
                            <a:alpha val="70000"/>
                          </a:srgbClr>
                        </a:outerShdw>
                      </a:effectLst>
                    </pic:spPr>
                  </pic:pic>
                </a:graphicData>
              </a:graphic>
            </wp:inline>
          </w:drawing>
        </w:r>
        <w:bookmarkStart w:id="4264" w:name="_Toc321774838"/>
        <w:bookmarkStart w:id="4265" w:name="_Toc321775185"/>
        <w:bookmarkStart w:id="4266" w:name="_Toc321775532"/>
        <w:bookmarkStart w:id="4267" w:name="_Toc322200034"/>
        <w:bookmarkStart w:id="4268" w:name="_Toc322218802"/>
        <w:bookmarkStart w:id="4269" w:name="_Toc322219197"/>
        <w:bookmarkEnd w:id="4264"/>
        <w:bookmarkEnd w:id="4265"/>
        <w:bookmarkEnd w:id="4266"/>
        <w:bookmarkEnd w:id="4267"/>
        <w:bookmarkEnd w:id="4268"/>
        <w:bookmarkEnd w:id="4269"/>
      </w:del>
    </w:p>
    <w:p w14:paraId="263FDB20" w14:textId="77777777" w:rsidR="00622EA7" w:rsidRPr="006B409E" w:rsidDel="0008299B" w:rsidRDefault="00622EA7">
      <w:pPr>
        <w:rPr>
          <w:del w:id="4270" w:author="Red Army" w:date="2012-04-07T16:04:00Z"/>
          <w:rFonts w:eastAsiaTheme="minorHAnsi"/>
        </w:rPr>
        <w:pPrChange w:id="4271" w:author="Red Army" w:date="2012-04-09T22:39:00Z">
          <w:pPr>
            <w:spacing w:line="360" w:lineRule="auto"/>
            <w:ind w:left="1134"/>
            <w:contextualSpacing/>
          </w:pPr>
        </w:pPrChange>
      </w:pPr>
      <w:del w:id="4272" w:author="Red Army" w:date="2012-04-07T16:04:00Z">
        <w:r w:rsidRPr="006B409E" w:rsidDel="0008299B">
          <w:rPr>
            <w:rFonts w:eastAsiaTheme="minorHAnsi"/>
          </w:rPr>
          <w:delText>On the right side of Q&amp;A page will show 10 hottest questions (based on views) and most contributors (based on number of answers posted by these users). All information will be updated each hour.</w:delText>
        </w:r>
        <w:bookmarkStart w:id="4273" w:name="_Toc321774839"/>
        <w:bookmarkStart w:id="4274" w:name="_Toc321775186"/>
        <w:bookmarkStart w:id="4275" w:name="_Toc321775533"/>
        <w:bookmarkStart w:id="4276" w:name="_Toc322200035"/>
        <w:bookmarkStart w:id="4277" w:name="_Toc322218803"/>
        <w:bookmarkStart w:id="4278" w:name="_Toc322219198"/>
        <w:bookmarkEnd w:id="4273"/>
        <w:bookmarkEnd w:id="4274"/>
        <w:bookmarkEnd w:id="4275"/>
        <w:bookmarkEnd w:id="4276"/>
        <w:bookmarkEnd w:id="4277"/>
        <w:bookmarkEnd w:id="4278"/>
      </w:del>
    </w:p>
    <w:p w14:paraId="7AC61CA2" w14:textId="77777777" w:rsidR="00622EA7" w:rsidRPr="006B409E" w:rsidDel="0008299B" w:rsidRDefault="00622EA7">
      <w:pPr>
        <w:rPr>
          <w:del w:id="4279" w:author="Red Army" w:date="2012-04-07T16:04:00Z"/>
          <w:rFonts w:eastAsiaTheme="minorHAnsi"/>
        </w:rPr>
        <w:pPrChange w:id="4280" w:author="Red Army" w:date="2012-04-09T22:39:00Z">
          <w:pPr>
            <w:ind w:left="1134"/>
            <w:contextualSpacing/>
          </w:pPr>
        </w:pPrChange>
      </w:pPr>
      <w:del w:id="4281" w:author="Red Army" w:date="2012-04-07T16:04:00Z">
        <w:r w:rsidRPr="006B409E" w:rsidDel="0008299B">
          <w:rPr>
            <w:rFonts w:eastAsiaTheme="minorHAnsi"/>
          </w:rPr>
          <w:delText xml:space="preserve">       </w:delText>
        </w:r>
        <w:r w:rsidRPr="00441741" w:rsidDel="0008299B">
          <w:rPr>
            <w:noProof/>
            <w:lang w:eastAsia="ja-JP"/>
          </w:rPr>
          <w:drawing>
            <wp:inline distT="0" distB="0" distL="0" distR="0" wp14:anchorId="237AE787" wp14:editId="3D10E80E">
              <wp:extent cx="3086531" cy="2695951"/>
              <wp:effectExtent l="190500" t="190500" r="190500" b="2000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74">
                        <a:extLst>
                          <a:ext uri="{28A0092B-C50C-407E-A947-70E740481C1C}">
                            <a14:useLocalDpi xmlns:a14="http://schemas.microsoft.com/office/drawing/2010/main" val="0"/>
                          </a:ext>
                        </a:extLst>
                      </a:blip>
                      <a:stretch>
                        <a:fillRect/>
                      </a:stretch>
                    </pic:blipFill>
                    <pic:spPr>
                      <a:xfrm>
                        <a:off x="0" y="0"/>
                        <a:ext cx="3086531" cy="2695951"/>
                      </a:xfrm>
                      <a:prstGeom prst="rect">
                        <a:avLst/>
                      </a:prstGeom>
                      <a:ln>
                        <a:noFill/>
                      </a:ln>
                      <a:effectLst>
                        <a:outerShdw blurRad="190500" algn="tl" rotWithShape="0">
                          <a:srgbClr val="000000">
                            <a:alpha val="70000"/>
                          </a:srgbClr>
                        </a:outerShdw>
                      </a:effectLst>
                    </pic:spPr>
                  </pic:pic>
                </a:graphicData>
              </a:graphic>
            </wp:inline>
          </w:drawing>
        </w:r>
        <w:bookmarkStart w:id="4282" w:name="_Toc321774840"/>
        <w:bookmarkStart w:id="4283" w:name="_Toc321775187"/>
        <w:bookmarkStart w:id="4284" w:name="_Toc321775534"/>
        <w:bookmarkStart w:id="4285" w:name="_Toc322200036"/>
        <w:bookmarkStart w:id="4286" w:name="_Toc322218804"/>
        <w:bookmarkStart w:id="4287" w:name="_Toc322219199"/>
        <w:bookmarkEnd w:id="4282"/>
        <w:bookmarkEnd w:id="4283"/>
        <w:bookmarkEnd w:id="4284"/>
        <w:bookmarkEnd w:id="4285"/>
        <w:bookmarkEnd w:id="4286"/>
        <w:bookmarkEnd w:id="4287"/>
      </w:del>
    </w:p>
    <w:p w14:paraId="1D457408" w14:textId="77777777" w:rsidR="00622EA7" w:rsidRPr="006B409E" w:rsidDel="0008299B" w:rsidRDefault="00622EA7">
      <w:pPr>
        <w:rPr>
          <w:del w:id="4288" w:author="Red Army" w:date="2012-04-07T16:04:00Z"/>
          <w:rFonts w:eastAsiaTheme="minorHAnsi"/>
          <w:rPrChange w:id="4289" w:author="Red Army" w:date="2012-04-09T22:39:00Z">
            <w:rPr>
              <w:del w:id="4290" w:author="Red Army" w:date="2012-04-07T16:04:00Z"/>
              <w:rFonts w:asciiTheme="majorHAnsi" w:eastAsiaTheme="majorEastAsia" w:hAnsiTheme="majorHAnsi" w:cstheme="majorBidi"/>
              <w:b/>
              <w:bCs/>
              <w:iCs/>
              <w:color w:val="4F81BD" w:themeColor="accent1"/>
            </w:rPr>
          </w:rPrChange>
        </w:rPr>
        <w:pPrChange w:id="4291" w:author="Red Army" w:date="2012-04-09T22:39:00Z">
          <w:pPr>
            <w:keepNext/>
            <w:keepLines/>
            <w:numPr>
              <w:ilvl w:val="2"/>
              <w:numId w:val="8"/>
            </w:numPr>
            <w:spacing w:before="200" w:after="0"/>
            <w:ind w:left="1080" w:hanging="720"/>
            <w:outlineLvl w:val="3"/>
          </w:pPr>
        </w:pPrChange>
      </w:pPr>
      <w:del w:id="4292" w:author="Red Army" w:date="2012-04-07T16:04:00Z">
        <w:r w:rsidRPr="006B409E" w:rsidDel="0008299B">
          <w:rPr>
            <w:rFonts w:eastAsiaTheme="minorHAnsi"/>
            <w:rPrChange w:id="4293" w:author="Red Army" w:date="2012-04-09T22:39:00Z">
              <w:rPr>
                <w:rFonts w:asciiTheme="majorHAnsi" w:eastAsiaTheme="majorEastAsia" w:hAnsiTheme="majorHAnsi" w:cstheme="majorBidi"/>
                <w:b/>
                <w:bCs/>
                <w:iCs/>
                <w:color w:val="4F81BD" w:themeColor="accent1"/>
              </w:rPr>
            </w:rPrChange>
          </w:rPr>
          <w:delText xml:space="preserve">View question details </w:delText>
        </w:r>
        <w:bookmarkStart w:id="4294" w:name="_Toc321774841"/>
        <w:bookmarkStart w:id="4295" w:name="_Toc321775188"/>
        <w:bookmarkStart w:id="4296" w:name="_Toc321775535"/>
        <w:bookmarkStart w:id="4297" w:name="_Toc322200037"/>
        <w:bookmarkStart w:id="4298" w:name="_Toc322218805"/>
        <w:bookmarkStart w:id="4299" w:name="_Toc322219200"/>
        <w:bookmarkEnd w:id="4294"/>
        <w:bookmarkEnd w:id="4295"/>
        <w:bookmarkEnd w:id="4296"/>
        <w:bookmarkEnd w:id="4297"/>
        <w:bookmarkEnd w:id="4298"/>
        <w:bookmarkEnd w:id="4299"/>
      </w:del>
    </w:p>
    <w:p w14:paraId="0C811014" w14:textId="77777777" w:rsidR="00622EA7" w:rsidRPr="006B409E" w:rsidDel="0008299B" w:rsidRDefault="00622EA7">
      <w:pPr>
        <w:rPr>
          <w:del w:id="4300" w:author="Red Army" w:date="2012-04-07T16:04:00Z"/>
          <w:rFonts w:eastAsiaTheme="minorHAnsi"/>
        </w:rPr>
        <w:pPrChange w:id="4301" w:author="Red Army" w:date="2012-04-09T22:39:00Z">
          <w:pPr>
            <w:ind w:left="1080"/>
            <w:jc w:val="both"/>
          </w:pPr>
        </w:pPrChange>
      </w:pPr>
      <w:del w:id="4302" w:author="Red Army" w:date="2012-04-07T16:04:00Z">
        <w:r w:rsidRPr="006B409E" w:rsidDel="0008299B">
          <w:rPr>
            <w:rFonts w:eastAsiaTheme="minorHAnsi"/>
          </w:rPr>
          <w:delText>Go to question detail page by clicking to question title hyperlink.</w:delText>
        </w:r>
        <w:bookmarkStart w:id="4303" w:name="_Toc321774842"/>
        <w:bookmarkStart w:id="4304" w:name="_Toc321775189"/>
        <w:bookmarkStart w:id="4305" w:name="_Toc321775536"/>
        <w:bookmarkStart w:id="4306" w:name="_Toc322200038"/>
        <w:bookmarkStart w:id="4307" w:name="_Toc322218806"/>
        <w:bookmarkStart w:id="4308" w:name="_Toc322219201"/>
        <w:bookmarkEnd w:id="4303"/>
        <w:bookmarkEnd w:id="4304"/>
        <w:bookmarkEnd w:id="4305"/>
        <w:bookmarkEnd w:id="4306"/>
        <w:bookmarkEnd w:id="4307"/>
        <w:bookmarkEnd w:id="4308"/>
      </w:del>
    </w:p>
    <w:p w14:paraId="4E529972" w14:textId="77777777" w:rsidR="00622EA7" w:rsidRPr="006B409E" w:rsidDel="0008299B" w:rsidRDefault="00622EA7">
      <w:pPr>
        <w:rPr>
          <w:del w:id="4309" w:author="Red Army" w:date="2012-04-07T16:04:00Z"/>
          <w:rFonts w:eastAsiaTheme="minorHAnsi"/>
          <w:rPrChange w:id="4310" w:author="Red Army" w:date="2012-04-09T22:39:00Z">
            <w:rPr>
              <w:del w:id="4311" w:author="Red Army" w:date="2012-04-07T16:04:00Z"/>
              <w:rFonts w:eastAsiaTheme="minorHAnsi"/>
              <w:b/>
            </w:rPr>
          </w:rPrChange>
        </w:rPr>
        <w:pPrChange w:id="4312" w:author="Red Army" w:date="2012-04-09T22:39:00Z">
          <w:pPr>
            <w:ind w:left="1080"/>
            <w:jc w:val="both"/>
          </w:pPr>
        </w:pPrChange>
      </w:pPr>
      <w:del w:id="4313" w:author="Red Army" w:date="2012-04-07T16:04:00Z">
        <w:r w:rsidRPr="006B409E" w:rsidDel="0008299B">
          <w:rPr>
            <w:rFonts w:eastAsiaTheme="minorHAnsi"/>
            <w:rPrChange w:id="4314" w:author="Red Army" w:date="2012-04-09T22:39:00Z">
              <w:rPr>
                <w:rFonts w:eastAsiaTheme="minorHAnsi"/>
                <w:b/>
              </w:rPr>
            </w:rPrChange>
          </w:rPr>
          <w:delText xml:space="preserve">Take notice that: </w:delText>
        </w:r>
        <w:bookmarkStart w:id="4315" w:name="_Toc321774843"/>
        <w:bookmarkStart w:id="4316" w:name="_Toc321775190"/>
        <w:bookmarkStart w:id="4317" w:name="_Toc321775537"/>
        <w:bookmarkStart w:id="4318" w:name="_Toc322200039"/>
        <w:bookmarkStart w:id="4319" w:name="_Toc322218807"/>
        <w:bookmarkStart w:id="4320" w:name="_Toc322219202"/>
        <w:bookmarkEnd w:id="4315"/>
        <w:bookmarkEnd w:id="4316"/>
        <w:bookmarkEnd w:id="4317"/>
        <w:bookmarkEnd w:id="4318"/>
        <w:bookmarkEnd w:id="4319"/>
        <w:bookmarkEnd w:id="4320"/>
      </w:del>
    </w:p>
    <w:p w14:paraId="51D57D82" w14:textId="77777777" w:rsidR="00622EA7" w:rsidRPr="006B409E" w:rsidDel="0008299B" w:rsidRDefault="00622EA7">
      <w:pPr>
        <w:rPr>
          <w:del w:id="4321" w:author="Red Army" w:date="2012-04-07T16:04:00Z"/>
          <w:rFonts w:eastAsiaTheme="minorHAnsi"/>
          <w:rPrChange w:id="4322" w:author="Red Army" w:date="2012-04-09T22:39:00Z">
            <w:rPr>
              <w:del w:id="4323" w:author="Red Army" w:date="2012-04-07T16:04:00Z"/>
              <w:rFonts w:eastAsiaTheme="minorHAnsi"/>
              <w:b/>
            </w:rPr>
          </w:rPrChange>
        </w:rPr>
        <w:pPrChange w:id="4324" w:author="Red Army" w:date="2012-04-09T22:39:00Z">
          <w:pPr>
            <w:numPr>
              <w:ilvl w:val="1"/>
              <w:numId w:val="41"/>
            </w:numPr>
            <w:ind w:left="1800" w:hanging="360"/>
            <w:contextualSpacing/>
            <w:jc w:val="both"/>
          </w:pPr>
        </w:pPrChange>
      </w:pPr>
      <w:del w:id="4325" w:author="Red Army" w:date="2012-04-07T16:04:00Z">
        <w:r w:rsidRPr="006B409E" w:rsidDel="0008299B">
          <w:rPr>
            <w:rFonts w:eastAsiaTheme="minorHAnsi"/>
            <w:rPrChange w:id="4326" w:author="Red Army" w:date="2012-04-09T22:39:00Z">
              <w:rPr>
                <w:rFonts w:eastAsiaTheme="minorHAnsi"/>
                <w:b/>
              </w:rPr>
            </w:rPrChange>
          </w:rPr>
          <w:delText xml:space="preserve">You can’t vote for your own question </w:delText>
        </w:r>
        <w:bookmarkStart w:id="4327" w:name="_Toc321774844"/>
        <w:bookmarkStart w:id="4328" w:name="_Toc321775191"/>
        <w:bookmarkStart w:id="4329" w:name="_Toc321775538"/>
        <w:bookmarkStart w:id="4330" w:name="_Toc322200040"/>
        <w:bookmarkStart w:id="4331" w:name="_Toc322218808"/>
        <w:bookmarkStart w:id="4332" w:name="_Toc322219203"/>
        <w:bookmarkEnd w:id="4327"/>
        <w:bookmarkEnd w:id="4328"/>
        <w:bookmarkEnd w:id="4329"/>
        <w:bookmarkEnd w:id="4330"/>
        <w:bookmarkEnd w:id="4331"/>
        <w:bookmarkEnd w:id="4332"/>
      </w:del>
    </w:p>
    <w:p w14:paraId="063CCEEE" w14:textId="77777777" w:rsidR="00622EA7" w:rsidRPr="006B409E" w:rsidDel="0008299B" w:rsidRDefault="00622EA7">
      <w:pPr>
        <w:rPr>
          <w:del w:id="4333" w:author="Red Army" w:date="2012-04-07T16:04:00Z"/>
          <w:rFonts w:eastAsiaTheme="minorHAnsi"/>
          <w:rPrChange w:id="4334" w:author="Red Army" w:date="2012-04-09T22:39:00Z">
            <w:rPr>
              <w:del w:id="4335" w:author="Red Army" w:date="2012-04-07T16:04:00Z"/>
              <w:rFonts w:eastAsiaTheme="minorHAnsi"/>
              <w:b/>
            </w:rPr>
          </w:rPrChange>
        </w:rPr>
        <w:pPrChange w:id="4336" w:author="Red Army" w:date="2012-04-09T22:39:00Z">
          <w:pPr>
            <w:numPr>
              <w:ilvl w:val="1"/>
              <w:numId w:val="41"/>
            </w:numPr>
            <w:ind w:left="1800" w:hanging="360"/>
            <w:contextualSpacing/>
            <w:jc w:val="both"/>
          </w:pPr>
        </w:pPrChange>
      </w:pPr>
      <w:del w:id="4337" w:author="Red Army" w:date="2012-04-07T16:04:00Z">
        <w:r w:rsidRPr="006B409E" w:rsidDel="0008299B">
          <w:rPr>
            <w:rFonts w:eastAsiaTheme="minorHAnsi"/>
            <w:rPrChange w:id="4338" w:author="Red Army" w:date="2012-04-09T22:39:00Z">
              <w:rPr>
                <w:rFonts w:eastAsiaTheme="minorHAnsi"/>
                <w:b/>
              </w:rPr>
            </w:rPrChange>
          </w:rPr>
          <w:delText>You must log in to be able to vote question, report question or post answer.</w:delText>
        </w:r>
        <w:bookmarkStart w:id="4339" w:name="_Toc321774845"/>
        <w:bookmarkStart w:id="4340" w:name="_Toc321775192"/>
        <w:bookmarkStart w:id="4341" w:name="_Toc321775539"/>
        <w:bookmarkStart w:id="4342" w:name="_Toc322200041"/>
        <w:bookmarkStart w:id="4343" w:name="_Toc322218809"/>
        <w:bookmarkStart w:id="4344" w:name="_Toc322219204"/>
        <w:bookmarkEnd w:id="4339"/>
        <w:bookmarkEnd w:id="4340"/>
        <w:bookmarkEnd w:id="4341"/>
        <w:bookmarkEnd w:id="4342"/>
        <w:bookmarkEnd w:id="4343"/>
        <w:bookmarkEnd w:id="4344"/>
      </w:del>
    </w:p>
    <w:p w14:paraId="65DB26BF" w14:textId="77777777" w:rsidR="00622EA7" w:rsidRPr="006B409E" w:rsidDel="0008299B" w:rsidRDefault="00622EA7">
      <w:pPr>
        <w:rPr>
          <w:del w:id="4345" w:author="Red Army" w:date="2012-04-07T16:04:00Z"/>
          <w:rFonts w:eastAsiaTheme="minorHAnsi"/>
          <w:rPrChange w:id="4346" w:author="Red Army" w:date="2012-04-09T22:39:00Z">
            <w:rPr>
              <w:del w:id="4347" w:author="Red Army" w:date="2012-04-07T16:04:00Z"/>
              <w:rFonts w:eastAsiaTheme="minorHAnsi"/>
              <w:b/>
            </w:rPr>
          </w:rPrChange>
        </w:rPr>
        <w:pPrChange w:id="4348" w:author="Red Army" w:date="2012-04-09T22:39:00Z">
          <w:pPr>
            <w:numPr>
              <w:ilvl w:val="1"/>
              <w:numId w:val="41"/>
            </w:numPr>
            <w:ind w:left="1800" w:hanging="360"/>
            <w:contextualSpacing/>
            <w:jc w:val="both"/>
          </w:pPr>
        </w:pPrChange>
      </w:pPr>
      <w:del w:id="4349" w:author="Red Army" w:date="2012-04-07T16:04:00Z">
        <w:r w:rsidRPr="006B409E" w:rsidDel="0008299B">
          <w:rPr>
            <w:rFonts w:eastAsiaTheme="minorHAnsi"/>
            <w:rPrChange w:id="4350" w:author="Red Army" w:date="2012-04-09T22:39:00Z">
              <w:rPr>
                <w:rFonts w:eastAsiaTheme="minorHAnsi"/>
                <w:b/>
              </w:rPr>
            </w:rPrChange>
          </w:rPr>
          <w:delText>You can only edit your own question</w:delText>
        </w:r>
        <w:bookmarkStart w:id="4351" w:name="_Toc321774846"/>
        <w:bookmarkStart w:id="4352" w:name="_Toc321775193"/>
        <w:bookmarkStart w:id="4353" w:name="_Toc321775540"/>
        <w:bookmarkStart w:id="4354" w:name="_Toc322200042"/>
        <w:bookmarkStart w:id="4355" w:name="_Toc322218810"/>
        <w:bookmarkStart w:id="4356" w:name="_Toc322219205"/>
        <w:bookmarkEnd w:id="4351"/>
        <w:bookmarkEnd w:id="4352"/>
        <w:bookmarkEnd w:id="4353"/>
        <w:bookmarkEnd w:id="4354"/>
        <w:bookmarkEnd w:id="4355"/>
        <w:bookmarkEnd w:id="4356"/>
      </w:del>
    </w:p>
    <w:p w14:paraId="236A669F" w14:textId="77777777" w:rsidR="00622EA7" w:rsidRPr="006B409E" w:rsidDel="0008299B" w:rsidRDefault="00622EA7">
      <w:pPr>
        <w:rPr>
          <w:del w:id="4357" w:author="Red Army" w:date="2012-04-07T16:04:00Z"/>
          <w:rFonts w:eastAsiaTheme="minorHAnsi"/>
        </w:rPr>
        <w:pPrChange w:id="4358" w:author="Red Army" w:date="2012-04-09T22:39:00Z">
          <w:pPr>
            <w:ind w:left="1080"/>
          </w:pPr>
        </w:pPrChange>
      </w:pPr>
      <w:del w:id="4359" w:author="Red Army" w:date="2012-04-07T16:04:00Z">
        <w:r w:rsidRPr="006B409E" w:rsidDel="0008299B">
          <w:rPr>
            <w:rFonts w:eastAsiaTheme="minorHAnsi"/>
          </w:rPr>
          <w:lastRenderedPageBreak/>
          <w:delText xml:space="preserve">                                     </w:delText>
        </w:r>
        <w:r w:rsidRPr="00441741" w:rsidDel="0008299B">
          <w:rPr>
            <w:noProof/>
            <w:lang w:eastAsia="ja-JP"/>
          </w:rPr>
          <w:drawing>
            <wp:inline distT="0" distB="0" distL="0" distR="0" wp14:anchorId="4CA33BE6" wp14:editId="2D3DC617">
              <wp:extent cx="5004135" cy="4080294"/>
              <wp:effectExtent l="190500" t="190500" r="196850" b="1873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75">
                        <a:extLst>
                          <a:ext uri="{28A0092B-C50C-407E-A947-70E740481C1C}">
                            <a14:useLocalDpi xmlns:a14="http://schemas.microsoft.com/office/drawing/2010/main" val="0"/>
                          </a:ext>
                        </a:extLst>
                      </a:blip>
                      <a:stretch>
                        <a:fillRect/>
                      </a:stretch>
                    </pic:blipFill>
                    <pic:spPr>
                      <a:xfrm>
                        <a:off x="0" y="0"/>
                        <a:ext cx="5006617" cy="4082318"/>
                      </a:xfrm>
                      <a:prstGeom prst="rect">
                        <a:avLst/>
                      </a:prstGeom>
                      <a:ln>
                        <a:noFill/>
                      </a:ln>
                      <a:effectLst>
                        <a:outerShdw blurRad="190500" algn="tl" rotWithShape="0">
                          <a:srgbClr val="000000">
                            <a:alpha val="70000"/>
                          </a:srgbClr>
                        </a:outerShdw>
                      </a:effectLst>
                    </pic:spPr>
                  </pic:pic>
                </a:graphicData>
              </a:graphic>
            </wp:inline>
          </w:drawing>
        </w:r>
        <w:bookmarkStart w:id="4360" w:name="_Toc321774847"/>
        <w:bookmarkStart w:id="4361" w:name="_Toc321775194"/>
        <w:bookmarkStart w:id="4362" w:name="_Toc321775541"/>
        <w:bookmarkStart w:id="4363" w:name="_Toc322200043"/>
        <w:bookmarkStart w:id="4364" w:name="_Toc322218811"/>
        <w:bookmarkStart w:id="4365" w:name="_Toc322219206"/>
        <w:bookmarkEnd w:id="4360"/>
        <w:bookmarkEnd w:id="4361"/>
        <w:bookmarkEnd w:id="4362"/>
        <w:bookmarkEnd w:id="4363"/>
        <w:bookmarkEnd w:id="4364"/>
        <w:bookmarkEnd w:id="4365"/>
      </w:del>
    </w:p>
    <w:p w14:paraId="43EFB78E" w14:textId="77777777" w:rsidR="00622EA7" w:rsidRPr="006B409E" w:rsidDel="0008299B" w:rsidRDefault="00622EA7">
      <w:pPr>
        <w:rPr>
          <w:del w:id="4366" w:author="Red Army" w:date="2012-04-07T16:04:00Z"/>
          <w:rFonts w:eastAsiaTheme="minorHAnsi"/>
        </w:rPr>
        <w:pPrChange w:id="4367" w:author="Red Army" w:date="2012-04-09T22:39:00Z">
          <w:pPr>
            <w:numPr>
              <w:numId w:val="41"/>
            </w:numPr>
            <w:tabs>
              <w:tab w:val="left" w:pos="1134"/>
            </w:tabs>
            <w:ind w:left="709" w:hanging="360"/>
            <w:contextualSpacing/>
            <w:jc w:val="both"/>
          </w:pPr>
        </w:pPrChange>
      </w:pPr>
      <w:del w:id="4368" w:author="Red Army" w:date="2012-04-07T16:04:00Z">
        <w:r w:rsidRPr="006B409E" w:rsidDel="0008299B">
          <w:rPr>
            <w:rFonts w:eastAsiaTheme="minorHAnsi"/>
          </w:rPr>
          <w:delText>You can Report question as spam by clicking to “Báo cáo vi phạm” button. You can input reason in pop-up before clicking to “Báo cáo” button (reason isn’t required)</w:delText>
        </w:r>
        <w:bookmarkStart w:id="4369" w:name="_Toc321774848"/>
        <w:bookmarkStart w:id="4370" w:name="_Toc321775195"/>
        <w:bookmarkStart w:id="4371" w:name="_Toc321775542"/>
        <w:bookmarkStart w:id="4372" w:name="_Toc322200044"/>
        <w:bookmarkStart w:id="4373" w:name="_Toc322218812"/>
        <w:bookmarkStart w:id="4374" w:name="_Toc322219207"/>
        <w:bookmarkEnd w:id="4369"/>
        <w:bookmarkEnd w:id="4370"/>
        <w:bookmarkEnd w:id="4371"/>
        <w:bookmarkEnd w:id="4372"/>
        <w:bookmarkEnd w:id="4373"/>
        <w:bookmarkEnd w:id="4374"/>
      </w:del>
    </w:p>
    <w:p w14:paraId="5E619B99" w14:textId="77777777" w:rsidR="00622EA7" w:rsidRPr="006B409E" w:rsidDel="0008299B" w:rsidRDefault="00622EA7">
      <w:pPr>
        <w:rPr>
          <w:del w:id="4375" w:author="Red Army" w:date="2012-04-07T16:04:00Z"/>
          <w:rFonts w:eastAsiaTheme="minorHAnsi"/>
        </w:rPr>
        <w:pPrChange w:id="4376" w:author="Red Army" w:date="2012-04-09T22:39:00Z">
          <w:pPr>
            <w:ind w:left="1080"/>
            <w:contextualSpacing/>
          </w:pPr>
        </w:pPrChange>
      </w:pPr>
      <w:del w:id="4377" w:author="Red Army" w:date="2012-04-07T16:04:00Z">
        <w:r w:rsidRPr="00441741" w:rsidDel="0008299B">
          <w:rPr>
            <w:noProof/>
            <w:lang w:eastAsia="ja-JP"/>
          </w:rPr>
          <w:drawing>
            <wp:inline distT="0" distB="0" distL="0" distR="0" wp14:anchorId="35E52A89" wp14:editId="339D9CDE">
              <wp:extent cx="4218317" cy="1529803"/>
              <wp:effectExtent l="190500" t="190500" r="182245" b="18478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76">
                        <a:extLst>
                          <a:ext uri="{28A0092B-C50C-407E-A947-70E740481C1C}">
                            <a14:useLocalDpi xmlns:a14="http://schemas.microsoft.com/office/drawing/2010/main" val="0"/>
                          </a:ext>
                        </a:extLst>
                      </a:blip>
                      <a:stretch>
                        <a:fillRect/>
                      </a:stretch>
                    </pic:blipFill>
                    <pic:spPr>
                      <a:xfrm>
                        <a:off x="0" y="0"/>
                        <a:ext cx="4219696" cy="1530303"/>
                      </a:xfrm>
                      <a:prstGeom prst="rect">
                        <a:avLst/>
                      </a:prstGeom>
                      <a:ln>
                        <a:noFill/>
                      </a:ln>
                      <a:effectLst>
                        <a:outerShdw blurRad="190500" algn="tl" rotWithShape="0">
                          <a:srgbClr val="000000">
                            <a:alpha val="70000"/>
                          </a:srgbClr>
                        </a:outerShdw>
                      </a:effectLst>
                    </pic:spPr>
                  </pic:pic>
                </a:graphicData>
              </a:graphic>
            </wp:inline>
          </w:drawing>
        </w:r>
        <w:bookmarkStart w:id="4378" w:name="_Toc321774849"/>
        <w:bookmarkStart w:id="4379" w:name="_Toc321775196"/>
        <w:bookmarkStart w:id="4380" w:name="_Toc321775543"/>
        <w:bookmarkStart w:id="4381" w:name="_Toc322200045"/>
        <w:bookmarkStart w:id="4382" w:name="_Toc322218813"/>
        <w:bookmarkStart w:id="4383" w:name="_Toc322219208"/>
        <w:bookmarkEnd w:id="4378"/>
        <w:bookmarkEnd w:id="4379"/>
        <w:bookmarkEnd w:id="4380"/>
        <w:bookmarkEnd w:id="4381"/>
        <w:bookmarkEnd w:id="4382"/>
        <w:bookmarkEnd w:id="4383"/>
      </w:del>
    </w:p>
    <w:p w14:paraId="619B34B1" w14:textId="77777777" w:rsidR="00622EA7" w:rsidRPr="006B409E" w:rsidDel="0008299B" w:rsidRDefault="00622EA7">
      <w:pPr>
        <w:rPr>
          <w:del w:id="4384" w:author="Red Army" w:date="2012-04-07T16:04:00Z"/>
          <w:rFonts w:eastAsiaTheme="minorHAnsi"/>
        </w:rPr>
        <w:pPrChange w:id="4385" w:author="Red Army" w:date="2012-04-09T22:39:00Z">
          <w:pPr>
            <w:numPr>
              <w:numId w:val="41"/>
            </w:numPr>
            <w:ind w:left="1080" w:hanging="360"/>
            <w:contextualSpacing/>
          </w:pPr>
        </w:pPrChange>
      </w:pPr>
      <w:del w:id="4386" w:author="Red Army" w:date="2012-04-07T16:04:00Z">
        <w:r w:rsidRPr="006B409E" w:rsidDel="0008299B">
          <w:rPr>
            <w:rFonts w:eastAsiaTheme="minorHAnsi"/>
          </w:rPr>
          <w:delText xml:space="preserve">The way to post answer, vote question, vote answer you can reference to post new comment at </w:delText>
        </w:r>
        <w:r w:rsidRPr="006B409E" w:rsidDel="0008299B">
          <w:rPr>
            <w:rFonts w:eastAsiaTheme="minorHAnsi"/>
            <w:rPrChange w:id="4387" w:author="Red Army" w:date="2012-04-09T22:39:00Z">
              <w:rPr>
                <w:rFonts w:eastAsiaTheme="minorHAnsi"/>
                <w:color w:val="0000FF"/>
                <w:u w:val="single"/>
              </w:rPr>
            </w:rPrChange>
          </w:rPr>
          <w:fldChar w:fldCharType="begin"/>
        </w:r>
        <w:r w:rsidRPr="006B409E" w:rsidDel="0008299B">
          <w:rPr>
            <w:rFonts w:eastAsiaTheme="minorHAnsi"/>
          </w:rPr>
          <w:delInstrText xml:space="preserve"> HYPERLINK \l "_View_place_details" </w:delInstrText>
        </w:r>
        <w:r w:rsidRPr="006B409E" w:rsidDel="0008299B">
          <w:rPr>
            <w:rFonts w:eastAsiaTheme="minorHAnsi"/>
            <w:rPrChange w:id="4388" w:author="Red Army" w:date="2012-04-09T22:39:00Z">
              <w:rPr>
                <w:rFonts w:eastAsiaTheme="minorHAnsi"/>
                <w:color w:val="0000FF"/>
                <w:u w:val="single"/>
              </w:rPr>
            </w:rPrChange>
          </w:rPr>
          <w:fldChar w:fldCharType="separate"/>
        </w:r>
        <w:r w:rsidRPr="006B409E" w:rsidDel="0008299B">
          <w:rPr>
            <w:rFonts w:eastAsiaTheme="minorHAnsi"/>
            <w:rPrChange w:id="4389" w:author="Red Army" w:date="2012-04-09T22:39:00Z">
              <w:rPr>
                <w:rFonts w:eastAsiaTheme="minorHAnsi"/>
                <w:color w:val="0000FF"/>
                <w:u w:val="single"/>
              </w:rPr>
            </w:rPrChange>
          </w:rPr>
          <w:delText>View place details</w:delText>
        </w:r>
        <w:r w:rsidRPr="006B409E" w:rsidDel="0008299B">
          <w:rPr>
            <w:rFonts w:eastAsiaTheme="minorHAnsi"/>
            <w:rPrChange w:id="4390" w:author="Red Army" w:date="2012-04-09T22:39:00Z">
              <w:rPr>
                <w:rFonts w:eastAsiaTheme="minorHAnsi"/>
                <w:color w:val="0000FF"/>
                <w:u w:val="single"/>
              </w:rPr>
            </w:rPrChange>
          </w:rPr>
          <w:fldChar w:fldCharType="end"/>
        </w:r>
        <w:bookmarkStart w:id="4391" w:name="_Toc321774850"/>
        <w:bookmarkStart w:id="4392" w:name="_Toc321775197"/>
        <w:bookmarkStart w:id="4393" w:name="_Toc321775544"/>
        <w:bookmarkStart w:id="4394" w:name="_Toc322200046"/>
        <w:bookmarkStart w:id="4395" w:name="_Toc322218814"/>
        <w:bookmarkStart w:id="4396" w:name="_Toc322219209"/>
        <w:bookmarkEnd w:id="4391"/>
        <w:bookmarkEnd w:id="4392"/>
        <w:bookmarkEnd w:id="4393"/>
        <w:bookmarkEnd w:id="4394"/>
        <w:bookmarkEnd w:id="4395"/>
        <w:bookmarkEnd w:id="4396"/>
      </w:del>
    </w:p>
    <w:p w14:paraId="1A414AA9" w14:textId="77777777" w:rsidR="00622EA7" w:rsidRPr="006B409E" w:rsidDel="0008299B" w:rsidRDefault="00622EA7">
      <w:pPr>
        <w:rPr>
          <w:del w:id="4397" w:author="Red Army" w:date="2012-04-07T16:04:00Z"/>
          <w:rFonts w:eastAsiaTheme="minorHAnsi"/>
          <w:rPrChange w:id="4398" w:author="Red Army" w:date="2012-04-09T22:39:00Z">
            <w:rPr>
              <w:del w:id="4399" w:author="Red Army" w:date="2012-04-07T16:04:00Z"/>
              <w:rFonts w:asciiTheme="majorHAnsi" w:eastAsiaTheme="majorEastAsia" w:hAnsiTheme="majorHAnsi" w:cstheme="majorBidi"/>
              <w:b/>
              <w:bCs/>
              <w:color w:val="4F81BD" w:themeColor="accent1"/>
            </w:rPr>
          </w:rPrChange>
        </w:rPr>
        <w:pPrChange w:id="4400" w:author="Red Army" w:date="2012-04-09T22:39:00Z">
          <w:pPr>
            <w:keepNext/>
            <w:keepLines/>
            <w:numPr>
              <w:ilvl w:val="1"/>
              <w:numId w:val="8"/>
            </w:numPr>
            <w:spacing w:before="200" w:after="0"/>
            <w:ind w:hanging="360"/>
            <w:outlineLvl w:val="2"/>
          </w:pPr>
        </w:pPrChange>
      </w:pPr>
      <w:del w:id="4401" w:author="Red Army" w:date="2012-04-07T16:04:00Z">
        <w:r w:rsidRPr="006B409E" w:rsidDel="0008299B">
          <w:rPr>
            <w:rFonts w:eastAsiaTheme="minorHAnsi"/>
            <w:rPrChange w:id="4402" w:author="Red Army" w:date="2012-04-09T22:39:00Z">
              <w:rPr>
                <w:rFonts w:asciiTheme="majorHAnsi" w:eastAsiaTheme="majorEastAsia" w:hAnsiTheme="majorHAnsi" w:cstheme="majorBidi"/>
                <w:b/>
                <w:bCs/>
                <w:color w:val="4F81BD" w:themeColor="accent1"/>
              </w:rPr>
            </w:rPrChange>
          </w:rPr>
          <w:delText>View other user’s profile</w:delText>
        </w:r>
        <w:bookmarkStart w:id="4403" w:name="_Toc321774851"/>
        <w:bookmarkStart w:id="4404" w:name="_Toc321775198"/>
        <w:bookmarkStart w:id="4405" w:name="_Toc321775545"/>
        <w:bookmarkStart w:id="4406" w:name="_Toc322200047"/>
        <w:bookmarkStart w:id="4407" w:name="_Toc322218815"/>
        <w:bookmarkStart w:id="4408" w:name="_Toc322219210"/>
        <w:bookmarkEnd w:id="4403"/>
        <w:bookmarkEnd w:id="4404"/>
        <w:bookmarkEnd w:id="4405"/>
        <w:bookmarkEnd w:id="4406"/>
        <w:bookmarkEnd w:id="4407"/>
        <w:bookmarkEnd w:id="4408"/>
      </w:del>
    </w:p>
    <w:p w14:paraId="55D9FF7F" w14:textId="77777777" w:rsidR="00622EA7" w:rsidRPr="006B409E" w:rsidDel="0008299B" w:rsidRDefault="00622EA7">
      <w:pPr>
        <w:rPr>
          <w:del w:id="4409" w:author="Red Army" w:date="2012-04-07T16:04:00Z"/>
          <w:rFonts w:eastAsiaTheme="minorHAnsi"/>
        </w:rPr>
        <w:pPrChange w:id="4410" w:author="Red Army" w:date="2012-04-09T22:39:00Z">
          <w:pPr>
            <w:jc w:val="both"/>
          </w:pPr>
        </w:pPrChange>
      </w:pPr>
      <w:del w:id="4411" w:author="Red Army" w:date="2012-04-07T16:04:00Z">
        <w:r w:rsidRPr="006B409E" w:rsidDel="0008299B">
          <w:rPr>
            <w:rFonts w:eastAsiaTheme="minorHAnsi"/>
          </w:rPr>
          <w:delText>To view a user profile, you need to click to that user name (displayed as hyperlink). Other user profile page includes some basic information such as: name, avatar, created date, user point, number of place created by this user, number of comment, question and answer posted by this user.</w:delText>
        </w:r>
        <w:bookmarkStart w:id="4412" w:name="_Toc321774852"/>
        <w:bookmarkStart w:id="4413" w:name="_Toc321775199"/>
        <w:bookmarkStart w:id="4414" w:name="_Toc321775546"/>
        <w:bookmarkStart w:id="4415" w:name="_Toc322200048"/>
        <w:bookmarkStart w:id="4416" w:name="_Toc322218816"/>
        <w:bookmarkStart w:id="4417" w:name="_Toc322219211"/>
        <w:bookmarkEnd w:id="4412"/>
        <w:bookmarkEnd w:id="4413"/>
        <w:bookmarkEnd w:id="4414"/>
        <w:bookmarkEnd w:id="4415"/>
        <w:bookmarkEnd w:id="4416"/>
        <w:bookmarkEnd w:id="4417"/>
      </w:del>
    </w:p>
    <w:p w14:paraId="272B9DA1" w14:textId="77777777" w:rsidR="00622EA7" w:rsidRPr="006B409E" w:rsidDel="0008299B" w:rsidRDefault="00622EA7">
      <w:pPr>
        <w:rPr>
          <w:del w:id="4418" w:author="Red Army" w:date="2012-04-07T16:04:00Z"/>
          <w:rFonts w:eastAsiaTheme="minorHAnsi"/>
        </w:rPr>
      </w:pPr>
      <w:del w:id="4419" w:author="Red Army" w:date="2012-04-07T16:04:00Z">
        <w:r w:rsidRPr="006B409E" w:rsidDel="0008299B">
          <w:rPr>
            <w:rFonts w:eastAsiaTheme="minorHAnsi"/>
          </w:rPr>
          <w:lastRenderedPageBreak/>
          <w:delText xml:space="preserve">                         </w:delText>
        </w:r>
        <w:r w:rsidRPr="00441741" w:rsidDel="0008299B">
          <w:rPr>
            <w:noProof/>
            <w:lang w:eastAsia="ja-JP"/>
          </w:rPr>
          <w:drawing>
            <wp:inline distT="0" distB="0" distL="0" distR="0" wp14:anchorId="4097B4FC" wp14:editId="1706F434">
              <wp:extent cx="4364966" cy="2358163"/>
              <wp:effectExtent l="190500" t="190500" r="188595" b="19494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77">
                        <a:extLst>
                          <a:ext uri="{28A0092B-C50C-407E-A947-70E740481C1C}">
                            <a14:useLocalDpi xmlns:a14="http://schemas.microsoft.com/office/drawing/2010/main" val="0"/>
                          </a:ext>
                        </a:extLst>
                      </a:blip>
                      <a:stretch>
                        <a:fillRect/>
                      </a:stretch>
                    </pic:blipFill>
                    <pic:spPr>
                      <a:xfrm>
                        <a:off x="0" y="0"/>
                        <a:ext cx="4369592" cy="2360662"/>
                      </a:xfrm>
                      <a:prstGeom prst="rect">
                        <a:avLst/>
                      </a:prstGeom>
                      <a:ln>
                        <a:noFill/>
                      </a:ln>
                      <a:effectLst>
                        <a:outerShdw blurRad="190500" algn="tl" rotWithShape="0">
                          <a:srgbClr val="000000">
                            <a:alpha val="70000"/>
                          </a:srgbClr>
                        </a:outerShdw>
                      </a:effectLst>
                    </pic:spPr>
                  </pic:pic>
                </a:graphicData>
              </a:graphic>
            </wp:inline>
          </w:drawing>
        </w:r>
        <w:bookmarkStart w:id="4420" w:name="_Toc321774853"/>
        <w:bookmarkStart w:id="4421" w:name="_Toc321775200"/>
        <w:bookmarkStart w:id="4422" w:name="_Toc321775547"/>
        <w:bookmarkStart w:id="4423" w:name="_Toc322200049"/>
        <w:bookmarkStart w:id="4424" w:name="_Toc322218817"/>
        <w:bookmarkStart w:id="4425" w:name="_Toc322219212"/>
        <w:bookmarkEnd w:id="4420"/>
        <w:bookmarkEnd w:id="4421"/>
        <w:bookmarkEnd w:id="4422"/>
        <w:bookmarkEnd w:id="4423"/>
        <w:bookmarkEnd w:id="4424"/>
        <w:bookmarkEnd w:id="4425"/>
      </w:del>
    </w:p>
    <w:p w14:paraId="4F4AF1F1" w14:textId="77777777" w:rsidR="00622EA7" w:rsidRPr="006B409E" w:rsidDel="0008299B" w:rsidRDefault="00622EA7">
      <w:pPr>
        <w:rPr>
          <w:del w:id="4426" w:author="Red Army" w:date="2012-04-07T16:04:00Z"/>
          <w:rFonts w:eastAsiaTheme="minorHAnsi"/>
          <w:rPrChange w:id="4427" w:author="Red Army" w:date="2012-04-09T22:39:00Z">
            <w:rPr>
              <w:del w:id="4428" w:author="Red Army" w:date="2012-04-07T16:04:00Z"/>
              <w:rFonts w:asciiTheme="majorHAnsi" w:eastAsiaTheme="majorEastAsia" w:hAnsiTheme="majorHAnsi" w:cstheme="majorBidi"/>
              <w:b/>
              <w:bCs/>
              <w:color w:val="4F81BD" w:themeColor="accent1"/>
              <w:sz w:val="26"/>
              <w:szCs w:val="26"/>
            </w:rPr>
          </w:rPrChange>
        </w:rPr>
        <w:pPrChange w:id="4429" w:author="Red Army" w:date="2012-04-09T22:39:00Z">
          <w:pPr>
            <w:keepNext/>
            <w:keepLines/>
            <w:numPr>
              <w:numId w:val="12"/>
            </w:numPr>
            <w:spacing w:before="200" w:after="0"/>
            <w:ind w:left="360" w:hanging="360"/>
            <w:outlineLvl w:val="1"/>
          </w:pPr>
        </w:pPrChange>
      </w:pPr>
      <w:del w:id="4430" w:author="Red Army" w:date="2012-04-07T16:03:00Z">
        <w:r w:rsidRPr="006B409E" w:rsidDel="0008299B">
          <w:rPr>
            <w:rFonts w:eastAsiaTheme="minorHAnsi"/>
            <w:rPrChange w:id="4431" w:author="Red Army" w:date="2012-04-09T22:39:00Z">
              <w:rPr>
                <w:rFonts w:asciiTheme="majorHAnsi" w:eastAsiaTheme="majorEastAsia" w:hAnsiTheme="majorHAnsi" w:cstheme="majorBidi"/>
                <w:b/>
                <w:bCs/>
                <w:color w:val="4F81BD" w:themeColor="accent1"/>
                <w:sz w:val="26"/>
                <w:szCs w:val="26"/>
              </w:rPr>
            </w:rPrChange>
          </w:rPr>
          <w:delText>Fo</w:delText>
        </w:r>
      </w:del>
      <w:del w:id="4432" w:author="Red Army" w:date="2012-04-07T16:04:00Z">
        <w:r w:rsidRPr="006B409E" w:rsidDel="0008299B">
          <w:rPr>
            <w:rFonts w:eastAsiaTheme="minorHAnsi"/>
            <w:rPrChange w:id="4433" w:author="Red Army" w:date="2012-04-09T22:39:00Z">
              <w:rPr>
                <w:rFonts w:asciiTheme="majorHAnsi" w:eastAsiaTheme="majorEastAsia" w:hAnsiTheme="majorHAnsi" w:cstheme="majorBidi"/>
                <w:b/>
                <w:bCs/>
                <w:color w:val="4F81BD" w:themeColor="accent1"/>
                <w:sz w:val="26"/>
                <w:szCs w:val="26"/>
              </w:rPr>
            </w:rPrChange>
          </w:rPr>
          <w:delText>rm Guide</w:delText>
        </w:r>
        <w:bookmarkStart w:id="4434" w:name="_Toc321774854"/>
        <w:bookmarkStart w:id="4435" w:name="_Toc321775201"/>
        <w:bookmarkStart w:id="4436" w:name="_Toc321775548"/>
        <w:bookmarkStart w:id="4437" w:name="_Toc322200050"/>
        <w:bookmarkStart w:id="4438" w:name="_Toc322218818"/>
        <w:bookmarkStart w:id="4439" w:name="_Toc322219213"/>
        <w:bookmarkEnd w:id="4434"/>
        <w:bookmarkEnd w:id="4435"/>
        <w:bookmarkEnd w:id="4436"/>
        <w:bookmarkEnd w:id="4437"/>
        <w:bookmarkEnd w:id="4438"/>
        <w:bookmarkEnd w:id="4439"/>
      </w:del>
    </w:p>
    <w:p w14:paraId="09309D32" w14:textId="77777777" w:rsidR="00622EA7" w:rsidRPr="006B409E" w:rsidDel="0008299B" w:rsidRDefault="00622EA7">
      <w:pPr>
        <w:rPr>
          <w:del w:id="4440" w:author="Red Army" w:date="2012-04-07T16:04:00Z"/>
          <w:rFonts w:eastAsiaTheme="minorHAnsi"/>
          <w:rPrChange w:id="4441" w:author="Red Army" w:date="2012-04-09T22:39:00Z">
            <w:rPr>
              <w:del w:id="4442" w:author="Red Army" w:date="2012-04-07T16:04:00Z"/>
              <w:rFonts w:asciiTheme="majorHAnsi" w:eastAsiaTheme="majorEastAsia" w:hAnsiTheme="majorHAnsi" w:cstheme="majorBidi"/>
              <w:b/>
              <w:bCs/>
              <w:vanish/>
              <w:color w:val="4F81BD" w:themeColor="accent1"/>
            </w:rPr>
          </w:rPrChange>
        </w:rPr>
        <w:pPrChange w:id="4443" w:author="Red Army" w:date="2012-04-09T22:39:00Z">
          <w:pPr>
            <w:keepNext/>
            <w:keepLines/>
            <w:numPr>
              <w:numId w:val="36"/>
            </w:numPr>
            <w:spacing w:before="200" w:after="0"/>
            <w:ind w:hanging="360"/>
            <w:outlineLvl w:val="2"/>
          </w:pPr>
        </w:pPrChange>
      </w:pPr>
      <w:bookmarkStart w:id="4444" w:name="_Toc288822390"/>
      <w:bookmarkStart w:id="4445" w:name="_Toc290069562"/>
      <w:bookmarkStart w:id="4446" w:name="_Toc290074164"/>
      <w:bookmarkStart w:id="4447" w:name="_Toc290076159"/>
      <w:bookmarkStart w:id="4448" w:name="_Toc290076644"/>
      <w:bookmarkStart w:id="4449" w:name="_Toc290140149"/>
      <w:bookmarkStart w:id="4450" w:name="_Toc290159653"/>
      <w:bookmarkStart w:id="4451" w:name="_Toc290217706"/>
      <w:bookmarkStart w:id="4452" w:name="_Toc290231631"/>
      <w:bookmarkStart w:id="4453" w:name="_Toc290231667"/>
      <w:bookmarkStart w:id="4454" w:name="_Toc290232837"/>
      <w:bookmarkStart w:id="4455" w:name="_Toc290911099"/>
      <w:bookmarkStart w:id="4456" w:name="_Toc321774855"/>
      <w:bookmarkStart w:id="4457" w:name="_Toc321775202"/>
      <w:bookmarkStart w:id="4458" w:name="_Toc321775549"/>
      <w:bookmarkStart w:id="4459" w:name="_Toc322200051"/>
      <w:bookmarkStart w:id="4460" w:name="_Toc322218819"/>
      <w:bookmarkStart w:id="4461" w:name="_Toc322219214"/>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p>
    <w:p w14:paraId="290B3732" w14:textId="77777777" w:rsidR="00622EA7" w:rsidRPr="006B409E" w:rsidDel="0008299B" w:rsidRDefault="00622EA7">
      <w:pPr>
        <w:rPr>
          <w:del w:id="4462" w:author="Red Army" w:date="2012-04-07T16:04:00Z"/>
          <w:rFonts w:eastAsiaTheme="minorHAnsi"/>
          <w:rPrChange w:id="4463" w:author="Red Army" w:date="2012-04-09T22:39:00Z">
            <w:rPr>
              <w:del w:id="4464" w:author="Red Army" w:date="2012-04-07T16:04:00Z"/>
              <w:rFonts w:asciiTheme="majorHAnsi" w:eastAsiaTheme="majorEastAsia" w:hAnsiTheme="majorHAnsi" w:cstheme="majorBidi"/>
              <w:b/>
              <w:bCs/>
              <w:vanish/>
              <w:color w:val="4F81BD" w:themeColor="accent1"/>
            </w:rPr>
          </w:rPrChange>
        </w:rPr>
        <w:pPrChange w:id="4465" w:author="Red Army" w:date="2012-04-09T22:39:00Z">
          <w:pPr>
            <w:keepNext/>
            <w:keepLines/>
            <w:numPr>
              <w:numId w:val="36"/>
            </w:numPr>
            <w:spacing w:before="200" w:after="0"/>
            <w:ind w:hanging="360"/>
            <w:outlineLvl w:val="2"/>
          </w:pPr>
        </w:pPrChange>
      </w:pPr>
      <w:bookmarkStart w:id="4466" w:name="_Toc288822391"/>
      <w:bookmarkStart w:id="4467" w:name="_Toc290069563"/>
      <w:bookmarkStart w:id="4468" w:name="_Toc290074165"/>
      <w:bookmarkStart w:id="4469" w:name="_Toc290076160"/>
      <w:bookmarkStart w:id="4470" w:name="_Toc290076645"/>
      <w:bookmarkStart w:id="4471" w:name="_Toc290140150"/>
      <w:bookmarkStart w:id="4472" w:name="_Toc290159654"/>
      <w:bookmarkStart w:id="4473" w:name="_Toc290217707"/>
      <w:bookmarkStart w:id="4474" w:name="_Toc290231632"/>
      <w:bookmarkStart w:id="4475" w:name="_Toc290231668"/>
      <w:bookmarkStart w:id="4476" w:name="_Toc290232838"/>
      <w:bookmarkStart w:id="4477" w:name="_Toc290911100"/>
      <w:bookmarkStart w:id="4478" w:name="_Toc321774856"/>
      <w:bookmarkStart w:id="4479" w:name="_Toc321775203"/>
      <w:bookmarkStart w:id="4480" w:name="_Toc321775550"/>
      <w:bookmarkStart w:id="4481" w:name="_Toc322200052"/>
      <w:bookmarkStart w:id="4482" w:name="_Toc322218820"/>
      <w:bookmarkStart w:id="4483" w:name="_Toc32221921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p>
    <w:p w14:paraId="2E513D33" w14:textId="77777777" w:rsidR="00622EA7" w:rsidRPr="006B409E" w:rsidDel="0008299B" w:rsidRDefault="00622EA7">
      <w:pPr>
        <w:rPr>
          <w:del w:id="4484" w:author="Red Army" w:date="2012-04-07T16:04:00Z"/>
          <w:rFonts w:eastAsiaTheme="minorHAnsi"/>
          <w:rPrChange w:id="4485" w:author="Red Army" w:date="2012-04-09T22:39:00Z">
            <w:rPr>
              <w:del w:id="4486" w:author="Red Army" w:date="2012-04-07T16:04:00Z"/>
              <w:rFonts w:asciiTheme="majorHAnsi" w:eastAsiaTheme="majorEastAsia" w:hAnsiTheme="majorHAnsi" w:cstheme="majorBidi"/>
              <w:b/>
              <w:bCs/>
              <w:color w:val="4F81BD" w:themeColor="accent1"/>
            </w:rPr>
          </w:rPrChange>
        </w:rPr>
        <w:pPrChange w:id="4487" w:author="Red Army" w:date="2012-04-09T22:39:00Z">
          <w:pPr>
            <w:keepNext/>
            <w:keepLines/>
            <w:numPr>
              <w:ilvl w:val="1"/>
              <w:numId w:val="36"/>
            </w:numPr>
            <w:spacing w:before="200" w:after="0"/>
            <w:ind w:hanging="360"/>
            <w:outlineLvl w:val="2"/>
          </w:pPr>
        </w:pPrChange>
      </w:pPr>
      <w:del w:id="4488" w:author="Red Army" w:date="2012-04-07T16:03:00Z">
        <w:r w:rsidRPr="006B409E" w:rsidDel="0008299B">
          <w:rPr>
            <w:rFonts w:eastAsiaTheme="minorHAnsi"/>
            <w:rPrChange w:id="4489" w:author="Red Army" w:date="2012-04-09T22:39:00Z">
              <w:rPr>
                <w:rFonts w:asciiTheme="majorHAnsi" w:eastAsiaTheme="majorEastAsia" w:hAnsiTheme="majorHAnsi" w:cstheme="majorBidi"/>
                <w:b/>
                <w:bCs/>
                <w:color w:val="4F81BD" w:themeColor="accent1"/>
              </w:rPr>
            </w:rPrChange>
          </w:rPr>
          <w:delText>R</w:delText>
        </w:r>
      </w:del>
      <w:del w:id="4490" w:author="Red Army" w:date="2012-04-07T16:04:00Z">
        <w:r w:rsidRPr="006B409E" w:rsidDel="0008299B">
          <w:rPr>
            <w:rFonts w:eastAsiaTheme="minorHAnsi"/>
            <w:rPrChange w:id="4491" w:author="Red Army" w:date="2012-04-09T22:39:00Z">
              <w:rPr>
                <w:rFonts w:asciiTheme="majorHAnsi" w:eastAsiaTheme="majorEastAsia" w:hAnsiTheme="majorHAnsi" w:cstheme="majorBidi"/>
                <w:b/>
                <w:bCs/>
                <w:color w:val="4F81BD" w:themeColor="accent1"/>
              </w:rPr>
            </w:rPrChange>
          </w:rPr>
          <w:delText>egister a new PSN account and Activation</w:delText>
        </w:r>
        <w:bookmarkStart w:id="4492" w:name="_Toc321774857"/>
        <w:bookmarkStart w:id="4493" w:name="_Toc321775204"/>
        <w:bookmarkStart w:id="4494" w:name="_Toc321775551"/>
        <w:bookmarkStart w:id="4495" w:name="_Toc322200053"/>
        <w:bookmarkStart w:id="4496" w:name="_Toc322218821"/>
        <w:bookmarkStart w:id="4497" w:name="_Toc322219216"/>
        <w:bookmarkEnd w:id="4492"/>
        <w:bookmarkEnd w:id="4493"/>
        <w:bookmarkEnd w:id="4494"/>
        <w:bookmarkEnd w:id="4495"/>
        <w:bookmarkEnd w:id="4496"/>
        <w:bookmarkEnd w:id="4497"/>
      </w:del>
    </w:p>
    <w:p w14:paraId="7DA5A4AA" w14:textId="77777777" w:rsidR="00622EA7" w:rsidRPr="006B409E" w:rsidDel="0008299B" w:rsidRDefault="00622EA7">
      <w:pPr>
        <w:rPr>
          <w:del w:id="4498" w:author="Red Army" w:date="2012-04-07T16:04:00Z"/>
          <w:rFonts w:eastAsiaTheme="minorHAnsi"/>
        </w:rPr>
      </w:pPr>
      <w:del w:id="4499" w:author="Red Army" w:date="2012-04-07T16:04:00Z">
        <w:r w:rsidRPr="006B409E" w:rsidDel="0008299B">
          <w:rPr>
            <w:rFonts w:eastAsiaTheme="minorHAnsi"/>
          </w:rPr>
          <w:delText>To be able to access all functions for users on our system, you should register an account or using your Google account or Yahoo account.</w:delText>
        </w:r>
        <w:bookmarkStart w:id="4500" w:name="_Toc321774858"/>
        <w:bookmarkStart w:id="4501" w:name="_Toc321775205"/>
        <w:bookmarkStart w:id="4502" w:name="_Toc321775552"/>
        <w:bookmarkStart w:id="4503" w:name="_Toc322200054"/>
        <w:bookmarkStart w:id="4504" w:name="_Toc322218822"/>
        <w:bookmarkStart w:id="4505" w:name="_Toc322219217"/>
        <w:bookmarkEnd w:id="4500"/>
        <w:bookmarkEnd w:id="4501"/>
        <w:bookmarkEnd w:id="4502"/>
        <w:bookmarkEnd w:id="4503"/>
        <w:bookmarkEnd w:id="4504"/>
        <w:bookmarkEnd w:id="4505"/>
      </w:del>
    </w:p>
    <w:p w14:paraId="56AB177A" w14:textId="77777777" w:rsidR="00622EA7" w:rsidRPr="006B409E" w:rsidDel="0008299B" w:rsidRDefault="00622EA7">
      <w:pPr>
        <w:rPr>
          <w:del w:id="4506" w:author="Red Army" w:date="2012-04-07T16:04:00Z"/>
          <w:rFonts w:eastAsiaTheme="minorHAnsi"/>
        </w:rPr>
        <w:pPrChange w:id="4507" w:author="Red Army" w:date="2012-04-09T22:39:00Z">
          <w:pPr>
            <w:ind w:firstLine="720"/>
          </w:pPr>
        </w:pPrChange>
      </w:pPr>
      <w:del w:id="4508" w:author="Red Army" w:date="2012-04-07T16:04:00Z">
        <w:r w:rsidRPr="006B409E" w:rsidDel="0008299B">
          <w:rPr>
            <w:rFonts w:eastAsiaTheme="minorHAnsi"/>
          </w:rPr>
          <w:delText>Registering a PSN account can be done by following steps:</w:delText>
        </w:r>
        <w:bookmarkStart w:id="4509" w:name="_Toc321774859"/>
        <w:bookmarkStart w:id="4510" w:name="_Toc321775206"/>
        <w:bookmarkStart w:id="4511" w:name="_Toc321775553"/>
        <w:bookmarkStart w:id="4512" w:name="_Toc322200055"/>
        <w:bookmarkStart w:id="4513" w:name="_Toc322218823"/>
        <w:bookmarkStart w:id="4514" w:name="_Toc322219218"/>
        <w:bookmarkEnd w:id="4509"/>
        <w:bookmarkEnd w:id="4510"/>
        <w:bookmarkEnd w:id="4511"/>
        <w:bookmarkEnd w:id="4512"/>
        <w:bookmarkEnd w:id="4513"/>
        <w:bookmarkEnd w:id="4514"/>
      </w:del>
    </w:p>
    <w:p w14:paraId="7CB0779C" w14:textId="77777777" w:rsidR="00622EA7" w:rsidRPr="006B409E" w:rsidDel="0008299B" w:rsidRDefault="00622EA7">
      <w:pPr>
        <w:rPr>
          <w:del w:id="4515" w:author="Red Army" w:date="2012-04-07T16:04:00Z"/>
          <w:rFonts w:eastAsiaTheme="minorHAnsi"/>
        </w:rPr>
        <w:pPrChange w:id="4516" w:author="Red Army" w:date="2012-04-09T22:39:00Z">
          <w:pPr>
            <w:numPr>
              <w:numId w:val="41"/>
            </w:numPr>
            <w:ind w:left="1080" w:hanging="360"/>
            <w:contextualSpacing/>
          </w:pPr>
        </w:pPrChange>
      </w:pPr>
      <w:del w:id="4517" w:author="Red Army" w:date="2012-04-07T16:04:00Z">
        <w:r w:rsidRPr="006B409E" w:rsidDel="0008299B">
          <w:rPr>
            <w:rFonts w:eastAsiaTheme="minorHAnsi"/>
          </w:rPr>
          <w:delText xml:space="preserve">Click to “Đăng kí” button on register panel on the top right corner of the website. This panel is always visible for everyone at every page. </w:delText>
        </w:r>
        <w:bookmarkStart w:id="4518" w:name="_Toc321774860"/>
        <w:bookmarkStart w:id="4519" w:name="_Toc321775207"/>
        <w:bookmarkStart w:id="4520" w:name="_Toc321775554"/>
        <w:bookmarkStart w:id="4521" w:name="_Toc322200056"/>
        <w:bookmarkStart w:id="4522" w:name="_Toc322218824"/>
        <w:bookmarkStart w:id="4523" w:name="_Toc322219219"/>
        <w:bookmarkEnd w:id="4518"/>
        <w:bookmarkEnd w:id="4519"/>
        <w:bookmarkEnd w:id="4520"/>
        <w:bookmarkEnd w:id="4521"/>
        <w:bookmarkEnd w:id="4522"/>
        <w:bookmarkEnd w:id="4523"/>
      </w:del>
    </w:p>
    <w:p w14:paraId="18E9A924" w14:textId="77777777" w:rsidR="00622EA7" w:rsidRPr="006B409E" w:rsidDel="0008299B" w:rsidRDefault="00622EA7">
      <w:pPr>
        <w:rPr>
          <w:del w:id="4524" w:author="Red Army" w:date="2012-04-07T16:04:00Z"/>
          <w:rFonts w:eastAsiaTheme="minorHAnsi"/>
        </w:rPr>
        <w:pPrChange w:id="4525" w:author="Red Army" w:date="2012-04-09T22:39:00Z">
          <w:pPr>
            <w:ind w:left="1080"/>
            <w:contextualSpacing/>
          </w:pPr>
        </w:pPrChange>
      </w:pPr>
      <w:del w:id="4526" w:author="Red Army" w:date="2012-04-07T16:04:00Z">
        <w:r w:rsidRPr="00441741" w:rsidDel="0008299B">
          <w:rPr>
            <w:noProof/>
            <w:lang w:eastAsia="ja-JP"/>
          </w:rPr>
          <w:drawing>
            <wp:inline distT="0" distB="0" distL="0" distR="0" wp14:anchorId="00D31B67" wp14:editId="3DCEEDD9">
              <wp:extent cx="3467735" cy="310515"/>
              <wp:effectExtent l="190500" t="190500" r="189865" b="184785"/>
              <wp:docPr id="148" name="Picture 148" descr="C:\Users\iLucas\Desktop\reg 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ucas\Desktop\reg panel.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67735" cy="310515"/>
                      </a:xfrm>
                      <a:prstGeom prst="rect">
                        <a:avLst/>
                      </a:prstGeom>
                      <a:ln>
                        <a:noFill/>
                      </a:ln>
                      <a:effectLst>
                        <a:outerShdw blurRad="190500" algn="tl" rotWithShape="0">
                          <a:srgbClr val="000000">
                            <a:alpha val="70000"/>
                          </a:srgbClr>
                        </a:outerShdw>
                      </a:effectLst>
                    </pic:spPr>
                  </pic:pic>
                </a:graphicData>
              </a:graphic>
            </wp:inline>
          </w:drawing>
        </w:r>
        <w:bookmarkStart w:id="4527" w:name="_Toc321774861"/>
        <w:bookmarkStart w:id="4528" w:name="_Toc321775208"/>
        <w:bookmarkStart w:id="4529" w:name="_Toc321775555"/>
        <w:bookmarkStart w:id="4530" w:name="_Toc322200057"/>
        <w:bookmarkStart w:id="4531" w:name="_Toc322218825"/>
        <w:bookmarkStart w:id="4532" w:name="_Toc322219220"/>
        <w:bookmarkEnd w:id="4527"/>
        <w:bookmarkEnd w:id="4528"/>
        <w:bookmarkEnd w:id="4529"/>
        <w:bookmarkEnd w:id="4530"/>
        <w:bookmarkEnd w:id="4531"/>
        <w:bookmarkEnd w:id="4532"/>
      </w:del>
    </w:p>
    <w:p w14:paraId="570A7B28" w14:textId="77777777" w:rsidR="00622EA7" w:rsidRPr="006B409E" w:rsidDel="0008299B" w:rsidRDefault="00622EA7">
      <w:pPr>
        <w:rPr>
          <w:del w:id="4533" w:author="Red Army" w:date="2012-04-07T16:04:00Z"/>
          <w:rFonts w:eastAsiaTheme="minorHAnsi"/>
        </w:rPr>
        <w:pPrChange w:id="4534" w:author="Red Army" w:date="2012-04-09T22:39:00Z">
          <w:pPr>
            <w:numPr>
              <w:numId w:val="41"/>
            </w:numPr>
            <w:ind w:left="1080" w:hanging="360"/>
            <w:contextualSpacing/>
          </w:pPr>
        </w:pPrChange>
      </w:pPr>
      <w:del w:id="4535" w:author="Red Army" w:date="2012-04-07T16:04:00Z">
        <w:r w:rsidRPr="006B409E" w:rsidDel="0008299B">
          <w:rPr>
            <w:rFonts w:eastAsiaTheme="minorHAnsi"/>
          </w:rPr>
          <w:delText>You will be redirected to register page with register form:</w:delText>
        </w:r>
        <w:bookmarkStart w:id="4536" w:name="_Toc321774862"/>
        <w:bookmarkStart w:id="4537" w:name="_Toc321775209"/>
        <w:bookmarkStart w:id="4538" w:name="_Toc321775556"/>
        <w:bookmarkStart w:id="4539" w:name="_Toc322200058"/>
        <w:bookmarkStart w:id="4540" w:name="_Toc322218826"/>
        <w:bookmarkStart w:id="4541" w:name="_Toc322219221"/>
        <w:bookmarkEnd w:id="4536"/>
        <w:bookmarkEnd w:id="4537"/>
        <w:bookmarkEnd w:id="4538"/>
        <w:bookmarkEnd w:id="4539"/>
        <w:bookmarkEnd w:id="4540"/>
        <w:bookmarkEnd w:id="4541"/>
      </w:del>
    </w:p>
    <w:p w14:paraId="48238665" w14:textId="77777777" w:rsidR="00622EA7" w:rsidRPr="006B409E" w:rsidDel="0008299B" w:rsidRDefault="00622EA7">
      <w:pPr>
        <w:rPr>
          <w:del w:id="4542" w:author="Red Army" w:date="2012-04-07T16:04:00Z"/>
          <w:rFonts w:eastAsiaTheme="minorHAnsi"/>
        </w:rPr>
        <w:pPrChange w:id="4543" w:author="Red Army" w:date="2012-04-09T22:39:00Z">
          <w:pPr>
            <w:ind w:left="1080"/>
            <w:contextualSpacing/>
          </w:pPr>
        </w:pPrChange>
      </w:pPr>
      <w:del w:id="4544" w:author="Red Army" w:date="2012-04-07T16:04:00Z">
        <w:r w:rsidRPr="00441741" w:rsidDel="0008299B">
          <w:rPr>
            <w:noProof/>
            <w:lang w:eastAsia="ja-JP"/>
          </w:rPr>
          <w:lastRenderedPageBreak/>
          <w:drawing>
            <wp:inline distT="0" distB="0" distL="0" distR="0" wp14:anchorId="468776D9" wp14:editId="55E7400B">
              <wp:extent cx="4879447" cy="2838091"/>
              <wp:effectExtent l="190500" t="190500" r="187960" b="19113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80447" cy="2838672"/>
                      </a:xfrm>
                      <a:prstGeom prst="rect">
                        <a:avLst/>
                      </a:prstGeom>
                      <a:ln>
                        <a:noFill/>
                      </a:ln>
                      <a:effectLst>
                        <a:outerShdw blurRad="190500" algn="tl" rotWithShape="0">
                          <a:srgbClr val="000000">
                            <a:alpha val="70000"/>
                          </a:srgbClr>
                        </a:outerShdw>
                      </a:effectLst>
                    </pic:spPr>
                  </pic:pic>
                </a:graphicData>
              </a:graphic>
            </wp:inline>
          </w:drawing>
        </w:r>
        <w:bookmarkStart w:id="4545" w:name="_Toc321774863"/>
        <w:bookmarkStart w:id="4546" w:name="_Toc321775210"/>
        <w:bookmarkStart w:id="4547" w:name="_Toc321775557"/>
        <w:bookmarkStart w:id="4548" w:name="_Toc322200059"/>
        <w:bookmarkStart w:id="4549" w:name="_Toc322218827"/>
        <w:bookmarkStart w:id="4550" w:name="_Toc322219222"/>
        <w:bookmarkEnd w:id="4545"/>
        <w:bookmarkEnd w:id="4546"/>
        <w:bookmarkEnd w:id="4547"/>
        <w:bookmarkEnd w:id="4548"/>
        <w:bookmarkEnd w:id="4549"/>
        <w:bookmarkEnd w:id="4550"/>
      </w:del>
    </w:p>
    <w:p w14:paraId="15E7BADE" w14:textId="77777777" w:rsidR="00622EA7" w:rsidRPr="006B409E" w:rsidDel="0008299B" w:rsidRDefault="00622EA7">
      <w:pPr>
        <w:rPr>
          <w:del w:id="4551" w:author="Red Army" w:date="2012-04-07T16:04:00Z"/>
          <w:rFonts w:eastAsiaTheme="minorHAnsi"/>
        </w:rPr>
        <w:pPrChange w:id="4552" w:author="Red Army" w:date="2012-04-09T22:39:00Z">
          <w:pPr>
            <w:numPr>
              <w:numId w:val="41"/>
            </w:numPr>
            <w:ind w:left="1080" w:hanging="360"/>
            <w:contextualSpacing/>
          </w:pPr>
        </w:pPrChange>
      </w:pPr>
      <w:del w:id="4553" w:author="Red Army" w:date="2012-04-07T16:04:00Z">
        <w:r w:rsidRPr="006B409E" w:rsidDel="0008299B">
          <w:rPr>
            <w:rFonts w:eastAsiaTheme="minorHAnsi"/>
          </w:rPr>
          <w:delText>Enter your valid email. Each email can only be used for registering once. Your mail must be valid in order to get activation email from our system.</w:delText>
        </w:r>
        <w:bookmarkStart w:id="4554" w:name="_Toc321774864"/>
        <w:bookmarkStart w:id="4555" w:name="_Toc321775211"/>
        <w:bookmarkStart w:id="4556" w:name="_Toc321775558"/>
        <w:bookmarkStart w:id="4557" w:name="_Toc322200060"/>
        <w:bookmarkStart w:id="4558" w:name="_Toc322218828"/>
        <w:bookmarkStart w:id="4559" w:name="_Toc322219223"/>
        <w:bookmarkEnd w:id="4554"/>
        <w:bookmarkEnd w:id="4555"/>
        <w:bookmarkEnd w:id="4556"/>
        <w:bookmarkEnd w:id="4557"/>
        <w:bookmarkEnd w:id="4558"/>
        <w:bookmarkEnd w:id="4559"/>
      </w:del>
    </w:p>
    <w:p w14:paraId="75F898E2" w14:textId="77777777" w:rsidR="00622EA7" w:rsidRPr="006B409E" w:rsidDel="0008299B" w:rsidRDefault="00622EA7">
      <w:pPr>
        <w:rPr>
          <w:del w:id="4560" w:author="Red Army" w:date="2012-04-07T16:04:00Z"/>
          <w:rFonts w:eastAsiaTheme="minorHAnsi"/>
        </w:rPr>
        <w:pPrChange w:id="4561" w:author="Red Army" w:date="2012-04-09T22:39:00Z">
          <w:pPr>
            <w:numPr>
              <w:numId w:val="41"/>
            </w:numPr>
            <w:ind w:left="1080" w:hanging="360"/>
            <w:contextualSpacing/>
          </w:pPr>
        </w:pPrChange>
      </w:pPr>
      <w:del w:id="4562" w:author="Red Army" w:date="2012-04-07T16:04:00Z">
        <w:r w:rsidRPr="006B409E" w:rsidDel="0008299B">
          <w:rPr>
            <w:rFonts w:eastAsiaTheme="minorHAnsi"/>
          </w:rPr>
          <w:delText>Enter your password and re-enter it again. 2 passwords must be matched</w:delText>
        </w:r>
        <w:bookmarkStart w:id="4563" w:name="_Toc321774865"/>
        <w:bookmarkStart w:id="4564" w:name="_Toc321775212"/>
        <w:bookmarkStart w:id="4565" w:name="_Toc321775559"/>
        <w:bookmarkStart w:id="4566" w:name="_Toc322200061"/>
        <w:bookmarkStart w:id="4567" w:name="_Toc322218829"/>
        <w:bookmarkStart w:id="4568" w:name="_Toc322219224"/>
        <w:bookmarkEnd w:id="4563"/>
        <w:bookmarkEnd w:id="4564"/>
        <w:bookmarkEnd w:id="4565"/>
        <w:bookmarkEnd w:id="4566"/>
        <w:bookmarkEnd w:id="4567"/>
        <w:bookmarkEnd w:id="4568"/>
      </w:del>
    </w:p>
    <w:p w14:paraId="5D0E05D1" w14:textId="77777777" w:rsidR="00622EA7" w:rsidRPr="006B409E" w:rsidDel="0008299B" w:rsidRDefault="00622EA7">
      <w:pPr>
        <w:rPr>
          <w:del w:id="4569" w:author="Red Army" w:date="2012-04-07T16:04:00Z"/>
          <w:rFonts w:eastAsiaTheme="minorHAnsi"/>
        </w:rPr>
        <w:pPrChange w:id="4570" w:author="Red Army" w:date="2012-04-09T22:39:00Z">
          <w:pPr>
            <w:numPr>
              <w:numId w:val="41"/>
            </w:numPr>
            <w:ind w:left="1080" w:hanging="360"/>
            <w:contextualSpacing/>
          </w:pPr>
        </w:pPrChange>
      </w:pPr>
      <w:del w:id="4571" w:author="Red Army" w:date="2012-04-07T16:04:00Z">
        <w:r w:rsidRPr="006B409E" w:rsidDel="0008299B">
          <w:rPr>
            <w:rFonts w:eastAsiaTheme="minorHAnsi"/>
          </w:rPr>
          <w:delText>Enter your desired display user name. If you leave this text box blank, your display user name will be generated from your email address.</w:delText>
        </w:r>
        <w:bookmarkStart w:id="4572" w:name="_Toc321774866"/>
        <w:bookmarkStart w:id="4573" w:name="_Toc321775213"/>
        <w:bookmarkStart w:id="4574" w:name="_Toc321775560"/>
        <w:bookmarkStart w:id="4575" w:name="_Toc322200062"/>
        <w:bookmarkStart w:id="4576" w:name="_Toc322218830"/>
        <w:bookmarkStart w:id="4577" w:name="_Toc322219225"/>
        <w:bookmarkEnd w:id="4572"/>
        <w:bookmarkEnd w:id="4573"/>
        <w:bookmarkEnd w:id="4574"/>
        <w:bookmarkEnd w:id="4575"/>
        <w:bookmarkEnd w:id="4576"/>
        <w:bookmarkEnd w:id="4577"/>
      </w:del>
    </w:p>
    <w:p w14:paraId="7E021C88" w14:textId="77777777" w:rsidR="00622EA7" w:rsidRPr="006B409E" w:rsidDel="0008299B" w:rsidRDefault="00622EA7">
      <w:pPr>
        <w:rPr>
          <w:del w:id="4578" w:author="Red Army" w:date="2012-04-07T16:04:00Z"/>
          <w:rFonts w:eastAsiaTheme="minorHAnsi"/>
        </w:rPr>
        <w:pPrChange w:id="4579" w:author="Red Army" w:date="2012-04-09T22:39:00Z">
          <w:pPr>
            <w:ind w:left="1080"/>
            <w:contextualSpacing/>
          </w:pPr>
        </w:pPrChange>
      </w:pPr>
      <w:del w:id="4580" w:author="Red Army" w:date="2012-04-07T16:04:00Z">
        <w:r w:rsidRPr="00441741" w:rsidDel="0008299B">
          <w:rPr>
            <w:noProof/>
            <w:lang w:eastAsia="ja-JP"/>
          </w:rPr>
          <w:drawing>
            <wp:inline distT="0" distB="0" distL="0" distR="0" wp14:anchorId="2390BE57" wp14:editId="02E2C901">
              <wp:extent cx="4813539" cy="2800374"/>
              <wp:effectExtent l="190500" t="190500" r="196850" b="19050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818230" cy="2803103"/>
                      </a:xfrm>
                      <a:prstGeom prst="rect">
                        <a:avLst/>
                      </a:prstGeom>
                      <a:ln>
                        <a:noFill/>
                      </a:ln>
                      <a:effectLst>
                        <a:outerShdw blurRad="190500" algn="tl" rotWithShape="0">
                          <a:srgbClr val="000000">
                            <a:alpha val="70000"/>
                          </a:srgbClr>
                        </a:outerShdw>
                      </a:effectLst>
                    </pic:spPr>
                  </pic:pic>
                </a:graphicData>
              </a:graphic>
            </wp:inline>
          </w:drawing>
        </w:r>
        <w:bookmarkStart w:id="4581" w:name="_Toc321774867"/>
        <w:bookmarkStart w:id="4582" w:name="_Toc321775214"/>
        <w:bookmarkStart w:id="4583" w:name="_Toc321775561"/>
        <w:bookmarkStart w:id="4584" w:name="_Toc322200063"/>
        <w:bookmarkStart w:id="4585" w:name="_Toc322218831"/>
        <w:bookmarkStart w:id="4586" w:name="_Toc322219226"/>
        <w:bookmarkEnd w:id="4581"/>
        <w:bookmarkEnd w:id="4582"/>
        <w:bookmarkEnd w:id="4583"/>
        <w:bookmarkEnd w:id="4584"/>
        <w:bookmarkEnd w:id="4585"/>
        <w:bookmarkEnd w:id="4586"/>
      </w:del>
    </w:p>
    <w:p w14:paraId="320D860B" w14:textId="77777777" w:rsidR="00622EA7" w:rsidRPr="006B409E" w:rsidDel="0008299B" w:rsidRDefault="00622EA7">
      <w:pPr>
        <w:rPr>
          <w:del w:id="4587" w:author="Red Army" w:date="2012-04-07T16:04:00Z"/>
          <w:rFonts w:eastAsiaTheme="minorHAnsi"/>
        </w:rPr>
        <w:pPrChange w:id="4588" w:author="Red Army" w:date="2012-04-09T22:39:00Z">
          <w:pPr>
            <w:numPr>
              <w:numId w:val="41"/>
            </w:numPr>
            <w:ind w:left="1080" w:hanging="360"/>
            <w:contextualSpacing/>
          </w:pPr>
        </w:pPrChange>
      </w:pPr>
      <w:del w:id="4589" w:author="Red Army" w:date="2012-04-07T16:04:00Z">
        <w:r w:rsidRPr="006B409E" w:rsidDel="0008299B">
          <w:rPr>
            <w:rFonts w:eastAsiaTheme="minorHAnsi"/>
          </w:rPr>
          <w:delText>Click “Đăng ký” button. Success message will be displayed:</w:delText>
        </w:r>
        <w:bookmarkStart w:id="4590" w:name="_Toc321774868"/>
        <w:bookmarkStart w:id="4591" w:name="_Toc321775215"/>
        <w:bookmarkStart w:id="4592" w:name="_Toc321775562"/>
        <w:bookmarkStart w:id="4593" w:name="_Toc322200064"/>
        <w:bookmarkStart w:id="4594" w:name="_Toc322218832"/>
        <w:bookmarkStart w:id="4595" w:name="_Toc322219227"/>
        <w:bookmarkEnd w:id="4590"/>
        <w:bookmarkEnd w:id="4591"/>
        <w:bookmarkEnd w:id="4592"/>
        <w:bookmarkEnd w:id="4593"/>
        <w:bookmarkEnd w:id="4594"/>
        <w:bookmarkEnd w:id="4595"/>
      </w:del>
    </w:p>
    <w:p w14:paraId="4BDC1868" w14:textId="77777777" w:rsidR="00622EA7" w:rsidRPr="006B409E" w:rsidDel="0008299B" w:rsidRDefault="00622EA7">
      <w:pPr>
        <w:rPr>
          <w:del w:id="4596" w:author="Red Army" w:date="2012-04-07T16:04:00Z"/>
          <w:rFonts w:eastAsiaTheme="minorHAnsi"/>
        </w:rPr>
        <w:pPrChange w:id="4597" w:author="Red Army" w:date="2012-04-09T22:39:00Z">
          <w:pPr>
            <w:ind w:left="1080"/>
            <w:contextualSpacing/>
          </w:pPr>
        </w:pPrChange>
      </w:pPr>
      <w:del w:id="4598" w:author="Red Army" w:date="2012-04-07T16:04:00Z">
        <w:r w:rsidRPr="00441741" w:rsidDel="0008299B">
          <w:rPr>
            <w:noProof/>
            <w:lang w:eastAsia="ja-JP"/>
          </w:rPr>
          <w:lastRenderedPageBreak/>
          <w:drawing>
            <wp:inline distT="0" distB="0" distL="0" distR="0" wp14:anchorId="5145E415" wp14:editId="014BE6BB">
              <wp:extent cx="4836153" cy="2173857"/>
              <wp:effectExtent l="190500" t="190500" r="193675" b="18859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40561" cy="2175838"/>
                      </a:xfrm>
                      <a:prstGeom prst="rect">
                        <a:avLst/>
                      </a:prstGeom>
                      <a:ln>
                        <a:noFill/>
                      </a:ln>
                      <a:effectLst>
                        <a:outerShdw blurRad="190500" algn="tl" rotWithShape="0">
                          <a:srgbClr val="000000">
                            <a:alpha val="70000"/>
                          </a:srgbClr>
                        </a:outerShdw>
                      </a:effectLst>
                    </pic:spPr>
                  </pic:pic>
                </a:graphicData>
              </a:graphic>
            </wp:inline>
          </w:drawing>
        </w:r>
        <w:bookmarkStart w:id="4599" w:name="_Toc321774869"/>
        <w:bookmarkStart w:id="4600" w:name="_Toc321775216"/>
        <w:bookmarkStart w:id="4601" w:name="_Toc321775563"/>
        <w:bookmarkStart w:id="4602" w:name="_Toc322200065"/>
        <w:bookmarkStart w:id="4603" w:name="_Toc322218833"/>
        <w:bookmarkStart w:id="4604" w:name="_Toc322219228"/>
        <w:bookmarkEnd w:id="4599"/>
        <w:bookmarkEnd w:id="4600"/>
        <w:bookmarkEnd w:id="4601"/>
        <w:bookmarkEnd w:id="4602"/>
        <w:bookmarkEnd w:id="4603"/>
        <w:bookmarkEnd w:id="4604"/>
      </w:del>
    </w:p>
    <w:p w14:paraId="55A12166" w14:textId="77777777" w:rsidR="00622EA7" w:rsidRPr="006B409E" w:rsidDel="0008299B" w:rsidRDefault="00622EA7">
      <w:pPr>
        <w:rPr>
          <w:del w:id="4605" w:author="Red Army" w:date="2012-04-07T16:04:00Z"/>
          <w:rFonts w:eastAsiaTheme="minorHAnsi"/>
        </w:rPr>
        <w:pPrChange w:id="4606" w:author="Red Army" w:date="2012-04-09T22:39:00Z">
          <w:pPr>
            <w:numPr>
              <w:numId w:val="41"/>
            </w:numPr>
            <w:ind w:left="1080" w:hanging="360"/>
            <w:contextualSpacing/>
          </w:pPr>
        </w:pPrChange>
      </w:pPr>
      <w:del w:id="4607" w:author="Red Army" w:date="2012-04-07T16:04:00Z">
        <w:r w:rsidRPr="006B409E" w:rsidDel="0008299B">
          <w:rPr>
            <w:rFonts w:eastAsiaTheme="minorHAnsi"/>
          </w:rPr>
          <w:delText>An activation email will be sent to your registered email address</w:delText>
        </w:r>
        <w:bookmarkStart w:id="4608" w:name="_Toc321774870"/>
        <w:bookmarkStart w:id="4609" w:name="_Toc321775217"/>
        <w:bookmarkStart w:id="4610" w:name="_Toc321775564"/>
        <w:bookmarkStart w:id="4611" w:name="_Toc322200066"/>
        <w:bookmarkStart w:id="4612" w:name="_Toc322218834"/>
        <w:bookmarkStart w:id="4613" w:name="_Toc322219229"/>
        <w:bookmarkEnd w:id="4608"/>
        <w:bookmarkEnd w:id="4609"/>
        <w:bookmarkEnd w:id="4610"/>
        <w:bookmarkEnd w:id="4611"/>
        <w:bookmarkEnd w:id="4612"/>
        <w:bookmarkEnd w:id="4613"/>
      </w:del>
    </w:p>
    <w:p w14:paraId="218B3B2B" w14:textId="77777777" w:rsidR="00622EA7" w:rsidRPr="006B409E" w:rsidDel="0008299B" w:rsidRDefault="00622EA7">
      <w:pPr>
        <w:rPr>
          <w:del w:id="4614" w:author="Red Army" w:date="2012-04-07T16:04:00Z"/>
          <w:rFonts w:eastAsiaTheme="minorHAnsi"/>
        </w:rPr>
        <w:pPrChange w:id="4615" w:author="Red Army" w:date="2012-04-09T22:39:00Z">
          <w:pPr>
            <w:ind w:left="1080"/>
            <w:contextualSpacing/>
          </w:pPr>
        </w:pPrChange>
      </w:pPr>
      <w:del w:id="4616" w:author="Red Army" w:date="2012-04-07T16:04:00Z">
        <w:r w:rsidRPr="00441741" w:rsidDel="0008299B">
          <w:rPr>
            <w:noProof/>
            <w:lang w:eastAsia="ja-JP"/>
          </w:rPr>
          <w:drawing>
            <wp:inline distT="0" distB="0" distL="0" distR="0" wp14:anchorId="57DF4A08" wp14:editId="2C27F44B">
              <wp:extent cx="5312844" cy="1009291"/>
              <wp:effectExtent l="190500" t="190500" r="193040" b="19113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315032" cy="1009707"/>
                      </a:xfrm>
                      <a:prstGeom prst="rect">
                        <a:avLst/>
                      </a:prstGeom>
                      <a:ln>
                        <a:noFill/>
                      </a:ln>
                      <a:effectLst>
                        <a:outerShdw blurRad="190500" algn="tl" rotWithShape="0">
                          <a:srgbClr val="000000">
                            <a:alpha val="70000"/>
                          </a:srgbClr>
                        </a:outerShdw>
                      </a:effectLst>
                    </pic:spPr>
                  </pic:pic>
                </a:graphicData>
              </a:graphic>
            </wp:inline>
          </w:drawing>
        </w:r>
        <w:bookmarkStart w:id="4617" w:name="_Toc321774871"/>
        <w:bookmarkStart w:id="4618" w:name="_Toc321775218"/>
        <w:bookmarkStart w:id="4619" w:name="_Toc321775565"/>
        <w:bookmarkStart w:id="4620" w:name="_Toc322200067"/>
        <w:bookmarkStart w:id="4621" w:name="_Toc322218835"/>
        <w:bookmarkStart w:id="4622" w:name="_Toc322219230"/>
        <w:bookmarkEnd w:id="4617"/>
        <w:bookmarkEnd w:id="4618"/>
        <w:bookmarkEnd w:id="4619"/>
        <w:bookmarkEnd w:id="4620"/>
        <w:bookmarkEnd w:id="4621"/>
        <w:bookmarkEnd w:id="4622"/>
      </w:del>
    </w:p>
    <w:p w14:paraId="7569B6C9" w14:textId="77777777" w:rsidR="00622EA7" w:rsidRPr="006B409E" w:rsidDel="0008299B" w:rsidRDefault="00622EA7">
      <w:pPr>
        <w:rPr>
          <w:del w:id="4623" w:author="Red Army" w:date="2012-04-07T16:04:00Z"/>
          <w:rFonts w:eastAsiaTheme="minorHAnsi"/>
        </w:rPr>
        <w:pPrChange w:id="4624" w:author="Red Army" w:date="2012-04-09T22:39:00Z">
          <w:pPr>
            <w:numPr>
              <w:numId w:val="41"/>
            </w:numPr>
            <w:ind w:left="1080" w:hanging="360"/>
            <w:contextualSpacing/>
          </w:pPr>
        </w:pPrChange>
      </w:pPr>
      <w:del w:id="4625" w:author="Red Army" w:date="2012-04-07T16:04:00Z">
        <w:r w:rsidRPr="006B409E" w:rsidDel="0008299B">
          <w:rPr>
            <w:rFonts w:eastAsiaTheme="minorHAnsi"/>
          </w:rPr>
          <w:delText>Click to hyperlink in email and your account will be active</w:delText>
        </w:r>
        <w:bookmarkStart w:id="4626" w:name="_Toc321774872"/>
        <w:bookmarkStart w:id="4627" w:name="_Toc321775219"/>
        <w:bookmarkStart w:id="4628" w:name="_Toc321775566"/>
        <w:bookmarkStart w:id="4629" w:name="_Toc322200068"/>
        <w:bookmarkStart w:id="4630" w:name="_Toc322218836"/>
        <w:bookmarkStart w:id="4631" w:name="_Toc322219231"/>
        <w:bookmarkEnd w:id="4626"/>
        <w:bookmarkEnd w:id="4627"/>
        <w:bookmarkEnd w:id="4628"/>
        <w:bookmarkEnd w:id="4629"/>
        <w:bookmarkEnd w:id="4630"/>
        <w:bookmarkEnd w:id="4631"/>
      </w:del>
    </w:p>
    <w:p w14:paraId="739638E0" w14:textId="77777777" w:rsidR="00622EA7" w:rsidRPr="006B409E" w:rsidDel="0008299B" w:rsidRDefault="00622EA7">
      <w:pPr>
        <w:rPr>
          <w:del w:id="4632" w:author="Red Army" w:date="2012-04-07T16:04:00Z"/>
          <w:rFonts w:eastAsiaTheme="minorHAnsi"/>
        </w:rPr>
        <w:pPrChange w:id="4633" w:author="Red Army" w:date="2012-04-09T22:39:00Z">
          <w:pPr>
            <w:ind w:left="1080"/>
            <w:contextualSpacing/>
          </w:pPr>
        </w:pPrChange>
      </w:pPr>
      <w:del w:id="4634" w:author="Red Army" w:date="2012-04-07T16:04:00Z">
        <w:r w:rsidRPr="00441741" w:rsidDel="0008299B">
          <w:rPr>
            <w:noProof/>
            <w:lang w:eastAsia="ja-JP"/>
          </w:rPr>
          <w:drawing>
            <wp:inline distT="0" distB="0" distL="0" distR="0" wp14:anchorId="13D3A8F5" wp14:editId="3A056BF6">
              <wp:extent cx="4839419" cy="689304"/>
              <wp:effectExtent l="190500" t="190500" r="189865" b="1873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39474" cy="689312"/>
                      </a:xfrm>
                      <a:prstGeom prst="rect">
                        <a:avLst/>
                      </a:prstGeom>
                      <a:ln>
                        <a:noFill/>
                      </a:ln>
                      <a:effectLst>
                        <a:outerShdw blurRad="190500" algn="tl" rotWithShape="0">
                          <a:srgbClr val="000000">
                            <a:alpha val="70000"/>
                          </a:srgbClr>
                        </a:outerShdw>
                      </a:effectLst>
                    </pic:spPr>
                  </pic:pic>
                </a:graphicData>
              </a:graphic>
            </wp:inline>
          </w:drawing>
        </w:r>
        <w:bookmarkStart w:id="4635" w:name="_Toc321774873"/>
        <w:bookmarkStart w:id="4636" w:name="_Toc321775220"/>
        <w:bookmarkStart w:id="4637" w:name="_Toc321775567"/>
        <w:bookmarkStart w:id="4638" w:name="_Toc322200069"/>
        <w:bookmarkStart w:id="4639" w:name="_Toc322218837"/>
        <w:bookmarkStart w:id="4640" w:name="_Toc322219232"/>
        <w:bookmarkEnd w:id="4635"/>
        <w:bookmarkEnd w:id="4636"/>
        <w:bookmarkEnd w:id="4637"/>
        <w:bookmarkEnd w:id="4638"/>
        <w:bookmarkEnd w:id="4639"/>
        <w:bookmarkEnd w:id="4640"/>
      </w:del>
    </w:p>
    <w:p w14:paraId="6510CCF4" w14:textId="77777777" w:rsidR="00622EA7" w:rsidRPr="006B409E" w:rsidDel="0008299B" w:rsidRDefault="00622EA7">
      <w:pPr>
        <w:rPr>
          <w:del w:id="4641" w:author="Red Army" w:date="2012-04-07T16:04:00Z"/>
          <w:rFonts w:eastAsiaTheme="minorHAnsi"/>
          <w:rPrChange w:id="4642" w:author="Red Army" w:date="2012-04-09T22:39:00Z">
            <w:rPr>
              <w:del w:id="4643" w:author="Red Army" w:date="2012-04-07T16:04:00Z"/>
              <w:rFonts w:asciiTheme="majorHAnsi" w:eastAsiaTheme="majorEastAsia" w:hAnsiTheme="majorHAnsi" w:cstheme="majorBidi"/>
              <w:b/>
              <w:bCs/>
              <w:color w:val="4F81BD" w:themeColor="accent1"/>
            </w:rPr>
          </w:rPrChange>
        </w:rPr>
        <w:pPrChange w:id="4644" w:author="Red Army" w:date="2012-04-09T22:39:00Z">
          <w:pPr>
            <w:keepNext/>
            <w:keepLines/>
            <w:numPr>
              <w:ilvl w:val="1"/>
              <w:numId w:val="36"/>
            </w:numPr>
            <w:spacing w:before="200" w:after="0"/>
            <w:ind w:hanging="360"/>
            <w:outlineLvl w:val="2"/>
          </w:pPr>
        </w:pPrChange>
      </w:pPr>
      <w:del w:id="4645" w:author="Red Army" w:date="2012-04-07T16:04:00Z">
        <w:r w:rsidRPr="006B409E" w:rsidDel="0008299B">
          <w:rPr>
            <w:rFonts w:eastAsiaTheme="minorHAnsi"/>
            <w:rPrChange w:id="4646" w:author="Red Army" w:date="2012-04-09T22:39:00Z">
              <w:rPr>
                <w:rFonts w:asciiTheme="majorHAnsi" w:eastAsiaTheme="majorEastAsia" w:hAnsiTheme="majorHAnsi" w:cstheme="majorBidi"/>
                <w:b/>
                <w:bCs/>
                <w:color w:val="4F81BD" w:themeColor="accent1"/>
              </w:rPr>
            </w:rPrChange>
          </w:rPr>
          <w:delText>Forgot password</w:delText>
        </w:r>
        <w:bookmarkStart w:id="4647" w:name="_Toc321774874"/>
        <w:bookmarkStart w:id="4648" w:name="_Toc321775221"/>
        <w:bookmarkStart w:id="4649" w:name="_Toc321775568"/>
        <w:bookmarkStart w:id="4650" w:name="_Toc322200070"/>
        <w:bookmarkStart w:id="4651" w:name="_Toc322218838"/>
        <w:bookmarkStart w:id="4652" w:name="_Toc322219233"/>
        <w:bookmarkEnd w:id="4647"/>
        <w:bookmarkEnd w:id="4648"/>
        <w:bookmarkEnd w:id="4649"/>
        <w:bookmarkEnd w:id="4650"/>
        <w:bookmarkEnd w:id="4651"/>
        <w:bookmarkEnd w:id="4652"/>
      </w:del>
    </w:p>
    <w:p w14:paraId="509395EA" w14:textId="77777777" w:rsidR="00622EA7" w:rsidRPr="006B409E" w:rsidDel="0008299B" w:rsidRDefault="00622EA7">
      <w:pPr>
        <w:rPr>
          <w:del w:id="4653" w:author="Red Army" w:date="2012-04-07T16:04:00Z"/>
          <w:rFonts w:eastAsiaTheme="minorHAnsi"/>
        </w:rPr>
        <w:pPrChange w:id="4654" w:author="Red Army" w:date="2012-04-09T22:39:00Z">
          <w:pPr>
            <w:ind w:left="284" w:firstLine="436"/>
          </w:pPr>
        </w:pPrChange>
      </w:pPr>
      <w:del w:id="4655" w:author="Red Army" w:date="2012-04-07T16:04:00Z">
        <w:r w:rsidRPr="006B409E" w:rsidDel="0008299B">
          <w:rPr>
            <w:rFonts w:eastAsiaTheme="minorHAnsi"/>
          </w:rPr>
          <w:delText>This feature is just used with Place.vn account.</w:delText>
        </w:r>
        <w:bookmarkStart w:id="4656" w:name="_Toc321774875"/>
        <w:bookmarkStart w:id="4657" w:name="_Toc321775222"/>
        <w:bookmarkStart w:id="4658" w:name="_Toc321775569"/>
        <w:bookmarkStart w:id="4659" w:name="_Toc322200071"/>
        <w:bookmarkStart w:id="4660" w:name="_Toc322218839"/>
        <w:bookmarkStart w:id="4661" w:name="_Toc322219234"/>
        <w:bookmarkEnd w:id="4656"/>
        <w:bookmarkEnd w:id="4657"/>
        <w:bookmarkEnd w:id="4658"/>
        <w:bookmarkEnd w:id="4659"/>
        <w:bookmarkEnd w:id="4660"/>
        <w:bookmarkEnd w:id="4661"/>
      </w:del>
    </w:p>
    <w:p w14:paraId="48EB13B7" w14:textId="77777777" w:rsidR="00622EA7" w:rsidRPr="006B409E" w:rsidDel="0008299B" w:rsidRDefault="00622EA7">
      <w:pPr>
        <w:rPr>
          <w:del w:id="4662" w:author="Red Army" w:date="2012-04-07T16:04:00Z"/>
          <w:rFonts w:eastAsiaTheme="minorHAnsi"/>
        </w:rPr>
        <w:pPrChange w:id="4663" w:author="Red Army" w:date="2012-04-09T22:39:00Z">
          <w:pPr>
            <w:ind w:left="284" w:firstLine="436"/>
          </w:pPr>
        </w:pPrChange>
      </w:pPr>
      <w:del w:id="4664" w:author="Red Army" w:date="2012-04-07T16:04:00Z">
        <w:r w:rsidRPr="006B409E" w:rsidDel="0008299B">
          <w:rPr>
            <w:rFonts w:eastAsiaTheme="minorHAnsi"/>
          </w:rPr>
          <w:delText>Sometimes because of any reason, you forget password, so you can’t login to website by place.vn account. Don’t worry because you can recover password by following steps:</w:delText>
        </w:r>
        <w:bookmarkStart w:id="4665" w:name="_Toc321774876"/>
        <w:bookmarkStart w:id="4666" w:name="_Toc321775223"/>
        <w:bookmarkStart w:id="4667" w:name="_Toc321775570"/>
        <w:bookmarkStart w:id="4668" w:name="_Toc322200072"/>
        <w:bookmarkStart w:id="4669" w:name="_Toc322218840"/>
        <w:bookmarkStart w:id="4670" w:name="_Toc322219235"/>
        <w:bookmarkEnd w:id="4665"/>
        <w:bookmarkEnd w:id="4666"/>
        <w:bookmarkEnd w:id="4667"/>
        <w:bookmarkEnd w:id="4668"/>
        <w:bookmarkEnd w:id="4669"/>
        <w:bookmarkEnd w:id="4670"/>
      </w:del>
    </w:p>
    <w:p w14:paraId="7D6027EC" w14:textId="77777777" w:rsidR="00622EA7" w:rsidRPr="006B409E" w:rsidDel="0008299B" w:rsidRDefault="00622EA7">
      <w:pPr>
        <w:rPr>
          <w:del w:id="4671" w:author="Red Army" w:date="2012-04-07T16:04:00Z"/>
          <w:rFonts w:eastAsiaTheme="minorHAnsi"/>
        </w:rPr>
        <w:pPrChange w:id="4672" w:author="Red Army" w:date="2012-04-09T22:39:00Z">
          <w:pPr>
            <w:numPr>
              <w:numId w:val="41"/>
            </w:numPr>
            <w:ind w:left="1080" w:hanging="360"/>
            <w:contextualSpacing/>
          </w:pPr>
        </w:pPrChange>
      </w:pPr>
      <w:del w:id="4673" w:author="Red Army" w:date="2012-04-07T16:04:00Z">
        <w:r w:rsidRPr="006B409E" w:rsidDel="0008299B">
          <w:rPr>
            <w:rFonts w:eastAsiaTheme="minorHAnsi"/>
          </w:rPr>
          <w:delText>Click “Đăng nhập” button at the top of the page</w:delText>
        </w:r>
        <w:bookmarkStart w:id="4674" w:name="_Toc321774877"/>
        <w:bookmarkStart w:id="4675" w:name="_Toc321775224"/>
        <w:bookmarkStart w:id="4676" w:name="_Toc321775571"/>
        <w:bookmarkStart w:id="4677" w:name="_Toc322200073"/>
        <w:bookmarkStart w:id="4678" w:name="_Toc322218841"/>
        <w:bookmarkStart w:id="4679" w:name="_Toc322219236"/>
        <w:bookmarkEnd w:id="4674"/>
        <w:bookmarkEnd w:id="4675"/>
        <w:bookmarkEnd w:id="4676"/>
        <w:bookmarkEnd w:id="4677"/>
        <w:bookmarkEnd w:id="4678"/>
        <w:bookmarkEnd w:id="4679"/>
      </w:del>
    </w:p>
    <w:p w14:paraId="6CE87DC5" w14:textId="77777777" w:rsidR="00622EA7" w:rsidRPr="006B409E" w:rsidDel="0008299B" w:rsidRDefault="00622EA7">
      <w:pPr>
        <w:rPr>
          <w:del w:id="4680" w:author="Red Army" w:date="2012-04-07T16:04:00Z"/>
          <w:rFonts w:eastAsiaTheme="minorHAnsi"/>
        </w:rPr>
        <w:pPrChange w:id="4681" w:author="Red Army" w:date="2012-04-09T22:39:00Z">
          <w:pPr>
            <w:ind w:left="1080"/>
            <w:contextualSpacing/>
          </w:pPr>
        </w:pPrChange>
      </w:pPr>
      <w:del w:id="4682" w:author="Red Army" w:date="2012-04-07T16:04:00Z">
        <w:r w:rsidRPr="00441741" w:rsidDel="0008299B">
          <w:rPr>
            <w:noProof/>
            <w:lang w:eastAsia="ja-JP"/>
          </w:rPr>
          <w:drawing>
            <wp:inline distT="0" distB="0" distL="0" distR="0" wp14:anchorId="7D0B959A" wp14:editId="407741F6">
              <wp:extent cx="3467735" cy="310515"/>
              <wp:effectExtent l="190500" t="190500" r="189865" b="184785"/>
              <wp:docPr id="154" name="Picture 154" descr="C:\Users\iLucas\Desktop\reg 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ucas\Desktop\reg panel.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67735" cy="310515"/>
                      </a:xfrm>
                      <a:prstGeom prst="rect">
                        <a:avLst/>
                      </a:prstGeom>
                      <a:ln>
                        <a:noFill/>
                      </a:ln>
                      <a:effectLst>
                        <a:outerShdw blurRad="190500" algn="tl" rotWithShape="0">
                          <a:srgbClr val="000000">
                            <a:alpha val="70000"/>
                          </a:srgbClr>
                        </a:outerShdw>
                      </a:effectLst>
                    </pic:spPr>
                  </pic:pic>
                </a:graphicData>
              </a:graphic>
            </wp:inline>
          </w:drawing>
        </w:r>
        <w:bookmarkStart w:id="4683" w:name="_Toc321774878"/>
        <w:bookmarkStart w:id="4684" w:name="_Toc321775225"/>
        <w:bookmarkStart w:id="4685" w:name="_Toc321775572"/>
        <w:bookmarkStart w:id="4686" w:name="_Toc322200074"/>
        <w:bookmarkStart w:id="4687" w:name="_Toc322218842"/>
        <w:bookmarkStart w:id="4688" w:name="_Toc322219237"/>
        <w:bookmarkEnd w:id="4683"/>
        <w:bookmarkEnd w:id="4684"/>
        <w:bookmarkEnd w:id="4685"/>
        <w:bookmarkEnd w:id="4686"/>
        <w:bookmarkEnd w:id="4687"/>
        <w:bookmarkEnd w:id="4688"/>
      </w:del>
    </w:p>
    <w:p w14:paraId="2E2DE421" w14:textId="77777777" w:rsidR="00622EA7" w:rsidRPr="006B409E" w:rsidDel="0008299B" w:rsidRDefault="00622EA7">
      <w:pPr>
        <w:rPr>
          <w:del w:id="4689" w:author="Red Army" w:date="2012-04-07T16:04:00Z"/>
          <w:rFonts w:eastAsiaTheme="minorHAnsi"/>
        </w:rPr>
        <w:pPrChange w:id="4690" w:author="Red Army" w:date="2012-04-09T22:39:00Z">
          <w:pPr>
            <w:numPr>
              <w:numId w:val="41"/>
            </w:numPr>
            <w:ind w:left="1080" w:hanging="360"/>
            <w:contextualSpacing/>
          </w:pPr>
        </w:pPrChange>
      </w:pPr>
      <w:del w:id="4691" w:author="Red Army" w:date="2012-04-07T16:04:00Z">
        <w:r w:rsidRPr="006B409E" w:rsidDel="0008299B">
          <w:rPr>
            <w:rFonts w:eastAsiaTheme="minorHAnsi"/>
          </w:rPr>
          <w:delText>You will be redirected to login page</w:delText>
        </w:r>
        <w:bookmarkStart w:id="4692" w:name="_Toc321774879"/>
        <w:bookmarkStart w:id="4693" w:name="_Toc321775226"/>
        <w:bookmarkStart w:id="4694" w:name="_Toc321775573"/>
        <w:bookmarkStart w:id="4695" w:name="_Toc322200075"/>
        <w:bookmarkStart w:id="4696" w:name="_Toc322218843"/>
        <w:bookmarkStart w:id="4697" w:name="_Toc322219238"/>
        <w:bookmarkEnd w:id="4692"/>
        <w:bookmarkEnd w:id="4693"/>
        <w:bookmarkEnd w:id="4694"/>
        <w:bookmarkEnd w:id="4695"/>
        <w:bookmarkEnd w:id="4696"/>
        <w:bookmarkEnd w:id="4697"/>
      </w:del>
    </w:p>
    <w:p w14:paraId="31959FAE" w14:textId="77777777" w:rsidR="00622EA7" w:rsidRPr="006B409E" w:rsidDel="0008299B" w:rsidRDefault="00622EA7">
      <w:pPr>
        <w:rPr>
          <w:del w:id="4698" w:author="Red Army" w:date="2012-04-07T16:04:00Z"/>
          <w:rFonts w:eastAsiaTheme="minorHAnsi"/>
        </w:rPr>
        <w:pPrChange w:id="4699" w:author="Red Army" w:date="2012-04-09T22:39:00Z">
          <w:pPr>
            <w:ind w:left="1080"/>
            <w:contextualSpacing/>
          </w:pPr>
        </w:pPrChange>
      </w:pPr>
      <w:del w:id="4700" w:author="Red Army" w:date="2012-04-07T16:04:00Z">
        <w:r w:rsidRPr="00441741" w:rsidDel="0008299B">
          <w:rPr>
            <w:noProof/>
            <w:lang w:eastAsia="ja-JP"/>
          </w:rPr>
          <w:lastRenderedPageBreak/>
          <w:drawing>
            <wp:inline distT="0" distB="0" distL="0" distR="0" wp14:anchorId="3A2A4E5D" wp14:editId="040D1104">
              <wp:extent cx="3029373" cy="2772162"/>
              <wp:effectExtent l="190500" t="190500" r="190500" b="2000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7">
                        <a:extLst>
                          <a:ext uri="{28A0092B-C50C-407E-A947-70E740481C1C}">
                            <a14:useLocalDpi xmlns:a14="http://schemas.microsoft.com/office/drawing/2010/main" val="0"/>
                          </a:ext>
                        </a:extLst>
                      </a:blip>
                      <a:stretch>
                        <a:fillRect/>
                      </a:stretch>
                    </pic:blipFill>
                    <pic:spPr>
                      <a:xfrm>
                        <a:off x="0" y="0"/>
                        <a:ext cx="3029373" cy="2772162"/>
                      </a:xfrm>
                      <a:prstGeom prst="rect">
                        <a:avLst/>
                      </a:prstGeom>
                      <a:ln>
                        <a:noFill/>
                      </a:ln>
                      <a:effectLst>
                        <a:outerShdw blurRad="190500" algn="tl" rotWithShape="0">
                          <a:srgbClr val="000000">
                            <a:alpha val="70000"/>
                          </a:srgbClr>
                        </a:outerShdw>
                      </a:effectLst>
                    </pic:spPr>
                  </pic:pic>
                </a:graphicData>
              </a:graphic>
            </wp:inline>
          </w:drawing>
        </w:r>
        <w:bookmarkStart w:id="4701" w:name="_Toc321774880"/>
        <w:bookmarkStart w:id="4702" w:name="_Toc321775227"/>
        <w:bookmarkStart w:id="4703" w:name="_Toc321775574"/>
        <w:bookmarkStart w:id="4704" w:name="_Toc322200076"/>
        <w:bookmarkStart w:id="4705" w:name="_Toc322218844"/>
        <w:bookmarkStart w:id="4706" w:name="_Toc322219239"/>
        <w:bookmarkEnd w:id="4701"/>
        <w:bookmarkEnd w:id="4702"/>
        <w:bookmarkEnd w:id="4703"/>
        <w:bookmarkEnd w:id="4704"/>
        <w:bookmarkEnd w:id="4705"/>
        <w:bookmarkEnd w:id="4706"/>
      </w:del>
    </w:p>
    <w:p w14:paraId="541B99F2" w14:textId="77777777" w:rsidR="00622EA7" w:rsidRPr="006B409E" w:rsidDel="0008299B" w:rsidRDefault="00622EA7">
      <w:pPr>
        <w:rPr>
          <w:del w:id="4707" w:author="Red Army" w:date="2012-04-07T16:04:00Z"/>
          <w:rFonts w:eastAsiaTheme="minorHAnsi"/>
        </w:rPr>
        <w:pPrChange w:id="4708" w:author="Red Army" w:date="2012-04-09T22:39:00Z">
          <w:pPr>
            <w:numPr>
              <w:numId w:val="41"/>
            </w:numPr>
            <w:ind w:left="1080" w:hanging="360"/>
            <w:contextualSpacing/>
          </w:pPr>
        </w:pPrChange>
      </w:pPr>
      <w:del w:id="4709" w:author="Red Army" w:date="2012-04-07T16:04:00Z">
        <w:r w:rsidRPr="006B409E" w:rsidDel="0008299B">
          <w:rPr>
            <w:rFonts w:eastAsiaTheme="minorHAnsi"/>
          </w:rPr>
          <w:delText>Click “Quên mật khẩu” button.</w:delText>
        </w:r>
        <w:bookmarkStart w:id="4710" w:name="_Toc321774881"/>
        <w:bookmarkStart w:id="4711" w:name="_Toc321775228"/>
        <w:bookmarkStart w:id="4712" w:name="_Toc321775575"/>
        <w:bookmarkStart w:id="4713" w:name="_Toc322200077"/>
        <w:bookmarkStart w:id="4714" w:name="_Toc322218845"/>
        <w:bookmarkStart w:id="4715" w:name="_Toc322219240"/>
        <w:bookmarkEnd w:id="4710"/>
        <w:bookmarkEnd w:id="4711"/>
        <w:bookmarkEnd w:id="4712"/>
        <w:bookmarkEnd w:id="4713"/>
        <w:bookmarkEnd w:id="4714"/>
        <w:bookmarkEnd w:id="4715"/>
      </w:del>
    </w:p>
    <w:p w14:paraId="41EDBA8C" w14:textId="77777777" w:rsidR="00622EA7" w:rsidRPr="006B409E" w:rsidDel="0008299B" w:rsidRDefault="00622EA7">
      <w:pPr>
        <w:rPr>
          <w:del w:id="4716" w:author="Red Army" w:date="2012-04-07T16:04:00Z"/>
          <w:rFonts w:eastAsiaTheme="minorHAnsi"/>
        </w:rPr>
        <w:pPrChange w:id="4717" w:author="Red Army" w:date="2012-04-09T22:39:00Z">
          <w:pPr>
            <w:ind w:left="1080"/>
            <w:contextualSpacing/>
          </w:pPr>
        </w:pPrChange>
      </w:pPr>
      <w:del w:id="4718" w:author="Red Army" w:date="2012-04-07T16:04:00Z">
        <w:r w:rsidRPr="00441741" w:rsidDel="0008299B">
          <w:rPr>
            <w:noProof/>
            <w:lang w:eastAsia="ja-JP"/>
          </w:rPr>
          <w:drawing>
            <wp:inline distT="0" distB="0" distL="0" distR="0" wp14:anchorId="04528805" wp14:editId="6D38D8D1">
              <wp:extent cx="5159379" cy="1285875"/>
              <wp:effectExtent l="0" t="0" r="317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PNG"/>
                      <pic:cNvPicPr/>
                    </pic:nvPicPr>
                    <pic:blipFill>
                      <a:blip r:embed="rId83">
                        <a:extLst>
                          <a:ext uri="{28A0092B-C50C-407E-A947-70E740481C1C}">
                            <a14:useLocalDpi xmlns:a14="http://schemas.microsoft.com/office/drawing/2010/main" val="0"/>
                          </a:ext>
                        </a:extLst>
                      </a:blip>
                      <a:stretch>
                        <a:fillRect/>
                      </a:stretch>
                    </pic:blipFill>
                    <pic:spPr>
                      <a:xfrm>
                        <a:off x="0" y="0"/>
                        <a:ext cx="5160100" cy="1286055"/>
                      </a:xfrm>
                      <a:prstGeom prst="rect">
                        <a:avLst/>
                      </a:prstGeom>
                    </pic:spPr>
                  </pic:pic>
                </a:graphicData>
              </a:graphic>
            </wp:inline>
          </w:drawing>
        </w:r>
        <w:bookmarkStart w:id="4719" w:name="_Toc321774882"/>
        <w:bookmarkStart w:id="4720" w:name="_Toc321775229"/>
        <w:bookmarkStart w:id="4721" w:name="_Toc321775576"/>
        <w:bookmarkStart w:id="4722" w:name="_Toc322200078"/>
        <w:bookmarkStart w:id="4723" w:name="_Toc322218846"/>
        <w:bookmarkStart w:id="4724" w:name="_Toc322219241"/>
        <w:bookmarkEnd w:id="4719"/>
        <w:bookmarkEnd w:id="4720"/>
        <w:bookmarkEnd w:id="4721"/>
        <w:bookmarkEnd w:id="4722"/>
        <w:bookmarkEnd w:id="4723"/>
        <w:bookmarkEnd w:id="4724"/>
      </w:del>
    </w:p>
    <w:p w14:paraId="581A5A56" w14:textId="77777777" w:rsidR="00622EA7" w:rsidRPr="006B409E" w:rsidDel="0008299B" w:rsidRDefault="00622EA7">
      <w:pPr>
        <w:rPr>
          <w:del w:id="4725" w:author="Red Army" w:date="2012-04-07T16:04:00Z"/>
          <w:rFonts w:eastAsiaTheme="minorHAnsi"/>
        </w:rPr>
        <w:pPrChange w:id="4726" w:author="Red Army" w:date="2012-04-09T22:39:00Z">
          <w:pPr>
            <w:numPr>
              <w:numId w:val="41"/>
            </w:numPr>
            <w:ind w:left="1080" w:hanging="360"/>
            <w:contextualSpacing/>
          </w:pPr>
        </w:pPrChange>
      </w:pPr>
      <w:del w:id="4727" w:author="Red Army" w:date="2012-04-07T16:04:00Z">
        <w:r w:rsidRPr="006B409E" w:rsidDel="0008299B">
          <w:rPr>
            <w:rFonts w:eastAsiaTheme="minorHAnsi"/>
          </w:rPr>
          <w:delText>Enter your email and click “Quên mật khẩu” button. Success message will be displayed</w:delText>
        </w:r>
        <w:bookmarkStart w:id="4728" w:name="_Toc321774883"/>
        <w:bookmarkStart w:id="4729" w:name="_Toc321775230"/>
        <w:bookmarkStart w:id="4730" w:name="_Toc321775577"/>
        <w:bookmarkStart w:id="4731" w:name="_Toc322200079"/>
        <w:bookmarkStart w:id="4732" w:name="_Toc322218847"/>
        <w:bookmarkStart w:id="4733" w:name="_Toc322219242"/>
        <w:bookmarkEnd w:id="4728"/>
        <w:bookmarkEnd w:id="4729"/>
        <w:bookmarkEnd w:id="4730"/>
        <w:bookmarkEnd w:id="4731"/>
        <w:bookmarkEnd w:id="4732"/>
        <w:bookmarkEnd w:id="4733"/>
      </w:del>
    </w:p>
    <w:p w14:paraId="0608680B" w14:textId="77777777" w:rsidR="00622EA7" w:rsidRPr="006B409E" w:rsidDel="0008299B" w:rsidRDefault="00622EA7">
      <w:pPr>
        <w:rPr>
          <w:del w:id="4734" w:author="Red Army" w:date="2012-04-07T16:04:00Z"/>
          <w:rFonts w:eastAsiaTheme="minorHAnsi"/>
        </w:rPr>
        <w:pPrChange w:id="4735" w:author="Red Army" w:date="2012-04-09T22:39:00Z">
          <w:pPr>
            <w:ind w:left="1080"/>
            <w:contextualSpacing/>
          </w:pPr>
        </w:pPrChange>
      </w:pPr>
      <w:del w:id="4736" w:author="Red Army" w:date="2012-04-07T16:04:00Z">
        <w:r w:rsidRPr="00441741" w:rsidDel="0008299B">
          <w:rPr>
            <w:noProof/>
            <w:lang w:eastAsia="ja-JP"/>
          </w:rPr>
          <w:drawing>
            <wp:inline distT="0" distB="0" distL="0" distR="0" wp14:anchorId="38E2C230" wp14:editId="6E407371">
              <wp:extent cx="5057775" cy="1072623"/>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PNG"/>
                      <pic:cNvPicPr/>
                    </pic:nvPicPr>
                    <pic:blipFill>
                      <a:blip r:embed="rId84">
                        <a:extLst>
                          <a:ext uri="{28A0092B-C50C-407E-A947-70E740481C1C}">
                            <a14:useLocalDpi xmlns:a14="http://schemas.microsoft.com/office/drawing/2010/main" val="0"/>
                          </a:ext>
                        </a:extLst>
                      </a:blip>
                      <a:stretch>
                        <a:fillRect/>
                      </a:stretch>
                    </pic:blipFill>
                    <pic:spPr>
                      <a:xfrm>
                        <a:off x="0" y="0"/>
                        <a:ext cx="5071291" cy="1075489"/>
                      </a:xfrm>
                      <a:prstGeom prst="rect">
                        <a:avLst/>
                      </a:prstGeom>
                    </pic:spPr>
                  </pic:pic>
                </a:graphicData>
              </a:graphic>
            </wp:inline>
          </w:drawing>
        </w:r>
        <w:bookmarkStart w:id="4737" w:name="_Toc321774884"/>
        <w:bookmarkStart w:id="4738" w:name="_Toc321775231"/>
        <w:bookmarkStart w:id="4739" w:name="_Toc321775578"/>
        <w:bookmarkStart w:id="4740" w:name="_Toc322200080"/>
        <w:bookmarkStart w:id="4741" w:name="_Toc322218848"/>
        <w:bookmarkStart w:id="4742" w:name="_Toc322219243"/>
        <w:bookmarkEnd w:id="4737"/>
        <w:bookmarkEnd w:id="4738"/>
        <w:bookmarkEnd w:id="4739"/>
        <w:bookmarkEnd w:id="4740"/>
        <w:bookmarkEnd w:id="4741"/>
        <w:bookmarkEnd w:id="4742"/>
      </w:del>
    </w:p>
    <w:p w14:paraId="0B8C1676" w14:textId="77777777" w:rsidR="00622EA7" w:rsidRPr="006B409E" w:rsidDel="0008299B" w:rsidRDefault="00622EA7">
      <w:pPr>
        <w:rPr>
          <w:del w:id="4743" w:author="Red Army" w:date="2012-04-07T16:04:00Z"/>
          <w:rFonts w:eastAsiaTheme="minorHAnsi"/>
        </w:rPr>
        <w:pPrChange w:id="4744" w:author="Red Army" w:date="2012-04-09T22:39:00Z">
          <w:pPr>
            <w:numPr>
              <w:numId w:val="41"/>
            </w:numPr>
            <w:ind w:left="1080" w:hanging="360"/>
            <w:contextualSpacing/>
          </w:pPr>
        </w:pPrChange>
      </w:pPr>
      <w:del w:id="4745" w:author="Red Army" w:date="2012-04-07T16:04:00Z">
        <w:r w:rsidRPr="006B409E" w:rsidDel="0008299B">
          <w:rPr>
            <w:rFonts w:eastAsiaTheme="minorHAnsi"/>
          </w:rPr>
          <w:delText>Confirmation email will be sent to your registered email address</w:delText>
        </w:r>
        <w:bookmarkStart w:id="4746" w:name="_Toc321774885"/>
        <w:bookmarkStart w:id="4747" w:name="_Toc321775232"/>
        <w:bookmarkStart w:id="4748" w:name="_Toc321775579"/>
        <w:bookmarkStart w:id="4749" w:name="_Toc322200081"/>
        <w:bookmarkStart w:id="4750" w:name="_Toc322218849"/>
        <w:bookmarkStart w:id="4751" w:name="_Toc322219244"/>
        <w:bookmarkEnd w:id="4746"/>
        <w:bookmarkEnd w:id="4747"/>
        <w:bookmarkEnd w:id="4748"/>
        <w:bookmarkEnd w:id="4749"/>
        <w:bookmarkEnd w:id="4750"/>
        <w:bookmarkEnd w:id="4751"/>
      </w:del>
    </w:p>
    <w:p w14:paraId="184663A4" w14:textId="77777777" w:rsidR="00622EA7" w:rsidRPr="006B409E" w:rsidDel="0008299B" w:rsidRDefault="00622EA7">
      <w:pPr>
        <w:rPr>
          <w:del w:id="4752" w:author="Red Army" w:date="2012-04-07T16:04:00Z"/>
          <w:rFonts w:eastAsiaTheme="minorHAnsi"/>
        </w:rPr>
        <w:pPrChange w:id="4753" w:author="Red Army" w:date="2012-04-09T22:39:00Z">
          <w:pPr>
            <w:ind w:left="1080"/>
            <w:contextualSpacing/>
          </w:pPr>
        </w:pPrChange>
      </w:pPr>
      <w:del w:id="4754" w:author="Red Army" w:date="2012-04-07T16:04:00Z">
        <w:r w:rsidRPr="00441741" w:rsidDel="0008299B">
          <w:rPr>
            <w:noProof/>
            <w:lang w:eastAsia="ja-JP"/>
          </w:rPr>
          <w:drawing>
            <wp:inline distT="0" distB="0" distL="0" distR="0" wp14:anchorId="3999A53F" wp14:editId="56652AA4">
              <wp:extent cx="4943475" cy="839026"/>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ot.PNG"/>
                      <pic:cNvPicPr/>
                    </pic:nvPicPr>
                    <pic:blipFill>
                      <a:blip r:embed="rId85">
                        <a:extLst>
                          <a:ext uri="{28A0092B-C50C-407E-A947-70E740481C1C}">
                            <a14:useLocalDpi xmlns:a14="http://schemas.microsoft.com/office/drawing/2010/main" val="0"/>
                          </a:ext>
                        </a:extLst>
                      </a:blip>
                      <a:stretch>
                        <a:fillRect/>
                      </a:stretch>
                    </pic:blipFill>
                    <pic:spPr>
                      <a:xfrm>
                        <a:off x="0" y="0"/>
                        <a:ext cx="4966884" cy="842999"/>
                      </a:xfrm>
                      <a:prstGeom prst="rect">
                        <a:avLst/>
                      </a:prstGeom>
                    </pic:spPr>
                  </pic:pic>
                </a:graphicData>
              </a:graphic>
            </wp:inline>
          </w:drawing>
        </w:r>
        <w:bookmarkStart w:id="4755" w:name="_Toc321774886"/>
        <w:bookmarkStart w:id="4756" w:name="_Toc321775233"/>
        <w:bookmarkStart w:id="4757" w:name="_Toc321775580"/>
        <w:bookmarkStart w:id="4758" w:name="_Toc322200082"/>
        <w:bookmarkStart w:id="4759" w:name="_Toc322218850"/>
        <w:bookmarkStart w:id="4760" w:name="_Toc322219245"/>
        <w:bookmarkEnd w:id="4755"/>
        <w:bookmarkEnd w:id="4756"/>
        <w:bookmarkEnd w:id="4757"/>
        <w:bookmarkEnd w:id="4758"/>
        <w:bookmarkEnd w:id="4759"/>
        <w:bookmarkEnd w:id="4760"/>
      </w:del>
    </w:p>
    <w:p w14:paraId="5F695BF3" w14:textId="77777777" w:rsidR="00622EA7" w:rsidRPr="006B409E" w:rsidDel="0008299B" w:rsidRDefault="00622EA7">
      <w:pPr>
        <w:rPr>
          <w:del w:id="4761" w:author="Red Army" w:date="2012-04-07T16:04:00Z"/>
          <w:rFonts w:eastAsiaTheme="minorHAnsi"/>
        </w:rPr>
        <w:pPrChange w:id="4762" w:author="Red Army" w:date="2012-04-09T22:39:00Z">
          <w:pPr>
            <w:numPr>
              <w:numId w:val="41"/>
            </w:numPr>
            <w:ind w:left="1080" w:hanging="360"/>
            <w:contextualSpacing/>
          </w:pPr>
        </w:pPrChange>
      </w:pPr>
      <w:del w:id="4763" w:author="Red Army" w:date="2012-04-07T16:04:00Z">
        <w:r w:rsidRPr="006B409E" w:rsidDel="0008299B">
          <w:rPr>
            <w:rFonts w:eastAsiaTheme="minorHAnsi"/>
          </w:rPr>
          <w:delText>Click to “vào đây” hyperlink in email</w:delText>
        </w:r>
        <w:bookmarkStart w:id="4764" w:name="_Toc321774887"/>
        <w:bookmarkStart w:id="4765" w:name="_Toc321775234"/>
        <w:bookmarkStart w:id="4766" w:name="_Toc321775581"/>
        <w:bookmarkStart w:id="4767" w:name="_Toc322200083"/>
        <w:bookmarkStart w:id="4768" w:name="_Toc322218851"/>
        <w:bookmarkStart w:id="4769" w:name="_Toc322219246"/>
        <w:bookmarkEnd w:id="4764"/>
        <w:bookmarkEnd w:id="4765"/>
        <w:bookmarkEnd w:id="4766"/>
        <w:bookmarkEnd w:id="4767"/>
        <w:bookmarkEnd w:id="4768"/>
        <w:bookmarkEnd w:id="4769"/>
      </w:del>
    </w:p>
    <w:p w14:paraId="67F95D28" w14:textId="77777777" w:rsidR="00622EA7" w:rsidRPr="006B409E" w:rsidDel="0008299B" w:rsidRDefault="00622EA7">
      <w:pPr>
        <w:rPr>
          <w:del w:id="4770" w:author="Red Army" w:date="2012-04-07T16:04:00Z"/>
          <w:rFonts w:eastAsiaTheme="minorHAnsi"/>
        </w:rPr>
        <w:pPrChange w:id="4771" w:author="Red Army" w:date="2012-04-09T22:39:00Z">
          <w:pPr>
            <w:numPr>
              <w:numId w:val="41"/>
            </w:numPr>
            <w:ind w:left="1080" w:hanging="360"/>
            <w:contextualSpacing/>
          </w:pPr>
        </w:pPrChange>
      </w:pPr>
      <w:del w:id="4772" w:author="Red Army" w:date="2012-04-07T16:04:00Z">
        <w:r w:rsidRPr="006B409E" w:rsidDel="0008299B">
          <w:rPr>
            <w:rFonts w:eastAsiaTheme="minorHAnsi"/>
          </w:rPr>
          <w:delText>Enter your password and re-enter it again. 2 passwords must be matched. Click “Thay đổi” button</w:delText>
        </w:r>
        <w:bookmarkStart w:id="4773" w:name="_Toc321774888"/>
        <w:bookmarkStart w:id="4774" w:name="_Toc321775235"/>
        <w:bookmarkStart w:id="4775" w:name="_Toc321775582"/>
        <w:bookmarkStart w:id="4776" w:name="_Toc322200084"/>
        <w:bookmarkStart w:id="4777" w:name="_Toc322218852"/>
        <w:bookmarkStart w:id="4778" w:name="_Toc322219247"/>
        <w:bookmarkEnd w:id="4773"/>
        <w:bookmarkEnd w:id="4774"/>
        <w:bookmarkEnd w:id="4775"/>
        <w:bookmarkEnd w:id="4776"/>
        <w:bookmarkEnd w:id="4777"/>
        <w:bookmarkEnd w:id="4778"/>
      </w:del>
    </w:p>
    <w:p w14:paraId="6477A63D" w14:textId="77777777" w:rsidR="00622EA7" w:rsidRPr="006B409E" w:rsidDel="0008299B" w:rsidRDefault="00622EA7">
      <w:pPr>
        <w:rPr>
          <w:del w:id="4779" w:author="Red Army" w:date="2012-04-07T16:04:00Z"/>
          <w:rFonts w:eastAsiaTheme="minorHAnsi"/>
        </w:rPr>
        <w:pPrChange w:id="4780" w:author="Red Army" w:date="2012-04-09T22:39:00Z">
          <w:pPr>
            <w:ind w:left="1080"/>
            <w:contextualSpacing/>
          </w:pPr>
        </w:pPrChange>
      </w:pPr>
      <w:del w:id="4781" w:author="Red Army" w:date="2012-04-07T16:04:00Z">
        <w:r w:rsidRPr="00441741" w:rsidDel="0008299B">
          <w:rPr>
            <w:noProof/>
            <w:lang w:eastAsia="ja-JP"/>
          </w:rPr>
          <w:lastRenderedPageBreak/>
          <w:drawing>
            <wp:inline distT="0" distB="0" distL="0" distR="0" wp14:anchorId="0221BDBC" wp14:editId="637874D7">
              <wp:extent cx="4943475" cy="1663083"/>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NG"/>
                      <pic:cNvPicPr/>
                    </pic:nvPicPr>
                    <pic:blipFill>
                      <a:blip r:embed="rId86">
                        <a:extLst>
                          <a:ext uri="{28A0092B-C50C-407E-A947-70E740481C1C}">
                            <a14:useLocalDpi xmlns:a14="http://schemas.microsoft.com/office/drawing/2010/main" val="0"/>
                          </a:ext>
                        </a:extLst>
                      </a:blip>
                      <a:stretch>
                        <a:fillRect/>
                      </a:stretch>
                    </pic:blipFill>
                    <pic:spPr>
                      <a:xfrm>
                        <a:off x="0" y="0"/>
                        <a:ext cx="4944165" cy="1663315"/>
                      </a:xfrm>
                      <a:prstGeom prst="rect">
                        <a:avLst/>
                      </a:prstGeom>
                    </pic:spPr>
                  </pic:pic>
                </a:graphicData>
              </a:graphic>
            </wp:inline>
          </w:drawing>
        </w:r>
        <w:bookmarkStart w:id="4782" w:name="_Toc321774889"/>
        <w:bookmarkStart w:id="4783" w:name="_Toc321775236"/>
        <w:bookmarkStart w:id="4784" w:name="_Toc321775583"/>
        <w:bookmarkStart w:id="4785" w:name="_Toc322200085"/>
        <w:bookmarkStart w:id="4786" w:name="_Toc322218853"/>
        <w:bookmarkStart w:id="4787" w:name="_Toc322219248"/>
        <w:bookmarkEnd w:id="4782"/>
        <w:bookmarkEnd w:id="4783"/>
        <w:bookmarkEnd w:id="4784"/>
        <w:bookmarkEnd w:id="4785"/>
        <w:bookmarkEnd w:id="4786"/>
        <w:bookmarkEnd w:id="4787"/>
      </w:del>
    </w:p>
    <w:p w14:paraId="5D3162C7" w14:textId="77777777" w:rsidR="00622EA7" w:rsidRPr="006B409E" w:rsidDel="0008299B" w:rsidRDefault="00622EA7">
      <w:pPr>
        <w:rPr>
          <w:del w:id="4788" w:author="Red Army" w:date="2012-04-07T16:04:00Z"/>
          <w:rFonts w:eastAsiaTheme="minorHAnsi"/>
        </w:rPr>
        <w:pPrChange w:id="4789" w:author="Red Army" w:date="2012-04-09T22:39:00Z">
          <w:pPr>
            <w:numPr>
              <w:numId w:val="41"/>
            </w:numPr>
            <w:ind w:left="1080" w:hanging="360"/>
            <w:contextualSpacing/>
          </w:pPr>
        </w:pPrChange>
      </w:pPr>
      <w:del w:id="4790" w:author="Red Army" w:date="2012-04-07T16:04:00Z">
        <w:r w:rsidRPr="006B409E" w:rsidDel="0008299B">
          <w:rPr>
            <w:rFonts w:eastAsiaTheme="minorHAnsi"/>
          </w:rPr>
          <w:delText>Success message will be displayed</w:delText>
        </w:r>
        <w:bookmarkStart w:id="4791" w:name="_Toc321774890"/>
        <w:bookmarkStart w:id="4792" w:name="_Toc321775237"/>
        <w:bookmarkStart w:id="4793" w:name="_Toc321775584"/>
        <w:bookmarkStart w:id="4794" w:name="_Toc322200086"/>
        <w:bookmarkStart w:id="4795" w:name="_Toc322218854"/>
        <w:bookmarkStart w:id="4796" w:name="_Toc322219249"/>
        <w:bookmarkEnd w:id="4791"/>
        <w:bookmarkEnd w:id="4792"/>
        <w:bookmarkEnd w:id="4793"/>
        <w:bookmarkEnd w:id="4794"/>
        <w:bookmarkEnd w:id="4795"/>
        <w:bookmarkEnd w:id="4796"/>
      </w:del>
    </w:p>
    <w:p w14:paraId="4AA7465B" w14:textId="77777777" w:rsidR="00622EA7" w:rsidRPr="006B409E" w:rsidDel="0008299B" w:rsidRDefault="00622EA7">
      <w:pPr>
        <w:rPr>
          <w:del w:id="4797" w:author="Red Army" w:date="2012-04-07T16:04:00Z"/>
          <w:rFonts w:eastAsiaTheme="minorHAnsi"/>
        </w:rPr>
        <w:pPrChange w:id="4798" w:author="Red Army" w:date="2012-04-09T22:39:00Z">
          <w:pPr>
            <w:ind w:left="1080"/>
            <w:contextualSpacing/>
          </w:pPr>
        </w:pPrChange>
      </w:pPr>
      <w:del w:id="4799" w:author="Red Army" w:date="2012-04-07T16:04:00Z">
        <w:r w:rsidRPr="00441741" w:rsidDel="0008299B">
          <w:rPr>
            <w:noProof/>
            <w:lang w:eastAsia="ja-JP"/>
          </w:rPr>
          <w:drawing>
            <wp:inline distT="0" distB="0" distL="0" distR="0" wp14:anchorId="1F274802" wp14:editId="41022E6C">
              <wp:extent cx="4990872" cy="628650"/>
              <wp:effectExtent l="0" t="0" r="63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PNG"/>
                      <pic:cNvPicPr/>
                    </pic:nvPicPr>
                    <pic:blipFill>
                      <a:blip r:embed="rId87">
                        <a:extLst>
                          <a:ext uri="{28A0092B-C50C-407E-A947-70E740481C1C}">
                            <a14:useLocalDpi xmlns:a14="http://schemas.microsoft.com/office/drawing/2010/main" val="0"/>
                          </a:ext>
                        </a:extLst>
                      </a:blip>
                      <a:stretch>
                        <a:fillRect/>
                      </a:stretch>
                    </pic:blipFill>
                    <pic:spPr>
                      <a:xfrm>
                        <a:off x="0" y="0"/>
                        <a:ext cx="4991569" cy="628738"/>
                      </a:xfrm>
                      <a:prstGeom prst="rect">
                        <a:avLst/>
                      </a:prstGeom>
                    </pic:spPr>
                  </pic:pic>
                </a:graphicData>
              </a:graphic>
            </wp:inline>
          </w:drawing>
        </w:r>
        <w:bookmarkStart w:id="4800" w:name="_Toc321774891"/>
        <w:bookmarkStart w:id="4801" w:name="_Toc321775238"/>
        <w:bookmarkStart w:id="4802" w:name="_Toc321775585"/>
        <w:bookmarkStart w:id="4803" w:name="_Toc322200087"/>
        <w:bookmarkStart w:id="4804" w:name="_Toc322218855"/>
        <w:bookmarkStart w:id="4805" w:name="_Toc322219250"/>
        <w:bookmarkEnd w:id="4800"/>
        <w:bookmarkEnd w:id="4801"/>
        <w:bookmarkEnd w:id="4802"/>
        <w:bookmarkEnd w:id="4803"/>
        <w:bookmarkEnd w:id="4804"/>
        <w:bookmarkEnd w:id="4805"/>
      </w:del>
    </w:p>
    <w:p w14:paraId="0E42F7A4" w14:textId="77777777" w:rsidR="00622EA7" w:rsidRPr="006B409E" w:rsidDel="0008299B" w:rsidRDefault="00622EA7">
      <w:pPr>
        <w:rPr>
          <w:del w:id="4806" w:author="Red Army" w:date="2012-04-07T16:04:00Z"/>
          <w:rFonts w:eastAsiaTheme="minorHAnsi"/>
        </w:rPr>
        <w:pPrChange w:id="4807" w:author="Red Army" w:date="2012-04-09T22:39:00Z">
          <w:pPr>
            <w:numPr>
              <w:numId w:val="41"/>
            </w:numPr>
            <w:ind w:left="1080" w:hanging="360"/>
            <w:contextualSpacing/>
          </w:pPr>
        </w:pPrChange>
      </w:pPr>
      <w:del w:id="4808" w:author="Red Army" w:date="2012-04-07T16:04:00Z">
        <w:r w:rsidRPr="006B409E" w:rsidDel="0008299B">
          <w:rPr>
            <w:rFonts w:eastAsiaTheme="minorHAnsi"/>
          </w:rPr>
          <w:delText>You can login with your PSN account and above password.</w:delText>
        </w:r>
        <w:bookmarkStart w:id="4809" w:name="_Toc321774892"/>
        <w:bookmarkStart w:id="4810" w:name="_Toc321775239"/>
        <w:bookmarkStart w:id="4811" w:name="_Toc321775586"/>
        <w:bookmarkStart w:id="4812" w:name="_Toc322200088"/>
        <w:bookmarkStart w:id="4813" w:name="_Toc322218856"/>
        <w:bookmarkStart w:id="4814" w:name="_Toc322219251"/>
        <w:bookmarkEnd w:id="4809"/>
        <w:bookmarkEnd w:id="4810"/>
        <w:bookmarkEnd w:id="4811"/>
        <w:bookmarkEnd w:id="4812"/>
        <w:bookmarkEnd w:id="4813"/>
        <w:bookmarkEnd w:id="4814"/>
      </w:del>
    </w:p>
    <w:p w14:paraId="3A22F53E" w14:textId="77777777" w:rsidR="00622EA7" w:rsidRPr="006B409E" w:rsidDel="0008299B" w:rsidRDefault="00622EA7">
      <w:pPr>
        <w:rPr>
          <w:del w:id="4815" w:author="Red Army" w:date="2012-04-07T16:04:00Z"/>
          <w:rFonts w:eastAsiaTheme="minorHAnsi"/>
          <w:rPrChange w:id="4816" w:author="Red Army" w:date="2012-04-09T22:39:00Z">
            <w:rPr>
              <w:del w:id="4817" w:author="Red Army" w:date="2012-04-07T16:04:00Z"/>
              <w:rFonts w:asciiTheme="majorHAnsi" w:eastAsiaTheme="majorEastAsia" w:hAnsiTheme="majorHAnsi" w:cstheme="majorBidi"/>
              <w:b/>
              <w:bCs/>
              <w:color w:val="4F81BD" w:themeColor="accent1"/>
            </w:rPr>
          </w:rPrChange>
        </w:rPr>
        <w:pPrChange w:id="4818" w:author="Red Army" w:date="2012-04-09T22:39:00Z">
          <w:pPr>
            <w:keepNext/>
            <w:keepLines/>
            <w:numPr>
              <w:ilvl w:val="1"/>
              <w:numId w:val="36"/>
            </w:numPr>
            <w:spacing w:before="200" w:after="0"/>
            <w:ind w:hanging="360"/>
            <w:outlineLvl w:val="2"/>
          </w:pPr>
        </w:pPrChange>
      </w:pPr>
      <w:del w:id="4819" w:author="Red Army" w:date="2012-04-07T16:04:00Z">
        <w:r w:rsidRPr="006B409E" w:rsidDel="0008299B">
          <w:rPr>
            <w:rFonts w:eastAsiaTheme="minorHAnsi"/>
            <w:rPrChange w:id="4820" w:author="Red Army" w:date="2012-04-09T22:39:00Z">
              <w:rPr>
                <w:rFonts w:asciiTheme="majorHAnsi" w:eastAsiaTheme="majorEastAsia" w:hAnsiTheme="majorHAnsi" w:cstheme="majorBidi"/>
                <w:b/>
                <w:bCs/>
                <w:color w:val="4F81BD" w:themeColor="accent1"/>
              </w:rPr>
            </w:rPrChange>
          </w:rPr>
          <w:delText>Create a new place</w:delText>
        </w:r>
        <w:bookmarkStart w:id="4821" w:name="_Toc321774893"/>
        <w:bookmarkStart w:id="4822" w:name="_Toc321775240"/>
        <w:bookmarkStart w:id="4823" w:name="_Toc321775587"/>
        <w:bookmarkStart w:id="4824" w:name="_Toc322200089"/>
        <w:bookmarkStart w:id="4825" w:name="_Toc322218857"/>
        <w:bookmarkStart w:id="4826" w:name="_Toc322219252"/>
        <w:bookmarkEnd w:id="4821"/>
        <w:bookmarkEnd w:id="4822"/>
        <w:bookmarkEnd w:id="4823"/>
        <w:bookmarkEnd w:id="4824"/>
        <w:bookmarkEnd w:id="4825"/>
        <w:bookmarkEnd w:id="4826"/>
      </w:del>
    </w:p>
    <w:p w14:paraId="6A271ADF" w14:textId="77777777" w:rsidR="00622EA7" w:rsidRPr="006B409E" w:rsidDel="0008299B" w:rsidRDefault="00622EA7">
      <w:pPr>
        <w:rPr>
          <w:del w:id="4827" w:author="Red Army" w:date="2012-04-07T16:04:00Z"/>
          <w:rFonts w:eastAsiaTheme="minorHAnsi"/>
        </w:rPr>
        <w:pPrChange w:id="4828" w:author="Red Army" w:date="2012-04-09T22:39:00Z">
          <w:pPr>
            <w:numPr>
              <w:numId w:val="41"/>
            </w:numPr>
            <w:ind w:left="1080" w:hanging="360"/>
            <w:contextualSpacing/>
          </w:pPr>
        </w:pPrChange>
      </w:pPr>
      <w:del w:id="4829" w:author="Red Army" w:date="2012-04-07T16:04:00Z">
        <w:r w:rsidRPr="006B409E" w:rsidDel="0008299B">
          <w:rPr>
            <w:rFonts w:eastAsiaTheme="minorHAnsi"/>
          </w:rPr>
          <w:delText>To create a new place, click to “Tạo địa điểm” in the main menu at head page.</w:delText>
        </w:r>
        <w:bookmarkStart w:id="4830" w:name="_Toc321774894"/>
        <w:bookmarkStart w:id="4831" w:name="_Toc321775241"/>
        <w:bookmarkStart w:id="4832" w:name="_Toc321775588"/>
        <w:bookmarkStart w:id="4833" w:name="_Toc322200090"/>
        <w:bookmarkStart w:id="4834" w:name="_Toc322218858"/>
        <w:bookmarkStart w:id="4835" w:name="_Toc322219253"/>
        <w:bookmarkEnd w:id="4830"/>
        <w:bookmarkEnd w:id="4831"/>
        <w:bookmarkEnd w:id="4832"/>
        <w:bookmarkEnd w:id="4833"/>
        <w:bookmarkEnd w:id="4834"/>
        <w:bookmarkEnd w:id="4835"/>
      </w:del>
    </w:p>
    <w:p w14:paraId="793EC48F" w14:textId="77777777" w:rsidR="00622EA7" w:rsidRPr="006B409E" w:rsidDel="0008299B" w:rsidRDefault="00622EA7">
      <w:pPr>
        <w:rPr>
          <w:del w:id="4836" w:author="Red Army" w:date="2012-04-07T16:04:00Z"/>
          <w:rFonts w:eastAsiaTheme="minorHAnsi"/>
        </w:rPr>
        <w:pPrChange w:id="4837" w:author="Red Army" w:date="2012-04-09T22:39:00Z">
          <w:pPr>
            <w:ind w:left="1080"/>
            <w:contextualSpacing/>
          </w:pPr>
        </w:pPrChange>
      </w:pPr>
      <w:del w:id="4838" w:author="Red Army" w:date="2012-04-07T16:04:00Z">
        <w:r w:rsidRPr="00441741" w:rsidDel="0008299B">
          <w:rPr>
            <w:noProof/>
            <w:lang w:eastAsia="ja-JP"/>
          </w:rPr>
          <w:drawing>
            <wp:inline distT="0" distB="0" distL="0" distR="0" wp14:anchorId="0BBBB9D5" wp14:editId="3BD4D6A1">
              <wp:extent cx="4753154" cy="805887"/>
              <wp:effectExtent l="190500" t="190500" r="180975" b="18478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53943" cy="806021"/>
                      </a:xfrm>
                      <a:prstGeom prst="rect">
                        <a:avLst/>
                      </a:prstGeom>
                      <a:ln>
                        <a:noFill/>
                      </a:ln>
                      <a:effectLst>
                        <a:outerShdw blurRad="190500" algn="tl" rotWithShape="0">
                          <a:srgbClr val="000000">
                            <a:alpha val="70000"/>
                          </a:srgbClr>
                        </a:outerShdw>
                      </a:effectLst>
                    </pic:spPr>
                  </pic:pic>
                </a:graphicData>
              </a:graphic>
            </wp:inline>
          </w:drawing>
        </w:r>
        <w:bookmarkStart w:id="4839" w:name="_Toc321774895"/>
        <w:bookmarkStart w:id="4840" w:name="_Toc321775242"/>
        <w:bookmarkStart w:id="4841" w:name="_Toc321775589"/>
        <w:bookmarkStart w:id="4842" w:name="_Toc322200091"/>
        <w:bookmarkStart w:id="4843" w:name="_Toc322218859"/>
        <w:bookmarkStart w:id="4844" w:name="_Toc322219254"/>
        <w:bookmarkEnd w:id="4839"/>
        <w:bookmarkEnd w:id="4840"/>
        <w:bookmarkEnd w:id="4841"/>
        <w:bookmarkEnd w:id="4842"/>
        <w:bookmarkEnd w:id="4843"/>
        <w:bookmarkEnd w:id="4844"/>
      </w:del>
    </w:p>
    <w:p w14:paraId="7807A333" w14:textId="77777777" w:rsidR="00622EA7" w:rsidRPr="006B409E" w:rsidDel="0008299B" w:rsidRDefault="00622EA7">
      <w:pPr>
        <w:rPr>
          <w:del w:id="4845" w:author="Red Army" w:date="2012-04-07T16:04:00Z"/>
          <w:rFonts w:eastAsiaTheme="minorHAnsi"/>
        </w:rPr>
        <w:pPrChange w:id="4846" w:author="Red Army" w:date="2012-04-09T22:39:00Z">
          <w:pPr>
            <w:ind w:left="1080"/>
            <w:contextualSpacing/>
          </w:pPr>
        </w:pPrChange>
      </w:pPr>
      <w:bookmarkStart w:id="4847" w:name="_Toc321774896"/>
      <w:bookmarkStart w:id="4848" w:name="_Toc321775243"/>
      <w:bookmarkStart w:id="4849" w:name="_Toc321775590"/>
      <w:bookmarkStart w:id="4850" w:name="_Toc322200092"/>
      <w:bookmarkStart w:id="4851" w:name="_Toc322218860"/>
      <w:bookmarkStart w:id="4852" w:name="_Toc322219255"/>
      <w:bookmarkEnd w:id="4847"/>
      <w:bookmarkEnd w:id="4848"/>
      <w:bookmarkEnd w:id="4849"/>
      <w:bookmarkEnd w:id="4850"/>
      <w:bookmarkEnd w:id="4851"/>
      <w:bookmarkEnd w:id="4852"/>
    </w:p>
    <w:p w14:paraId="580CC21A" w14:textId="77777777" w:rsidR="00622EA7" w:rsidRPr="006B409E" w:rsidDel="0008299B" w:rsidRDefault="00622EA7">
      <w:pPr>
        <w:rPr>
          <w:del w:id="4853" w:author="Red Army" w:date="2012-04-07T16:04:00Z"/>
          <w:rFonts w:eastAsiaTheme="minorHAnsi"/>
        </w:rPr>
        <w:pPrChange w:id="4854" w:author="Red Army" w:date="2012-04-09T22:39:00Z">
          <w:pPr>
            <w:ind w:left="1080"/>
            <w:contextualSpacing/>
          </w:pPr>
        </w:pPrChange>
      </w:pPr>
      <w:bookmarkStart w:id="4855" w:name="_Toc321774897"/>
      <w:bookmarkStart w:id="4856" w:name="_Toc321775244"/>
      <w:bookmarkStart w:id="4857" w:name="_Toc321775591"/>
      <w:bookmarkStart w:id="4858" w:name="_Toc322200093"/>
      <w:bookmarkStart w:id="4859" w:name="_Toc322218861"/>
      <w:bookmarkStart w:id="4860" w:name="_Toc322219256"/>
      <w:bookmarkEnd w:id="4855"/>
      <w:bookmarkEnd w:id="4856"/>
      <w:bookmarkEnd w:id="4857"/>
      <w:bookmarkEnd w:id="4858"/>
      <w:bookmarkEnd w:id="4859"/>
      <w:bookmarkEnd w:id="4860"/>
    </w:p>
    <w:p w14:paraId="7C7F52E8" w14:textId="77777777" w:rsidR="00622EA7" w:rsidRPr="006B409E" w:rsidDel="0008299B" w:rsidRDefault="00622EA7">
      <w:pPr>
        <w:rPr>
          <w:del w:id="4861" w:author="Red Army" w:date="2012-04-07T16:04:00Z"/>
          <w:rFonts w:eastAsiaTheme="minorHAnsi"/>
        </w:rPr>
        <w:pPrChange w:id="4862" w:author="Red Army" w:date="2012-04-09T22:39:00Z">
          <w:pPr>
            <w:numPr>
              <w:numId w:val="41"/>
            </w:numPr>
            <w:ind w:left="1080" w:hanging="360"/>
            <w:contextualSpacing/>
          </w:pPr>
        </w:pPrChange>
      </w:pPr>
      <w:del w:id="4863" w:author="Red Army" w:date="2012-04-07T16:04:00Z">
        <w:r w:rsidRPr="006B409E" w:rsidDel="0008299B">
          <w:rPr>
            <w:rFonts w:eastAsiaTheme="minorHAnsi"/>
          </w:rPr>
          <w:delText>You will be redirected to Create Place Page.</w:delText>
        </w:r>
        <w:bookmarkStart w:id="4864" w:name="_Toc321774898"/>
        <w:bookmarkStart w:id="4865" w:name="_Toc321775245"/>
        <w:bookmarkStart w:id="4866" w:name="_Toc321775592"/>
        <w:bookmarkStart w:id="4867" w:name="_Toc322200094"/>
        <w:bookmarkStart w:id="4868" w:name="_Toc322218862"/>
        <w:bookmarkStart w:id="4869" w:name="_Toc322219257"/>
        <w:bookmarkEnd w:id="4864"/>
        <w:bookmarkEnd w:id="4865"/>
        <w:bookmarkEnd w:id="4866"/>
        <w:bookmarkEnd w:id="4867"/>
        <w:bookmarkEnd w:id="4868"/>
        <w:bookmarkEnd w:id="4869"/>
      </w:del>
    </w:p>
    <w:p w14:paraId="3B9C8AF6" w14:textId="77777777" w:rsidR="00622EA7" w:rsidRPr="006B409E" w:rsidDel="0008299B" w:rsidRDefault="00622EA7">
      <w:pPr>
        <w:rPr>
          <w:del w:id="4870" w:author="Red Army" w:date="2012-04-07T16:04:00Z"/>
          <w:rFonts w:eastAsiaTheme="minorHAnsi"/>
        </w:rPr>
        <w:pPrChange w:id="4871" w:author="Red Army" w:date="2012-04-09T22:39:00Z">
          <w:pPr>
            <w:ind w:left="1080"/>
            <w:contextualSpacing/>
          </w:pPr>
        </w:pPrChange>
      </w:pPr>
      <w:del w:id="4872" w:author="Red Army" w:date="2012-04-07T16:04:00Z">
        <w:r w:rsidRPr="00441741" w:rsidDel="0008299B">
          <w:rPr>
            <w:noProof/>
            <w:lang w:eastAsia="ja-JP"/>
          </w:rPr>
          <w:lastRenderedPageBreak/>
          <w:drawing>
            <wp:inline distT="0" distB="0" distL="0" distR="0" wp14:anchorId="6F3AA571" wp14:editId="37E9E0C7">
              <wp:extent cx="4623758" cy="5343295"/>
              <wp:effectExtent l="190500" t="190500" r="196215" b="18161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30269" cy="5350819"/>
                      </a:xfrm>
                      <a:prstGeom prst="rect">
                        <a:avLst/>
                      </a:prstGeom>
                      <a:ln>
                        <a:noFill/>
                      </a:ln>
                      <a:effectLst>
                        <a:outerShdw blurRad="190500" algn="tl" rotWithShape="0">
                          <a:srgbClr val="000000">
                            <a:alpha val="70000"/>
                          </a:srgbClr>
                        </a:outerShdw>
                      </a:effectLst>
                    </pic:spPr>
                  </pic:pic>
                </a:graphicData>
              </a:graphic>
            </wp:inline>
          </w:drawing>
        </w:r>
        <w:bookmarkStart w:id="4873" w:name="_Toc321774899"/>
        <w:bookmarkStart w:id="4874" w:name="_Toc321775246"/>
        <w:bookmarkStart w:id="4875" w:name="_Toc321775593"/>
        <w:bookmarkStart w:id="4876" w:name="_Toc322200095"/>
        <w:bookmarkStart w:id="4877" w:name="_Toc322218863"/>
        <w:bookmarkStart w:id="4878" w:name="_Toc322219258"/>
        <w:bookmarkEnd w:id="4873"/>
        <w:bookmarkEnd w:id="4874"/>
        <w:bookmarkEnd w:id="4875"/>
        <w:bookmarkEnd w:id="4876"/>
        <w:bookmarkEnd w:id="4877"/>
        <w:bookmarkEnd w:id="4878"/>
      </w:del>
    </w:p>
    <w:p w14:paraId="7F8BE2CB" w14:textId="77777777" w:rsidR="00622EA7" w:rsidRPr="006B409E" w:rsidDel="0008299B" w:rsidRDefault="00622EA7">
      <w:pPr>
        <w:rPr>
          <w:del w:id="4879" w:author="Red Army" w:date="2012-04-07T16:04:00Z"/>
          <w:rFonts w:eastAsiaTheme="minorHAnsi"/>
        </w:rPr>
        <w:pPrChange w:id="4880" w:author="Red Army" w:date="2012-04-09T22:39:00Z">
          <w:pPr>
            <w:numPr>
              <w:numId w:val="41"/>
            </w:numPr>
            <w:ind w:left="1080" w:hanging="360"/>
            <w:contextualSpacing/>
          </w:pPr>
        </w:pPrChange>
      </w:pPr>
      <w:del w:id="4881" w:author="Red Army" w:date="2012-04-07T16:04:00Z">
        <w:r w:rsidRPr="006B409E" w:rsidDel="0008299B">
          <w:rPr>
            <w:rFonts w:eastAsiaTheme="minorHAnsi"/>
          </w:rPr>
          <w:delText>First, fill in basic information for new place as following form:</w:delText>
        </w:r>
        <w:bookmarkStart w:id="4882" w:name="_Toc321774900"/>
        <w:bookmarkStart w:id="4883" w:name="_Toc321775247"/>
        <w:bookmarkStart w:id="4884" w:name="_Toc321775594"/>
        <w:bookmarkStart w:id="4885" w:name="_Toc322200096"/>
        <w:bookmarkStart w:id="4886" w:name="_Toc322218864"/>
        <w:bookmarkStart w:id="4887" w:name="_Toc322219259"/>
        <w:bookmarkEnd w:id="4882"/>
        <w:bookmarkEnd w:id="4883"/>
        <w:bookmarkEnd w:id="4884"/>
        <w:bookmarkEnd w:id="4885"/>
        <w:bookmarkEnd w:id="4886"/>
        <w:bookmarkEnd w:id="4887"/>
      </w:del>
    </w:p>
    <w:p w14:paraId="34888760" w14:textId="77777777" w:rsidR="00622EA7" w:rsidRPr="006B409E" w:rsidDel="0008299B" w:rsidRDefault="00622EA7">
      <w:pPr>
        <w:rPr>
          <w:del w:id="4888" w:author="Red Army" w:date="2012-04-07T16:04:00Z"/>
          <w:rFonts w:eastAsiaTheme="minorHAnsi"/>
        </w:rPr>
        <w:pPrChange w:id="4889" w:author="Red Army" w:date="2012-04-09T22:39:00Z">
          <w:pPr>
            <w:ind w:left="1080"/>
            <w:contextualSpacing/>
          </w:pPr>
        </w:pPrChange>
      </w:pPr>
      <w:del w:id="4890" w:author="Red Army" w:date="2012-04-07T16:04:00Z">
        <w:r w:rsidRPr="00441741" w:rsidDel="0008299B">
          <w:rPr>
            <w:noProof/>
            <w:lang w:eastAsia="ja-JP"/>
          </w:rPr>
          <w:lastRenderedPageBreak/>
          <w:drawing>
            <wp:inline distT="0" distB="0" distL="0" distR="0" wp14:anchorId="22610E62" wp14:editId="00718226">
              <wp:extent cx="2749226" cy="4019910"/>
              <wp:effectExtent l="190500" t="190500" r="184785" b="19050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38527" cy="4004267"/>
                      </a:xfrm>
                      <a:prstGeom prst="rect">
                        <a:avLst/>
                      </a:prstGeom>
                      <a:ln>
                        <a:noFill/>
                      </a:ln>
                      <a:effectLst>
                        <a:outerShdw blurRad="190500" algn="tl" rotWithShape="0">
                          <a:srgbClr val="000000">
                            <a:alpha val="70000"/>
                          </a:srgbClr>
                        </a:outerShdw>
                      </a:effectLst>
                    </pic:spPr>
                  </pic:pic>
                </a:graphicData>
              </a:graphic>
            </wp:inline>
          </w:drawing>
        </w:r>
        <w:bookmarkStart w:id="4891" w:name="_Toc321774901"/>
        <w:bookmarkStart w:id="4892" w:name="_Toc321775248"/>
        <w:bookmarkStart w:id="4893" w:name="_Toc321775595"/>
        <w:bookmarkStart w:id="4894" w:name="_Toc322200097"/>
        <w:bookmarkStart w:id="4895" w:name="_Toc322218865"/>
        <w:bookmarkStart w:id="4896" w:name="_Toc322219260"/>
        <w:bookmarkEnd w:id="4891"/>
        <w:bookmarkEnd w:id="4892"/>
        <w:bookmarkEnd w:id="4893"/>
        <w:bookmarkEnd w:id="4894"/>
        <w:bookmarkEnd w:id="4895"/>
        <w:bookmarkEnd w:id="4896"/>
      </w:del>
    </w:p>
    <w:p w14:paraId="74BE2A7D" w14:textId="77777777" w:rsidR="00622EA7" w:rsidRPr="006B409E" w:rsidDel="0008299B" w:rsidRDefault="00622EA7">
      <w:pPr>
        <w:rPr>
          <w:del w:id="4897" w:author="Red Army" w:date="2012-04-07T16:04:00Z"/>
          <w:rFonts w:eastAsiaTheme="minorHAnsi"/>
        </w:rPr>
        <w:pPrChange w:id="4898" w:author="Red Army" w:date="2012-04-09T22:39:00Z">
          <w:pPr>
            <w:numPr>
              <w:ilvl w:val="1"/>
              <w:numId w:val="41"/>
            </w:numPr>
            <w:ind w:left="1800" w:hanging="360"/>
            <w:contextualSpacing/>
          </w:pPr>
        </w:pPrChange>
      </w:pPr>
      <w:del w:id="4899" w:author="Red Army" w:date="2012-04-07T16:04:00Z">
        <w:r w:rsidRPr="006B409E" w:rsidDel="0008299B">
          <w:rPr>
            <w:rFonts w:eastAsiaTheme="minorHAnsi"/>
          </w:rPr>
          <w:delText>“Tên địa điểm”: enter place name. This is required and must be lesser than 200 characters</w:delText>
        </w:r>
        <w:bookmarkStart w:id="4900" w:name="_Toc321774902"/>
        <w:bookmarkStart w:id="4901" w:name="_Toc321775249"/>
        <w:bookmarkStart w:id="4902" w:name="_Toc321775596"/>
        <w:bookmarkStart w:id="4903" w:name="_Toc322200098"/>
        <w:bookmarkStart w:id="4904" w:name="_Toc322218866"/>
        <w:bookmarkStart w:id="4905" w:name="_Toc322219261"/>
        <w:bookmarkEnd w:id="4900"/>
        <w:bookmarkEnd w:id="4901"/>
        <w:bookmarkEnd w:id="4902"/>
        <w:bookmarkEnd w:id="4903"/>
        <w:bookmarkEnd w:id="4904"/>
        <w:bookmarkEnd w:id="4905"/>
      </w:del>
    </w:p>
    <w:p w14:paraId="3E70FB97" w14:textId="77777777" w:rsidR="00622EA7" w:rsidRPr="006B409E" w:rsidDel="0008299B" w:rsidRDefault="00622EA7">
      <w:pPr>
        <w:rPr>
          <w:del w:id="4906" w:author="Red Army" w:date="2012-04-07T16:04:00Z"/>
          <w:rFonts w:eastAsiaTheme="minorHAnsi"/>
        </w:rPr>
        <w:pPrChange w:id="4907" w:author="Red Army" w:date="2012-04-09T22:39:00Z">
          <w:pPr>
            <w:numPr>
              <w:ilvl w:val="1"/>
              <w:numId w:val="41"/>
            </w:numPr>
            <w:ind w:left="1800" w:hanging="360"/>
            <w:contextualSpacing/>
          </w:pPr>
        </w:pPrChange>
      </w:pPr>
      <w:del w:id="4908" w:author="Red Army" w:date="2012-04-07T16:04:00Z">
        <w:r w:rsidRPr="006B409E" w:rsidDel="0008299B">
          <w:rPr>
            <w:rFonts w:eastAsiaTheme="minorHAnsi"/>
          </w:rPr>
          <w:delText>“Nhóm địa điểm”: enter place category. This is required. There will be a suggest list displayed below as you typing into the text box. You must choose 1 category from suggested list. If your category is different, you can’t create a new place. You can only create place for valid categories in the system</w:delText>
        </w:r>
        <w:bookmarkStart w:id="4909" w:name="_Toc321774903"/>
        <w:bookmarkStart w:id="4910" w:name="_Toc321775250"/>
        <w:bookmarkStart w:id="4911" w:name="_Toc321775597"/>
        <w:bookmarkStart w:id="4912" w:name="_Toc322200099"/>
        <w:bookmarkStart w:id="4913" w:name="_Toc322218867"/>
        <w:bookmarkStart w:id="4914" w:name="_Toc322219262"/>
        <w:bookmarkEnd w:id="4909"/>
        <w:bookmarkEnd w:id="4910"/>
        <w:bookmarkEnd w:id="4911"/>
        <w:bookmarkEnd w:id="4912"/>
        <w:bookmarkEnd w:id="4913"/>
        <w:bookmarkEnd w:id="4914"/>
      </w:del>
    </w:p>
    <w:p w14:paraId="0F70A534" w14:textId="77777777" w:rsidR="00622EA7" w:rsidRPr="006B409E" w:rsidDel="0008299B" w:rsidRDefault="00622EA7">
      <w:pPr>
        <w:rPr>
          <w:del w:id="4915" w:author="Red Army" w:date="2012-04-07T16:04:00Z"/>
          <w:rFonts w:eastAsiaTheme="minorHAnsi"/>
        </w:rPr>
        <w:pPrChange w:id="4916" w:author="Red Army" w:date="2012-04-09T22:39:00Z">
          <w:pPr>
            <w:ind w:left="1800"/>
            <w:contextualSpacing/>
          </w:pPr>
        </w:pPrChange>
      </w:pPr>
      <w:del w:id="4917" w:author="Red Army" w:date="2012-04-07T16:04:00Z">
        <w:r w:rsidRPr="00441741" w:rsidDel="0008299B">
          <w:rPr>
            <w:noProof/>
            <w:lang w:eastAsia="ja-JP"/>
          </w:rPr>
          <w:drawing>
            <wp:inline distT="0" distB="0" distL="0" distR="0" wp14:anchorId="1D9A964B" wp14:editId="4E846E59">
              <wp:extent cx="2475865" cy="1431925"/>
              <wp:effectExtent l="190500" t="190500" r="191135" b="1873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75865" cy="1431925"/>
                      </a:xfrm>
                      <a:prstGeom prst="rect">
                        <a:avLst/>
                      </a:prstGeom>
                      <a:ln>
                        <a:noFill/>
                      </a:ln>
                      <a:effectLst>
                        <a:outerShdw blurRad="190500" algn="tl" rotWithShape="0">
                          <a:srgbClr val="000000">
                            <a:alpha val="70000"/>
                          </a:srgbClr>
                        </a:outerShdw>
                      </a:effectLst>
                    </pic:spPr>
                  </pic:pic>
                </a:graphicData>
              </a:graphic>
            </wp:inline>
          </w:drawing>
        </w:r>
        <w:bookmarkStart w:id="4918" w:name="_Toc321774904"/>
        <w:bookmarkStart w:id="4919" w:name="_Toc321775251"/>
        <w:bookmarkStart w:id="4920" w:name="_Toc321775598"/>
        <w:bookmarkStart w:id="4921" w:name="_Toc322200100"/>
        <w:bookmarkStart w:id="4922" w:name="_Toc322218868"/>
        <w:bookmarkStart w:id="4923" w:name="_Toc322219263"/>
        <w:bookmarkEnd w:id="4918"/>
        <w:bookmarkEnd w:id="4919"/>
        <w:bookmarkEnd w:id="4920"/>
        <w:bookmarkEnd w:id="4921"/>
        <w:bookmarkEnd w:id="4922"/>
        <w:bookmarkEnd w:id="4923"/>
      </w:del>
    </w:p>
    <w:p w14:paraId="6F7E6B18" w14:textId="77777777" w:rsidR="00622EA7" w:rsidRPr="006B409E" w:rsidDel="0008299B" w:rsidRDefault="00622EA7">
      <w:pPr>
        <w:rPr>
          <w:del w:id="4924" w:author="Red Army" w:date="2012-04-07T16:04:00Z"/>
          <w:rFonts w:eastAsiaTheme="minorHAnsi"/>
        </w:rPr>
        <w:pPrChange w:id="4925" w:author="Red Army" w:date="2012-04-09T22:39:00Z">
          <w:pPr>
            <w:numPr>
              <w:ilvl w:val="1"/>
              <w:numId w:val="41"/>
            </w:numPr>
            <w:ind w:left="1800" w:hanging="360"/>
            <w:contextualSpacing/>
          </w:pPr>
        </w:pPrChange>
      </w:pPr>
      <w:del w:id="4926" w:author="Red Army" w:date="2012-04-07T16:04:00Z">
        <w:r w:rsidRPr="006B409E" w:rsidDel="0008299B">
          <w:rPr>
            <w:rFonts w:eastAsiaTheme="minorHAnsi"/>
          </w:rPr>
          <w:delText>“Tỉnh/Thành phố”: choose province or city from list. You can’t enter new province or new city</w:delText>
        </w:r>
        <w:bookmarkStart w:id="4927" w:name="_Toc321774905"/>
        <w:bookmarkStart w:id="4928" w:name="_Toc321775252"/>
        <w:bookmarkStart w:id="4929" w:name="_Toc321775599"/>
        <w:bookmarkStart w:id="4930" w:name="_Toc322200101"/>
        <w:bookmarkStart w:id="4931" w:name="_Toc322218869"/>
        <w:bookmarkStart w:id="4932" w:name="_Toc322219264"/>
        <w:bookmarkEnd w:id="4927"/>
        <w:bookmarkEnd w:id="4928"/>
        <w:bookmarkEnd w:id="4929"/>
        <w:bookmarkEnd w:id="4930"/>
        <w:bookmarkEnd w:id="4931"/>
        <w:bookmarkEnd w:id="4932"/>
      </w:del>
    </w:p>
    <w:p w14:paraId="5FDF6231" w14:textId="77777777" w:rsidR="00622EA7" w:rsidRPr="006B409E" w:rsidDel="0008299B" w:rsidRDefault="00622EA7">
      <w:pPr>
        <w:rPr>
          <w:del w:id="4933" w:author="Red Army" w:date="2012-04-07T16:04:00Z"/>
          <w:rFonts w:eastAsiaTheme="minorHAnsi"/>
        </w:rPr>
        <w:pPrChange w:id="4934" w:author="Red Army" w:date="2012-04-09T22:39:00Z">
          <w:pPr>
            <w:numPr>
              <w:ilvl w:val="1"/>
              <w:numId w:val="41"/>
            </w:numPr>
            <w:ind w:left="1800" w:hanging="360"/>
            <w:contextualSpacing/>
          </w:pPr>
        </w:pPrChange>
      </w:pPr>
      <w:del w:id="4935" w:author="Red Army" w:date="2012-04-07T16:04:00Z">
        <w:r w:rsidRPr="006B409E" w:rsidDel="0008299B">
          <w:rPr>
            <w:rFonts w:eastAsiaTheme="minorHAnsi"/>
          </w:rPr>
          <w:delText>“Quận/huyện/thị xã/phường”: choose district, town and ward from list. You can’t enter new district, new town or new ward.</w:delText>
        </w:r>
        <w:bookmarkStart w:id="4936" w:name="_Toc321774906"/>
        <w:bookmarkStart w:id="4937" w:name="_Toc321775253"/>
        <w:bookmarkStart w:id="4938" w:name="_Toc321775600"/>
        <w:bookmarkStart w:id="4939" w:name="_Toc322200102"/>
        <w:bookmarkStart w:id="4940" w:name="_Toc322218870"/>
        <w:bookmarkStart w:id="4941" w:name="_Toc322219265"/>
        <w:bookmarkEnd w:id="4936"/>
        <w:bookmarkEnd w:id="4937"/>
        <w:bookmarkEnd w:id="4938"/>
        <w:bookmarkEnd w:id="4939"/>
        <w:bookmarkEnd w:id="4940"/>
        <w:bookmarkEnd w:id="4941"/>
      </w:del>
    </w:p>
    <w:p w14:paraId="17C6CFFD" w14:textId="77777777" w:rsidR="00622EA7" w:rsidRPr="006B409E" w:rsidDel="0008299B" w:rsidRDefault="00622EA7">
      <w:pPr>
        <w:rPr>
          <w:del w:id="4942" w:author="Red Army" w:date="2012-04-07T16:04:00Z"/>
          <w:rFonts w:eastAsiaTheme="minorHAnsi"/>
        </w:rPr>
        <w:pPrChange w:id="4943" w:author="Red Army" w:date="2012-04-09T22:39:00Z">
          <w:pPr>
            <w:numPr>
              <w:ilvl w:val="1"/>
              <w:numId w:val="41"/>
            </w:numPr>
            <w:ind w:left="1800" w:hanging="360"/>
            <w:contextualSpacing/>
          </w:pPr>
        </w:pPrChange>
      </w:pPr>
      <w:del w:id="4944" w:author="Red Army" w:date="2012-04-07T16:04:00Z">
        <w:r w:rsidRPr="006B409E" w:rsidDel="0008299B">
          <w:rPr>
            <w:rFonts w:eastAsiaTheme="minorHAnsi"/>
          </w:rPr>
          <w:delText>“Điện thoại”: enter place phone number</w:delText>
        </w:r>
        <w:bookmarkStart w:id="4945" w:name="_Toc321774907"/>
        <w:bookmarkStart w:id="4946" w:name="_Toc321775254"/>
        <w:bookmarkStart w:id="4947" w:name="_Toc321775601"/>
        <w:bookmarkStart w:id="4948" w:name="_Toc322200103"/>
        <w:bookmarkStart w:id="4949" w:name="_Toc322218871"/>
        <w:bookmarkStart w:id="4950" w:name="_Toc322219266"/>
        <w:bookmarkEnd w:id="4945"/>
        <w:bookmarkEnd w:id="4946"/>
        <w:bookmarkEnd w:id="4947"/>
        <w:bookmarkEnd w:id="4948"/>
        <w:bookmarkEnd w:id="4949"/>
        <w:bookmarkEnd w:id="4950"/>
      </w:del>
    </w:p>
    <w:p w14:paraId="4125DCC0" w14:textId="77777777" w:rsidR="00622EA7" w:rsidRPr="006B409E" w:rsidDel="0008299B" w:rsidRDefault="00622EA7">
      <w:pPr>
        <w:rPr>
          <w:del w:id="4951" w:author="Red Army" w:date="2012-04-07T16:04:00Z"/>
          <w:rFonts w:eastAsiaTheme="minorHAnsi"/>
        </w:rPr>
        <w:pPrChange w:id="4952" w:author="Red Army" w:date="2012-04-09T22:39:00Z">
          <w:pPr>
            <w:numPr>
              <w:ilvl w:val="1"/>
              <w:numId w:val="41"/>
            </w:numPr>
            <w:ind w:left="1800" w:hanging="360"/>
            <w:contextualSpacing/>
          </w:pPr>
        </w:pPrChange>
      </w:pPr>
      <w:del w:id="4953" w:author="Red Army" w:date="2012-04-07T16:04:00Z">
        <w:r w:rsidRPr="006B409E" w:rsidDel="0008299B">
          <w:rPr>
            <w:rFonts w:eastAsiaTheme="minorHAnsi"/>
          </w:rPr>
          <w:delText>“Địa chỉ chi tiết”: enter place detail address, all remains part of place’s address except parts that was selected from 2 combo boxs above.</w:delText>
        </w:r>
        <w:bookmarkStart w:id="4954" w:name="_Toc321774908"/>
        <w:bookmarkStart w:id="4955" w:name="_Toc321775255"/>
        <w:bookmarkStart w:id="4956" w:name="_Toc321775602"/>
        <w:bookmarkStart w:id="4957" w:name="_Toc322200104"/>
        <w:bookmarkStart w:id="4958" w:name="_Toc322218872"/>
        <w:bookmarkStart w:id="4959" w:name="_Toc322219267"/>
        <w:bookmarkEnd w:id="4954"/>
        <w:bookmarkEnd w:id="4955"/>
        <w:bookmarkEnd w:id="4956"/>
        <w:bookmarkEnd w:id="4957"/>
        <w:bookmarkEnd w:id="4958"/>
        <w:bookmarkEnd w:id="4959"/>
      </w:del>
    </w:p>
    <w:p w14:paraId="6492824C" w14:textId="77777777" w:rsidR="00622EA7" w:rsidRPr="006B409E" w:rsidDel="0008299B" w:rsidRDefault="00622EA7">
      <w:pPr>
        <w:rPr>
          <w:del w:id="4960" w:author="Red Army" w:date="2012-04-07T16:04:00Z"/>
          <w:rFonts w:eastAsiaTheme="minorHAnsi"/>
        </w:rPr>
        <w:pPrChange w:id="4961" w:author="Red Army" w:date="2012-04-09T22:39:00Z">
          <w:pPr>
            <w:ind w:left="1080"/>
            <w:contextualSpacing/>
          </w:pPr>
        </w:pPrChange>
      </w:pPr>
      <w:bookmarkStart w:id="4962" w:name="_Toc321774909"/>
      <w:bookmarkStart w:id="4963" w:name="_Toc321775256"/>
      <w:bookmarkStart w:id="4964" w:name="_Toc321775603"/>
      <w:bookmarkStart w:id="4965" w:name="_Toc322200105"/>
      <w:bookmarkStart w:id="4966" w:name="_Toc322218873"/>
      <w:bookmarkStart w:id="4967" w:name="_Toc322219268"/>
      <w:bookmarkEnd w:id="4962"/>
      <w:bookmarkEnd w:id="4963"/>
      <w:bookmarkEnd w:id="4964"/>
      <w:bookmarkEnd w:id="4965"/>
      <w:bookmarkEnd w:id="4966"/>
      <w:bookmarkEnd w:id="4967"/>
    </w:p>
    <w:p w14:paraId="639D8190" w14:textId="77777777" w:rsidR="00622EA7" w:rsidRPr="006B409E" w:rsidDel="0008299B" w:rsidRDefault="00622EA7">
      <w:pPr>
        <w:rPr>
          <w:del w:id="4968" w:author="Red Army" w:date="2012-04-07T16:04:00Z"/>
          <w:rFonts w:eastAsiaTheme="minorHAnsi"/>
        </w:rPr>
        <w:pPrChange w:id="4969" w:author="Red Army" w:date="2012-04-09T22:39:00Z">
          <w:pPr>
            <w:ind w:left="1080"/>
            <w:contextualSpacing/>
          </w:pPr>
        </w:pPrChange>
      </w:pPr>
      <w:bookmarkStart w:id="4970" w:name="_Toc321774910"/>
      <w:bookmarkStart w:id="4971" w:name="_Toc321775257"/>
      <w:bookmarkStart w:id="4972" w:name="_Toc321775604"/>
      <w:bookmarkStart w:id="4973" w:name="_Toc322200106"/>
      <w:bookmarkStart w:id="4974" w:name="_Toc322218874"/>
      <w:bookmarkStart w:id="4975" w:name="_Toc322219269"/>
      <w:bookmarkEnd w:id="4970"/>
      <w:bookmarkEnd w:id="4971"/>
      <w:bookmarkEnd w:id="4972"/>
      <w:bookmarkEnd w:id="4973"/>
      <w:bookmarkEnd w:id="4974"/>
      <w:bookmarkEnd w:id="4975"/>
    </w:p>
    <w:p w14:paraId="2C8056FE" w14:textId="77777777" w:rsidR="00622EA7" w:rsidRPr="006B409E" w:rsidDel="0008299B" w:rsidRDefault="00622EA7">
      <w:pPr>
        <w:rPr>
          <w:del w:id="4976" w:author="Red Army" w:date="2012-04-07T16:04:00Z"/>
          <w:rFonts w:eastAsiaTheme="minorHAnsi"/>
        </w:rPr>
        <w:pPrChange w:id="4977" w:author="Red Army" w:date="2012-04-09T22:39:00Z">
          <w:pPr>
            <w:numPr>
              <w:numId w:val="41"/>
            </w:numPr>
            <w:ind w:left="1080" w:hanging="360"/>
            <w:contextualSpacing/>
          </w:pPr>
        </w:pPrChange>
      </w:pPr>
      <w:del w:id="4978" w:author="Red Army" w:date="2012-04-07T16:04:00Z">
        <w:r w:rsidRPr="006B409E" w:rsidDel="0008299B">
          <w:rPr>
            <w:rFonts w:eastAsiaTheme="minorHAnsi"/>
          </w:rPr>
          <w:delText>Fill in detail description, comment, review… about new place:</w:delText>
        </w:r>
        <w:bookmarkStart w:id="4979" w:name="_Toc321774911"/>
        <w:bookmarkStart w:id="4980" w:name="_Toc321775258"/>
        <w:bookmarkStart w:id="4981" w:name="_Toc321775605"/>
        <w:bookmarkStart w:id="4982" w:name="_Toc322200107"/>
        <w:bookmarkStart w:id="4983" w:name="_Toc322218875"/>
        <w:bookmarkStart w:id="4984" w:name="_Toc322219270"/>
        <w:bookmarkEnd w:id="4979"/>
        <w:bookmarkEnd w:id="4980"/>
        <w:bookmarkEnd w:id="4981"/>
        <w:bookmarkEnd w:id="4982"/>
        <w:bookmarkEnd w:id="4983"/>
        <w:bookmarkEnd w:id="4984"/>
      </w:del>
    </w:p>
    <w:p w14:paraId="52961468" w14:textId="77777777" w:rsidR="00622EA7" w:rsidRPr="006B409E" w:rsidDel="0008299B" w:rsidRDefault="00622EA7">
      <w:pPr>
        <w:rPr>
          <w:del w:id="4985" w:author="Red Army" w:date="2012-04-07T16:04:00Z"/>
          <w:rFonts w:eastAsiaTheme="minorHAnsi"/>
        </w:rPr>
        <w:pPrChange w:id="4986" w:author="Red Army" w:date="2012-04-09T22:39:00Z">
          <w:pPr>
            <w:ind w:left="1080"/>
            <w:contextualSpacing/>
          </w:pPr>
        </w:pPrChange>
      </w:pPr>
      <w:del w:id="4987" w:author="Red Army" w:date="2012-04-07T16:04:00Z">
        <w:r w:rsidRPr="00441741" w:rsidDel="0008299B">
          <w:rPr>
            <w:noProof/>
            <w:lang w:eastAsia="ja-JP"/>
          </w:rPr>
          <w:drawing>
            <wp:inline distT="0" distB="0" distL="0" distR="0" wp14:anchorId="498A2D07" wp14:editId="54EE3BDC">
              <wp:extent cx="4807426" cy="1725283"/>
              <wp:effectExtent l="190500" t="190500" r="184150" b="19939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07436" cy="1725286"/>
                      </a:xfrm>
                      <a:prstGeom prst="rect">
                        <a:avLst/>
                      </a:prstGeom>
                      <a:ln>
                        <a:noFill/>
                      </a:ln>
                      <a:effectLst>
                        <a:outerShdw blurRad="190500" algn="tl" rotWithShape="0">
                          <a:srgbClr val="000000">
                            <a:alpha val="70000"/>
                          </a:srgbClr>
                        </a:outerShdw>
                      </a:effectLst>
                    </pic:spPr>
                  </pic:pic>
                </a:graphicData>
              </a:graphic>
            </wp:inline>
          </w:drawing>
        </w:r>
        <w:bookmarkStart w:id="4988" w:name="_Toc321774912"/>
        <w:bookmarkStart w:id="4989" w:name="_Toc321775259"/>
        <w:bookmarkStart w:id="4990" w:name="_Toc321775606"/>
        <w:bookmarkStart w:id="4991" w:name="_Toc322200108"/>
        <w:bookmarkStart w:id="4992" w:name="_Toc322218876"/>
        <w:bookmarkStart w:id="4993" w:name="_Toc322219271"/>
        <w:bookmarkEnd w:id="4988"/>
        <w:bookmarkEnd w:id="4989"/>
        <w:bookmarkEnd w:id="4990"/>
        <w:bookmarkEnd w:id="4991"/>
        <w:bookmarkEnd w:id="4992"/>
        <w:bookmarkEnd w:id="4993"/>
      </w:del>
    </w:p>
    <w:p w14:paraId="6299B438" w14:textId="77777777" w:rsidR="00622EA7" w:rsidRPr="006B409E" w:rsidDel="0008299B" w:rsidRDefault="00622EA7">
      <w:pPr>
        <w:rPr>
          <w:del w:id="4994" w:author="Red Army" w:date="2012-04-07T16:04:00Z"/>
          <w:rFonts w:eastAsiaTheme="minorHAnsi"/>
        </w:rPr>
        <w:pPrChange w:id="4995" w:author="Red Army" w:date="2012-04-09T22:39:00Z">
          <w:pPr>
            <w:numPr>
              <w:numId w:val="41"/>
            </w:numPr>
            <w:ind w:left="1080" w:hanging="360"/>
            <w:contextualSpacing/>
          </w:pPr>
        </w:pPrChange>
      </w:pPr>
      <w:del w:id="4996" w:author="Red Army" w:date="2012-04-07T16:04:00Z">
        <w:r w:rsidRPr="006B409E" w:rsidDel="0008299B">
          <w:rPr>
            <w:rFonts w:eastAsiaTheme="minorHAnsi"/>
          </w:rPr>
          <w:delText>Mark the place in map</w:delText>
        </w:r>
        <w:bookmarkStart w:id="4997" w:name="_Toc321774913"/>
        <w:bookmarkStart w:id="4998" w:name="_Toc321775260"/>
        <w:bookmarkStart w:id="4999" w:name="_Toc321775607"/>
        <w:bookmarkStart w:id="5000" w:name="_Toc322200109"/>
        <w:bookmarkStart w:id="5001" w:name="_Toc322218877"/>
        <w:bookmarkStart w:id="5002" w:name="_Toc322219272"/>
        <w:bookmarkEnd w:id="4997"/>
        <w:bookmarkEnd w:id="4998"/>
        <w:bookmarkEnd w:id="4999"/>
        <w:bookmarkEnd w:id="5000"/>
        <w:bookmarkEnd w:id="5001"/>
        <w:bookmarkEnd w:id="5002"/>
      </w:del>
    </w:p>
    <w:p w14:paraId="3DA3AB66" w14:textId="77777777" w:rsidR="00622EA7" w:rsidRPr="006B409E" w:rsidDel="0008299B" w:rsidRDefault="00622EA7">
      <w:pPr>
        <w:rPr>
          <w:del w:id="5003" w:author="Red Army" w:date="2012-04-07T16:04:00Z"/>
          <w:rFonts w:eastAsiaTheme="minorHAnsi"/>
        </w:rPr>
        <w:pPrChange w:id="5004" w:author="Red Army" w:date="2012-04-09T22:39:00Z">
          <w:pPr>
            <w:ind w:left="1080"/>
            <w:contextualSpacing/>
          </w:pPr>
        </w:pPrChange>
      </w:pPr>
      <w:del w:id="5005" w:author="Red Army" w:date="2012-04-07T16:04:00Z">
        <w:r w:rsidRPr="00441741" w:rsidDel="0008299B">
          <w:rPr>
            <w:noProof/>
            <w:lang w:eastAsia="ja-JP"/>
          </w:rPr>
          <w:drawing>
            <wp:inline distT="0" distB="0" distL="0" distR="0" wp14:anchorId="527B4A5A" wp14:editId="5EE039F5">
              <wp:extent cx="4287328" cy="3100086"/>
              <wp:effectExtent l="190500" t="190500" r="189865" b="19558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287710" cy="3100362"/>
                      </a:xfrm>
                      <a:prstGeom prst="rect">
                        <a:avLst/>
                      </a:prstGeom>
                      <a:ln>
                        <a:noFill/>
                      </a:ln>
                      <a:effectLst>
                        <a:outerShdw blurRad="190500" algn="tl" rotWithShape="0">
                          <a:srgbClr val="000000">
                            <a:alpha val="70000"/>
                          </a:srgbClr>
                        </a:outerShdw>
                      </a:effectLst>
                    </pic:spPr>
                  </pic:pic>
                </a:graphicData>
              </a:graphic>
            </wp:inline>
          </w:drawing>
        </w:r>
        <w:bookmarkStart w:id="5006" w:name="_Toc321774914"/>
        <w:bookmarkStart w:id="5007" w:name="_Toc321775261"/>
        <w:bookmarkStart w:id="5008" w:name="_Toc321775608"/>
        <w:bookmarkStart w:id="5009" w:name="_Toc322200110"/>
        <w:bookmarkStart w:id="5010" w:name="_Toc322218878"/>
        <w:bookmarkStart w:id="5011" w:name="_Toc322219273"/>
        <w:bookmarkEnd w:id="5006"/>
        <w:bookmarkEnd w:id="5007"/>
        <w:bookmarkEnd w:id="5008"/>
        <w:bookmarkEnd w:id="5009"/>
        <w:bookmarkEnd w:id="5010"/>
        <w:bookmarkEnd w:id="5011"/>
      </w:del>
    </w:p>
    <w:p w14:paraId="4AF346D7" w14:textId="77777777" w:rsidR="00622EA7" w:rsidRPr="006B409E" w:rsidDel="0008299B" w:rsidRDefault="00622EA7">
      <w:pPr>
        <w:rPr>
          <w:del w:id="5012" w:author="Red Army" w:date="2012-04-07T16:04:00Z"/>
          <w:rFonts w:eastAsiaTheme="minorHAnsi"/>
        </w:rPr>
        <w:pPrChange w:id="5013" w:author="Red Army" w:date="2012-04-09T22:39:00Z">
          <w:pPr>
            <w:numPr>
              <w:numId w:val="41"/>
            </w:numPr>
            <w:ind w:left="1080" w:hanging="360"/>
            <w:contextualSpacing/>
          </w:pPr>
        </w:pPrChange>
      </w:pPr>
      <w:del w:id="5014" w:author="Red Army" w:date="2012-04-07T16:04:00Z">
        <w:r w:rsidRPr="006B409E" w:rsidDel="0008299B">
          <w:rPr>
            <w:rFonts w:eastAsiaTheme="minorHAnsi"/>
          </w:rPr>
          <w:delText>Final, click to “Tạo địa điểm” button or cancel creating by click to “Bỏ qua” button. Click to “Tạo địa điểm” button will redirect you to detail page of new place. Click to “Bỏ qua” button will redirect you back to home page.</w:delText>
        </w:r>
        <w:bookmarkStart w:id="5015" w:name="_Toc321774915"/>
        <w:bookmarkStart w:id="5016" w:name="_Toc321775262"/>
        <w:bookmarkStart w:id="5017" w:name="_Toc321775609"/>
        <w:bookmarkStart w:id="5018" w:name="_Toc322200111"/>
        <w:bookmarkStart w:id="5019" w:name="_Toc322218879"/>
        <w:bookmarkStart w:id="5020" w:name="_Toc322219274"/>
        <w:bookmarkEnd w:id="5015"/>
        <w:bookmarkEnd w:id="5016"/>
        <w:bookmarkEnd w:id="5017"/>
        <w:bookmarkEnd w:id="5018"/>
        <w:bookmarkEnd w:id="5019"/>
        <w:bookmarkEnd w:id="5020"/>
      </w:del>
    </w:p>
    <w:p w14:paraId="71F17753" w14:textId="77777777" w:rsidR="00622EA7" w:rsidRPr="006B409E" w:rsidDel="0008299B" w:rsidRDefault="00622EA7">
      <w:pPr>
        <w:rPr>
          <w:del w:id="5021" w:author="Red Army" w:date="2012-04-07T16:04:00Z"/>
          <w:rFonts w:eastAsiaTheme="minorHAnsi"/>
          <w:rPrChange w:id="5022" w:author="Red Army" w:date="2012-04-09T22:39:00Z">
            <w:rPr>
              <w:del w:id="5023" w:author="Red Army" w:date="2012-04-07T16:04:00Z"/>
              <w:rFonts w:asciiTheme="majorHAnsi" w:eastAsiaTheme="majorEastAsia" w:hAnsiTheme="majorHAnsi" w:cstheme="majorBidi"/>
              <w:b/>
              <w:bCs/>
              <w:color w:val="4F81BD" w:themeColor="accent1"/>
            </w:rPr>
          </w:rPrChange>
        </w:rPr>
        <w:pPrChange w:id="5024" w:author="Red Army" w:date="2012-04-09T22:39:00Z">
          <w:pPr>
            <w:keepNext/>
            <w:keepLines/>
            <w:numPr>
              <w:ilvl w:val="1"/>
              <w:numId w:val="36"/>
            </w:numPr>
            <w:spacing w:before="200" w:after="0"/>
            <w:ind w:hanging="360"/>
            <w:outlineLvl w:val="2"/>
          </w:pPr>
        </w:pPrChange>
      </w:pPr>
      <w:bookmarkStart w:id="5025" w:name="_Create_a_new"/>
      <w:bookmarkEnd w:id="5025"/>
      <w:del w:id="5026" w:author="Red Army" w:date="2012-04-07T16:04:00Z">
        <w:r w:rsidRPr="006B409E" w:rsidDel="0008299B">
          <w:rPr>
            <w:rFonts w:eastAsiaTheme="minorHAnsi"/>
            <w:rPrChange w:id="5027" w:author="Red Army" w:date="2012-04-09T22:39:00Z">
              <w:rPr>
                <w:rFonts w:asciiTheme="majorHAnsi" w:eastAsiaTheme="majorEastAsia" w:hAnsiTheme="majorHAnsi" w:cstheme="majorBidi"/>
                <w:b/>
                <w:bCs/>
                <w:color w:val="4F81BD" w:themeColor="accent1"/>
              </w:rPr>
            </w:rPrChange>
          </w:rPr>
          <w:delText>Create a new question</w:delText>
        </w:r>
        <w:bookmarkStart w:id="5028" w:name="_Toc321774916"/>
        <w:bookmarkStart w:id="5029" w:name="_Toc321775263"/>
        <w:bookmarkStart w:id="5030" w:name="_Toc321775610"/>
        <w:bookmarkStart w:id="5031" w:name="_Toc322200112"/>
        <w:bookmarkStart w:id="5032" w:name="_Toc322218880"/>
        <w:bookmarkStart w:id="5033" w:name="_Toc322219275"/>
        <w:bookmarkEnd w:id="5028"/>
        <w:bookmarkEnd w:id="5029"/>
        <w:bookmarkEnd w:id="5030"/>
        <w:bookmarkEnd w:id="5031"/>
        <w:bookmarkEnd w:id="5032"/>
        <w:bookmarkEnd w:id="5033"/>
      </w:del>
    </w:p>
    <w:p w14:paraId="577BA775" w14:textId="77777777" w:rsidR="00622EA7" w:rsidRPr="006B409E" w:rsidDel="0008299B" w:rsidRDefault="00622EA7">
      <w:pPr>
        <w:rPr>
          <w:del w:id="5034" w:author="Red Army" w:date="2012-04-07T16:04:00Z"/>
          <w:rFonts w:eastAsiaTheme="minorHAnsi"/>
        </w:rPr>
        <w:pPrChange w:id="5035" w:author="Red Army" w:date="2012-04-09T22:39:00Z">
          <w:pPr>
            <w:numPr>
              <w:numId w:val="41"/>
            </w:numPr>
            <w:ind w:left="1080" w:hanging="360"/>
            <w:contextualSpacing/>
          </w:pPr>
        </w:pPrChange>
      </w:pPr>
      <w:del w:id="5036" w:author="Red Army" w:date="2012-04-07T16:04:00Z">
        <w:r w:rsidRPr="006B409E" w:rsidDel="0008299B">
          <w:rPr>
            <w:rFonts w:eastAsiaTheme="minorHAnsi"/>
          </w:rPr>
          <w:delText>To create a new question, first you need to go to “Hỏi &amp; Đáp” page by clicking to “Hỏi &amp; Đáp” tab in main menu at head page</w:delText>
        </w:r>
        <w:bookmarkStart w:id="5037" w:name="_Toc321774917"/>
        <w:bookmarkStart w:id="5038" w:name="_Toc321775264"/>
        <w:bookmarkStart w:id="5039" w:name="_Toc321775611"/>
        <w:bookmarkStart w:id="5040" w:name="_Toc322200113"/>
        <w:bookmarkStart w:id="5041" w:name="_Toc322218881"/>
        <w:bookmarkStart w:id="5042" w:name="_Toc322219276"/>
        <w:bookmarkEnd w:id="5037"/>
        <w:bookmarkEnd w:id="5038"/>
        <w:bookmarkEnd w:id="5039"/>
        <w:bookmarkEnd w:id="5040"/>
        <w:bookmarkEnd w:id="5041"/>
        <w:bookmarkEnd w:id="5042"/>
      </w:del>
    </w:p>
    <w:p w14:paraId="3DD41A88" w14:textId="77777777" w:rsidR="00622EA7" w:rsidRPr="006B409E" w:rsidDel="0008299B" w:rsidRDefault="00622EA7">
      <w:pPr>
        <w:rPr>
          <w:del w:id="5043" w:author="Red Army" w:date="2012-04-07T16:04:00Z"/>
          <w:rFonts w:eastAsiaTheme="minorHAnsi"/>
        </w:rPr>
        <w:pPrChange w:id="5044" w:author="Red Army" w:date="2012-04-09T22:39:00Z">
          <w:pPr>
            <w:ind w:left="1080"/>
            <w:contextualSpacing/>
          </w:pPr>
        </w:pPrChange>
      </w:pPr>
      <w:del w:id="5045" w:author="Red Army" w:date="2012-04-07T16:04:00Z">
        <w:r w:rsidRPr="00441741" w:rsidDel="0008299B">
          <w:rPr>
            <w:noProof/>
            <w:lang w:eastAsia="ja-JP"/>
          </w:rPr>
          <w:lastRenderedPageBreak/>
          <w:drawing>
            <wp:inline distT="0" distB="0" distL="0" distR="0" wp14:anchorId="5B1C4EFC" wp14:editId="680EF15C">
              <wp:extent cx="4735902" cy="785589"/>
              <wp:effectExtent l="190500" t="190500" r="198120" b="18605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36036" cy="785611"/>
                      </a:xfrm>
                      <a:prstGeom prst="rect">
                        <a:avLst/>
                      </a:prstGeom>
                      <a:ln>
                        <a:noFill/>
                      </a:ln>
                      <a:effectLst>
                        <a:outerShdw blurRad="190500" algn="tl" rotWithShape="0">
                          <a:srgbClr val="000000">
                            <a:alpha val="70000"/>
                          </a:srgbClr>
                        </a:outerShdw>
                      </a:effectLst>
                    </pic:spPr>
                  </pic:pic>
                </a:graphicData>
              </a:graphic>
            </wp:inline>
          </w:drawing>
        </w:r>
        <w:bookmarkStart w:id="5046" w:name="_Toc321774918"/>
        <w:bookmarkStart w:id="5047" w:name="_Toc321775265"/>
        <w:bookmarkStart w:id="5048" w:name="_Toc321775612"/>
        <w:bookmarkStart w:id="5049" w:name="_Toc322200114"/>
        <w:bookmarkStart w:id="5050" w:name="_Toc322218882"/>
        <w:bookmarkStart w:id="5051" w:name="_Toc322219277"/>
        <w:bookmarkEnd w:id="5046"/>
        <w:bookmarkEnd w:id="5047"/>
        <w:bookmarkEnd w:id="5048"/>
        <w:bookmarkEnd w:id="5049"/>
        <w:bookmarkEnd w:id="5050"/>
        <w:bookmarkEnd w:id="5051"/>
      </w:del>
    </w:p>
    <w:p w14:paraId="0D0AA3E2" w14:textId="77777777" w:rsidR="00622EA7" w:rsidRPr="006B409E" w:rsidDel="0008299B" w:rsidRDefault="00622EA7">
      <w:pPr>
        <w:rPr>
          <w:del w:id="5052" w:author="Red Army" w:date="2012-04-07T16:04:00Z"/>
          <w:rFonts w:eastAsiaTheme="minorHAnsi"/>
        </w:rPr>
        <w:pPrChange w:id="5053" w:author="Red Army" w:date="2012-04-09T22:39:00Z">
          <w:pPr>
            <w:ind w:left="1080"/>
            <w:contextualSpacing/>
          </w:pPr>
        </w:pPrChange>
      </w:pPr>
      <w:bookmarkStart w:id="5054" w:name="_Toc321774919"/>
      <w:bookmarkStart w:id="5055" w:name="_Toc321775266"/>
      <w:bookmarkStart w:id="5056" w:name="_Toc321775613"/>
      <w:bookmarkStart w:id="5057" w:name="_Toc322200115"/>
      <w:bookmarkStart w:id="5058" w:name="_Toc322218883"/>
      <w:bookmarkStart w:id="5059" w:name="_Toc322219278"/>
      <w:bookmarkEnd w:id="5054"/>
      <w:bookmarkEnd w:id="5055"/>
      <w:bookmarkEnd w:id="5056"/>
      <w:bookmarkEnd w:id="5057"/>
      <w:bookmarkEnd w:id="5058"/>
      <w:bookmarkEnd w:id="5059"/>
    </w:p>
    <w:p w14:paraId="6C3DCBB9" w14:textId="77777777" w:rsidR="00622EA7" w:rsidRPr="006B409E" w:rsidDel="0008299B" w:rsidRDefault="00622EA7">
      <w:pPr>
        <w:rPr>
          <w:del w:id="5060" w:author="Red Army" w:date="2012-04-07T16:04:00Z"/>
          <w:rFonts w:eastAsiaTheme="minorHAnsi"/>
        </w:rPr>
        <w:pPrChange w:id="5061" w:author="Red Army" w:date="2012-04-09T22:39:00Z">
          <w:pPr>
            <w:ind w:left="1080"/>
            <w:contextualSpacing/>
          </w:pPr>
        </w:pPrChange>
      </w:pPr>
      <w:bookmarkStart w:id="5062" w:name="_Toc321774920"/>
      <w:bookmarkStart w:id="5063" w:name="_Toc321775267"/>
      <w:bookmarkStart w:id="5064" w:name="_Toc321775614"/>
      <w:bookmarkStart w:id="5065" w:name="_Toc322200116"/>
      <w:bookmarkStart w:id="5066" w:name="_Toc322218884"/>
      <w:bookmarkStart w:id="5067" w:name="_Toc322219279"/>
      <w:bookmarkEnd w:id="5062"/>
      <w:bookmarkEnd w:id="5063"/>
      <w:bookmarkEnd w:id="5064"/>
      <w:bookmarkEnd w:id="5065"/>
      <w:bookmarkEnd w:id="5066"/>
      <w:bookmarkEnd w:id="5067"/>
    </w:p>
    <w:p w14:paraId="19BD6202" w14:textId="77777777" w:rsidR="00622EA7" w:rsidRPr="006B409E" w:rsidDel="0008299B" w:rsidRDefault="00622EA7">
      <w:pPr>
        <w:rPr>
          <w:del w:id="5068" w:author="Red Army" w:date="2012-04-07T16:04:00Z"/>
          <w:rFonts w:eastAsiaTheme="minorHAnsi"/>
        </w:rPr>
        <w:pPrChange w:id="5069" w:author="Red Army" w:date="2012-04-09T22:39:00Z">
          <w:pPr>
            <w:numPr>
              <w:numId w:val="41"/>
            </w:numPr>
            <w:ind w:left="1080" w:hanging="360"/>
            <w:contextualSpacing/>
          </w:pPr>
        </w:pPrChange>
      </w:pPr>
      <w:del w:id="5070" w:author="Red Army" w:date="2012-04-07T16:04:00Z">
        <w:r w:rsidRPr="006B409E" w:rsidDel="0008299B">
          <w:rPr>
            <w:rFonts w:eastAsiaTheme="minorHAnsi"/>
          </w:rPr>
          <w:delText>You will be redirect to Q&amp;A page. At Q&amp;A page, click to “Gửi câu hỏi mới”.</w:delText>
        </w:r>
        <w:bookmarkStart w:id="5071" w:name="_Toc321774921"/>
        <w:bookmarkStart w:id="5072" w:name="_Toc321775268"/>
        <w:bookmarkStart w:id="5073" w:name="_Toc321775615"/>
        <w:bookmarkStart w:id="5074" w:name="_Toc322200117"/>
        <w:bookmarkStart w:id="5075" w:name="_Toc322218885"/>
        <w:bookmarkStart w:id="5076" w:name="_Toc322219280"/>
        <w:bookmarkEnd w:id="5071"/>
        <w:bookmarkEnd w:id="5072"/>
        <w:bookmarkEnd w:id="5073"/>
        <w:bookmarkEnd w:id="5074"/>
        <w:bookmarkEnd w:id="5075"/>
        <w:bookmarkEnd w:id="5076"/>
      </w:del>
    </w:p>
    <w:p w14:paraId="1165AC7D" w14:textId="77777777" w:rsidR="00622EA7" w:rsidRPr="006B409E" w:rsidDel="0008299B" w:rsidRDefault="00622EA7">
      <w:pPr>
        <w:rPr>
          <w:del w:id="5077" w:author="Red Army" w:date="2012-04-07T16:04:00Z"/>
          <w:rFonts w:eastAsiaTheme="minorHAnsi"/>
        </w:rPr>
        <w:pPrChange w:id="5078" w:author="Red Army" w:date="2012-04-09T22:39:00Z">
          <w:pPr>
            <w:ind w:left="1080"/>
            <w:contextualSpacing/>
          </w:pPr>
        </w:pPrChange>
      </w:pPr>
      <w:del w:id="5079" w:author="Red Army" w:date="2012-04-07T16:04:00Z">
        <w:r w:rsidRPr="00441741" w:rsidDel="0008299B">
          <w:rPr>
            <w:noProof/>
            <w:lang w:eastAsia="ja-JP"/>
          </w:rPr>
          <w:drawing>
            <wp:inline distT="0" distB="0" distL="0" distR="0" wp14:anchorId="204E5221" wp14:editId="77B1918E">
              <wp:extent cx="4321834" cy="1510325"/>
              <wp:effectExtent l="190500" t="190500" r="193040" b="18542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321959" cy="1510369"/>
                      </a:xfrm>
                      <a:prstGeom prst="rect">
                        <a:avLst/>
                      </a:prstGeom>
                      <a:ln>
                        <a:noFill/>
                      </a:ln>
                      <a:effectLst>
                        <a:outerShdw blurRad="190500" algn="tl" rotWithShape="0">
                          <a:srgbClr val="000000">
                            <a:alpha val="70000"/>
                          </a:srgbClr>
                        </a:outerShdw>
                      </a:effectLst>
                    </pic:spPr>
                  </pic:pic>
                </a:graphicData>
              </a:graphic>
            </wp:inline>
          </w:drawing>
        </w:r>
        <w:bookmarkStart w:id="5080" w:name="_Toc321774922"/>
        <w:bookmarkStart w:id="5081" w:name="_Toc321775269"/>
        <w:bookmarkStart w:id="5082" w:name="_Toc321775616"/>
        <w:bookmarkStart w:id="5083" w:name="_Toc322200118"/>
        <w:bookmarkStart w:id="5084" w:name="_Toc322218886"/>
        <w:bookmarkStart w:id="5085" w:name="_Toc322219281"/>
        <w:bookmarkEnd w:id="5080"/>
        <w:bookmarkEnd w:id="5081"/>
        <w:bookmarkEnd w:id="5082"/>
        <w:bookmarkEnd w:id="5083"/>
        <w:bookmarkEnd w:id="5084"/>
        <w:bookmarkEnd w:id="5085"/>
      </w:del>
    </w:p>
    <w:p w14:paraId="0496EF03" w14:textId="77777777" w:rsidR="00622EA7" w:rsidRPr="006B409E" w:rsidDel="0008299B" w:rsidRDefault="00622EA7">
      <w:pPr>
        <w:rPr>
          <w:del w:id="5086" w:author="Red Army" w:date="2012-04-07T16:04:00Z"/>
          <w:rFonts w:eastAsiaTheme="minorHAnsi"/>
        </w:rPr>
        <w:pPrChange w:id="5087" w:author="Red Army" w:date="2012-04-09T22:39:00Z">
          <w:pPr>
            <w:numPr>
              <w:numId w:val="41"/>
            </w:numPr>
            <w:ind w:left="1080" w:hanging="360"/>
            <w:contextualSpacing/>
          </w:pPr>
        </w:pPrChange>
      </w:pPr>
      <w:del w:id="5088" w:author="Red Army" w:date="2012-04-07T16:04:00Z">
        <w:r w:rsidRPr="006B409E" w:rsidDel="0008299B">
          <w:rPr>
            <w:rFonts w:eastAsiaTheme="minorHAnsi"/>
          </w:rPr>
          <w:delText>You will be redirect to Create Question page</w:delText>
        </w:r>
        <w:bookmarkStart w:id="5089" w:name="_Toc321774923"/>
        <w:bookmarkStart w:id="5090" w:name="_Toc321775270"/>
        <w:bookmarkStart w:id="5091" w:name="_Toc321775617"/>
        <w:bookmarkStart w:id="5092" w:name="_Toc322200119"/>
        <w:bookmarkStart w:id="5093" w:name="_Toc322218887"/>
        <w:bookmarkStart w:id="5094" w:name="_Toc322219282"/>
        <w:bookmarkEnd w:id="5089"/>
        <w:bookmarkEnd w:id="5090"/>
        <w:bookmarkEnd w:id="5091"/>
        <w:bookmarkEnd w:id="5092"/>
        <w:bookmarkEnd w:id="5093"/>
        <w:bookmarkEnd w:id="5094"/>
      </w:del>
    </w:p>
    <w:p w14:paraId="2D5BF106" w14:textId="77777777" w:rsidR="00622EA7" w:rsidRPr="006B409E" w:rsidDel="0008299B" w:rsidRDefault="00622EA7">
      <w:pPr>
        <w:rPr>
          <w:del w:id="5095" w:author="Red Army" w:date="2012-04-07T16:04:00Z"/>
          <w:rFonts w:eastAsiaTheme="minorHAnsi"/>
        </w:rPr>
        <w:pPrChange w:id="5096" w:author="Red Army" w:date="2012-04-09T22:39:00Z">
          <w:pPr>
            <w:ind w:left="1080"/>
            <w:contextualSpacing/>
          </w:pPr>
        </w:pPrChange>
      </w:pPr>
      <w:del w:id="5097" w:author="Red Army" w:date="2012-04-07T16:04:00Z">
        <w:r w:rsidRPr="00441741" w:rsidDel="0008299B">
          <w:rPr>
            <w:noProof/>
            <w:lang w:eastAsia="ja-JP"/>
          </w:rPr>
          <w:drawing>
            <wp:inline distT="0" distB="0" distL="0" distR="0" wp14:anchorId="7229DF0E" wp14:editId="4B5F20A2">
              <wp:extent cx="4252822" cy="2094417"/>
              <wp:effectExtent l="190500" t="190500" r="186055" b="19177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256968" cy="2096459"/>
                      </a:xfrm>
                      <a:prstGeom prst="rect">
                        <a:avLst/>
                      </a:prstGeom>
                      <a:ln>
                        <a:noFill/>
                      </a:ln>
                      <a:effectLst>
                        <a:outerShdw blurRad="190500" algn="tl" rotWithShape="0">
                          <a:srgbClr val="000000">
                            <a:alpha val="70000"/>
                          </a:srgbClr>
                        </a:outerShdw>
                      </a:effectLst>
                    </pic:spPr>
                  </pic:pic>
                </a:graphicData>
              </a:graphic>
            </wp:inline>
          </w:drawing>
        </w:r>
        <w:bookmarkStart w:id="5098" w:name="_Toc321774924"/>
        <w:bookmarkStart w:id="5099" w:name="_Toc321775271"/>
        <w:bookmarkStart w:id="5100" w:name="_Toc321775618"/>
        <w:bookmarkStart w:id="5101" w:name="_Toc322200120"/>
        <w:bookmarkStart w:id="5102" w:name="_Toc322218888"/>
        <w:bookmarkStart w:id="5103" w:name="_Toc322219283"/>
        <w:bookmarkEnd w:id="5098"/>
        <w:bookmarkEnd w:id="5099"/>
        <w:bookmarkEnd w:id="5100"/>
        <w:bookmarkEnd w:id="5101"/>
        <w:bookmarkEnd w:id="5102"/>
        <w:bookmarkEnd w:id="5103"/>
      </w:del>
    </w:p>
    <w:p w14:paraId="3B3A5017" w14:textId="77777777" w:rsidR="00622EA7" w:rsidRPr="006B409E" w:rsidDel="0008299B" w:rsidRDefault="00622EA7">
      <w:pPr>
        <w:rPr>
          <w:del w:id="5104" w:author="Red Army" w:date="2012-04-07T16:04:00Z"/>
          <w:rFonts w:eastAsiaTheme="minorHAnsi"/>
        </w:rPr>
        <w:pPrChange w:id="5105" w:author="Red Army" w:date="2012-04-09T22:39:00Z">
          <w:pPr>
            <w:numPr>
              <w:ilvl w:val="1"/>
              <w:numId w:val="41"/>
            </w:numPr>
            <w:ind w:left="1800" w:hanging="360"/>
            <w:contextualSpacing/>
          </w:pPr>
        </w:pPrChange>
      </w:pPr>
      <w:del w:id="5106" w:author="Red Army" w:date="2012-04-07T16:04:00Z">
        <w:r w:rsidRPr="006B409E" w:rsidDel="0008299B">
          <w:rPr>
            <w:rFonts w:eastAsiaTheme="minorHAnsi"/>
          </w:rPr>
          <w:delText>“Tiêu đề”: enter question’s title. This is required and must be lesser than 100 characters</w:delText>
        </w:r>
        <w:bookmarkStart w:id="5107" w:name="_Toc321774925"/>
        <w:bookmarkStart w:id="5108" w:name="_Toc321775272"/>
        <w:bookmarkStart w:id="5109" w:name="_Toc321775619"/>
        <w:bookmarkStart w:id="5110" w:name="_Toc322200121"/>
        <w:bookmarkStart w:id="5111" w:name="_Toc322218889"/>
        <w:bookmarkStart w:id="5112" w:name="_Toc322219284"/>
        <w:bookmarkEnd w:id="5107"/>
        <w:bookmarkEnd w:id="5108"/>
        <w:bookmarkEnd w:id="5109"/>
        <w:bookmarkEnd w:id="5110"/>
        <w:bookmarkEnd w:id="5111"/>
        <w:bookmarkEnd w:id="5112"/>
      </w:del>
    </w:p>
    <w:p w14:paraId="471F6530" w14:textId="77777777" w:rsidR="00622EA7" w:rsidRPr="006B409E" w:rsidDel="0008299B" w:rsidRDefault="00622EA7">
      <w:pPr>
        <w:rPr>
          <w:del w:id="5113" w:author="Red Army" w:date="2012-04-07T16:04:00Z"/>
          <w:rFonts w:eastAsiaTheme="minorHAnsi"/>
        </w:rPr>
        <w:pPrChange w:id="5114" w:author="Red Army" w:date="2012-04-09T22:39:00Z">
          <w:pPr>
            <w:numPr>
              <w:ilvl w:val="1"/>
              <w:numId w:val="41"/>
            </w:numPr>
            <w:ind w:left="1800" w:hanging="360"/>
            <w:contextualSpacing/>
          </w:pPr>
        </w:pPrChange>
      </w:pPr>
      <w:del w:id="5115" w:author="Red Army" w:date="2012-04-07T16:04:00Z">
        <w:r w:rsidRPr="006B409E" w:rsidDel="0008299B">
          <w:rPr>
            <w:rFonts w:eastAsiaTheme="minorHAnsi"/>
          </w:rPr>
          <w:delText>“Nội dung”: enter question’s content. This is required.</w:delText>
        </w:r>
        <w:bookmarkStart w:id="5116" w:name="_Toc321774926"/>
        <w:bookmarkStart w:id="5117" w:name="_Toc321775273"/>
        <w:bookmarkStart w:id="5118" w:name="_Toc321775620"/>
        <w:bookmarkStart w:id="5119" w:name="_Toc322200122"/>
        <w:bookmarkStart w:id="5120" w:name="_Toc322218890"/>
        <w:bookmarkStart w:id="5121" w:name="_Toc322219285"/>
        <w:bookmarkEnd w:id="5116"/>
        <w:bookmarkEnd w:id="5117"/>
        <w:bookmarkEnd w:id="5118"/>
        <w:bookmarkEnd w:id="5119"/>
        <w:bookmarkEnd w:id="5120"/>
        <w:bookmarkEnd w:id="5121"/>
      </w:del>
    </w:p>
    <w:p w14:paraId="1A79AC52" w14:textId="77777777" w:rsidR="00622EA7" w:rsidRPr="006B409E" w:rsidDel="0008299B" w:rsidRDefault="00622EA7">
      <w:pPr>
        <w:rPr>
          <w:del w:id="5122" w:author="Red Army" w:date="2012-04-07T16:04:00Z"/>
          <w:rFonts w:eastAsiaTheme="minorHAnsi"/>
        </w:rPr>
        <w:pPrChange w:id="5123" w:author="Red Army" w:date="2012-04-09T22:39:00Z">
          <w:pPr>
            <w:numPr>
              <w:numId w:val="41"/>
            </w:numPr>
            <w:ind w:left="1080" w:hanging="360"/>
            <w:contextualSpacing/>
          </w:pPr>
        </w:pPrChange>
      </w:pPr>
      <w:del w:id="5124" w:author="Red Army" w:date="2012-04-07T16:04:00Z">
        <w:r w:rsidRPr="006B409E" w:rsidDel="0008299B">
          <w:rPr>
            <w:rFonts w:eastAsiaTheme="minorHAnsi"/>
          </w:rPr>
          <w:delText>Click to “Gửi” button to post new question. You will be redirect to Question Detail page of new question</w:delText>
        </w:r>
        <w:bookmarkStart w:id="5125" w:name="_Toc321774927"/>
        <w:bookmarkStart w:id="5126" w:name="_Toc321775274"/>
        <w:bookmarkStart w:id="5127" w:name="_Toc321775621"/>
        <w:bookmarkStart w:id="5128" w:name="_Toc322200123"/>
        <w:bookmarkStart w:id="5129" w:name="_Toc322218891"/>
        <w:bookmarkStart w:id="5130" w:name="_Toc322219286"/>
        <w:bookmarkEnd w:id="5125"/>
        <w:bookmarkEnd w:id="5126"/>
        <w:bookmarkEnd w:id="5127"/>
        <w:bookmarkEnd w:id="5128"/>
        <w:bookmarkEnd w:id="5129"/>
        <w:bookmarkEnd w:id="5130"/>
      </w:del>
    </w:p>
    <w:p w14:paraId="48D47D03" w14:textId="77777777" w:rsidR="00622EA7" w:rsidRPr="006B409E" w:rsidDel="0008299B" w:rsidRDefault="00622EA7">
      <w:pPr>
        <w:rPr>
          <w:del w:id="5131" w:author="Red Army" w:date="2012-04-07T16:04:00Z"/>
          <w:rFonts w:eastAsiaTheme="minorHAnsi"/>
        </w:rPr>
        <w:pPrChange w:id="5132" w:author="Red Army" w:date="2012-04-09T22:39:00Z">
          <w:pPr>
            <w:numPr>
              <w:numId w:val="41"/>
            </w:numPr>
            <w:ind w:left="1080" w:hanging="360"/>
            <w:contextualSpacing/>
          </w:pPr>
        </w:pPrChange>
      </w:pPr>
      <w:del w:id="5133" w:author="Red Army" w:date="2012-04-07T16:04:00Z">
        <w:r w:rsidRPr="006B409E" w:rsidDel="0008299B">
          <w:rPr>
            <w:rFonts w:eastAsiaTheme="minorHAnsi"/>
          </w:rPr>
          <w:delText>If you don’t want to post new question. Click to “Bỏ qua” button and get redirected back to Q&amp;A page</w:delText>
        </w:r>
        <w:bookmarkStart w:id="5134" w:name="_Toc321774928"/>
        <w:bookmarkStart w:id="5135" w:name="_Toc321775275"/>
        <w:bookmarkStart w:id="5136" w:name="_Toc321775622"/>
        <w:bookmarkStart w:id="5137" w:name="_Toc322200124"/>
        <w:bookmarkStart w:id="5138" w:name="_Toc322218892"/>
        <w:bookmarkStart w:id="5139" w:name="_Toc322219287"/>
        <w:bookmarkEnd w:id="5134"/>
        <w:bookmarkEnd w:id="5135"/>
        <w:bookmarkEnd w:id="5136"/>
        <w:bookmarkEnd w:id="5137"/>
        <w:bookmarkEnd w:id="5138"/>
        <w:bookmarkEnd w:id="5139"/>
      </w:del>
    </w:p>
    <w:p w14:paraId="1ACCB0E9" w14:textId="77777777" w:rsidR="00622EA7" w:rsidRPr="006B409E" w:rsidDel="0008299B" w:rsidRDefault="00622EA7">
      <w:pPr>
        <w:rPr>
          <w:del w:id="5140" w:author="Red Army" w:date="2012-04-07T16:04:00Z"/>
          <w:rFonts w:eastAsiaTheme="minorHAnsi"/>
          <w:rPrChange w:id="5141" w:author="Red Army" w:date="2012-04-09T22:39:00Z">
            <w:rPr>
              <w:del w:id="5142" w:author="Red Army" w:date="2012-04-07T16:04:00Z"/>
              <w:rFonts w:asciiTheme="majorHAnsi" w:eastAsiaTheme="majorEastAsia" w:hAnsiTheme="majorHAnsi" w:cstheme="majorBidi"/>
              <w:b/>
              <w:bCs/>
              <w:color w:val="4F81BD" w:themeColor="accent1"/>
            </w:rPr>
          </w:rPrChange>
        </w:rPr>
        <w:pPrChange w:id="5143" w:author="Red Army" w:date="2012-04-09T22:39:00Z">
          <w:pPr>
            <w:keepNext/>
            <w:keepLines/>
            <w:numPr>
              <w:ilvl w:val="1"/>
              <w:numId w:val="36"/>
            </w:numPr>
            <w:spacing w:before="200" w:after="0"/>
            <w:ind w:hanging="360"/>
            <w:outlineLvl w:val="2"/>
          </w:pPr>
        </w:pPrChange>
      </w:pPr>
      <w:del w:id="5144" w:author="Red Army" w:date="2012-04-07T16:04:00Z">
        <w:r w:rsidRPr="006B409E" w:rsidDel="0008299B">
          <w:rPr>
            <w:rFonts w:eastAsiaTheme="minorHAnsi"/>
            <w:rPrChange w:id="5145" w:author="Red Army" w:date="2012-04-09T22:39:00Z">
              <w:rPr>
                <w:rFonts w:asciiTheme="majorHAnsi" w:eastAsiaTheme="majorEastAsia" w:hAnsiTheme="majorHAnsi" w:cstheme="majorBidi"/>
                <w:b/>
                <w:bCs/>
                <w:color w:val="4F81BD" w:themeColor="accent1"/>
              </w:rPr>
            </w:rPrChange>
          </w:rPr>
          <w:delText>Create an answer</w:delText>
        </w:r>
        <w:bookmarkStart w:id="5146" w:name="_Toc321774929"/>
        <w:bookmarkStart w:id="5147" w:name="_Toc321775276"/>
        <w:bookmarkStart w:id="5148" w:name="_Toc321775623"/>
        <w:bookmarkStart w:id="5149" w:name="_Toc322200125"/>
        <w:bookmarkStart w:id="5150" w:name="_Toc322218893"/>
        <w:bookmarkStart w:id="5151" w:name="_Toc322219288"/>
        <w:bookmarkEnd w:id="5146"/>
        <w:bookmarkEnd w:id="5147"/>
        <w:bookmarkEnd w:id="5148"/>
        <w:bookmarkEnd w:id="5149"/>
        <w:bookmarkEnd w:id="5150"/>
        <w:bookmarkEnd w:id="5151"/>
      </w:del>
    </w:p>
    <w:p w14:paraId="39ABA5CC" w14:textId="77777777" w:rsidR="00622EA7" w:rsidRPr="006B409E" w:rsidDel="0008299B" w:rsidRDefault="00622EA7">
      <w:pPr>
        <w:rPr>
          <w:del w:id="5152" w:author="Red Army" w:date="2012-04-07T16:04:00Z"/>
          <w:rFonts w:eastAsiaTheme="minorHAnsi"/>
        </w:rPr>
        <w:pPrChange w:id="5153" w:author="Red Army" w:date="2012-04-09T22:39:00Z">
          <w:pPr>
            <w:ind w:firstLine="720"/>
          </w:pPr>
        </w:pPrChange>
      </w:pPr>
      <w:del w:id="5154" w:author="Red Army" w:date="2012-04-07T16:04:00Z">
        <w:r w:rsidRPr="006B409E" w:rsidDel="0008299B">
          <w:rPr>
            <w:rFonts w:eastAsiaTheme="minorHAnsi"/>
          </w:rPr>
          <w:lastRenderedPageBreak/>
          <w:delText>You can post answer for question by enter answer content into text area below “Trả lời”.</w:delText>
        </w:r>
        <w:bookmarkStart w:id="5155" w:name="_Toc321774930"/>
        <w:bookmarkStart w:id="5156" w:name="_Toc321775277"/>
        <w:bookmarkStart w:id="5157" w:name="_Toc321775624"/>
        <w:bookmarkStart w:id="5158" w:name="_Toc322200126"/>
        <w:bookmarkStart w:id="5159" w:name="_Toc322218894"/>
        <w:bookmarkStart w:id="5160" w:name="_Toc322219289"/>
        <w:bookmarkEnd w:id="5155"/>
        <w:bookmarkEnd w:id="5156"/>
        <w:bookmarkEnd w:id="5157"/>
        <w:bookmarkEnd w:id="5158"/>
        <w:bookmarkEnd w:id="5159"/>
        <w:bookmarkEnd w:id="5160"/>
      </w:del>
    </w:p>
    <w:p w14:paraId="09046412" w14:textId="77777777" w:rsidR="00622EA7" w:rsidRPr="006B409E" w:rsidDel="0008299B" w:rsidRDefault="00622EA7">
      <w:pPr>
        <w:rPr>
          <w:del w:id="5161" w:author="Red Army" w:date="2012-04-07T16:04:00Z"/>
          <w:rFonts w:eastAsiaTheme="minorHAnsi"/>
        </w:rPr>
        <w:pPrChange w:id="5162" w:author="Red Army" w:date="2012-04-09T22:39:00Z">
          <w:pPr>
            <w:ind w:firstLine="720"/>
          </w:pPr>
        </w:pPrChange>
      </w:pPr>
      <w:del w:id="5163" w:author="Red Army" w:date="2012-04-07T16:04:00Z">
        <w:r w:rsidRPr="00441741" w:rsidDel="0008299B">
          <w:rPr>
            <w:noProof/>
            <w:lang w:eastAsia="ja-JP"/>
          </w:rPr>
          <w:drawing>
            <wp:inline distT="0" distB="0" distL="0" distR="0" wp14:anchorId="1B73CD22" wp14:editId="44914281">
              <wp:extent cx="4499276" cy="2130725"/>
              <wp:effectExtent l="190500" t="190500" r="187325" b="19367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499276" cy="2130725"/>
                      </a:xfrm>
                      <a:prstGeom prst="rect">
                        <a:avLst/>
                      </a:prstGeom>
                      <a:ln>
                        <a:noFill/>
                      </a:ln>
                      <a:effectLst>
                        <a:outerShdw blurRad="190500" algn="tl" rotWithShape="0">
                          <a:srgbClr val="000000">
                            <a:alpha val="70000"/>
                          </a:srgbClr>
                        </a:outerShdw>
                      </a:effectLst>
                    </pic:spPr>
                  </pic:pic>
                </a:graphicData>
              </a:graphic>
            </wp:inline>
          </w:drawing>
        </w:r>
        <w:bookmarkStart w:id="5164" w:name="_Toc321774931"/>
        <w:bookmarkStart w:id="5165" w:name="_Toc321775278"/>
        <w:bookmarkStart w:id="5166" w:name="_Toc321775625"/>
        <w:bookmarkStart w:id="5167" w:name="_Toc322200127"/>
        <w:bookmarkStart w:id="5168" w:name="_Toc322218895"/>
        <w:bookmarkStart w:id="5169" w:name="_Toc322219290"/>
        <w:bookmarkEnd w:id="5164"/>
        <w:bookmarkEnd w:id="5165"/>
        <w:bookmarkEnd w:id="5166"/>
        <w:bookmarkEnd w:id="5167"/>
        <w:bookmarkEnd w:id="5168"/>
        <w:bookmarkEnd w:id="5169"/>
      </w:del>
    </w:p>
    <w:p w14:paraId="087FBBAB" w14:textId="77777777" w:rsidR="00622EA7" w:rsidRPr="006B409E" w:rsidDel="0008299B" w:rsidRDefault="00622EA7">
      <w:pPr>
        <w:rPr>
          <w:del w:id="5170" w:author="Red Army" w:date="2012-04-07T16:04:00Z"/>
          <w:rFonts w:eastAsiaTheme="minorHAnsi"/>
        </w:rPr>
        <w:pPrChange w:id="5171" w:author="Red Army" w:date="2012-04-09T22:39:00Z">
          <w:pPr>
            <w:ind w:firstLine="720"/>
          </w:pPr>
        </w:pPrChange>
      </w:pPr>
      <w:del w:id="5172" w:author="Red Army" w:date="2012-04-07T16:04:00Z">
        <w:r w:rsidRPr="006B409E" w:rsidDel="0008299B">
          <w:rPr>
            <w:rFonts w:eastAsiaTheme="minorHAnsi"/>
          </w:rPr>
          <w:delText>Click to text area, 2 button will appear: “Trả lời” and “Bỏ qua”</w:delText>
        </w:r>
        <w:bookmarkStart w:id="5173" w:name="_Toc321774932"/>
        <w:bookmarkStart w:id="5174" w:name="_Toc321775279"/>
        <w:bookmarkStart w:id="5175" w:name="_Toc321775626"/>
        <w:bookmarkStart w:id="5176" w:name="_Toc322200128"/>
        <w:bookmarkStart w:id="5177" w:name="_Toc322218896"/>
        <w:bookmarkStart w:id="5178" w:name="_Toc322219291"/>
        <w:bookmarkEnd w:id="5173"/>
        <w:bookmarkEnd w:id="5174"/>
        <w:bookmarkEnd w:id="5175"/>
        <w:bookmarkEnd w:id="5176"/>
        <w:bookmarkEnd w:id="5177"/>
        <w:bookmarkEnd w:id="5178"/>
      </w:del>
    </w:p>
    <w:p w14:paraId="274F3A48" w14:textId="77777777" w:rsidR="00622EA7" w:rsidRPr="006B409E" w:rsidDel="0008299B" w:rsidRDefault="00622EA7">
      <w:pPr>
        <w:rPr>
          <w:del w:id="5179" w:author="Red Army" w:date="2012-04-07T16:04:00Z"/>
          <w:rFonts w:eastAsiaTheme="minorHAnsi"/>
        </w:rPr>
        <w:pPrChange w:id="5180" w:author="Red Army" w:date="2012-04-09T22:39:00Z">
          <w:pPr>
            <w:ind w:firstLine="720"/>
          </w:pPr>
        </w:pPrChange>
      </w:pPr>
      <w:del w:id="5181" w:author="Red Army" w:date="2012-04-07T16:04:00Z">
        <w:r w:rsidRPr="00441741" w:rsidDel="0008299B">
          <w:rPr>
            <w:noProof/>
            <w:lang w:eastAsia="ja-JP"/>
          </w:rPr>
          <w:drawing>
            <wp:inline distT="0" distB="0" distL="0" distR="0" wp14:anchorId="13B12EB3" wp14:editId="0F5948B8">
              <wp:extent cx="4796286" cy="882151"/>
              <wp:effectExtent l="190500" t="190500" r="194945" b="18478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815091" cy="885610"/>
                      </a:xfrm>
                      <a:prstGeom prst="rect">
                        <a:avLst/>
                      </a:prstGeom>
                      <a:ln>
                        <a:noFill/>
                      </a:ln>
                      <a:effectLst>
                        <a:outerShdw blurRad="190500" algn="tl" rotWithShape="0">
                          <a:srgbClr val="000000">
                            <a:alpha val="70000"/>
                          </a:srgbClr>
                        </a:outerShdw>
                      </a:effectLst>
                    </pic:spPr>
                  </pic:pic>
                </a:graphicData>
              </a:graphic>
            </wp:inline>
          </w:drawing>
        </w:r>
        <w:bookmarkStart w:id="5182" w:name="_Toc321774933"/>
        <w:bookmarkStart w:id="5183" w:name="_Toc321775280"/>
        <w:bookmarkStart w:id="5184" w:name="_Toc321775627"/>
        <w:bookmarkStart w:id="5185" w:name="_Toc322200129"/>
        <w:bookmarkStart w:id="5186" w:name="_Toc322218897"/>
        <w:bookmarkStart w:id="5187" w:name="_Toc322219292"/>
        <w:bookmarkEnd w:id="5182"/>
        <w:bookmarkEnd w:id="5183"/>
        <w:bookmarkEnd w:id="5184"/>
        <w:bookmarkEnd w:id="5185"/>
        <w:bookmarkEnd w:id="5186"/>
        <w:bookmarkEnd w:id="5187"/>
      </w:del>
    </w:p>
    <w:p w14:paraId="257BA79C" w14:textId="77777777" w:rsidR="00622EA7" w:rsidRPr="006B409E" w:rsidDel="0008299B" w:rsidRDefault="00622EA7">
      <w:pPr>
        <w:rPr>
          <w:del w:id="5188" w:author="Red Army" w:date="2012-04-07T16:04:00Z"/>
          <w:rFonts w:eastAsiaTheme="minorHAnsi"/>
        </w:rPr>
        <w:pPrChange w:id="5189" w:author="Red Army" w:date="2012-04-09T22:39:00Z">
          <w:pPr>
            <w:ind w:firstLine="720"/>
          </w:pPr>
        </w:pPrChange>
      </w:pPr>
      <w:del w:id="5190" w:author="Red Army" w:date="2012-04-07T16:04:00Z">
        <w:r w:rsidRPr="006B409E" w:rsidDel="0008299B">
          <w:rPr>
            <w:rFonts w:eastAsiaTheme="minorHAnsi"/>
          </w:rPr>
          <w:delText>Enter your answer. Take notice that you can’t post a blank answer.</w:delText>
        </w:r>
        <w:bookmarkStart w:id="5191" w:name="_Toc321774934"/>
        <w:bookmarkStart w:id="5192" w:name="_Toc321775281"/>
        <w:bookmarkStart w:id="5193" w:name="_Toc321775628"/>
        <w:bookmarkStart w:id="5194" w:name="_Toc322200130"/>
        <w:bookmarkStart w:id="5195" w:name="_Toc322218898"/>
        <w:bookmarkStart w:id="5196" w:name="_Toc322219293"/>
        <w:bookmarkEnd w:id="5191"/>
        <w:bookmarkEnd w:id="5192"/>
        <w:bookmarkEnd w:id="5193"/>
        <w:bookmarkEnd w:id="5194"/>
        <w:bookmarkEnd w:id="5195"/>
        <w:bookmarkEnd w:id="5196"/>
      </w:del>
    </w:p>
    <w:p w14:paraId="13D9E224" w14:textId="77777777" w:rsidR="00622EA7" w:rsidRPr="006B409E" w:rsidDel="0008299B" w:rsidRDefault="00622EA7">
      <w:pPr>
        <w:rPr>
          <w:del w:id="5197" w:author="Red Army" w:date="2012-04-07T16:04:00Z"/>
          <w:rFonts w:eastAsiaTheme="minorHAnsi"/>
        </w:rPr>
        <w:pPrChange w:id="5198" w:author="Red Army" w:date="2012-04-09T22:39:00Z">
          <w:pPr>
            <w:ind w:firstLine="720"/>
          </w:pPr>
        </w:pPrChange>
      </w:pPr>
      <w:del w:id="5199" w:author="Red Army" w:date="2012-04-07T16:04:00Z">
        <w:r w:rsidRPr="00441741" w:rsidDel="0008299B">
          <w:rPr>
            <w:noProof/>
            <w:lang w:eastAsia="ja-JP"/>
          </w:rPr>
          <w:drawing>
            <wp:inline distT="0" distB="0" distL="0" distR="0" wp14:anchorId="6F477D74" wp14:editId="24A4B757">
              <wp:extent cx="4710022" cy="866285"/>
              <wp:effectExtent l="190500" t="190500" r="186055" b="18161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36058" cy="871074"/>
                      </a:xfrm>
                      <a:prstGeom prst="rect">
                        <a:avLst/>
                      </a:prstGeom>
                      <a:ln>
                        <a:noFill/>
                      </a:ln>
                      <a:effectLst>
                        <a:outerShdw blurRad="190500" algn="tl" rotWithShape="0">
                          <a:srgbClr val="000000">
                            <a:alpha val="70000"/>
                          </a:srgbClr>
                        </a:outerShdw>
                      </a:effectLst>
                    </pic:spPr>
                  </pic:pic>
                </a:graphicData>
              </a:graphic>
            </wp:inline>
          </w:drawing>
        </w:r>
        <w:bookmarkStart w:id="5200" w:name="_Toc321774935"/>
        <w:bookmarkStart w:id="5201" w:name="_Toc321775282"/>
        <w:bookmarkStart w:id="5202" w:name="_Toc321775629"/>
        <w:bookmarkStart w:id="5203" w:name="_Toc322200131"/>
        <w:bookmarkStart w:id="5204" w:name="_Toc322218899"/>
        <w:bookmarkStart w:id="5205" w:name="_Toc322219294"/>
        <w:bookmarkEnd w:id="5200"/>
        <w:bookmarkEnd w:id="5201"/>
        <w:bookmarkEnd w:id="5202"/>
        <w:bookmarkEnd w:id="5203"/>
        <w:bookmarkEnd w:id="5204"/>
        <w:bookmarkEnd w:id="5205"/>
      </w:del>
    </w:p>
    <w:p w14:paraId="28C54A15" w14:textId="77777777" w:rsidR="00622EA7" w:rsidRPr="006B409E" w:rsidDel="0008299B" w:rsidRDefault="00622EA7">
      <w:pPr>
        <w:rPr>
          <w:del w:id="5206" w:author="Red Army" w:date="2012-04-07T16:04:00Z"/>
          <w:rFonts w:eastAsiaTheme="minorHAnsi"/>
        </w:rPr>
      </w:pPr>
      <w:del w:id="5207" w:author="Red Army" w:date="2012-04-07T16:04:00Z">
        <w:r w:rsidRPr="006B409E" w:rsidDel="0008299B">
          <w:rPr>
            <w:rFonts w:eastAsiaTheme="minorHAnsi"/>
          </w:rPr>
          <w:delText>Click to “Trả lời” button, your answer will be posted and displayed at answer area. If you don’t want to post your answer anymore, click to “Bỏ qua” button and answer text box will be back to normal.</w:delText>
        </w:r>
        <w:bookmarkStart w:id="5208" w:name="_Toc321774936"/>
        <w:bookmarkStart w:id="5209" w:name="_Toc321775283"/>
        <w:bookmarkStart w:id="5210" w:name="_Toc321775630"/>
        <w:bookmarkStart w:id="5211" w:name="_Toc322200132"/>
        <w:bookmarkStart w:id="5212" w:name="_Toc322218900"/>
        <w:bookmarkStart w:id="5213" w:name="_Toc322219295"/>
        <w:bookmarkEnd w:id="5208"/>
        <w:bookmarkEnd w:id="5209"/>
        <w:bookmarkEnd w:id="5210"/>
        <w:bookmarkEnd w:id="5211"/>
        <w:bookmarkEnd w:id="5212"/>
        <w:bookmarkEnd w:id="5213"/>
      </w:del>
    </w:p>
    <w:p w14:paraId="33B7DAA7" w14:textId="77777777" w:rsidR="00622EA7" w:rsidRPr="006B409E" w:rsidDel="0008299B" w:rsidRDefault="00622EA7">
      <w:pPr>
        <w:rPr>
          <w:del w:id="5214" w:author="Red Army" w:date="2012-04-07T16:04:00Z"/>
          <w:rFonts w:eastAsiaTheme="minorHAnsi"/>
          <w:rPrChange w:id="5215" w:author="Red Army" w:date="2012-04-09T22:39:00Z">
            <w:rPr>
              <w:del w:id="5216" w:author="Red Army" w:date="2012-04-07T16:04:00Z"/>
              <w:rFonts w:asciiTheme="majorHAnsi" w:eastAsiaTheme="majorEastAsia" w:hAnsiTheme="majorHAnsi" w:cstheme="majorBidi"/>
              <w:b/>
              <w:bCs/>
              <w:color w:val="4F81BD" w:themeColor="accent1"/>
            </w:rPr>
          </w:rPrChange>
        </w:rPr>
        <w:pPrChange w:id="5217" w:author="Red Army" w:date="2012-04-09T22:39:00Z">
          <w:pPr>
            <w:keepNext/>
            <w:keepLines/>
            <w:numPr>
              <w:ilvl w:val="1"/>
              <w:numId w:val="36"/>
            </w:numPr>
            <w:spacing w:before="200" w:after="0"/>
            <w:ind w:hanging="360"/>
            <w:outlineLvl w:val="2"/>
          </w:pPr>
        </w:pPrChange>
      </w:pPr>
      <w:del w:id="5218" w:author="Red Army" w:date="2012-04-07T16:04:00Z">
        <w:r w:rsidRPr="006B409E" w:rsidDel="0008299B">
          <w:rPr>
            <w:rFonts w:eastAsiaTheme="minorHAnsi"/>
            <w:rPrChange w:id="5219" w:author="Red Army" w:date="2012-04-09T22:39:00Z">
              <w:rPr>
                <w:rFonts w:asciiTheme="majorHAnsi" w:eastAsiaTheme="majorEastAsia" w:hAnsiTheme="majorHAnsi" w:cstheme="majorBidi"/>
                <w:b/>
                <w:bCs/>
                <w:color w:val="4F81BD" w:themeColor="accent1"/>
              </w:rPr>
            </w:rPrChange>
          </w:rPr>
          <w:delText>Create a new contact</w:delText>
        </w:r>
        <w:bookmarkStart w:id="5220" w:name="_Toc321774937"/>
        <w:bookmarkStart w:id="5221" w:name="_Toc321775284"/>
        <w:bookmarkStart w:id="5222" w:name="_Toc321775631"/>
        <w:bookmarkStart w:id="5223" w:name="_Toc322200133"/>
        <w:bookmarkStart w:id="5224" w:name="_Toc322218901"/>
        <w:bookmarkStart w:id="5225" w:name="_Toc322219296"/>
        <w:bookmarkEnd w:id="5220"/>
        <w:bookmarkEnd w:id="5221"/>
        <w:bookmarkEnd w:id="5222"/>
        <w:bookmarkEnd w:id="5223"/>
        <w:bookmarkEnd w:id="5224"/>
        <w:bookmarkEnd w:id="5225"/>
      </w:del>
    </w:p>
    <w:p w14:paraId="2F4BF609" w14:textId="77777777" w:rsidR="00622EA7" w:rsidRPr="006B409E" w:rsidDel="0008299B" w:rsidRDefault="00622EA7">
      <w:pPr>
        <w:rPr>
          <w:del w:id="5226" w:author="Red Army" w:date="2012-04-07T16:04:00Z"/>
          <w:rFonts w:eastAsiaTheme="minorHAnsi"/>
        </w:rPr>
        <w:pPrChange w:id="5227" w:author="Red Army" w:date="2012-04-09T22:39:00Z">
          <w:pPr>
            <w:ind w:firstLine="720"/>
          </w:pPr>
        </w:pPrChange>
      </w:pPr>
      <w:del w:id="5228" w:author="Red Army" w:date="2012-04-07T16:04:00Z">
        <w:r w:rsidRPr="006B409E" w:rsidDel="0008299B">
          <w:rPr>
            <w:rFonts w:eastAsiaTheme="minorHAnsi"/>
          </w:rPr>
          <w:delText>You can contact with us by create new contact. Do as following:</w:delText>
        </w:r>
        <w:bookmarkStart w:id="5229" w:name="_Toc321774938"/>
        <w:bookmarkStart w:id="5230" w:name="_Toc321775285"/>
        <w:bookmarkStart w:id="5231" w:name="_Toc321775632"/>
        <w:bookmarkStart w:id="5232" w:name="_Toc322200134"/>
        <w:bookmarkStart w:id="5233" w:name="_Toc322218902"/>
        <w:bookmarkStart w:id="5234" w:name="_Toc322219297"/>
        <w:bookmarkEnd w:id="5229"/>
        <w:bookmarkEnd w:id="5230"/>
        <w:bookmarkEnd w:id="5231"/>
        <w:bookmarkEnd w:id="5232"/>
        <w:bookmarkEnd w:id="5233"/>
        <w:bookmarkEnd w:id="5234"/>
      </w:del>
    </w:p>
    <w:p w14:paraId="102A880C" w14:textId="77777777" w:rsidR="00622EA7" w:rsidRPr="006B409E" w:rsidDel="0008299B" w:rsidRDefault="00622EA7">
      <w:pPr>
        <w:rPr>
          <w:del w:id="5235" w:author="Red Army" w:date="2012-04-07T16:04:00Z"/>
          <w:rFonts w:eastAsiaTheme="minorHAnsi"/>
        </w:rPr>
        <w:pPrChange w:id="5236" w:author="Red Army" w:date="2012-04-09T22:39:00Z">
          <w:pPr>
            <w:numPr>
              <w:numId w:val="41"/>
            </w:numPr>
            <w:ind w:left="1080" w:hanging="360"/>
            <w:contextualSpacing/>
          </w:pPr>
        </w:pPrChange>
      </w:pPr>
      <w:del w:id="5237" w:author="Red Army" w:date="2012-04-07T16:04:00Z">
        <w:r w:rsidRPr="006B409E" w:rsidDel="0008299B">
          <w:rPr>
            <w:rFonts w:eastAsiaTheme="minorHAnsi"/>
          </w:rPr>
          <w:delText xml:space="preserve"> Click to “Liên hệ” tab at bottom of web page</w:delText>
        </w:r>
        <w:bookmarkStart w:id="5238" w:name="_Toc321774939"/>
        <w:bookmarkStart w:id="5239" w:name="_Toc321775286"/>
        <w:bookmarkStart w:id="5240" w:name="_Toc321775633"/>
        <w:bookmarkStart w:id="5241" w:name="_Toc322200135"/>
        <w:bookmarkStart w:id="5242" w:name="_Toc322218903"/>
        <w:bookmarkStart w:id="5243" w:name="_Toc322219298"/>
        <w:bookmarkEnd w:id="5238"/>
        <w:bookmarkEnd w:id="5239"/>
        <w:bookmarkEnd w:id="5240"/>
        <w:bookmarkEnd w:id="5241"/>
        <w:bookmarkEnd w:id="5242"/>
        <w:bookmarkEnd w:id="5243"/>
      </w:del>
    </w:p>
    <w:p w14:paraId="4AB1E07E" w14:textId="77777777" w:rsidR="00622EA7" w:rsidRPr="006B409E" w:rsidDel="0008299B" w:rsidRDefault="00622EA7">
      <w:pPr>
        <w:rPr>
          <w:del w:id="5244" w:author="Red Army" w:date="2012-04-07T16:04:00Z"/>
          <w:rFonts w:eastAsiaTheme="minorHAnsi"/>
        </w:rPr>
        <w:pPrChange w:id="5245" w:author="Red Army" w:date="2012-04-09T22:39:00Z">
          <w:pPr>
            <w:ind w:left="1080"/>
            <w:contextualSpacing/>
          </w:pPr>
        </w:pPrChange>
      </w:pPr>
      <w:del w:id="5246" w:author="Red Army" w:date="2012-04-07T16:04:00Z">
        <w:r w:rsidRPr="00441741" w:rsidDel="0008299B">
          <w:rPr>
            <w:noProof/>
            <w:lang w:eastAsia="ja-JP"/>
          </w:rPr>
          <w:drawing>
            <wp:inline distT="0" distB="0" distL="0" distR="0" wp14:anchorId="5E1A432B" wp14:editId="308FBC29">
              <wp:extent cx="3873500" cy="362585"/>
              <wp:effectExtent l="190500" t="190500" r="184150" b="18986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873500" cy="362585"/>
                      </a:xfrm>
                      <a:prstGeom prst="rect">
                        <a:avLst/>
                      </a:prstGeom>
                      <a:ln>
                        <a:noFill/>
                      </a:ln>
                      <a:effectLst>
                        <a:outerShdw blurRad="190500" algn="tl" rotWithShape="0">
                          <a:srgbClr val="000000">
                            <a:alpha val="70000"/>
                          </a:srgbClr>
                        </a:outerShdw>
                      </a:effectLst>
                    </pic:spPr>
                  </pic:pic>
                </a:graphicData>
              </a:graphic>
            </wp:inline>
          </w:drawing>
        </w:r>
        <w:bookmarkStart w:id="5247" w:name="_Toc321774940"/>
        <w:bookmarkStart w:id="5248" w:name="_Toc321775287"/>
        <w:bookmarkStart w:id="5249" w:name="_Toc321775634"/>
        <w:bookmarkStart w:id="5250" w:name="_Toc322200136"/>
        <w:bookmarkStart w:id="5251" w:name="_Toc322218904"/>
        <w:bookmarkStart w:id="5252" w:name="_Toc322219299"/>
        <w:bookmarkEnd w:id="5247"/>
        <w:bookmarkEnd w:id="5248"/>
        <w:bookmarkEnd w:id="5249"/>
        <w:bookmarkEnd w:id="5250"/>
        <w:bookmarkEnd w:id="5251"/>
        <w:bookmarkEnd w:id="5252"/>
      </w:del>
    </w:p>
    <w:p w14:paraId="24FE1B17" w14:textId="77777777" w:rsidR="00622EA7" w:rsidRPr="006B409E" w:rsidDel="0008299B" w:rsidRDefault="00622EA7">
      <w:pPr>
        <w:rPr>
          <w:del w:id="5253" w:author="Red Army" w:date="2012-04-07T16:04:00Z"/>
          <w:rFonts w:eastAsiaTheme="minorHAnsi"/>
        </w:rPr>
        <w:pPrChange w:id="5254" w:author="Red Army" w:date="2012-04-09T22:39:00Z">
          <w:pPr>
            <w:numPr>
              <w:numId w:val="41"/>
            </w:numPr>
            <w:ind w:left="1080" w:hanging="360"/>
            <w:contextualSpacing/>
          </w:pPr>
        </w:pPrChange>
      </w:pPr>
      <w:del w:id="5255" w:author="Red Army" w:date="2012-04-07T16:04:00Z">
        <w:r w:rsidRPr="006B409E" w:rsidDel="0008299B">
          <w:rPr>
            <w:rFonts w:eastAsiaTheme="minorHAnsi"/>
          </w:rPr>
          <w:delText>You will be redirect to Contact page</w:delText>
        </w:r>
        <w:bookmarkStart w:id="5256" w:name="_Toc321774941"/>
        <w:bookmarkStart w:id="5257" w:name="_Toc321775288"/>
        <w:bookmarkStart w:id="5258" w:name="_Toc321775635"/>
        <w:bookmarkStart w:id="5259" w:name="_Toc322200137"/>
        <w:bookmarkStart w:id="5260" w:name="_Toc322218905"/>
        <w:bookmarkStart w:id="5261" w:name="_Toc322219300"/>
        <w:bookmarkEnd w:id="5256"/>
        <w:bookmarkEnd w:id="5257"/>
        <w:bookmarkEnd w:id="5258"/>
        <w:bookmarkEnd w:id="5259"/>
        <w:bookmarkEnd w:id="5260"/>
        <w:bookmarkEnd w:id="5261"/>
      </w:del>
    </w:p>
    <w:p w14:paraId="4362089D" w14:textId="77777777" w:rsidR="00622EA7" w:rsidRPr="006B409E" w:rsidDel="0008299B" w:rsidRDefault="00622EA7">
      <w:pPr>
        <w:rPr>
          <w:del w:id="5262" w:author="Red Army" w:date="2012-04-07T16:04:00Z"/>
          <w:rFonts w:eastAsiaTheme="minorHAnsi"/>
        </w:rPr>
        <w:pPrChange w:id="5263" w:author="Red Army" w:date="2012-04-09T22:39:00Z">
          <w:pPr>
            <w:ind w:left="1080"/>
            <w:contextualSpacing/>
          </w:pPr>
        </w:pPrChange>
      </w:pPr>
      <w:del w:id="5264" w:author="Red Army" w:date="2012-04-07T16:04:00Z">
        <w:r w:rsidRPr="00441741" w:rsidDel="0008299B">
          <w:rPr>
            <w:noProof/>
            <w:lang w:eastAsia="ja-JP"/>
          </w:rPr>
          <w:lastRenderedPageBreak/>
          <w:drawing>
            <wp:inline distT="0" distB="0" distL="0" distR="0" wp14:anchorId="15324E2F" wp14:editId="45EE1A05">
              <wp:extent cx="4778764" cy="1492370"/>
              <wp:effectExtent l="190500" t="190500" r="193675" b="1841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778774" cy="1492373"/>
                      </a:xfrm>
                      <a:prstGeom prst="rect">
                        <a:avLst/>
                      </a:prstGeom>
                      <a:ln>
                        <a:noFill/>
                      </a:ln>
                      <a:effectLst>
                        <a:outerShdw blurRad="190500" algn="tl" rotWithShape="0">
                          <a:srgbClr val="000000">
                            <a:alpha val="70000"/>
                          </a:srgbClr>
                        </a:outerShdw>
                      </a:effectLst>
                    </pic:spPr>
                  </pic:pic>
                </a:graphicData>
              </a:graphic>
            </wp:inline>
          </w:drawing>
        </w:r>
        <w:bookmarkStart w:id="5265" w:name="_Toc321774942"/>
        <w:bookmarkStart w:id="5266" w:name="_Toc321775289"/>
        <w:bookmarkStart w:id="5267" w:name="_Toc321775636"/>
        <w:bookmarkStart w:id="5268" w:name="_Toc322200138"/>
        <w:bookmarkStart w:id="5269" w:name="_Toc322218906"/>
        <w:bookmarkStart w:id="5270" w:name="_Toc322219301"/>
        <w:bookmarkEnd w:id="5265"/>
        <w:bookmarkEnd w:id="5266"/>
        <w:bookmarkEnd w:id="5267"/>
        <w:bookmarkEnd w:id="5268"/>
        <w:bookmarkEnd w:id="5269"/>
        <w:bookmarkEnd w:id="5270"/>
      </w:del>
    </w:p>
    <w:p w14:paraId="22F13EE9" w14:textId="77777777" w:rsidR="00622EA7" w:rsidRPr="006B409E" w:rsidDel="0008299B" w:rsidRDefault="00622EA7">
      <w:pPr>
        <w:rPr>
          <w:del w:id="5271" w:author="Red Army" w:date="2012-04-07T16:04:00Z"/>
          <w:rFonts w:eastAsiaTheme="minorHAnsi"/>
        </w:rPr>
        <w:pPrChange w:id="5272" w:author="Red Army" w:date="2012-04-09T22:39:00Z">
          <w:pPr>
            <w:numPr>
              <w:numId w:val="41"/>
            </w:numPr>
            <w:ind w:left="1080" w:hanging="360"/>
            <w:contextualSpacing/>
          </w:pPr>
        </w:pPrChange>
      </w:pPr>
      <w:del w:id="5273" w:author="Red Army" w:date="2012-04-07T16:04:00Z">
        <w:r w:rsidRPr="006B409E" w:rsidDel="0008299B">
          <w:rPr>
            <w:rFonts w:eastAsiaTheme="minorHAnsi"/>
          </w:rPr>
          <w:delText>Fill in your email address. This address must be valid in order to get our reply.</w:delText>
        </w:r>
        <w:bookmarkStart w:id="5274" w:name="_Toc321774943"/>
        <w:bookmarkStart w:id="5275" w:name="_Toc321775290"/>
        <w:bookmarkStart w:id="5276" w:name="_Toc321775637"/>
        <w:bookmarkStart w:id="5277" w:name="_Toc322200139"/>
        <w:bookmarkStart w:id="5278" w:name="_Toc322218907"/>
        <w:bookmarkStart w:id="5279" w:name="_Toc322219302"/>
        <w:bookmarkEnd w:id="5274"/>
        <w:bookmarkEnd w:id="5275"/>
        <w:bookmarkEnd w:id="5276"/>
        <w:bookmarkEnd w:id="5277"/>
        <w:bookmarkEnd w:id="5278"/>
        <w:bookmarkEnd w:id="5279"/>
      </w:del>
    </w:p>
    <w:p w14:paraId="1C073C40" w14:textId="77777777" w:rsidR="00622EA7" w:rsidRPr="006B409E" w:rsidDel="0008299B" w:rsidRDefault="00622EA7">
      <w:pPr>
        <w:rPr>
          <w:del w:id="5280" w:author="Red Army" w:date="2012-04-07T16:04:00Z"/>
          <w:rFonts w:eastAsiaTheme="minorHAnsi"/>
        </w:rPr>
        <w:pPrChange w:id="5281" w:author="Red Army" w:date="2012-04-09T22:39:00Z">
          <w:pPr>
            <w:numPr>
              <w:numId w:val="41"/>
            </w:numPr>
            <w:ind w:left="1080" w:hanging="360"/>
            <w:contextualSpacing/>
          </w:pPr>
        </w:pPrChange>
      </w:pPr>
      <w:del w:id="5282" w:author="Red Army" w:date="2012-04-07T16:04:00Z">
        <w:r w:rsidRPr="006B409E" w:rsidDel="0008299B">
          <w:rPr>
            <w:rFonts w:eastAsiaTheme="minorHAnsi"/>
          </w:rPr>
          <w:delText>Fill in the title and content of the message you want to send to us</w:delText>
        </w:r>
        <w:bookmarkStart w:id="5283" w:name="_Toc321774944"/>
        <w:bookmarkStart w:id="5284" w:name="_Toc321775291"/>
        <w:bookmarkStart w:id="5285" w:name="_Toc321775638"/>
        <w:bookmarkStart w:id="5286" w:name="_Toc322200140"/>
        <w:bookmarkStart w:id="5287" w:name="_Toc322218908"/>
        <w:bookmarkStart w:id="5288" w:name="_Toc322219303"/>
        <w:bookmarkEnd w:id="5283"/>
        <w:bookmarkEnd w:id="5284"/>
        <w:bookmarkEnd w:id="5285"/>
        <w:bookmarkEnd w:id="5286"/>
        <w:bookmarkEnd w:id="5287"/>
        <w:bookmarkEnd w:id="5288"/>
      </w:del>
    </w:p>
    <w:p w14:paraId="5C9F214A" w14:textId="77777777" w:rsidR="00622EA7" w:rsidRPr="006B409E" w:rsidDel="0008299B" w:rsidRDefault="00622EA7">
      <w:pPr>
        <w:rPr>
          <w:del w:id="5289" w:author="Red Army" w:date="2012-04-07T16:04:00Z"/>
          <w:rFonts w:eastAsiaTheme="minorHAnsi"/>
        </w:rPr>
        <w:pPrChange w:id="5290" w:author="Red Army" w:date="2012-04-09T22:39:00Z">
          <w:pPr>
            <w:numPr>
              <w:numId w:val="41"/>
            </w:numPr>
            <w:ind w:left="1080" w:hanging="360"/>
            <w:contextualSpacing/>
          </w:pPr>
        </w:pPrChange>
      </w:pPr>
      <w:del w:id="5291" w:author="Red Army" w:date="2012-04-07T16:04:00Z">
        <w:r w:rsidRPr="006B409E" w:rsidDel="0008299B">
          <w:rPr>
            <w:rFonts w:eastAsiaTheme="minorHAnsi"/>
          </w:rPr>
          <w:delText>Finally, click to “Gửi” button</w:delText>
        </w:r>
        <w:bookmarkStart w:id="5292" w:name="_Toc321774945"/>
        <w:bookmarkStart w:id="5293" w:name="_Toc321775292"/>
        <w:bookmarkStart w:id="5294" w:name="_Toc321775639"/>
        <w:bookmarkStart w:id="5295" w:name="_Toc322200141"/>
        <w:bookmarkStart w:id="5296" w:name="_Toc322218909"/>
        <w:bookmarkStart w:id="5297" w:name="_Toc322219304"/>
        <w:bookmarkEnd w:id="5292"/>
        <w:bookmarkEnd w:id="5293"/>
        <w:bookmarkEnd w:id="5294"/>
        <w:bookmarkEnd w:id="5295"/>
        <w:bookmarkEnd w:id="5296"/>
        <w:bookmarkEnd w:id="5297"/>
      </w:del>
    </w:p>
    <w:p w14:paraId="5FCCFD01" w14:textId="77777777" w:rsidR="00622EA7" w:rsidRPr="006B409E" w:rsidDel="0008299B" w:rsidRDefault="00622EA7">
      <w:pPr>
        <w:rPr>
          <w:del w:id="5298" w:author="Red Army" w:date="2012-04-07T16:04:00Z"/>
          <w:rFonts w:eastAsiaTheme="minorHAnsi"/>
          <w:rPrChange w:id="5299" w:author="Red Army" w:date="2012-04-09T22:39:00Z">
            <w:rPr>
              <w:del w:id="5300" w:author="Red Army" w:date="2012-04-07T16:04:00Z"/>
              <w:rFonts w:asciiTheme="majorHAnsi" w:eastAsiaTheme="majorEastAsia" w:hAnsiTheme="majorHAnsi" w:cstheme="majorBidi"/>
              <w:b/>
              <w:bCs/>
              <w:color w:val="4F81BD" w:themeColor="accent1"/>
              <w:sz w:val="26"/>
              <w:szCs w:val="26"/>
            </w:rPr>
          </w:rPrChange>
        </w:rPr>
        <w:pPrChange w:id="5301" w:author="Red Army" w:date="2012-04-09T22:39:00Z">
          <w:pPr>
            <w:keepNext/>
            <w:keepLines/>
            <w:numPr>
              <w:numId w:val="12"/>
            </w:numPr>
            <w:spacing w:before="200" w:after="0"/>
            <w:ind w:left="360" w:hanging="360"/>
            <w:outlineLvl w:val="1"/>
          </w:pPr>
        </w:pPrChange>
      </w:pPr>
      <w:del w:id="5302" w:author="Red Army" w:date="2012-04-07T16:04:00Z">
        <w:r w:rsidRPr="006B409E" w:rsidDel="0008299B">
          <w:rPr>
            <w:rFonts w:eastAsiaTheme="minorHAnsi"/>
            <w:rPrChange w:id="5303" w:author="Red Army" w:date="2012-04-09T22:39:00Z">
              <w:rPr>
                <w:rFonts w:asciiTheme="majorHAnsi" w:eastAsiaTheme="majorEastAsia" w:hAnsiTheme="majorHAnsi" w:cstheme="majorBidi"/>
                <w:b/>
                <w:bCs/>
                <w:color w:val="4F81BD" w:themeColor="accent1"/>
                <w:sz w:val="26"/>
                <w:szCs w:val="26"/>
              </w:rPr>
            </w:rPrChange>
          </w:rPr>
          <w:delText>Admin Guide</w:delText>
        </w:r>
        <w:bookmarkStart w:id="5304" w:name="_Toc321774946"/>
        <w:bookmarkStart w:id="5305" w:name="_Toc321775293"/>
        <w:bookmarkStart w:id="5306" w:name="_Toc321775640"/>
        <w:bookmarkStart w:id="5307" w:name="_Toc322200142"/>
        <w:bookmarkStart w:id="5308" w:name="_Toc322218910"/>
        <w:bookmarkStart w:id="5309" w:name="_Toc322219305"/>
        <w:bookmarkEnd w:id="5304"/>
        <w:bookmarkEnd w:id="5305"/>
        <w:bookmarkEnd w:id="5306"/>
        <w:bookmarkEnd w:id="5307"/>
        <w:bookmarkEnd w:id="5308"/>
        <w:bookmarkEnd w:id="5309"/>
      </w:del>
    </w:p>
    <w:p w14:paraId="5613097F" w14:textId="77777777" w:rsidR="00622EA7" w:rsidRPr="006B409E" w:rsidDel="0008299B" w:rsidRDefault="00622EA7">
      <w:pPr>
        <w:rPr>
          <w:del w:id="5310" w:author="Red Army" w:date="2012-04-07T16:04:00Z"/>
          <w:rFonts w:eastAsiaTheme="minorHAnsi"/>
          <w:rPrChange w:id="5311" w:author="Red Army" w:date="2012-04-09T22:39:00Z">
            <w:rPr>
              <w:del w:id="5312" w:author="Red Army" w:date="2012-04-07T16:04:00Z"/>
              <w:rFonts w:asciiTheme="majorHAnsi" w:eastAsiaTheme="majorEastAsia" w:hAnsiTheme="majorHAnsi" w:cstheme="majorBidi"/>
              <w:b/>
              <w:bCs/>
              <w:vanish/>
              <w:color w:val="4F81BD" w:themeColor="accent1"/>
            </w:rPr>
          </w:rPrChange>
        </w:rPr>
        <w:pPrChange w:id="5313" w:author="Red Army" w:date="2012-04-09T22:39:00Z">
          <w:pPr>
            <w:keepNext/>
            <w:keepLines/>
            <w:numPr>
              <w:numId w:val="44"/>
            </w:numPr>
            <w:spacing w:before="200" w:after="0"/>
            <w:ind w:hanging="360"/>
            <w:outlineLvl w:val="2"/>
          </w:pPr>
        </w:pPrChange>
      </w:pPr>
      <w:bookmarkStart w:id="5314" w:name="_Toc290076652"/>
      <w:bookmarkStart w:id="5315" w:name="_Toc290140157"/>
      <w:bookmarkStart w:id="5316" w:name="_Toc290159661"/>
      <w:bookmarkStart w:id="5317" w:name="_Toc290217714"/>
      <w:bookmarkStart w:id="5318" w:name="_Toc290231639"/>
      <w:bookmarkStart w:id="5319" w:name="_Toc290231675"/>
      <w:bookmarkStart w:id="5320" w:name="_Toc290232845"/>
      <w:bookmarkStart w:id="5321" w:name="_Toc290911108"/>
      <w:bookmarkStart w:id="5322" w:name="_Toc321774947"/>
      <w:bookmarkStart w:id="5323" w:name="_Toc321775294"/>
      <w:bookmarkStart w:id="5324" w:name="_Toc321775641"/>
      <w:bookmarkStart w:id="5325" w:name="_Toc322200143"/>
      <w:bookmarkStart w:id="5326" w:name="_Toc322218911"/>
      <w:bookmarkStart w:id="5327" w:name="_Toc322219306"/>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p>
    <w:p w14:paraId="336029D3" w14:textId="77777777" w:rsidR="00622EA7" w:rsidRPr="006B409E" w:rsidDel="0008299B" w:rsidRDefault="00622EA7">
      <w:pPr>
        <w:rPr>
          <w:del w:id="5328" w:author="Red Army" w:date="2012-04-07T16:04:00Z"/>
          <w:rFonts w:eastAsiaTheme="minorHAnsi"/>
          <w:rPrChange w:id="5329" w:author="Red Army" w:date="2012-04-09T22:39:00Z">
            <w:rPr>
              <w:del w:id="5330" w:author="Red Army" w:date="2012-04-07T16:04:00Z"/>
              <w:rFonts w:asciiTheme="majorHAnsi" w:eastAsiaTheme="majorEastAsia" w:hAnsiTheme="majorHAnsi" w:cstheme="majorBidi"/>
              <w:b/>
              <w:bCs/>
              <w:vanish/>
              <w:color w:val="4F81BD" w:themeColor="accent1"/>
            </w:rPr>
          </w:rPrChange>
        </w:rPr>
        <w:pPrChange w:id="5331" w:author="Red Army" w:date="2012-04-09T22:39:00Z">
          <w:pPr>
            <w:keepNext/>
            <w:keepLines/>
            <w:numPr>
              <w:numId w:val="44"/>
            </w:numPr>
            <w:spacing w:before="200" w:after="0"/>
            <w:ind w:hanging="360"/>
            <w:outlineLvl w:val="2"/>
          </w:pPr>
        </w:pPrChange>
      </w:pPr>
      <w:bookmarkStart w:id="5332" w:name="_Toc290076653"/>
      <w:bookmarkStart w:id="5333" w:name="_Toc290140158"/>
      <w:bookmarkStart w:id="5334" w:name="_Toc290159662"/>
      <w:bookmarkStart w:id="5335" w:name="_Toc290217715"/>
      <w:bookmarkStart w:id="5336" w:name="_Toc290231640"/>
      <w:bookmarkStart w:id="5337" w:name="_Toc290231676"/>
      <w:bookmarkStart w:id="5338" w:name="_Toc290232846"/>
      <w:bookmarkStart w:id="5339" w:name="_Toc290911109"/>
      <w:bookmarkStart w:id="5340" w:name="_Toc321774948"/>
      <w:bookmarkStart w:id="5341" w:name="_Toc321775295"/>
      <w:bookmarkStart w:id="5342" w:name="_Toc321775642"/>
      <w:bookmarkStart w:id="5343" w:name="_Toc322200144"/>
      <w:bookmarkStart w:id="5344" w:name="_Toc322218912"/>
      <w:bookmarkStart w:id="5345" w:name="_Toc322219307"/>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p>
    <w:p w14:paraId="0B315195" w14:textId="77777777" w:rsidR="00622EA7" w:rsidRPr="006B409E" w:rsidDel="0008299B" w:rsidRDefault="00622EA7">
      <w:pPr>
        <w:rPr>
          <w:del w:id="5346" w:author="Red Army" w:date="2012-04-07T16:04:00Z"/>
          <w:rFonts w:eastAsiaTheme="minorHAnsi"/>
          <w:rPrChange w:id="5347" w:author="Red Army" w:date="2012-04-09T22:39:00Z">
            <w:rPr>
              <w:del w:id="5348" w:author="Red Army" w:date="2012-04-07T16:04:00Z"/>
              <w:rFonts w:asciiTheme="majorHAnsi" w:eastAsiaTheme="majorEastAsia" w:hAnsiTheme="majorHAnsi" w:cstheme="majorBidi"/>
              <w:b/>
              <w:bCs/>
              <w:vanish/>
              <w:color w:val="4F81BD" w:themeColor="accent1"/>
            </w:rPr>
          </w:rPrChange>
        </w:rPr>
        <w:pPrChange w:id="5349" w:author="Red Army" w:date="2012-04-09T22:39:00Z">
          <w:pPr>
            <w:keepNext/>
            <w:keepLines/>
            <w:numPr>
              <w:numId w:val="44"/>
            </w:numPr>
            <w:spacing w:before="200" w:after="0"/>
            <w:ind w:hanging="360"/>
            <w:outlineLvl w:val="2"/>
          </w:pPr>
        </w:pPrChange>
      </w:pPr>
      <w:bookmarkStart w:id="5350" w:name="_Toc290076654"/>
      <w:bookmarkStart w:id="5351" w:name="_Toc290140159"/>
      <w:bookmarkStart w:id="5352" w:name="_Toc290159663"/>
      <w:bookmarkStart w:id="5353" w:name="_Toc290217716"/>
      <w:bookmarkStart w:id="5354" w:name="_Toc290231641"/>
      <w:bookmarkStart w:id="5355" w:name="_Toc290231677"/>
      <w:bookmarkStart w:id="5356" w:name="_Toc290232847"/>
      <w:bookmarkStart w:id="5357" w:name="_Toc290911110"/>
      <w:bookmarkStart w:id="5358" w:name="_Toc321774949"/>
      <w:bookmarkStart w:id="5359" w:name="_Toc321775296"/>
      <w:bookmarkStart w:id="5360" w:name="_Toc321775643"/>
      <w:bookmarkStart w:id="5361" w:name="_Toc322200145"/>
      <w:bookmarkStart w:id="5362" w:name="_Toc322218913"/>
      <w:bookmarkStart w:id="5363" w:name="_Toc322219308"/>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p>
    <w:p w14:paraId="7E137101" w14:textId="77777777" w:rsidR="00622EA7" w:rsidRPr="006B409E" w:rsidDel="0008299B" w:rsidRDefault="00622EA7">
      <w:pPr>
        <w:rPr>
          <w:del w:id="5364" w:author="Red Army" w:date="2012-04-07T16:04:00Z"/>
          <w:rFonts w:eastAsiaTheme="minorHAnsi"/>
          <w:rPrChange w:id="5365" w:author="Red Army" w:date="2012-04-09T22:39:00Z">
            <w:rPr>
              <w:del w:id="5366" w:author="Red Army" w:date="2012-04-07T16:04:00Z"/>
              <w:rFonts w:asciiTheme="majorHAnsi" w:eastAsiaTheme="majorEastAsia" w:hAnsiTheme="majorHAnsi" w:cstheme="majorBidi"/>
              <w:b/>
              <w:bCs/>
              <w:color w:val="4F81BD" w:themeColor="accent1"/>
            </w:rPr>
          </w:rPrChange>
        </w:rPr>
        <w:pPrChange w:id="5367" w:author="Red Army" w:date="2012-04-09T22:39:00Z">
          <w:pPr>
            <w:keepNext/>
            <w:keepLines/>
            <w:numPr>
              <w:ilvl w:val="1"/>
              <w:numId w:val="44"/>
            </w:numPr>
            <w:spacing w:before="200" w:after="0"/>
            <w:ind w:hanging="360"/>
            <w:outlineLvl w:val="2"/>
          </w:pPr>
        </w:pPrChange>
      </w:pPr>
      <w:del w:id="5368" w:author="Red Army" w:date="2012-04-07T16:04:00Z">
        <w:r w:rsidRPr="006B409E" w:rsidDel="0008299B">
          <w:rPr>
            <w:rFonts w:eastAsiaTheme="minorHAnsi"/>
            <w:rPrChange w:id="5369" w:author="Red Army" w:date="2012-04-09T22:39:00Z">
              <w:rPr>
                <w:rFonts w:asciiTheme="majorHAnsi" w:eastAsiaTheme="majorEastAsia" w:hAnsiTheme="majorHAnsi" w:cstheme="majorBidi"/>
                <w:b/>
                <w:bCs/>
                <w:color w:val="4F81BD" w:themeColor="accent1"/>
              </w:rPr>
            </w:rPrChange>
          </w:rPr>
          <w:delText>Manage Places</w:delText>
        </w:r>
        <w:bookmarkStart w:id="5370" w:name="_Toc321774950"/>
        <w:bookmarkStart w:id="5371" w:name="_Toc321775297"/>
        <w:bookmarkStart w:id="5372" w:name="_Toc321775644"/>
        <w:bookmarkStart w:id="5373" w:name="_Toc322200146"/>
        <w:bookmarkStart w:id="5374" w:name="_Toc322218914"/>
        <w:bookmarkStart w:id="5375" w:name="_Toc322219309"/>
        <w:bookmarkEnd w:id="5370"/>
        <w:bookmarkEnd w:id="5371"/>
        <w:bookmarkEnd w:id="5372"/>
        <w:bookmarkEnd w:id="5373"/>
        <w:bookmarkEnd w:id="5374"/>
        <w:bookmarkEnd w:id="5375"/>
      </w:del>
    </w:p>
    <w:p w14:paraId="4AE33630" w14:textId="77777777" w:rsidR="00622EA7" w:rsidRPr="006B409E" w:rsidDel="0008299B" w:rsidRDefault="00622EA7">
      <w:pPr>
        <w:rPr>
          <w:del w:id="5376" w:author="Red Army" w:date="2012-04-07T16:04:00Z"/>
          <w:rFonts w:eastAsiaTheme="minorHAnsi"/>
          <w:rPrChange w:id="5377" w:author="Red Army" w:date="2012-04-09T22:39:00Z">
            <w:rPr>
              <w:del w:id="5378" w:author="Red Army" w:date="2012-04-07T16:04:00Z"/>
              <w:rFonts w:asciiTheme="majorHAnsi" w:eastAsiaTheme="majorEastAsia" w:hAnsiTheme="majorHAnsi" w:cstheme="majorBidi"/>
              <w:b/>
              <w:bCs/>
              <w:iCs/>
              <w:vanish/>
              <w:color w:val="4F81BD" w:themeColor="accent1"/>
            </w:rPr>
          </w:rPrChange>
        </w:rPr>
        <w:pPrChange w:id="5379" w:author="Red Army" w:date="2012-04-09T22:39:00Z">
          <w:pPr>
            <w:keepNext/>
            <w:keepLines/>
            <w:numPr>
              <w:numId w:val="8"/>
            </w:numPr>
            <w:spacing w:before="200" w:after="0"/>
            <w:ind w:hanging="360"/>
            <w:outlineLvl w:val="3"/>
          </w:pPr>
        </w:pPrChange>
      </w:pPr>
      <w:bookmarkStart w:id="5380" w:name="_Toc321774951"/>
      <w:bookmarkStart w:id="5381" w:name="_Toc321775298"/>
      <w:bookmarkStart w:id="5382" w:name="_Toc321775645"/>
      <w:bookmarkStart w:id="5383" w:name="_Toc322200147"/>
      <w:bookmarkStart w:id="5384" w:name="_Toc322218915"/>
      <w:bookmarkStart w:id="5385" w:name="_Toc322219310"/>
      <w:bookmarkEnd w:id="5380"/>
      <w:bookmarkEnd w:id="5381"/>
      <w:bookmarkEnd w:id="5382"/>
      <w:bookmarkEnd w:id="5383"/>
      <w:bookmarkEnd w:id="5384"/>
      <w:bookmarkEnd w:id="5385"/>
    </w:p>
    <w:p w14:paraId="09A2AED3" w14:textId="77777777" w:rsidR="00622EA7" w:rsidRPr="006B409E" w:rsidDel="0008299B" w:rsidRDefault="00622EA7">
      <w:pPr>
        <w:rPr>
          <w:del w:id="5386" w:author="Red Army" w:date="2012-04-07T16:04:00Z"/>
          <w:rFonts w:eastAsiaTheme="minorHAnsi"/>
          <w:rPrChange w:id="5387" w:author="Red Army" w:date="2012-04-09T22:39:00Z">
            <w:rPr>
              <w:del w:id="5388" w:author="Red Army" w:date="2012-04-07T16:04:00Z"/>
              <w:rFonts w:asciiTheme="majorHAnsi" w:eastAsiaTheme="majorEastAsia" w:hAnsiTheme="majorHAnsi" w:cstheme="majorBidi"/>
              <w:b/>
              <w:bCs/>
              <w:iCs/>
              <w:vanish/>
              <w:color w:val="4F81BD" w:themeColor="accent1"/>
            </w:rPr>
          </w:rPrChange>
        </w:rPr>
        <w:pPrChange w:id="5389" w:author="Red Army" w:date="2012-04-09T22:39:00Z">
          <w:pPr>
            <w:keepNext/>
            <w:keepLines/>
            <w:numPr>
              <w:numId w:val="8"/>
            </w:numPr>
            <w:spacing w:before="200" w:after="0"/>
            <w:ind w:hanging="360"/>
            <w:outlineLvl w:val="3"/>
          </w:pPr>
        </w:pPrChange>
      </w:pPr>
      <w:bookmarkStart w:id="5390" w:name="_Toc321774952"/>
      <w:bookmarkStart w:id="5391" w:name="_Toc321775299"/>
      <w:bookmarkStart w:id="5392" w:name="_Toc321775646"/>
      <w:bookmarkStart w:id="5393" w:name="_Toc322200148"/>
      <w:bookmarkStart w:id="5394" w:name="_Toc322218916"/>
      <w:bookmarkStart w:id="5395" w:name="_Toc322219311"/>
      <w:bookmarkEnd w:id="5390"/>
      <w:bookmarkEnd w:id="5391"/>
      <w:bookmarkEnd w:id="5392"/>
      <w:bookmarkEnd w:id="5393"/>
      <w:bookmarkEnd w:id="5394"/>
      <w:bookmarkEnd w:id="5395"/>
    </w:p>
    <w:p w14:paraId="411990E5" w14:textId="77777777" w:rsidR="00622EA7" w:rsidRPr="006B409E" w:rsidDel="0008299B" w:rsidRDefault="00622EA7">
      <w:pPr>
        <w:rPr>
          <w:del w:id="5396" w:author="Red Army" w:date="2012-04-07T16:04:00Z"/>
          <w:rFonts w:eastAsiaTheme="minorHAnsi"/>
          <w:rPrChange w:id="5397" w:author="Red Army" w:date="2012-04-09T22:39:00Z">
            <w:rPr>
              <w:del w:id="5398" w:author="Red Army" w:date="2012-04-07T16:04:00Z"/>
              <w:rFonts w:asciiTheme="majorHAnsi" w:eastAsiaTheme="majorEastAsia" w:hAnsiTheme="majorHAnsi" w:cstheme="majorBidi"/>
              <w:b/>
              <w:bCs/>
              <w:iCs/>
              <w:vanish/>
              <w:color w:val="4F81BD" w:themeColor="accent1"/>
            </w:rPr>
          </w:rPrChange>
        </w:rPr>
        <w:pPrChange w:id="5399" w:author="Red Army" w:date="2012-04-09T22:39:00Z">
          <w:pPr>
            <w:keepNext/>
            <w:keepLines/>
            <w:numPr>
              <w:ilvl w:val="1"/>
              <w:numId w:val="8"/>
            </w:numPr>
            <w:spacing w:before="200" w:after="0"/>
            <w:ind w:hanging="360"/>
            <w:outlineLvl w:val="3"/>
          </w:pPr>
        </w:pPrChange>
      </w:pPr>
      <w:bookmarkStart w:id="5400" w:name="_Toc321774953"/>
      <w:bookmarkStart w:id="5401" w:name="_Toc321775300"/>
      <w:bookmarkStart w:id="5402" w:name="_Toc321775647"/>
      <w:bookmarkStart w:id="5403" w:name="_Toc322200149"/>
      <w:bookmarkStart w:id="5404" w:name="_Toc322218917"/>
      <w:bookmarkStart w:id="5405" w:name="_Toc322219312"/>
      <w:bookmarkEnd w:id="5400"/>
      <w:bookmarkEnd w:id="5401"/>
      <w:bookmarkEnd w:id="5402"/>
      <w:bookmarkEnd w:id="5403"/>
      <w:bookmarkEnd w:id="5404"/>
      <w:bookmarkEnd w:id="5405"/>
    </w:p>
    <w:p w14:paraId="0CD87C88" w14:textId="77777777" w:rsidR="00622EA7" w:rsidRPr="006B409E" w:rsidDel="0008299B" w:rsidRDefault="00622EA7">
      <w:pPr>
        <w:rPr>
          <w:del w:id="5406" w:author="Red Army" w:date="2012-04-07T16:04:00Z"/>
          <w:rFonts w:eastAsiaTheme="minorHAnsi"/>
          <w:rPrChange w:id="5407" w:author="Red Army" w:date="2012-04-09T22:39:00Z">
            <w:rPr>
              <w:del w:id="5408" w:author="Red Army" w:date="2012-04-07T16:04:00Z"/>
              <w:rFonts w:asciiTheme="majorHAnsi" w:eastAsiaTheme="majorEastAsia" w:hAnsiTheme="majorHAnsi" w:cstheme="majorBidi"/>
              <w:b/>
              <w:bCs/>
              <w:iCs/>
              <w:color w:val="4F81BD" w:themeColor="accent1"/>
            </w:rPr>
          </w:rPrChange>
        </w:rPr>
        <w:pPrChange w:id="5409" w:author="Red Army" w:date="2012-04-09T22:39:00Z">
          <w:pPr>
            <w:keepNext/>
            <w:keepLines/>
            <w:numPr>
              <w:ilvl w:val="2"/>
              <w:numId w:val="8"/>
            </w:numPr>
            <w:spacing w:before="200" w:after="0" w:line="360" w:lineRule="auto"/>
            <w:ind w:left="1077" w:hanging="720"/>
            <w:outlineLvl w:val="3"/>
          </w:pPr>
        </w:pPrChange>
      </w:pPr>
      <w:del w:id="5410" w:author="Red Army" w:date="2012-04-07T16:04:00Z">
        <w:r w:rsidRPr="006B409E" w:rsidDel="0008299B">
          <w:rPr>
            <w:rFonts w:eastAsiaTheme="minorHAnsi"/>
            <w:rPrChange w:id="5411" w:author="Red Army" w:date="2012-04-09T22:39:00Z">
              <w:rPr>
                <w:rFonts w:asciiTheme="majorHAnsi" w:eastAsiaTheme="majorEastAsia" w:hAnsiTheme="majorHAnsi" w:cstheme="majorBidi"/>
                <w:b/>
                <w:bCs/>
                <w:iCs/>
                <w:color w:val="4F81BD" w:themeColor="accent1"/>
              </w:rPr>
            </w:rPrChange>
          </w:rPr>
          <w:delText>Unlocated Places</w:delText>
        </w:r>
        <w:bookmarkStart w:id="5412" w:name="_Toc321774954"/>
        <w:bookmarkStart w:id="5413" w:name="_Toc321775301"/>
        <w:bookmarkStart w:id="5414" w:name="_Toc321775648"/>
        <w:bookmarkStart w:id="5415" w:name="_Toc322200150"/>
        <w:bookmarkStart w:id="5416" w:name="_Toc322218918"/>
        <w:bookmarkStart w:id="5417" w:name="_Toc322219313"/>
        <w:bookmarkEnd w:id="5412"/>
        <w:bookmarkEnd w:id="5413"/>
        <w:bookmarkEnd w:id="5414"/>
        <w:bookmarkEnd w:id="5415"/>
        <w:bookmarkEnd w:id="5416"/>
        <w:bookmarkEnd w:id="5417"/>
      </w:del>
    </w:p>
    <w:p w14:paraId="682E30FD" w14:textId="77777777" w:rsidR="00622EA7" w:rsidRPr="006B409E" w:rsidDel="0008299B" w:rsidRDefault="00622EA7">
      <w:pPr>
        <w:rPr>
          <w:del w:id="5418" w:author="Red Army" w:date="2012-04-07T16:04:00Z"/>
          <w:rFonts w:eastAsiaTheme="minorHAnsi"/>
        </w:rPr>
        <w:pPrChange w:id="5419" w:author="Red Army" w:date="2012-04-09T22:39:00Z">
          <w:pPr>
            <w:ind w:firstLine="131"/>
          </w:pPr>
        </w:pPrChange>
      </w:pPr>
      <w:del w:id="5420" w:author="Red Army" w:date="2012-04-07T16:04:00Z">
        <w:r w:rsidRPr="006B409E" w:rsidDel="0008299B">
          <w:rPr>
            <w:rFonts w:eastAsiaTheme="minorHAnsi"/>
          </w:rPr>
          <w:delText>All unlocated places will be displayed in this page. To locate any place, you click to “Set location” button at row which contains that place.</w:delText>
        </w:r>
        <w:bookmarkStart w:id="5421" w:name="_Toc321774955"/>
        <w:bookmarkStart w:id="5422" w:name="_Toc321775302"/>
        <w:bookmarkStart w:id="5423" w:name="_Toc321775649"/>
        <w:bookmarkStart w:id="5424" w:name="_Toc322200151"/>
        <w:bookmarkStart w:id="5425" w:name="_Toc322218919"/>
        <w:bookmarkStart w:id="5426" w:name="_Toc322219314"/>
        <w:bookmarkEnd w:id="5421"/>
        <w:bookmarkEnd w:id="5422"/>
        <w:bookmarkEnd w:id="5423"/>
        <w:bookmarkEnd w:id="5424"/>
        <w:bookmarkEnd w:id="5425"/>
        <w:bookmarkEnd w:id="5426"/>
      </w:del>
    </w:p>
    <w:p w14:paraId="4F1A53F8" w14:textId="77777777" w:rsidR="00622EA7" w:rsidRPr="006B409E" w:rsidDel="0008299B" w:rsidRDefault="00622EA7">
      <w:pPr>
        <w:rPr>
          <w:del w:id="5427" w:author="Red Army" w:date="2012-04-07T16:04:00Z"/>
          <w:rFonts w:eastAsiaTheme="minorHAnsi"/>
        </w:rPr>
        <w:pPrChange w:id="5428" w:author="Red Army" w:date="2012-04-09T22:39:00Z">
          <w:pPr>
            <w:ind w:firstLine="720"/>
          </w:pPr>
        </w:pPrChange>
      </w:pPr>
      <w:del w:id="5429" w:author="Red Army" w:date="2012-04-07T16:04:00Z">
        <w:r w:rsidRPr="00441741" w:rsidDel="0008299B">
          <w:rPr>
            <w:noProof/>
            <w:lang w:eastAsia="ja-JP"/>
          </w:rPr>
          <w:drawing>
            <wp:inline distT="0" distB="0" distL="0" distR="0" wp14:anchorId="5A690D74" wp14:editId="0B35FA9A">
              <wp:extent cx="5287992" cy="518430"/>
              <wp:effectExtent l="190500" t="190500" r="46355" b="18669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rotWithShape="1">
                      <a:blip r:embed="rId101">
                        <a:extLst>
                          <a:ext uri="{28A0092B-C50C-407E-A947-70E740481C1C}">
                            <a14:useLocalDpi xmlns:a14="http://schemas.microsoft.com/office/drawing/2010/main" val="0"/>
                          </a:ext>
                        </a:extLst>
                      </a:blip>
                      <a:srcRect l="1" r="-2366" b="63351"/>
                      <a:stretch/>
                    </pic:blipFill>
                    <pic:spPr bwMode="auto">
                      <a:xfrm>
                        <a:off x="0" y="0"/>
                        <a:ext cx="5326803" cy="52223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bookmarkStart w:id="5430" w:name="_Toc321774956"/>
        <w:bookmarkStart w:id="5431" w:name="_Toc321775303"/>
        <w:bookmarkStart w:id="5432" w:name="_Toc321775650"/>
        <w:bookmarkStart w:id="5433" w:name="_Toc322200152"/>
        <w:bookmarkStart w:id="5434" w:name="_Toc322218920"/>
        <w:bookmarkStart w:id="5435" w:name="_Toc322219315"/>
        <w:bookmarkEnd w:id="5430"/>
        <w:bookmarkEnd w:id="5431"/>
        <w:bookmarkEnd w:id="5432"/>
        <w:bookmarkEnd w:id="5433"/>
        <w:bookmarkEnd w:id="5434"/>
        <w:bookmarkEnd w:id="5435"/>
      </w:del>
    </w:p>
    <w:p w14:paraId="401426D0" w14:textId="77777777" w:rsidR="00622EA7" w:rsidRPr="006B409E" w:rsidDel="0008299B" w:rsidRDefault="00622EA7">
      <w:pPr>
        <w:rPr>
          <w:del w:id="5436" w:author="Red Army" w:date="2012-04-07T16:04:00Z"/>
          <w:rFonts w:eastAsiaTheme="minorHAnsi"/>
        </w:rPr>
        <w:pPrChange w:id="5437" w:author="Red Army" w:date="2012-04-09T22:39:00Z">
          <w:pPr>
            <w:jc w:val="both"/>
          </w:pPr>
        </w:pPrChange>
      </w:pPr>
      <w:del w:id="5438" w:author="Red Army" w:date="2012-04-07T16:04:00Z">
        <w:r w:rsidRPr="006B409E" w:rsidDel="0008299B">
          <w:rPr>
            <w:rFonts w:eastAsiaTheme="minorHAnsi"/>
          </w:rPr>
          <w:delText>You choose location in the map which is displayed in pop-up then click to “Save” button. So message “location set successfully” will replace position of Set location button. Press F5 and that place will be removed from list of this page.</w:delText>
        </w:r>
        <w:bookmarkStart w:id="5439" w:name="_Toc321774957"/>
        <w:bookmarkStart w:id="5440" w:name="_Toc321775304"/>
        <w:bookmarkStart w:id="5441" w:name="_Toc321775651"/>
        <w:bookmarkStart w:id="5442" w:name="_Toc322200153"/>
        <w:bookmarkStart w:id="5443" w:name="_Toc322218921"/>
        <w:bookmarkStart w:id="5444" w:name="_Toc322219316"/>
        <w:bookmarkEnd w:id="5439"/>
        <w:bookmarkEnd w:id="5440"/>
        <w:bookmarkEnd w:id="5441"/>
        <w:bookmarkEnd w:id="5442"/>
        <w:bookmarkEnd w:id="5443"/>
        <w:bookmarkEnd w:id="5444"/>
      </w:del>
    </w:p>
    <w:p w14:paraId="6021CB9B" w14:textId="77777777" w:rsidR="00622EA7" w:rsidRPr="006B409E" w:rsidDel="0008299B" w:rsidRDefault="00622EA7">
      <w:pPr>
        <w:rPr>
          <w:del w:id="5445" w:author="Red Army" w:date="2012-04-07T16:04:00Z"/>
          <w:rFonts w:eastAsiaTheme="minorHAnsi"/>
        </w:rPr>
        <w:pPrChange w:id="5446" w:author="Red Army" w:date="2012-04-09T22:39:00Z">
          <w:pPr>
            <w:ind w:left="1440"/>
          </w:pPr>
        </w:pPrChange>
      </w:pPr>
      <w:del w:id="5447" w:author="Red Army" w:date="2012-04-07T16:04:00Z">
        <w:r w:rsidRPr="00441741" w:rsidDel="0008299B">
          <w:rPr>
            <w:noProof/>
            <w:lang w:eastAsia="ja-JP"/>
          </w:rPr>
          <w:lastRenderedPageBreak/>
          <w:drawing>
            <wp:inline distT="0" distB="0" distL="0" distR="0" wp14:anchorId="30DBA928" wp14:editId="75F53ABF">
              <wp:extent cx="4753155" cy="3990504"/>
              <wp:effectExtent l="190500" t="190500" r="180975" b="18161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102">
                        <a:extLst>
                          <a:ext uri="{28A0092B-C50C-407E-A947-70E740481C1C}">
                            <a14:useLocalDpi xmlns:a14="http://schemas.microsoft.com/office/drawing/2010/main" val="0"/>
                          </a:ext>
                        </a:extLst>
                      </a:blip>
                      <a:stretch>
                        <a:fillRect/>
                      </a:stretch>
                    </pic:blipFill>
                    <pic:spPr>
                      <a:xfrm>
                        <a:off x="0" y="0"/>
                        <a:ext cx="4755561" cy="3992524"/>
                      </a:xfrm>
                      <a:prstGeom prst="rect">
                        <a:avLst/>
                      </a:prstGeom>
                      <a:ln>
                        <a:noFill/>
                      </a:ln>
                      <a:effectLst>
                        <a:outerShdw blurRad="190500" algn="tl" rotWithShape="0">
                          <a:srgbClr val="000000">
                            <a:alpha val="70000"/>
                          </a:srgbClr>
                        </a:outerShdw>
                      </a:effectLst>
                    </pic:spPr>
                  </pic:pic>
                </a:graphicData>
              </a:graphic>
            </wp:inline>
          </w:drawing>
        </w:r>
        <w:bookmarkStart w:id="5448" w:name="_Toc321774958"/>
        <w:bookmarkStart w:id="5449" w:name="_Toc321775305"/>
        <w:bookmarkStart w:id="5450" w:name="_Toc321775652"/>
        <w:bookmarkStart w:id="5451" w:name="_Toc322200154"/>
        <w:bookmarkStart w:id="5452" w:name="_Toc322218922"/>
        <w:bookmarkStart w:id="5453" w:name="_Toc322219317"/>
        <w:bookmarkEnd w:id="5448"/>
        <w:bookmarkEnd w:id="5449"/>
        <w:bookmarkEnd w:id="5450"/>
        <w:bookmarkEnd w:id="5451"/>
        <w:bookmarkEnd w:id="5452"/>
        <w:bookmarkEnd w:id="5453"/>
      </w:del>
    </w:p>
    <w:p w14:paraId="0B8CF58B" w14:textId="77777777" w:rsidR="00622EA7" w:rsidRPr="006B409E" w:rsidDel="0008299B" w:rsidRDefault="00622EA7">
      <w:pPr>
        <w:rPr>
          <w:del w:id="5454" w:author="Red Army" w:date="2012-04-07T16:04:00Z"/>
          <w:rFonts w:eastAsiaTheme="minorHAnsi"/>
          <w:rPrChange w:id="5455" w:author="Red Army" w:date="2012-04-09T22:39:00Z">
            <w:rPr>
              <w:del w:id="5456" w:author="Red Army" w:date="2012-04-07T16:04:00Z"/>
              <w:rFonts w:asciiTheme="majorHAnsi" w:eastAsiaTheme="majorEastAsia" w:hAnsiTheme="majorHAnsi" w:cstheme="majorBidi"/>
              <w:b/>
              <w:bCs/>
              <w:iCs/>
              <w:color w:val="4F81BD" w:themeColor="accent1"/>
            </w:rPr>
          </w:rPrChange>
        </w:rPr>
        <w:pPrChange w:id="5457" w:author="Red Army" w:date="2012-04-09T22:39:00Z">
          <w:pPr>
            <w:keepNext/>
            <w:keepLines/>
            <w:numPr>
              <w:ilvl w:val="2"/>
              <w:numId w:val="8"/>
            </w:numPr>
            <w:spacing w:before="200" w:after="0"/>
            <w:ind w:left="1080" w:hanging="720"/>
            <w:outlineLvl w:val="3"/>
          </w:pPr>
        </w:pPrChange>
      </w:pPr>
      <w:del w:id="5458" w:author="Red Army" w:date="2012-04-07T16:04:00Z">
        <w:r w:rsidRPr="006B409E" w:rsidDel="0008299B">
          <w:rPr>
            <w:rFonts w:eastAsiaTheme="minorHAnsi"/>
            <w:rPrChange w:id="5459" w:author="Red Army" w:date="2012-04-09T22:39:00Z">
              <w:rPr>
                <w:rFonts w:asciiTheme="majorHAnsi" w:eastAsiaTheme="majorEastAsia" w:hAnsiTheme="majorHAnsi" w:cstheme="majorBidi"/>
                <w:b/>
                <w:bCs/>
                <w:iCs/>
                <w:color w:val="4F81BD" w:themeColor="accent1"/>
              </w:rPr>
            </w:rPrChange>
          </w:rPr>
          <w:delText>Featured Places</w:delText>
        </w:r>
        <w:bookmarkStart w:id="5460" w:name="_Toc321774959"/>
        <w:bookmarkStart w:id="5461" w:name="_Toc321775306"/>
        <w:bookmarkStart w:id="5462" w:name="_Toc321775653"/>
        <w:bookmarkStart w:id="5463" w:name="_Toc322200155"/>
        <w:bookmarkStart w:id="5464" w:name="_Toc322218923"/>
        <w:bookmarkStart w:id="5465" w:name="_Toc322219318"/>
        <w:bookmarkEnd w:id="5460"/>
        <w:bookmarkEnd w:id="5461"/>
        <w:bookmarkEnd w:id="5462"/>
        <w:bookmarkEnd w:id="5463"/>
        <w:bookmarkEnd w:id="5464"/>
        <w:bookmarkEnd w:id="5465"/>
      </w:del>
    </w:p>
    <w:p w14:paraId="39B48F1E" w14:textId="77777777" w:rsidR="00622EA7" w:rsidRPr="006B409E" w:rsidDel="0008299B" w:rsidRDefault="00622EA7">
      <w:pPr>
        <w:rPr>
          <w:del w:id="5466" w:author="Red Army" w:date="2012-04-07T16:04:00Z"/>
          <w:rFonts w:eastAsiaTheme="minorHAnsi"/>
        </w:rPr>
        <w:pPrChange w:id="5467" w:author="Red Army" w:date="2012-04-09T22:39:00Z">
          <w:pPr>
            <w:jc w:val="both"/>
          </w:pPr>
        </w:pPrChange>
      </w:pPr>
      <w:del w:id="5468" w:author="Red Army" w:date="2012-04-07T16:04:00Z">
        <w:r w:rsidRPr="006B409E" w:rsidDel="0008299B">
          <w:rPr>
            <w:rFonts w:eastAsiaTheme="minorHAnsi"/>
          </w:rPr>
          <w:delText xml:space="preserve">Featured place is place which has paid to have high rank in searching result of any category in a period of time.  </w:delText>
        </w:r>
        <w:bookmarkStart w:id="5469" w:name="_Toc321774960"/>
        <w:bookmarkStart w:id="5470" w:name="_Toc321775307"/>
        <w:bookmarkStart w:id="5471" w:name="_Toc321775654"/>
        <w:bookmarkStart w:id="5472" w:name="_Toc322200156"/>
        <w:bookmarkStart w:id="5473" w:name="_Toc322218924"/>
        <w:bookmarkStart w:id="5474" w:name="_Toc322219319"/>
        <w:bookmarkEnd w:id="5469"/>
        <w:bookmarkEnd w:id="5470"/>
        <w:bookmarkEnd w:id="5471"/>
        <w:bookmarkEnd w:id="5472"/>
        <w:bookmarkEnd w:id="5473"/>
        <w:bookmarkEnd w:id="5474"/>
      </w:del>
    </w:p>
    <w:p w14:paraId="5EE33F86" w14:textId="77777777" w:rsidR="00622EA7" w:rsidRPr="006B409E" w:rsidDel="0008299B" w:rsidRDefault="00622EA7">
      <w:pPr>
        <w:rPr>
          <w:del w:id="5475" w:author="Red Army" w:date="2012-04-07T16:04:00Z"/>
          <w:rFonts w:eastAsiaTheme="minorHAnsi"/>
        </w:rPr>
        <w:pPrChange w:id="5476" w:author="Red Army" w:date="2012-04-09T22:39:00Z">
          <w:pPr>
            <w:jc w:val="both"/>
          </w:pPr>
        </w:pPrChange>
      </w:pPr>
      <w:del w:id="5477" w:author="Red Army" w:date="2012-04-07T16:04:00Z">
        <w:r w:rsidRPr="006B409E" w:rsidDel="0008299B">
          <w:rPr>
            <w:rFonts w:eastAsiaTheme="minorHAnsi"/>
          </w:rPr>
          <w:delText xml:space="preserve">You can create new featured place by clicking to “Create a new record” button. Next, input required information including: </w:delText>
        </w:r>
        <w:bookmarkStart w:id="5478" w:name="_Toc321774961"/>
        <w:bookmarkStart w:id="5479" w:name="_Toc321775308"/>
        <w:bookmarkStart w:id="5480" w:name="_Toc321775655"/>
        <w:bookmarkStart w:id="5481" w:name="_Toc322200157"/>
        <w:bookmarkStart w:id="5482" w:name="_Toc322218925"/>
        <w:bookmarkStart w:id="5483" w:name="_Toc322219320"/>
        <w:bookmarkEnd w:id="5478"/>
        <w:bookmarkEnd w:id="5479"/>
        <w:bookmarkEnd w:id="5480"/>
        <w:bookmarkEnd w:id="5481"/>
        <w:bookmarkEnd w:id="5482"/>
        <w:bookmarkEnd w:id="5483"/>
      </w:del>
    </w:p>
    <w:p w14:paraId="4F08D869" w14:textId="77777777" w:rsidR="00622EA7" w:rsidRPr="006B409E" w:rsidDel="0008299B" w:rsidRDefault="00622EA7">
      <w:pPr>
        <w:rPr>
          <w:del w:id="5484" w:author="Red Army" w:date="2012-04-07T16:04:00Z"/>
          <w:rFonts w:eastAsiaTheme="minorHAnsi"/>
        </w:rPr>
        <w:pPrChange w:id="5485" w:author="Red Army" w:date="2012-04-09T22:39:00Z">
          <w:pPr>
            <w:numPr>
              <w:numId w:val="41"/>
            </w:numPr>
            <w:ind w:left="1080" w:hanging="360"/>
            <w:contextualSpacing/>
            <w:jc w:val="both"/>
          </w:pPr>
        </w:pPrChange>
      </w:pPr>
      <w:del w:id="5486" w:author="Red Army" w:date="2012-04-07T16:04:00Z">
        <w:r w:rsidRPr="006B409E" w:rsidDel="0008299B">
          <w:rPr>
            <w:rFonts w:eastAsiaTheme="minorHAnsi"/>
          </w:rPr>
          <w:delText>Place Id: id of place. When you input this Id, Place Name will be displayed automatically at the Place Name field. (Default value is 0)</w:delText>
        </w:r>
        <w:bookmarkStart w:id="5487" w:name="_Toc321774962"/>
        <w:bookmarkStart w:id="5488" w:name="_Toc321775309"/>
        <w:bookmarkStart w:id="5489" w:name="_Toc321775656"/>
        <w:bookmarkStart w:id="5490" w:name="_Toc322200158"/>
        <w:bookmarkStart w:id="5491" w:name="_Toc322218926"/>
        <w:bookmarkStart w:id="5492" w:name="_Toc322219321"/>
        <w:bookmarkEnd w:id="5487"/>
        <w:bookmarkEnd w:id="5488"/>
        <w:bookmarkEnd w:id="5489"/>
        <w:bookmarkEnd w:id="5490"/>
        <w:bookmarkEnd w:id="5491"/>
        <w:bookmarkEnd w:id="5492"/>
      </w:del>
    </w:p>
    <w:p w14:paraId="21632118" w14:textId="77777777" w:rsidR="00622EA7" w:rsidRPr="006B409E" w:rsidDel="0008299B" w:rsidRDefault="00622EA7">
      <w:pPr>
        <w:rPr>
          <w:del w:id="5493" w:author="Red Army" w:date="2012-04-07T16:04:00Z"/>
          <w:rFonts w:eastAsiaTheme="minorHAnsi"/>
        </w:rPr>
        <w:pPrChange w:id="5494" w:author="Red Army" w:date="2012-04-09T22:39:00Z">
          <w:pPr>
            <w:numPr>
              <w:numId w:val="41"/>
            </w:numPr>
            <w:ind w:left="1080" w:hanging="360"/>
            <w:contextualSpacing/>
            <w:jc w:val="both"/>
          </w:pPr>
        </w:pPrChange>
      </w:pPr>
      <w:del w:id="5495" w:author="Red Army" w:date="2012-04-07T16:04:00Z">
        <w:r w:rsidRPr="006B409E" w:rsidDel="0008299B">
          <w:rPr>
            <w:rFonts w:eastAsiaTheme="minorHAnsi"/>
          </w:rPr>
          <w:delText>Category Name: category which place belongs to.</w:delText>
        </w:r>
        <w:bookmarkStart w:id="5496" w:name="_Toc321774963"/>
        <w:bookmarkStart w:id="5497" w:name="_Toc321775310"/>
        <w:bookmarkStart w:id="5498" w:name="_Toc321775657"/>
        <w:bookmarkStart w:id="5499" w:name="_Toc322200159"/>
        <w:bookmarkStart w:id="5500" w:name="_Toc322218927"/>
        <w:bookmarkStart w:id="5501" w:name="_Toc322219322"/>
        <w:bookmarkEnd w:id="5496"/>
        <w:bookmarkEnd w:id="5497"/>
        <w:bookmarkEnd w:id="5498"/>
        <w:bookmarkEnd w:id="5499"/>
        <w:bookmarkEnd w:id="5500"/>
        <w:bookmarkEnd w:id="5501"/>
      </w:del>
    </w:p>
    <w:p w14:paraId="72F94D3D" w14:textId="77777777" w:rsidR="00622EA7" w:rsidRPr="006B409E" w:rsidDel="0008299B" w:rsidRDefault="00622EA7">
      <w:pPr>
        <w:rPr>
          <w:del w:id="5502" w:author="Red Army" w:date="2012-04-07T16:04:00Z"/>
          <w:rFonts w:eastAsiaTheme="minorHAnsi"/>
        </w:rPr>
        <w:pPrChange w:id="5503" w:author="Red Army" w:date="2012-04-09T22:39:00Z">
          <w:pPr>
            <w:numPr>
              <w:numId w:val="41"/>
            </w:numPr>
            <w:ind w:left="1080" w:hanging="360"/>
            <w:contextualSpacing/>
            <w:jc w:val="both"/>
          </w:pPr>
        </w:pPrChange>
      </w:pPr>
      <w:del w:id="5504" w:author="Red Army" w:date="2012-04-07T16:04:00Z">
        <w:r w:rsidRPr="006B409E" w:rsidDel="0008299B">
          <w:rPr>
            <w:rFonts w:eastAsiaTheme="minorHAnsi"/>
          </w:rPr>
          <w:delText xml:space="preserve">Rank: rank you want place has (only from 1 to 3) </w:delText>
        </w:r>
        <w:bookmarkStart w:id="5505" w:name="_Toc321774964"/>
        <w:bookmarkStart w:id="5506" w:name="_Toc321775311"/>
        <w:bookmarkStart w:id="5507" w:name="_Toc321775658"/>
        <w:bookmarkStart w:id="5508" w:name="_Toc322200160"/>
        <w:bookmarkStart w:id="5509" w:name="_Toc322218928"/>
        <w:bookmarkStart w:id="5510" w:name="_Toc322219323"/>
        <w:bookmarkEnd w:id="5505"/>
        <w:bookmarkEnd w:id="5506"/>
        <w:bookmarkEnd w:id="5507"/>
        <w:bookmarkEnd w:id="5508"/>
        <w:bookmarkEnd w:id="5509"/>
        <w:bookmarkEnd w:id="5510"/>
      </w:del>
    </w:p>
    <w:p w14:paraId="61150DDA" w14:textId="77777777" w:rsidR="00622EA7" w:rsidRPr="006B409E" w:rsidDel="0008299B" w:rsidRDefault="00622EA7">
      <w:pPr>
        <w:rPr>
          <w:del w:id="5511" w:author="Red Army" w:date="2012-04-07T16:04:00Z"/>
          <w:rFonts w:eastAsiaTheme="minorHAnsi"/>
        </w:rPr>
        <w:pPrChange w:id="5512" w:author="Red Army" w:date="2012-04-09T22:39:00Z">
          <w:pPr>
            <w:numPr>
              <w:numId w:val="41"/>
            </w:numPr>
            <w:ind w:left="1080" w:hanging="360"/>
            <w:contextualSpacing/>
            <w:jc w:val="both"/>
          </w:pPr>
        </w:pPrChange>
      </w:pPr>
      <w:del w:id="5513" w:author="Red Army" w:date="2012-04-07T16:04:00Z">
        <w:r w:rsidRPr="006B409E" w:rsidDel="0008299B">
          <w:rPr>
            <w:rFonts w:eastAsiaTheme="minorHAnsi"/>
          </w:rPr>
          <w:delText>Valid From: beginning of featured time.</w:delText>
        </w:r>
        <w:bookmarkStart w:id="5514" w:name="_Toc321774965"/>
        <w:bookmarkStart w:id="5515" w:name="_Toc321775312"/>
        <w:bookmarkStart w:id="5516" w:name="_Toc321775659"/>
        <w:bookmarkStart w:id="5517" w:name="_Toc322200161"/>
        <w:bookmarkStart w:id="5518" w:name="_Toc322218929"/>
        <w:bookmarkStart w:id="5519" w:name="_Toc322219324"/>
        <w:bookmarkEnd w:id="5514"/>
        <w:bookmarkEnd w:id="5515"/>
        <w:bookmarkEnd w:id="5516"/>
        <w:bookmarkEnd w:id="5517"/>
        <w:bookmarkEnd w:id="5518"/>
        <w:bookmarkEnd w:id="5519"/>
      </w:del>
    </w:p>
    <w:p w14:paraId="7FC14539" w14:textId="77777777" w:rsidR="00622EA7" w:rsidRPr="006B409E" w:rsidDel="0008299B" w:rsidRDefault="00622EA7">
      <w:pPr>
        <w:rPr>
          <w:del w:id="5520" w:author="Red Army" w:date="2012-04-07T16:04:00Z"/>
          <w:rFonts w:eastAsiaTheme="minorHAnsi"/>
        </w:rPr>
        <w:pPrChange w:id="5521" w:author="Red Army" w:date="2012-04-09T22:39:00Z">
          <w:pPr>
            <w:numPr>
              <w:numId w:val="41"/>
            </w:numPr>
            <w:ind w:left="1080" w:hanging="360"/>
            <w:contextualSpacing/>
            <w:jc w:val="both"/>
          </w:pPr>
        </w:pPrChange>
      </w:pPr>
      <w:del w:id="5522" w:author="Red Army" w:date="2012-04-07T16:04:00Z">
        <w:r w:rsidRPr="006B409E" w:rsidDel="0008299B">
          <w:rPr>
            <w:rFonts w:eastAsiaTheme="minorHAnsi"/>
          </w:rPr>
          <w:delText>Valid To: ending of featured time. This time must later than Valid From</w:delText>
        </w:r>
        <w:bookmarkStart w:id="5523" w:name="_Toc321774966"/>
        <w:bookmarkStart w:id="5524" w:name="_Toc321775313"/>
        <w:bookmarkStart w:id="5525" w:name="_Toc321775660"/>
        <w:bookmarkStart w:id="5526" w:name="_Toc322200162"/>
        <w:bookmarkStart w:id="5527" w:name="_Toc322218930"/>
        <w:bookmarkStart w:id="5528" w:name="_Toc322219325"/>
        <w:bookmarkEnd w:id="5523"/>
        <w:bookmarkEnd w:id="5524"/>
        <w:bookmarkEnd w:id="5525"/>
        <w:bookmarkEnd w:id="5526"/>
        <w:bookmarkEnd w:id="5527"/>
        <w:bookmarkEnd w:id="5528"/>
      </w:del>
    </w:p>
    <w:p w14:paraId="3489A487" w14:textId="77777777" w:rsidR="00622EA7" w:rsidRPr="006B409E" w:rsidDel="0008299B" w:rsidRDefault="00622EA7">
      <w:pPr>
        <w:rPr>
          <w:del w:id="5529" w:author="Red Army" w:date="2012-04-07T16:04:00Z"/>
          <w:rFonts w:eastAsiaTheme="minorHAnsi"/>
        </w:rPr>
        <w:pPrChange w:id="5530" w:author="Red Army" w:date="2012-04-09T22:39:00Z">
          <w:pPr>
            <w:ind w:left="1080"/>
            <w:contextualSpacing/>
            <w:jc w:val="both"/>
          </w:pPr>
        </w:pPrChange>
      </w:pPr>
      <w:del w:id="5531" w:author="Red Army" w:date="2012-04-07T16:04:00Z">
        <w:r w:rsidRPr="00441741" w:rsidDel="0008299B">
          <w:rPr>
            <w:noProof/>
            <w:lang w:eastAsia="ja-JP"/>
          </w:rPr>
          <w:lastRenderedPageBreak/>
          <w:drawing>
            <wp:inline distT="0" distB="0" distL="0" distR="0" wp14:anchorId="5BDB9BB5" wp14:editId="12F1655E">
              <wp:extent cx="4163006" cy="4143954"/>
              <wp:effectExtent l="190500" t="190500" r="180975" b="2000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103">
                        <a:extLst>
                          <a:ext uri="{28A0092B-C50C-407E-A947-70E740481C1C}">
                            <a14:useLocalDpi xmlns:a14="http://schemas.microsoft.com/office/drawing/2010/main" val="0"/>
                          </a:ext>
                        </a:extLst>
                      </a:blip>
                      <a:stretch>
                        <a:fillRect/>
                      </a:stretch>
                    </pic:blipFill>
                    <pic:spPr>
                      <a:xfrm>
                        <a:off x="0" y="0"/>
                        <a:ext cx="4163006" cy="4143954"/>
                      </a:xfrm>
                      <a:prstGeom prst="rect">
                        <a:avLst/>
                      </a:prstGeom>
                      <a:ln>
                        <a:noFill/>
                      </a:ln>
                      <a:effectLst>
                        <a:outerShdw blurRad="190500" algn="tl" rotWithShape="0">
                          <a:srgbClr val="000000">
                            <a:alpha val="70000"/>
                          </a:srgbClr>
                        </a:outerShdw>
                      </a:effectLst>
                    </pic:spPr>
                  </pic:pic>
                </a:graphicData>
              </a:graphic>
            </wp:inline>
          </w:drawing>
        </w:r>
        <w:bookmarkStart w:id="5532" w:name="_Toc321774967"/>
        <w:bookmarkStart w:id="5533" w:name="_Toc321775314"/>
        <w:bookmarkStart w:id="5534" w:name="_Toc321775661"/>
        <w:bookmarkStart w:id="5535" w:name="_Toc322200163"/>
        <w:bookmarkStart w:id="5536" w:name="_Toc322218931"/>
        <w:bookmarkStart w:id="5537" w:name="_Toc322219326"/>
        <w:bookmarkEnd w:id="5532"/>
        <w:bookmarkEnd w:id="5533"/>
        <w:bookmarkEnd w:id="5534"/>
        <w:bookmarkEnd w:id="5535"/>
        <w:bookmarkEnd w:id="5536"/>
        <w:bookmarkEnd w:id="5537"/>
      </w:del>
    </w:p>
    <w:p w14:paraId="1F799C72" w14:textId="77777777" w:rsidR="00622EA7" w:rsidRPr="006B409E" w:rsidDel="0008299B" w:rsidRDefault="00622EA7">
      <w:pPr>
        <w:rPr>
          <w:del w:id="5538" w:author="Red Army" w:date="2012-04-07T16:04:00Z"/>
          <w:rFonts w:eastAsiaTheme="minorHAnsi"/>
        </w:rPr>
        <w:pPrChange w:id="5539" w:author="Red Army" w:date="2012-04-09T22:39:00Z">
          <w:pPr>
            <w:jc w:val="both"/>
          </w:pPr>
        </w:pPrChange>
      </w:pPr>
      <w:del w:id="5540" w:author="Red Army" w:date="2012-04-07T16:04:00Z">
        <w:r w:rsidRPr="006B409E" w:rsidDel="0008299B">
          <w:rPr>
            <w:rFonts w:eastAsiaTheme="minorHAnsi"/>
          </w:rPr>
          <w:delText>After inputting all required information, click “Save” button to finish. This place will be display at the list of Featured Places immediately. You can edit or delete this place anytime you want.</w:delText>
        </w:r>
        <w:bookmarkStart w:id="5541" w:name="_Toc321774968"/>
        <w:bookmarkStart w:id="5542" w:name="_Toc321775315"/>
        <w:bookmarkStart w:id="5543" w:name="_Toc321775662"/>
        <w:bookmarkStart w:id="5544" w:name="_Toc322200164"/>
        <w:bookmarkStart w:id="5545" w:name="_Toc322218932"/>
        <w:bookmarkStart w:id="5546" w:name="_Toc322219327"/>
        <w:bookmarkEnd w:id="5541"/>
        <w:bookmarkEnd w:id="5542"/>
        <w:bookmarkEnd w:id="5543"/>
        <w:bookmarkEnd w:id="5544"/>
        <w:bookmarkEnd w:id="5545"/>
        <w:bookmarkEnd w:id="5546"/>
      </w:del>
    </w:p>
    <w:p w14:paraId="17738D3F" w14:textId="77777777" w:rsidR="00622EA7" w:rsidRPr="006B409E" w:rsidDel="0008299B" w:rsidRDefault="00622EA7">
      <w:pPr>
        <w:rPr>
          <w:del w:id="5547" w:author="Red Army" w:date="2012-04-07T16:04:00Z"/>
          <w:rFonts w:eastAsiaTheme="minorHAnsi"/>
        </w:rPr>
        <w:pPrChange w:id="5548" w:author="Red Army" w:date="2012-04-09T22:39:00Z">
          <w:pPr>
            <w:ind w:left="426" w:firstLine="425"/>
          </w:pPr>
        </w:pPrChange>
      </w:pPr>
      <w:del w:id="5549" w:author="Red Army" w:date="2012-04-07T16:04:00Z">
        <w:r w:rsidRPr="00441741" w:rsidDel="0008299B">
          <w:rPr>
            <w:noProof/>
            <w:lang w:eastAsia="ja-JP"/>
          </w:rPr>
          <w:drawing>
            <wp:inline distT="0" distB="0" distL="0" distR="0" wp14:anchorId="51CA8F3B" wp14:editId="62E59A3B">
              <wp:extent cx="4960188" cy="782872"/>
              <wp:effectExtent l="190500" t="190500" r="183515" b="18923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104">
                        <a:extLst>
                          <a:ext uri="{28A0092B-C50C-407E-A947-70E740481C1C}">
                            <a14:useLocalDpi xmlns:a14="http://schemas.microsoft.com/office/drawing/2010/main" val="0"/>
                          </a:ext>
                        </a:extLst>
                      </a:blip>
                      <a:stretch>
                        <a:fillRect/>
                      </a:stretch>
                    </pic:blipFill>
                    <pic:spPr>
                      <a:xfrm>
                        <a:off x="0" y="0"/>
                        <a:ext cx="4982385" cy="786375"/>
                      </a:xfrm>
                      <a:prstGeom prst="rect">
                        <a:avLst/>
                      </a:prstGeom>
                      <a:ln>
                        <a:noFill/>
                      </a:ln>
                      <a:effectLst>
                        <a:outerShdw blurRad="190500" algn="tl" rotWithShape="0">
                          <a:srgbClr val="000000">
                            <a:alpha val="70000"/>
                          </a:srgbClr>
                        </a:outerShdw>
                      </a:effectLst>
                    </pic:spPr>
                  </pic:pic>
                </a:graphicData>
              </a:graphic>
            </wp:inline>
          </w:drawing>
        </w:r>
        <w:bookmarkStart w:id="5550" w:name="_Toc321774969"/>
        <w:bookmarkStart w:id="5551" w:name="_Toc321775316"/>
        <w:bookmarkStart w:id="5552" w:name="_Toc321775663"/>
        <w:bookmarkStart w:id="5553" w:name="_Toc322200165"/>
        <w:bookmarkStart w:id="5554" w:name="_Toc322218933"/>
        <w:bookmarkStart w:id="5555" w:name="_Toc322219328"/>
        <w:bookmarkEnd w:id="5550"/>
        <w:bookmarkEnd w:id="5551"/>
        <w:bookmarkEnd w:id="5552"/>
        <w:bookmarkEnd w:id="5553"/>
        <w:bookmarkEnd w:id="5554"/>
        <w:bookmarkEnd w:id="5555"/>
      </w:del>
    </w:p>
    <w:p w14:paraId="46FE5678" w14:textId="77777777" w:rsidR="00622EA7" w:rsidRPr="006B409E" w:rsidDel="0008299B" w:rsidRDefault="00622EA7">
      <w:pPr>
        <w:rPr>
          <w:del w:id="5556" w:author="Red Army" w:date="2012-04-07T16:04:00Z"/>
          <w:rFonts w:eastAsiaTheme="minorHAnsi"/>
          <w:rPrChange w:id="5557" w:author="Red Army" w:date="2012-04-09T22:39:00Z">
            <w:rPr>
              <w:del w:id="5558" w:author="Red Army" w:date="2012-04-07T16:04:00Z"/>
              <w:rFonts w:asciiTheme="majorHAnsi" w:eastAsiaTheme="majorEastAsia" w:hAnsiTheme="majorHAnsi" w:cstheme="majorBidi"/>
              <w:b/>
              <w:bCs/>
              <w:color w:val="4F81BD" w:themeColor="accent1"/>
            </w:rPr>
          </w:rPrChange>
        </w:rPr>
        <w:pPrChange w:id="5559" w:author="Red Army" w:date="2012-04-09T22:39:00Z">
          <w:pPr>
            <w:keepNext/>
            <w:keepLines/>
            <w:numPr>
              <w:ilvl w:val="1"/>
              <w:numId w:val="44"/>
            </w:numPr>
            <w:spacing w:before="200" w:after="0"/>
            <w:ind w:hanging="360"/>
            <w:outlineLvl w:val="2"/>
          </w:pPr>
        </w:pPrChange>
      </w:pPr>
      <w:del w:id="5560" w:author="Red Army" w:date="2012-04-07T16:04:00Z">
        <w:r w:rsidRPr="006B409E" w:rsidDel="0008299B">
          <w:rPr>
            <w:rFonts w:eastAsiaTheme="minorHAnsi"/>
            <w:rPrChange w:id="5561" w:author="Red Army" w:date="2012-04-09T22:39:00Z">
              <w:rPr>
                <w:rFonts w:asciiTheme="majorHAnsi" w:eastAsiaTheme="majorEastAsia" w:hAnsiTheme="majorHAnsi" w:cstheme="majorBidi"/>
                <w:b/>
                <w:bCs/>
                <w:color w:val="4F81BD" w:themeColor="accent1"/>
              </w:rPr>
            </w:rPrChange>
          </w:rPr>
          <w:delText xml:space="preserve">Manage Spam </w:delText>
        </w:r>
        <w:bookmarkStart w:id="5562" w:name="_Toc321774970"/>
        <w:bookmarkStart w:id="5563" w:name="_Toc321775317"/>
        <w:bookmarkStart w:id="5564" w:name="_Toc321775664"/>
        <w:bookmarkStart w:id="5565" w:name="_Toc322200166"/>
        <w:bookmarkStart w:id="5566" w:name="_Toc322218934"/>
        <w:bookmarkStart w:id="5567" w:name="_Toc322219329"/>
        <w:bookmarkEnd w:id="5562"/>
        <w:bookmarkEnd w:id="5563"/>
        <w:bookmarkEnd w:id="5564"/>
        <w:bookmarkEnd w:id="5565"/>
        <w:bookmarkEnd w:id="5566"/>
        <w:bookmarkEnd w:id="5567"/>
      </w:del>
    </w:p>
    <w:p w14:paraId="2648165B" w14:textId="77777777" w:rsidR="00622EA7" w:rsidRPr="006B409E" w:rsidDel="0008299B" w:rsidRDefault="00622EA7">
      <w:pPr>
        <w:rPr>
          <w:del w:id="5568" w:author="Red Army" w:date="2012-04-07T16:04:00Z"/>
          <w:rFonts w:eastAsiaTheme="minorHAnsi"/>
        </w:rPr>
      </w:pPr>
      <w:del w:id="5569" w:author="Red Army" w:date="2012-04-07T16:04:00Z">
        <w:r w:rsidRPr="006B409E" w:rsidDel="0008299B">
          <w:rPr>
            <w:rFonts w:eastAsiaTheme="minorHAnsi"/>
          </w:rPr>
          <w:delText>Go to admin page and click to Spam menu on the right side to see 4 sub menus: Reported Places, Reported Comments, Reported Questions and Reported Answers. Click to 1 of 4 sub menus to go to correspond manage page.</w:delText>
        </w:r>
        <w:bookmarkStart w:id="5570" w:name="_Toc321774971"/>
        <w:bookmarkStart w:id="5571" w:name="_Toc321775318"/>
        <w:bookmarkStart w:id="5572" w:name="_Toc321775665"/>
        <w:bookmarkStart w:id="5573" w:name="_Toc322200167"/>
        <w:bookmarkStart w:id="5574" w:name="_Toc322218935"/>
        <w:bookmarkStart w:id="5575" w:name="_Toc322219330"/>
        <w:bookmarkEnd w:id="5570"/>
        <w:bookmarkEnd w:id="5571"/>
        <w:bookmarkEnd w:id="5572"/>
        <w:bookmarkEnd w:id="5573"/>
        <w:bookmarkEnd w:id="5574"/>
        <w:bookmarkEnd w:id="5575"/>
      </w:del>
    </w:p>
    <w:p w14:paraId="368E75F4" w14:textId="77777777" w:rsidR="00622EA7" w:rsidRPr="006B409E" w:rsidDel="0008299B" w:rsidRDefault="00622EA7">
      <w:pPr>
        <w:rPr>
          <w:del w:id="5576" w:author="Red Army" w:date="2012-04-07T16:04:00Z"/>
          <w:rFonts w:eastAsiaTheme="minorHAnsi"/>
        </w:rPr>
        <w:pPrChange w:id="5577" w:author="Red Army" w:date="2012-04-09T22:39:00Z">
          <w:pPr>
            <w:ind w:left="360"/>
          </w:pPr>
        </w:pPrChange>
      </w:pPr>
      <w:bookmarkStart w:id="5578" w:name="_Toc321774972"/>
      <w:bookmarkStart w:id="5579" w:name="_Toc321775319"/>
      <w:bookmarkStart w:id="5580" w:name="_Toc321775666"/>
      <w:bookmarkStart w:id="5581" w:name="_Toc322200168"/>
      <w:bookmarkStart w:id="5582" w:name="_Toc322218936"/>
      <w:bookmarkStart w:id="5583" w:name="_Toc322219331"/>
      <w:bookmarkEnd w:id="5578"/>
      <w:bookmarkEnd w:id="5579"/>
      <w:bookmarkEnd w:id="5580"/>
      <w:bookmarkEnd w:id="5581"/>
      <w:bookmarkEnd w:id="5582"/>
      <w:bookmarkEnd w:id="5583"/>
    </w:p>
    <w:p w14:paraId="124FE3C4" w14:textId="77777777" w:rsidR="00622EA7" w:rsidRPr="006B409E" w:rsidDel="0008299B" w:rsidRDefault="00622EA7">
      <w:pPr>
        <w:rPr>
          <w:del w:id="5584" w:author="Red Army" w:date="2012-04-07T16:04:00Z"/>
          <w:rFonts w:eastAsiaTheme="minorHAnsi"/>
        </w:rPr>
        <w:pPrChange w:id="5585" w:author="Red Army" w:date="2012-04-09T22:39:00Z">
          <w:pPr>
            <w:ind w:left="360"/>
          </w:pPr>
        </w:pPrChange>
      </w:pPr>
      <w:bookmarkStart w:id="5586" w:name="_Toc321774973"/>
      <w:bookmarkStart w:id="5587" w:name="_Toc321775320"/>
      <w:bookmarkStart w:id="5588" w:name="_Toc321775667"/>
      <w:bookmarkStart w:id="5589" w:name="_Toc322200169"/>
      <w:bookmarkStart w:id="5590" w:name="_Toc322218937"/>
      <w:bookmarkStart w:id="5591" w:name="_Toc322219332"/>
      <w:bookmarkEnd w:id="5586"/>
      <w:bookmarkEnd w:id="5587"/>
      <w:bookmarkEnd w:id="5588"/>
      <w:bookmarkEnd w:id="5589"/>
      <w:bookmarkEnd w:id="5590"/>
      <w:bookmarkEnd w:id="5591"/>
    </w:p>
    <w:p w14:paraId="1DE18CAE" w14:textId="77777777" w:rsidR="00622EA7" w:rsidRPr="006B409E" w:rsidDel="0008299B" w:rsidRDefault="00622EA7">
      <w:pPr>
        <w:rPr>
          <w:del w:id="5592" w:author="Red Army" w:date="2012-04-07T16:04:00Z"/>
          <w:rFonts w:eastAsiaTheme="minorHAnsi"/>
        </w:rPr>
        <w:pPrChange w:id="5593" w:author="Red Army" w:date="2012-04-09T22:39:00Z">
          <w:pPr>
            <w:ind w:left="360"/>
          </w:pPr>
        </w:pPrChange>
      </w:pPr>
      <w:bookmarkStart w:id="5594" w:name="_Toc321774974"/>
      <w:bookmarkStart w:id="5595" w:name="_Toc321775321"/>
      <w:bookmarkStart w:id="5596" w:name="_Toc321775668"/>
      <w:bookmarkStart w:id="5597" w:name="_Toc322200170"/>
      <w:bookmarkStart w:id="5598" w:name="_Toc322218938"/>
      <w:bookmarkStart w:id="5599" w:name="_Toc322219333"/>
      <w:bookmarkEnd w:id="5594"/>
      <w:bookmarkEnd w:id="5595"/>
      <w:bookmarkEnd w:id="5596"/>
      <w:bookmarkEnd w:id="5597"/>
      <w:bookmarkEnd w:id="5598"/>
      <w:bookmarkEnd w:id="5599"/>
    </w:p>
    <w:p w14:paraId="70DEA4B5" w14:textId="77777777" w:rsidR="00622EA7" w:rsidRPr="006B409E" w:rsidDel="0008299B" w:rsidRDefault="00622EA7">
      <w:pPr>
        <w:rPr>
          <w:del w:id="5600" w:author="Red Army" w:date="2012-04-07T16:04:00Z"/>
          <w:rFonts w:eastAsiaTheme="minorHAnsi"/>
        </w:rPr>
        <w:pPrChange w:id="5601" w:author="Red Army" w:date="2012-04-09T22:39:00Z">
          <w:pPr>
            <w:ind w:left="360"/>
          </w:pPr>
        </w:pPrChange>
      </w:pPr>
      <w:bookmarkStart w:id="5602" w:name="_Toc321774975"/>
      <w:bookmarkStart w:id="5603" w:name="_Toc321775322"/>
      <w:bookmarkStart w:id="5604" w:name="_Toc321775669"/>
      <w:bookmarkStart w:id="5605" w:name="_Toc322200171"/>
      <w:bookmarkStart w:id="5606" w:name="_Toc322218939"/>
      <w:bookmarkStart w:id="5607" w:name="_Toc322219334"/>
      <w:bookmarkEnd w:id="5602"/>
      <w:bookmarkEnd w:id="5603"/>
      <w:bookmarkEnd w:id="5604"/>
      <w:bookmarkEnd w:id="5605"/>
      <w:bookmarkEnd w:id="5606"/>
      <w:bookmarkEnd w:id="5607"/>
    </w:p>
    <w:p w14:paraId="2861A81F" w14:textId="77777777" w:rsidR="00622EA7" w:rsidRPr="006B409E" w:rsidDel="0008299B" w:rsidRDefault="00622EA7">
      <w:pPr>
        <w:rPr>
          <w:del w:id="5608" w:author="Red Army" w:date="2012-04-07T16:04:00Z"/>
          <w:rFonts w:eastAsiaTheme="minorHAnsi"/>
        </w:rPr>
        <w:pPrChange w:id="5609" w:author="Red Army" w:date="2012-04-09T22:39:00Z">
          <w:pPr>
            <w:ind w:left="360"/>
          </w:pPr>
        </w:pPrChange>
      </w:pPr>
      <w:bookmarkStart w:id="5610" w:name="_Toc321774976"/>
      <w:bookmarkStart w:id="5611" w:name="_Toc321775323"/>
      <w:bookmarkStart w:id="5612" w:name="_Toc321775670"/>
      <w:bookmarkStart w:id="5613" w:name="_Toc322200172"/>
      <w:bookmarkStart w:id="5614" w:name="_Toc322218940"/>
      <w:bookmarkStart w:id="5615" w:name="_Toc322219335"/>
      <w:bookmarkEnd w:id="5610"/>
      <w:bookmarkEnd w:id="5611"/>
      <w:bookmarkEnd w:id="5612"/>
      <w:bookmarkEnd w:id="5613"/>
      <w:bookmarkEnd w:id="5614"/>
      <w:bookmarkEnd w:id="5615"/>
    </w:p>
    <w:p w14:paraId="457B642F" w14:textId="77777777" w:rsidR="00622EA7" w:rsidRPr="006B409E" w:rsidDel="0008299B" w:rsidRDefault="00622EA7">
      <w:pPr>
        <w:rPr>
          <w:del w:id="5616" w:author="Red Army" w:date="2012-04-07T16:04:00Z"/>
          <w:rFonts w:eastAsiaTheme="minorHAnsi"/>
          <w:rPrChange w:id="5617" w:author="Red Army" w:date="2012-04-09T22:39:00Z">
            <w:rPr>
              <w:del w:id="5618" w:author="Red Army" w:date="2012-04-07T16:04:00Z"/>
              <w:rFonts w:asciiTheme="majorHAnsi" w:eastAsiaTheme="majorEastAsia" w:hAnsiTheme="majorHAnsi" w:cstheme="majorBidi"/>
              <w:b/>
              <w:bCs/>
              <w:iCs/>
              <w:color w:val="4F81BD" w:themeColor="accent1"/>
            </w:rPr>
          </w:rPrChange>
        </w:rPr>
        <w:pPrChange w:id="5619" w:author="Red Army" w:date="2012-04-09T22:39:00Z">
          <w:pPr>
            <w:keepNext/>
            <w:keepLines/>
            <w:numPr>
              <w:ilvl w:val="2"/>
              <w:numId w:val="44"/>
            </w:numPr>
            <w:spacing w:before="200" w:after="0"/>
            <w:ind w:left="1080" w:hanging="720"/>
            <w:outlineLvl w:val="3"/>
          </w:pPr>
        </w:pPrChange>
      </w:pPr>
      <w:del w:id="5620" w:author="Red Army" w:date="2012-04-07T16:04:00Z">
        <w:r w:rsidRPr="006B409E" w:rsidDel="0008299B">
          <w:rPr>
            <w:rFonts w:eastAsiaTheme="minorHAnsi"/>
            <w:rPrChange w:id="5621" w:author="Red Army" w:date="2012-04-09T22:39:00Z">
              <w:rPr>
                <w:rFonts w:asciiTheme="majorHAnsi" w:eastAsiaTheme="majorEastAsia" w:hAnsiTheme="majorHAnsi" w:cstheme="majorBidi"/>
                <w:b/>
                <w:bCs/>
                <w:iCs/>
                <w:color w:val="4F81BD" w:themeColor="accent1"/>
              </w:rPr>
            </w:rPrChange>
          </w:rPr>
          <w:lastRenderedPageBreak/>
          <w:delText>Manage Reported Places</w:delText>
        </w:r>
        <w:bookmarkStart w:id="5622" w:name="_Toc321774977"/>
        <w:bookmarkStart w:id="5623" w:name="_Toc321775324"/>
        <w:bookmarkStart w:id="5624" w:name="_Toc321775671"/>
        <w:bookmarkStart w:id="5625" w:name="_Toc322200173"/>
        <w:bookmarkStart w:id="5626" w:name="_Toc322218941"/>
        <w:bookmarkStart w:id="5627" w:name="_Toc322219336"/>
        <w:bookmarkEnd w:id="5622"/>
        <w:bookmarkEnd w:id="5623"/>
        <w:bookmarkEnd w:id="5624"/>
        <w:bookmarkEnd w:id="5625"/>
        <w:bookmarkEnd w:id="5626"/>
        <w:bookmarkEnd w:id="5627"/>
      </w:del>
    </w:p>
    <w:p w14:paraId="29BF3E62" w14:textId="77777777" w:rsidR="00622EA7" w:rsidRPr="006B409E" w:rsidDel="0008299B" w:rsidRDefault="00622EA7">
      <w:pPr>
        <w:rPr>
          <w:del w:id="5628" w:author="Red Army" w:date="2012-04-07T16:04:00Z"/>
          <w:rFonts w:eastAsiaTheme="minorHAnsi"/>
        </w:rPr>
        <w:pPrChange w:id="5629" w:author="Red Army" w:date="2012-04-09T22:39:00Z">
          <w:pPr>
            <w:ind w:left="360" w:firstLine="360"/>
          </w:pPr>
        </w:pPrChange>
      </w:pPr>
      <w:del w:id="5630" w:author="Red Army" w:date="2012-04-07T16:04:00Z">
        <w:r w:rsidRPr="006B409E" w:rsidDel="0008299B">
          <w:rPr>
            <w:rFonts w:eastAsiaTheme="minorHAnsi"/>
          </w:rPr>
          <w:delText>This page will display places reported as spam</w:delText>
        </w:r>
        <w:bookmarkStart w:id="5631" w:name="_Toc321774978"/>
        <w:bookmarkStart w:id="5632" w:name="_Toc321775325"/>
        <w:bookmarkStart w:id="5633" w:name="_Toc321775672"/>
        <w:bookmarkStart w:id="5634" w:name="_Toc322200174"/>
        <w:bookmarkStart w:id="5635" w:name="_Toc322218942"/>
        <w:bookmarkStart w:id="5636" w:name="_Toc322219337"/>
        <w:bookmarkEnd w:id="5631"/>
        <w:bookmarkEnd w:id="5632"/>
        <w:bookmarkEnd w:id="5633"/>
        <w:bookmarkEnd w:id="5634"/>
        <w:bookmarkEnd w:id="5635"/>
        <w:bookmarkEnd w:id="5636"/>
      </w:del>
    </w:p>
    <w:p w14:paraId="28C9113E" w14:textId="77777777" w:rsidR="00622EA7" w:rsidRPr="006B409E" w:rsidDel="0008299B" w:rsidRDefault="00622EA7">
      <w:pPr>
        <w:rPr>
          <w:del w:id="5637" w:author="Red Army" w:date="2012-04-07T16:04:00Z"/>
          <w:rFonts w:eastAsiaTheme="minorHAnsi"/>
        </w:rPr>
        <w:pPrChange w:id="5638" w:author="Red Army" w:date="2012-04-09T22:39:00Z">
          <w:pPr>
            <w:ind w:left="360" w:firstLine="360"/>
          </w:pPr>
        </w:pPrChange>
      </w:pPr>
      <w:del w:id="5639" w:author="Red Army" w:date="2012-04-07T16:04:00Z">
        <w:r w:rsidRPr="00441741" w:rsidDel="0008299B">
          <w:rPr>
            <w:noProof/>
            <w:lang w:eastAsia="ja-JP"/>
          </w:rPr>
          <w:drawing>
            <wp:inline distT="0" distB="0" distL="0" distR="0" wp14:anchorId="1D5AB46F" wp14:editId="3BC8C87D">
              <wp:extent cx="4968816" cy="2726503"/>
              <wp:effectExtent l="190500" t="190500" r="194310" b="18859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976454" cy="2730694"/>
                      </a:xfrm>
                      <a:prstGeom prst="rect">
                        <a:avLst/>
                      </a:prstGeom>
                      <a:ln>
                        <a:noFill/>
                      </a:ln>
                      <a:effectLst>
                        <a:outerShdw blurRad="190500" algn="tl" rotWithShape="0">
                          <a:srgbClr val="000000">
                            <a:alpha val="70000"/>
                          </a:srgbClr>
                        </a:outerShdw>
                      </a:effectLst>
                    </pic:spPr>
                  </pic:pic>
                </a:graphicData>
              </a:graphic>
            </wp:inline>
          </w:drawing>
        </w:r>
        <w:bookmarkStart w:id="5640" w:name="_Toc321774979"/>
        <w:bookmarkStart w:id="5641" w:name="_Toc321775326"/>
        <w:bookmarkStart w:id="5642" w:name="_Toc321775673"/>
        <w:bookmarkStart w:id="5643" w:name="_Toc322200175"/>
        <w:bookmarkStart w:id="5644" w:name="_Toc322218943"/>
        <w:bookmarkStart w:id="5645" w:name="_Toc322219338"/>
        <w:bookmarkEnd w:id="5640"/>
        <w:bookmarkEnd w:id="5641"/>
        <w:bookmarkEnd w:id="5642"/>
        <w:bookmarkEnd w:id="5643"/>
        <w:bookmarkEnd w:id="5644"/>
        <w:bookmarkEnd w:id="5645"/>
      </w:del>
    </w:p>
    <w:p w14:paraId="44A7309E" w14:textId="77777777" w:rsidR="00622EA7" w:rsidRPr="006B409E" w:rsidDel="0008299B" w:rsidRDefault="00622EA7">
      <w:pPr>
        <w:rPr>
          <w:del w:id="5646" w:author="Red Army" w:date="2012-04-07T16:04:00Z"/>
          <w:rFonts w:eastAsiaTheme="minorHAnsi"/>
        </w:rPr>
      </w:pPr>
      <w:del w:id="5647" w:author="Red Army" w:date="2012-04-07T16:04:00Z">
        <w:r w:rsidRPr="006B409E" w:rsidDel="0008299B">
          <w:rPr>
            <w:rFonts w:eastAsiaTheme="minorHAnsi"/>
          </w:rPr>
          <w:delText>Each reported place will be displayed with place name, place’s category, place’s creator name, place’s created date, number of times get reported and 2 button “False Report” and “Delete”</w:delText>
        </w:r>
        <w:bookmarkStart w:id="5648" w:name="_Toc321774980"/>
        <w:bookmarkStart w:id="5649" w:name="_Toc321775327"/>
        <w:bookmarkStart w:id="5650" w:name="_Toc321775674"/>
        <w:bookmarkStart w:id="5651" w:name="_Toc322200176"/>
        <w:bookmarkStart w:id="5652" w:name="_Toc322218944"/>
        <w:bookmarkStart w:id="5653" w:name="_Toc322219339"/>
        <w:bookmarkEnd w:id="5648"/>
        <w:bookmarkEnd w:id="5649"/>
        <w:bookmarkEnd w:id="5650"/>
        <w:bookmarkEnd w:id="5651"/>
        <w:bookmarkEnd w:id="5652"/>
        <w:bookmarkEnd w:id="5653"/>
      </w:del>
    </w:p>
    <w:p w14:paraId="5D0106F9" w14:textId="77777777" w:rsidR="00622EA7" w:rsidRPr="006B409E" w:rsidDel="0008299B" w:rsidRDefault="00622EA7">
      <w:pPr>
        <w:rPr>
          <w:del w:id="5654" w:author="Red Army" w:date="2012-04-07T16:04:00Z"/>
          <w:rFonts w:eastAsiaTheme="minorHAnsi"/>
        </w:rPr>
        <w:pPrChange w:id="5655" w:author="Red Army" w:date="2012-04-09T22:39:00Z">
          <w:pPr>
            <w:ind w:left="360" w:firstLine="360"/>
          </w:pPr>
        </w:pPrChange>
      </w:pPr>
      <w:del w:id="5656" w:author="Red Army" w:date="2012-04-07T16:04:00Z">
        <w:r w:rsidRPr="006B409E" w:rsidDel="0008299B">
          <w:rPr>
            <w:rFonts w:eastAsiaTheme="minorHAnsi"/>
          </w:rPr>
          <w:delText>There is a filter helps you get reported places with expected report number:</w:delText>
        </w:r>
        <w:bookmarkStart w:id="5657" w:name="_Toc321774981"/>
        <w:bookmarkStart w:id="5658" w:name="_Toc321775328"/>
        <w:bookmarkStart w:id="5659" w:name="_Toc321775675"/>
        <w:bookmarkStart w:id="5660" w:name="_Toc322200177"/>
        <w:bookmarkStart w:id="5661" w:name="_Toc322218945"/>
        <w:bookmarkStart w:id="5662" w:name="_Toc322219340"/>
        <w:bookmarkEnd w:id="5657"/>
        <w:bookmarkEnd w:id="5658"/>
        <w:bookmarkEnd w:id="5659"/>
        <w:bookmarkEnd w:id="5660"/>
        <w:bookmarkEnd w:id="5661"/>
        <w:bookmarkEnd w:id="5662"/>
      </w:del>
    </w:p>
    <w:p w14:paraId="0B7555AD" w14:textId="77777777" w:rsidR="00622EA7" w:rsidRPr="006B409E" w:rsidDel="0008299B" w:rsidRDefault="00622EA7">
      <w:pPr>
        <w:rPr>
          <w:del w:id="5663" w:author="Red Army" w:date="2012-04-07T16:04:00Z"/>
          <w:rFonts w:eastAsiaTheme="minorHAnsi"/>
        </w:rPr>
        <w:pPrChange w:id="5664" w:author="Red Army" w:date="2012-04-09T22:39:00Z">
          <w:pPr>
            <w:ind w:left="360" w:firstLine="360"/>
          </w:pPr>
        </w:pPrChange>
      </w:pPr>
      <w:del w:id="5665" w:author="Red Army" w:date="2012-04-07T16:04:00Z">
        <w:r w:rsidRPr="00441741" w:rsidDel="0008299B">
          <w:rPr>
            <w:noProof/>
            <w:lang w:eastAsia="ja-JP"/>
          </w:rPr>
          <w:drawing>
            <wp:inline distT="0" distB="0" distL="0" distR="0" wp14:anchorId="20C025CD" wp14:editId="0676DA68">
              <wp:extent cx="5055080" cy="296715"/>
              <wp:effectExtent l="190500" t="190500" r="184150" b="19875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054904" cy="296705"/>
                      </a:xfrm>
                      <a:prstGeom prst="rect">
                        <a:avLst/>
                      </a:prstGeom>
                      <a:ln>
                        <a:noFill/>
                      </a:ln>
                      <a:effectLst>
                        <a:outerShdw blurRad="190500" algn="tl" rotWithShape="0">
                          <a:srgbClr val="000000">
                            <a:alpha val="70000"/>
                          </a:srgbClr>
                        </a:outerShdw>
                      </a:effectLst>
                    </pic:spPr>
                  </pic:pic>
                </a:graphicData>
              </a:graphic>
            </wp:inline>
          </w:drawing>
        </w:r>
        <w:bookmarkStart w:id="5666" w:name="_Toc321774982"/>
        <w:bookmarkStart w:id="5667" w:name="_Toc321775329"/>
        <w:bookmarkStart w:id="5668" w:name="_Toc321775676"/>
        <w:bookmarkStart w:id="5669" w:name="_Toc322200178"/>
        <w:bookmarkStart w:id="5670" w:name="_Toc322218946"/>
        <w:bookmarkStart w:id="5671" w:name="_Toc322219341"/>
        <w:bookmarkEnd w:id="5666"/>
        <w:bookmarkEnd w:id="5667"/>
        <w:bookmarkEnd w:id="5668"/>
        <w:bookmarkEnd w:id="5669"/>
        <w:bookmarkEnd w:id="5670"/>
        <w:bookmarkEnd w:id="5671"/>
      </w:del>
    </w:p>
    <w:p w14:paraId="2F6491CF" w14:textId="77777777" w:rsidR="00622EA7" w:rsidRPr="006B409E" w:rsidDel="0008299B" w:rsidRDefault="00622EA7">
      <w:pPr>
        <w:rPr>
          <w:del w:id="5672" w:author="Red Army" w:date="2012-04-07T16:04:00Z"/>
          <w:rFonts w:eastAsiaTheme="minorHAnsi"/>
        </w:rPr>
      </w:pPr>
      <w:del w:id="5673" w:author="Red Army" w:date="2012-04-07T16:04:00Z">
        <w:r w:rsidRPr="006B409E" w:rsidDel="0008299B">
          <w:rPr>
            <w:rFonts w:eastAsiaTheme="minorHAnsi"/>
          </w:rPr>
          <w:delText>You can click to place name hyperlink to view detail reported place, click to creator name hyperlink to view information about the creator or click to report number to view detail of all reports (Who report, when and what reason) in a popup</w:delText>
        </w:r>
        <w:bookmarkStart w:id="5674" w:name="_Toc321774983"/>
        <w:bookmarkStart w:id="5675" w:name="_Toc321775330"/>
        <w:bookmarkStart w:id="5676" w:name="_Toc321775677"/>
        <w:bookmarkStart w:id="5677" w:name="_Toc322200179"/>
        <w:bookmarkStart w:id="5678" w:name="_Toc322218947"/>
        <w:bookmarkStart w:id="5679" w:name="_Toc322219342"/>
        <w:bookmarkEnd w:id="5674"/>
        <w:bookmarkEnd w:id="5675"/>
        <w:bookmarkEnd w:id="5676"/>
        <w:bookmarkEnd w:id="5677"/>
        <w:bookmarkEnd w:id="5678"/>
        <w:bookmarkEnd w:id="5679"/>
      </w:del>
    </w:p>
    <w:p w14:paraId="403A825F" w14:textId="77777777" w:rsidR="00622EA7" w:rsidRPr="006B409E" w:rsidDel="0008299B" w:rsidRDefault="00622EA7">
      <w:pPr>
        <w:rPr>
          <w:del w:id="5680" w:author="Red Army" w:date="2012-04-07T16:04:00Z"/>
          <w:rFonts w:eastAsiaTheme="minorHAnsi"/>
        </w:rPr>
      </w:pPr>
      <w:del w:id="5681" w:author="Red Army" w:date="2012-04-07T16:04:00Z">
        <w:r w:rsidRPr="006B409E" w:rsidDel="0008299B">
          <w:rPr>
            <w:rFonts w:eastAsiaTheme="minorHAnsi"/>
          </w:rPr>
          <w:tab/>
        </w:r>
        <w:r w:rsidRPr="00441741" w:rsidDel="0008299B">
          <w:rPr>
            <w:noProof/>
            <w:lang w:eastAsia="ja-JP"/>
          </w:rPr>
          <w:drawing>
            <wp:inline distT="0" distB="0" distL="0" distR="0" wp14:anchorId="18A56C59" wp14:editId="1D3A5E63">
              <wp:extent cx="4848225" cy="862330"/>
              <wp:effectExtent l="190500" t="190500" r="200025" b="18542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848225" cy="862330"/>
                      </a:xfrm>
                      <a:prstGeom prst="rect">
                        <a:avLst/>
                      </a:prstGeom>
                      <a:ln>
                        <a:noFill/>
                      </a:ln>
                      <a:effectLst>
                        <a:outerShdw blurRad="190500" algn="tl" rotWithShape="0">
                          <a:srgbClr val="000000">
                            <a:alpha val="70000"/>
                          </a:srgbClr>
                        </a:outerShdw>
                      </a:effectLst>
                    </pic:spPr>
                  </pic:pic>
                </a:graphicData>
              </a:graphic>
            </wp:inline>
          </w:drawing>
        </w:r>
        <w:bookmarkStart w:id="5682" w:name="_Toc321774984"/>
        <w:bookmarkStart w:id="5683" w:name="_Toc321775331"/>
        <w:bookmarkStart w:id="5684" w:name="_Toc321775678"/>
        <w:bookmarkStart w:id="5685" w:name="_Toc322200180"/>
        <w:bookmarkStart w:id="5686" w:name="_Toc322218948"/>
        <w:bookmarkStart w:id="5687" w:name="_Toc322219343"/>
        <w:bookmarkEnd w:id="5682"/>
        <w:bookmarkEnd w:id="5683"/>
        <w:bookmarkEnd w:id="5684"/>
        <w:bookmarkEnd w:id="5685"/>
        <w:bookmarkEnd w:id="5686"/>
        <w:bookmarkEnd w:id="5687"/>
      </w:del>
    </w:p>
    <w:p w14:paraId="1FA85DFD" w14:textId="77777777" w:rsidR="00622EA7" w:rsidRPr="006B409E" w:rsidDel="0008299B" w:rsidRDefault="00622EA7">
      <w:pPr>
        <w:rPr>
          <w:del w:id="5688" w:author="Red Army" w:date="2012-04-07T16:04:00Z"/>
          <w:rFonts w:eastAsiaTheme="minorHAnsi"/>
        </w:rPr>
      </w:pPr>
      <w:del w:id="5689" w:author="Red Army" w:date="2012-04-07T16:04:00Z">
        <w:r w:rsidRPr="006B409E" w:rsidDel="0008299B">
          <w:rPr>
            <w:rFonts w:eastAsiaTheme="minorHAnsi"/>
          </w:rPr>
          <w:delText>After checking all need information. If you decide that the place was falsely reported, click to “False Report” button to delete all reports belong to selected place. If not, click to “Delete” button to delete selected place and all reports belong to it.</w:delText>
        </w:r>
        <w:bookmarkStart w:id="5690" w:name="_Toc321774985"/>
        <w:bookmarkStart w:id="5691" w:name="_Toc321775332"/>
        <w:bookmarkStart w:id="5692" w:name="_Toc321775679"/>
        <w:bookmarkStart w:id="5693" w:name="_Toc322200181"/>
        <w:bookmarkStart w:id="5694" w:name="_Toc322218949"/>
        <w:bookmarkStart w:id="5695" w:name="_Toc322219344"/>
        <w:bookmarkEnd w:id="5690"/>
        <w:bookmarkEnd w:id="5691"/>
        <w:bookmarkEnd w:id="5692"/>
        <w:bookmarkEnd w:id="5693"/>
        <w:bookmarkEnd w:id="5694"/>
        <w:bookmarkEnd w:id="5695"/>
      </w:del>
    </w:p>
    <w:p w14:paraId="192A86D5" w14:textId="77777777" w:rsidR="00622EA7" w:rsidRPr="006B409E" w:rsidDel="0008299B" w:rsidRDefault="00622EA7">
      <w:pPr>
        <w:rPr>
          <w:del w:id="5696" w:author="Red Army" w:date="2012-04-07T16:04:00Z"/>
          <w:rFonts w:eastAsiaTheme="minorHAnsi"/>
        </w:rPr>
      </w:pPr>
      <w:del w:id="5697" w:author="Red Army" w:date="2012-04-07T16:04:00Z">
        <w:r w:rsidRPr="00441741" w:rsidDel="0008299B">
          <w:rPr>
            <w:noProof/>
            <w:lang w:eastAsia="ja-JP"/>
          </w:rPr>
          <w:drawing>
            <wp:inline distT="0" distB="0" distL="0" distR="0" wp14:anchorId="6343BD73" wp14:editId="38C7DB8A">
              <wp:extent cx="2122170" cy="310515"/>
              <wp:effectExtent l="190500" t="190500" r="182880" b="18478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122170" cy="310515"/>
                      </a:xfrm>
                      <a:prstGeom prst="rect">
                        <a:avLst/>
                      </a:prstGeom>
                      <a:ln>
                        <a:noFill/>
                      </a:ln>
                      <a:effectLst>
                        <a:outerShdw blurRad="190500" algn="tl" rotWithShape="0">
                          <a:srgbClr val="000000">
                            <a:alpha val="70000"/>
                          </a:srgbClr>
                        </a:outerShdw>
                      </a:effectLst>
                    </pic:spPr>
                  </pic:pic>
                </a:graphicData>
              </a:graphic>
            </wp:inline>
          </w:drawing>
        </w:r>
        <w:bookmarkStart w:id="5698" w:name="_Toc321774986"/>
        <w:bookmarkStart w:id="5699" w:name="_Toc321775333"/>
        <w:bookmarkStart w:id="5700" w:name="_Toc321775680"/>
        <w:bookmarkStart w:id="5701" w:name="_Toc322200182"/>
        <w:bookmarkStart w:id="5702" w:name="_Toc322218950"/>
        <w:bookmarkStart w:id="5703" w:name="_Toc322219345"/>
        <w:bookmarkEnd w:id="5698"/>
        <w:bookmarkEnd w:id="5699"/>
        <w:bookmarkEnd w:id="5700"/>
        <w:bookmarkEnd w:id="5701"/>
        <w:bookmarkEnd w:id="5702"/>
        <w:bookmarkEnd w:id="5703"/>
      </w:del>
    </w:p>
    <w:p w14:paraId="0F835DA4" w14:textId="77777777" w:rsidR="00622EA7" w:rsidRPr="006B409E" w:rsidDel="0008299B" w:rsidRDefault="00622EA7">
      <w:pPr>
        <w:rPr>
          <w:del w:id="5704" w:author="Red Army" w:date="2012-04-07T16:04:00Z"/>
          <w:rFonts w:eastAsiaTheme="minorHAnsi"/>
          <w:rPrChange w:id="5705" w:author="Red Army" w:date="2012-04-09T22:39:00Z">
            <w:rPr>
              <w:del w:id="5706" w:author="Red Army" w:date="2012-04-07T16:04:00Z"/>
              <w:rFonts w:asciiTheme="majorHAnsi" w:eastAsiaTheme="majorEastAsia" w:hAnsiTheme="majorHAnsi" w:cstheme="majorBidi"/>
              <w:b/>
              <w:bCs/>
              <w:iCs/>
              <w:color w:val="4F81BD" w:themeColor="accent1"/>
            </w:rPr>
          </w:rPrChange>
        </w:rPr>
        <w:pPrChange w:id="5707" w:author="Red Army" w:date="2012-04-09T22:39:00Z">
          <w:pPr>
            <w:keepNext/>
            <w:keepLines/>
            <w:numPr>
              <w:ilvl w:val="2"/>
              <w:numId w:val="44"/>
            </w:numPr>
            <w:spacing w:before="200" w:after="0"/>
            <w:ind w:left="1080" w:hanging="720"/>
            <w:outlineLvl w:val="3"/>
          </w:pPr>
        </w:pPrChange>
      </w:pPr>
      <w:del w:id="5708" w:author="Red Army" w:date="2012-04-07T16:04:00Z">
        <w:r w:rsidRPr="006B409E" w:rsidDel="0008299B">
          <w:rPr>
            <w:rFonts w:eastAsiaTheme="minorHAnsi"/>
            <w:rPrChange w:id="5709" w:author="Red Army" w:date="2012-04-09T22:39:00Z">
              <w:rPr>
                <w:rFonts w:asciiTheme="majorHAnsi" w:eastAsiaTheme="majorEastAsia" w:hAnsiTheme="majorHAnsi" w:cstheme="majorBidi"/>
                <w:b/>
                <w:bCs/>
                <w:iCs/>
                <w:color w:val="4F81BD" w:themeColor="accent1"/>
              </w:rPr>
            </w:rPrChange>
          </w:rPr>
          <w:lastRenderedPageBreak/>
          <w:delText>Manage Reported Comments</w:delText>
        </w:r>
        <w:bookmarkStart w:id="5710" w:name="_Toc321774987"/>
        <w:bookmarkStart w:id="5711" w:name="_Toc321775334"/>
        <w:bookmarkStart w:id="5712" w:name="_Toc321775681"/>
        <w:bookmarkStart w:id="5713" w:name="_Toc322200183"/>
        <w:bookmarkStart w:id="5714" w:name="_Toc322218951"/>
        <w:bookmarkStart w:id="5715" w:name="_Toc322219346"/>
        <w:bookmarkEnd w:id="5710"/>
        <w:bookmarkEnd w:id="5711"/>
        <w:bookmarkEnd w:id="5712"/>
        <w:bookmarkEnd w:id="5713"/>
        <w:bookmarkEnd w:id="5714"/>
        <w:bookmarkEnd w:id="5715"/>
      </w:del>
    </w:p>
    <w:p w14:paraId="3DAC2243" w14:textId="77777777" w:rsidR="00622EA7" w:rsidRPr="006B409E" w:rsidDel="0008299B" w:rsidRDefault="00622EA7">
      <w:pPr>
        <w:rPr>
          <w:del w:id="5716" w:author="Red Army" w:date="2012-04-07T16:04:00Z"/>
          <w:rFonts w:eastAsiaTheme="minorHAnsi"/>
        </w:rPr>
        <w:pPrChange w:id="5717" w:author="Red Army" w:date="2012-04-09T22:39:00Z">
          <w:pPr>
            <w:contextualSpacing/>
          </w:pPr>
        </w:pPrChange>
      </w:pPr>
      <w:del w:id="5718" w:author="Red Army" w:date="2012-04-07T16:04:00Z">
        <w:r w:rsidRPr="006B409E" w:rsidDel="0008299B">
          <w:rPr>
            <w:rFonts w:eastAsiaTheme="minorHAnsi"/>
          </w:rPr>
          <w:delText>This page will display comments reported as spam</w:delText>
        </w:r>
        <w:bookmarkStart w:id="5719" w:name="_Toc321774988"/>
        <w:bookmarkStart w:id="5720" w:name="_Toc321775335"/>
        <w:bookmarkStart w:id="5721" w:name="_Toc321775682"/>
        <w:bookmarkStart w:id="5722" w:name="_Toc322200184"/>
        <w:bookmarkStart w:id="5723" w:name="_Toc322218952"/>
        <w:bookmarkStart w:id="5724" w:name="_Toc322219347"/>
        <w:bookmarkEnd w:id="5719"/>
        <w:bookmarkEnd w:id="5720"/>
        <w:bookmarkEnd w:id="5721"/>
        <w:bookmarkEnd w:id="5722"/>
        <w:bookmarkEnd w:id="5723"/>
        <w:bookmarkEnd w:id="5724"/>
      </w:del>
    </w:p>
    <w:p w14:paraId="0FAB3B56" w14:textId="77777777" w:rsidR="00622EA7" w:rsidRPr="006B409E" w:rsidDel="0008299B" w:rsidRDefault="00622EA7">
      <w:pPr>
        <w:rPr>
          <w:del w:id="5725" w:author="Red Army" w:date="2012-04-07T16:04:00Z"/>
          <w:rFonts w:eastAsiaTheme="minorHAnsi"/>
        </w:rPr>
        <w:pPrChange w:id="5726" w:author="Red Army" w:date="2012-04-09T22:39:00Z">
          <w:pPr>
            <w:contextualSpacing/>
          </w:pPr>
        </w:pPrChange>
      </w:pPr>
      <w:del w:id="5727" w:author="Red Army" w:date="2012-04-07T16:04:00Z">
        <w:r w:rsidRPr="00441741" w:rsidDel="0008299B">
          <w:rPr>
            <w:noProof/>
            <w:lang w:eastAsia="ja-JP"/>
          </w:rPr>
          <w:drawing>
            <wp:inline distT="0" distB="0" distL="0" distR="0" wp14:anchorId="663E1326" wp14:editId="767186B9">
              <wp:extent cx="4999257" cy="2691442"/>
              <wp:effectExtent l="190500" t="190500" r="182880" b="18542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999379" cy="2691508"/>
                      </a:xfrm>
                      <a:prstGeom prst="rect">
                        <a:avLst/>
                      </a:prstGeom>
                      <a:ln>
                        <a:noFill/>
                      </a:ln>
                      <a:effectLst>
                        <a:outerShdw blurRad="190500" algn="tl" rotWithShape="0">
                          <a:srgbClr val="000000">
                            <a:alpha val="70000"/>
                          </a:srgbClr>
                        </a:outerShdw>
                      </a:effectLst>
                    </pic:spPr>
                  </pic:pic>
                </a:graphicData>
              </a:graphic>
            </wp:inline>
          </w:drawing>
        </w:r>
        <w:bookmarkStart w:id="5728" w:name="_Toc321774989"/>
        <w:bookmarkStart w:id="5729" w:name="_Toc321775336"/>
        <w:bookmarkStart w:id="5730" w:name="_Toc321775683"/>
        <w:bookmarkStart w:id="5731" w:name="_Toc322200185"/>
        <w:bookmarkStart w:id="5732" w:name="_Toc322218953"/>
        <w:bookmarkStart w:id="5733" w:name="_Toc322219348"/>
        <w:bookmarkEnd w:id="5728"/>
        <w:bookmarkEnd w:id="5729"/>
        <w:bookmarkEnd w:id="5730"/>
        <w:bookmarkEnd w:id="5731"/>
        <w:bookmarkEnd w:id="5732"/>
        <w:bookmarkEnd w:id="5733"/>
      </w:del>
    </w:p>
    <w:p w14:paraId="3710014C" w14:textId="77777777" w:rsidR="00622EA7" w:rsidRPr="006B409E" w:rsidDel="0008299B" w:rsidRDefault="00622EA7">
      <w:pPr>
        <w:rPr>
          <w:del w:id="5734" w:author="Red Army" w:date="2012-04-07T16:04:00Z"/>
          <w:rFonts w:eastAsiaTheme="minorHAnsi"/>
        </w:rPr>
        <w:pPrChange w:id="5735" w:author="Red Army" w:date="2012-04-09T22:39:00Z">
          <w:pPr>
            <w:contextualSpacing/>
          </w:pPr>
        </w:pPrChange>
      </w:pPr>
      <w:del w:id="5736" w:author="Red Army" w:date="2012-04-07T16:04:00Z">
        <w:r w:rsidRPr="006B409E" w:rsidDel="0008299B">
          <w:rPr>
            <w:rFonts w:eastAsiaTheme="minorHAnsi"/>
          </w:rPr>
          <w:delText>Each reported comment will be displayed with content, comment’s place, comment’s creator name, comment’s created date, number of times get reported and 2 button “False Report” and “Delete”</w:delText>
        </w:r>
        <w:bookmarkStart w:id="5737" w:name="_Toc321774990"/>
        <w:bookmarkStart w:id="5738" w:name="_Toc321775337"/>
        <w:bookmarkStart w:id="5739" w:name="_Toc321775684"/>
        <w:bookmarkStart w:id="5740" w:name="_Toc322200186"/>
        <w:bookmarkStart w:id="5741" w:name="_Toc322218954"/>
        <w:bookmarkStart w:id="5742" w:name="_Toc322219349"/>
        <w:bookmarkEnd w:id="5737"/>
        <w:bookmarkEnd w:id="5738"/>
        <w:bookmarkEnd w:id="5739"/>
        <w:bookmarkEnd w:id="5740"/>
        <w:bookmarkEnd w:id="5741"/>
        <w:bookmarkEnd w:id="5742"/>
      </w:del>
    </w:p>
    <w:p w14:paraId="7C0E9D24" w14:textId="77777777" w:rsidR="00622EA7" w:rsidRPr="006B409E" w:rsidDel="0008299B" w:rsidRDefault="00622EA7">
      <w:pPr>
        <w:rPr>
          <w:del w:id="5743" w:author="Red Army" w:date="2012-04-07T16:04:00Z"/>
          <w:rFonts w:eastAsiaTheme="minorHAnsi"/>
        </w:rPr>
        <w:pPrChange w:id="5744" w:author="Red Army" w:date="2012-04-09T22:39:00Z">
          <w:pPr>
            <w:contextualSpacing/>
          </w:pPr>
        </w:pPrChange>
      </w:pPr>
      <w:del w:id="5745" w:author="Red Army" w:date="2012-04-07T16:04:00Z">
        <w:r w:rsidRPr="006B409E" w:rsidDel="0008299B">
          <w:rPr>
            <w:rFonts w:eastAsiaTheme="minorHAnsi"/>
          </w:rPr>
          <w:delText>There is a filter helps you get reported comment with expected report number:</w:delText>
        </w:r>
        <w:bookmarkStart w:id="5746" w:name="_Toc321774991"/>
        <w:bookmarkStart w:id="5747" w:name="_Toc321775338"/>
        <w:bookmarkStart w:id="5748" w:name="_Toc321775685"/>
        <w:bookmarkStart w:id="5749" w:name="_Toc322200187"/>
        <w:bookmarkStart w:id="5750" w:name="_Toc322218955"/>
        <w:bookmarkStart w:id="5751" w:name="_Toc322219350"/>
        <w:bookmarkEnd w:id="5746"/>
        <w:bookmarkEnd w:id="5747"/>
        <w:bookmarkEnd w:id="5748"/>
        <w:bookmarkEnd w:id="5749"/>
        <w:bookmarkEnd w:id="5750"/>
        <w:bookmarkEnd w:id="5751"/>
      </w:del>
    </w:p>
    <w:p w14:paraId="57AF7ACB" w14:textId="77777777" w:rsidR="00622EA7" w:rsidRPr="006B409E" w:rsidDel="0008299B" w:rsidRDefault="00622EA7">
      <w:pPr>
        <w:rPr>
          <w:del w:id="5752" w:author="Red Army" w:date="2012-04-07T16:04:00Z"/>
          <w:rFonts w:eastAsiaTheme="minorHAnsi"/>
        </w:rPr>
        <w:pPrChange w:id="5753" w:author="Red Army" w:date="2012-04-09T22:39:00Z">
          <w:pPr>
            <w:contextualSpacing/>
          </w:pPr>
        </w:pPrChange>
      </w:pPr>
      <w:del w:id="5754" w:author="Red Army" w:date="2012-04-07T16:04:00Z">
        <w:r w:rsidRPr="00441741" w:rsidDel="0008299B">
          <w:rPr>
            <w:noProof/>
            <w:lang w:eastAsia="ja-JP"/>
          </w:rPr>
          <w:drawing>
            <wp:inline distT="0" distB="0" distL="0" distR="0" wp14:anchorId="7C4A52F3" wp14:editId="4A5D3C1F">
              <wp:extent cx="4994695" cy="210978"/>
              <wp:effectExtent l="190500" t="190500" r="187325" b="18923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000253" cy="211213"/>
                      </a:xfrm>
                      <a:prstGeom prst="rect">
                        <a:avLst/>
                      </a:prstGeom>
                      <a:ln>
                        <a:noFill/>
                      </a:ln>
                      <a:effectLst>
                        <a:outerShdw blurRad="190500" algn="tl" rotWithShape="0">
                          <a:srgbClr val="000000">
                            <a:alpha val="70000"/>
                          </a:srgbClr>
                        </a:outerShdw>
                      </a:effectLst>
                    </pic:spPr>
                  </pic:pic>
                </a:graphicData>
              </a:graphic>
            </wp:inline>
          </w:drawing>
        </w:r>
        <w:bookmarkStart w:id="5755" w:name="_Toc321774992"/>
        <w:bookmarkStart w:id="5756" w:name="_Toc321775339"/>
        <w:bookmarkStart w:id="5757" w:name="_Toc321775686"/>
        <w:bookmarkStart w:id="5758" w:name="_Toc322200188"/>
        <w:bookmarkStart w:id="5759" w:name="_Toc322218956"/>
        <w:bookmarkStart w:id="5760" w:name="_Toc322219351"/>
        <w:bookmarkEnd w:id="5755"/>
        <w:bookmarkEnd w:id="5756"/>
        <w:bookmarkEnd w:id="5757"/>
        <w:bookmarkEnd w:id="5758"/>
        <w:bookmarkEnd w:id="5759"/>
        <w:bookmarkEnd w:id="5760"/>
      </w:del>
    </w:p>
    <w:p w14:paraId="02069C3C" w14:textId="77777777" w:rsidR="00622EA7" w:rsidRPr="006B409E" w:rsidDel="0008299B" w:rsidRDefault="00622EA7">
      <w:pPr>
        <w:rPr>
          <w:del w:id="5761" w:author="Red Army" w:date="2012-04-07T16:04:00Z"/>
          <w:rFonts w:eastAsiaTheme="minorHAnsi"/>
        </w:rPr>
        <w:pPrChange w:id="5762" w:author="Red Army" w:date="2012-04-09T22:39:00Z">
          <w:pPr>
            <w:contextualSpacing/>
          </w:pPr>
        </w:pPrChange>
      </w:pPr>
      <w:del w:id="5763" w:author="Red Army" w:date="2012-04-07T16:04:00Z">
        <w:r w:rsidRPr="006B409E" w:rsidDel="0008299B">
          <w:rPr>
            <w:rFonts w:eastAsiaTheme="minorHAnsi"/>
          </w:rPr>
          <w:delText>You can click to place name hyperlink to view detail of the place the comment belong to, click to creator name hyperlink to view information about the creator or click to report number to view detail of all reports (Who report, when and what reason) in a popup</w:delText>
        </w:r>
        <w:bookmarkStart w:id="5764" w:name="_Toc321774993"/>
        <w:bookmarkStart w:id="5765" w:name="_Toc321775340"/>
        <w:bookmarkStart w:id="5766" w:name="_Toc321775687"/>
        <w:bookmarkStart w:id="5767" w:name="_Toc322200189"/>
        <w:bookmarkStart w:id="5768" w:name="_Toc322218957"/>
        <w:bookmarkStart w:id="5769" w:name="_Toc322219352"/>
        <w:bookmarkEnd w:id="5764"/>
        <w:bookmarkEnd w:id="5765"/>
        <w:bookmarkEnd w:id="5766"/>
        <w:bookmarkEnd w:id="5767"/>
        <w:bookmarkEnd w:id="5768"/>
        <w:bookmarkEnd w:id="5769"/>
      </w:del>
    </w:p>
    <w:p w14:paraId="52A45F25" w14:textId="77777777" w:rsidR="00622EA7" w:rsidRPr="006B409E" w:rsidDel="0008299B" w:rsidRDefault="00622EA7">
      <w:pPr>
        <w:rPr>
          <w:del w:id="5770" w:author="Red Army" w:date="2012-04-07T16:04:00Z"/>
          <w:rFonts w:eastAsiaTheme="minorHAnsi"/>
        </w:rPr>
        <w:pPrChange w:id="5771" w:author="Red Army" w:date="2012-04-09T22:39:00Z">
          <w:pPr>
            <w:contextualSpacing/>
          </w:pPr>
        </w:pPrChange>
      </w:pPr>
      <w:del w:id="5772" w:author="Red Army" w:date="2012-04-07T16:04:00Z">
        <w:r w:rsidRPr="00441741" w:rsidDel="0008299B">
          <w:rPr>
            <w:noProof/>
            <w:lang w:eastAsia="ja-JP"/>
          </w:rPr>
          <w:drawing>
            <wp:inline distT="0" distB="0" distL="0" distR="0" wp14:anchorId="75D8573C" wp14:editId="0797A12C">
              <wp:extent cx="4839335" cy="854075"/>
              <wp:effectExtent l="190500" t="190500" r="189865" b="19367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839335" cy="854075"/>
                      </a:xfrm>
                      <a:prstGeom prst="rect">
                        <a:avLst/>
                      </a:prstGeom>
                      <a:ln>
                        <a:noFill/>
                      </a:ln>
                      <a:effectLst>
                        <a:outerShdw blurRad="190500" algn="tl" rotWithShape="0">
                          <a:srgbClr val="000000">
                            <a:alpha val="70000"/>
                          </a:srgbClr>
                        </a:outerShdw>
                      </a:effectLst>
                    </pic:spPr>
                  </pic:pic>
                </a:graphicData>
              </a:graphic>
            </wp:inline>
          </w:drawing>
        </w:r>
        <w:bookmarkStart w:id="5773" w:name="_Toc321774994"/>
        <w:bookmarkStart w:id="5774" w:name="_Toc321775341"/>
        <w:bookmarkStart w:id="5775" w:name="_Toc321775688"/>
        <w:bookmarkStart w:id="5776" w:name="_Toc322200190"/>
        <w:bookmarkStart w:id="5777" w:name="_Toc322218958"/>
        <w:bookmarkStart w:id="5778" w:name="_Toc322219353"/>
        <w:bookmarkEnd w:id="5773"/>
        <w:bookmarkEnd w:id="5774"/>
        <w:bookmarkEnd w:id="5775"/>
        <w:bookmarkEnd w:id="5776"/>
        <w:bookmarkEnd w:id="5777"/>
        <w:bookmarkEnd w:id="5778"/>
      </w:del>
    </w:p>
    <w:p w14:paraId="06E2F4E0" w14:textId="77777777" w:rsidR="00622EA7" w:rsidRPr="006B409E" w:rsidDel="0008299B" w:rsidRDefault="00622EA7">
      <w:pPr>
        <w:rPr>
          <w:del w:id="5779" w:author="Red Army" w:date="2012-04-07T16:04:00Z"/>
          <w:rFonts w:eastAsiaTheme="minorHAnsi"/>
        </w:rPr>
        <w:pPrChange w:id="5780" w:author="Red Army" w:date="2012-04-09T22:39:00Z">
          <w:pPr>
            <w:contextualSpacing/>
          </w:pPr>
        </w:pPrChange>
      </w:pPr>
      <w:del w:id="5781" w:author="Red Army" w:date="2012-04-07T16:04:00Z">
        <w:r w:rsidRPr="006B409E" w:rsidDel="0008299B">
          <w:rPr>
            <w:rFonts w:eastAsiaTheme="minorHAnsi"/>
          </w:rPr>
          <w:delText>After checking all need information. If you decide that the comment was falsely reported, click to “False Report” button to delete all reports belong to selected comment. If not, click to “Delete” button to delete selected comment and all reports belong to it.</w:delText>
        </w:r>
        <w:bookmarkStart w:id="5782" w:name="_Toc321774995"/>
        <w:bookmarkStart w:id="5783" w:name="_Toc321775342"/>
        <w:bookmarkStart w:id="5784" w:name="_Toc321775689"/>
        <w:bookmarkStart w:id="5785" w:name="_Toc322200191"/>
        <w:bookmarkStart w:id="5786" w:name="_Toc322218959"/>
        <w:bookmarkStart w:id="5787" w:name="_Toc322219354"/>
        <w:bookmarkEnd w:id="5782"/>
        <w:bookmarkEnd w:id="5783"/>
        <w:bookmarkEnd w:id="5784"/>
        <w:bookmarkEnd w:id="5785"/>
        <w:bookmarkEnd w:id="5786"/>
        <w:bookmarkEnd w:id="5787"/>
      </w:del>
    </w:p>
    <w:p w14:paraId="4BD8E51B" w14:textId="77777777" w:rsidR="00622EA7" w:rsidRPr="006B409E" w:rsidDel="0008299B" w:rsidRDefault="00622EA7">
      <w:pPr>
        <w:rPr>
          <w:del w:id="5788" w:author="Red Army" w:date="2012-04-07T16:04:00Z"/>
          <w:rFonts w:eastAsiaTheme="minorHAnsi"/>
        </w:rPr>
        <w:pPrChange w:id="5789" w:author="Red Army" w:date="2012-04-09T22:39:00Z">
          <w:pPr>
            <w:contextualSpacing/>
          </w:pPr>
        </w:pPrChange>
      </w:pPr>
      <w:del w:id="5790" w:author="Red Army" w:date="2012-04-07T16:04:00Z">
        <w:r w:rsidRPr="00441741" w:rsidDel="0008299B">
          <w:rPr>
            <w:noProof/>
            <w:lang w:eastAsia="ja-JP"/>
          </w:rPr>
          <w:drawing>
            <wp:inline distT="0" distB="0" distL="0" distR="0" wp14:anchorId="5F0EB893" wp14:editId="52CBC3F5">
              <wp:extent cx="2122170" cy="310515"/>
              <wp:effectExtent l="190500" t="190500" r="182880" b="18478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122170" cy="310515"/>
                      </a:xfrm>
                      <a:prstGeom prst="rect">
                        <a:avLst/>
                      </a:prstGeom>
                      <a:ln>
                        <a:noFill/>
                      </a:ln>
                      <a:effectLst>
                        <a:outerShdw blurRad="190500" algn="tl" rotWithShape="0">
                          <a:srgbClr val="000000">
                            <a:alpha val="70000"/>
                          </a:srgbClr>
                        </a:outerShdw>
                      </a:effectLst>
                    </pic:spPr>
                  </pic:pic>
                </a:graphicData>
              </a:graphic>
            </wp:inline>
          </w:drawing>
        </w:r>
        <w:bookmarkStart w:id="5791" w:name="_Toc321774996"/>
        <w:bookmarkStart w:id="5792" w:name="_Toc321775343"/>
        <w:bookmarkStart w:id="5793" w:name="_Toc321775690"/>
        <w:bookmarkStart w:id="5794" w:name="_Toc322200192"/>
        <w:bookmarkStart w:id="5795" w:name="_Toc322218960"/>
        <w:bookmarkStart w:id="5796" w:name="_Toc322219355"/>
        <w:bookmarkEnd w:id="5791"/>
        <w:bookmarkEnd w:id="5792"/>
        <w:bookmarkEnd w:id="5793"/>
        <w:bookmarkEnd w:id="5794"/>
        <w:bookmarkEnd w:id="5795"/>
        <w:bookmarkEnd w:id="5796"/>
      </w:del>
    </w:p>
    <w:p w14:paraId="5ADA0B55" w14:textId="77777777" w:rsidR="00622EA7" w:rsidRPr="006B409E" w:rsidDel="0008299B" w:rsidRDefault="00622EA7">
      <w:pPr>
        <w:rPr>
          <w:del w:id="5797" w:author="Red Army" w:date="2012-04-07T16:04:00Z"/>
          <w:rFonts w:eastAsiaTheme="minorHAnsi"/>
        </w:rPr>
      </w:pPr>
      <w:bookmarkStart w:id="5798" w:name="_Toc321774997"/>
      <w:bookmarkStart w:id="5799" w:name="_Toc321775344"/>
      <w:bookmarkStart w:id="5800" w:name="_Toc321775691"/>
      <w:bookmarkStart w:id="5801" w:name="_Toc322200193"/>
      <w:bookmarkStart w:id="5802" w:name="_Toc322218961"/>
      <w:bookmarkStart w:id="5803" w:name="_Toc322219356"/>
      <w:bookmarkEnd w:id="5798"/>
      <w:bookmarkEnd w:id="5799"/>
      <w:bookmarkEnd w:id="5800"/>
      <w:bookmarkEnd w:id="5801"/>
      <w:bookmarkEnd w:id="5802"/>
      <w:bookmarkEnd w:id="5803"/>
    </w:p>
    <w:p w14:paraId="79F1A380" w14:textId="77777777" w:rsidR="00622EA7" w:rsidRPr="006B409E" w:rsidDel="0008299B" w:rsidRDefault="00622EA7">
      <w:pPr>
        <w:rPr>
          <w:del w:id="5804" w:author="Red Army" w:date="2012-04-07T16:04:00Z"/>
          <w:rFonts w:eastAsiaTheme="minorHAnsi"/>
          <w:rPrChange w:id="5805" w:author="Red Army" w:date="2012-04-09T22:39:00Z">
            <w:rPr>
              <w:del w:id="5806" w:author="Red Army" w:date="2012-04-07T16:04:00Z"/>
              <w:rFonts w:asciiTheme="majorHAnsi" w:eastAsiaTheme="majorEastAsia" w:hAnsiTheme="majorHAnsi" w:cstheme="majorBidi"/>
              <w:b/>
              <w:bCs/>
              <w:iCs/>
              <w:color w:val="4F81BD" w:themeColor="accent1"/>
            </w:rPr>
          </w:rPrChange>
        </w:rPr>
        <w:pPrChange w:id="5807" w:author="Red Army" w:date="2012-04-09T22:39:00Z">
          <w:pPr>
            <w:keepNext/>
            <w:keepLines/>
            <w:numPr>
              <w:ilvl w:val="2"/>
              <w:numId w:val="44"/>
            </w:numPr>
            <w:spacing w:before="200" w:after="0"/>
            <w:ind w:left="1080" w:hanging="720"/>
            <w:outlineLvl w:val="3"/>
          </w:pPr>
        </w:pPrChange>
      </w:pPr>
      <w:del w:id="5808" w:author="Red Army" w:date="2012-04-07T16:04:00Z">
        <w:r w:rsidRPr="006B409E" w:rsidDel="0008299B">
          <w:rPr>
            <w:rFonts w:eastAsiaTheme="minorHAnsi"/>
            <w:rPrChange w:id="5809" w:author="Red Army" w:date="2012-04-09T22:39:00Z">
              <w:rPr>
                <w:rFonts w:asciiTheme="majorHAnsi" w:eastAsiaTheme="majorEastAsia" w:hAnsiTheme="majorHAnsi" w:cstheme="majorBidi"/>
                <w:b/>
                <w:bCs/>
                <w:iCs/>
                <w:color w:val="4F81BD" w:themeColor="accent1"/>
              </w:rPr>
            </w:rPrChange>
          </w:rPr>
          <w:lastRenderedPageBreak/>
          <w:delText>Manage Reported Questions</w:delText>
        </w:r>
        <w:bookmarkStart w:id="5810" w:name="_Toc321774998"/>
        <w:bookmarkStart w:id="5811" w:name="_Toc321775345"/>
        <w:bookmarkStart w:id="5812" w:name="_Toc321775692"/>
        <w:bookmarkStart w:id="5813" w:name="_Toc322200194"/>
        <w:bookmarkStart w:id="5814" w:name="_Toc322218962"/>
        <w:bookmarkStart w:id="5815" w:name="_Toc322219357"/>
        <w:bookmarkEnd w:id="5810"/>
        <w:bookmarkEnd w:id="5811"/>
        <w:bookmarkEnd w:id="5812"/>
        <w:bookmarkEnd w:id="5813"/>
        <w:bookmarkEnd w:id="5814"/>
        <w:bookmarkEnd w:id="5815"/>
      </w:del>
    </w:p>
    <w:p w14:paraId="461A6DB8" w14:textId="77777777" w:rsidR="00622EA7" w:rsidRPr="006B409E" w:rsidDel="0008299B" w:rsidRDefault="00622EA7">
      <w:pPr>
        <w:rPr>
          <w:del w:id="5816" w:author="Red Army" w:date="2012-04-07T16:04:00Z"/>
          <w:rFonts w:eastAsiaTheme="minorHAnsi"/>
        </w:rPr>
        <w:pPrChange w:id="5817" w:author="Red Army" w:date="2012-04-09T22:39:00Z">
          <w:pPr>
            <w:contextualSpacing/>
          </w:pPr>
        </w:pPrChange>
      </w:pPr>
      <w:del w:id="5818" w:author="Red Army" w:date="2012-04-07T16:04:00Z">
        <w:r w:rsidRPr="006B409E" w:rsidDel="0008299B">
          <w:rPr>
            <w:rFonts w:eastAsiaTheme="minorHAnsi"/>
          </w:rPr>
          <w:delText>This page will display questions reported as spam</w:delText>
        </w:r>
        <w:bookmarkStart w:id="5819" w:name="_Toc321774999"/>
        <w:bookmarkStart w:id="5820" w:name="_Toc321775346"/>
        <w:bookmarkStart w:id="5821" w:name="_Toc321775693"/>
        <w:bookmarkStart w:id="5822" w:name="_Toc322200195"/>
        <w:bookmarkStart w:id="5823" w:name="_Toc322218963"/>
        <w:bookmarkStart w:id="5824" w:name="_Toc322219358"/>
        <w:bookmarkEnd w:id="5819"/>
        <w:bookmarkEnd w:id="5820"/>
        <w:bookmarkEnd w:id="5821"/>
        <w:bookmarkEnd w:id="5822"/>
        <w:bookmarkEnd w:id="5823"/>
        <w:bookmarkEnd w:id="5824"/>
      </w:del>
    </w:p>
    <w:p w14:paraId="7EF00E39" w14:textId="77777777" w:rsidR="00622EA7" w:rsidRPr="006B409E" w:rsidDel="0008299B" w:rsidRDefault="00622EA7">
      <w:pPr>
        <w:rPr>
          <w:del w:id="5825" w:author="Red Army" w:date="2012-04-07T16:04:00Z"/>
          <w:rFonts w:eastAsiaTheme="minorHAnsi"/>
        </w:rPr>
        <w:pPrChange w:id="5826" w:author="Red Army" w:date="2012-04-09T22:39:00Z">
          <w:pPr>
            <w:contextualSpacing/>
          </w:pPr>
        </w:pPrChange>
      </w:pPr>
      <w:del w:id="5827" w:author="Red Army" w:date="2012-04-07T16:04:00Z">
        <w:r w:rsidRPr="00441741" w:rsidDel="0008299B">
          <w:rPr>
            <w:noProof/>
            <w:lang w:eastAsia="ja-JP"/>
          </w:rPr>
          <w:drawing>
            <wp:inline distT="0" distB="0" distL="0" distR="0" wp14:anchorId="6E295EB3" wp14:editId="4422EAEB">
              <wp:extent cx="4986068" cy="2704956"/>
              <wp:effectExtent l="190500" t="190500" r="195580" b="19113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986417" cy="2705145"/>
                      </a:xfrm>
                      <a:prstGeom prst="rect">
                        <a:avLst/>
                      </a:prstGeom>
                      <a:ln>
                        <a:noFill/>
                      </a:ln>
                      <a:effectLst>
                        <a:outerShdw blurRad="190500" algn="tl" rotWithShape="0">
                          <a:srgbClr val="000000">
                            <a:alpha val="70000"/>
                          </a:srgbClr>
                        </a:outerShdw>
                      </a:effectLst>
                    </pic:spPr>
                  </pic:pic>
                </a:graphicData>
              </a:graphic>
            </wp:inline>
          </w:drawing>
        </w:r>
        <w:bookmarkStart w:id="5828" w:name="_Toc321775000"/>
        <w:bookmarkStart w:id="5829" w:name="_Toc321775347"/>
        <w:bookmarkStart w:id="5830" w:name="_Toc321775694"/>
        <w:bookmarkStart w:id="5831" w:name="_Toc322200196"/>
        <w:bookmarkStart w:id="5832" w:name="_Toc322218964"/>
        <w:bookmarkStart w:id="5833" w:name="_Toc322219359"/>
        <w:bookmarkEnd w:id="5828"/>
        <w:bookmarkEnd w:id="5829"/>
        <w:bookmarkEnd w:id="5830"/>
        <w:bookmarkEnd w:id="5831"/>
        <w:bookmarkEnd w:id="5832"/>
        <w:bookmarkEnd w:id="5833"/>
      </w:del>
    </w:p>
    <w:p w14:paraId="5A5E8D80" w14:textId="77777777" w:rsidR="00622EA7" w:rsidRPr="006B409E" w:rsidDel="0008299B" w:rsidRDefault="00622EA7">
      <w:pPr>
        <w:rPr>
          <w:del w:id="5834" w:author="Red Army" w:date="2012-04-07T16:04:00Z"/>
          <w:rFonts w:eastAsiaTheme="minorHAnsi"/>
        </w:rPr>
        <w:pPrChange w:id="5835" w:author="Red Army" w:date="2012-04-09T22:39:00Z">
          <w:pPr>
            <w:contextualSpacing/>
          </w:pPr>
        </w:pPrChange>
      </w:pPr>
      <w:del w:id="5836" w:author="Red Army" w:date="2012-04-07T16:04:00Z">
        <w:r w:rsidRPr="006B409E" w:rsidDel="0008299B">
          <w:rPr>
            <w:rFonts w:eastAsiaTheme="minorHAnsi"/>
          </w:rPr>
          <w:delText>Each reported question will be displayed with question title, content, creator name, created date, number of times get reported and 2 button “False Report” and “Delete”</w:delText>
        </w:r>
        <w:bookmarkStart w:id="5837" w:name="_Toc321775001"/>
        <w:bookmarkStart w:id="5838" w:name="_Toc321775348"/>
        <w:bookmarkStart w:id="5839" w:name="_Toc321775695"/>
        <w:bookmarkStart w:id="5840" w:name="_Toc322200197"/>
        <w:bookmarkStart w:id="5841" w:name="_Toc322218965"/>
        <w:bookmarkStart w:id="5842" w:name="_Toc322219360"/>
        <w:bookmarkEnd w:id="5837"/>
        <w:bookmarkEnd w:id="5838"/>
        <w:bookmarkEnd w:id="5839"/>
        <w:bookmarkEnd w:id="5840"/>
        <w:bookmarkEnd w:id="5841"/>
        <w:bookmarkEnd w:id="5842"/>
      </w:del>
    </w:p>
    <w:p w14:paraId="78675DCF" w14:textId="77777777" w:rsidR="00622EA7" w:rsidRPr="006B409E" w:rsidDel="0008299B" w:rsidRDefault="00622EA7">
      <w:pPr>
        <w:rPr>
          <w:del w:id="5843" w:author="Red Army" w:date="2012-04-07T16:04:00Z"/>
          <w:rFonts w:eastAsiaTheme="minorHAnsi"/>
        </w:rPr>
        <w:pPrChange w:id="5844" w:author="Red Army" w:date="2012-04-09T22:39:00Z">
          <w:pPr>
            <w:contextualSpacing/>
          </w:pPr>
        </w:pPrChange>
      </w:pPr>
      <w:del w:id="5845" w:author="Red Army" w:date="2012-04-07T16:04:00Z">
        <w:r w:rsidRPr="006B409E" w:rsidDel="0008299B">
          <w:rPr>
            <w:rFonts w:eastAsiaTheme="minorHAnsi"/>
          </w:rPr>
          <w:delText>There is a filter helps you get reported questions with expected report number:</w:delText>
        </w:r>
        <w:bookmarkStart w:id="5846" w:name="_Toc321775002"/>
        <w:bookmarkStart w:id="5847" w:name="_Toc321775349"/>
        <w:bookmarkStart w:id="5848" w:name="_Toc321775696"/>
        <w:bookmarkStart w:id="5849" w:name="_Toc322200198"/>
        <w:bookmarkStart w:id="5850" w:name="_Toc322218966"/>
        <w:bookmarkStart w:id="5851" w:name="_Toc322219361"/>
        <w:bookmarkEnd w:id="5846"/>
        <w:bookmarkEnd w:id="5847"/>
        <w:bookmarkEnd w:id="5848"/>
        <w:bookmarkEnd w:id="5849"/>
        <w:bookmarkEnd w:id="5850"/>
        <w:bookmarkEnd w:id="5851"/>
      </w:del>
    </w:p>
    <w:p w14:paraId="3086C722" w14:textId="77777777" w:rsidR="00622EA7" w:rsidRPr="006B409E" w:rsidDel="0008299B" w:rsidRDefault="00622EA7">
      <w:pPr>
        <w:rPr>
          <w:del w:id="5852" w:author="Red Army" w:date="2012-04-07T16:04:00Z"/>
          <w:rFonts w:eastAsiaTheme="minorHAnsi"/>
        </w:rPr>
        <w:pPrChange w:id="5853" w:author="Red Army" w:date="2012-04-09T22:39:00Z">
          <w:pPr>
            <w:contextualSpacing/>
          </w:pPr>
        </w:pPrChange>
      </w:pPr>
      <w:del w:id="5854" w:author="Red Army" w:date="2012-04-07T16:04:00Z">
        <w:r w:rsidRPr="00441741" w:rsidDel="0008299B">
          <w:rPr>
            <w:noProof/>
            <w:lang w:eastAsia="ja-JP"/>
          </w:rPr>
          <w:drawing>
            <wp:inline distT="0" distB="0" distL="0" distR="0" wp14:anchorId="0A9B16CF" wp14:editId="7AC6CA14">
              <wp:extent cx="4986068" cy="206595"/>
              <wp:effectExtent l="190500" t="190500" r="176530" b="19367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986546" cy="206615"/>
                      </a:xfrm>
                      <a:prstGeom prst="rect">
                        <a:avLst/>
                      </a:prstGeom>
                      <a:ln>
                        <a:noFill/>
                      </a:ln>
                      <a:effectLst>
                        <a:outerShdw blurRad="190500" algn="tl" rotWithShape="0">
                          <a:srgbClr val="000000">
                            <a:alpha val="70000"/>
                          </a:srgbClr>
                        </a:outerShdw>
                      </a:effectLst>
                    </pic:spPr>
                  </pic:pic>
                </a:graphicData>
              </a:graphic>
            </wp:inline>
          </w:drawing>
        </w:r>
        <w:bookmarkStart w:id="5855" w:name="_Toc321775003"/>
        <w:bookmarkStart w:id="5856" w:name="_Toc321775350"/>
        <w:bookmarkStart w:id="5857" w:name="_Toc321775697"/>
        <w:bookmarkStart w:id="5858" w:name="_Toc322200199"/>
        <w:bookmarkStart w:id="5859" w:name="_Toc322218967"/>
        <w:bookmarkStart w:id="5860" w:name="_Toc322219362"/>
        <w:bookmarkEnd w:id="5855"/>
        <w:bookmarkEnd w:id="5856"/>
        <w:bookmarkEnd w:id="5857"/>
        <w:bookmarkEnd w:id="5858"/>
        <w:bookmarkEnd w:id="5859"/>
        <w:bookmarkEnd w:id="5860"/>
      </w:del>
    </w:p>
    <w:p w14:paraId="3D9243A3" w14:textId="77777777" w:rsidR="00622EA7" w:rsidRPr="006B409E" w:rsidDel="0008299B" w:rsidRDefault="00622EA7">
      <w:pPr>
        <w:rPr>
          <w:del w:id="5861" w:author="Red Army" w:date="2012-04-07T16:04:00Z"/>
          <w:rFonts w:eastAsiaTheme="minorHAnsi"/>
        </w:rPr>
        <w:pPrChange w:id="5862" w:author="Red Army" w:date="2012-04-09T22:39:00Z">
          <w:pPr>
            <w:contextualSpacing/>
          </w:pPr>
        </w:pPrChange>
      </w:pPr>
      <w:del w:id="5863" w:author="Red Army" w:date="2012-04-07T16:04:00Z">
        <w:r w:rsidRPr="006B409E" w:rsidDel="0008299B">
          <w:rPr>
            <w:rFonts w:eastAsiaTheme="minorHAnsi"/>
          </w:rPr>
          <w:delText>You can click to question title hyperlink to view detail reported question, click to creator name hyperlink to view information about the creator or click to report number to view detail of all reports (Who report, when and what reason) in a popup</w:delText>
        </w:r>
        <w:bookmarkStart w:id="5864" w:name="_Toc321775004"/>
        <w:bookmarkStart w:id="5865" w:name="_Toc321775351"/>
        <w:bookmarkStart w:id="5866" w:name="_Toc321775698"/>
        <w:bookmarkStart w:id="5867" w:name="_Toc322200200"/>
        <w:bookmarkStart w:id="5868" w:name="_Toc322218968"/>
        <w:bookmarkStart w:id="5869" w:name="_Toc322219363"/>
        <w:bookmarkEnd w:id="5864"/>
        <w:bookmarkEnd w:id="5865"/>
        <w:bookmarkEnd w:id="5866"/>
        <w:bookmarkEnd w:id="5867"/>
        <w:bookmarkEnd w:id="5868"/>
        <w:bookmarkEnd w:id="5869"/>
      </w:del>
    </w:p>
    <w:p w14:paraId="2F39875A" w14:textId="77777777" w:rsidR="00622EA7" w:rsidRPr="006B409E" w:rsidDel="0008299B" w:rsidRDefault="00622EA7">
      <w:pPr>
        <w:rPr>
          <w:del w:id="5870" w:author="Red Army" w:date="2012-04-07T16:04:00Z"/>
          <w:rFonts w:eastAsiaTheme="minorHAnsi"/>
        </w:rPr>
        <w:pPrChange w:id="5871" w:author="Red Army" w:date="2012-04-09T22:39:00Z">
          <w:pPr>
            <w:contextualSpacing/>
          </w:pPr>
        </w:pPrChange>
      </w:pPr>
      <w:del w:id="5872" w:author="Red Army" w:date="2012-04-07T16:04:00Z">
        <w:r w:rsidRPr="00441741" w:rsidDel="0008299B">
          <w:rPr>
            <w:noProof/>
            <w:lang w:eastAsia="ja-JP"/>
          </w:rPr>
          <w:drawing>
            <wp:inline distT="0" distB="0" distL="0" distR="0" wp14:anchorId="37435B06" wp14:editId="2E07D577">
              <wp:extent cx="4813300" cy="854075"/>
              <wp:effectExtent l="190500" t="190500" r="196850" b="19367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813300" cy="854075"/>
                      </a:xfrm>
                      <a:prstGeom prst="rect">
                        <a:avLst/>
                      </a:prstGeom>
                      <a:ln>
                        <a:noFill/>
                      </a:ln>
                      <a:effectLst>
                        <a:outerShdw blurRad="190500" algn="tl" rotWithShape="0">
                          <a:srgbClr val="000000">
                            <a:alpha val="70000"/>
                          </a:srgbClr>
                        </a:outerShdw>
                      </a:effectLst>
                    </pic:spPr>
                  </pic:pic>
                </a:graphicData>
              </a:graphic>
            </wp:inline>
          </w:drawing>
        </w:r>
        <w:bookmarkStart w:id="5873" w:name="_Toc321775005"/>
        <w:bookmarkStart w:id="5874" w:name="_Toc321775352"/>
        <w:bookmarkStart w:id="5875" w:name="_Toc321775699"/>
        <w:bookmarkStart w:id="5876" w:name="_Toc322200201"/>
        <w:bookmarkStart w:id="5877" w:name="_Toc322218969"/>
        <w:bookmarkStart w:id="5878" w:name="_Toc322219364"/>
        <w:bookmarkEnd w:id="5873"/>
        <w:bookmarkEnd w:id="5874"/>
        <w:bookmarkEnd w:id="5875"/>
        <w:bookmarkEnd w:id="5876"/>
        <w:bookmarkEnd w:id="5877"/>
        <w:bookmarkEnd w:id="5878"/>
      </w:del>
    </w:p>
    <w:p w14:paraId="4D0A57F1" w14:textId="77777777" w:rsidR="00622EA7" w:rsidRPr="006B409E" w:rsidDel="0008299B" w:rsidRDefault="00622EA7">
      <w:pPr>
        <w:rPr>
          <w:del w:id="5879" w:author="Red Army" w:date="2012-04-07T16:04:00Z"/>
          <w:rFonts w:eastAsiaTheme="minorHAnsi"/>
        </w:rPr>
        <w:pPrChange w:id="5880" w:author="Red Army" w:date="2012-04-09T22:39:00Z">
          <w:pPr>
            <w:contextualSpacing/>
          </w:pPr>
        </w:pPrChange>
      </w:pPr>
      <w:del w:id="5881" w:author="Red Army" w:date="2012-04-07T16:04:00Z">
        <w:r w:rsidRPr="006B409E" w:rsidDel="0008299B">
          <w:rPr>
            <w:rFonts w:eastAsiaTheme="minorHAnsi"/>
          </w:rPr>
          <w:delText>After checking all need information. If you decide that the place was falsely reported, click to “False Report” button to delete all reports belong to selected question. If not, click to “Delete” button to delete selected question and all reports belong to it.</w:delText>
        </w:r>
        <w:bookmarkStart w:id="5882" w:name="_Toc321775006"/>
        <w:bookmarkStart w:id="5883" w:name="_Toc321775353"/>
        <w:bookmarkStart w:id="5884" w:name="_Toc321775700"/>
        <w:bookmarkStart w:id="5885" w:name="_Toc322200202"/>
        <w:bookmarkStart w:id="5886" w:name="_Toc322218970"/>
        <w:bookmarkStart w:id="5887" w:name="_Toc322219365"/>
        <w:bookmarkEnd w:id="5882"/>
        <w:bookmarkEnd w:id="5883"/>
        <w:bookmarkEnd w:id="5884"/>
        <w:bookmarkEnd w:id="5885"/>
        <w:bookmarkEnd w:id="5886"/>
        <w:bookmarkEnd w:id="5887"/>
      </w:del>
    </w:p>
    <w:p w14:paraId="20DCA6FF" w14:textId="77777777" w:rsidR="00622EA7" w:rsidRPr="006B409E" w:rsidDel="0008299B" w:rsidRDefault="00622EA7">
      <w:pPr>
        <w:rPr>
          <w:del w:id="5888" w:author="Red Army" w:date="2012-04-07T16:04:00Z"/>
          <w:rFonts w:eastAsiaTheme="minorHAnsi"/>
        </w:rPr>
        <w:pPrChange w:id="5889" w:author="Red Army" w:date="2012-04-09T22:39:00Z">
          <w:pPr>
            <w:contextualSpacing/>
          </w:pPr>
        </w:pPrChange>
      </w:pPr>
      <w:del w:id="5890" w:author="Red Army" w:date="2012-04-07T16:04:00Z">
        <w:r w:rsidRPr="00441741" w:rsidDel="0008299B">
          <w:rPr>
            <w:noProof/>
            <w:lang w:eastAsia="ja-JP"/>
          </w:rPr>
          <w:drawing>
            <wp:inline distT="0" distB="0" distL="0" distR="0" wp14:anchorId="7D94F95D" wp14:editId="572F5B65">
              <wp:extent cx="2122170" cy="310515"/>
              <wp:effectExtent l="190500" t="190500" r="182880" b="18478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122170" cy="310515"/>
                      </a:xfrm>
                      <a:prstGeom prst="rect">
                        <a:avLst/>
                      </a:prstGeom>
                      <a:ln>
                        <a:noFill/>
                      </a:ln>
                      <a:effectLst>
                        <a:outerShdw blurRad="190500" algn="tl" rotWithShape="0">
                          <a:srgbClr val="000000">
                            <a:alpha val="70000"/>
                          </a:srgbClr>
                        </a:outerShdw>
                      </a:effectLst>
                    </pic:spPr>
                  </pic:pic>
                </a:graphicData>
              </a:graphic>
            </wp:inline>
          </w:drawing>
        </w:r>
        <w:bookmarkStart w:id="5891" w:name="_Toc321775007"/>
        <w:bookmarkStart w:id="5892" w:name="_Toc321775354"/>
        <w:bookmarkStart w:id="5893" w:name="_Toc321775701"/>
        <w:bookmarkStart w:id="5894" w:name="_Toc322200203"/>
        <w:bookmarkStart w:id="5895" w:name="_Toc322218971"/>
        <w:bookmarkStart w:id="5896" w:name="_Toc322219366"/>
        <w:bookmarkEnd w:id="5891"/>
        <w:bookmarkEnd w:id="5892"/>
        <w:bookmarkEnd w:id="5893"/>
        <w:bookmarkEnd w:id="5894"/>
        <w:bookmarkEnd w:id="5895"/>
        <w:bookmarkEnd w:id="5896"/>
      </w:del>
    </w:p>
    <w:p w14:paraId="4BFF546F" w14:textId="77777777" w:rsidR="00622EA7" w:rsidRPr="006B409E" w:rsidDel="0008299B" w:rsidRDefault="00622EA7">
      <w:pPr>
        <w:rPr>
          <w:del w:id="5897" w:author="Red Army" w:date="2012-04-07T16:04:00Z"/>
          <w:rFonts w:eastAsiaTheme="minorHAnsi"/>
        </w:rPr>
        <w:pPrChange w:id="5898" w:author="Red Army" w:date="2012-04-09T22:39:00Z">
          <w:pPr>
            <w:contextualSpacing/>
          </w:pPr>
        </w:pPrChange>
      </w:pPr>
      <w:bookmarkStart w:id="5899" w:name="_Toc321775008"/>
      <w:bookmarkStart w:id="5900" w:name="_Toc321775355"/>
      <w:bookmarkStart w:id="5901" w:name="_Toc321775702"/>
      <w:bookmarkStart w:id="5902" w:name="_Toc322200204"/>
      <w:bookmarkStart w:id="5903" w:name="_Toc322218972"/>
      <w:bookmarkStart w:id="5904" w:name="_Toc322219367"/>
      <w:bookmarkEnd w:id="5899"/>
      <w:bookmarkEnd w:id="5900"/>
      <w:bookmarkEnd w:id="5901"/>
      <w:bookmarkEnd w:id="5902"/>
      <w:bookmarkEnd w:id="5903"/>
      <w:bookmarkEnd w:id="5904"/>
    </w:p>
    <w:p w14:paraId="1D571153" w14:textId="77777777" w:rsidR="00622EA7" w:rsidRPr="006B409E" w:rsidDel="0008299B" w:rsidRDefault="00622EA7">
      <w:pPr>
        <w:rPr>
          <w:del w:id="5905" w:author="Red Army" w:date="2012-04-07T16:04:00Z"/>
          <w:rFonts w:eastAsiaTheme="minorHAnsi"/>
        </w:rPr>
        <w:pPrChange w:id="5906" w:author="Red Army" w:date="2012-04-09T22:39:00Z">
          <w:pPr>
            <w:contextualSpacing/>
          </w:pPr>
        </w:pPrChange>
      </w:pPr>
      <w:bookmarkStart w:id="5907" w:name="_Toc321775009"/>
      <w:bookmarkStart w:id="5908" w:name="_Toc321775356"/>
      <w:bookmarkStart w:id="5909" w:name="_Toc321775703"/>
      <w:bookmarkStart w:id="5910" w:name="_Toc322200205"/>
      <w:bookmarkStart w:id="5911" w:name="_Toc322218973"/>
      <w:bookmarkStart w:id="5912" w:name="_Toc322219368"/>
      <w:bookmarkEnd w:id="5907"/>
      <w:bookmarkEnd w:id="5908"/>
      <w:bookmarkEnd w:id="5909"/>
      <w:bookmarkEnd w:id="5910"/>
      <w:bookmarkEnd w:id="5911"/>
      <w:bookmarkEnd w:id="5912"/>
    </w:p>
    <w:p w14:paraId="30405F51" w14:textId="77777777" w:rsidR="00622EA7" w:rsidRPr="006B409E" w:rsidDel="0008299B" w:rsidRDefault="00622EA7">
      <w:pPr>
        <w:rPr>
          <w:del w:id="5913" w:author="Red Army" w:date="2012-04-07T16:04:00Z"/>
          <w:rFonts w:eastAsiaTheme="minorHAnsi"/>
        </w:rPr>
        <w:pPrChange w:id="5914" w:author="Red Army" w:date="2012-04-09T22:39:00Z">
          <w:pPr>
            <w:contextualSpacing/>
          </w:pPr>
        </w:pPrChange>
      </w:pPr>
      <w:bookmarkStart w:id="5915" w:name="_Toc321775010"/>
      <w:bookmarkStart w:id="5916" w:name="_Toc321775357"/>
      <w:bookmarkStart w:id="5917" w:name="_Toc321775704"/>
      <w:bookmarkStart w:id="5918" w:name="_Toc322200206"/>
      <w:bookmarkStart w:id="5919" w:name="_Toc322218974"/>
      <w:bookmarkStart w:id="5920" w:name="_Toc322219369"/>
      <w:bookmarkEnd w:id="5915"/>
      <w:bookmarkEnd w:id="5916"/>
      <w:bookmarkEnd w:id="5917"/>
      <w:bookmarkEnd w:id="5918"/>
      <w:bookmarkEnd w:id="5919"/>
      <w:bookmarkEnd w:id="5920"/>
    </w:p>
    <w:p w14:paraId="309568D0" w14:textId="77777777" w:rsidR="00622EA7" w:rsidRPr="006B409E" w:rsidDel="0008299B" w:rsidRDefault="00622EA7">
      <w:pPr>
        <w:rPr>
          <w:del w:id="5921" w:author="Red Army" w:date="2012-04-07T16:04:00Z"/>
          <w:rFonts w:eastAsiaTheme="minorHAnsi"/>
        </w:rPr>
        <w:pPrChange w:id="5922" w:author="Red Army" w:date="2012-04-09T22:39:00Z">
          <w:pPr>
            <w:contextualSpacing/>
          </w:pPr>
        </w:pPrChange>
      </w:pPr>
      <w:bookmarkStart w:id="5923" w:name="_Toc321775011"/>
      <w:bookmarkStart w:id="5924" w:name="_Toc321775358"/>
      <w:bookmarkStart w:id="5925" w:name="_Toc321775705"/>
      <w:bookmarkStart w:id="5926" w:name="_Toc322200207"/>
      <w:bookmarkStart w:id="5927" w:name="_Toc322218975"/>
      <w:bookmarkStart w:id="5928" w:name="_Toc322219370"/>
      <w:bookmarkEnd w:id="5923"/>
      <w:bookmarkEnd w:id="5924"/>
      <w:bookmarkEnd w:id="5925"/>
      <w:bookmarkEnd w:id="5926"/>
      <w:bookmarkEnd w:id="5927"/>
      <w:bookmarkEnd w:id="5928"/>
    </w:p>
    <w:p w14:paraId="6EE2CADA" w14:textId="77777777" w:rsidR="00622EA7" w:rsidRPr="006B409E" w:rsidDel="0008299B" w:rsidRDefault="00622EA7">
      <w:pPr>
        <w:rPr>
          <w:del w:id="5929" w:author="Red Army" w:date="2012-04-07T16:04:00Z"/>
          <w:rFonts w:eastAsiaTheme="minorHAnsi"/>
        </w:rPr>
        <w:pPrChange w:id="5930" w:author="Red Army" w:date="2012-04-09T22:39:00Z">
          <w:pPr>
            <w:contextualSpacing/>
          </w:pPr>
        </w:pPrChange>
      </w:pPr>
      <w:bookmarkStart w:id="5931" w:name="_Toc321775012"/>
      <w:bookmarkStart w:id="5932" w:name="_Toc321775359"/>
      <w:bookmarkStart w:id="5933" w:name="_Toc321775706"/>
      <w:bookmarkStart w:id="5934" w:name="_Toc322200208"/>
      <w:bookmarkStart w:id="5935" w:name="_Toc322218976"/>
      <w:bookmarkStart w:id="5936" w:name="_Toc322219371"/>
      <w:bookmarkEnd w:id="5931"/>
      <w:bookmarkEnd w:id="5932"/>
      <w:bookmarkEnd w:id="5933"/>
      <w:bookmarkEnd w:id="5934"/>
      <w:bookmarkEnd w:id="5935"/>
      <w:bookmarkEnd w:id="5936"/>
    </w:p>
    <w:p w14:paraId="0D8CFE7E" w14:textId="77777777" w:rsidR="00622EA7" w:rsidRPr="006B409E" w:rsidDel="0008299B" w:rsidRDefault="00622EA7">
      <w:pPr>
        <w:rPr>
          <w:del w:id="5937" w:author="Red Army" w:date="2012-04-07T16:04:00Z"/>
          <w:rFonts w:eastAsiaTheme="minorHAnsi"/>
        </w:rPr>
        <w:pPrChange w:id="5938" w:author="Red Army" w:date="2012-04-09T22:39:00Z">
          <w:pPr>
            <w:contextualSpacing/>
          </w:pPr>
        </w:pPrChange>
      </w:pPr>
      <w:bookmarkStart w:id="5939" w:name="_Toc321775013"/>
      <w:bookmarkStart w:id="5940" w:name="_Toc321775360"/>
      <w:bookmarkStart w:id="5941" w:name="_Toc321775707"/>
      <w:bookmarkStart w:id="5942" w:name="_Toc322200209"/>
      <w:bookmarkStart w:id="5943" w:name="_Toc322218977"/>
      <w:bookmarkStart w:id="5944" w:name="_Toc322219372"/>
      <w:bookmarkEnd w:id="5939"/>
      <w:bookmarkEnd w:id="5940"/>
      <w:bookmarkEnd w:id="5941"/>
      <w:bookmarkEnd w:id="5942"/>
      <w:bookmarkEnd w:id="5943"/>
      <w:bookmarkEnd w:id="5944"/>
    </w:p>
    <w:p w14:paraId="750BCD76" w14:textId="77777777" w:rsidR="00622EA7" w:rsidRPr="006B409E" w:rsidDel="0008299B" w:rsidRDefault="00622EA7">
      <w:pPr>
        <w:rPr>
          <w:del w:id="5945" w:author="Red Army" w:date="2012-04-07T16:04:00Z"/>
          <w:rFonts w:eastAsiaTheme="minorHAnsi"/>
        </w:rPr>
        <w:pPrChange w:id="5946" w:author="Red Army" w:date="2012-04-09T22:39:00Z">
          <w:pPr>
            <w:contextualSpacing/>
          </w:pPr>
        </w:pPrChange>
      </w:pPr>
      <w:bookmarkStart w:id="5947" w:name="_Toc321775014"/>
      <w:bookmarkStart w:id="5948" w:name="_Toc321775361"/>
      <w:bookmarkStart w:id="5949" w:name="_Toc321775708"/>
      <w:bookmarkStart w:id="5950" w:name="_Toc322200210"/>
      <w:bookmarkStart w:id="5951" w:name="_Toc322218978"/>
      <w:bookmarkStart w:id="5952" w:name="_Toc322219373"/>
      <w:bookmarkEnd w:id="5947"/>
      <w:bookmarkEnd w:id="5948"/>
      <w:bookmarkEnd w:id="5949"/>
      <w:bookmarkEnd w:id="5950"/>
      <w:bookmarkEnd w:id="5951"/>
      <w:bookmarkEnd w:id="5952"/>
    </w:p>
    <w:p w14:paraId="60D60FB7" w14:textId="77777777" w:rsidR="00622EA7" w:rsidRPr="006B409E" w:rsidDel="0008299B" w:rsidRDefault="00622EA7">
      <w:pPr>
        <w:rPr>
          <w:del w:id="5953" w:author="Red Army" w:date="2012-04-07T16:04:00Z"/>
          <w:rFonts w:eastAsiaTheme="minorHAnsi"/>
          <w:rPrChange w:id="5954" w:author="Red Army" w:date="2012-04-09T22:39:00Z">
            <w:rPr>
              <w:del w:id="5955" w:author="Red Army" w:date="2012-04-07T16:04:00Z"/>
              <w:rFonts w:asciiTheme="majorHAnsi" w:eastAsiaTheme="majorEastAsia" w:hAnsiTheme="majorHAnsi" w:cstheme="majorBidi"/>
              <w:b/>
              <w:bCs/>
              <w:iCs/>
              <w:color w:val="4F81BD" w:themeColor="accent1"/>
            </w:rPr>
          </w:rPrChange>
        </w:rPr>
        <w:pPrChange w:id="5956" w:author="Red Army" w:date="2012-04-09T22:39:00Z">
          <w:pPr>
            <w:keepNext/>
            <w:keepLines/>
            <w:numPr>
              <w:ilvl w:val="2"/>
              <w:numId w:val="44"/>
            </w:numPr>
            <w:spacing w:before="200" w:after="0"/>
            <w:ind w:left="1080" w:hanging="720"/>
            <w:outlineLvl w:val="3"/>
          </w:pPr>
        </w:pPrChange>
      </w:pPr>
      <w:del w:id="5957" w:author="Red Army" w:date="2012-04-07T16:04:00Z">
        <w:r w:rsidRPr="006B409E" w:rsidDel="0008299B">
          <w:rPr>
            <w:rFonts w:eastAsiaTheme="minorHAnsi"/>
            <w:rPrChange w:id="5958" w:author="Red Army" w:date="2012-04-09T22:39:00Z">
              <w:rPr>
                <w:rFonts w:asciiTheme="majorHAnsi" w:eastAsiaTheme="majorEastAsia" w:hAnsiTheme="majorHAnsi" w:cstheme="majorBidi"/>
                <w:b/>
                <w:bCs/>
                <w:iCs/>
                <w:color w:val="4F81BD" w:themeColor="accent1"/>
              </w:rPr>
            </w:rPrChange>
          </w:rPr>
          <w:delText>Manage Reported Answers</w:delText>
        </w:r>
        <w:bookmarkStart w:id="5959" w:name="_Toc321775015"/>
        <w:bookmarkStart w:id="5960" w:name="_Toc321775362"/>
        <w:bookmarkStart w:id="5961" w:name="_Toc321775709"/>
        <w:bookmarkStart w:id="5962" w:name="_Toc322200211"/>
        <w:bookmarkStart w:id="5963" w:name="_Toc322218979"/>
        <w:bookmarkStart w:id="5964" w:name="_Toc322219374"/>
        <w:bookmarkEnd w:id="5959"/>
        <w:bookmarkEnd w:id="5960"/>
        <w:bookmarkEnd w:id="5961"/>
        <w:bookmarkEnd w:id="5962"/>
        <w:bookmarkEnd w:id="5963"/>
        <w:bookmarkEnd w:id="5964"/>
      </w:del>
    </w:p>
    <w:p w14:paraId="0F25D63F" w14:textId="77777777" w:rsidR="00622EA7" w:rsidRPr="006B409E" w:rsidDel="0008299B" w:rsidRDefault="00622EA7">
      <w:pPr>
        <w:rPr>
          <w:del w:id="5965" w:author="Red Army" w:date="2012-04-07T16:04:00Z"/>
          <w:rFonts w:eastAsiaTheme="minorHAnsi"/>
        </w:rPr>
        <w:pPrChange w:id="5966" w:author="Red Army" w:date="2012-04-09T22:39:00Z">
          <w:pPr>
            <w:contextualSpacing/>
          </w:pPr>
        </w:pPrChange>
      </w:pPr>
      <w:del w:id="5967" w:author="Red Army" w:date="2012-04-07T16:04:00Z">
        <w:r w:rsidRPr="006B409E" w:rsidDel="0008299B">
          <w:rPr>
            <w:rFonts w:eastAsiaTheme="minorHAnsi"/>
          </w:rPr>
          <w:delText>This page will display answers reported as spam</w:delText>
        </w:r>
        <w:bookmarkStart w:id="5968" w:name="_Toc321775016"/>
        <w:bookmarkStart w:id="5969" w:name="_Toc321775363"/>
        <w:bookmarkStart w:id="5970" w:name="_Toc321775710"/>
        <w:bookmarkStart w:id="5971" w:name="_Toc322200212"/>
        <w:bookmarkStart w:id="5972" w:name="_Toc322218980"/>
        <w:bookmarkStart w:id="5973" w:name="_Toc322219375"/>
        <w:bookmarkEnd w:id="5968"/>
        <w:bookmarkEnd w:id="5969"/>
        <w:bookmarkEnd w:id="5970"/>
        <w:bookmarkEnd w:id="5971"/>
        <w:bookmarkEnd w:id="5972"/>
        <w:bookmarkEnd w:id="5973"/>
      </w:del>
    </w:p>
    <w:p w14:paraId="3998DE8B" w14:textId="77777777" w:rsidR="00622EA7" w:rsidRPr="006B409E" w:rsidDel="0008299B" w:rsidRDefault="00622EA7">
      <w:pPr>
        <w:rPr>
          <w:del w:id="5974" w:author="Red Army" w:date="2012-04-07T16:04:00Z"/>
          <w:rFonts w:eastAsiaTheme="minorHAnsi"/>
        </w:rPr>
        <w:pPrChange w:id="5975" w:author="Red Army" w:date="2012-04-09T22:39:00Z">
          <w:pPr>
            <w:contextualSpacing/>
          </w:pPr>
        </w:pPrChange>
      </w:pPr>
      <w:del w:id="5976" w:author="Red Army" w:date="2012-04-07T16:04:00Z">
        <w:r w:rsidRPr="00441741" w:rsidDel="0008299B">
          <w:rPr>
            <w:noProof/>
            <w:lang w:eastAsia="ja-JP"/>
          </w:rPr>
          <w:drawing>
            <wp:inline distT="0" distB="0" distL="0" distR="0" wp14:anchorId="4ED22036" wp14:editId="6E2A8E62">
              <wp:extent cx="4994695" cy="2681936"/>
              <wp:effectExtent l="190500" t="190500" r="187325" b="19494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994705" cy="2681941"/>
                      </a:xfrm>
                      <a:prstGeom prst="rect">
                        <a:avLst/>
                      </a:prstGeom>
                      <a:ln>
                        <a:noFill/>
                      </a:ln>
                      <a:effectLst>
                        <a:outerShdw blurRad="190500" algn="tl" rotWithShape="0">
                          <a:srgbClr val="000000">
                            <a:alpha val="70000"/>
                          </a:srgbClr>
                        </a:outerShdw>
                      </a:effectLst>
                    </pic:spPr>
                  </pic:pic>
                </a:graphicData>
              </a:graphic>
            </wp:inline>
          </w:drawing>
        </w:r>
        <w:bookmarkStart w:id="5977" w:name="_Toc321775017"/>
        <w:bookmarkStart w:id="5978" w:name="_Toc321775364"/>
        <w:bookmarkStart w:id="5979" w:name="_Toc321775711"/>
        <w:bookmarkStart w:id="5980" w:name="_Toc322200213"/>
        <w:bookmarkStart w:id="5981" w:name="_Toc322218981"/>
        <w:bookmarkStart w:id="5982" w:name="_Toc322219376"/>
        <w:bookmarkEnd w:id="5977"/>
        <w:bookmarkEnd w:id="5978"/>
        <w:bookmarkEnd w:id="5979"/>
        <w:bookmarkEnd w:id="5980"/>
        <w:bookmarkEnd w:id="5981"/>
        <w:bookmarkEnd w:id="5982"/>
      </w:del>
    </w:p>
    <w:p w14:paraId="389E420E" w14:textId="77777777" w:rsidR="00622EA7" w:rsidRPr="006B409E" w:rsidDel="0008299B" w:rsidRDefault="00622EA7">
      <w:pPr>
        <w:rPr>
          <w:del w:id="5983" w:author="Red Army" w:date="2012-04-07T16:04:00Z"/>
          <w:rFonts w:eastAsiaTheme="minorHAnsi"/>
        </w:rPr>
        <w:pPrChange w:id="5984" w:author="Red Army" w:date="2012-04-09T22:39:00Z">
          <w:pPr>
            <w:contextualSpacing/>
          </w:pPr>
        </w:pPrChange>
      </w:pPr>
      <w:del w:id="5985" w:author="Red Army" w:date="2012-04-07T16:04:00Z">
        <w:r w:rsidRPr="006B409E" w:rsidDel="0008299B">
          <w:rPr>
            <w:rFonts w:eastAsiaTheme="minorHAnsi"/>
          </w:rPr>
          <w:delText>Each reported answer will be displayed with question content, answer content, answer’s creator name, answer’s created date, number of times get reported and 2 button “False Report” and “Delete”</w:delText>
        </w:r>
        <w:bookmarkStart w:id="5986" w:name="_Toc321775018"/>
        <w:bookmarkStart w:id="5987" w:name="_Toc321775365"/>
        <w:bookmarkStart w:id="5988" w:name="_Toc321775712"/>
        <w:bookmarkStart w:id="5989" w:name="_Toc322200214"/>
        <w:bookmarkStart w:id="5990" w:name="_Toc322218982"/>
        <w:bookmarkStart w:id="5991" w:name="_Toc322219377"/>
        <w:bookmarkEnd w:id="5986"/>
        <w:bookmarkEnd w:id="5987"/>
        <w:bookmarkEnd w:id="5988"/>
        <w:bookmarkEnd w:id="5989"/>
        <w:bookmarkEnd w:id="5990"/>
        <w:bookmarkEnd w:id="5991"/>
      </w:del>
    </w:p>
    <w:p w14:paraId="2A58D879" w14:textId="77777777" w:rsidR="00622EA7" w:rsidRPr="006B409E" w:rsidDel="0008299B" w:rsidRDefault="00622EA7">
      <w:pPr>
        <w:rPr>
          <w:del w:id="5992" w:author="Red Army" w:date="2012-04-07T16:04:00Z"/>
          <w:rFonts w:eastAsiaTheme="minorHAnsi"/>
        </w:rPr>
        <w:pPrChange w:id="5993" w:author="Red Army" w:date="2012-04-09T22:39:00Z">
          <w:pPr>
            <w:contextualSpacing/>
          </w:pPr>
        </w:pPrChange>
      </w:pPr>
      <w:del w:id="5994" w:author="Red Army" w:date="2012-04-07T16:04:00Z">
        <w:r w:rsidRPr="006B409E" w:rsidDel="0008299B">
          <w:rPr>
            <w:rFonts w:eastAsiaTheme="minorHAnsi"/>
          </w:rPr>
          <w:delText>There is a filter helps you get reported answers with expected report number:</w:delText>
        </w:r>
        <w:bookmarkStart w:id="5995" w:name="_Toc321775019"/>
        <w:bookmarkStart w:id="5996" w:name="_Toc321775366"/>
        <w:bookmarkStart w:id="5997" w:name="_Toc321775713"/>
        <w:bookmarkStart w:id="5998" w:name="_Toc322200215"/>
        <w:bookmarkStart w:id="5999" w:name="_Toc322218983"/>
        <w:bookmarkStart w:id="6000" w:name="_Toc322219378"/>
        <w:bookmarkEnd w:id="5995"/>
        <w:bookmarkEnd w:id="5996"/>
        <w:bookmarkEnd w:id="5997"/>
        <w:bookmarkEnd w:id="5998"/>
        <w:bookmarkEnd w:id="5999"/>
        <w:bookmarkEnd w:id="6000"/>
      </w:del>
    </w:p>
    <w:p w14:paraId="2D755514" w14:textId="77777777" w:rsidR="00622EA7" w:rsidRPr="006B409E" w:rsidDel="0008299B" w:rsidRDefault="00622EA7">
      <w:pPr>
        <w:rPr>
          <w:del w:id="6001" w:author="Red Army" w:date="2012-04-07T16:04:00Z"/>
          <w:rFonts w:eastAsiaTheme="minorHAnsi"/>
        </w:rPr>
        <w:pPrChange w:id="6002" w:author="Red Army" w:date="2012-04-09T22:39:00Z">
          <w:pPr>
            <w:contextualSpacing/>
          </w:pPr>
        </w:pPrChange>
      </w:pPr>
      <w:del w:id="6003" w:author="Red Army" w:date="2012-04-07T16:04:00Z">
        <w:r w:rsidRPr="00441741" w:rsidDel="0008299B">
          <w:rPr>
            <w:noProof/>
            <w:lang w:eastAsia="ja-JP"/>
          </w:rPr>
          <w:drawing>
            <wp:inline distT="0" distB="0" distL="0" distR="0" wp14:anchorId="71A52C7A" wp14:editId="68A82D4B">
              <wp:extent cx="4994695" cy="217717"/>
              <wp:effectExtent l="190500" t="190500" r="187325" b="18288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000234" cy="217958"/>
                      </a:xfrm>
                      <a:prstGeom prst="rect">
                        <a:avLst/>
                      </a:prstGeom>
                      <a:ln>
                        <a:noFill/>
                      </a:ln>
                      <a:effectLst>
                        <a:outerShdw blurRad="190500" algn="tl" rotWithShape="0">
                          <a:srgbClr val="000000">
                            <a:alpha val="70000"/>
                          </a:srgbClr>
                        </a:outerShdw>
                      </a:effectLst>
                    </pic:spPr>
                  </pic:pic>
                </a:graphicData>
              </a:graphic>
            </wp:inline>
          </w:drawing>
        </w:r>
        <w:bookmarkStart w:id="6004" w:name="_Toc321775020"/>
        <w:bookmarkStart w:id="6005" w:name="_Toc321775367"/>
        <w:bookmarkStart w:id="6006" w:name="_Toc321775714"/>
        <w:bookmarkStart w:id="6007" w:name="_Toc322200216"/>
        <w:bookmarkStart w:id="6008" w:name="_Toc322218984"/>
        <w:bookmarkStart w:id="6009" w:name="_Toc322219379"/>
        <w:bookmarkEnd w:id="6004"/>
        <w:bookmarkEnd w:id="6005"/>
        <w:bookmarkEnd w:id="6006"/>
        <w:bookmarkEnd w:id="6007"/>
        <w:bookmarkEnd w:id="6008"/>
        <w:bookmarkEnd w:id="6009"/>
      </w:del>
    </w:p>
    <w:p w14:paraId="094D9FCF" w14:textId="77777777" w:rsidR="00622EA7" w:rsidRPr="006B409E" w:rsidDel="0008299B" w:rsidRDefault="00622EA7">
      <w:pPr>
        <w:rPr>
          <w:del w:id="6010" w:author="Red Army" w:date="2012-04-07T16:04:00Z"/>
          <w:rFonts w:eastAsiaTheme="minorHAnsi"/>
        </w:rPr>
        <w:pPrChange w:id="6011" w:author="Red Army" w:date="2012-04-09T22:39:00Z">
          <w:pPr>
            <w:contextualSpacing/>
          </w:pPr>
        </w:pPrChange>
      </w:pPr>
      <w:del w:id="6012" w:author="Red Army" w:date="2012-04-07T16:04:00Z">
        <w:r w:rsidRPr="006B409E" w:rsidDel="0008299B">
          <w:rPr>
            <w:rFonts w:eastAsiaTheme="minorHAnsi"/>
          </w:rPr>
          <w:delText>You can click to creator name hyperlink to view information about the creator or click to report number to view detail of all reports (Who report, when and what reason) in a popup</w:delText>
        </w:r>
        <w:bookmarkStart w:id="6013" w:name="_Toc321775021"/>
        <w:bookmarkStart w:id="6014" w:name="_Toc321775368"/>
        <w:bookmarkStart w:id="6015" w:name="_Toc321775715"/>
        <w:bookmarkStart w:id="6016" w:name="_Toc322200217"/>
        <w:bookmarkStart w:id="6017" w:name="_Toc322218985"/>
        <w:bookmarkStart w:id="6018" w:name="_Toc322219380"/>
        <w:bookmarkEnd w:id="6013"/>
        <w:bookmarkEnd w:id="6014"/>
        <w:bookmarkEnd w:id="6015"/>
        <w:bookmarkEnd w:id="6016"/>
        <w:bookmarkEnd w:id="6017"/>
        <w:bookmarkEnd w:id="6018"/>
      </w:del>
    </w:p>
    <w:p w14:paraId="01F87CE1" w14:textId="77777777" w:rsidR="00622EA7" w:rsidRPr="006B409E" w:rsidDel="0008299B" w:rsidRDefault="00622EA7">
      <w:pPr>
        <w:rPr>
          <w:del w:id="6019" w:author="Red Army" w:date="2012-04-07T16:04:00Z"/>
          <w:rFonts w:eastAsiaTheme="minorHAnsi"/>
        </w:rPr>
        <w:pPrChange w:id="6020" w:author="Red Army" w:date="2012-04-09T22:39:00Z">
          <w:pPr>
            <w:contextualSpacing/>
          </w:pPr>
        </w:pPrChange>
      </w:pPr>
      <w:del w:id="6021" w:author="Red Army" w:date="2012-04-07T16:04:00Z">
        <w:r w:rsidRPr="00441741" w:rsidDel="0008299B">
          <w:rPr>
            <w:noProof/>
            <w:lang w:eastAsia="ja-JP"/>
          </w:rPr>
          <w:drawing>
            <wp:inline distT="0" distB="0" distL="0" distR="0" wp14:anchorId="16DE8285" wp14:editId="7141EDD9">
              <wp:extent cx="4813300" cy="828040"/>
              <wp:effectExtent l="190500" t="190500" r="196850" b="1816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813300" cy="828040"/>
                      </a:xfrm>
                      <a:prstGeom prst="rect">
                        <a:avLst/>
                      </a:prstGeom>
                      <a:ln>
                        <a:noFill/>
                      </a:ln>
                      <a:effectLst>
                        <a:outerShdw blurRad="190500" algn="tl" rotWithShape="0">
                          <a:srgbClr val="000000">
                            <a:alpha val="70000"/>
                          </a:srgbClr>
                        </a:outerShdw>
                      </a:effectLst>
                    </pic:spPr>
                  </pic:pic>
                </a:graphicData>
              </a:graphic>
            </wp:inline>
          </w:drawing>
        </w:r>
        <w:bookmarkStart w:id="6022" w:name="_Toc321775022"/>
        <w:bookmarkStart w:id="6023" w:name="_Toc321775369"/>
        <w:bookmarkStart w:id="6024" w:name="_Toc321775716"/>
        <w:bookmarkStart w:id="6025" w:name="_Toc322200218"/>
        <w:bookmarkStart w:id="6026" w:name="_Toc322218986"/>
        <w:bookmarkStart w:id="6027" w:name="_Toc322219381"/>
        <w:bookmarkEnd w:id="6022"/>
        <w:bookmarkEnd w:id="6023"/>
        <w:bookmarkEnd w:id="6024"/>
        <w:bookmarkEnd w:id="6025"/>
        <w:bookmarkEnd w:id="6026"/>
        <w:bookmarkEnd w:id="6027"/>
      </w:del>
    </w:p>
    <w:p w14:paraId="34DB6B74" w14:textId="77777777" w:rsidR="00622EA7" w:rsidRPr="006B409E" w:rsidDel="0008299B" w:rsidRDefault="00622EA7">
      <w:pPr>
        <w:rPr>
          <w:del w:id="6028" w:author="Red Army" w:date="2012-04-07T16:04:00Z"/>
          <w:rFonts w:eastAsiaTheme="minorHAnsi"/>
        </w:rPr>
        <w:pPrChange w:id="6029" w:author="Red Army" w:date="2012-04-09T22:39:00Z">
          <w:pPr>
            <w:contextualSpacing/>
          </w:pPr>
        </w:pPrChange>
      </w:pPr>
      <w:del w:id="6030" w:author="Red Army" w:date="2012-04-07T16:04:00Z">
        <w:r w:rsidRPr="006B409E" w:rsidDel="0008299B">
          <w:rPr>
            <w:rFonts w:eastAsiaTheme="minorHAnsi"/>
          </w:rPr>
          <w:lastRenderedPageBreak/>
          <w:delText>After checking all need information. If you decide that the place was falsely reported, click to “False Report” button to delete all reports belong to selected answer. If not, click to “Delete” button to delete selected answer and all reports belong to it.</w:delText>
        </w:r>
        <w:bookmarkStart w:id="6031" w:name="_Toc321775023"/>
        <w:bookmarkStart w:id="6032" w:name="_Toc321775370"/>
        <w:bookmarkStart w:id="6033" w:name="_Toc321775717"/>
        <w:bookmarkStart w:id="6034" w:name="_Toc322200219"/>
        <w:bookmarkStart w:id="6035" w:name="_Toc322218987"/>
        <w:bookmarkStart w:id="6036" w:name="_Toc322219382"/>
        <w:bookmarkEnd w:id="6031"/>
        <w:bookmarkEnd w:id="6032"/>
        <w:bookmarkEnd w:id="6033"/>
        <w:bookmarkEnd w:id="6034"/>
        <w:bookmarkEnd w:id="6035"/>
        <w:bookmarkEnd w:id="6036"/>
      </w:del>
    </w:p>
    <w:p w14:paraId="60B5FEF5" w14:textId="77777777" w:rsidR="00622EA7" w:rsidRPr="006B409E" w:rsidDel="0008299B" w:rsidRDefault="00622EA7">
      <w:pPr>
        <w:rPr>
          <w:del w:id="6037" w:author="Red Army" w:date="2012-04-07T16:04:00Z"/>
          <w:rFonts w:eastAsiaTheme="minorHAnsi"/>
        </w:rPr>
        <w:pPrChange w:id="6038" w:author="Red Army" w:date="2012-04-09T22:39:00Z">
          <w:pPr>
            <w:contextualSpacing/>
          </w:pPr>
        </w:pPrChange>
      </w:pPr>
      <w:del w:id="6039" w:author="Red Army" w:date="2012-04-07T16:04:00Z">
        <w:r w:rsidRPr="00441741" w:rsidDel="0008299B">
          <w:rPr>
            <w:noProof/>
            <w:lang w:eastAsia="ja-JP"/>
          </w:rPr>
          <w:drawing>
            <wp:inline distT="0" distB="0" distL="0" distR="0" wp14:anchorId="094E8D41" wp14:editId="258DADFD">
              <wp:extent cx="2122170" cy="310515"/>
              <wp:effectExtent l="190500" t="190500" r="182880" b="18478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122170" cy="310515"/>
                      </a:xfrm>
                      <a:prstGeom prst="rect">
                        <a:avLst/>
                      </a:prstGeom>
                      <a:ln>
                        <a:noFill/>
                      </a:ln>
                      <a:effectLst>
                        <a:outerShdw blurRad="190500" algn="tl" rotWithShape="0">
                          <a:srgbClr val="000000">
                            <a:alpha val="70000"/>
                          </a:srgbClr>
                        </a:outerShdw>
                      </a:effectLst>
                    </pic:spPr>
                  </pic:pic>
                </a:graphicData>
              </a:graphic>
            </wp:inline>
          </w:drawing>
        </w:r>
        <w:bookmarkStart w:id="6040" w:name="_Toc321775024"/>
        <w:bookmarkStart w:id="6041" w:name="_Toc321775371"/>
        <w:bookmarkStart w:id="6042" w:name="_Toc321775718"/>
        <w:bookmarkStart w:id="6043" w:name="_Toc322200220"/>
        <w:bookmarkStart w:id="6044" w:name="_Toc322218988"/>
        <w:bookmarkStart w:id="6045" w:name="_Toc322219383"/>
        <w:bookmarkEnd w:id="6040"/>
        <w:bookmarkEnd w:id="6041"/>
        <w:bookmarkEnd w:id="6042"/>
        <w:bookmarkEnd w:id="6043"/>
        <w:bookmarkEnd w:id="6044"/>
        <w:bookmarkEnd w:id="6045"/>
      </w:del>
    </w:p>
    <w:p w14:paraId="4102E83A" w14:textId="77777777" w:rsidR="00622EA7" w:rsidRPr="006B409E" w:rsidDel="0008299B" w:rsidRDefault="00622EA7">
      <w:pPr>
        <w:rPr>
          <w:del w:id="6046" w:author="Red Army" w:date="2012-04-07T16:04:00Z"/>
          <w:rFonts w:eastAsiaTheme="minorHAnsi"/>
        </w:rPr>
      </w:pPr>
      <w:bookmarkStart w:id="6047" w:name="_Toc321775025"/>
      <w:bookmarkStart w:id="6048" w:name="_Toc321775372"/>
      <w:bookmarkStart w:id="6049" w:name="_Toc321775719"/>
      <w:bookmarkStart w:id="6050" w:name="_Toc322200221"/>
      <w:bookmarkStart w:id="6051" w:name="_Toc322218989"/>
      <w:bookmarkStart w:id="6052" w:name="_Toc322219384"/>
      <w:bookmarkEnd w:id="6047"/>
      <w:bookmarkEnd w:id="6048"/>
      <w:bookmarkEnd w:id="6049"/>
      <w:bookmarkEnd w:id="6050"/>
      <w:bookmarkEnd w:id="6051"/>
      <w:bookmarkEnd w:id="6052"/>
    </w:p>
    <w:p w14:paraId="2793D024" w14:textId="77777777" w:rsidR="00622EA7" w:rsidRPr="006B409E" w:rsidDel="0008299B" w:rsidRDefault="00622EA7">
      <w:pPr>
        <w:rPr>
          <w:del w:id="6053" w:author="Red Army" w:date="2012-04-07T16:04:00Z"/>
          <w:rFonts w:eastAsiaTheme="minorHAnsi"/>
          <w:rPrChange w:id="6054" w:author="Red Army" w:date="2012-04-09T22:39:00Z">
            <w:rPr>
              <w:del w:id="6055" w:author="Red Army" w:date="2012-04-07T16:04:00Z"/>
              <w:rFonts w:asciiTheme="majorHAnsi" w:eastAsiaTheme="majorEastAsia" w:hAnsiTheme="majorHAnsi" w:cstheme="majorBidi"/>
              <w:b/>
              <w:bCs/>
              <w:color w:val="4F81BD" w:themeColor="accent1"/>
            </w:rPr>
          </w:rPrChange>
        </w:rPr>
        <w:pPrChange w:id="6056" w:author="Red Army" w:date="2012-04-09T22:39:00Z">
          <w:pPr>
            <w:keepNext/>
            <w:keepLines/>
            <w:numPr>
              <w:ilvl w:val="1"/>
              <w:numId w:val="44"/>
            </w:numPr>
            <w:spacing w:before="200" w:after="0"/>
            <w:ind w:hanging="360"/>
            <w:outlineLvl w:val="2"/>
          </w:pPr>
        </w:pPrChange>
      </w:pPr>
      <w:del w:id="6057" w:author="Red Army" w:date="2012-04-07T16:04:00Z">
        <w:r w:rsidRPr="006B409E" w:rsidDel="0008299B">
          <w:rPr>
            <w:rFonts w:eastAsiaTheme="minorHAnsi"/>
            <w:rPrChange w:id="6058" w:author="Red Army" w:date="2012-04-09T22:39:00Z">
              <w:rPr>
                <w:rFonts w:asciiTheme="majorHAnsi" w:eastAsiaTheme="majorEastAsia" w:hAnsiTheme="majorHAnsi" w:cstheme="majorBidi"/>
                <w:b/>
                <w:bCs/>
                <w:color w:val="4F81BD" w:themeColor="accent1"/>
              </w:rPr>
            </w:rPrChange>
          </w:rPr>
          <w:delText xml:space="preserve">Manage Users </w:delText>
        </w:r>
        <w:bookmarkStart w:id="6059" w:name="_Toc321775026"/>
        <w:bookmarkStart w:id="6060" w:name="_Toc321775373"/>
        <w:bookmarkStart w:id="6061" w:name="_Toc321775720"/>
        <w:bookmarkStart w:id="6062" w:name="_Toc322200222"/>
        <w:bookmarkStart w:id="6063" w:name="_Toc322218990"/>
        <w:bookmarkStart w:id="6064" w:name="_Toc322219385"/>
        <w:bookmarkEnd w:id="6059"/>
        <w:bookmarkEnd w:id="6060"/>
        <w:bookmarkEnd w:id="6061"/>
        <w:bookmarkEnd w:id="6062"/>
        <w:bookmarkEnd w:id="6063"/>
        <w:bookmarkEnd w:id="6064"/>
      </w:del>
    </w:p>
    <w:p w14:paraId="6CA4AB19" w14:textId="77777777" w:rsidR="00622EA7" w:rsidRPr="006B409E" w:rsidDel="0008299B" w:rsidRDefault="00622EA7">
      <w:pPr>
        <w:rPr>
          <w:del w:id="6065" w:author="Red Army" w:date="2012-04-07T16:04:00Z"/>
          <w:rFonts w:eastAsiaTheme="minorHAnsi"/>
          <w:rPrChange w:id="6066" w:author="Red Army" w:date="2012-04-09T22:39:00Z">
            <w:rPr>
              <w:del w:id="6067" w:author="Red Army" w:date="2012-04-07T16:04:00Z"/>
              <w:rFonts w:asciiTheme="majorHAnsi" w:eastAsiaTheme="majorEastAsia" w:hAnsiTheme="majorHAnsi" w:cstheme="majorBidi"/>
              <w:b/>
              <w:bCs/>
              <w:iCs/>
              <w:vanish/>
              <w:color w:val="4F81BD" w:themeColor="accent1"/>
            </w:rPr>
          </w:rPrChange>
        </w:rPr>
        <w:pPrChange w:id="6068" w:author="Red Army" w:date="2012-04-09T22:39:00Z">
          <w:pPr>
            <w:keepNext/>
            <w:keepLines/>
            <w:numPr>
              <w:ilvl w:val="1"/>
              <w:numId w:val="44"/>
            </w:numPr>
            <w:spacing w:before="200" w:after="0"/>
            <w:ind w:hanging="360"/>
            <w:outlineLvl w:val="3"/>
          </w:pPr>
        </w:pPrChange>
      </w:pPr>
      <w:bookmarkStart w:id="6069" w:name="_Toc321775027"/>
      <w:bookmarkStart w:id="6070" w:name="_Toc321775374"/>
      <w:bookmarkStart w:id="6071" w:name="_Toc321775721"/>
      <w:bookmarkStart w:id="6072" w:name="_Toc322200223"/>
      <w:bookmarkStart w:id="6073" w:name="_Toc322218991"/>
      <w:bookmarkStart w:id="6074" w:name="_Toc322219386"/>
      <w:bookmarkEnd w:id="6069"/>
      <w:bookmarkEnd w:id="6070"/>
      <w:bookmarkEnd w:id="6071"/>
      <w:bookmarkEnd w:id="6072"/>
      <w:bookmarkEnd w:id="6073"/>
      <w:bookmarkEnd w:id="6074"/>
    </w:p>
    <w:p w14:paraId="0444DCDD" w14:textId="77777777" w:rsidR="00622EA7" w:rsidRPr="006B409E" w:rsidDel="0008299B" w:rsidRDefault="00622EA7">
      <w:pPr>
        <w:rPr>
          <w:del w:id="6075" w:author="Red Army" w:date="2012-04-07T16:04:00Z"/>
          <w:rFonts w:eastAsiaTheme="minorHAnsi"/>
          <w:rPrChange w:id="6076" w:author="Red Army" w:date="2012-04-09T22:39:00Z">
            <w:rPr>
              <w:del w:id="6077" w:author="Red Army" w:date="2012-04-07T16:04:00Z"/>
              <w:rFonts w:asciiTheme="majorHAnsi" w:eastAsiaTheme="majorEastAsia" w:hAnsiTheme="majorHAnsi" w:cstheme="majorBidi"/>
              <w:b/>
              <w:bCs/>
              <w:iCs/>
              <w:vanish/>
              <w:color w:val="4F81BD" w:themeColor="accent1"/>
            </w:rPr>
          </w:rPrChange>
        </w:rPr>
        <w:pPrChange w:id="6078" w:author="Red Army" w:date="2012-04-09T22:39:00Z">
          <w:pPr>
            <w:keepNext/>
            <w:keepLines/>
            <w:numPr>
              <w:ilvl w:val="1"/>
              <w:numId w:val="44"/>
            </w:numPr>
            <w:spacing w:before="200" w:after="0"/>
            <w:ind w:hanging="360"/>
            <w:outlineLvl w:val="3"/>
          </w:pPr>
        </w:pPrChange>
      </w:pPr>
      <w:bookmarkStart w:id="6079" w:name="_Toc321775028"/>
      <w:bookmarkStart w:id="6080" w:name="_Toc321775375"/>
      <w:bookmarkStart w:id="6081" w:name="_Toc321775722"/>
      <w:bookmarkStart w:id="6082" w:name="_Toc322200224"/>
      <w:bookmarkStart w:id="6083" w:name="_Toc322218992"/>
      <w:bookmarkStart w:id="6084" w:name="_Toc322219387"/>
      <w:bookmarkEnd w:id="6079"/>
      <w:bookmarkEnd w:id="6080"/>
      <w:bookmarkEnd w:id="6081"/>
      <w:bookmarkEnd w:id="6082"/>
      <w:bookmarkEnd w:id="6083"/>
      <w:bookmarkEnd w:id="6084"/>
    </w:p>
    <w:p w14:paraId="60D9CAA6" w14:textId="77777777" w:rsidR="00622EA7" w:rsidRPr="006B409E" w:rsidDel="0008299B" w:rsidRDefault="00622EA7">
      <w:pPr>
        <w:rPr>
          <w:del w:id="6085" w:author="Red Army" w:date="2012-04-07T16:04:00Z"/>
          <w:rFonts w:eastAsiaTheme="minorHAnsi"/>
          <w:rPrChange w:id="6086" w:author="Red Army" w:date="2012-04-09T22:39:00Z">
            <w:rPr>
              <w:del w:id="6087" w:author="Red Army" w:date="2012-04-07T16:04:00Z"/>
              <w:rFonts w:asciiTheme="majorHAnsi" w:eastAsiaTheme="majorEastAsia" w:hAnsiTheme="majorHAnsi" w:cstheme="majorBidi"/>
              <w:b/>
              <w:bCs/>
              <w:iCs/>
              <w:color w:val="4F81BD" w:themeColor="accent1"/>
            </w:rPr>
          </w:rPrChange>
        </w:rPr>
        <w:pPrChange w:id="6088" w:author="Red Army" w:date="2012-04-09T22:39:00Z">
          <w:pPr>
            <w:keepNext/>
            <w:keepLines/>
            <w:numPr>
              <w:ilvl w:val="2"/>
              <w:numId w:val="46"/>
            </w:numPr>
            <w:spacing w:before="200" w:after="0"/>
            <w:ind w:left="1080" w:hanging="720"/>
            <w:outlineLvl w:val="3"/>
          </w:pPr>
        </w:pPrChange>
      </w:pPr>
      <w:del w:id="6089" w:author="Red Army" w:date="2012-04-07T16:04:00Z">
        <w:r w:rsidRPr="006B409E" w:rsidDel="0008299B">
          <w:rPr>
            <w:rFonts w:eastAsiaTheme="minorHAnsi"/>
            <w:rPrChange w:id="6090" w:author="Red Army" w:date="2012-04-09T22:39:00Z">
              <w:rPr>
                <w:rFonts w:asciiTheme="majorHAnsi" w:eastAsiaTheme="majorEastAsia" w:hAnsiTheme="majorHAnsi" w:cstheme="majorBidi"/>
                <w:b/>
                <w:bCs/>
                <w:iCs/>
                <w:color w:val="4F81BD" w:themeColor="accent1"/>
              </w:rPr>
            </w:rPrChange>
          </w:rPr>
          <w:delText>Manage Users</w:delText>
        </w:r>
        <w:bookmarkStart w:id="6091" w:name="_Toc321775029"/>
        <w:bookmarkStart w:id="6092" w:name="_Toc321775376"/>
        <w:bookmarkStart w:id="6093" w:name="_Toc321775723"/>
        <w:bookmarkStart w:id="6094" w:name="_Toc322200225"/>
        <w:bookmarkStart w:id="6095" w:name="_Toc322218993"/>
        <w:bookmarkStart w:id="6096" w:name="_Toc322219388"/>
        <w:bookmarkEnd w:id="6091"/>
        <w:bookmarkEnd w:id="6092"/>
        <w:bookmarkEnd w:id="6093"/>
        <w:bookmarkEnd w:id="6094"/>
        <w:bookmarkEnd w:id="6095"/>
        <w:bookmarkEnd w:id="6096"/>
      </w:del>
    </w:p>
    <w:p w14:paraId="1E401D45" w14:textId="77777777" w:rsidR="00622EA7" w:rsidRPr="006B409E" w:rsidDel="0008299B" w:rsidRDefault="00622EA7">
      <w:pPr>
        <w:rPr>
          <w:del w:id="6097" w:author="Red Army" w:date="2012-04-07T16:04:00Z"/>
          <w:rFonts w:eastAsiaTheme="minorHAnsi"/>
        </w:rPr>
        <w:pPrChange w:id="6098" w:author="Red Army" w:date="2012-04-09T22:39:00Z">
          <w:pPr>
            <w:ind w:left="426" w:firstLine="283"/>
            <w:jc w:val="both"/>
          </w:pPr>
        </w:pPrChange>
      </w:pPr>
      <w:del w:id="6099" w:author="Red Army" w:date="2012-04-07T16:04:00Z">
        <w:r w:rsidRPr="006B409E" w:rsidDel="0008299B">
          <w:rPr>
            <w:rFonts w:eastAsiaTheme="minorHAnsi"/>
          </w:rPr>
          <w:delText xml:space="preserve">This page manages all users existed in the sytem. </w:delText>
        </w:r>
        <w:bookmarkStart w:id="6100" w:name="_Toc321775030"/>
        <w:bookmarkStart w:id="6101" w:name="_Toc321775377"/>
        <w:bookmarkStart w:id="6102" w:name="_Toc321775724"/>
        <w:bookmarkStart w:id="6103" w:name="_Toc322200226"/>
        <w:bookmarkStart w:id="6104" w:name="_Toc322218994"/>
        <w:bookmarkStart w:id="6105" w:name="_Toc322219389"/>
        <w:bookmarkEnd w:id="6100"/>
        <w:bookmarkEnd w:id="6101"/>
        <w:bookmarkEnd w:id="6102"/>
        <w:bookmarkEnd w:id="6103"/>
        <w:bookmarkEnd w:id="6104"/>
        <w:bookmarkEnd w:id="6105"/>
      </w:del>
    </w:p>
    <w:p w14:paraId="1CAFA72D" w14:textId="77777777" w:rsidR="00622EA7" w:rsidRPr="006B409E" w:rsidDel="0008299B" w:rsidRDefault="00622EA7">
      <w:pPr>
        <w:rPr>
          <w:del w:id="6106" w:author="Red Army" w:date="2012-04-07T16:04:00Z"/>
          <w:rFonts w:eastAsiaTheme="minorHAnsi"/>
        </w:rPr>
        <w:pPrChange w:id="6107" w:author="Red Army" w:date="2012-04-09T22:39:00Z">
          <w:pPr>
            <w:ind w:firstLine="720"/>
          </w:pPr>
        </w:pPrChange>
      </w:pPr>
      <w:del w:id="6108" w:author="Red Army" w:date="2012-04-07T16:04:00Z">
        <w:r w:rsidRPr="00441741" w:rsidDel="0008299B">
          <w:rPr>
            <w:noProof/>
            <w:lang w:eastAsia="ja-JP"/>
          </w:rPr>
          <w:drawing>
            <wp:inline distT="0" distB="0" distL="0" distR="0" wp14:anchorId="47587F4D" wp14:editId="29189640">
              <wp:extent cx="5003320" cy="1354456"/>
              <wp:effectExtent l="190500" t="190500" r="197485" b="18859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118">
                        <a:extLst>
                          <a:ext uri="{28A0092B-C50C-407E-A947-70E740481C1C}">
                            <a14:useLocalDpi xmlns:a14="http://schemas.microsoft.com/office/drawing/2010/main" val="0"/>
                          </a:ext>
                        </a:extLst>
                      </a:blip>
                      <a:stretch>
                        <a:fillRect/>
                      </a:stretch>
                    </pic:blipFill>
                    <pic:spPr>
                      <a:xfrm>
                        <a:off x="0" y="0"/>
                        <a:ext cx="5005852" cy="1355141"/>
                      </a:xfrm>
                      <a:prstGeom prst="rect">
                        <a:avLst/>
                      </a:prstGeom>
                      <a:ln>
                        <a:noFill/>
                      </a:ln>
                      <a:effectLst>
                        <a:outerShdw blurRad="190500" algn="tl" rotWithShape="0">
                          <a:srgbClr val="000000">
                            <a:alpha val="70000"/>
                          </a:srgbClr>
                        </a:outerShdw>
                      </a:effectLst>
                    </pic:spPr>
                  </pic:pic>
                </a:graphicData>
              </a:graphic>
            </wp:inline>
          </w:drawing>
        </w:r>
        <w:bookmarkStart w:id="6109" w:name="_Toc321775031"/>
        <w:bookmarkStart w:id="6110" w:name="_Toc321775378"/>
        <w:bookmarkStart w:id="6111" w:name="_Toc321775725"/>
        <w:bookmarkStart w:id="6112" w:name="_Toc322200227"/>
        <w:bookmarkStart w:id="6113" w:name="_Toc322218995"/>
        <w:bookmarkStart w:id="6114" w:name="_Toc322219390"/>
        <w:bookmarkEnd w:id="6109"/>
        <w:bookmarkEnd w:id="6110"/>
        <w:bookmarkEnd w:id="6111"/>
        <w:bookmarkEnd w:id="6112"/>
        <w:bookmarkEnd w:id="6113"/>
        <w:bookmarkEnd w:id="6114"/>
      </w:del>
    </w:p>
    <w:p w14:paraId="19AD2B4A" w14:textId="77777777" w:rsidR="00622EA7" w:rsidRPr="006B409E" w:rsidDel="0008299B" w:rsidRDefault="00622EA7">
      <w:pPr>
        <w:rPr>
          <w:del w:id="6115" w:author="Red Army" w:date="2012-04-07T16:04:00Z"/>
          <w:rFonts w:eastAsiaTheme="minorHAnsi"/>
        </w:rPr>
        <w:pPrChange w:id="6116" w:author="Red Army" w:date="2012-04-09T22:39:00Z">
          <w:pPr>
            <w:jc w:val="both"/>
          </w:pPr>
        </w:pPrChange>
      </w:pPr>
      <w:del w:id="6117" w:author="Red Army" w:date="2012-04-07T16:04:00Z">
        <w:r w:rsidRPr="006B409E" w:rsidDel="0008299B">
          <w:rPr>
            <w:rFonts w:eastAsiaTheme="minorHAnsi"/>
          </w:rPr>
          <w:delText>You can view user details by clicking to Email hyperlink of any user you want. View Details User page will appear including some information: Email, Full Name, Point, User State, Roles, Last Logged in, and Registered Date. At this page, you can delete user by clicking to “Delete” button or click to “Edit” button to change user’s information.</w:delText>
        </w:r>
        <w:bookmarkStart w:id="6118" w:name="_Toc321775032"/>
        <w:bookmarkStart w:id="6119" w:name="_Toc321775379"/>
        <w:bookmarkStart w:id="6120" w:name="_Toc321775726"/>
        <w:bookmarkStart w:id="6121" w:name="_Toc322200228"/>
        <w:bookmarkStart w:id="6122" w:name="_Toc322218996"/>
        <w:bookmarkStart w:id="6123" w:name="_Toc322219391"/>
        <w:bookmarkEnd w:id="6118"/>
        <w:bookmarkEnd w:id="6119"/>
        <w:bookmarkEnd w:id="6120"/>
        <w:bookmarkEnd w:id="6121"/>
        <w:bookmarkEnd w:id="6122"/>
        <w:bookmarkEnd w:id="6123"/>
      </w:del>
    </w:p>
    <w:p w14:paraId="2362635E" w14:textId="77777777" w:rsidR="00622EA7" w:rsidRPr="006B409E" w:rsidDel="0008299B" w:rsidRDefault="00622EA7">
      <w:pPr>
        <w:rPr>
          <w:del w:id="6124" w:author="Red Army" w:date="2012-04-07T16:04:00Z"/>
          <w:rFonts w:eastAsiaTheme="minorHAnsi"/>
        </w:rPr>
        <w:pPrChange w:id="6125" w:author="Red Army" w:date="2012-04-09T22:39:00Z">
          <w:pPr>
            <w:ind w:firstLine="720"/>
          </w:pPr>
        </w:pPrChange>
      </w:pPr>
      <w:del w:id="6126" w:author="Red Army" w:date="2012-04-07T16:04:00Z">
        <w:r w:rsidRPr="00441741" w:rsidDel="0008299B">
          <w:rPr>
            <w:noProof/>
            <w:lang w:eastAsia="ja-JP"/>
          </w:rPr>
          <w:lastRenderedPageBreak/>
          <w:drawing>
            <wp:inline distT="0" distB="0" distL="0" distR="0" wp14:anchorId="2F48D098" wp14:editId="17772BAA">
              <wp:extent cx="3145365" cy="2570672"/>
              <wp:effectExtent l="190500" t="190500" r="188595" b="19177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119">
                        <a:extLst>
                          <a:ext uri="{28A0092B-C50C-407E-A947-70E740481C1C}">
                            <a14:useLocalDpi xmlns:a14="http://schemas.microsoft.com/office/drawing/2010/main" val="0"/>
                          </a:ext>
                        </a:extLst>
                      </a:blip>
                      <a:stretch>
                        <a:fillRect/>
                      </a:stretch>
                    </pic:blipFill>
                    <pic:spPr>
                      <a:xfrm>
                        <a:off x="0" y="0"/>
                        <a:ext cx="3145365" cy="2570672"/>
                      </a:xfrm>
                      <a:prstGeom prst="rect">
                        <a:avLst/>
                      </a:prstGeom>
                      <a:ln>
                        <a:noFill/>
                      </a:ln>
                      <a:effectLst>
                        <a:outerShdw blurRad="190500" algn="tl" rotWithShape="0">
                          <a:srgbClr val="000000">
                            <a:alpha val="70000"/>
                          </a:srgbClr>
                        </a:outerShdw>
                      </a:effectLst>
                    </pic:spPr>
                  </pic:pic>
                </a:graphicData>
              </a:graphic>
            </wp:inline>
          </w:drawing>
        </w:r>
        <w:r w:rsidRPr="00C27767" w:rsidDel="0008299B">
          <w:rPr>
            <w:noProof/>
            <w:lang w:eastAsia="ja-JP"/>
          </w:rPr>
          <w:drawing>
            <wp:inline distT="0" distB="0" distL="0" distR="0" wp14:anchorId="51D2E76F" wp14:editId="23055C87">
              <wp:extent cx="1905359" cy="2786332"/>
              <wp:effectExtent l="190500" t="190500" r="190500" b="18605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PNG"/>
                      <pic:cNvPicPr/>
                    </pic:nvPicPr>
                    <pic:blipFill>
                      <a:blip r:embed="rId120">
                        <a:extLst>
                          <a:ext uri="{28A0092B-C50C-407E-A947-70E740481C1C}">
                            <a14:useLocalDpi xmlns:a14="http://schemas.microsoft.com/office/drawing/2010/main" val="0"/>
                          </a:ext>
                        </a:extLst>
                      </a:blip>
                      <a:stretch>
                        <a:fillRect/>
                      </a:stretch>
                    </pic:blipFill>
                    <pic:spPr>
                      <a:xfrm>
                        <a:off x="0" y="0"/>
                        <a:ext cx="1905359" cy="2786332"/>
                      </a:xfrm>
                      <a:prstGeom prst="rect">
                        <a:avLst/>
                      </a:prstGeom>
                      <a:ln>
                        <a:noFill/>
                      </a:ln>
                      <a:effectLst>
                        <a:outerShdw blurRad="190500" algn="tl" rotWithShape="0">
                          <a:srgbClr val="000000">
                            <a:alpha val="70000"/>
                          </a:srgbClr>
                        </a:outerShdw>
                      </a:effectLst>
                    </pic:spPr>
                  </pic:pic>
                </a:graphicData>
              </a:graphic>
            </wp:inline>
          </w:drawing>
        </w:r>
        <w:bookmarkStart w:id="6127" w:name="_Toc321775033"/>
        <w:bookmarkStart w:id="6128" w:name="_Toc321775380"/>
        <w:bookmarkStart w:id="6129" w:name="_Toc321775727"/>
        <w:bookmarkStart w:id="6130" w:name="_Toc322200229"/>
        <w:bookmarkStart w:id="6131" w:name="_Toc322218997"/>
        <w:bookmarkStart w:id="6132" w:name="_Toc322219392"/>
        <w:bookmarkEnd w:id="6127"/>
        <w:bookmarkEnd w:id="6128"/>
        <w:bookmarkEnd w:id="6129"/>
        <w:bookmarkEnd w:id="6130"/>
        <w:bookmarkEnd w:id="6131"/>
        <w:bookmarkEnd w:id="6132"/>
      </w:del>
    </w:p>
    <w:p w14:paraId="108ACA71" w14:textId="77777777" w:rsidR="00622EA7" w:rsidRPr="006B409E" w:rsidDel="0008299B" w:rsidRDefault="00622EA7">
      <w:pPr>
        <w:rPr>
          <w:del w:id="6133" w:author="Red Army" w:date="2012-04-07T16:04:00Z"/>
          <w:rFonts w:eastAsiaTheme="minorHAnsi"/>
        </w:rPr>
      </w:pPr>
      <w:del w:id="6134" w:author="Red Army" w:date="2012-04-07T16:04:00Z">
        <w:r w:rsidRPr="006B409E" w:rsidDel="0008299B">
          <w:rPr>
            <w:rFonts w:eastAsiaTheme="minorHAnsi"/>
          </w:rPr>
          <w:delText>At Edit User page, you can change all user’s information except email. Click to “Save” button to save changes or “Cancel” to return to previous page.</w:delText>
        </w:r>
        <w:bookmarkStart w:id="6135" w:name="_Toc321775034"/>
        <w:bookmarkStart w:id="6136" w:name="_Toc321775381"/>
        <w:bookmarkStart w:id="6137" w:name="_Toc321775728"/>
        <w:bookmarkStart w:id="6138" w:name="_Toc322200230"/>
        <w:bookmarkStart w:id="6139" w:name="_Toc322218998"/>
        <w:bookmarkStart w:id="6140" w:name="_Toc322219393"/>
        <w:bookmarkEnd w:id="6135"/>
        <w:bookmarkEnd w:id="6136"/>
        <w:bookmarkEnd w:id="6137"/>
        <w:bookmarkEnd w:id="6138"/>
        <w:bookmarkEnd w:id="6139"/>
        <w:bookmarkEnd w:id="6140"/>
      </w:del>
    </w:p>
    <w:p w14:paraId="37851ADB" w14:textId="77777777" w:rsidR="00622EA7" w:rsidRPr="006B409E" w:rsidDel="0008299B" w:rsidRDefault="00622EA7">
      <w:pPr>
        <w:rPr>
          <w:del w:id="6141" w:author="Red Army" w:date="2012-04-07T16:04:00Z"/>
          <w:rFonts w:eastAsiaTheme="minorHAnsi"/>
          <w:rPrChange w:id="6142" w:author="Red Army" w:date="2012-04-09T22:39:00Z">
            <w:rPr>
              <w:del w:id="6143" w:author="Red Army" w:date="2012-04-07T16:04:00Z"/>
              <w:rFonts w:asciiTheme="majorHAnsi" w:eastAsiaTheme="majorEastAsia" w:hAnsiTheme="majorHAnsi" w:cstheme="majorBidi"/>
              <w:b/>
              <w:bCs/>
              <w:iCs/>
              <w:color w:val="4F81BD" w:themeColor="accent1"/>
            </w:rPr>
          </w:rPrChange>
        </w:rPr>
        <w:pPrChange w:id="6144" w:author="Red Army" w:date="2012-04-09T22:39:00Z">
          <w:pPr>
            <w:keepNext/>
            <w:keepLines/>
            <w:numPr>
              <w:ilvl w:val="2"/>
              <w:numId w:val="46"/>
            </w:numPr>
            <w:spacing w:before="200" w:after="0"/>
            <w:ind w:left="1080" w:hanging="720"/>
            <w:outlineLvl w:val="3"/>
          </w:pPr>
        </w:pPrChange>
      </w:pPr>
      <w:del w:id="6145" w:author="Red Army" w:date="2012-04-07T16:04:00Z">
        <w:r w:rsidRPr="006B409E" w:rsidDel="0008299B">
          <w:rPr>
            <w:rFonts w:eastAsiaTheme="minorHAnsi"/>
            <w:rPrChange w:id="6146" w:author="Red Army" w:date="2012-04-09T22:39:00Z">
              <w:rPr>
                <w:rFonts w:asciiTheme="majorHAnsi" w:eastAsiaTheme="majorEastAsia" w:hAnsiTheme="majorHAnsi" w:cstheme="majorBidi"/>
                <w:b/>
                <w:bCs/>
                <w:iCs/>
                <w:color w:val="4F81BD" w:themeColor="accent1"/>
              </w:rPr>
            </w:rPrChange>
          </w:rPr>
          <w:delText>Manage Roles</w:delText>
        </w:r>
        <w:bookmarkStart w:id="6147" w:name="_Toc321775035"/>
        <w:bookmarkStart w:id="6148" w:name="_Toc321775382"/>
        <w:bookmarkStart w:id="6149" w:name="_Toc321775729"/>
        <w:bookmarkStart w:id="6150" w:name="_Toc322200231"/>
        <w:bookmarkStart w:id="6151" w:name="_Toc322218999"/>
        <w:bookmarkStart w:id="6152" w:name="_Toc322219394"/>
        <w:bookmarkEnd w:id="6147"/>
        <w:bookmarkEnd w:id="6148"/>
        <w:bookmarkEnd w:id="6149"/>
        <w:bookmarkEnd w:id="6150"/>
        <w:bookmarkEnd w:id="6151"/>
        <w:bookmarkEnd w:id="6152"/>
      </w:del>
    </w:p>
    <w:p w14:paraId="08641A2E" w14:textId="77777777" w:rsidR="00622EA7" w:rsidRPr="006B409E" w:rsidDel="0008299B" w:rsidRDefault="00622EA7">
      <w:pPr>
        <w:rPr>
          <w:del w:id="6153" w:author="Red Army" w:date="2012-04-07T16:04:00Z"/>
          <w:rFonts w:eastAsiaTheme="minorHAnsi"/>
        </w:rPr>
        <w:pPrChange w:id="6154" w:author="Red Army" w:date="2012-04-09T22:39:00Z">
          <w:pPr>
            <w:ind w:left="709"/>
            <w:jc w:val="both"/>
          </w:pPr>
        </w:pPrChange>
      </w:pPr>
      <w:del w:id="6155" w:author="Red Army" w:date="2012-04-07T16:04:00Z">
        <w:r w:rsidRPr="006B409E" w:rsidDel="0008299B">
          <w:rPr>
            <w:rFonts w:eastAsiaTheme="minorHAnsi"/>
          </w:rPr>
          <w:delText>This page manages all roles which are used in website. You can delete any role by clicking to “Delete” button at same row which contains that role.</w:delText>
        </w:r>
        <w:bookmarkStart w:id="6156" w:name="_Toc321775036"/>
        <w:bookmarkStart w:id="6157" w:name="_Toc321775383"/>
        <w:bookmarkStart w:id="6158" w:name="_Toc321775730"/>
        <w:bookmarkStart w:id="6159" w:name="_Toc322200232"/>
        <w:bookmarkStart w:id="6160" w:name="_Toc322219000"/>
        <w:bookmarkStart w:id="6161" w:name="_Toc322219395"/>
        <w:bookmarkEnd w:id="6156"/>
        <w:bookmarkEnd w:id="6157"/>
        <w:bookmarkEnd w:id="6158"/>
        <w:bookmarkEnd w:id="6159"/>
        <w:bookmarkEnd w:id="6160"/>
        <w:bookmarkEnd w:id="6161"/>
      </w:del>
    </w:p>
    <w:p w14:paraId="034D094B" w14:textId="77777777" w:rsidR="00622EA7" w:rsidRPr="006B409E" w:rsidDel="0008299B" w:rsidRDefault="00622EA7">
      <w:pPr>
        <w:rPr>
          <w:del w:id="6162" w:author="Red Army" w:date="2012-04-07T16:04:00Z"/>
          <w:rFonts w:eastAsiaTheme="minorHAnsi"/>
        </w:rPr>
        <w:pPrChange w:id="6163" w:author="Red Army" w:date="2012-04-09T22:39:00Z">
          <w:pPr>
            <w:ind w:firstLine="720"/>
          </w:pPr>
        </w:pPrChange>
      </w:pPr>
      <w:del w:id="6164" w:author="Red Army" w:date="2012-04-07T16:04:00Z">
        <w:r w:rsidRPr="00441741" w:rsidDel="0008299B">
          <w:rPr>
            <w:noProof/>
            <w:lang w:eastAsia="ja-JP"/>
          </w:rPr>
          <w:drawing>
            <wp:inline distT="0" distB="0" distL="0" distR="0" wp14:anchorId="1FBB5A4C" wp14:editId="7183D260">
              <wp:extent cx="4701396" cy="1434773"/>
              <wp:effectExtent l="190500" t="190500" r="194945" b="18478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121">
                        <a:extLst>
                          <a:ext uri="{28A0092B-C50C-407E-A947-70E740481C1C}">
                            <a14:useLocalDpi xmlns:a14="http://schemas.microsoft.com/office/drawing/2010/main" val="0"/>
                          </a:ext>
                        </a:extLst>
                      </a:blip>
                      <a:stretch>
                        <a:fillRect/>
                      </a:stretch>
                    </pic:blipFill>
                    <pic:spPr>
                      <a:xfrm>
                        <a:off x="0" y="0"/>
                        <a:ext cx="4701396" cy="1434773"/>
                      </a:xfrm>
                      <a:prstGeom prst="rect">
                        <a:avLst/>
                      </a:prstGeom>
                      <a:ln>
                        <a:noFill/>
                      </a:ln>
                      <a:effectLst>
                        <a:outerShdw blurRad="190500" algn="tl" rotWithShape="0">
                          <a:srgbClr val="000000">
                            <a:alpha val="70000"/>
                          </a:srgbClr>
                        </a:outerShdw>
                      </a:effectLst>
                    </pic:spPr>
                  </pic:pic>
                </a:graphicData>
              </a:graphic>
            </wp:inline>
          </w:drawing>
        </w:r>
        <w:bookmarkStart w:id="6165" w:name="_Toc321775037"/>
        <w:bookmarkStart w:id="6166" w:name="_Toc321775384"/>
        <w:bookmarkStart w:id="6167" w:name="_Toc321775731"/>
        <w:bookmarkStart w:id="6168" w:name="_Toc322200233"/>
        <w:bookmarkStart w:id="6169" w:name="_Toc322219001"/>
        <w:bookmarkStart w:id="6170" w:name="_Toc322219396"/>
        <w:bookmarkEnd w:id="6165"/>
        <w:bookmarkEnd w:id="6166"/>
        <w:bookmarkEnd w:id="6167"/>
        <w:bookmarkEnd w:id="6168"/>
        <w:bookmarkEnd w:id="6169"/>
        <w:bookmarkEnd w:id="6170"/>
      </w:del>
    </w:p>
    <w:p w14:paraId="3D6A26A9" w14:textId="77777777" w:rsidR="00622EA7" w:rsidRPr="006B409E" w:rsidDel="0008299B" w:rsidRDefault="00622EA7">
      <w:pPr>
        <w:rPr>
          <w:del w:id="6171" w:author="Red Army" w:date="2012-04-07T16:04:00Z"/>
          <w:rFonts w:eastAsiaTheme="minorHAnsi"/>
        </w:rPr>
        <w:pPrChange w:id="6172" w:author="Red Army" w:date="2012-04-09T22:39:00Z">
          <w:pPr>
            <w:ind w:left="709"/>
            <w:jc w:val="both"/>
          </w:pPr>
        </w:pPrChange>
      </w:pPr>
      <w:del w:id="6173" w:author="Red Army" w:date="2012-04-07T16:04:00Z">
        <w:r w:rsidRPr="006B409E" w:rsidDel="0008299B">
          <w:rPr>
            <w:rFonts w:eastAsiaTheme="minorHAnsi"/>
          </w:rPr>
          <w:delText>If you want to create a new role: click to Create a new record at the below of title page. Create a Role page will appear as the below picture. Name is required and must not exist in database while Description and Permission are not. Finally, you have to click to “Save” button to finish creating. A notification will be displayed at the top of page, announce creating successfully.</w:delText>
        </w:r>
        <w:bookmarkStart w:id="6174" w:name="_Toc321775038"/>
        <w:bookmarkStart w:id="6175" w:name="_Toc321775385"/>
        <w:bookmarkStart w:id="6176" w:name="_Toc321775732"/>
        <w:bookmarkStart w:id="6177" w:name="_Toc322200234"/>
        <w:bookmarkStart w:id="6178" w:name="_Toc322219002"/>
        <w:bookmarkStart w:id="6179" w:name="_Toc322219397"/>
        <w:bookmarkEnd w:id="6174"/>
        <w:bookmarkEnd w:id="6175"/>
        <w:bookmarkEnd w:id="6176"/>
        <w:bookmarkEnd w:id="6177"/>
        <w:bookmarkEnd w:id="6178"/>
        <w:bookmarkEnd w:id="6179"/>
      </w:del>
    </w:p>
    <w:p w14:paraId="2C5A05E1" w14:textId="77777777" w:rsidR="00622EA7" w:rsidRPr="006B409E" w:rsidDel="0008299B" w:rsidRDefault="00622EA7">
      <w:pPr>
        <w:rPr>
          <w:del w:id="6180" w:author="Red Army" w:date="2012-04-07T16:04:00Z"/>
          <w:rFonts w:eastAsiaTheme="minorHAnsi"/>
        </w:rPr>
        <w:pPrChange w:id="6181" w:author="Red Army" w:date="2012-04-09T22:39:00Z">
          <w:pPr>
            <w:ind w:firstLine="720"/>
          </w:pPr>
        </w:pPrChange>
      </w:pPr>
      <w:del w:id="6182" w:author="Red Army" w:date="2012-04-07T16:04:00Z">
        <w:r w:rsidRPr="00441741" w:rsidDel="0008299B">
          <w:rPr>
            <w:noProof/>
            <w:lang w:eastAsia="ja-JP"/>
          </w:rPr>
          <w:lastRenderedPageBreak/>
          <w:drawing>
            <wp:inline distT="0" distB="0" distL="0" distR="0" wp14:anchorId="692A92A0" wp14:editId="2147F797">
              <wp:extent cx="2277373" cy="3057084"/>
              <wp:effectExtent l="190500" t="190500" r="199390" b="18161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PNG"/>
                      <pic:cNvPicPr/>
                    </pic:nvPicPr>
                    <pic:blipFill>
                      <a:blip r:embed="rId122">
                        <a:extLst>
                          <a:ext uri="{28A0092B-C50C-407E-A947-70E740481C1C}">
                            <a14:useLocalDpi xmlns:a14="http://schemas.microsoft.com/office/drawing/2010/main" val="0"/>
                          </a:ext>
                        </a:extLst>
                      </a:blip>
                      <a:stretch>
                        <a:fillRect/>
                      </a:stretch>
                    </pic:blipFill>
                    <pic:spPr>
                      <a:xfrm>
                        <a:off x="0" y="0"/>
                        <a:ext cx="2278994" cy="3059261"/>
                      </a:xfrm>
                      <a:prstGeom prst="rect">
                        <a:avLst/>
                      </a:prstGeom>
                      <a:ln>
                        <a:noFill/>
                      </a:ln>
                      <a:effectLst>
                        <a:outerShdw blurRad="190500" algn="tl" rotWithShape="0">
                          <a:srgbClr val="000000">
                            <a:alpha val="70000"/>
                          </a:srgbClr>
                        </a:outerShdw>
                      </a:effectLst>
                    </pic:spPr>
                  </pic:pic>
                </a:graphicData>
              </a:graphic>
            </wp:inline>
          </w:drawing>
        </w:r>
        <w:bookmarkStart w:id="6183" w:name="_Toc321775039"/>
        <w:bookmarkStart w:id="6184" w:name="_Toc321775386"/>
        <w:bookmarkStart w:id="6185" w:name="_Toc321775733"/>
        <w:bookmarkStart w:id="6186" w:name="_Toc322200235"/>
        <w:bookmarkStart w:id="6187" w:name="_Toc322219003"/>
        <w:bookmarkStart w:id="6188" w:name="_Toc322219398"/>
        <w:bookmarkEnd w:id="6183"/>
        <w:bookmarkEnd w:id="6184"/>
        <w:bookmarkEnd w:id="6185"/>
        <w:bookmarkEnd w:id="6186"/>
        <w:bookmarkEnd w:id="6187"/>
        <w:bookmarkEnd w:id="6188"/>
      </w:del>
    </w:p>
    <w:p w14:paraId="14A0431C" w14:textId="77777777" w:rsidR="00622EA7" w:rsidRPr="006B409E" w:rsidDel="0008299B" w:rsidRDefault="00622EA7">
      <w:pPr>
        <w:rPr>
          <w:del w:id="6189" w:author="Red Army" w:date="2012-04-07T16:04:00Z"/>
          <w:rFonts w:eastAsiaTheme="minorHAnsi"/>
        </w:rPr>
        <w:pPrChange w:id="6190" w:author="Red Army" w:date="2012-04-09T22:39:00Z">
          <w:pPr>
            <w:ind w:left="709"/>
            <w:jc w:val="both"/>
          </w:pPr>
        </w:pPrChange>
      </w:pPr>
      <w:del w:id="6191" w:author="Red Army" w:date="2012-04-07T16:04:00Z">
        <w:r w:rsidRPr="006B409E" w:rsidDel="0008299B">
          <w:rPr>
            <w:rFonts w:eastAsiaTheme="minorHAnsi"/>
          </w:rPr>
          <w:delText>If you want to change some information of created role in the past, click to Edit button at same row which contains that role. Edit a role page will appear as same as the below picture. You can change anything you want before clicking to Save button to confirm changes.</w:delText>
        </w:r>
        <w:bookmarkStart w:id="6192" w:name="_Toc321775040"/>
        <w:bookmarkStart w:id="6193" w:name="_Toc321775387"/>
        <w:bookmarkStart w:id="6194" w:name="_Toc321775734"/>
        <w:bookmarkStart w:id="6195" w:name="_Toc322200236"/>
        <w:bookmarkStart w:id="6196" w:name="_Toc322219004"/>
        <w:bookmarkStart w:id="6197" w:name="_Toc322219399"/>
        <w:bookmarkEnd w:id="6192"/>
        <w:bookmarkEnd w:id="6193"/>
        <w:bookmarkEnd w:id="6194"/>
        <w:bookmarkEnd w:id="6195"/>
        <w:bookmarkEnd w:id="6196"/>
        <w:bookmarkEnd w:id="6197"/>
      </w:del>
    </w:p>
    <w:p w14:paraId="633B4FC1" w14:textId="77777777" w:rsidR="00622EA7" w:rsidRPr="006B409E" w:rsidDel="0008299B" w:rsidRDefault="00622EA7">
      <w:pPr>
        <w:rPr>
          <w:del w:id="6198" w:author="Red Army" w:date="2012-04-07T16:04:00Z"/>
          <w:rFonts w:eastAsiaTheme="minorHAnsi"/>
        </w:rPr>
        <w:pPrChange w:id="6199" w:author="Red Army" w:date="2012-04-09T22:39:00Z">
          <w:pPr>
            <w:ind w:firstLine="720"/>
          </w:pPr>
        </w:pPrChange>
      </w:pPr>
      <w:del w:id="6200" w:author="Red Army" w:date="2012-04-07T16:04:00Z">
        <w:r w:rsidRPr="00441741" w:rsidDel="0008299B">
          <w:rPr>
            <w:noProof/>
            <w:lang w:eastAsia="ja-JP"/>
          </w:rPr>
          <w:drawing>
            <wp:inline distT="0" distB="0" distL="0" distR="0" wp14:anchorId="60F2322C" wp14:editId="467BA56A">
              <wp:extent cx="2527540" cy="3027169"/>
              <wp:effectExtent l="190500" t="190500" r="196850" b="19240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123">
                        <a:extLst>
                          <a:ext uri="{28A0092B-C50C-407E-A947-70E740481C1C}">
                            <a14:useLocalDpi xmlns:a14="http://schemas.microsoft.com/office/drawing/2010/main" val="0"/>
                          </a:ext>
                        </a:extLst>
                      </a:blip>
                      <a:stretch>
                        <a:fillRect/>
                      </a:stretch>
                    </pic:blipFill>
                    <pic:spPr>
                      <a:xfrm>
                        <a:off x="0" y="0"/>
                        <a:ext cx="2527430" cy="3027037"/>
                      </a:xfrm>
                      <a:prstGeom prst="rect">
                        <a:avLst/>
                      </a:prstGeom>
                      <a:ln>
                        <a:noFill/>
                      </a:ln>
                      <a:effectLst>
                        <a:outerShdw blurRad="190500" algn="tl" rotWithShape="0">
                          <a:srgbClr val="000000">
                            <a:alpha val="70000"/>
                          </a:srgbClr>
                        </a:outerShdw>
                      </a:effectLst>
                    </pic:spPr>
                  </pic:pic>
                </a:graphicData>
              </a:graphic>
            </wp:inline>
          </w:drawing>
        </w:r>
        <w:bookmarkStart w:id="6201" w:name="_Toc321775041"/>
        <w:bookmarkStart w:id="6202" w:name="_Toc321775388"/>
        <w:bookmarkStart w:id="6203" w:name="_Toc321775735"/>
        <w:bookmarkStart w:id="6204" w:name="_Toc322200237"/>
        <w:bookmarkStart w:id="6205" w:name="_Toc322219005"/>
        <w:bookmarkStart w:id="6206" w:name="_Toc322219400"/>
        <w:bookmarkEnd w:id="6201"/>
        <w:bookmarkEnd w:id="6202"/>
        <w:bookmarkEnd w:id="6203"/>
        <w:bookmarkEnd w:id="6204"/>
        <w:bookmarkEnd w:id="6205"/>
        <w:bookmarkEnd w:id="6206"/>
      </w:del>
    </w:p>
    <w:p w14:paraId="756F7CFF" w14:textId="77777777" w:rsidR="00622EA7" w:rsidRPr="006B409E" w:rsidDel="0008299B" w:rsidRDefault="00622EA7">
      <w:pPr>
        <w:rPr>
          <w:del w:id="6207" w:author="Red Army" w:date="2012-04-07T16:04:00Z"/>
          <w:rFonts w:eastAsiaTheme="minorHAnsi"/>
          <w:rPrChange w:id="6208" w:author="Red Army" w:date="2012-04-09T22:39:00Z">
            <w:rPr>
              <w:del w:id="6209" w:author="Red Army" w:date="2012-04-07T16:04:00Z"/>
              <w:rFonts w:asciiTheme="majorHAnsi" w:eastAsiaTheme="majorEastAsia" w:hAnsiTheme="majorHAnsi" w:cstheme="majorBidi"/>
              <w:b/>
              <w:bCs/>
              <w:color w:val="4F81BD" w:themeColor="accent1"/>
            </w:rPr>
          </w:rPrChange>
        </w:rPr>
        <w:pPrChange w:id="6210" w:author="Red Army" w:date="2012-04-09T22:39:00Z">
          <w:pPr>
            <w:keepNext/>
            <w:keepLines/>
            <w:numPr>
              <w:ilvl w:val="1"/>
              <w:numId w:val="46"/>
            </w:numPr>
            <w:spacing w:before="200" w:after="0"/>
            <w:ind w:left="705" w:hanging="525"/>
            <w:outlineLvl w:val="2"/>
          </w:pPr>
        </w:pPrChange>
      </w:pPr>
      <w:del w:id="6211" w:author="Red Army" w:date="2012-04-07T16:04:00Z">
        <w:r w:rsidRPr="006B409E" w:rsidDel="0008299B">
          <w:rPr>
            <w:rFonts w:eastAsiaTheme="minorHAnsi"/>
            <w:rPrChange w:id="6212" w:author="Red Army" w:date="2012-04-09T22:39:00Z">
              <w:rPr>
                <w:rFonts w:asciiTheme="majorHAnsi" w:eastAsiaTheme="majorEastAsia" w:hAnsiTheme="majorHAnsi" w:cstheme="majorBidi"/>
                <w:b/>
                <w:bCs/>
                <w:color w:val="4F81BD" w:themeColor="accent1"/>
              </w:rPr>
            </w:rPrChange>
          </w:rPr>
          <w:delText>Manage Categories</w:delText>
        </w:r>
        <w:bookmarkStart w:id="6213" w:name="_Toc321775042"/>
        <w:bookmarkStart w:id="6214" w:name="_Toc321775389"/>
        <w:bookmarkStart w:id="6215" w:name="_Toc321775736"/>
        <w:bookmarkStart w:id="6216" w:name="_Toc322200238"/>
        <w:bookmarkStart w:id="6217" w:name="_Toc322219006"/>
        <w:bookmarkStart w:id="6218" w:name="_Toc322219401"/>
        <w:bookmarkEnd w:id="6213"/>
        <w:bookmarkEnd w:id="6214"/>
        <w:bookmarkEnd w:id="6215"/>
        <w:bookmarkEnd w:id="6216"/>
        <w:bookmarkEnd w:id="6217"/>
        <w:bookmarkEnd w:id="6218"/>
      </w:del>
    </w:p>
    <w:p w14:paraId="511B3354" w14:textId="77777777" w:rsidR="00622EA7" w:rsidRPr="006B409E" w:rsidDel="0008299B" w:rsidRDefault="00622EA7">
      <w:pPr>
        <w:rPr>
          <w:del w:id="6219" w:author="Red Army" w:date="2012-04-07T16:04:00Z"/>
          <w:rFonts w:eastAsiaTheme="minorHAnsi"/>
        </w:rPr>
        <w:pPrChange w:id="6220" w:author="Red Army" w:date="2012-04-09T22:39:00Z">
          <w:pPr>
            <w:ind w:left="705" w:firstLine="4"/>
            <w:contextualSpacing/>
            <w:jc w:val="both"/>
          </w:pPr>
        </w:pPrChange>
      </w:pPr>
      <w:del w:id="6221" w:author="Red Army" w:date="2012-04-07T16:04:00Z">
        <w:r w:rsidRPr="006B409E" w:rsidDel="0008299B">
          <w:rPr>
            <w:rFonts w:eastAsiaTheme="minorHAnsi"/>
          </w:rPr>
          <w:delText>This page manages all categories which are used in website. You can delete any category by clicking to “Delete” button at same row which contains that category.</w:delText>
        </w:r>
        <w:bookmarkStart w:id="6222" w:name="_Toc321775043"/>
        <w:bookmarkStart w:id="6223" w:name="_Toc321775390"/>
        <w:bookmarkStart w:id="6224" w:name="_Toc321775737"/>
        <w:bookmarkStart w:id="6225" w:name="_Toc322200239"/>
        <w:bookmarkStart w:id="6226" w:name="_Toc322219007"/>
        <w:bookmarkStart w:id="6227" w:name="_Toc322219402"/>
        <w:bookmarkEnd w:id="6222"/>
        <w:bookmarkEnd w:id="6223"/>
        <w:bookmarkEnd w:id="6224"/>
        <w:bookmarkEnd w:id="6225"/>
        <w:bookmarkEnd w:id="6226"/>
        <w:bookmarkEnd w:id="6227"/>
      </w:del>
    </w:p>
    <w:p w14:paraId="1B8CFE8D" w14:textId="77777777" w:rsidR="00622EA7" w:rsidRPr="006B409E" w:rsidDel="0008299B" w:rsidRDefault="00622EA7">
      <w:pPr>
        <w:rPr>
          <w:del w:id="6228" w:author="Red Army" w:date="2012-04-07T16:04:00Z"/>
          <w:rFonts w:eastAsiaTheme="minorHAnsi"/>
        </w:rPr>
        <w:pPrChange w:id="6229" w:author="Red Army" w:date="2012-04-09T22:39:00Z">
          <w:pPr>
            <w:ind w:firstLine="709"/>
          </w:pPr>
        </w:pPrChange>
      </w:pPr>
      <w:del w:id="6230" w:author="Red Army" w:date="2012-04-07T16:04:00Z">
        <w:r w:rsidRPr="00441741" w:rsidDel="0008299B">
          <w:rPr>
            <w:noProof/>
            <w:lang w:eastAsia="ja-JP"/>
          </w:rPr>
          <w:lastRenderedPageBreak/>
          <w:drawing>
            <wp:inline distT="0" distB="0" distL="0" distR="0" wp14:anchorId="1085AEC6" wp14:editId="738E9E8B">
              <wp:extent cx="5460521" cy="1435299"/>
              <wp:effectExtent l="190500" t="190500" r="197485" b="1841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124">
                        <a:extLst>
                          <a:ext uri="{28A0092B-C50C-407E-A947-70E740481C1C}">
                            <a14:useLocalDpi xmlns:a14="http://schemas.microsoft.com/office/drawing/2010/main" val="0"/>
                          </a:ext>
                        </a:extLst>
                      </a:blip>
                      <a:stretch>
                        <a:fillRect/>
                      </a:stretch>
                    </pic:blipFill>
                    <pic:spPr>
                      <a:xfrm>
                        <a:off x="0" y="0"/>
                        <a:ext cx="5463285" cy="1436025"/>
                      </a:xfrm>
                      <a:prstGeom prst="rect">
                        <a:avLst/>
                      </a:prstGeom>
                      <a:ln>
                        <a:noFill/>
                      </a:ln>
                      <a:effectLst>
                        <a:outerShdw blurRad="190500" algn="tl" rotWithShape="0">
                          <a:srgbClr val="000000">
                            <a:alpha val="70000"/>
                          </a:srgbClr>
                        </a:outerShdw>
                      </a:effectLst>
                    </pic:spPr>
                  </pic:pic>
                </a:graphicData>
              </a:graphic>
            </wp:inline>
          </w:drawing>
        </w:r>
        <w:bookmarkStart w:id="6231" w:name="_Toc321775044"/>
        <w:bookmarkStart w:id="6232" w:name="_Toc321775391"/>
        <w:bookmarkStart w:id="6233" w:name="_Toc321775738"/>
        <w:bookmarkStart w:id="6234" w:name="_Toc322200240"/>
        <w:bookmarkStart w:id="6235" w:name="_Toc322219008"/>
        <w:bookmarkStart w:id="6236" w:name="_Toc322219403"/>
        <w:bookmarkEnd w:id="6231"/>
        <w:bookmarkEnd w:id="6232"/>
        <w:bookmarkEnd w:id="6233"/>
        <w:bookmarkEnd w:id="6234"/>
        <w:bookmarkEnd w:id="6235"/>
        <w:bookmarkEnd w:id="6236"/>
      </w:del>
    </w:p>
    <w:p w14:paraId="0B0E2352" w14:textId="77777777" w:rsidR="00622EA7" w:rsidRPr="006B409E" w:rsidDel="0008299B" w:rsidRDefault="00622EA7">
      <w:pPr>
        <w:rPr>
          <w:del w:id="6237" w:author="Red Army" w:date="2012-04-07T16:04:00Z"/>
          <w:rFonts w:eastAsiaTheme="minorHAnsi"/>
        </w:rPr>
        <w:pPrChange w:id="6238" w:author="Red Army" w:date="2012-04-09T22:39:00Z">
          <w:pPr>
            <w:ind w:left="709"/>
            <w:jc w:val="both"/>
          </w:pPr>
        </w:pPrChange>
      </w:pPr>
      <w:del w:id="6239" w:author="Red Army" w:date="2012-04-07T16:04:00Z">
        <w:r w:rsidRPr="006B409E" w:rsidDel="0008299B">
          <w:rPr>
            <w:rFonts w:eastAsiaTheme="minorHAnsi"/>
          </w:rPr>
          <w:delText>If you want to create a new category: click to Create a new record at the below of title page. Create a Category page will appear as the below picture. Name is required and must not exist in database while Description and Alternative Names are not. Finally, you have to click to “Save” button to finish creating. A notification will be displayed at the top of page, announce creating successfully.</w:delText>
        </w:r>
        <w:bookmarkStart w:id="6240" w:name="_Toc321775045"/>
        <w:bookmarkStart w:id="6241" w:name="_Toc321775392"/>
        <w:bookmarkStart w:id="6242" w:name="_Toc321775739"/>
        <w:bookmarkStart w:id="6243" w:name="_Toc322200241"/>
        <w:bookmarkStart w:id="6244" w:name="_Toc322219009"/>
        <w:bookmarkStart w:id="6245" w:name="_Toc322219404"/>
        <w:bookmarkEnd w:id="6240"/>
        <w:bookmarkEnd w:id="6241"/>
        <w:bookmarkEnd w:id="6242"/>
        <w:bookmarkEnd w:id="6243"/>
        <w:bookmarkEnd w:id="6244"/>
        <w:bookmarkEnd w:id="6245"/>
      </w:del>
    </w:p>
    <w:p w14:paraId="386DA7D4" w14:textId="77777777" w:rsidR="00622EA7" w:rsidRPr="006B409E" w:rsidDel="0008299B" w:rsidRDefault="00622EA7">
      <w:pPr>
        <w:rPr>
          <w:del w:id="6246" w:author="Red Army" w:date="2012-04-07T16:04:00Z"/>
          <w:rFonts w:eastAsiaTheme="minorHAnsi"/>
        </w:rPr>
        <w:pPrChange w:id="6247" w:author="Red Army" w:date="2012-04-09T22:39:00Z">
          <w:pPr>
            <w:ind w:firstLine="720"/>
          </w:pPr>
        </w:pPrChange>
      </w:pPr>
      <w:del w:id="6248" w:author="Red Army" w:date="2012-04-07T16:04:00Z">
        <w:r w:rsidRPr="00441741" w:rsidDel="0008299B">
          <w:rPr>
            <w:noProof/>
            <w:lang w:eastAsia="ja-JP"/>
          </w:rPr>
          <w:drawing>
            <wp:inline distT="0" distB="0" distL="0" distR="0" wp14:anchorId="416538AD" wp14:editId="633C1A30">
              <wp:extent cx="1986335" cy="2544793"/>
              <wp:effectExtent l="190500" t="190500" r="185420" b="19875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125">
                        <a:extLst>
                          <a:ext uri="{28A0092B-C50C-407E-A947-70E740481C1C}">
                            <a14:useLocalDpi xmlns:a14="http://schemas.microsoft.com/office/drawing/2010/main" val="0"/>
                          </a:ext>
                        </a:extLst>
                      </a:blip>
                      <a:stretch>
                        <a:fillRect/>
                      </a:stretch>
                    </pic:blipFill>
                    <pic:spPr>
                      <a:xfrm>
                        <a:off x="0" y="0"/>
                        <a:ext cx="1985585" cy="2543832"/>
                      </a:xfrm>
                      <a:prstGeom prst="rect">
                        <a:avLst/>
                      </a:prstGeom>
                      <a:ln>
                        <a:noFill/>
                      </a:ln>
                      <a:effectLst>
                        <a:outerShdw blurRad="190500" algn="tl" rotWithShape="0">
                          <a:srgbClr val="000000">
                            <a:alpha val="70000"/>
                          </a:srgbClr>
                        </a:outerShdw>
                      </a:effectLst>
                    </pic:spPr>
                  </pic:pic>
                </a:graphicData>
              </a:graphic>
            </wp:inline>
          </w:drawing>
        </w:r>
        <w:r w:rsidRPr="00C27767" w:rsidDel="0008299B">
          <w:rPr>
            <w:noProof/>
            <w:lang w:eastAsia="ja-JP"/>
          </w:rPr>
          <w:drawing>
            <wp:inline distT="0" distB="0" distL="0" distR="0" wp14:anchorId="13C59F5F" wp14:editId="1F7FC3A0">
              <wp:extent cx="2095711" cy="2544793"/>
              <wp:effectExtent l="190500" t="190500" r="190500" b="19875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126">
                        <a:extLst>
                          <a:ext uri="{28A0092B-C50C-407E-A947-70E740481C1C}">
                            <a14:useLocalDpi xmlns:a14="http://schemas.microsoft.com/office/drawing/2010/main" val="0"/>
                          </a:ext>
                        </a:extLst>
                      </a:blip>
                      <a:stretch>
                        <a:fillRect/>
                      </a:stretch>
                    </pic:blipFill>
                    <pic:spPr>
                      <a:xfrm>
                        <a:off x="0" y="0"/>
                        <a:ext cx="2097649" cy="2547147"/>
                      </a:xfrm>
                      <a:prstGeom prst="rect">
                        <a:avLst/>
                      </a:prstGeom>
                      <a:ln>
                        <a:noFill/>
                      </a:ln>
                      <a:effectLst>
                        <a:outerShdw blurRad="190500" algn="tl" rotWithShape="0">
                          <a:srgbClr val="000000">
                            <a:alpha val="70000"/>
                          </a:srgbClr>
                        </a:outerShdw>
                      </a:effectLst>
                    </pic:spPr>
                  </pic:pic>
                </a:graphicData>
              </a:graphic>
            </wp:inline>
          </w:drawing>
        </w:r>
        <w:bookmarkStart w:id="6249" w:name="_Toc321775046"/>
        <w:bookmarkStart w:id="6250" w:name="_Toc321775393"/>
        <w:bookmarkStart w:id="6251" w:name="_Toc321775740"/>
        <w:bookmarkStart w:id="6252" w:name="_Toc322200242"/>
        <w:bookmarkStart w:id="6253" w:name="_Toc322219010"/>
        <w:bookmarkStart w:id="6254" w:name="_Toc322219405"/>
        <w:bookmarkEnd w:id="6249"/>
        <w:bookmarkEnd w:id="6250"/>
        <w:bookmarkEnd w:id="6251"/>
        <w:bookmarkEnd w:id="6252"/>
        <w:bookmarkEnd w:id="6253"/>
        <w:bookmarkEnd w:id="6254"/>
      </w:del>
    </w:p>
    <w:p w14:paraId="61CC3BD7" w14:textId="77777777" w:rsidR="00622EA7" w:rsidRPr="006B409E" w:rsidDel="0008299B" w:rsidRDefault="00622EA7">
      <w:pPr>
        <w:rPr>
          <w:del w:id="6255" w:author="Red Army" w:date="2012-04-07T16:04:00Z"/>
          <w:rFonts w:eastAsiaTheme="minorHAnsi"/>
        </w:rPr>
        <w:pPrChange w:id="6256" w:author="Red Army" w:date="2012-04-09T22:39:00Z">
          <w:pPr>
            <w:ind w:left="709"/>
            <w:jc w:val="both"/>
          </w:pPr>
        </w:pPrChange>
      </w:pPr>
      <w:del w:id="6257" w:author="Red Army" w:date="2012-04-07T16:04:00Z">
        <w:r w:rsidRPr="006B409E" w:rsidDel="0008299B">
          <w:rPr>
            <w:rFonts w:eastAsiaTheme="minorHAnsi"/>
          </w:rPr>
          <w:delText>If you want to change some information of created category in the past, click to Edit button at same row which contains that category. Edit a category page will appear as same as the below picture. You can change anything you want before clicking to Save button to confirm changes.</w:delText>
        </w:r>
        <w:bookmarkStart w:id="6258" w:name="_Toc321775047"/>
        <w:bookmarkStart w:id="6259" w:name="_Toc321775394"/>
        <w:bookmarkStart w:id="6260" w:name="_Toc321775741"/>
        <w:bookmarkStart w:id="6261" w:name="_Toc322200243"/>
        <w:bookmarkStart w:id="6262" w:name="_Toc322219011"/>
        <w:bookmarkStart w:id="6263" w:name="_Toc322219406"/>
        <w:bookmarkEnd w:id="6258"/>
        <w:bookmarkEnd w:id="6259"/>
        <w:bookmarkEnd w:id="6260"/>
        <w:bookmarkEnd w:id="6261"/>
        <w:bookmarkEnd w:id="6262"/>
        <w:bookmarkEnd w:id="6263"/>
      </w:del>
    </w:p>
    <w:p w14:paraId="7320A069" w14:textId="77777777" w:rsidR="00622EA7" w:rsidRPr="006B409E" w:rsidDel="0008299B" w:rsidRDefault="00622EA7">
      <w:pPr>
        <w:rPr>
          <w:del w:id="6264" w:author="Red Army" w:date="2012-04-07T16:04:00Z"/>
          <w:rFonts w:eastAsiaTheme="minorHAnsi"/>
        </w:rPr>
        <w:pPrChange w:id="6265" w:author="Red Army" w:date="2012-04-09T22:39:00Z">
          <w:pPr>
            <w:ind w:left="1440" w:firstLine="720"/>
          </w:pPr>
        </w:pPrChange>
      </w:pPr>
      <w:bookmarkStart w:id="6266" w:name="_Toc321775048"/>
      <w:bookmarkStart w:id="6267" w:name="_Toc321775395"/>
      <w:bookmarkStart w:id="6268" w:name="_Toc321775742"/>
      <w:bookmarkStart w:id="6269" w:name="_Toc322200244"/>
      <w:bookmarkStart w:id="6270" w:name="_Toc322219012"/>
      <w:bookmarkStart w:id="6271" w:name="_Toc322219407"/>
      <w:bookmarkEnd w:id="6266"/>
      <w:bookmarkEnd w:id="6267"/>
      <w:bookmarkEnd w:id="6268"/>
      <w:bookmarkEnd w:id="6269"/>
      <w:bookmarkEnd w:id="6270"/>
      <w:bookmarkEnd w:id="6271"/>
    </w:p>
    <w:p w14:paraId="45B6DF45" w14:textId="77777777" w:rsidR="00622EA7" w:rsidRPr="006B409E" w:rsidDel="0008299B" w:rsidRDefault="00622EA7">
      <w:pPr>
        <w:rPr>
          <w:del w:id="6272" w:author="Red Army" w:date="2012-04-07T16:04:00Z"/>
          <w:rFonts w:eastAsiaTheme="minorHAnsi"/>
        </w:rPr>
        <w:pPrChange w:id="6273" w:author="Red Army" w:date="2012-04-09T22:39:00Z">
          <w:pPr>
            <w:ind w:left="1440" w:firstLine="720"/>
          </w:pPr>
        </w:pPrChange>
      </w:pPr>
      <w:bookmarkStart w:id="6274" w:name="_Toc321775049"/>
      <w:bookmarkStart w:id="6275" w:name="_Toc321775396"/>
      <w:bookmarkStart w:id="6276" w:name="_Toc321775743"/>
      <w:bookmarkStart w:id="6277" w:name="_Toc322200245"/>
      <w:bookmarkStart w:id="6278" w:name="_Toc322219013"/>
      <w:bookmarkStart w:id="6279" w:name="_Toc322219408"/>
      <w:bookmarkEnd w:id="6274"/>
      <w:bookmarkEnd w:id="6275"/>
      <w:bookmarkEnd w:id="6276"/>
      <w:bookmarkEnd w:id="6277"/>
      <w:bookmarkEnd w:id="6278"/>
      <w:bookmarkEnd w:id="6279"/>
    </w:p>
    <w:p w14:paraId="13A02EF7" w14:textId="77777777" w:rsidR="00622EA7" w:rsidRPr="006B409E" w:rsidDel="0008299B" w:rsidRDefault="00622EA7">
      <w:pPr>
        <w:rPr>
          <w:del w:id="6280" w:author="Red Army" w:date="2012-04-07T16:04:00Z"/>
          <w:rFonts w:eastAsiaTheme="minorHAnsi"/>
        </w:rPr>
        <w:pPrChange w:id="6281" w:author="Red Army" w:date="2012-04-09T22:39:00Z">
          <w:pPr>
            <w:ind w:left="1440" w:firstLine="720"/>
          </w:pPr>
        </w:pPrChange>
      </w:pPr>
      <w:bookmarkStart w:id="6282" w:name="_Toc321775050"/>
      <w:bookmarkStart w:id="6283" w:name="_Toc321775397"/>
      <w:bookmarkStart w:id="6284" w:name="_Toc321775744"/>
      <w:bookmarkStart w:id="6285" w:name="_Toc322200246"/>
      <w:bookmarkStart w:id="6286" w:name="_Toc322219014"/>
      <w:bookmarkStart w:id="6287" w:name="_Toc322219409"/>
      <w:bookmarkEnd w:id="6282"/>
      <w:bookmarkEnd w:id="6283"/>
      <w:bookmarkEnd w:id="6284"/>
      <w:bookmarkEnd w:id="6285"/>
      <w:bookmarkEnd w:id="6286"/>
      <w:bookmarkEnd w:id="6287"/>
    </w:p>
    <w:p w14:paraId="0336657E" w14:textId="77777777" w:rsidR="00622EA7" w:rsidRPr="006B409E" w:rsidDel="0008299B" w:rsidRDefault="00622EA7">
      <w:pPr>
        <w:rPr>
          <w:del w:id="6288" w:author="Red Army" w:date="2012-04-07T16:04:00Z"/>
          <w:rFonts w:eastAsiaTheme="minorHAnsi"/>
        </w:rPr>
        <w:pPrChange w:id="6289" w:author="Red Army" w:date="2012-04-09T22:39:00Z">
          <w:pPr>
            <w:ind w:left="1440" w:firstLine="720"/>
          </w:pPr>
        </w:pPrChange>
      </w:pPr>
      <w:bookmarkStart w:id="6290" w:name="_Toc321775051"/>
      <w:bookmarkStart w:id="6291" w:name="_Toc321775398"/>
      <w:bookmarkStart w:id="6292" w:name="_Toc321775745"/>
      <w:bookmarkStart w:id="6293" w:name="_Toc322200247"/>
      <w:bookmarkStart w:id="6294" w:name="_Toc322219015"/>
      <w:bookmarkStart w:id="6295" w:name="_Toc322219410"/>
      <w:bookmarkEnd w:id="6290"/>
      <w:bookmarkEnd w:id="6291"/>
      <w:bookmarkEnd w:id="6292"/>
      <w:bookmarkEnd w:id="6293"/>
      <w:bookmarkEnd w:id="6294"/>
      <w:bookmarkEnd w:id="6295"/>
    </w:p>
    <w:p w14:paraId="58E0493F" w14:textId="77777777" w:rsidR="00622EA7" w:rsidRPr="006B409E" w:rsidDel="0008299B" w:rsidRDefault="00622EA7">
      <w:pPr>
        <w:rPr>
          <w:del w:id="6296" w:author="Red Army" w:date="2012-04-07T16:04:00Z"/>
          <w:rFonts w:eastAsiaTheme="minorHAnsi"/>
        </w:rPr>
        <w:pPrChange w:id="6297" w:author="Red Army" w:date="2012-04-09T22:39:00Z">
          <w:pPr>
            <w:ind w:left="1440" w:firstLine="720"/>
          </w:pPr>
        </w:pPrChange>
      </w:pPr>
      <w:bookmarkStart w:id="6298" w:name="_Toc321775052"/>
      <w:bookmarkStart w:id="6299" w:name="_Toc321775399"/>
      <w:bookmarkStart w:id="6300" w:name="_Toc321775746"/>
      <w:bookmarkStart w:id="6301" w:name="_Toc322200248"/>
      <w:bookmarkStart w:id="6302" w:name="_Toc322219016"/>
      <w:bookmarkStart w:id="6303" w:name="_Toc322219411"/>
      <w:bookmarkEnd w:id="6298"/>
      <w:bookmarkEnd w:id="6299"/>
      <w:bookmarkEnd w:id="6300"/>
      <w:bookmarkEnd w:id="6301"/>
      <w:bookmarkEnd w:id="6302"/>
      <w:bookmarkEnd w:id="6303"/>
    </w:p>
    <w:p w14:paraId="2F66D1C1" w14:textId="77777777" w:rsidR="00622EA7" w:rsidRPr="006B409E" w:rsidDel="0008299B" w:rsidRDefault="00622EA7">
      <w:pPr>
        <w:rPr>
          <w:del w:id="6304" w:author="Red Army" w:date="2012-04-07T16:04:00Z"/>
          <w:rFonts w:eastAsiaTheme="minorHAnsi"/>
          <w:rPrChange w:id="6305" w:author="Red Army" w:date="2012-04-09T22:39:00Z">
            <w:rPr>
              <w:del w:id="6306" w:author="Red Army" w:date="2012-04-07T16:04:00Z"/>
              <w:rFonts w:asciiTheme="majorHAnsi" w:eastAsiaTheme="majorEastAsia" w:hAnsiTheme="majorHAnsi" w:cstheme="majorBidi"/>
              <w:b/>
              <w:bCs/>
              <w:color w:val="4F81BD" w:themeColor="accent1"/>
            </w:rPr>
          </w:rPrChange>
        </w:rPr>
        <w:pPrChange w:id="6307" w:author="Red Army" w:date="2012-04-09T22:39:00Z">
          <w:pPr>
            <w:keepNext/>
            <w:keepLines/>
            <w:numPr>
              <w:ilvl w:val="1"/>
              <w:numId w:val="46"/>
            </w:numPr>
            <w:spacing w:before="200" w:after="0"/>
            <w:ind w:left="705" w:hanging="525"/>
            <w:outlineLvl w:val="2"/>
          </w:pPr>
        </w:pPrChange>
      </w:pPr>
      <w:del w:id="6308" w:author="Red Army" w:date="2012-04-07T16:04:00Z">
        <w:r w:rsidRPr="006B409E" w:rsidDel="0008299B">
          <w:rPr>
            <w:rFonts w:eastAsiaTheme="minorHAnsi"/>
            <w:rPrChange w:id="6309" w:author="Red Army" w:date="2012-04-09T22:39:00Z">
              <w:rPr>
                <w:rFonts w:asciiTheme="majorHAnsi" w:eastAsiaTheme="majorEastAsia" w:hAnsiTheme="majorHAnsi" w:cstheme="majorBidi"/>
                <w:b/>
                <w:bCs/>
                <w:color w:val="4F81BD" w:themeColor="accent1"/>
              </w:rPr>
            </w:rPrChange>
          </w:rPr>
          <w:delText>Manage Address Parts</w:delText>
        </w:r>
        <w:bookmarkStart w:id="6310" w:name="_Toc321775053"/>
        <w:bookmarkStart w:id="6311" w:name="_Toc321775400"/>
        <w:bookmarkStart w:id="6312" w:name="_Toc321775747"/>
        <w:bookmarkStart w:id="6313" w:name="_Toc322200249"/>
        <w:bookmarkStart w:id="6314" w:name="_Toc322219017"/>
        <w:bookmarkStart w:id="6315" w:name="_Toc322219412"/>
        <w:bookmarkEnd w:id="6310"/>
        <w:bookmarkEnd w:id="6311"/>
        <w:bookmarkEnd w:id="6312"/>
        <w:bookmarkEnd w:id="6313"/>
        <w:bookmarkEnd w:id="6314"/>
        <w:bookmarkEnd w:id="6315"/>
      </w:del>
    </w:p>
    <w:p w14:paraId="168997C2" w14:textId="77777777" w:rsidR="00622EA7" w:rsidRPr="006B409E" w:rsidDel="0008299B" w:rsidRDefault="00622EA7">
      <w:pPr>
        <w:rPr>
          <w:del w:id="6316" w:author="Red Army" w:date="2012-04-07T16:04:00Z"/>
          <w:rFonts w:eastAsiaTheme="minorHAnsi"/>
        </w:rPr>
        <w:pPrChange w:id="6317" w:author="Red Army" w:date="2012-04-09T22:39:00Z">
          <w:pPr>
            <w:ind w:left="705" w:firstLine="4"/>
            <w:contextualSpacing/>
            <w:jc w:val="both"/>
          </w:pPr>
        </w:pPrChange>
      </w:pPr>
      <w:del w:id="6318" w:author="Red Army" w:date="2012-04-07T16:04:00Z">
        <w:r w:rsidRPr="006B409E" w:rsidDel="0008299B">
          <w:rPr>
            <w:rFonts w:eastAsiaTheme="minorHAnsi"/>
          </w:rPr>
          <w:delText>This page manages all address parts which are used in website. You can delete any address part by choosing that address in the tree then clicking to “Delete” button at the bottom.</w:delText>
        </w:r>
        <w:bookmarkStart w:id="6319" w:name="_Toc321775054"/>
        <w:bookmarkStart w:id="6320" w:name="_Toc321775401"/>
        <w:bookmarkStart w:id="6321" w:name="_Toc321775748"/>
        <w:bookmarkStart w:id="6322" w:name="_Toc322200250"/>
        <w:bookmarkStart w:id="6323" w:name="_Toc322219018"/>
        <w:bookmarkStart w:id="6324" w:name="_Toc322219413"/>
        <w:bookmarkEnd w:id="6319"/>
        <w:bookmarkEnd w:id="6320"/>
        <w:bookmarkEnd w:id="6321"/>
        <w:bookmarkEnd w:id="6322"/>
        <w:bookmarkEnd w:id="6323"/>
        <w:bookmarkEnd w:id="6324"/>
      </w:del>
    </w:p>
    <w:p w14:paraId="378F9B42" w14:textId="77777777" w:rsidR="00622EA7" w:rsidRPr="006B409E" w:rsidDel="0008299B" w:rsidRDefault="00622EA7">
      <w:pPr>
        <w:rPr>
          <w:del w:id="6325" w:author="Red Army" w:date="2012-04-07T16:04:00Z"/>
          <w:rFonts w:eastAsiaTheme="minorHAnsi"/>
        </w:rPr>
        <w:pPrChange w:id="6326" w:author="Red Army" w:date="2012-04-09T22:39:00Z">
          <w:pPr>
            <w:ind w:left="1440" w:firstLine="720"/>
          </w:pPr>
        </w:pPrChange>
      </w:pPr>
      <w:del w:id="6327" w:author="Red Army" w:date="2012-04-07T16:04:00Z">
        <w:r w:rsidRPr="00441741" w:rsidDel="0008299B">
          <w:rPr>
            <w:noProof/>
            <w:lang w:eastAsia="ja-JP"/>
          </w:rPr>
          <w:lastRenderedPageBreak/>
          <w:drawing>
            <wp:inline distT="0" distB="0" distL="0" distR="0" wp14:anchorId="038088E0" wp14:editId="750FB23E">
              <wp:extent cx="2613804" cy="2235202"/>
              <wp:effectExtent l="190500" t="190500" r="186690" b="18415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PNG"/>
                      <pic:cNvPicPr/>
                    </pic:nvPicPr>
                    <pic:blipFill>
                      <a:blip r:embed="rId127">
                        <a:extLst>
                          <a:ext uri="{28A0092B-C50C-407E-A947-70E740481C1C}">
                            <a14:useLocalDpi xmlns:a14="http://schemas.microsoft.com/office/drawing/2010/main" val="0"/>
                          </a:ext>
                        </a:extLst>
                      </a:blip>
                      <a:stretch>
                        <a:fillRect/>
                      </a:stretch>
                    </pic:blipFill>
                    <pic:spPr>
                      <a:xfrm>
                        <a:off x="0" y="0"/>
                        <a:ext cx="2614009" cy="2235377"/>
                      </a:xfrm>
                      <a:prstGeom prst="rect">
                        <a:avLst/>
                      </a:prstGeom>
                      <a:ln>
                        <a:noFill/>
                      </a:ln>
                      <a:effectLst>
                        <a:outerShdw blurRad="190500" algn="tl" rotWithShape="0">
                          <a:srgbClr val="000000">
                            <a:alpha val="70000"/>
                          </a:srgbClr>
                        </a:outerShdw>
                      </a:effectLst>
                    </pic:spPr>
                  </pic:pic>
                </a:graphicData>
              </a:graphic>
            </wp:inline>
          </w:drawing>
        </w:r>
        <w:bookmarkStart w:id="6328" w:name="_Toc321775055"/>
        <w:bookmarkStart w:id="6329" w:name="_Toc321775402"/>
        <w:bookmarkStart w:id="6330" w:name="_Toc321775749"/>
        <w:bookmarkStart w:id="6331" w:name="_Toc322200251"/>
        <w:bookmarkStart w:id="6332" w:name="_Toc322219019"/>
        <w:bookmarkStart w:id="6333" w:name="_Toc322219414"/>
        <w:bookmarkEnd w:id="6328"/>
        <w:bookmarkEnd w:id="6329"/>
        <w:bookmarkEnd w:id="6330"/>
        <w:bookmarkEnd w:id="6331"/>
        <w:bookmarkEnd w:id="6332"/>
        <w:bookmarkEnd w:id="6333"/>
      </w:del>
    </w:p>
    <w:p w14:paraId="1B440C25" w14:textId="77777777" w:rsidR="00622EA7" w:rsidRPr="006B409E" w:rsidDel="0008299B" w:rsidRDefault="00622EA7">
      <w:pPr>
        <w:rPr>
          <w:del w:id="6334" w:author="Red Army" w:date="2012-04-07T16:04:00Z"/>
          <w:rFonts w:eastAsiaTheme="minorHAnsi"/>
        </w:rPr>
        <w:pPrChange w:id="6335" w:author="Red Army" w:date="2012-04-09T22:39:00Z">
          <w:pPr>
            <w:ind w:left="709"/>
            <w:jc w:val="both"/>
          </w:pPr>
        </w:pPrChange>
      </w:pPr>
      <w:del w:id="6336" w:author="Red Army" w:date="2012-04-07T16:04:00Z">
        <w:r w:rsidRPr="006B409E" w:rsidDel="0008299B">
          <w:rPr>
            <w:rFonts w:eastAsiaTheme="minorHAnsi"/>
          </w:rPr>
          <w:delText>If you want to create a new address part: click to Add new child at the bottom of tree view. Create an Address Part page will appear as the below picture. You can input Name and Prefix, locate address on the map. Finally, you have to click to “Save” button to finish creating. A notification will be displayed at the top of page, announce creating successfully.</w:delText>
        </w:r>
        <w:bookmarkStart w:id="6337" w:name="_Toc321775056"/>
        <w:bookmarkStart w:id="6338" w:name="_Toc321775403"/>
        <w:bookmarkStart w:id="6339" w:name="_Toc321775750"/>
        <w:bookmarkStart w:id="6340" w:name="_Toc322200252"/>
        <w:bookmarkStart w:id="6341" w:name="_Toc322219020"/>
        <w:bookmarkStart w:id="6342" w:name="_Toc322219415"/>
        <w:bookmarkEnd w:id="6337"/>
        <w:bookmarkEnd w:id="6338"/>
        <w:bookmarkEnd w:id="6339"/>
        <w:bookmarkEnd w:id="6340"/>
        <w:bookmarkEnd w:id="6341"/>
        <w:bookmarkEnd w:id="6342"/>
      </w:del>
    </w:p>
    <w:p w14:paraId="1C92A0C4" w14:textId="77777777" w:rsidR="00622EA7" w:rsidRPr="006B409E" w:rsidDel="0008299B" w:rsidRDefault="00622EA7">
      <w:pPr>
        <w:rPr>
          <w:del w:id="6343" w:author="Red Army" w:date="2012-04-07T16:04:00Z"/>
          <w:rFonts w:eastAsiaTheme="minorHAnsi"/>
        </w:rPr>
        <w:pPrChange w:id="6344" w:author="Red Army" w:date="2012-04-09T22:39:00Z">
          <w:pPr>
            <w:ind w:firstLine="720"/>
          </w:pPr>
        </w:pPrChange>
      </w:pPr>
      <w:del w:id="6345" w:author="Red Army" w:date="2012-04-07T16:04:00Z">
        <w:r w:rsidRPr="00441741" w:rsidDel="0008299B">
          <w:rPr>
            <w:noProof/>
            <w:lang w:eastAsia="ja-JP"/>
          </w:rPr>
          <w:drawing>
            <wp:inline distT="0" distB="0" distL="0" distR="0" wp14:anchorId="7635EF8D" wp14:editId="0E33FE2B">
              <wp:extent cx="4632385" cy="2600055"/>
              <wp:effectExtent l="190500" t="190500" r="187325" b="18161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128">
                        <a:extLst>
                          <a:ext uri="{28A0092B-C50C-407E-A947-70E740481C1C}">
                            <a14:useLocalDpi xmlns:a14="http://schemas.microsoft.com/office/drawing/2010/main" val="0"/>
                          </a:ext>
                        </a:extLst>
                      </a:blip>
                      <a:stretch>
                        <a:fillRect/>
                      </a:stretch>
                    </pic:blipFill>
                    <pic:spPr>
                      <a:xfrm>
                        <a:off x="0" y="0"/>
                        <a:ext cx="4634729" cy="2601371"/>
                      </a:xfrm>
                      <a:prstGeom prst="rect">
                        <a:avLst/>
                      </a:prstGeom>
                      <a:ln>
                        <a:noFill/>
                      </a:ln>
                      <a:effectLst>
                        <a:outerShdw blurRad="190500" algn="tl" rotWithShape="0">
                          <a:srgbClr val="000000">
                            <a:alpha val="70000"/>
                          </a:srgbClr>
                        </a:outerShdw>
                      </a:effectLst>
                    </pic:spPr>
                  </pic:pic>
                </a:graphicData>
              </a:graphic>
            </wp:inline>
          </w:drawing>
        </w:r>
        <w:bookmarkStart w:id="6346" w:name="_Toc321775057"/>
        <w:bookmarkStart w:id="6347" w:name="_Toc321775404"/>
        <w:bookmarkStart w:id="6348" w:name="_Toc321775751"/>
        <w:bookmarkStart w:id="6349" w:name="_Toc322200253"/>
        <w:bookmarkStart w:id="6350" w:name="_Toc322219021"/>
        <w:bookmarkStart w:id="6351" w:name="_Toc322219416"/>
        <w:bookmarkEnd w:id="6346"/>
        <w:bookmarkEnd w:id="6347"/>
        <w:bookmarkEnd w:id="6348"/>
        <w:bookmarkEnd w:id="6349"/>
        <w:bookmarkEnd w:id="6350"/>
        <w:bookmarkEnd w:id="6351"/>
      </w:del>
    </w:p>
    <w:p w14:paraId="402E30F5" w14:textId="77777777" w:rsidR="00622EA7" w:rsidRPr="006B409E" w:rsidDel="0008299B" w:rsidRDefault="00622EA7">
      <w:pPr>
        <w:rPr>
          <w:del w:id="6352" w:author="Red Army" w:date="2012-04-07T16:04:00Z"/>
          <w:rFonts w:eastAsiaTheme="minorHAnsi"/>
        </w:rPr>
        <w:pPrChange w:id="6353" w:author="Red Army" w:date="2012-04-09T22:39:00Z">
          <w:pPr>
            <w:ind w:left="709"/>
            <w:jc w:val="both"/>
          </w:pPr>
        </w:pPrChange>
      </w:pPr>
      <w:del w:id="6354" w:author="Red Army" w:date="2012-04-07T16:04:00Z">
        <w:r w:rsidRPr="006B409E" w:rsidDel="0008299B">
          <w:rPr>
            <w:rFonts w:eastAsiaTheme="minorHAnsi"/>
          </w:rPr>
          <w:delText>If you want to change some information of created address part in the past, choose that address part and click to “Edit” button at the bottom of page. Edit Address Parts page will appear as same as the below picture. You can change anything you want before clicking to Save button to confirm changes.</w:delText>
        </w:r>
        <w:bookmarkStart w:id="6355" w:name="_Toc321775058"/>
        <w:bookmarkStart w:id="6356" w:name="_Toc321775405"/>
        <w:bookmarkStart w:id="6357" w:name="_Toc321775752"/>
        <w:bookmarkStart w:id="6358" w:name="_Toc322200254"/>
        <w:bookmarkStart w:id="6359" w:name="_Toc322219022"/>
        <w:bookmarkStart w:id="6360" w:name="_Toc322219417"/>
        <w:bookmarkEnd w:id="6355"/>
        <w:bookmarkEnd w:id="6356"/>
        <w:bookmarkEnd w:id="6357"/>
        <w:bookmarkEnd w:id="6358"/>
        <w:bookmarkEnd w:id="6359"/>
        <w:bookmarkEnd w:id="6360"/>
      </w:del>
    </w:p>
    <w:p w14:paraId="4718F1DB" w14:textId="77777777" w:rsidR="00622EA7" w:rsidRPr="006B409E" w:rsidDel="0008299B" w:rsidRDefault="00622EA7">
      <w:pPr>
        <w:rPr>
          <w:del w:id="6361" w:author="Red Army" w:date="2012-04-07T16:04:00Z"/>
          <w:rFonts w:eastAsiaTheme="minorHAnsi"/>
        </w:rPr>
        <w:pPrChange w:id="6362" w:author="Red Army" w:date="2012-04-09T22:39:00Z">
          <w:pPr>
            <w:ind w:firstLine="720"/>
          </w:pPr>
        </w:pPrChange>
      </w:pPr>
      <w:del w:id="6363" w:author="Red Army" w:date="2012-04-07T16:04:00Z">
        <w:r w:rsidRPr="00441741" w:rsidDel="0008299B">
          <w:rPr>
            <w:noProof/>
            <w:lang w:eastAsia="ja-JP"/>
          </w:rPr>
          <w:lastRenderedPageBreak/>
          <w:drawing>
            <wp:inline distT="0" distB="0" distL="0" distR="0" wp14:anchorId="7BAA7A87" wp14:editId="562B951D">
              <wp:extent cx="4392044" cy="2475781"/>
              <wp:effectExtent l="190500" t="190500" r="199390" b="19177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129">
                        <a:extLst>
                          <a:ext uri="{28A0092B-C50C-407E-A947-70E740481C1C}">
                            <a14:useLocalDpi xmlns:a14="http://schemas.microsoft.com/office/drawing/2010/main" val="0"/>
                          </a:ext>
                        </a:extLst>
                      </a:blip>
                      <a:stretch>
                        <a:fillRect/>
                      </a:stretch>
                    </pic:blipFill>
                    <pic:spPr>
                      <a:xfrm>
                        <a:off x="0" y="0"/>
                        <a:ext cx="4394269" cy="2477035"/>
                      </a:xfrm>
                      <a:prstGeom prst="rect">
                        <a:avLst/>
                      </a:prstGeom>
                      <a:ln>
                        <a:noFill/>
                      </a:ln>
                      <a:effectLst>
                        <a:outerShdw blurRad="190500" algn="tl" rotWithShape="0">
                          <a:srgbClr val="000000">
                            <a:alpha val="70000"/>
                          </a:srgbClr>
                        </a:outerShdw>
                      </a:effectLst>
                    </pic:spPr>
                  </pic:pic>
                </a:graphicData>
              </a:graphic>
            </wp:inline>
          </w:drawing>
        </w:r>
        <w:bookmarkStart w:id="6364" w:name="_Toc321775059"/>
        <w:bookmarkStart w:id="6365" w:name="_Toc321775406"/>
        <w:bookmarkStart w:id="6366" w:name="_Toc321775753"/>
        <w:bookmarkStart w:id="6367" w:name="_Toc322200255"/>
        <w:bookmarkStart w:id="6368" w:name="_Toc322219023"/>
        <w:bookmarkStart w:id="6369" w:name="_Toc322219418"/>
        <w:bookmarkEnd w:id="6364"/>
        <w:bookmarkEnd w:id="6365"/>
        <w:bookmarkEnd w:id="6366"/>
        <w:bookmarkEnd w:id="6367"/>
        <w:bookmarkEnd w:id="6368"/>
        <w:bookmarkEnd w:id="6369"/>
      </w:del>
    </w:p>
    <w:p w14:paraId="23034A02" w14:textId="77777777" w:rsidR="00622EA7" w:rsidRPr="006B409E" w:rsidDel="0008299B" w:rsidRDefault="00622EA7">
      <w:pPr>
        <w:rPr>
          <w:del w:id="6370" w:author="Red Army" w:date="2012-04-07T16:04:00Z"/>
          <w:rFonts w:eastAsiaTheme="minorHAnsi"/>
          <w:rPrChange w:id="6371" w:author="Red Army" w:date="2012-04-09T22:39:00Z">
            <w:rPr>
              <w:del w:id="6372" w:author="Red Army" w:date="2012-04-07T16:04:00Z"/>
              <w:rFonts w:asciiTheme="majorHAnsi" w:eastAsiaTheme="majorEastAsia" w:hAnsiTheme="majorHAnsi" w:cstheme="majorBidi"/>
              <w:b/>
              <w:bCs/>
              <w:color w:val="4F81BD" w:themeColor="accent1"/>
            </w:rPr>
          </w:rPrChange>
        </w:rPr>
        <w:pPrChange w:id="6373" w:author="Red Army" w:date="2012-04-09T22:39:00Z">
          <w:pPr>
            <w:keepNext/>
            <w:keepLines/>
            <w:numPr>
              <w:ilvl w:val="1"/>
              <w:numId w:val="46"/>
            </w:numPr>
            <w:spacing w:before="200" w:after="0"/>
            <w:ind w:left="705" w:hanging="525"/>
            <w:outlineLvl w:val="2"/>
          </w:pPr>
        </w:pPrChange>
      </w:pPr>
      <w:del w:id="6374" w:author="Red Army" w:date="2012-04-07T16:04:00Z">
        <w:r w:rsidRPr="006B409E" w:rsidDel="0008299B">
          <w:rPr>
            <w:rFonts w:eastAsiaTheme="minorHAnsi"/>
            <w:rPrChange w:id="6375" w:author="Red Army" w:date="2012-04-09T22:39:00Z">
              <w:rPr>
                <w:rFonts w:asciiTheme="majorHAnsi" w:eastAsiaTheme="majorEastAsia" w:hAnsiTheme="majorHAnsi" w:cstheme="majorBidi"/>
                <w:b/>
                <w:bCs/>
                <w:color w:val="4F81BD" w:themeColor="accent1"/>
              </w:rPr>
            </w:rPrChange>
          </w:rPr>
          <w:delText>Manage Contacts</w:delText>
        </w:r>
        <w:bookmarkStart w:id="6376" w:name="_Toc321775060"/>
        <w:bookmarkStart w:id="6377" w:name="_Toc321775407"/>
        <w:bookmarkStart w:id="6378" w:name="_Toc321775754"/>
        <w:bookmarkStart w:id="6379" w:name="_Toc322200256"/>
        <w:bookmarkStart w:id="6380" w:name="_Toc322219024"/>
        <w:bookmarkStart w:id="6381" w:name="_Toc322219419"/>
        <w:bookmarkEnd w:id="6376"/>
        <w:bookmarkEnd w:id="6377"/>
        <w:bookmarkEnd w:id="6378"/>
        <w:bookmarkEnd w:id="6379"/>
        <w:bookmarkEnd w:id="6380"/>
        <w:bookmarkEnd w:id="6381"/>
      </w:del>
    </w:p>
    <w:p w14:paraId="503AF456" w14:textId="77777777" w:rsidR="00622EA7" w:rsidRPr="006B409E" w:rsidDel="0008299B" w:rsidRDefault="00622EA7">
      <w:pPr>
        <w:rPr>
          <w:del w:id="6382" w:author="Red Army" w:date="2012-04-07T16:04:00Z"/>
          <w:rFonts w:eastAsiaTheme="minorHAnsi"/>
        </w:rPr>
        <w:pPrChange w:id="6383" w:author="Red Army" w:date="2012-04-09T22:39:00Z">
          <w:pPr>
            <w:ind w:left="709"/>
            <w:contextualSpacing/>
            <w:jc w:val="both"/>
          </w:pPr>
        </w:pPrChange>
      </w:pPr>
      <w:del w:id="6384" w:author="Red Army" w:date="2012-04-07T16:04:00Z">
        <w:r w:rsidRPr="006B409E" w:rsidDel="0008299B">
          <w:rPr>
            <w:rFonts w:eastAsiaTheme="minorHAnsi"/>
          </w:rPr>
          <w:delText>This page manages all contacts which are sent from user. You can sort them follow conditions: Checked, Uncheck and All by choosing any condition in drop down list then clicking to “Filter” button.</w:delText>
        </w:r>
        <w:bookmarkStart w:id="6385" w:name="_Toc321775061"/>
        <w:bookmarkStart w:id="6386" w:name="_Toc321775408"/>
        <w:bookmarkStart w:id="6387" w:name="_Toc321775755"/>
        <w:bookmarkStart w:id="6388" w:name="_Toc322200257"/>
        <w:bookmarkStart w:id="6389" w:name="_Toc322219025"/>
        <w:bookmarkStart w:id="6390" w:name="_Toc322219420"/>
        <w:bookmarkEnd w:id="6385"/>
        <w:bookmarkEnd w:id="6386"/>
        <w:bookmarkEnd w:id="6387"/>
        <w:bookmarkEnd w:id="6388"/>
        <w:bookmarkEnd w:id="6389"/>
        <w:bookmarkEnd w:id="6390"/>
      </w:del>
    </w:p>
    <w:p w14:paraId="00BC5745" w14:textId="77777777" w:rsidR="00622EA7" w:rsidRPr="006B409E" w:rsidDel="0008299B" w:rsidRDefault="00622EA7">
      <w:pPr>
        <w:rPr>
          <w:del w:id="6391" w:author="Red Army" w:date="2012-04-07T16:04:00Z"/>
          <w:rFonts w:eastAsiaTheme="minorHAnsi"/>
        </w:rPr>
        <w:pPrChange w:id="6392" w:author="Red Army" w:date="2012-04-09T22:39:00Z">
          <w:pPr>
            <w:ind w:firstLine="709"/>
          </w:pPr>
        </w:pPrChange>
      </w:pPr>
      <w:del w:id="6393" w:author="Red Army" w:date="2012-04-07T16:04:00Z">
        <w:r w:rsidRPr="00441741" w:rsidDel="0008299B">
          <w:rPr>
            <w:noProof/>
            <w:lang w:eastAsia="ja-JP"/>
          </w:rPr>
          <w:drawing>
            <wp:inline distT="0" distB="0" distL="0" distR="0" wp14:anchorId="61044DFA" wp14:editId="7D3064DB">
              <wp:extent cx="5146308" cy="983411"/>
              <wp:effectExtent l="190500" t="190500" r="187960" b="19812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130">
                        <a:extLst>
                          <a:ext uri="{28A0092B-C50C-407E-A947-70E740481C1C}">
                            <a14:useLocalDpi xmlns:a14="http://schemas.microsoft.com/office/drawing/2010/main" val="0"/>
                          </a:ext>
                        </a:extLst>
                      </a:blip>
                      <a:stretch>
                        <a:fillRect/>
                      </a:stretch>
                    </pic:blipFill>
                    <pic:spPr>
                      <a:xfrm>
                        <a:off x="0" y="0"/>
                        <a:ext cx="5206761" cy="994963"/>
                      </a:xfrm>
                      <a:prstGeom prst="rect">
                        <a:avLst/>
                      </a:prstGeom>
                      <a:ln>
                        <a:noFill/>
                      </a:ln>
                      <a:effectLst>
                        <a:outerShdw blurRad="190500" algn="tl" rotWithShape="0">
                          <a:srgbClr val="000000">
                            <a:alpha val="70000"/>
                          </a:srgbClr>
                        </a:outerShdw>
                      </a:effectLst>
                    </pic:spPr>
                  </pic:pic>
                </a:graphicData>
              </a:graphic>
            </wp:inline>
          </w:drawing>
        </w:r>
        <w:bookmarkStart w:id="6394" w:name="_Toc321775062"/>
        <w:bookmarkStart w:id="6395" w:name="_Toc321775409"/>
        <w:bookmarkStart w:id="6396" w:name="_Toc321775756"/>
        <w:bookmarkStart w:id="6397" w:name="_Toc322200258"/>
        <w:bookmarkStart w:id="6398" w:name="_Toc322219026"/>
        <w:bookmarkStart w:id="6399" w:name="_Toc322219421"/>
        <w:bookmarkEnd w:id="6394"/>
        <w:bookmarkEnd w:id="6395"/>
        <w:bookmarkEnd w:id="6396"/>
        <w:bookmarkEnd w:id="6397"/>
        <w:bookmarkEnd w:id="6398"/>
        <w:bookmarkEnd w:id="6399"/>
      </w:del>
    </w:p>
    <w:p w14:paraId="546CA53E" w14:textId="5D7FC75C" w:rsidR="00622EA7" w:rsidRPr="006B409E" w:rsidDel="00575B5A" w:rsidRDefault="00622EA7">
      <w:pPr>
        <w:rPr>
          <w:del w:id="6400" w:author="Red Army" w:date="2012-04-09T22:40:00Z"/>
          <w:rFonts w:eastAsiaTheme="minorHAnsi"/>
        </w:rPr>
        <w:pPrChange w:id="6401" w:author="Red Army" w:date="2012-04-09T22:39:00Z">
          <w:pPr>
            <w:spacing w:after="0" w:line="360" w:lineRule="auto"/>
            <w:ind w:left="709" w:firstLine="11"/>
          </w:pPr>
        </w:pPrChange>
      </w:pPr>
      <w:del w:id="6402" w:author="Red Army" w:date="2012-04-07T16:04:00Z">
        <w:r w:rsidRPr="006B409E" w:rsidDel="0008299B">
          <w:rPr>
            <w:rFonts w:eastAsiaTheme="minorHAnsi"/>
          </w:rPr>
          <w:delText>You can view contact details by clicking Subject hyperlink of any contact. You can see Subject and content of message. After reading, you click to “Mark as Checked” so that we can ignored it at another checking. You can also click to Email hyperlink at Manage Contacts page to send your reply to that user.</w:delText>
        </w:r>
      </w:del>
      <w:bookmarkStart w:id="6403" w:name="_Toc321775063"/>
      <w:bookmarkStart w:id="6404" w:name="_Toc321775410"/>
      <w:bookmarkStart w:id="6405" w:name="_Toc321775757"/>
      <w:bookmarkStart w:id="6406" w:name="_Toc322200259"/>
      <w:bookmarkStart w:id="6407" w:name="_Toc322219027"/>
      <w:bookmarkStart w:id="6408" w:name="_Toc322219422"/>
      <w:bookmarkEnd w:id="6403"/>
      <w:bookmarkEnd w:id="6404"/>
      <w:bookmarkEnd w:id="6405"/>
      <w:bookmarkEnd w:id="6406"/>
      <w:bookmarkEnd w:id="6407"/>
      <w:bookmarkEnd w:id="6408"/>
    </w:p>
    <w:p w14:paraId="670C17AF" w14:textId="77777777" w:rsidR="00622EA7" w:rsidRPr="009D4FDC" w:rsidDel="0008299B" w:rsidRDefault="00622EA7">
      <w:pPr>
        <w:pStyle w:val="Heading1"/>
        <w:rPr>
          <w:del w:id="6409" w:author="Red Army" w:date="2012-04-07T16:04:00Z"/>
          <w:rPrChange w:id="6410" w:author="Red Army" w:date="2012-04-09T10:27:00Z">
            <w:rPr>
              <w:del w:id="6411" w:author="Red Army" w:date="2012-04-07T16:04:00Z"/>
              <w:rFonts w:eastAsiaTheme="minorHAnsi"/>
            </w:rPr>
          </w:rPrChange>
        </w:rPr>
        <w:pPrChange w:id="6412" w:author="Red Army" w:date="2012-04-09T10:27:00Z">
          <w:pPr>
            <w:ind w:firstLine="720"/>
          </w:pPr>
        </w:pPrChange>
      </w:pPr>
      <w:del w:id="6413" w:author="Red Army" w:date="2012-04-07T16:04:00Z">
        <w:r w:rsidRPr="00967041" w:rsidDel="0008299B">
          <w:rPr>
            <w:noProof/>
            <w:lang w:eastAsia="ja-JP"/>
          </w:rPr>
          <w:lastRenderedPageBreak/>
          <w:drawing>
            <wp:inline distT="0" distB="0" distL="0" distR="0" wp14:anchorId="449A1B1F" wp14:editId="670F4DF3">
              <wp:extent cx="2579298" cy="2453317"/>
              <wp:effectExtent l="190500" t="190500" r="183515" b="19494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131">
                        <a:extLst>
                          <a:ext uri="{28A0092B-C50C-407E-A947-70E740481C1C}">
                            <a14:useLocalDpi xmlns:a14="http://schemas.microsoft.com/office/drawing/2010/main" val="0"/>
                          </a:ext>
                        </a:extLst>
                      </a:blip>
                      <a:stretch>
                        <a:fillRect/>
                      </a:stretch>
                    </pic:blipFill>
                    <pic:spPr>
                      <a:xfrm>
                        <a:off x="0" y="0"/>
                        <a:ext cx="2577354" cy="2451468"/>
                      </a:xfrm>
                      <a:prstGeom prst="rect">
                        <a:avLst/>
                      </a:prstGeom>
                      <a:ln>
                        <a:noFill/>
                      </a:ln>
                      <a:effectLst>
                        <a:outerShdw blurRad="190500" algn="tl" rotWithShape="0">
                          <a:srgbClr val="000000">
                            <a:alpha val="70000"/>
                          </a:srgbClr>
                        </a:outerShdw>
                      </a:effectLst>
                    </pic:spPr>
                  </pic:pic>
                </a:graphicData>
              </a:graphic>
            </wp:inline>
          </w:drawing>
        </w:r>
        <w:bookmarkStart w:id="6414" w:name="_Toc321578047"/>
        <w:bookmarkStart w:id="6415" w:name="_Toc321775064"/>
        <w:bookmarkStart w:id="6416" w:name="_Toc321775411"/>
        <w:bookmarkStart w:id="6417" w:name="_Toc321775758"/>
        <w:bookmarkStart w:id="6418" w:name="_Toc322200260"/>
        <w:bookmarkStart w:id="6419" w:name="_Toc322219028"/>
        <w:bookmarkStart w:id="6420" w:name="_Toc322219423"/>
        <w:bookmarkEnd w:id="6414"/>
        <w:bookmarkEnd w:id="6415"/>
        <w:bookmarkEnd w:id="6416"/>
        <w:bookmarkEnd w:id="6417"/>
        <w:bookmarkEnd w:id="6418"/>
        <w:bookmarkEnd w:id="6419"/>
        <w:bookmarkEnd w:id="6420"/>
      </w:del>
    </w:p>
    <w:p w14:paraId="55F589E9" w14:textId="77777777" w:rsidR="00622EA7" w:rsidRPr="009D4FDC" w:rsidRDefault="00622EA7">
      <w:pPr>
        <w:pStyle w:val="Heading1"/>
        <w:pPrChange w:id="6421" w:author="Red Army" w:date="2012-04-09T10:27:00Z">
          <w:pPr>
            <w:keepNext/>
            <w:keepLines/>
            <w:numPr>
              <w:numId w:val="2"/>
            </w:numPr>
            <w:spacing w:after="0" w:line="360" w:lineRule="auto"/>
            <w:ind w:left="360" w:hanging="360"/>
            <w:outlineLvl w:val="0"/>
          </w:pPr>
        </w:pPrChange>
      </w:pPr>
      <w:bookmarkStart w:id="6422" w:name="_Toc322219424"/>
      <w:r w:rsidRPr="009D4FDC">
        <w:t>Others</w:t>
      </w:r>
      <w:bookmarkEnd w:id="6422"/>
    </w:p>
    <w:p w14:paraId="47B89AB8" w14:textId="2FCDA299" w:rsidR="00AE0473" w:rsidRPr="009D4FDC" w:rsidRDefault="007355A8">
      <w:ins w:id="6423" w:author="Phuong Giang" w:date="2012-04-15T00:41:00Z">
        <w:r>
          <w:t>N/A</w:t>
        </w:r>
      </w:ins>
    </w:p>
    <w:sectPr w:rsidR="00AE0473" w:rsidRPr="009D4FDC" w:rsidSect="00216602">
      <w:type w:val="continuous"/>
      <w:pgSz w:w="11907" w:h="16840" w:code="9"/>
      <w:pgMar w:top="1134" w:right="851"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A30B04" w14:textId="77777777" w:rsidR="00450FF4" w:rsidRDefault="00450FF4" w:rsidP="009D4FDC">
      <w:r>
        <w:separator/>
      </w:r>
    </w:p>
  </w:endnote>
  <w:endnote w:type="continuationSeparator" w:id="0">
    <w:p w14:paraId="63436C80" w14:textId="77777777" w:rsidR="00450FF4" w:rsidRDefault="00450FF4" w:rsidP="009D4F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ＭＳ 明朝">
    <w:altName w:val="MS Mincho"/>
    <w:panose1 w:val="02020609040205080304"/>
    <w:charset w:val="80"/>
    <w:family w:val="roma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modern"/>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4544621"/>
      <w:docPartObj>
        <w:docPartGallery w:val="Page Numbers (Bottom of Page)"/>
        <w:docPartUnique/>
      </w:docPartObj>
    </w:sdtPr>
    <w:sdtEndPr>
      <w:rPr>
        <w:color w:val="808080" w:themeColor="background1" w:themeShade="80"/>
        <w:spacing w:val="60"/>
      </w:rPr>
    </w:sdtEndPr>
    <w:sdtContent>
      <w:p w14:paraId="512E4D60" w14:textId="77777777" w:rsidR="00450FF4" w:rsidRDefault="00450FF4" w:rsidP="009D4FDC">
        <w:pPr>
          <w:pStyle w:val="Footer"/>
        </w:pPr>
        <w:r>
          <w:fldChar w:fldCharType="begin"/>
        </w:r>
        <w:r>
          <w:instrText xml:space="preserve"> PAGE   \* MERGEFORMAT </w:instrText>
        </w:r>
        <w:r>
          <w:fldChar w:fldCharType="separate"/>
        </w:r>
        <w:r w:rsidR="00EF15BD">
          <w:rPr>
            <w:noProof/>
          </w:rPr>
          <w:t>2</w:t>
        </w:r>
        <w:r>
          <w:rPr>
            <w:noProof/>
          </w:rPr>
          <w:fldChar w:fldCharType="end"/>
        </w:r>
        <w:r>
          <w:t xml:space="preserve"> | </w:t>
        </w:r>
        <w:r>
          <w:rPr>
            <w:color w:val="808080" w:themeColor="background1" w:themeShade="80"/>
            <w:spacing w:val="60"/>
          </w:rPr>
          <w:t>Page</w:t>
        </w:r>
      </w:p>
    </w:sdtContent>
  </w:sdt>
  <w:p w14:paraId="785B3D81" w14:textId="77777777" w:rsidR="00450FF4" w:rsidRDefault="00450FF4" w:rsidP="00F258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A8FE90" w14:textId="77777777" w:rsidR="00450FF4" w:rsidRDefault="00450FF4" w:rsidP="009D4FDC">
      <w:r>
        <w:separator/>
      </w:r>
    </w:p>
  </w:footnote>
  <w:footnote w:type="continuationSeparator" w:id="0">
    <w:p w14:paraId="2D2681F1" w14:textId="77777777" w:rsidR="00450FF4" w:rsidRDefault="00450FF4" w:rsidP="009D4F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E7B50"/>
    <w:multiLevelType w:val="multilevel"/>
    <w:tmpl w:val="09AA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200341"/>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05EC6AB1"/>
    <w:multiLevelType w:val="hybridMultilevel"/>
    <w:tmpl w:val="EFFC1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AD6FB9"/>
    <w:multiLevelType w:val="multilevel"/>
    <w:tmpl w:val="C3529904"/>
    <w:lvl w:ilvl="0">
      <w:start w:val="1"/>
      <w:numFmt w:val="upperRoman"/>
      <w:lvlText w:val="%1."/>
      <w:lvlJc w:val="right"/>
      <w:pPr>
        <w:ind w:left="360" w:hanging="360"/>
      </w:pPr>
      <w:rPr>
        <w:rFonts w:hint="eastAsia"/>
      </w:rPr>
    </w:lvl>
    <w:lvl w:ilvl="1">
      <w:start w:val="1"/>
      <w:numFmt w:val="decimal"/>
      <w:lvlText w:val="%2."/>
      <w:lvlJc w:val="left"/>
      <w:pPr>
        <w:ind w:left="1080" w:hanging="360"/>
      </w:pPr>
      <w:rPr>
        <w:rFonts w:hint="eastAsia"/>
      </w:rPr>
    </w:lvl>
    <w:lvl w:ilvl="2">
      <w:start w:val="1"/>
      <w:numFmt w:val="decimal"/>
      <w:lvlText w:val="%2.%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4">
    <w:nsid w:val="0A0F2208"/>
    <w:multiLevelType w:val="multilevel"/>
    <w:tmpl w:val="DD70D06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C456B81"/>
    <w:multiLevelType w:val="multilevel"/>
    <w:tmpl w:val="DD70D06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C4B4F1F"/>
    <w:multiLevelType w:val="multilevel"/>
    <w:tmpl w:val="51F6E34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BF3A9F"/>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10C575B9"/>
    <w:multiLevelType w:val="multilevel"/>
    <w:tmpl w:val="3174A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18001DE"/>
    <w:multiLevelType w:val="multilevel"/>
    <w:tmpl w:val="99389DC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1B33133"/>
    <w:multiLevelType w:val="hybridMultilevel"/>
    <w:tmpl w:val="8AA09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30D1C8C"/>
    <w:multiLevelType w:val="hybridMultilevel"/>
    <w:tmpl w:val="B28C15E0"/>
    <w:lvl w:ilvl="0" w:tplc="0409000B">
      <w:start w:val="1"/>
      <w:numFmt w:val="bullet"/>
      <w:lvlText w:val=""/>
      <w:lvlJc w:val="left"/>
      <w:pPr>
        <w:ind w:left="1848" w:hanging="360"/>
      </w:pPr>
      <w:rPr>
        <w:rFonts w:ascii="Wingdings" w:hAnsi="Wingdings" w:hint="default"/>
      </w:rPr>
    </w:lvl>
    <w:lvl w:ilvl="1" w:tplc="04090003" w:tentative="1">
      <w:start w:val="1"/>
      <w:numFmt w:val="bullet"/>
      <w:lvlText w:val="o"/>
      <w:lvlJc w:val="left"/>
      <w:pPr>
        <w:ind w:left="2568" w:hanging="360"/>
      </w:pPr>
      <w:rPr>
        <w:rFonts w:ascii="Courier New" w:hAnsi="Courier New" w:cs="Courier New" w:hint="default"/>
      </w:rPr>
    </w:lvl>
    <w:lvl w:ilvl="2" w:tplc="04090005" w:tentative="1">
      <w:start w:val="1"/>
      <w:numFmt w:val="bullet"/>
      <w:lvlText w:val=""/>
      <w:lvlJc w:val="left"/>
      <w:pPr>
        <w:ind w:left="3288" w:hanging="360"/>
      </w:pPr>
      <w:rPr>
        <w:rFonts w:ascii="Wingdings" w:hAnsi="Wingdings" w:hint="default"/>
      </w:rPr>
    </w:lvl>
    <w:lvl w:ilvl="3" w:tplc="04090001" w:tentative="1">
      <w:start w:val="1"/>
      <w:numFmt w:val="bullet"/>
      <w:lvlText w:val=""/>
      <w:lvlJc w:val="left"/>
      <w:pPr>
        <w:ind w:left="4008" w:hanging="360"/>
      </w:pPr>
      <w:rPr>
        <w:rFonts w:ascii="Symbol" w:hAnsi="Symbol" w:hint="default"/>
      </w:rPr>
    </w:lvl>
    <w:lvl w:ilvl="4" w:tplc="04090003" w:tentative="1">
      <w:start w:val="1"/>
      <w:numFmt w:val="bullet"/>
      <w:lvlText w:val="o"/>
      <w:lvlJc w:val="left"/>
      <w:pPr>
        <w:ind w:left="4728" w:hanging="360"/>
      </w:pPr>
      <w:rPr>
        <w:rFonts w:ascii="Courier New" w:hAnsi="Courier New" w:cs="Courier New" w:hint="default"/>
      </w:rPr>
    </w:lvl>
    <w:lvl w:ilvl="5" w:tplc="04090005" w:tentative="1">
      <w:start w:val="1"/>
      <w:numFmt w:val="bullet"/>
      <w:lvlText w:val=""/>
      <w:lvlJc w:val="left"/>
      <w:pPr>
        <w:ind w:left="5448" w:hanging="360"/>
      </w:pPr>
      <w:rPr>
        <w:rFonts w:ascii="Wingdings" w:hAnsi="Wingdings" w:hint="default"/>
      </w:rPr>
    </w:lvl>
    <w:lvl w:ilvl="6" w:tplc="04090001" w:tentative="1">
      <w:start w:val="1"/>
      <w:numFmt w:val="bullet"/>
      <w:lvlText w:val=""/>
      <w:lvlJc w:val="left"/>
      <w:pPr>
        <w:ind w:left="6168" w:hanging="360"/>
      </w:pPr>
      <w:rPr>
        <w:rFonts w:ascii="Symbol" w:hAnsi="Symbol" w:hint="default"/>
      </w:rPr>
    </w:lvl>
    <w:lvl w:ilvl="7" w:tplc="04090003" w:tentative="1">
      <w:start w:val="1"/>
      <w:numFmt w:val="bullet"/>
      <w:lvlText w:val="o"/>
      <w:lvlJc w:val="left"/>
      <w:pPr>
        <w:ind w:left="6888" w:hanging="360"/>
      </w:pPr>
      <w:rPr>
        <w:rFonts w:ascii="Courier New" w:hAnsi="Courier New" w:cs="Courier New" w:hint="default"/>
      </w:rPr>
    </w:lvl>
    <w:lvl w:ilvl="8" w:tplc="04090005" w:tentative="1">
      <w:start w:val="1"/>
      <w:numFmt w:val="bullet"/>
      <w:lvlText w:val=""/>
      <w:lvlJc w:val="left"/>
      <w:pPr>
        <w:ind w:left="7608" w:hanging="360"/>
      </w:pPr>
      <w:rPr>
        <w:rFonts w:ascii="Wingdings" w:hAnsi="Wingdings" w:hint="default"/>
      </w:rPr>
    </w:lvl>
  </w:abstractNum>
  <w:abstractNum w:abstractNumId="12">
    <w:nsid w:val="134D1CD9"/>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136D7721"/>
    <w:multiLevelType w:val="multilevel"/>
    <w:tmpl w:val="DD70D06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6E6376D"/>
    <w:multiLevelType w:val="hybridMultilevel"/>
    <w:tmpl w:val="2BF6007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5">
    <w:nsid w:val="174B600E"/>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1824415C"/>
    <w:multiLevelType w:val="multilevel"/>
    <w:tmpl w:val="DD70D06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A1E2389"/>
    <w:multiLevelType w:val="multilevel"/>
    <w:tmpl w:val="E15C430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nsid w:val="1BB63B00"/>
    <w:multiLevelType w:val="multilevel"/>
    <w:tmpl w:val="DD70D06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CBA2FA6"/>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1E0B5032"/>
    <w:multiLevelType w:val="hybridMultilevel"/>
    <w:tmpl w:val="A55EA8B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E2E754D"/>
    <w:multiLevelType w:val="multilevel"/>
    <w:tmpl w:val="E15C430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nsid w:val="22247E0D"/>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nsid w:val="225A7DB6"/>
    <w:multiLevelType w:val="multilevel"/>
    <w:tmpl w:val="DD70D06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3F36AF2"/>
    <w:multiLevelType w:val="multilevel"/>
    <w:tmpl w:val="E15C430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nsid w:val="24F201A9"/>
    <w:multiLevelType w:val="multilevel"/>
    <w:tmpl w:val="E00CD74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64B3FBC"/>
    <w:multiLevelType w:val="hybridMultilevel"/>
    <w:tmpl w:val="6A6E6E06"/>
    <w:lvl w:ilvl="0" w:tplc="B27A91C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8F7533A"/>
    <w:multiLevelType w:val="multilevel"/>
    <w:tmpl w:val="DD70D06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22610F7"/>
    <w:multiLevelType w:val="multilevel"/>
    <w:tmpl w:val="DD70D06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2B86E86"/>
    <w:multiLevelType w:val="multilevel"/>
    <w:tmpl w:val="E15C430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nsid w:val="34682C08"/>
    <w:multiLevelType w:val="multilevel"/>
    <w:tmpl w:val="DD70D06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52A435A"/>
    <w:multiLevelType w:val="hybridMultilevel"/>
    <w:tmpl w:val="115AFF02"/>
    <w:lvl w:ilvl="0" w:tplc="EF1461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65D44D9"/>
    <w:multiLevelType w:val="multilevel"/>
    <w:tmpl w:val="DD70D06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6910CE8"/>
    <w:multiLevelType w:val="hybridMultilevel"/>
    <w:tmpl w:val="BB648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A4C2569"/>
    <w:multiLevelType w:val="multilevel"/>
    <w:tmpl w:val="E15C430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nsid w:val="3B6E248C"/>
    <w:multiLevelType w:val="multilevel"/>
    <w:tmpl w:val="DD70D06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E3B2AE5"/>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nsid w:val="40542699"/>
    <w:multiLevelType w:val="hybridMultilevel"/>
    <w:tmpl w:val="3760D550"/>
    <w:lvl w:ilvl="0" w:tplc="A65E08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43CF173A"/>
    <w:multiLevelType w:val="hybridMultilevel"/>
    <w:tmpl w:val="46AA4EC8"/>
    <w:lvl w:ilvl="0" w:tplc="6E76474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nsid w:val="46EF1167"/>
    <w:multiLevelType w:val="multilevel"/>
    <w:tmpl w:val="DD70D06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A7B1AD6"/>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1">
    <w:nsid w:val="4E0E27AC"/>
    <w:multiLevelType w:val="multilevel"/>
    <w:tmpl w:val="DD70D06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F50682F"/>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3">
    <w:nsid w:val="50D13721"/>
    <w:multiLevelType w:val="multilevel"/>
    <w:tmpl w:val="E15C430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4">
    <w:nsid w:val="51E75A06"/>
    <w:multiLevelType w:val="multilevel"/>
    <w:tmpl w:val="7ECA711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528579D3"/>
    <w:multiLevelType w:val="multilevel"/>
    <w:tmpl w:val="B1CC6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2FE17EC"/>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7">
    <w:nsid w:val="5434103F"/>
    <w:multiLevelType w:val="hybridMultilevel"/>
    <w:tmpl w:val="50A8D1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476710D"/>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9">
    <w:nsid w:val="556014EE"/>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0">
    <w:nsid w:val="56A01345"/>
    <w:multiLevelType w:val="hybridMultilevel"/>
    <w:tmpl w:val="B4B4CA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6B530B3"/>
    <w:multiLevelType w:val="multilevel"/>
    <w:tmpl w:val="F02A0B92"/>
    <w:lvl w:ilvl="0">
      <w:start w:val="3"/>
      <w:numFmt w:val="decimal"/>
      <w:lvlText w:val="%1"/>
      <w:lvlJc w:val="left"/>
      <w:pPr>
        <w:ind w:left="525" w:hanging="525"/>
      </w:pPr>
      <w:rPr>
        <w:rFonts w:hint="default"/>
      </w:rPr>
    </w:lvl>
    <w:lvl w:ilvl="1">
      <w:start w:val="3"/>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52">
    <w:nsid w:val="56BE7CCA"/>
    <w:multiLevelType w:val="hybridMultilevel"/>
    <w:tmpl w:val="7CC87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6F25C2A"/>
    <w:multiLevelType w:val="multilevel"/>
    <w:tmpl w:val="488222B8"/>
    <w:lvl w:ilvl="0">
      <w:start w:val="1"/>
      <w:numFmt w:val="upperRoman"/>
      <w:lvlText w:val="%1."/>
      <w:lvlJc w:val="right"/>
      <w:pPr>
        <w:ind w:left="360" w:hanging="360"/>
      </w:pPr>
      <w:rPr>
        <w:rFonts w:hint="eastAsia"/>
        <w:b/>
      </w:rPr>
    </w:lvl>
    <w:lvl w:ilvl="1">
      <w:start w:val="1"/>
      <w:numFmt w:val="decimal"/>
      <w:lvlText w:val="%2."/>
      <w:lvlJc w:val="left"/>
      <w:pPr>
        <w:ind w:left="1080" w:hanging="360"/>
      </w:pPr>
      <w:rPr>
        <w:rFonts w:hint="eastAsia"/>
      </w:rPr>
    </w:lvl>
    <w:lvl w:ilvl="2">
      <w:start w:val="1"/>
      <w:numFmt w:val="decimal"/>
      <w:lvlText w:val="%2.%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54">
    <w:nsid w:val="58556ADD"/>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5">
    <w:nsid w:val="5A565919"/>
    <w:multiLevelType w:val="hybridMultilevel"/>
    <w:tmpl w:val="1BD2CE20"/>
    <w:lvl w:ilvl="0" w:tplc="22DEFDD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B242BC1"/>
    <w:multiLevelType w:val="hybridMultilevel"/>
    <w:tmpl w:val="167E37D4"/>
    <w:lvl w:ilvl="0" w:tplc="D43827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5F601EB4"/>
    <w:multiLevelType w:val="hybridMultilevel"/>
    <w:tmpl w:val="D1D6B7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61287630"/>
    <w:multiLevelType w:val="multilevel"/>
    <w:tmpl w:val="488222B8"/>
    <w:lvl w:ilvl="0">
      <w:start w:val="1"/>
      <w:numFmt w:val="upperRoman"/>
      <w:pStyle w:val="Heading1"/>
      <w:lvlText w:val="%1."/>
      <w:lvlJc w:val="right"/>
      <w:pPr>
        <w:ind w:left="360" w:hanging="360"/>
      </w:pPr>
      <w:rPr>
        <w:rFonts w:hint="eastAsia"/>
      </w:rPr>
    </w:lvl>
    <w:lvl w:ilvl="1">
      <w:start w:val="1"/>
      <w:numFmt w:val="decimal"/>
      <w:lvlText w:val="%2."/>
      <w:lvlJc w:val="left"/>
      <w:pPr>
        <w:ind w:left="1080" w:hanging="360"/>
      </w:pPr>
      <w:rPr>
        <w:rFonts w:hint="eastAsia"/>
      </w:rPr>
    </w:lvl>
    <w:lvl w:ilvl="2">
      <w:start w:val="1"/>
      <w:numFmt w:val="decimal"/>
      <w:lvlText w:val="%2.%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59">
    <w:nsid w:val="617501E7"/>
    <w:multiLevelType w:val="multilevel"/>
    <w:tmpl w:val="DD70D06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326624D"/>
    <w:multiLevelType w:val="multilevel"/>
    <w:tmpl w:val="E15C430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1">
    <w:nsid w:val="64055D62"/>
    <w:multiLevelType w:val="hybridMultilevel"/>
    <w:tmpl w:val="EAE4DF4C"/>
    <w:lvl w:ilvl="0" w:tplc="0A360C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nsid w:val="640B4431"/>
    <w:multiLevelType w:val="multilevel"/>
    <w:tmpl w:val="DD70D06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6663415C"/>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4">
    <w:nsid w:val="667032CD"/>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5">
    <w:nsid w:val="67B008AE"/>
    <w:multiLevelType w:val="multilevel"/>
    <w:tmpl w:val="DD70D06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AD70B0E"/>
    <w:multiLevelType w:val="multilevel"/>
    <w:tmpl w:val="DD70D06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B5868E5"/>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8">
    <w:nsid w:val="6FE60F45"/>
    <w:multiLevelType w:val="multilevel"/>
    <w:tmpl w:val="1220A13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70496FFA"/>
    <w:multiLevelType w:val="multilevel"/>
    <w:tmpl w:val="E15C430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0">
    <w:nsid w:val="70A12980"/>
    <w:multiLevelType w:val="multilevel"/>
    <w:tmpl w:val="DD70D06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72270BF6"/>
    <w:multiLevelType w:val="multilevel"/>
    <w:tmpl w:val="E15C430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2">
    <w:nsid w:val="738C1491"/>
    <w:multiLevelType w:val="hybridMultilevel"/>
    <w:tmpl w:val="472A7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765C6A15"/>
    <w:multiLevelType w:val="hybridMultilevel"/>
    <w:tmpl w:val="E1925F50"/>
    <w:lvl w:ilvl="0" w:tplc="A5540958">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nsid w:val="768112DB"/>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5">
    <w:nsid w:val="78AB0BFB"/>
    <w:multiLevelType w:val="hybridMultilevel"/>
    <w:tmpl w:val="69741DF2"/>
    <w:lvl w:ilvl="0" w:tplc="6CAC682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AE75448"/>
    <w:multiLevelType w:val="multilevel"/>
    <w:tmpl w:val="DD70D06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7BB92B98"/>
    <w:multiLevelType w:val="multilevel"/>
    <w:tmpl w:val="DCFAF8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8">
    <w:nsid w:val="7C3B3323"/>
    <w:multiLevelType w:val="hybridMultilevel"/>
    <w:tmpl w:val="F08AA742"/>
    <w:lvl w:ilvl="0" w:tplc="049072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nsid w:val="7F3431B0"/>
    <w:multiLevelType w:val="hybridMultilevel"/>
    <w:tmpl w:val="46020A46"/>
    <w:lvl w:ilvl="0" w:tplc="76A03AF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58"/>
  </w:num>
  <w:num w:numId="3">
    <w:abstractNumId w:val="56"/>
  </w:num>
  <w:num w:numId="4">
    <w:abstractNumId w:val="72"/>
  </w:num>
  <w:num w:numId="5">
    <w:abstractNumId w:val="75"/>
  </w:num>
  <w:num w:numId="6">
    <w:abstractNumId w:val="20"/>
  </w:num>
  <w:num w:numId="7">
    <w:abstractNumId w:val="50"/>
  </w:num>
  <w:num w:numId="8">
    <w:abstractNumId w:val="15"/>
  </w:num>
  <w:num w:numId="9">
    <w:abstractNumId w:val="10"/>
  </w:num>
  <w:num w:numId="10">
    <w:abstractNumId w:val="26"/>
  </w:num>
  <w:num w:numId="11">
    <w:abstractNumId w:val="36"/>
  </w:num>
  <w:num w:numId="12">
    <w:abstractNumId w:val="53"/>
  </w:num>
  <w:num w:numId="13">
    <w:abstractNumId w:val="49"/>
  </w:num>
  <w:num w:numId="14">
    <w:abstractNumId w:val="74"/>
  </w:num>
  <w:num w:numId="15">
    <w:abstractNumId w:val="7"/>
  </w:num>
  <w:num w:numId="16">
    <w:abstractNumId w:val="46"/>
  </w:num>
  <w:num w:numId="17">
    <w:abstractNumId w:val="67"/>
  </w:num>
  <w:num w:numId="18">
    <w:abstractNumId w:val="63"/>
  </w:num>
  <w:num w:numId="19">
    <w:abstractNumId w:val="22"/>
  </w:num>
  <w:num w:numId="20">
    <w:abstractNumId w:val="19"/>
  </w:num>
  <w:num w:numId="21">
    <w:abstractNumId w:val="48"/>
  </w:num>
  <w:num w:numId="22">
    <w:abstractNumId w:val="40"/>
  </w:num>
  <w:num w:numId="23">
    <w:abstractNumId w:val="42"/>
  </w:num>
  <w:num w:numId="24">
    <w:abstractNumId w:val="1"/>
  </w:num>
  <w:num w:numId="25">
    <w:abstractNumId w:val="60"/>
  </w:num>
  <w:num w:numId="26">
    <w:abstractNumId w:val="34"/>
  </w:num>
  <w:num w:numId="27">
    <w:abstractNumId w:val="69"/>
  </w:num>
  <w:num w:numId="28">
    <w:abstractNumId w:val="71"/>
  </w:num>
  <w:num w:numId="29">
    <w:abstractNumId w:val="17"/>
  </w:num>
  <w:num w:numId="30">
    <w:abstractNumId w:val="8"/>
  </w:num>
  <w:num w:numId="31">
    <w:abstractNumId w:val="24"/>
  </w:num>
  <w:num w:numId="32">
    <w:abstractNumId w:val="47"/>
  </w:num>
  <w:num w:numId="33">
    <w:abstractNumId w:val="21"/>
  </w:num>
  <w:num w:numId="34">
    <w:abstractNumId w:val="43"/>
  </w:num>
  <w:num w:numId="35">
    <w:abstractNumId w:val="29"/>
  </w:num>
  <w:num w:numId="36">
    <w:abstractNumId w:val="64"/>
  </w:num>
  <w:num w:numId="37">
    <w:abstractNumId w:val="14"/>
  </w:num>
  <w:num w:numId="38">
    <w:abstractNumId w:val="44"/>
  </w:num>
  <w:num w:numId="39">
    <w:abstractNumId w:val="77"/>
  </w:num>
  <w:num w:numId="40">
    <w:abstractNumId w:val="79"/>
  </w:num>
  <w:num w:numId="41">
    <w:abstractNumId w:val="73"/>
  </w:num>
  <w:num w:numId="42">
    <w:abstractNumId w:val="33"/>
  </w:num>
  <w:num w:numId="43">
    <w:abstractNumId w:val="11"/>
  </w:num>
  <w:num w:numId="44">
    <w:abstractNumId w:val="54"/>
  </w:num>
  <w:num w:numId="45">
    <w:abstractNumId w:val="57"/>
  </w:num>
  <w:num w:numId="46">
    <w:abstractNumId w:val="51"/>
  </w:num>
  <w:num w:numId="47">
    <w:abstractNumId w:val="55"/>
  </w:num>
  <w:num w:numId="48">
    <w:abstractNumId w:val="12"/>
  </w:num>
  <w:num w:numId="49">
    <w:abstractNumId w:val="53"/>
  </w:num>
  <w:num w:numId="50">
    <w:abstractNumId w:val="0"/>
    <w:lvlOverride w:ilvl="0">
      <w:startOverride w:val="1"/>
    </w:lvlOverride>
  </w:num>
  <w:num w:numId="51">
    <w:abstractNumId w:val="0"/>
    <w:lvlOverride w:ilvl="0">
      <w:startOverride w:val="2"/>
    </w:lvlOverride>
  </w:num>
  <w:num w:numId="52">
    <w:abstractNumId w:val="0"/>
    <w:lvlOverride w:ilvl="0">
      <w:startOverride w:val="3"/>
    </w:lvlOverride>
  </w:num>
  <w:num w:numId="53">
    <w:abstractNumId w:val="28"/>
    <w:lvlOverride w:ilvl="0">
      <w:startOverride w:val="1"/>
    </w:lvlOverride>
  </w:num>
  <w:num w:numId="54">
    <w:abstractNumId w:val="28"/>
    <w:lvlOverride w:ilvl="0">
      <w:startOverride w:val="2"/>
    </w:lvlOverride>
  </w:num>
  <w:num w:numId="55">
    <w:abstractNumId w:val="45"/>
    <w:lvlOverride w:ilvl="0">
      <w:startOverride w:val="1"/>
    </w:lvlOverride>
  </w:num>
  <w:num w:numId="56">
    <w:abstractNumId w:val="45"/>
    <w:lvlOverride w:ilvl="0">
      <w:startOverride w:val="2"/>
    </w:lvlOverride>
  </w:num>
  <w:num w:numId="57">
    <w:abstractNumId w:val="45"/>
    <w:lvlOverride w:ilvl="0">
      <w:startOverride w:val="3"/>
    </w:lvlOverride>
  </w:num>
  <w:num w:numId="58">
    <w:abstractNumId w:val="52"/>
  </w:num>
  <w:num w:numId="59">
    <w:abstractNumId w:val="53"/>
  </w:num>
  <w:num w:numId="60">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66"/>
  </w:num>
  <w:num w:numId="63">
    <w:abstractNumId w:val="13"/>
  </w:num>
  <w:num w:numId="64">
    <w:abstractNumId w:val="70"/>
  </w:num>
  <w:num w:numId="65">
    <w:abstractNumId w:val="37"/>
  </w:num>
  <w:num w:numId="66">
    <w:abstractNumId w:val="76"/>
  </w:num>
  <w:num w:numId="67">
    <w:abstractNumId w:val="23"/>
  </w:num>
  <w:num w:numId="68">
    <w:abstractNumId w:val="27"/>
  </w:num>
  <w:num w:numId="69">
    <w:abstractNumId w:val="41"/>
  </w:num>
  <w:num w:numId="70">
    <w:abstractNumId w:val="32"/>
  </w:num>
  <w:num w:numId="71">
    <w:abstractNumId w:val="30"/>
  </w:num>
  <w:num w:numId="72">
    <w:abstractNumId w:val="59"/>
  </w:num>
  <w:num w:numId="73">
    <w:abstractNumId w:val="18"/>
  </w:num>
  <w:num w:numId="74">
    <w:abstractNumId w:val="35"/>
  </w:num>
  <w:num w:numId="75">
    <w:abstractNumId w:val="39"/>
  </w:num>
  <w:num w:numId="76">
    <w:abstractNumId w:val="78"/>
  </w:num>
  <w:num w:numId="77">
    <w:abstractNumId w:val="5"/>
  </w:num>
  <w:num w:numId="78">
    <w:abstractNumId w:val="38"/>
  </w:num>
  <w:num w:numId="79">
    <w:abstractNumId w:val="62"/>
  </w:num>
  <w:num w:numId="80">
    <w:abstractNumId w:val="16"/>
  </w:num>
  <w:num w:numId="81">
    <w:abstractNumId w:val="65"/>
  </w:num>
  <w:num w:numId="82">
    <w:abstractNumId w:val="61"/>
  </w:num>
  <w:num w:numId="83">
    <w:abstractNumId w:val="4"/>
  </w:num>
  <w:num w:numId="84">
    <w:abstractNumId w:val="53"/>
  </w:num>
  <w:num w:numId="85">
    <w:abstractNumId w:val="58"/>
  </w:num>
  <w:num w:numId="86">
    <w:abstractNumId w:val="9"/>
  </w:num>
  <w:num w:numId="87">
    <w:abstractNumId w:val="3"/>
  </w:num>
  <w:num w:numId="88">
    <w:abstractNumId w:val="25"/>
  </w:num>
  <w:num w:numId="89">
    <w:abstractNumId w:val="68"/>
  </w:num>
  <w:num w:numId="90">
    <w:abstractNumId w:val="6"/>
  </w:num>
  <w:num w:numId="91">
    <w:abstractNumId w:val="2"/>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revisionView w:markup="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30E3"/>
    <w:rsid w:val="0003705E"/>
    <w:rsid w:val="00060D66"/>
    <w:rsid w:val="000647DC"/>
    <w:rsid w:val="0008299B"/>
    <w:rsid w:val="0008369D"/>
    <w:rsid w:val="000F7B1D"/>
    <w:rsid w:val="00151B2F"/>
    <w:rsid w:val="001908F9"/>
    <w:rsid w:val="001A4D33"/>
    <w:rsid w:val="001D4091"/>
    <w:rsid w:val="00216602"/>
    <w:rsid w:val="00252AA9"/>
    <w:rsid w:val="00254216"/>
    <w:rsid w:val="00263F4A"/>
    <w:rsid w:val="002641F7"/>
    <w:rsid w:val="0027013A"/>
    <w:rsid w:val="002806ED"/>
    <w:rsid w:val="002A5376"/>
    <w:rsid w:val="002B5C54"/>
    <w:rsid w:val="002C2655"/>
    <w:rsid w:val="002E4204"/>
    <w:rsid w:val="00301E52"/>
    <w:rsid w:val="00324F7B"/>
    <w:rsid w:val="0034635A"/>
    <w:rsid w:val="003524AE"/>
    <w:rsid w:val="00382F65"/>
    <w:rsid w:val="003C30E3"/>
    <w:rsid w:val="003D6B85"/>
    <w:rsid w:val="00401351"/>
    <w:rsid w:val="0042001A"/>
    <w:rsid w:val="00441741"/>
    <w:rsid w:val="00450FF4"/>
    <w:rsid w:val="004B2F20"/>
    <w:rsid w:val="004C1D55"/>
    <w:rsid w:val="004E49F3"/>
    <w:rsid w:val="00534210"/>
    <w:rsid w:val="005536E9"/>
    <w:rsid w:val="00575B5A"/>
    <w:rsid w:val="00606AA1"/>
    <w:rsid w:val="00622EA7"/>
    <w:rsid w:val="006472EB"/>
    <w:rsid w:val="006621E3"/>
    <w:rsid w:val="00680AC9"/>
    <w:rsid w:val="006B409E"/>
    <w:rsid w:val="006C5E07"/>
    <w:rsid w:val="006F0665"/>
    <w:rsid w:val="00710705"/>
    <w:rsid w:val="007355A8"/>
    <w:rsid w:val="007370EB"/>
    <w:rsid w:val="00746508"/>
    <w:rsid w:val="007523B6"/>
    <w:rsid w:val="00752576"/>
    <w:rsid w:val="007B1BC1"/>
    <w:rsid w:val="007E0EBC"/>
    <w:rsid w:val="0082603D"/>
    <w:rsid w:val="008333DC"/>
    <w:rsid w:val="00873426"/>
    <w:rsid w:val="00873C10"/>
    <w:rsid w:val="008E3CD5"/>
    <w:rsid w:val="008F2C45"/>
    <w:rsid w:val="00931C30"/>
    <w:rsid w:val="0095217E"/>
    <w:rsid w:val="00954378"/>
    <w:rsid w:val="00967041"/>
    <w:rsid w:val="00975D8A"/>
    <w:rsid w:val="009811C1"/>
    <w:rsid w:val="00987477"/>
    <w:rsid w:val="009D4FDC"/>
    <w:rsid w:val="00A010C8"/>
    <w:rsid w:val="00A71AB5"/>
    <w:rsid w:val="00AA06D0"/>
    <w:rsid w:val="00AA3584"/>
    <w:rsid w:val="00AA6687"/>
    <w:rsid w:val="00AC0DBA"/>
    <w:rsid w:val="00AD68C3"/>
    <w:rsid w:val="00AE0473"/>
    <w:rsid w:val="00AF73E3"/>
    <w:rsid w:val="00B111C3"/>
    <w:rsid w:val="00B144ED"/>
    <w:rsid w:val="00B178E0"/>
    <w:rsid w:val="00B40DF0"/>
    <w:rsid w:val="00B74D3F"/>
    <w:rsid w:val="00B76219"/>
    <w:rsid w:val="00B95E78"/>
    <w:rsid w:val="00BC6F8E"/>
    <w:rsid w:val="00BE6A91"/>
    <w:rsid w:val="00C03273"/>
    <w:rsid w:val="00C27767"/>
    <w:rsid w:val="00C546FF"/>
    <w:rsid w:val="00CA10AF"/>
    <w:rsid w:val="00CC69BE"/>
    <w:rsid w:val="00CD7C6F"/>
    <w:rsid w:val="00CF5BB4"/>
    <w:rsid w:val="00D2320C"/>
    <w:rsid w:val="00D411D9"/>
    <w:rsid w:val="00D560C9"/>
    <w:rsid w:val="00D744F0"/>
    <w:rsid w:val="00D86126"/>
    <w:rsid w:val="00DD51CE"/>
    <w:rsid w:val="00DE5041"/>
    <w:rsid w:val="00DE73AB"/>
    <w:rsid w:val="00E24852"/>
    <w:rsid w:val="00EB2163"/>
    <w:rsid w:val="00ED5783"/>
    <w:rsid w:val="00EF15BD"/>
    <w:rsid w:val="00F258BF"/>
    <w:rsid w:val="00F435DE"/>
    <w:rsid w:val="00F44DE5"/>
    <w:rsid w:val="00F5270A"/>
    <w:rsid w:val="00F52E43"/>
    <w:rsid w:val="00F9353E"/>
    <w:rsid w:val="00FB4FB8"/>
    <w:rsid w:val="00FE2E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F4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FDC"/>
    <w:pPr>
      <w:ind w:left="720"/>
    </w:pPr>
    <w:rPr>
      <w:rFonts w:ascii="Times New Roman" w:hAnsi="Times New Roman" w:cs="Times New Roman"/>
      <w:lang w:eastAsia="en-US"/>
    </w:rPr>
  </w:style>
  <w:style w:type="paragraph" w:styleId="Heading1">
    <w:name w:val="heading 1"/>
    <w:basedOn w:val="Normal"/>
    <w:next w:val="Normal"/>
    <w:link w:val="Heading1Char"/>
    <w:uiPriority w:val="9"/>
    <w:qFormat/>
    <w:rsid w:val="0003705E"/>
    <w:pPr>
      <w:keepNext/>
      <w:keepLines/>
      <w:numPr>
        <w:numId w:val="8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3705E"/>
    <w:pPr>
      <w:keepNext/>
      <w:keepLines/>
      <w:spacing w:before="200" w:after="0"/>
      <w:ind w:left="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3705E"/>
    <w:pPr>
      <w:keepNext/>
      <w:keepLines/>
      <w:spacing w:before="200" w:after="0"/>
      <w:ind w:left="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22E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705E"/>
    <w:rPr>
      <w:rFonts w:asciiTheme="majorHAnsi" w:eastAsiaTheme="majorEastAsia" w:hAnsiTheme="majorHAnsi" w:cstheme="majorBidi"/>
      <w:b/>
      <w:bCs/>
      <w:color w:val="365F91" w:themeColor="accent1" w:themeShade="BF"/>
      <w:sz w:val="28"/>
      <w:szCs w:val="28"/>
      <w:lang w:eastAsia="en-US"/>
    </w:rPr>
  </w:style>
  <w:style w:type="character" w:customStyle="1" w:styleId="Heading2Char">
    <w:name w:val="Heading 2 Char"/>
    <w:basedOn w:val="DefaultParagraphFont"/>
    <w:link w:val="Heading2"/>
    <w:uiPriority w:val="9"/>
    <w:rsid w:val="0003705E"/>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uiPriority w:val="9"/>
    <w:rsid w:val="0003705E"/>
    <w:rPr>
      <w:rFonts w:asciiTheme="majorHAnsi" w:eastAsiaTheme="majorEastAsia" w:hAnsiTheme="majorHAnsi" w:cstheme="majorBidi"/>
      <w:b/>
      <w:bCs/>
      <w:color w:val="4F81BD" w:themeColor="accent1"/>
      <w:lang w:eastAsia="en-US"/>
    </w:rPr>
  </w:style>
  <w:style w:type="character" w:customStyle="1" w:styleId="Heading4Char">
    <w:name w:val="Heading 4 Char"/>
    <w:basedOn w:val="DefaultParagraphFont"/>
    <w:link w:val="Heading4"/>
    <w:uiPriority w:val="9"/>
    <w:rsid w:val="00622EA7"/>
    <w:rPr>
      <w:rFonts w:asciiTheme="majorHAnsi" w:eastAsiaTheme="majorEastAsia" w:hAnsiTheme="majorHAnsi" w:cstheme="majorBidi"/>
      <w:b/>
      <w:bCs/>
      <w:i/>
      <w:iCs/>
      <w:color w:val="4F81BD" w:themeColor="accent1"/>
      <w:lang w:eastAsia="en-US"/>
    </w:rPr>
  </w:style>
  <w:style w:type="numbering" w:customStyle="1" w:styleId="NoList1">
    <w:name w:val="No List1"/>
    <w:next w:val="NoList"/>
    <w:uiPriority w:val="99"/>
    <w:semiHidden/>
    <w:unhideWhenUsed/>
    <w:rsid w:val="00622EA7"/>
  </w:style>
  <w:style w:type="paragraph" w:styleId="ListParagraph">
    <w:name w:val="List Paragraph"/>
    <w:basedOn w:val="Normal"/>
    <w:uiPriority w:val="34"/>
    <w:qFormat/>
    <w:rsid w:val="00622EA7"/>
    <w:pPr>
      <w:contextualSpacing/>
    </w:pPr>
    <w:rPr>
      <w:rFonts w:eastAsiaTheme="minorHAnsi"/>
    </w:rPr>
  </w:style>
  <w:style w:type="character" w:styleId="Hyperlink">
    <w:name w:val="Hyperlink"/>
    <w:uiPriority w:val="99"/>
    <w:unhideWhenUsed/>
    <w:rsid w:val="00622EA7"/>
    <w:rPr>
      <w:color w:val="0000FF"/>
      <w:u w:val="single"/>
    </w:rPr>
  </w:style>
  <w:style w:type="paragraph" w:styleId="TOCHeading">
    <w:name w:val="TOC Heading"/>
    <w:basedOn w:val="Heading1"/>
    <w:next w:val="Normal"/>
    <w:uiPriority w:val="39"/>
    <w:semiHidden/>
    <w:unhideWhenUsed/>
    <w:qFormat/>
    <w:rsid w:val="00622EA7"/>
    <w:pPr>
      <w:outlineLvl w:val="9"/>
    </w:pPr>
    <w:rPr>
      <w:lang w:eastAsia="ja-JP"/>
    </w:rPr>
  </w:style>
  <w:style w:type="paragraph" w:styleId="TOC1">
    <w:name w:val="toc 1"/>
    <w:basedOn w:val="Normal"/>
    <w:next w:val="Normal"/>
    <w:autoRedefine/>
    <w:uiPriority w:val="39"/>
    <w:unhideWhenUsed/>
    <w:rsid w:val="00622EA7"/>
    <w:pPr>
      <w:spacing w:after="100"/>
    </w:pPr>
    <w:rPr>
      <w:rFonts w:eastAsiaTheme="minorHAnsi"/>
    </w:rPr>
  </w:style>
  <w:style w:type="paragraph" w:styleId="TOC2">
    <w:name w:val="toc 2"/>
    <w:basedOn w:val="Normal"/>
    <w:next w:val="Normal"/>
    <w:autoRedefine/>
    <w:uiPriority w:val="39"/>
    <w:unhideWhenUsed/>
    <w:rsid w:val="00622EA7"/>
    <w:pPr>
      <w:spacing w:after="100"/>
      <w:ind w:left="220"/>
    </w:pPr>
    <w:rPr>
      <w:rFonts w:eastAsiaTheme="minorHAnsi"/>
    </w:rPr>
  </w:style>
  <w:style w:type="paragraph" w:styleId="BalloonText">
    <w:name w:val="Balloon Text"/>
    <w:basedOn w:val="Normal"/>
    <w:link w:val="BalloonTextChar"/>
    <w:uiPriority w:val="99"/>
    <w:semiHidden/>
    <w:unhideWhenUsed/>
    <w:rsid w:val="00622EA7"/>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622EA7"/>
    <w:rPr>
      <w:rFonts w:ascii="Tahoma" w:eastAsiaTheme="minorHAnsi" w:hAnsi="Tahoma" w:cs="Tahoma"/>
      <w:sz w:val="16"/>
      <w:szCs w:val="16"/>
      <w:lang w:eastAsia="en-US"/>
    </w:rPr>
  </w:style>
  <w:style w:type="paragraph" w:styleId="NoSpacing">
    <w:name w:val="No Spacing"/>
    <w:link w:val="NoSpacingChar"/>
    <w:uiPriority w:val="1"/>
    <w:qFormat/>
    <w:rsid w:val="00622EA7"/>
    <w:pPr>
      <w:spacing w:after="0" w:line="240" w:lineRule="auto"/>
    </w:pPr>
  </w:style>
  <w:style w:type="character" w:customStyle="1" w:styleId="NoSpacingChar">
    <w:name w:val="No Spacing Char"/>
    <w:basedOn w:val="DefaultParagraphFont"/>
    <w:link w:val="NoSpacing"/>
    <w:uiPriority w:val="1"/>
    <w:rsid w:val="00622EA7"/>
  </w:style>
  <w:style w:type="table" w:styleId="TableGrid">
    <w:name w:val="Table Grid"/>
    <w:basedOn w:val="TableNormal"/>
    <w:uiPriority w:val="59"/>
    <w:rsid w:val="00622EA7"/>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622EA7"/>
    <w:pPr>
      <w:tabs>
        <w:tab w:val="center" w:pos="4680"/>
        <w:tab w:val="right" w:pos="9360"/>
      </w:tabs>
      <w:spacing w:after="0" w:line="240" w:lineRule="auto"/>
    </w:pPr>
    <w:rPr>
      <w:rFonts w:eastAsiaTheme="minorHAnsi"/>
    </w:rPr>
  </w:style>
  <w:style w:type="character" w:customStyle="1" w:styleId="HeaderChar">
    <w:name w:val="Header Char"/>
    <w:basedOn w:val="DefaultParagraphFont"/>
    <w:link w:val="Header"/>
    <w:rsid w:val="00622EA7"/>
    <w:rPr>
      <w:rFonts w:eastAsiaTheme="minorHAnsi"/>
      <w:lang w:eastAsia="en-US"/>
    </w:rPr>
  </w:style>
  <w:style w:type="paragraph" w:styleId="Footer">
    <w:name w:val="footer"/>
    <w:basedOn w:val="Normal"/>
    <w:link w:val="FooterChar"/>
    <w:uiPriority w:val="99"/>
    <w:unhideWhenUsed/>
    <w:rsid w:val="00622EA7"/>
    <w:pPr>
      <w:tabs>
        <w:tab w:val="center" w:pos="4680"/>
        <w:tab w:val="right" w:pos="9360"/>
      </w:tabs>
      <w:spacing w:after="0" w:line="240" w:lineRule="auto"/>
    </w:pPr>
    <w:rPr>
      <w:rFonts w:eastAsiaTheme="minorHAnsi"/>
    </w:rPr>
  </w:style>
  <w:style w:type="character" w:customStyle="1" w:styleId="FooterChar">
    <w:name w:val="Footer Char"/>
    <w:basedOn w:val="DefaultParagraphFont"/>
    <w:link w:val="Footer"/>
    <w:uiPriority w:val="99"/>
    <w:rsid w:val="00622EA7"/>
    <w:rPr>
      <w:rFonts w:eastAsiaTheme="minorHAnsi"/>
      <w:lang w:eastAsia="en-US"/>
    </w:rPr>
  </w:style>
  <w:style w:type="character" w:customStyle="1" w:styleId="apple-style-span">
    <w:name w:val="apple-style-span"/>
    <w:basedOn w:val="DefaultParagraphFont"/>
    <w:rsid w:val="00622EA7"/>
  </w:style>
  <w:style w:type="paragraph" w:styleId="TOC3">
    <w:name w:val="toc 3"/>
    <w:basedOn w:val="Normal"/>
    <w:next w:val="Normal"/>
    <w:autoRedefine/>
    <w:uiPriority w:val="39"/>
    <w:unhideWhenUsed/>
    <w:rsid w:val="00622EA7"/>
    <w:pPr>
      <w:spacing w:after="100"/>
      <w:ind w:left="440"/>
    </w:pPr>
    <w:rPr>
      <w:rFonts w:eastAsiaTheme="minorHAnsi"/>
    </w:rPr>
  </w:style>
  <w:style w:type="paragraph" w:styleId="TOC4">
    <w:name w:val="toc 4"/>
    <w:basedOn w:val="Normal"/>
    <w:next w:val="Normal"/>
    <w:autoRedefine/>
    <w:uiPriority w:val="39"/>
    <w:unhideWhenUsed/>
    <w:rsid w:val="00622EA7"/>
    <w:pPr>
      <w:spacing w:after="100"/>
      <w:ind w:left="660"/>
    </w:pPr>
  </w:style>
  <w:style w:type="paragraph" w:styleId="TOC5">
    <w:name w:val="toc 5"/>
    <w:basedOn w:val="Normal"/>
    <w:next w:val="Normal"/>
    <w:autoRedefine/>
    <w:uiPriority w:val="39"/>
    <w:unhideWhenUsed/>
    <w:rsid w:val="00622EA7"/>
    <w:pPr>
      <w:spacing w:after="100"/>
      <w:ind w:left="880"/>
    </w:pPr>
  </w:style>
  <w:style w:type="paragraph" w:styleId="TOC6">
    <w:name w:val="toc 6"/>
    <w:basedOn w:val="Normal"/>
    <w:next w:val="Normal"/>
    <w:autoRedefine/>
    <w:uiPriority w:val="39"/>
    <w:unhideWhenUsed/>
    <w:rsid w:val="00622EA7"/>
    <w:pPr>
      <w:spacing w:after="100"/>
      <w:ind w:left="1100"/>
    </w:pPr>
  </w:style>
  <w:style w:type="paragraph" w:styleId="TOC7">
    <w:name w:val="toc 7"/>
    <w:basedOn w:val="Normal"/>
    <w:next w:val="Normal"/>
    <w:autoRedefine/>
    <w:uiPriority w:val="39"/>
    <w:unhideWhenUsed/>
    <w:rsid w:val="00622EA7"/>
    <w:pPr>
      <w:spacing w:after="100"/>
      <w:ind w:left="1320"/>
    </w:pPr>
  </w:style>
  <w:style w:type="paragraph" w:styleId="TOC8">
    <w:name w:val="toc 8"/>
    <w:basedOn w:val="Normal"/>
    <w:next w:val="Normal"/>
    <w:autoRedefine/>
    <w:uiPriority w:val="39"/>
    <w:unhideWhenUsed/>
    <w:rsid w:val="00622EA7"/>
    <w:pPr>
      <w:spacing w:after="100"/>
      <w:ind w:left="1540"/>
    </w:pPr>
  </w:style>
  <w:style w:type="paragraph" w:styleId="TOC9">
    <w:name w:val="toc 9"/>
    <w:basedOn w:val="Normal"/>
    <w:next w:val="Normal"/>
    <w:autoRedefine/>
    <w:uiPriority w:val="39"/>
    <w:unhideWhenUsed/>
    <w:rsid w:val="00622EA7"/>
    <w:pPr>
      <w:spacing w:after="100"/>
      <w:ind w:left="1760"/>
    </w:pPr>
  </w:style>
  <w:style w:type="character" w:styleId="IntenseEmphasis">
    <w:name w:val="Intense Emphasis"/>
    <w:basedOn w:val="DefaultParagraphFont"/>
    <w:uiPriority w:val="21"/>
    <w:qFormat/>
    <w:rsid w:val="00622EA7"/>
    <w:rPr>
      <w:b/>
      <w:bCs/>
      <w:i/>
      <w:iCs/>
      <w:color w:val="4F81BD" w:themeColor="accent1"/>
    </w:rPr>
  </w:style>
  <w:style w:type="character" w:customStyle="1" w:styleId="apple-converted-space">
    <w:name w:val="apple-converted-space"/>
    <w:basedOn w:val="DefaultParagraphFont"/>
    <w:rsid w:val="00622EA7"/>
  </w:style>
  <w:style w:type="paragraph" w:styleId="NormalWeb">
    <w:name w:val="Normal (Web)"/>
    <w:basedOn w:val="Normal"/>
    <w:uiPriority w:val="99"/>
    <w:unhideWhenUsed/>
    <w:rsid w:val="00622EA7"/>
    <w:pPr>
      <w:spacing w:before="100" w:beforeAutospacing="1" w:after="100" w:afterAutospacing="1" w:line="240" w:lineRule="auto"/>
    </w:pPr>
    <w:rPr>
      <w:rFonts w:eastAsia="Times New Roman"/>
      <w:sz w:val="24"/>
      <w:szCs w:val="24"/>
    </w:rPr>
  </w:style>
  <w:style w:type="character" w:customStyle="1" w:styleId="code">
    <w:name w:val="code"/>
    <w:basedOn w:val="DefaultParagraphFont"/>
    <w:rsid w:val="00622EA7"/>
  </w:style>
  <w:style w:type="character" w:customStyle="1" w:styleId="label">
    <w:name w:val="label"/>
    <w:basedOn w:val="DefaultParagraphFont"/>
    <w:rsid w:val="00622EA7"/>
  </w:style>
  <w:style w:type="character" w:styleId="Strong">
    <w:name w:val="Strong"/>
    <w:basedOn w:val="DefaultParagraphFont"/>
    <w:uiPriority w:val="22"/>
    <w:qFormat/>
    <w:rsid w:val="00622EA7"/>
    <w:rPr>
      <w:b/>
      <w:bCs/>
    </w:rPr>
  </w:style>
  <w:style w:type="character" w:styleId="FollowedHyperlink">
    <w:name w:val="FollowedHyperlink"/>
    <w:basedOn w:val="DefaultParagraphFont"/>
    <w:uiPriority w:val="99"/>
    <w:semiHidden/>
    <w:unhideWhenUsed/>
    <w:rsid w:val="00622EA7"/>
    <w:rPr>
      <w:color w:val="800080" w:themeColor="followedHyperlink"/>
      <w:u w:val="single"/>
    </w:rPr>
  </w:style>
  <w:style w:type="table" w:styleId="LightList-Accent5">
    <w:name w:val="Light List Accent 5"/>
    <w:basedOn w:val="TableNormal"/>
    <w:uiPriority w:val="61"/>
    <w:rsid w:val="00622EA7"/>
    <w:pPr>
      <w:spacing w:after="0" w:line="240" w:lineRule="auto"/>
    </w:pPr>
    <w:rPr>
      <w:rFonts w:eastAsiaTheme="minorHAnsi"/>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1">
    <w:name w:val="Light List Accent 1"/>
    <w:basedOn w:val="TableNormal"/>
    <w:uiPriority w:val="61"/>
    <w:rsid w:val="00F258B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qFormat/>
    <w:rsid w:val="00C27767"/>
    <w:pPr>
      <w:spacing w:after="80" w:line="240" w:lineRule="auto"/>
      <w:ind w:left="0" w:right="72"/>
      <w:jc w:val="center"/>
    </w:pPr>
    <w:rPr>
      <w:rFonts w:eastAsia="Arial Unicode MS"/>
      <w:color w:val="000000"/>
      <w:sz w:val="24"/>
      <w:szCs w:val="24"/>
      <w:lang w:val="en-GB"/>
    </w:rPr>
  </w:style>
  <w:style w:type="table" w:styleId="MediumShading1-Accent1">
    <w:name w:val="Medium Shading 1 Accent 1"/>
    <w:basedOn w:val="TableNormal"/>
    <w:uiPriority w:val="63"/>
    <w:rsid w:val="00C2776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Emphasis">
    <w:name w:val="Emphasis"/>
    <w:basedOn w:val="DefaultParagraphFont"/>
    <w:uiPriority w:val="20"/>
    <w:qFormat/>
    <w:rsid w:val="00DE73AB"/>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FDC"/>
    <w:pPr>
      <w:ind w:left="720"/>
    </w:pPr>
    <w:rPr>
      <w:rFonts w:ascii="Times New Roman" w:hAnsi="Times New Roman" w:cs="Times New Roman"/>
      <w:lang w:eastAsia="en-US"/>
    </w:rPr>
  </w:style>
  <w:style w:type="paragraph" w:styleId="Heading1">
    <w:name w:val="heading 1"/>
    <w:basedOn w:val="Normal"/>
    <w:next w:val="Normal"/>
    <w:link w:val="Heading1Char"/>
    <w:uiPriority w:val="9"/>
    <w:qFormat/>
    <w:rsid w:val="0003705E"/>
    <w:pPr>
      <w:keepNext/>
      <w:keepLines/>
      <w:numPr>
        <w:numId w:val="8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3705E"/>
    <w:pPr>
      <w:keepNext/>
      <w:keepLines/>
      <w:spacing w:before="200" w:after="0"/>
      <w:ind w:left="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3705E"/>
    <w:pPr>
      <w:keepNext/>
      <w:keepLines/>
      <w:spacing w:before="200" w:after="0"/>
      <w:ind w:left="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22E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705E"/>
    <w:rPr>
      <w:rFonts w:asciiTheme="majorHAnsi" w:eastAsiaTheme="majorEastAsia" w:hAnsiTheme="majorHAnsi" w:cstheme="majorBidi"/>
      <w:b/>
      <w:bCs/>
      <w:color w:val="365F91" w:themeColor="accent1" w:themeShade="BF"/>
      <w:sz w:val="28"/>
      <w:szCs w:val="28"/>
      <w:lang w:eastAsia="en-US"/>
    </w:rPr>
  </w:style>
  <w:style w:type="character" w:customStyle="1" w:styleId="Heading2Char">
    <w:name w:val="Heading 2 Char"/>
    <w:basedOn w:val="DefaultParagraphFont"/>
    <w:link w:val="Heading2"/>
    <w:uiPriority w:val="9"/>
    <w:rsid w:val="0003705E"/>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uiPriority w:val="9"/>
    <w:rsid w:val="0003705E"/>
    <w:rPr>
      <w:rFonts w:asciiTheme="majorHAnsi" w:eastAsiaTheme="majorEastAsia" w:hAnsiTheme="majorHAnsi" w:cstheme="majorBidi"/>
      <w:b/>
      <w:bCs/>
      <w:color w:val="4F81BD" w:themeColor="accent1"/>
      <w:lang w:eastAsia="en-US"/>
    </w:rPr>
  </w:style>
  <w:style w:type="character" w:customStyle="1" w:styleId="Heading4Char">
    <w:name w:val="Heading 4 Char"/>
    <w:basedOn w:val="DefaultParagraphFont"/>
    <w:link w:val="Heading4"/>
    <w:uiPriority w:val="9"/>
    <w:rsid w:val="00622EA7"/>
    <w:rPr>
      <w:rFonts w:asciiTheme="majorHAnsi" w:eastAsiaTheme="majorEastAsia" w:hAnsiTheme="majorHAnsi" w:cstheme="majorBidi"/>
      <w:b/>
      <w:bCs/>
      <w:i/>
      <w:iCs/>
      <w:color w:val="4F81BD" w:themeColor="accent1"/>
      <w:lang w:eastAsia="en-US"/>
    </w:rPr>
  </w:style>
  <w:style w:type="numbering" w:customStyle="1" w:styleId="NoList1">
    <w:name w:val="No List1"/>
    <w:next w:val="NoList"/>
    <w:uiPriority w:val="99"/>
    <w:semiHidden/>
    <w:unhideWhenUsed/>
    <w:rsid w:val="00622EA7"/>
  </w:style>
  <w:style w:type="paragraph" w:styleId="ListParagraph">
    <w:name w:val="List Paragraph"/>
    <w:basedOn w:val="Normal"/>
    <w:uiPriority w:val="34"/>
    <w:qFormat/>
    <w:rsid w:val="00622EA7"/>
    <w:pPr>
      <w:contextualSpacing/>
    </w:pPr>
    <w:rPr>
      <w:rFonts w:eastAsiaTheme="minorHAnsi"/>
    </w:rPr>
  </w:style>
  <w:style w:type="character" w:styleId="Hyperlink">
    <w:name w:val="Hyperlink"/>
    <w:uiPriority w:val="99"/>
    <w:unhideWhenUsed/>
    <w:rsid w:val="00622EA7"/>
    <w:rPr>
      <w:color w:val="0000FF"/>
      <w:u w:val="single"/>
    </w:rPr>
  </w:style>
  <w:style w:type="paragraph" w:styleId="TOCHeading">
    <w:name w:val="TOC Heading"/>
    <w:basedOn w:val="Heading1"/>
    <w:next w:val="Normal"/>
    <w:uiPriority w:val="39"/>
    <w:semiHidden/>
    <w:unhideWhenUsed/>
    <w:qFormat/>
    <w:rsid w:val="00622EA7"/>
    <w:pPr>
      <w:outlineLvl w:val="9"/>
    </w:pPr>
    <w:rPr>
      <w:lang w:eastAsia="ja-JP"/>
    </w:rPr>
  </w:style>
  <w:style w:type="paragraph" w:styleId="TOC1">
    <w:name w:val="toc 1"/>
    <w:basedOn w:val="Normal"/>
    <w:next w:val="Normal"/>
    <w:autoRedefine/>
    <w:uiPriority w:val="39"/>
    <w:unhideWhenUsed/>
    <w:rsid w:val="00622EA7"/>
    <w:pPr>
      <w:spacing w:after="100"/>
    </w:pPr>
    <w:rPr>
      <w:rFonts w:eastAsiaTheme="minorHAnsi"/>
    </w:rPr>
  </w:style>
  <w:style w:type="paragraph" w:styleId="TOC2">
    <w:name w:val="toc 2"/>
    <w:basedOn w:val="Normal"/>
    <w:next w:val="Normal"/>
    <w:autoRedefine/>
    <w:uiPriority w:val="39"/>
    <w:unhideWhenUsed/>
    <w:rsid w:val="00622EA7"/>
    <w:pPr>
      <w:spacing w:after="100"/>
      <w:ind w:left="220"/>
    </w:pPr>
    <w:rPr>
      <w:rFonts w:eastAsiaTheme="minorHAnsi"/>
    </w:rPr>
  </w:style>
  <w:style w:type="paragraph" w:styleId="BalloonText">
    <w:name w:val="Balloon Text"/>
    <w:basedOn w:val="Normal"/>
    <w:link w:val="BalloonTextChar"/>
    <w:uiPriority w:val="99"/>
    <w:semiHidden/>
    <w:unhideWhenUsed/>
    <w:rsid w:val="00622EA7"/>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622EA7"/>
    <w:rPr>
      <w:rFonts w:ascii="Tahoma" w:eastAsiaTheme="minorHAnsi" w:hAnsi="Tahoma" w:cs="Tahoma"/>
      <w:sz w:val="16"/>
      <w:szCs w:val="16"/>
      <w:lang w:eastAsia="en-US"/>
    </w:rPr>
  </w:style>
  <w:style w:type="paragraph" w:styleId="NoSpacing">
    <w:name w:val="No Spacing"/>
    <w:link w:val="NoSpacingChar"/>
    <w:uiPriority w:val="1"/>
    <w:qFormat/>
    <w:rsid w:val="00622EA7"/>
    <w:pPr>
      <w:spacing w:after="0" w:line="240" w:lineRule="auto"/>
    </w:pPr>
  </w:style>
  <w:style w:type="character" w:customStyle="1" w:styleId="NoSpacingChar">
    <w:name w:val="No Spacing Char"/>
    <w:basedOn w:val="DefaultParagraphFont"/>
    <w:link w:val="NoSpacing"/>
    <w:uiPriority w:val="1"/>
    <w:rsid w:val="00622EA7"/>
  </w:style>
  <w:style w:type="table" w:styleId="TableGrid">
    <w:name w:val="Table Grid"/>
    <w:basedOn w:val="TableNormal"/>
    <w:uiPriority w:val="59"/>
    <w:rsid w:val="00622EA7"/>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622EA7"/>
    <w:pPr>
      <w:tabs>
        <w:tab w:val="center" w:pos="4680"/>
        <w:tab w:val="right" w:pos="9360"/>
      </w:tabs>
      <w:spacing w:after="0" w:line="240" w:lineRule="auto"/>
    </w:pPr>
    <w:rPr>
      <w:rFonts w:eastAsiaTheme="minorHAnsi"/>
    </w:rPr>
  </w:style>
  <w:style w:type="character" w:customStyle="1" w:styleId="HeaderChar">
    <w:name w:val="Header Char"/>
    <w:basedOn w:val="DefaultParagraphFont"/>
    <w:link w:val="Header"/>
    <w:rsid w:val="00622EA7"/>
    <w:rPr>
      <w:rFonts w:eastAsiaTheme="minorHAnsi"/>
      <w:lang w:eastAsia="en-US"/>
    </w:rPr>
  </w:style>
  <w:style w:type="paragraph" w:styleId="Footer">
    <w:name w:val="footer"/>
    <w:basedOn w:val="Normal"/>
    <w:link w:val="FooterChar"/>
    <w:uiPriority w:val="99"/>
    <w:unhideWhenUsed/>
    <w:rsid w:val="00622EA7"/>
    <w:pPr>
      <w:tabs>
        <w:tab w:val="center" w:pos="4680"/>
        <w:tab w:val="right" w:pos="9360"/>
      </w:tabs>
      <w:spacing w:after="0" w:line="240" w:lineRule="auto"/>
    </w:pPr>
    <w:rPr>
      <w:rFonts w:eastAsiaTheme="minorHAnsi"/>
    </w:rPr>
  </w:style>
  <w:style w:type="character" w:customStyle="1" w:styleId="FooterChar">
    <w:name w:val="Footer Char"/>
    <w:basedOn w:val="DefaultParagraphFont"/>
    <w:link w:val="Footer"/>
    <w:uiPriority w:val="99"/>
    <w:rsid w:val="00622EA7"/>
    <w:rPr>
      <w:rFonts w:eastAsiaTheme="minorHAnsi"/>
      <w:lang w:eastAsia="en-US"/>
    </w:rPr>
  </w:style>
  <w:style w:type="character" w:customStyle="1" w:styleId="apple-style-span">
    <w:name w:val="apple-style-span"/>
    <w:basedOn w:val="DefaultParagraphFont"/>
    <w:rsid w:val="00622EA7"/>
  </w:style>
  <w:style w:type="paragraph" w:styleId="TOC3">
    <w:name w:val="toc 3"/>
    <w:basedOn w:val="Normal"/>
    <w:next w:val="Normal"/>
    <w:autoRedefine/>
    <w:uiPriority w:val="39"/>
    <w:unhideWhenUsed/>
    <w:rsid w:val="00622EA7"/>
    <w:pPr>
      <w:spacing w:after="100"/>
      <w:ind w:left="440"/>
    </w:pPr>
    <w:rPr>
      <w:rFonts w:eastAsiaTheme="minorHAnsi"/>
    </w:rPr>
  </w:style>
  <w:style w:type="paragraph" w:styleId="TOC4">
    <w:name w:val="toc 4"/>
    <w:basedOn w:val="Normal"/>
    <w:next w:val="Normal"/>
    <w:autoRedefine/>
    <w:uiPriority w:val="39"/>
    <w:unhideWhenUsed/>
    <w:rsid w:val="00622EA7"/>
    <w:pPr>
      <w:spacing w:after="100"/>
      <w:ind w:left="660"/>
    </w:pPr>
  </w:style>
  <w:style w:type="paragraph" w:styleId="TOC5">
    <w:name w:val="toc 5"/>
    <w:basedOn w:val="Normal"/>
    <w:next w:val="Normal"/>
    <w:autoRedefine/>
    <w:uiPriority w:val="39"/>
    <w:unhideWhenUsed/>
    <w:rsid w:val="00622EA7"/>
    <w:pPr>
      <w:spacing w:after="100"/>
      <w:ind w:left="880"/>
    </w:pPr>
  </w:style>
  <w:style w:type="paragraph" w:styleId="TOC6">
    <w:name w:val="toc 6"/>
    <w:basedOn w:val="Normal"/>
    <w:next w:val="Normal"/>
    <w:autoRedefine/>
    <w:uiPriority w:val="39"/>
    <w:unhideWhenUsed/>
    <w:rsid w:val="00622EA7"/>
    <w:pPr>
      <w:spacing w:after="100"/>
      <w:ind w:left="1100"/>
    </w:pPr>
  </w:style>
  <w:style w:type="paragraph" w:styleId="TOC7">
    <w:name w:val="toc 7"/>
    <w:basedOn w:val="Normal"/>
    <w:next w:val="Normal"/>
    <w:autoRedefine/>
    <w:uiPriority w:val="39"/>
    <w:unhideWhenUsed/>
    <w:rsid w:val="00622EA7"/>
    <w:pPr>
      <w:spacing w:after="100"/>
      <w:ind w:left="1320"/>
    </w:pPr>
  </w:style>
  <w:style w:type="paragraph" w:styleId="TOC8">
    <w:name w:val="toc 8"/>
    <w:basedOn w:val="Normal"/>
    <w:next w:val="Normal"/>
    <w:autoRedefine/>
    <w:uiPriority w:val="39"/>
    <w:unhideWhenUsed/>
    <w:rsid w:val="00622EA7"/>
    <w:pPr>
      <w:spacing w:after="100"/>
      <w:ind w:left="1540"/>
    </w:pPr>
  </w:style>
  <w:style w:type="paragraph" w:styleId="TOC9">
    <w:name w:val="toc 9"/>
    <w:basedOn w:val="Normal"/>
    <w:next w:val="Normal"/>
    <w:autoRedefine/>
    <w:uiPriority w:val="39"/>
    <w:unhideWhenUsed/>
    <w:rsid w:val="00622EA7"/>
    <w:pPr>
      <w:spacing w:after="100"/>
      <w:ind w:left="1760"/>
    </w:pPr>
  </w:style>
  <w:style w:type="character" w:styleId="IntenseEmphasis">
    <w:name w:val="Intense Emphasis"/>
    <w:basedOn w:val="DefaultParagraphFont"/>
    <w:uiPriority w:val="21"/>
    <w:qFormat/>
    <w:rsid w:val="00622EA7"/>
    <w:rPr>
      <w:b/>
      <w:bCs/>
      <w:i/>
      <w:iCs/>
      <w:color w:val="4F81BD" w:themeColor="accent1"/>
    </w:rPr>
  </w:style>
  <w:style w:type="character" w:customStyle="1" w:styleId="apple-converted-space">
    <w:name w:val="apple-converted-space"/>
    <w:basedOn w:val="DefaultParagraphFont"/>
    <w:rsid w:val="00622EA7"/>
  </w:style>
  <w:style w:type="paragraph" w:styleId="NormalWeb">
    <w:name w:val="Normal (Web)"/>
    <w:basedOn w:val="Normal"/>
    <w:uiPriority w:val="99"/>
    <w:unhideWhenUsed/>
    <w:rsid w:val="00622EA7"/>
    <w:pPr>
      <w:spacing w:before="100" w:beforeAutospacing="1" w:after="100" w:afterAutospacing="1" w:line="240" w:lineRule="auto"/>
    </w:pPr>
    <w:rPr>
      <w:rFonts w:eastAsia="Times New Roman"/>
      <w:sz w:val="24"/>
      <w:szCs w:val="24"/>
    </w:rPr>
  </w:style>
  <w:style w:type="character" w:customStyle="1" w:styleId="code">
    <w:name w:val="code"/>
    <w:basedOn w:val="DefaultParagraphFont"/>
    <w:rsid w:val="00622EA7"/>
  </w:style>
  <w:style w:type="character" w:customStyle="1" w:styleId="label">
    <w:name w:val="label"/>
    <w:basedOn w:val="DefaultParagraphFont"/>
    <w:rsid w:val="00622EA7"/>
  </w:style>
  <w:style w:type="character" w:styleId="Strong">
    <w:name w:val="Strong"/>
    <w:basedOn w:val="DefaultParagraphFont"/>
    <w:uiPriority w:val="22"/>
    <w:qFormat/>
    <w:rsid w:val="00622EA7"/>
    <w:rPr>
      <w:b/>
      <w:bCs/>
    </w:rPr>
  </w:style>
  <w:style w:type="character" w:styleId="FollowedHyperlink">
    <w:name w:val="FollowedHyperlink"/>
    <w:basedOn w:val="DefaultParagraphFont"/>
    <w:uiPriority w:val="99"/>
    <w:semiHidden/>
    <w:unhideWhenUsed/>
    <w:rsid w:val="00622EA7"/>
    <w:rPr>
      <w:color w:val="800080" w:themeColor="followedHyperlink"/>
      <w:u w:val="single"/>
    </w:rPr>
  </w:style>
  <w:style w:type="table" w:styleId="LightList-Accent5">
    <w:name w:val="Light List Accent 5"/>
    <w:basedOn w:val="TableNormal"/>
    <w:uiPriority w:val="61"/>
    <w:rsid w:val="00622EA7"/>
    <w:pPr>
      <w:spacing w:after="0" w:line="240" w:lineRule="auto"/>
    </w:pPr>
    <w:rPr>
      <w:rFonts w:eastAsiaTheme="minorHAnsi"/>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1">
    <w:name w:val="Light List Accent 1"/>
    <w:basedOn w:val="TableNormal"/>
    <w:uiPriority w:val="61"/>
    <w:rsid w:val="00F258B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qFormat/>
    <w:rsid w:val="00C27767"/>
    <w:pPr>
      <w:spacing w:after="80" w:line="240" w:lineRule="auto"/>
      <w:ind w:left="0" w:right="72"/>
      <w:jc w:val="center"/>
    </w:pPr>
    <w:rPr>
      <w:rFonts w:eastAsia="Arial Unicode MS"/>
      <w:color w:val="000000"/>
      <w:sz w:val="24"/>
      <w:szCs w:val="24"/>
      <w:lang w:val="en-GB"/>
    </w:rPr>
  </w:style>
  <w:style w:type="table" w:styleId="MediumShading1-Accent1">
    <w:name w:val="Medium Shading 1 Accent 1"/>
    <w:basedOn w:val="TableNormal"/>
    <w:uiPriority w:val="63"/>
    <w:rsid w:val="00C2776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Emphasis">
    <w:name w:val="Emphasis"/>
    <w:basedOn w:val="DefaultParagraphFont"/>
    <w:uiPriority w:val="20"/>
    <w:qFormat/>
    <w:rsid w:val="00DE73A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21354">
      <w:bodyDiv w:val="1"/>
      <w:marLeft w:val="0"/>
      <w:marRight w:val="0"/>
      <w:marTop w:val="0"/>
      <w:marBottom w:val="0"/>
      <w:divBdr>
        <w:top w:val="none" w:sz="0" w:space="0" w:color="auto"/>
        <w:left w:val="none" w:sz="0" w:space="0" w:color="auto"/>
        <w:bottom w:val="none" w:sz="0" w:space="0" w:color="auto"/>
        <w:right w:val="none" w:sz="0" w:space="0" w:color="auto"/>
      </w:divBdr>
      <w:divsChild>
        <w:div w:id="1522628156">
          <w:marLeft w:val="0"/>
          <w:marRight w:val="0"/>
          <w:marTop w:val="0"/>
          <w:marBottom w:val="0"/>
          <w:divBdr>
            <w:top w:val="none" w:sz="0" w:space="0" w:color="auto"/>
            <w:left w:val="none" w:sz="0" w:space="0" w:color="auto"/>
            <w:bottom w:val="none" w:sz="0" w:space="0" w:color="auto"/>
            <w:right w:val="none" w:sz="0" w:space="0" w:color="auto"/>
          </w:divBdr>
        </w:div>
      </w:divsChild>
    </w:div>
    <w:div w:id="1512066875">
      <w:bodyDiv w:val="1"/>
      <w:marLeft w:val="0"/>
      <w:marRight w:val="0"/>
      <w:marTop w:val="0"/>
      <w:marBottom w:val="0"/>
      <w:divBdr>
        <w:top w:val="none" w:sz="0" w:space="0" w:color="auto"/>
        <w:left w:val="none" w:sz="0" w:space="0" w:color="auto"/>
        <w:bottom w:val="none" w:sz="0" w:space="0" w:color="auto"/>
        <w:right w:val="none" w:sz="0" w:space="0" w:color="auto"/>
      </w:divBdr>
      <w:divsChild>
        <w:div w:id="855773604">
          <w:marLeft w:val="0"/>
          <w:marRight w:val="0"/>
          <w:marTop w:val="0"/>
          <w:marBottom w:val="0"/>
          <w:divBdr>
            <w:top w:val="none" w:sz="0" w:space="0" w:color="auto"/>
            <w:left w:val="none" w:sz="0" w:space="0" w:color="auto"/>
            <w:bottom w:val="none" w:sz="0" w:space="0" w:color="auto"/>
            <w:right w:val="none" w:sz="0" w:space="0" w:color="auto"/>
          </w:divBdr>
        </w:div>
      </w:divsChild>
    </w:div>
    <w:div w:id="1583834522">
      <w:bodyDiv w:val="1"/>
      <w:marLeft w:val="0"/>
      <w:marRight w:val="0"/>
      <w:marTop w:val="0"/>
      <w:marBottom w:val="0"/>
      <w:divBdr>
        <w:top w:val="none" w:sz="0" w:space="0" w:color="auto"/>
        <w:left w:val="none" w:sz="0" w:space="0" w:color="auto"/>
        <w:bottom w:val="none" w:sz="0" w:space="0" w:color="auto"/>
        <w:right w:val="none" w:sz="0" w:space="0" w:color="auto"/>
      </w:divBdr>
      <w:divsChild>
        <w:div w:id="1274434215">
          <w:marLeft w:val="0"/>
          <w:marRight w:val="0"/>
          <w:marTop w:val="0"/>
          <w:marBottom w:val="0"/>
          <w:divBdr>
            <w:top w:val="none" w:sz="0" w:space="0" w:color="auto"/>
            <w:left w:val="none" w:sz="0" w:space="0" w:color="auto"/>
            <w:bottom w:val="none" w:sz="0" w:space="0" w:color="auto"/>
            <w:right w:val="none" w:sz="0" w:space="0" w:color="auto"/>
          </w:divBdr>
        </w:div>
      </w:divsChild>
    </w:div>
    <w:div w:id="1935819897">
      <w:bodyDiv w:val="1"/>
      <w:marLeft w:val="0"/>
      <w:marRight w:val="0"/>
      <w:marTop w:val="0"/>
      <w:marBottom w:val="0"/>
      <w:divBdr>
        <w:top w:val="none" w:sz="0" w:space="0" w:color="auto"/>
        <w:left w:val="none" w:sz="0" w:space="0" w:color="auto"/>
        <w:bottom w:val="none" w:sz="0" w:space="0" w:color="auto"/>
        <w:right w:val="none" w:sz="0" w:space="0" w:color="auto"/>
      </w:divBdr>
      <w:divsChild>
        <w:div w:id="1304038454">
          <w:marLeft w:val="0"/>
          <w:marRight w:val="0"/>
          <w:marTop w:val="0"/>
          <w:marBottom w:val="0"/>
          <w:divBdr>
            <w:top w:val="none" w:sz="0" w:space="0" w:color="auto"/>
            <w:left w:val="none" w:sz="0" w:space="0" w:color="auto"/>
            <w:bottom w:val="none" w:sz="0" w:space="0" w:color="auto"/>
            <w:right w:val="none" w:sz="0" w:space="0" w:color="auto"/>
          </w:divBdr>
        </w:div>
      </w:divsChild>
    </w:div>
    <w:div w:id="1983196405">
      <w:bodyDiv w:val="1"/>
      <w:marLeft w:val="0"/>
      <w:marRight w:val="0"/>
      <w:marTop w:val="0"/>
      <w:marBottom w:val="0"/>
      <w:divBdr>
        <w:top w:val="none" w:sz="0" w:space="0" w:color="auto"/>
        <w:left w:val="none" w:sz="0" w:space="0" w:color="auto"/>
        <w:bottom w:val="none" w:sz="0" w:space="0" w:color="auto"/>
        <w:right w:val="none" w:sz="0" w:space="0" w:color="auto"/>
      </w:divBdr>
      <w:divsChild>
        <w:div w:id="2262312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theme" Target="theme/theme1.xml"/><Relationship Id="rId16" Type="http://schemas.openxmlformats.org/officeDocument/2006/relationships/image" Target="media/image8.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png"/><Relationship Id="rId118" Type="http://schemas.openxmlformats.org/officeDocument/2006/relationships/image" Target="media/image109.PNG"/><Relationship Id="rId126" Type="http://schemas.openxmlformats.org/officeDocument/2006/relationships/image" Target="media/image117.PNG"/><Relationship Id="rId8" Type="http://schemas.openxmlformats.org/officeDocument/2006/relationships/endnotes" Target="endnotes.xml"/><Relationship Id="rId51" Type="http://schemas.openxmlformats.org/officeDocument/2006/relationships/footer" Target="footer1.xml"/><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image" Target="media/image120.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30" Type="http://schemas.openxmlformats.org/officeDocument/2006/relationships/image" Target="media/image121.PN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0.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51B9C0-9D15-48A7-8A8C-7FF16F8DD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6475</Words>
  <Characters>36910</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Software User’s Manual</vt:lpstr>
    </vt:vector>
  </TitlesOfParts>
  <Company>USSR</Company>
  <LinksUpToDate>false</LinksUpToDate>
  <CharactersWithSpaces>43299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User’s Manual</dc:title>
  <dc:subject>Teacher Left Hand</dc:subject>
  <dc:creator>Red Army</dc:creator>
  <cp:lastModifiedBy>Phuong Giang</cp:lastModifiedBy>
  <cp:revision>3</cp:revision>
  <cp:lastPrinted>2012-04-14T19:14:00Z</cp:lastPrinted>
  <dcterms:created xsi:type="dcterms:W3CDTF">2012-04-14T19:14:00Z</dcterms:created>
  <dcterms:modified xsi:type="dcterms:W3CDTF">2012-04-14T19:15:00Z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ies>
</file>