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DA79AA" w:rsidRPr="001A0C52" w:rsidTr="00995D66">
        <w:trPr>
          <w:trHeight w:val="2880"/>
          <w:jc w:val="center"/>
        </w:trPr>
        <w:tc>
          <w:tcPr>
            <w:tcW w:w="5000" w:type="pct"/>
          </w:tcPr>
          <w:p w:rsidR="00DA79AA" w:rsidRPr="006E18AE" w:rsidRDefault="00DA79AA" w:rsidP="0004788D">
            <w:pPr>
              <w:pStyle w:val="NoSpacing"/>
              <w:jc w:val="center"/>
              <w:rPr>
                <w:rFonts w:ascii="Times New Roman" w:eastAsia="MS Gothic" w:hAnsi="Times New Roman"/>
                <w:caps/>
                <w:sz w:val="24"/>
              </w:rPr>
            </w:pPr>
            <w:r>
              <w:rPr>
                <w:rFonts w:ascii="Times New Roman" w:hAnsi="Times New Roman"/>
                <w:noProof/>
                <w:sz w:val="24"/>
              </w:rPr>
              <w:drawing>
                <wp:anchor distT="0" distB="0" distL="114300" distR="114300" simplePos="0" relativeHeight="251659264" behindDoc="0" locked="0" layoutInCell="1" allowOverlap="1">
                  <wp:simplePos x="0" y="0"/>
                  <wp:positionH relativeFrom="column">
                    <wp:posOffset>272415</wp:posOffset>
                  </wp:positionH>
                  <wp:positionV relativeFrom="paragraph">
                    <wp:posOffset>0</wp:posOffset>
                  </wp:positionV>
                  <wp:extent cx="1173480" cy="985520"/>
                  <wp:effectExtent l="0" t="0" r="7620" b="5080"/>
                  <wp:wrapSquare wrapText="bothSides"/>
                  <wp:docPr id="1" name="Picture 1" descr="Description: 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E:\My Documents\Desktop\Logo_FPT_University_do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3480" cy="985520"/>
                          </a:xfrm>
                          <a:prstGeom prst="rect">
                            <a:avLst/>
                          </a:prstGeom>
                          <a:noFill/>
                        </pic:spPr>
                      </pic:pic>
                    </a:graphicData>
                  </a:graphic>
                </wp:anchor>
              </w:drawing>
            </w:r>
            <w:ins w:id="0" w:author="Phuong Giang" w:date="2012-02-23T00:39:00Z">
              <w:r w:rsidR="00A30AA3">
                <w:rPr>
                  <w:rFonts w:ascii="Times New Roman" w:eastAsia="MS Gothic" w:hAnsi="Times New Roman"/>
                  <w:b/>
                  <w:caps/>
                  <w:sz w:val="34"/>
                  <w:szCs w:val="32"/>
                  <w:lang w:eastAsia="en-US"/>
                </w:rPr>
                <w:t>nce :-</w:t>
              </w:r>
            </w:ins>
            <w:r w:rsidRPr="006E18AE">
              <w:rPr>
                <w:rFonts w:ascii="Times New Roman" w:eastAsia="MS Gothic" w:hAnsi="Times New Roman"/>
                <w:b/>
                <w:caps/>
                <w:sz w:val="34"/>
                <w:szCs w:val="32"/>
                <w:lang w:eastAsia="en-US"/>
              </w:rPr>
              <w:t>Ministry of education and training</w:t>
            </w:r>
          </w:p>
        </w:tc>
      </w:tr>
      <w:tr w:rsidR="00DA79AA" w:rsidRPr="001A0C52" w:rsidTr="00995D66">
        <w:trPr>
          <w:trHeight w:val="1440"/>
          <w:jc w:val="center"/>
        </w:trPr>
        <w:tc>
          <w:tcPr>
            <w:tcW w:w="5000" w:type="pct"/>
            <w:tcBorders>
              <w:bottom w:val="single" w:sz="4" w:space="0" w:color="4F81BD"/>
            </w:tcBorders>
            <w:vAlign w:val="center"/>
          </w:tcPr>
          <w:p w:rsidR="00DA79AA" w:rsidRPr="006E18AE" w:rsidRDefault="00DA79AA" w:rsidP="00DA79AA">
            <w:pPr>
              <w:pStyle w:val="NoSpacing"/>
              <w:jc w:val="center"/>
              <w:rPr>
                <w:rFonts w:ascii="Times New Roman" w:eastAsia="MS Gothic" w:hAnsi="Times New Roman"/>
                <w:sz w:val="82"/>
                <w:szCs w:val="80"/>
              </w:rPr>
            </w:pPr>
            <w:r w:rsidRPr="006E18AE">
              <w:rPr>
                <w:rFonts w:ascii="Times New Roman" w:eastAsia="MS Gothic" w:hAnsi="Times New Roman"/>
                <w:sz w:val="82"/>
                <w:szCs w:val="80"/>
              </w:rPr>
              <w:t xml:space="preserve">Software </w:t>
            </w:r>
            <w:r>
              <w:rPr>
                <w:rFonts w:ascii="Times New Roman" w:eastAsia="MS Gothic" w:hAnsi="Times New Roman"/>
                <w:sz w:val="82"/>
                <w:szCs w:val="80"/>
              </w:rPr>
              <w:t>Design Description</w:t>
            </w:r>
          </w:p>
        </w:tc>
      </w:tr>
      <w:tr w:rsidR="00DA79AA" w:rsidRPr="001A0C52" w:rsidTr="00995D66">
        <w:trPr>
          <w:trHeight w:val="720"/>
          <w:jc w:val="center"/>
        </w:trPr>
        <w:tc>
          <w:tcPr>
            <w:tcW w:w="5000" w:type="pct"/>
            <w:tcBorders>
              <w:top w:val="single" w:sz="4" w:space="0" w:color="4F81BD"/>
            </w:tcBorders>
            <w:vAlign w:val="center"/>
          </w:tcPr>
          <w:p w:rsidR="00DA79AA" w:rsidRPr="006E18AE" w:rsidRDefault="00DA79AA" w:rsidP="00995D66">
            <w:pPr>
              <w:pStyle w:val="NoSpacing"/>
              <w:jc w:val="center"/>
              <w:rPr>
                <w:rFonts w:ascii="Times New Roman" w:eastAsia="MS Gothic" w:hAnsi="Times New Roman"/>
                <w:sz w:val="46"/>
                <w:szCs w:val="44"/>
              </w:rPr>
            </w:pPr>
            <w:r w:rsidRPr="006E18AE">
              <w:rPr>
                <w:rFonts w:ascii="Times New Roman" w:eastAsia="MS Gothic" w:hAnsi="Times New Roman"/>
                <w:sz w:val="46"/>
                <w:szCs w:val="44"/>
              </w:rPr>
              <w:t>Teacher Left Hand</w:t>
            </w:r>
          </w:p>
        </w:tc>
      </w:tr>
      <w:tr w:rsidR="00DA79AA" w:rsidRPr="001A0C52" w:rsidTr="00995D66">
        <w:trPr>
          <w:trHeight w:val="360"/>
          <w:jc w:val="center"/>
        </w:trPr>
        <w:tc>
          <w:tcPr>
            <w:tcW w:w="5000" w:type="pct"/>
            <w:vAlign w:val="center"/>
          </w:tcPr>
          <w:p w:rsidR="00DA79AA" w:rsidRPr="006E18AE" w:rsidRDefault="00DA79AA" w:rsidP="00995D66">
            <w:pPr>
              <w:pStyle w:val="NoSpacing"/>
              <w:jc w:val="center"/>
              <w:rPr>
                <w:rFonts w:ascii="Times New Roman" w:hAnsi="Times New Roman"/>
                <w:sz w:val="24"/>
              </w:rPr>
            </w:pPr>
          </w:p>
        </w:tc>
      </w:tr>
      <w:tr w:rsidR="00DA79AA" w:rsidRPr="001A0C52" w:rsidTr="00995D66">
        <w:trPr>
          <w:trHeight w:val="360"/>
          <w:jc w:val="center"/>
        </w:trPr>
        <w:tc>
          <w:tcPr>
            <w:tcW w:w="5000" w:type="pct"/>
            <w:vAlign w:val="center"/>
          </w:tcPr>
          <w:tbl>
            <w:tblPr>
              <w:tblpPr w:leftFromText="180" w:rightFromText="180" w:horzAnchor="margin" w:tblpXSpec="center" w:tblpY="8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DA79AA" w:rsidRPr="001A0C52" w:rsidTr="00995D66">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jc w:val="center"/>
                    <w:rPr>
                      <w:rFonts w:ascii="Times New Roman" w:hAnsi="Times New Roman"/>
                      <w:b/>
                      <w:bCs/>
                      <w:sz w:val="38"/>
                      <w:szCs w:val="36"/>
                    </w:rPr>
                  </w:pPr>
                  <w:r w:rsidRPr="006E18AE">
                    <w:rPr>
                      <w:rFonts w:ascii="Times New Roman" w:hAnsi="Times New Roman"/>
                      <w:b/>
                      <w:bCs/>
                      <w:sz w:val="38"/>
                      <w:szCs w:val="36"/>
                    </w:rPr>
                    <w:t>TLH Team</w:t>
                  </w:r>
                </w:p>
              </w:tc>
            </w:tr>
            <w:tr w:rsidR="00DA79AA" w:rsidRPr="001A0C52" w:rsidTr="00995D66">
              <w:trPr>
                <w:cantSplit/>
              </w:trPr>
              <w:tc>
                <w:tcPr>
                  <w:tcW w:w="2210"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jc w:val="right"/>
                    <w:rPr>
                      <w:rFonts w:ascii="Times New Roman" w:hAnsi="Times New Roman"/>
                      <w:b/>
                      <w:bCs/>
                      <w:sz w:val="24"/>
                    </w:rPr>
                  </w:pPr>
                  <w:r w:rsidRPr="006E18AE">
                    <w:rPr>
                      <w:rFonts w:ascii="Times New Roman" w:hAnsi="Times New Roman"/>
                      <w:b/>
                      <w:bCs/>
                      <w:sz w:val="24"/>
                    </w:rPr>
                    <w:t>Group Members</w:t>
                  </w:r>
                </w:p>
              </w:tc>
              <w:tc>
                <w:tcPr>
                  <w:tcW w:w="5504" w:type="dxa"/>
                  <w:tcBorders>
                    <w:top w:val="single" w:sz="4" w:space="0" w:color="auto"/>
                    <w:left w:val="single" w:sz="4" w:space="0" w:color="auto"/>
                    <w:bottom w:val="single" w:sz="4" w:space="0" w:color="auto"/>
                    <w:right w:val="single" w:sz="4" w:space="0" w:color="auto"/>
                  </w:tcBorders>
                </w:tcPr>
                <w:p w:rsidR="00DA79AA" w:rsidRPr="006E18AE" w:rsidRDefault="00DA79AA" w:rsidP="00995D66">
                  <w:pPr>
                    <w:spacing w:after="120"/>
                    <w:jc w:val="both"/>
                    <w:rPr>
                      <w:rFonts w:ascii="Times New Roman" w:hAnsi="Times New Roman"/>
                      <w:bCs/>
                      <w:sz w:val="24"/>
                    </w:rPr>
                  </w:pPr>
                  <w:proofErr w:type="spellStart"/>
                  <w:r w:rsidRPr="006E18AE">
                    <w:rPr>
                      <w:rFonts w:ascii="Times New Roman" w:hAnsi="Times New Roman"/>
                      <w:bCs/>
                      <w:sz w:val="24"/>
                    </w:rPr>
                    <w:t>Lê</w:t>
                  </w:r>
                  <w:proofErr w:type="spellEnd"/>
                  <w:r w:rsidRPr="006E18AE">
                    <w:rPr>
                      <w:rFonts w:ascii="Times New Roman" w:hAnsi="Times New Roman"/>
                      <w:bCs/>
                      <w:sz w:val="24"/>
                    </w:rPr>
                    <w:t xml:space="preserve"> </w:t>
                  </w:r>
                  <w:proofErr w:type="spellStart"/>
                  <w:r w:rsidRPr="006E18AE">
                    <w:rPr>
                      <w:rFonts w:ascii="Times New Roman" w:hAnsi="Times New Roman"/>
                      <w:bCs/>
                      <w:sz w:val="24"/>
                    </w:rPr>
                    <w:t>Phương</w:t>
                  </w:r>
                  <w:proofErr w:type="spellEnd"/>
                  <w:r w:rsidRPr="006E18AE">
                    <w:rPr>
                      <w:rFonts w:ascii="Times New Roman" w:hAnsi="Times New Roman"/>
                      <w:bCs/>
                      <w:sz w:val="24"/>
                    </w:rPr>
                    <w:t xml:space="preserve"> Giang – 60046 – GiangLP60046</w:t>
                  </w:r>
                </w:p>
                <w:p w:rsidR="00DA79AA" w:rsidRPr="006E18AE" w:rsidRDefault="00DA79AA" w:rsidP="00995D66">
                  <w:pPr>
                    <w:spacing w:after="120"/>
                    <w:jc w:val="both"/>
                    <w:rPr>
                      <w:rFonts w:ascii="Times New Roman" w:hAnsi="Times New Roman"/>
                      <w:bCs/>
                      <w:sz w:val="24"/>
                    </w:rPr>
                  </w:pPr>
                  <w:proofErr w:type="spellStart"/>
                  <w:r w:rsidRPr="006E18AE">
                    <w:rPr>
                      <w:rFonts w:ascii="Times New Roman" w:hAnsi="Times New Roman"/>
                      <w:bCs/>
                      <w:sz w:val="24"/>
                    </w:rPr>
                    <w:t>Nguyễn</w:t>
                  </w:r>
                  <w:proofErr w:type="spellEnd"/>
                  <w:r w:rsidRPr="006E18AE">
                    <w:rPr>
                      <w:rFonts w:ascii="Times New Roman" w:hAnsi="Times New Roman"/>
                      <w:bCs/>
                      <w:sz w:val="24"/>
                    </w:rPr>
                    <w:t xml:space="preserve"> </w:t>
                  </w:r>
                  <w:proofErr w:type="spellStart"/>
                  <w:r w:rsidRPr="006E18AE">
                    <w:rPr>
                      <w:rFonts w:ascii="Times New Roman" w:hAnsi="Times New Roman"/>
                      <w:bCs/>
                      <w:sz w:val="24"/>
                    </w:rPr>
                    <w:t>Hồ</w:t>
                  </w:r>
                  <w:proofErr w:type="spellEnd"/>
                  <w:r w:rsidRPr="006E18AE">
                    <w:rPr>
                      <w:rFonts w:ascii="Times New Roman" w:hAnsi="Times New Roman"/>
                      <w:bCs/>
                      <w:sz w:val="24"/>
                    </w:rPr>
                    <w:t xml:space="preserve"> </w:t>
                  </w:r>
                  <w:proofErr w:type="spellStart"/>
                  <w:r w:rsidRPr="006E18AE">
                    <w:rPr>
                      <w:rFonts w:ascii="Times New Roman" w:hAnsi="Times New Roman"/>
                      <w:bCs/>
                      <w:sz w:val="24"/>
                    </w:rPr>
                    <w:t>Hải</w:t>
                  </w:r>
                  <w:proofErr w:type="spellEnd"/>
                  <w:r w:rsidRPr="006E18AE">
                    <w:rPr>
                      <w:rFonts w:ascii="Times New Roman" w:hAnsi="Times New Roman"/>
                      <w:bCs/>
                      <w:sz w:val="24"/>
                    </w:rPr>
                    <w:t xml:space="preserve"> – 00268 – HaiNH00268</w:t>
                  </w:r>
                </w:p>
                <w:p w:rsidR="00DA79AA" w:rsidRPr="006E18AE" w:rsidRDefault="00DA79AA" w:rsidP="00995D66">
                  <w:pPr>
                    <w:spacing w:after="120"/>
                    <w:jc w:val="both"/>
                    <w:rPr>
                      <w:rFonts w:ascii="Times New Roman" w:hAnsi="Times New Roman"/>
                      <w:bCs/>
                      <w:sz w:val="24"/>
                    </w:rPr>
                  </w:pPr>
                  <w:proofErr w:type="spellStart"/>
                  <w:r w:rsidRPr="006E18AE">
                    <w:rPr>
                      <w:rFonts w:ascii="Times New Roman" w:hAnsi="Times New Roman"/>
                      <w:bCs/>
                      <w:sz w:val="24"/>
                    </w:rPr>
                    <w:t>Nguyễn</w:t>
                  </w:r>
                  <w:proofErr w:type="spellEnd"/>
                  <w:r w:rsidRPr="006E18AE">
                    <w:rPr>
                      <w:rFonts w:ascii="Times New Roman" w:hAnsi="Times New Roman"/>
                      <w:bCs/>
                      <w:sz w:val="24"/>
                    </w:rPr>
                    <w:t xml:space="preserve"> </w:t>
                  </w:r>
                  <w:proofErr w:type="spellStart"/>
                  <w:r w:rsidRPr="006E18AE">
                    <w:rPr>
                      <w:rFonts w:ascii="Times New Roman" w:hAnsi="Times New Roman"/>
                      <w:bCs/>
                      <w:sz w:val="24"/>
                    </w:rPr>
                    <w:t>Quốc</w:t>
                  </w:r>
                  <w:proofErr w:type="spellEnd"/>
                  <w:r w:rsidRPr="006E18AE">
                    <w:rPr>
                      <w:rFonts w:ascii="Times New Roman" w:hAnsi="Times New Roman"/>
                      <w:bCs/>
                      <w:sz w:val="24"/>
                    </w:rPr>
                    <w:t xml:space="preserve"> </w:t>
                  </w:r>
                  <w:proofErr w:type="spellStart"/>
                  <w:r w:rsidRPr="006E18AE">
                    <w:rPr>
                      <w:rFonts w:ascii="Times New Roman" w:hAnsi="Times New Roman"/>
                      <w:bCs/>
                      <w:sz w:val="24"/>
                    </w:rPr>
                    <w:t>Hùng</w:t>
                  </w:r>
                  <w:proofErr w:type="spellEnd"/>
                  <w:r w:rsidRPr="006E18AE">
                    <w:rPr>
                      <w:rFonts w:ascii="Times New Roman" w:hAnsi="Times New Roman"/>
                      <w:bCs/>
                      <w:sz w:val="24"/>
                    </w:rPr>
                    <w:t xml:space="preserve"> – </w:t>
                  </w:r>
                  <w:r w:rsidRPr="006E18AE">
                    <w:rPr>
                      <w:rFonts w:ascii="Times New Roman" w:hAnsi="Times New Roman"/>
                      <w:sz w:val="24"/>
                    </w:rPr>
                    <w:t>00267 – HungNQ00267</w:t>
                  </w:r>
                </w:p>
                <w:p w:rsidR="00DA79AA" w:rsidRPr="006E18AE" w:rsidRDefault="00DA79AA" w:rsidP="00995D66">
                  <w:pPr>
                    <w:spacing w:after="120"/>
                    <w:jc w:val="both"/>
                    <w:rPr>
                      <w:rFonts w:ascii="Times New Roman" w:hAnsi="Times New Roman"/>
                      <w:bCs/>
                      <w:sz w:val="24"/>
                    </w:rPr>
                  </w:pPr>
                  <w:proofErr w:type="spellStart"/>
                  <w:r w:rsidRPr="006E18AE">
                    <w:rPr>
                      <w:rFonts w:ascii="Times New Roman" w:hAnsi="Times New Roman"/>
                      <w:sz w:val="24"/>
                    </w:rPr>
                    <w:t>Tô</w:t>
                  </w:r>
                  <w:proofErr w:type="spellEnd"/>
                  <w:r w:rsidRPr="006E18AE">
                    <w:rPr>
                      <w:rFonts w:ascii="Times New Roman" w:hAnsi="Times New Roman"/>
                      <w:sz w:val="24"/>
                    </w:rPr>
                    <w:t xml:space="preserve"> </w:t>
                  </w:r>
                  <w:proofErr w:type="spellStart"/>
                  <w:r w:rsidRPr="006E18AE">
                    <w:rPr>
                      <w:rFonts w:ascii="Times New Roman" w:hAnsi="Times New Roman"/>
                      <w:sz w:val="24"/>
                    </w:rPr>
                    <w:t>Hồng</w:t>
                  </w:r>
                  <w:proofErr w:type="spellEnd"/>
                  <w:r w:rsidRPr="006E18AE">
                    <w:rPr>
                      <w:rFonts w:ascii="Times New Roman" w:hAnsi="Times New Roman"/>
                      <w:sz w:val="24"/>
                    </w:rPr>
                    <w:t xml:space="preserve"> </w:t>
                  </w:r>
                  <w:proofErr w:type="spellStart"/>
                  <w:r w:rsidRPr="006E18AE">
                    <w:rPr>
                      <w:rFonts w:ascii="Times New Roman" w:hAnsi="Times New Roman"/>
                      <w:sz w:val="24"/>
                    </w:rPr>
                    <w:t>Quân</w:t>
                  </w:r>
                  <w:proofErr w:type="spellEnd"/>
                  <w:r w:rsidRPr="006E18AE">
                    <w:rPr>
                      <w:rFonts w:ascii="Times New Roman" w:hAnsi="Times New Roman"/>
                      <w:sz w:val="24"/>
                    </w:rPr>
                    <w:t xml:space="preserve"> </w:t>
                  </w:r>
                  <w:r w:rsidRPr="006E18AE">
                    <w:rPr>
                      <w:rFonts w:ascii="Times New Roman" w:hAnsi="Times New Roman"/>
                      <w:bCs/>
                      <w:sz w:val="24"/>
                    </w:rPr>
                    <w:t xml:space="preserve">– </w:t>
                  </w:r>
                  <w:r w:rsidRPr="006E18AE">
                    <w:rPr>
                      <w:rFonts w:ascii="Times New Roman" w:hAnsi="Times New Roman"/>
                      <w:color w:val="000000"/>
                      <w:sz w:val="24"/>
                    </w:rPr>
                    <w:t>60061 – QuanTH60061</w:t>
                  </w:r>
                </w:p>
              </w:tc>
            </w:tr>
            <w:tr w:rsidR="00DA79AA" w:rsidRPr="001A0C52" w:rsidTr="00995D66">
              <w:tc>
                <w:tcPr>
                  <w:tcW w:w="2210"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jc w:val="right"/>
                    <w:rPr>
                      <w:rFonts w:ascii="Times New Roman" w:hAnsi="Times New Roman"/>
                      <w:b/>
                      <w:bCs/>
                      <w:sz w:val="24"/>
                    </w:rPr>
                  </w:pPr>
                  <w:r w:rsidRPr="006E18AE">
                    <w:rPr>
                      <w:rFonts w:ascii="Times New Roman" w:hAnsi="Times New Roman"/>
                      <w:b/>
                      <w:bCs/>
                      <w:sz w:val="24"/>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rPr>
                      <w:rFonts w:ascii="Times New Roman" w:hAnsi="Times New Roman"/>
                      <w:bCs/>
                      <w:sz w:val="24"/>
                    </w:rPr>
                  </w:pPr>
                  <w:proofErr w:type="spellStart"/>
                  <w:r w:rsidRPr="006E18AE">
                    <w:rPr>
                      <w:rFonts w:ascii="Times New Roman" w:hAnsi="Times New Roman"/>
                      <w:bCs/>
                      <w:sz w:val="24"/>
                    </w:rPr>
                    <w:t>Lâm</w:t>
                  </w:r>
                  <w:proofErr w:type="spellEnd"/>
                  <w:r w:rsidRPr="006E18AE">
                    <w:rPr>
                      <w:rFonts w:ascii="Times New Roman" w:hAnsi="Times New Roman"/>
                      <w:bCs/>
                      <w:sz w:val="24"/>
                    </w:rPr>
                    <w:t xml:space="preserve"> Hữu </w:t>
                  </w:r>
                  <w:proofErr w:type="spellStart"/>
                  <w:r w:rsidRPr="006E18AE">
                    <w:rPr>
                      <w:rFonts w:ascii="Times New Roman" w:hAnsi="Times New Roman"/>
                      <w:bCs/>
                      <w:sz w:val="24"/>
                    </w:rPr>
                    <w:t>Khánh</w:t>
                  </w:r>
                  <w:proofErr w:type="spellEnd"/>
                  <w:r w:rsidRPr="006E18AE">
                    <w:rPr>
                      <w:rFonts w:ascii="Times New Roman" w:hAnsi="Times New Roman"/>
                      <w:bCs/>
                      <w:sz w:val="24"/>
                    </w:rPr>
                    <w:t xml:space="preserve"> </w:t>
                  </w:r>
                  <w:proofErr w:type="spellStart"/>
                  <w:r w:rsidRPr="006E18AE">
                    <w:rPr>
                      <w:rFonts w:ascii="Times New Roman" w:hAnsi="Times New Roman"/>
                      <w:bCs/>
                      <w:sz w:val="24"/>
                    </w:rPr>
                    <w:t>Phương</w:t>
                  </w:r>
                  <w:proofErr w:type="spellEnd"/>
                </w:p>
              </w:tc>
            </w:tr>
            <w:tr w:rsidR="00DA79AA" w:rsidRPr="001A0C52" w:rsidTr="00995D66">
              <w:tc>
                <w:tcPr>
                  <w:tcW w:w="2210"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jc w:val="right"/>
                    <w:rPr>
                      <w:rFonts w:ascii="Times New Roman" w:hAnsi="Times New Roman"/>
                      <w:b/>
                      <w:bCs/>
                      <w:sz w:val="24"/>
                    </w:rPr>
                  </w:pPr>
                  <w:r w:rsidRPr="006E18AE">
                    <w:rPr>
                      <w:rFonts w:ascii="Times New Roman" w:hAnsi="Times New Roman"/>
                      <w:b/>
                      <w:bCs/>
                      <w:sz w:val="24"/>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rPr>
                      <w:rFonts w:ascii="Times New Roman" w:hAnsi="Times New Roman"/>
                      <w:bCs/>
                      <w:sz w:val="24"/>
                    </w:rPr>
                  </w:pPr>
                </w:p>
              </w:tc>
            </w:tr>
            <w:tr w:rsidR="00DA79AA" w:rsidRPr="001A0C52" w:rsidTr="00995D66">
              <w:tc>
                <w:tcPr>
                  <w:tcW w:w="2210"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jc w:val="right"/>
                    <w:rPr>
                      <w:rFonts w:ascii="Times New Roman" w:hAnsi="Times New Roman"/>
                      <w:b/>
                      <w:bCs/>
                      <w:sz w:val="24"/>
                    </w:rPr>
                  </w:pPr>
                  <w:r w:rsidRPr="006E18AE">
                    <w:rPr>
                      <w:rFonts w:ascii="Times New Roman" w:hAnsi="Times New Roman"/>
                      <w:b/>
                      <w:bCs/>
                      <w:sz w:val="24"/>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DA79AA" w:rsidRPr="006E18AE" w:rsidRDefault="00DA79AA" w:rsidP="00995D66">
                  <w:pPr>
                    <w:spacing w:after="120"/>
                    <w:rPr>
                      <w:rFonts w:ascii="Times New Roman" w:hAnsi="Times New Roman"/>
                      <w:bCs/>
                      <w:sz w:val="24"/>
                    </w:rPr>
                  </w:pPr>
                  <w:r w:rsidRPr="006E18AE">
                    <w:rPr>
                      <w:rFonts w:ascii="Times New Roman" w:hAnsi="Times New Roman"/>
                      <w:bCs/>
                      <w:sz w:val="24"/>
                    </w:rPr>
                    <w:t xml:space="preserve"> TLH</w:t>
                  </w:r>
                </w:p>
              </w:tc>
            </w:tr>
          </w:tbl>
          <w:p w:rsidR="00DA79AA" w:rsidRPr="006E18AE" w:rsidRDefault="00DA79AA" w:rsidP="00995D66">
            <w:pPr>
              <w:pStyle w:val="NoSpacing"/>
              <w:jc w:val="center"/>
              <w:rPr>
                <w:rFonts w:ascii="Times New Roman" w:hAnsi="Times New Roman"/>
                <w:b/>
                <w:bCs/>
                <w:sz w:val="24"/>
              </w:rPr>
            </w:pPr>
          </w:p>
        </w:tc>
      </w:tr>
      <w:tr w:rsidR="00DA79AA" w:rsidRPr="001A0C52" w:rsidTr="00995D66">
        <w:trPr>
          <w:trHeight w:val="360"/>
          <w:jc w:val="center"/>
        </w:trPr>
        <w:tc>
          <w:tcPr>
            <w:tcW w:w="5000" w:type="pct"/>
            <w:vAlign w:val="center"/>
          </w:tcPr>
          <w:p w:rsidR="00DA79AA" w:rsidRPr="006E18AE" w:rsidRDefault="00DA79AA" w:rsidP="00995D66">
            <w:pPr>
              <w:pStyle w:val="NoSpacing"/>
              <w:jc w:val="center"/>
              <w:rPr>
                <w:rFonts w:ascii="Times New Roman" w:hAnsi="Times New Roman"/>
                <w:b/>
                <w:bCs/>
                <w:sz w:val="24"/>
              </w:rPr>
            </w:pPr>
          </w:p>
          <w:p w:rsidR="00DA79AA" w:rsidRPr="006E18AE" w:rsidRDefault="00DA79AA" w:rsidP="00995D66">
            <w:pPr>
              <w:pStyle w:val="NoSpacing"/>
              <w:jc w:val="center"/>
              <w:rPr>
                <w:rFonts w:ascii="Times New Roman" w:hAnsi="Times New Roman"/>
                <w:b/>
                <w:bCs/>
                <w:sz w:val="24"/>
              </w:rPr>
            </w:pPr>
          </w:p>
          <w:p w:rsidR="00DA79AA" w:rsidRPr="006E18AE" w:rsidRDefault="00DA79AA" w:rsidP="00995D66">
            <w:pPr>
              <w:pStyle w:val="NoSpacing"/>
              <w:jc w:val="center"/>
              <w:rPr>
                <w:rFonts w:ascii="Times New Roman" w:hAnsi="Times New Roman"/>
                <w:b/>
                <w:bCs/>
                <w:sz w:val="24"/>
              </w:rPr>
            </w:pPr>
          </w:p>
          <w:p w:rsidR="00DA79AA" w:rsidRPr="006E18AE" w:rsidRDefault="00DA79AA" w:rsidP="00995D66">
            <w:pPr>
              <w:pStyle w:val="NoSpacing"/>
              <w:jc w:val="center"/>
              <w:rPr>
                <w:rFonts w:ascii="Times New Roman" w:hAnsi="Times New Roman"/>
                <w:b/>
                <w:bCs/>
                <w:sz w:val="24"/>
              </w:rPr>
            </w:pPr>
          </w:p>
          <w:p w:rsidR="00DA79AA" w:rsidRPr="006E18AE" w:rsidRDefault="003A11F4">
            <w:pPr>
              <w:pStyle w:val="NoSpacing"/>
              <w:jc w:val="center"/>
              <w:rPr>
                <w:rFonts w:ascii="Times New Roman" w:hAnsi="Times New Roman"/>
                <w:b/>
                <w:bCs/>
                <w:sz w:val="24"/>
              </w:rPr>
            </w:pPr>
            <w:r>
              <w:rPr>
                <w:rFonts w:ascii="Times New Roman" w:hAnsi="Times New Roman"/>
                <w:b/>
                <w:bCs/>
                <w:sz w:val="24"/>
              </w:rPr>
              <w:t>Ho Chi Minh, 10</w:t>
            </w:r>
            <w:r w:rsidR="00DA79AA" w:rsidRPr="006E18AE">
              <w:rPr>
                <w:rFonts w:ascii="Times New Roman" w:hAnsi="Times New Roman"/>
                <w:b/>
                <w:bCs/>
                <w:sz w:val="24"/>
                <w:vertAlign w:val="superscript"/>
              </w:rPr>
              <w:t>th</w:t>
            </w:r>
            <w:r w:rsidR="00DA79AA" w:rsidRPr="006E18AE">
              <w:rPr>
                <w:rFonts w:ascii="Times New Roman" w:hAnsi="Times New Roman"/>
                <w:b/>
                <w:bCs/>
                <w:sz w:val="24"/>
              </w:rPr>
              <w:t xml:space="preserve"> </w:t>
            </w:r>
            <w:del w:id="1" w:author="Phuong Giang" w:date="2012-02-22T22:59:00Z">
              <w:r w:rsidR="00DA79AA" w:rsidRPr="006E18AE" w:rsidDel="009832A6">
                <w:rPr>
                  <w:rFonts w:ascii="Times New Roman" w:hAnsi="Times New Roman"/>
                  <w:b/>
                  <w:bCs/>
                  <w:sz w:val="24"/>
                </w:rPr>
                <w:delText>Jan</w:delText>
              </w:r>
            </w:del>
            <w:ins w:id="2" w:author="Phuong Giang" w:date="2012-02-22T22:59:00Z">
              <w:r w:rsidR="009832A6">
                <w:rPr>
                  <w:rFonts w:ascii="Times New Roman" w:hAnsi="Times New Roman"/>
                  <w:b/>
                  <w:bCs/>
                  <w:sz w:val="24"/>
                </w:rPr>
                <w:t>Feb</w:t>
              </w:r>
            </w:ins>
            <w:r w:rsidR="00DA79AA" w:rsidRPr="006E18AE">
              <w:rPr>
                <w:rFonts w:ascii="Times New Roman" w:hAnsi="Times New Roman"/>
                <w:b/>
                <w:bCs/>
                <w:sz w:val="24"/>
              </w:rPr>
              <w:t>, 2012</w:t>
            </w:r>
          </w:p>
        </w:tc>
      </w:tr>
    </w:tbl>
    <w:p w:rsidR="001B2E70" w:rsidRDefault="001B2E70"/>
    <w:p w:rsidR="00DA79AA" w:rsidRPr="00DA79AA" w:rsidRDefault="00DA79AA">
      <w:pPr>
        <w:rPr>
          <w:b/>
        </w:rPr>
      </w:pPr>
      <w:r w:rsidRPr="00DA79AA">
        <w:rPr>
          <w:b/>
        </w:rPr>
        <w:lastRenderedPageBreak/>
        <w:t>Record of Changes</w:t>
      </w:r>
    </w:p>
    <w:tbl>
      <w:tblPr>
        <w:tblStyle w:val="MediumShading1-Accent11"/>
        <w:tblW w:w="0" w:type="auto"/>
        <w:tblLook w:val="04A0" w:firstRow="1" w:lastRow="0" w:firstColumn="1" w:lastColumn="0" w:noHBand="0" w:noVBand="1"/>
      </w:tblPr>
      <w:tblGrid>
        <w:gridCol w:w="1915"/>
        <w:gridCol w:w="1915"/>
        <w:gridCol w:w="1915"/>
        <w:gridCol w:w="1915"/>
        <w:gridCol w:w="1916"/>
      </w:tblGrid>
      <w:tr w:rsidR="00DA79AA" w:rsidTr="00DA7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DA79AA" w:rsidRDefault="00DA79AA">
            <w:r>
              <w:t>Date</w:t>
            </w:r>
          </w:p>
        </w:tc>
        <w:tc>
          <w:tcPr>
            <w:tcW w:w="1915" w:type="dxa"/>
          </w:tcPr>
          <w:p w:rsidR="00DA79AA" w:rsidRDefault="00DA79AA">
            <w:pPr>
              <w:cnfStyle w:val="100000000000" w:firstRow="1" w:lastRow="0" w:firstColumn="0" w:lastColumn="0" w:oddVBand="0" w:evenVBand="0" w:oddHBand="0" w:evenHBand="0" w:firstRowFirstColumn="0" w:firstRowLastColumn="0" w:lastRowFirstColumn="0" w:lastRowLastColumn="0"/>
            </w:pPr>
            <w:r>
              <w:t>Change Item</w:t>
            </w:r>
          </w:p>
        </w:tc>
        <w:tc>
          <w:tcPr>
            <w:tcW w:w="1915" w:type="dxa"/>
          </w:tcPr>
          <w:p w:rsidR="00DA79AA" w:rsidRDefault="00DA79AA">
            <w:pPr>
              <w:cnfStyle w:val="100000000000" w:firstRow="1" w:lastRow="0" w:firstColumn="0" w:lastColumn="0" w:oddVBand="0" w:evenVBand="0" w:oddHBand="0" w:evenHBand="0" w:firstRowFirstColumn="0" w:firstRowLastColumn="0" w:lastRowFirstColumn="0" w:lastRowLastColumn="0"/>
            </w:pPr>
            <w:r>
              <w:t>Description</w:t>
            </w:r>
          </w:p>
        </w:tc>
        <w:tc>
          <w:tcPr>
            <w:tcW w:w="1915" w:type="dxa"/>
          </w:tcPr>
          <w:p w:rsidR="00DA79AA" w:rsidRDefault="00DA79AA">
            <w:pPr>
              <w:cnfStyle w:val="100000000000" w:firstRow="1" w:lastRow="0" w:firstColumn="0" w:lastColumn="0" w:oddVBand="0" w:evenVBand="0" w:oddHBand="0" w:evenHBand="0" w:firstRowFirstColumn="0" w:firstRowLastColumn="0" w:lastRowFirstColumn="0" w:lastRowLastColumn="0"/>
            </w:pPr>
            <w:r>
              <w:t>By</w:t>
            </w:r>
          </w:p>
        </w:tc>
        <w:tc>
          <w:tcPr>
            <w:tcW w:w="1916" w:type="dxa"/>
          </w:tcPr>
          <w:p w:rsidR="00DA79AA" w:rsidRDefault="00DA79AA">
            <w:pPr>
              <w:cnfStyle w:val="100000000000" w:firstRow="1" w:lastRow="0" w:firstColumn="0" w:lastColumn="0" w:oddVBand="0" w:evenVBand="0" w:oddHBand="0" w:evenHBand="0" w:firstRowFirstColumn="0" w:firstRowLastColumn="0" w:lastRowFirstColumn="0" w:lastRowLastColumn="0"/>
            </w:pPr>
            <w:r>
              <w:t>Version</w:t>
            </w:r>
          </w:p>
        </w:tc>
      </w:tr>
      <w:tr w:rsidR="00DA79AA" w:rsidTr="00DA7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DA79AA" w:rsidRDefault="009832A6">
            <w:ins w:id="3" w:author="Phuong Giang" w:date="2012-02-22T22:58:00Z">
              <w:r>
                <w:t>10/2</w:t>
              </w:r>
            </w:ins>
          </w:p>
        </w:tc>
        <w:tc>
          <w:tcPr>
            <w:tcW w:w="1915" w:type="dxa"/>
          </w:tcPr>
          <w:p w:rsidR="00DA79AA" w:rsidRDefault="009832A6">
            <w:pPr>
              <w:cnfStyle w:val="000000100000" w:firstRow="0" w:lastRow="0" w:firstColumn="0" w:lastColumn="0" w:oddVBand="0" w:evenVBand="0" w:oddHBand="1" w:evenHBand="0" w:firstRowFirstColumn="0" w:firstRowLastColumn="0" w:lastRowFirstColumn="0" w:lastRowLastColumn="0"/>
            </w:pPr>
            <w:ins w:id="4" w:author="Phuong Giang" w:date="2012-02-22T22:58:00Z">
              <w:r>
                <w:t>Document</w:t>
              </w:r>
            </w:ins>
          </w:p>
        </w:tc>
        <w:tc>
          <w:tcPr>
            <w:tcW w:w="1915" w:type="dxa"/>
          </w:tcPr>
          <w:p w:rsidR="00DA79AA" w:rsidRDefault="009832A6">
            <w:pPr>
              <w:cnfStyle w:val="000000100000" w:firstRow="0" w:lastRow="0" w:firstColumn="0" w:lastColumn="0" w:oddVBand="0" w:evenVBand="0" w:oddHBand="1" w:evenHBand="0" w:firstRowFirstColumn="0" w:firstRowLastColumn="0" w:lastRowFirstColumn="0" w:lastRowLastColumn="0"/>
            </w:pPr>
            <w:ins w:id="5" w:author="Phuong Giang" w:date="2012-02-22T22:58:00Z">
              <w:r>
                <w:t>Create</w:t>
              </w:r>
            </w:ins>
          </w:p>
        </w:tc>
        <w:tc>
          <w:tcPr>
            <w:tcW w:w="1915" w:type="dxa"/>
          </w:tcPr>
          <w:p w:rsidR="00DA79AA" w:rsidRDefault="009832A6">
            <w:pPr>
              <w:cnfStyle w:val="000000100000" w:firstRow="0" w:lastRow="0" w:firstColumn="0" w:lastColumn="0" w:oddVBand="0" w:evenVBand="0" w:oddHBand="1" w:evenHBand="0" w:firstRowFirstColumn="0" w:firstRowLastColumn="0" w:lastRowFirstColumn="0" w:lastRowLastColumn="0"/>
            </w:pPr>
            <w:proofErr w:type="spellStart"/>
            <w:ins w:id="6" w:author="Phuong Giang" w:date="2012-02-22T22:58:00Z">
              <w:r>
                <w:t>GiangLP</w:t>
              </w:r>
            </w:ins>
            <w:proofErr w:type="spellEnd"/>
          </w:p>
        </w:tc>
        <w:tc>
          <w:tcPr>
            <w:tcW w:w="1916" w:type="dxa"/>
          </w:tcPr>
          <w:p w:rsidR="00DA79AA" w:rsidRDefault="009832A6">
            <w:pPr>
              <w:cnfStyle w:val="000000100000" w:firstRow="0" w:lastRow="0" w:firstColumn="0" w:lastColumn="0" w:oddVBand="0" w:evenVBand="0" w:oddHBand="1" w:evenHBand="0" w:firstRowFirstColumn="0" w:firstRowLastColumn="0" w:lastRowFirstColumn="0" w:lastRowLastColumn="0"/>
            </w:pPr>
            <w:ins w:id="7" w:author="Phuong Giang" w:date="2012-02-22T22:58:00Z">
              <w:r>
                <w:t>0.1</w:t>
              </w:r>
            </w:ins>
          </w:p>
        </w:tc>
      </w:tr>
      <w:tr w:rsidR="009832A6" w:rsidTr="00DA79AA">
        <w:trPr>
          <w:cnfStyle w:val="000000010000" w:firstRow="0" w:lastRow="0" w:firstColumn="0" w:lastColumn="0" w:oddVBand="0" w:evenVBand="0" w:oddHBand="0" w:evenHBand="1" w:firstRowFirstColumn="0" w:firstRowLastColumn="0" w:lastRowFirstColumn="0" w:lastRowLastColumn="0"/>
          <w:ins w:id="8" w:author="Phuong Giang" w:date="2012-02-22T22:58: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9" w:author="Phuong Giang" w:date="2012-02-22T22:58:00Z"/>
              </w:rPr>
            </w:pPr>
            <w:ins w:id="10" w:author="Phuong Giang" w:date="2012-02-22T22:58:00Z">
              <w:r>
                <w:t>13/2</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1" w:author="Phuong Giang" w:date="2012-02-22T22:58:00Z"/>
              </w:rPr>
            </w:pPr>
            <w:ins w:id="12" w:author="Phuong Giang" w:date="2012-02-22T22:58:00Z">
              <w:r>
                <w:t>Design overview</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3" w:author="Phuong Giang" w:date="2012-02-22T22:58:00Z"/>
              </w:rPr>
            </w:pPr>
            <w:ins w:id="14" w:author="Phuong Giang" w:date="2012-02-22T22:58:00Z">
              <w:r>
                <w:t>Add</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5" w:author="Phuong Giang" w:date="2012-02-22T22:58:00Z"/>
              </w:rPr>
            </w:pPr>
            <w:proofErr w:type="spellStart"/>
            <w:ins w:id="16" w:author="Phuong Giang" w:date="2012-02-22T22:58:00Z">
              <w:r>
                <w:t>GiangLP</w:t>
              </w:r>
              <w:proofErr w:type="spellEnd"/>
            </w:ins>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7" w:author="Phuong Giang" w:date="2012-02-22T22:58:00Z"/>
              </w:rPr>
            </w:pPr>
            <w:ins w:id="18" w:author="Phuong Giang" w:date="2012-02-22T22:59:00Z">
              <w:r>
                <w:t>0.1</w:t>
              </w:r>
            </w:ins>
          </w:p>
        </w:tc>
      </w:tr>
      <w:tr w:rsidR="009832A6" w:rsidTr="00DA79AA">
        <w:trPr>
          <w:cnfStyle w:val="000000100000" w:firstRow="0" w:lastRow="0" w:firstColumn="0" w:lastColumn="0" w:oddVBand="0" w:evenVBand="0" w:oddHBand="1" w:evenHBand="0" w:firstRowFirstColumn="0" w:firstRowLastColumn="0" w:lastRowFirstColumn="0" w:lastRowLastColumn="0"/>
          <w:ins w:id="19" w:author="Phuong Giang" w:date="2012-02-22T22:59: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20" w:author="Phuong Giang" w:date="2012-02-22T22:59:00Z"/>
              </w:rPr>
            </w:pPr>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21" w:author="Phuong Giang" w:date="2012-02-22T22:59:00Z"/>
              </w:rPr>
            </w:pPr>
            <w:ins w:id="22" w:author="Phuong Giang" w:date="2012-02-22T22:59:00Z">
              <w:r>
                <w:t>System Architectural Design</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23" w:author="Phuong Giang" w:date="2012-02-22T22:59:00Z"/>
              </w:rPr>
            </w:pPr>
            <w:ins w:id="24" w:author="Phuong Giang" w:date="2012-02-22T22:59:00Z">
              <w:r>
                <w:t>Add</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25" w:author="Phuong Giang" w:date="2012-02-22T22:59:00Z"/>
              </w:rPr>
            </w:pPr>
            <w:proofErr w:type="spellStart"/>
            <w:ins w:id="26" w:author="Phuong Giang" w:date="2012-02-22T22:59:00Z">
              <w:r>
                <w:t>GiangLP</w:t>
              </w:r>
              <w:proofErr w:type="spellEnd"/>
            </w:ins>
          </w:p>
        </w:tc>
        <w:tc>
          <w:tcPr>
            <w:tcW w:w="1916" w:type="dxa"/>
          </w:tcPr>
          <w:p w:rsidR="009832A6" w:rsidRDefault="009832A6">
            <w:pPr>
              <w:cnfStyle w:val="000000100000" w:firstRow="0" w:lastRow="0" w:firstColumn="0" w:lastColumn="0" w:oddVBand="0" w:evenVBand="0" w:oddHBand="1" w:evenHBand="0" w:firstRowFirstColumn="0" w:firstRowLastColumn="0" w:lastRowFirstColumn="0" w:lastRowLastColumn="0"/>
              <w:rPr>
                <w:ins w:id="27" w:author="Phuong Giang" w:date="2012-02-22T22:59:00Z"/>
              </w:rPr>
            </w:pPr>
            <w:ins w:id="28" w:author="Phuong Giang" w:date="2012-02-22T22:59:00Z">
              <w:r>
                <w:t>0.1</w:t>
              </w:r>
            </w:ins>
          </w:p>
        </w:tc>
      </w:tr>
      <w:tr w:rsidR="009832A6" w:rsidTr="00DA79AA">
        <w:trPr>
          <w:cnfStyle w:val="000000010000" w:firstRow="0" w:lastRow="0" w:firstColumn="0" w:lastColumn="0" w:oddVBand="0" w:evenVBand="0" w:oddHBand="0" w:evenHBand="1" w:firstRowFirstColumn="0" w:firstRowLastColumn="0" w:lastRowFirstColumn="0" w:lastRowLastColumn="0"/>
          <w:ins w:id="29" w:author="Phuong Giang" w:date="2012-02-22T22:59: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30" w:author="Phuong Giang" w:date="2012-02-22T22:59:00Z"/>
              </w:rPr>
            </w:pPr>
            <w:ins w:id="31" w:author="Phuong Giang" w:date="2012-02-22T22:59:00Z">
              <w:r>
                <w:t>14/2</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32" w:author="Phuong Giang" w:date="2012-02-22T22:59:00Z"/>
              </w:rPr>
            </w:pPr>
            <w:ins w:id="33" w:author="Phuong Giang" w:date="2012-02-22T22:59:00Z">
              <w:r>
                <w:t>System Architectural Design</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34" w:author="Phuong Giang" w:date="2012-02-22T22:59:00Z"/>
              </w:rPr>
            </w:pPr>
            <w:ins w:id="35" w:author="Phuong Giang" w:date="2012-02-22T22:59:00Z">
              <w:r>
                <w:t>Add</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36" w:author="Phuong Giang" w:date="2012-02-22T22:59:00Z"/>
              </w:rPr>
            </w:pPr>
            <w:proofErr w:type="spellStart"/>
            <w:ins w:id="37" w:author="Phuong Giang" w:date="2012-02-22T22:59:00Z">
              <w:r>
                <w:t>GiangLP</w:t>
              </w:r>
              <w:proofErr w:type="spellEnd"/>
            </w:ins>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38" w:author="Phuong Giang" w:date="2012-02-22T22:59:00Z"/>
              </w:rPr>
            </w:pPr>
            <w:ins w:id="39" w:author="Phuong Giang" w:date="2012-02-22T22:59:00Z">
              <w:r>
                <w:t>0.1</w:t>
              </w:r>
            </w:ins>
          </w:p>
        </w:tc>
      </w:tr>
      <w:tr w:rsidR="009832A6" w:rsidTr="00DA79AA">
        <w:trPr>
          <w:cnfStyle w:val="000000100000" w:firstRow="0" w:lastRow="0" w:firstColumn="0" w:lastColumn="0" w:oddVBand="0" w:evenVBand="0" w:oddHBand="1" w:evenHBand="0" w:firstRowFirstColumn="0" w:firstRowLastColumn="0" w:lastRowFirstColumn="0" w:lastRowLastColumn="0"/>
          <w:ins w:id="40" w:author="Phuong Giang" w:date="2012-02-22T22:59: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41" w:author="Phuong Giang" w:date="2012-02-22T22:59:00Z"/>
              </w:rPr>
            </w:pPr>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42" w:author="Phuong Giang" w:date="2012-02-22T22:59:00Z"/>
              </w:rPr>
            </w:pPr>
            <w:ins w:id="43" w:author="Phuong Giang" w:date="2012-02-22T23:01:00Z">
              <w:r>
                <w:t>Sequence Diagram</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44" w:author="Phuong Giang" w:date="2012-02-22T22:59:00Z"/>
              </w:rPr>
            </w:pPr>
            <w:ins w:id="45" w:author="Phuong Giang" w:date="2012-02-22T23:01:00Z">
              <w:r>
                <w:t>Add</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46" w:author="Phuong Giang" w:date="2012-02-22T22:59:00Z"/>
              </w:rPr>
            </w:pPr>
            <w:proofErr w:type="spellStart"/>
            <w:ins w:id="47" w:author="Phuong Giang" w:date="2012-02-22T23:01:00Z">
              <w:r>
                <w:t>GiangLP</w:t>
              </w:r>
            </w:ins>
            <w:proofErr w:type="spellEnd"/>
          </w:p>
        </w:tc>
        <w:tc>
          <w:tcPr>
            <w:tcW w:w="1916" w:type="dxa"/>
          </w:tcPr>
          <w:p w:rsidR="009832A6" w:rsidRDefault="009832A6">
            <w:pPr>
              <w:cnfStyle w:val="000000100000" w:firstRow="0" w:lastRow="0" w:firstColumn="0" w:lastColumn="0" w:oddVBand="0" w:evenVBand="0" w:oddHBand="1" w:evenHBand="0" w:firstRowFirstColumn="0" w:firstRowLastColumn="0" w:lastRowFirstColumn="0" w:lastRowLastColumn="0"/>
              <w:rPr>
                <w:ins w:id="48" w:author="Phuong Giang" w:date="2012-02-22T22:59:00Z"/>
              </w:rPr>
            </w:pPr>
            <w:ins w:id="49" w:author="Phuong Giang" w:date="2012-02-22T23:01:00Z">
              <w:r>
                <w:t>0.1</w:t>
              </w:r>
            </w:ins>
          </w:p>
        </w:tc>
      </w:tr>
      <w:tr w:rsidR="009832A6" w:rsidTr="00DA79AA">
        <w:trPr>
          <w:cnfStyle w:val="000000010000" w:firstRow="0" w:lastRow="0" w:firstColumn="0" w:lastColumn="0" w:oddVBand="0" w:evenVBand="0" w:oddHBand="0" w:evenHBand="1" w:firstRowFirstColumn="0" w:firstRowLastColumn="0" w:lastRowFirstColumn="0" w:lastRowLastColumn="0"/>
          <w:ins w:id="50" w:author="Phuong Giang" w:date="2012-02-22T23:01: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51" w:author="Phuong Giang" w:date="2012-02-22T23:01:00Z"/>
              </w:rPr>
            </w:pPr>
            <w:ins w:id="52" w:author="Phuong Giang" w:date="2012-02-22T23:01:00Z">
              <w:r>
                <w:t>15/2</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53" w:author="Phuong Giang" w:date="2012-02-22T23:01:00Z"/>
              </w:rPr>
            </w:pPr>
            <w:ins w:id="54" w:author="Phuong Giang" w:date="2012-02-22T23:01:00Z">
              <w:r>
                <w:t>Component Diagram</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55" w:author="Phuong Giang" w:date="2012-02-22T23:01:00Z"/>
              </w:rPr>
            </w:pPr>
            <w:ins w:id="56" w:author="Phuong Giang" w:date="2012-02-22T23:01:00Z">
              <w:r>
                <w:t>Add</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57" w:author="Phuong Giang" w:date="2012-02-22T23:01:00Z"/>
              </w:rPr>
            </w:pPr>
            <w:proofErr w:type="spellStart"/>
            <w:ins w:id="58" w:author="Phuong Giang" w:date="2012-02-22T23:01:00Z">
              <w:r>
                <w:t>HungNQ</w:t>
              </w:r>
              <w:proofErr w:type="spellEnd"/>
            </w:ins>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59" w:author="Phuong Giang" w:date="2012-02-22T23:01:00Z"/>
              </w:rPr>
            </w:pPr>
            <w:ins w:id="60" w:author="Phuong Giang" w:date="2012-02-22T23:01:00Z">
              <w:r>
                <w:t>0.1</w:t>
              </w:r>
            </w:ins>
          </w:p>
        </w:tc>
      </w:tr>
      <w:tr w:rsidR="009832A6" w:rsidTr="00DA79AA">
        <w:trPr>
          <w:cnfStyle w:val="000000100000" w:firstRow="0" w:lastRow="0" w:firstColumn="0" w:lastColumn="0" w:oddVBand="0" w:evenVBand="0" w:oddHBand="1" w:evenHBand="0" w:firstRowFirstColumn="0" w:firstRowLastColumn="0" w:lastRowFirstColumn="0" w:lastRowLastColumn="0"/>
          <w:ins w:id="61" w:author="Phuong Giang" w:date="2012-02-22T23:01: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62" w:author="Phuong Giang" w:date="2012-02-22T23:01:00Z"/>
              </w:rPr>
            </w:pPr>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63" w:author="Phuong Giang" w:date="2012-02-22T23:01:00Z"/>
              </w:rPr>
            </w:pPr>
            <w:ins w:id="64" w:author="Phuong Giang" w:date="2012-02-22T23:01:00Z">
              <w:r>
                <w:t>User interface</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65" w:author="Phuong Giang" w:date="2012-02-22T23:01:00Z"/>
              </w:rPr>
            </w:pPr>
            <w:ins w:id="66" w:author="Phuong Giang" w:date="2012-02-22T23:01:00Z">
              <w:r>
                <w:t>Add</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67" w:author="Phuong Giang" w:date="2012-02-22T23:01:00Z"/>
              </w:rPr>
            </w:pPr>
            <w:proofErr w:type="spellStart"/>
            <w:ins w:id="68" w:author="Phuong Giang" w:date="2012-02-22T23:01:00Z">
              <w:r>
                <w:t>QuanTH</w:t>
              </w:r>
              <w:proofErr w:type="spellEnd"/>
            </w:ins>
          </w:p>
        </w:tc>
        <w:tc>
          <w:tcPr>
            <w:tcW w:w="1916" w:type="dxa"/>
          </w:tcPr>
          <w:p w:rsidR="009832A6" w:rsidRDefault="009832A6">
            <w:pPr>
              <w:cnfStyle w:val="000000100000" w:firstRow="0" w:lastRow="0" w:firstColumn="0" w:lastColumn="0" w:oddVBand="0" w:evenVBand="0" w:oddHBand="1" w:evenHBand="0" w:firstRowFirstColumn="0" w:firstRowLastColumn="0" w:lastRowFirstColumn="0" w:lastRowLastColumn="0"/>
              <w:rPr>
                <w:ins w:id="69" w:author="Phuong Giang" w:date="2012-02-22T23:01:00Z"/>
              </w:rPr>
            </w:pPr>
            <w:ins w:id="70" w:author="Phuong Giang" w:date="2012-02-22T23:01:00Z">
              <w:r>
                <w:t>0.1</w:t>
              </w:r>
            </w:ins>
          </w:p>
        </w:tc>
      </w:tr>
      <w:tr w:rsidR="009832A6" w:rsidTr="00DA79AA">
        <w:trPr>
          <w:cnfStyle w:val="000000010000" w:firstRow="0" w:lastRow="0" w:firstColumn="0" w:lastColumn="0" w:oddVBand="0" w:evenVBand="0" w:oddHBand="0" w:evenHBand="1" w:firstRowFirstColumn="0" w:firstRowLastColumn="0" w:lastRowFirstColumn="0" w:lastRowLastColumn="0"/>
          <w:ins w:id="71" w:author="Phuong Giang" w:date="2012-02-22T23:01: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72" w:author="Phuong Giang" w:date="2012-02-22T23:01:00Z"/>
              </w:rPr>
            </w:pPr>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73" w:author="Phuong Giang" w:date="2012-02-22T23:01:00Z"/>
              </w:rPr>
            </w:pPr>
            <w:ins w:id="74" w:author="Phuong Giang" w:date="2012-02-22T23:01:00Z">
              <w:r>
                <w:t xml:space="preserve">Data design </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75" w:author="Phuong Giang" w:date="2012-02-22T23:01:00Z"/>
              </w:rPr>
            </w:pPr>
            <w:ins w:id="76" w:author="Phuong Giang" w:date="2012-02-22T23:01:00Z">
              <w:r>
                <w:t>Add</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77" w:author="Phuong Giang" w:date="2012-02-22T23:01:00Z"/>
              </w:rPr>
            </w:pPr>
            <w:proofErr w:type="spellStart"/>
            <w:ins w:id="78" w:author="Phuong Giang" w:date="2012-02-22T23:01:00Z">
              <w:r>
                <w:t>HaiNH</w:t>
              </w:r>
              <w:proofErr w:type="spellEnd"/>
            </w:ins>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79" w:author="Phuong Giang" w:date="2012-02-22T23:01:00Z"/>
              </w:rPr>
            </w:pPr>
            <w:ins w:id="80" w:author="Phuong Giang" w:date="2012-02-22T23:02:00Z">
              <w:r>
                <w:t>0.1</w:t>
              </w:r>
            </w:ins>
          </w:p>
        </w:tc>
      </w:tr>
      <w:tr w:rsidR="009832A6" w:rsidTr="00DA79AA">
        <w:trPr>
          <w:cnfStyle w:val="000000100000" w:firstRow="0" w:lastRow="0" w:firstColumn="0" w:lastColumn="0" w:oddVBand="0" w:evenVBand="0" w:oddHBand="1" w:evenHBand="0" w:firstRowFirstColumn="0" w:firstRowLastColumn="0" w:lastRowFirstColumn="0" w:lastRowLastColumn="0"/>
          <w:ins w:id="81" w:author="Phuong Giang" w:date="2012-02-22T23:02: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82" w:author="Phuong Giang" w:date="2012-02-22T23:02:00Z"/>
              </w:rPr>
            </w:pPr>
            <w:ins w:id="83" w:author="Phuong Giang" w:date="2012-02-22T23:02:00Z">
              <w:r>
                <w:t>18/2</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84" w:author="Phuong Giang" w:date="2012-02-22T23:02:00Z"/>
              </w:rPr>
            </w:pPr>
            <w:ins w:id="85" w:author="Phuong Giang" w:date="2012-02-22T23:02:00Z">
              <w:r>
                <w:t>CRC cards</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86" w:author="Phuong Giang" w:date="2012-02-22T23:02:00Z"/>
              </w:rPr>
            </w:pPr>
            <w:ins w:id="87" w:author="Phuong Giang" w:date="2012-02-22T23:02:00Z">
              <w:r>
                <w:t>Add</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88" w:author="Phuong Giang" w:date="2012-02-22T23:02:00Z"/>
              </w:rPr>
            </w:pPr>
            <w:proofErr w:type="spellStart"/>
            <w:ins w:id="89" w:author="Phuong Giang" w:date="2012-02-22T23:02:00Z">
              <w:r>
                <w:t>HungNQ</w:t>
              </w:r>
              <w:proofErr w:type="spellEnd"/>
            </w:ins>
          </w:p>
        </w:tc>
        <w:tc>
          <w:tcPr>
            <w:tcW w:w="1916" w:type="dxa"/>
          </w:tcPr>
          <w:p w:rsidR="009832A6" w:rsidRDefault="009832A6">
            <w:pPr>
              <w:cnfStyle w:val="000000100000" w:firstRow="0" w:lastRow="0" w:firstColumn="0" w:lastColumn="0" w:oddVBand="0" w:evenVBand="0" w:oddHBand="1" w:evenHBand="0" w:firstRowFirstColumn="0" w:firstRowLastColumn="0" w:lastRowFirstColumn="0" w:lastRowLastColumn="0"/>
              <w:rPr>
                <w:ins w:id="90" w:author="Phuong Giang" w:date="2012-02-22T23:02:00Z"/>
              </w:rPr>
            </w:pPr>
            <w:ins w:id="91" w:author="Phuong Giang" w:date="2012-02-22T23:02:00Z">
              <w:r>
                <w:t>0.1</w:t>
              </w:r>
            </w:ins>
          </w:p>
        </w:tc>
      </w:tr>
      <w:tr w:rsidR="009832A6" w:rsidTr="00DA79AA">
        <w:trPr>
          <w:cnfStyle w:val="000000010000" w:firstRow="0" w:lastRow="0" w:firstColumn="0" w:lastColumn="0" w:oddVBand="0" w:evenVBand="0" w:oddHBand="0" w:evenHBand="1" w:firstRowFirstColumn="0" w:firstRowLastColumn="0" w:lastRowFirstColumn="0" w:lastRowLastColumn="0"/>
          <w:ins w:id="92" w:author="Phuong Giang" w:date="2012-02-22T23:02: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93" w:author="Phuong Giang" w:date="2012-02-22T23:02:00Z"/>
              </w:rPr>
            </w:pPr>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94" w:author="Phuong Giang" w:date="2012-02-22T23:02:00Z"/>
              </w:rPr>
            </w:pPr>
            <w:ins w:id="95" w:author="Phuong Giang" w:date="2012-02-22T23:02:00Z">
              <w:r>
                <w:t>Component details</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96" w:author="Phuong Giang" w:date="2012-02-22T23:02:00Z"/>
              </w:rPr>
            </w:pPr>
            <w:ins w:id="97" w:author="Phuong Giang" w:date="2012-02-22T23:02:00Z">
              <w:r>
                <w:t>Add</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98" w:author="Phuong Giang" w:date="2012-02-22T23:02:00Z"/>
              </w:rPr>
            </w:pPr>
            <w:proofErr w:type="spellStart"/>
            <w:ins w:id="99" w:author="Phuong Giang" w:date="2012-02-22T23:02:00Z">
              <w:r>
                <w:t>HungNQ</w:t>
              </w:r>
              <w:proofErr w:type="spellEnd"/>
            </w:ins>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00" w:author="Phuong Giang" w:date="2012-02-22T23:02:00Z"/>
              </w:rPr>
            </w:pPr>
            <w:ins w:id="101" w:author="Phuong Giang" w:date="2012-02-22T23:02:00Z">
              <w:r>
                <w:t>0.1</w:t>
              </w:r>
            </w:ins>
          </w:p>
        </w:tc>
      </w:tr>
      <w:tr w:rsidR="009832A6" w:rsidTr="00DA79AA">
        <w:trPr>
          <w:cnfStyle w:val="000000100000" w:firstRow="0" w:lastRow="0" w:firstColumn="0" w:lastColumn="0" w:oddVBand="0" w:evenVBand="0" w:oddHBand="1" w:evenHBand="0" w:firstRowFirstColumn="0" w:firstRowLastColumn="0" w:lastRowFirstColumn="0" w:lastRowLastColumn="0"/>
          <w:ins w:id="102" w:author="Phuong Giang" w:date="2012-02-22T23:02: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103" w:author="Phuong Giang" w:date="2012-02-22T23:02:00Z"/>
              </w:rPr>
            </w:pPr>
            <w:ins w:id="104" w:author="Phuong Giang" w:date="2012-02-22T23:02:00Z">
              <w:r>
                <w:t>20/2</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05" w:author="Phuong Giang" w:date="2012-02-22T23:02:00Z"/>
              </w:rPr>
            </w:pPr>
            <w:ins w:id="106" w:author="Phuong Giang" w:date="2012-02-22T23:02:00Z">
              <w:r>
                <w:t>Component Diagram</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07" w:author="Phuong Giang" w:date="2012-02-22T23:02:00Z"/>
              </w:rPr>
            </w:pPr>
            <w:ins w:id="108" w:author="Phuong Giang" w:date="2012-02-22T23:02:00Z">
              <w:r>
                <w:t>Modify</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09" w:author="Phuong Giang" w:date="2012-02-22T23:02:00Z"/>
              </w:rPr>
            </w:pPr>
            <w:proofErr w:type="spellStart"/>
            <w:ins w:id="110" w:author="Phuong Giang" w:date="2012-02-22T23:02:00Z">
              <w:r>
                <w:t>HungNQ</w:t>
              </w:r>
              <w:proofErr w:type="spellEnd"/>
            </w:ins>
          </w:p>
        </w:tc>
        <w:tc>
          <w:tcPr>
            <w:tcW w:w="1916"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11" w:author="Phuong Giang" w:date="2012-02-22T23:02:00Z"/>
              </w:rPr>
            </w:pPr>
            <w:ins w:id="112" w:author="Phuong Giang" w:date="2012-02-22T23:02:00Z">
              <w:r>
                <w:t>0.2</w:t>
              </w:r>
            </w:ins>
          </w:p>
        </w:tc>
      </w:tr>
      <w:tr w:rsidR="009832A6" w:rsidTr="00DA79AA">
        <w:trPr>
          <w:cnfStyle w:val="000000010000" w:firstRow="0" w:lastRow="0" w:firstColumn="0" w:lastColumn="0" w:oddVBand="0" w:evenVBand="0" w:oddHBand="0" w:evenHBand="1" w:firstRowFirstColumn="0" w:firstRowLastColumn="0" w:lastRowFirstColumn="0" w:lastRowLastColumn="0"/>
          <w:ins w:id="113" w:author="Phuong Giang" w:date="2012-02-22T23:02: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114" w:author="Phuong Giang" w:date="2012-02-22T23:02:00Z"/>
              </w:rPr>
            </w:pPr>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15" w:author="Phuong Giang" w:date="2012-02-22T23:02:00Z"/>
              </w:rPr>
            </w:pPr>
            <w:ins w:id="116" w:author="Phuong Giang" w:date="2012-02-22T23:02:00Z">
              <w:r>
                <w:t>Component details</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17" w:author="Phuong Giang" w:date="2012-02-22T23:02:00Z"/>
              </w:rPr>
            </w:pPr>
            <w:ins w:id="118" w:author="Phuong Giang" w:date="2012-02-22T23:02:00Z">
              <w:r>
                <w:t>Add</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19" w:author="Phuong Giang" w:date="2012-02-22T23:02:00Z"/>
              </w:rPr>
            </w:pPr>
            <w:proofErr w:type="spellStart"/>
            <w:ins w:id="120" w:author="Phuong Giang" w:date="2012-02-22T23:02:00Z">
              <w:r>
                <w:t>GiangLP</w:t>
              </w:r>
            </w:ins>
            <w:proofErr w:type="spellEnd"/>
            <w:ins w:id="121" w:author="Phuong Giang" w:date="2012-02-22T23:03:00Z">
              <w:r>
                <w:t xml:space="preserve">, </w:t>
              </w:r>
              <w:proofErr w:type="spellStart"/>
              <w:r>
                <w:t>QuanTH</w:t>
              </w:r>
              <w:proofErr w:type="spellEnd"/>
              <w:r>
                <w:t xml:space="preserve">, </w:t>
              </w:r>
              <w:proofErr w:type="spellStart"/>
              <w:r>
                <w:t>HaiNH</w:t>
              </w:r>
            </w:ins>
            <w:proofErr w:type="spellEnd"/>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22" w:author="Phuong Giang" w:date="2012-02-22T23:02:00Z"/>
              </w:rPr>
            </w:pPr>
            <w:ins w:id="123" w:author="Phuong Giang" w:date="2012-02-22T23:02:00Z">
              <w:r>
                <w:t>0.2</w:t>
              </w:r>
            </w:ins>
          </w:p>
        </w:tc>
      </w:tr>
      <w:tr w:rsidR="009832A6" w:rsidTr="00DA79AA">
        <w:trPr>
          <w:cnfStyle w:val="000000100000" w:firstRow="0" w:lastRow="0" w:firstColumn="0" w:lastColumn="0" w:oddVBand="0" w:evenVBand="0" w:oddHBand="1" w:evenHBand="0" w:firstRowFirstColumn="0" w:firstRowLastColumn="0" w:lastRowFirstColumn="0" w:lastRowLastColumn="0"/>
          <w:ins w:id="124" w:author="Phuong Giang" w:date="2012-02-22T23:02: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125" w:author="Phuong Giang" w:date="2012-02-22T23:02:00Z"/>
              </w:rPr>
            </w:pPr>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26" w:author="Phuong Giang" w:date="2012-02-22T23:02:00Z"/>
              </w:rPr>
            </w:pPr>
            <w:ins w:id="127" w:author="Phuong Giang" w:date="2012-02-22T23:03:00Z">
              <w:r>
                <w:t>Data design</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28" w:author="Phuong Giang" w:date="2012-02-22T23:02:00Z"/>
              </w:rPr>
            </w:pPr>
            <w:ins w:id="129" w:author="Phuong Giang" w:date="2012-02-22T23:03:00Z">
              <w:r>
                <w:t>Modify</w:t>
              </w:r>
            </w:ins>
          </w:p>
        </w:tc>
        <w:tc>
          <w:tcPr>
            <w:tcW w:w="1915"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30" w:author="Phuong Giang" w:date="2012-02-22T23:02:00Z"/>
              </w:rPr>
            </w:pPr>
            <w:proofErr w:type="spellStart"/>
            <w:ins w:id="131" w:author="Phuong Giang" w:date="2012-02-22T23:03:00Z">
              <w:r>
                <w:t>HaiNH</w:t>
              </w:r>
            </w:ins>
            <w:proofErr w:type="spellEnd"/>
          </w:p>
        </w:tc>
        <w:tc>
          <w:tcPr>
            <w:tcW w:w="1916" w:type="dxa"/>
          </w:tcPr>
          <w:p w:rsidR="009832A6" w:rsidRDefault="009832A6">
            <w:pPr>
              <w:cnfStyle w:val="000000100000" w:firstRow="0" w:lastRow="0" w:firstColumn="0" w:lastColumn="0" w:oddVBand="0" w:evenVBand="0" w:oddHBand="1" w:evenHBand="0" w:firstRowFirstColumn="0" w:firstRowLastColumn="0" w:lastRowFirstColumn="0" w:lastRowLastColumn="0"/>
              <w:rPr>
                <w:ins w:id="132" w:author="Phuong Giang" w:date="2012-02-22T23:02:00Z"/>
              </w:rPr>
            </w:pPr>
            <w:ins w:id="133" w:author="Phuong Giang" w:date="2012-02-22T23:03:00Z">
              <w:r>
                <w:t>0.2</w:t>
              </w:r>
            </w:ins>
          </w:p>
        </w:tc>
      </w:tr>
      <w:tr w:rsidR="009832A6" w:rsidTr="00DA79AA">
        <w:trPr>
          <w:cnfStyle w:val="000000010000" w:firstRow="0" w:lastRow="0" w:firstColumn="0" w:lastColumn="0" w:oddVBand="0" w:evenVBand="0" w:oddHBand="0" w:evenHBand="1" w:firstRowFirstColumn="0" w:firstRowLastColumn="0" w:lastRowFirstColumn="0" w:lastRowLastColumn="0"/>
          <w:ins w:id="134" w:author="Phuong Giang" w:date="2012-02-22T23:03:00Z"/>
        </w:trPr>
        <w:tc>
          <w:tcPr>
            <w:cnfStyle w:val="001000000000" w:firstRow="0" w:lastRow="0" w:firstColumn="1" w:lastColumn="0" w:oddVBand="0" w:evenVBand="0" w:oddHBand="0" w:evenHBand="0" w:firstRowFirstColumn="0" w:firstRowLastColumn="0" w:lastRowFirstColumn="0" w:lastRowLastColumn="0"/>
            <w:tcW w:w="1915" w:type="dxa"/>
          </w:tcPr>
          <w:p w:rsidR="009832A6" w:rsidRDefault="009832A6">
            <w:pPr>
              <w:rPr>
                <w:ins w:id="135" w:author="Phuong Giang" w:date="2012-02-22T23:03:00Z"/>
              </w:rPr>
            </w:pPr>
            <w:ins w:id="136" w:author="Phuong Giang" w:date="2012-02-22T23:03:00Z">
              <w:r>
                <w:t>22/2</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37" w:author="Phuong Giang" w:date="2012-02-22T23:03:00Z"/>
              </w:rPr>
            </w:pPr>
            <w:ins w:id="138" w:author="Phuong Giang" w:date="2012-02-22T23:03:00Z">
              <w:r>
                <w:t>All</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39" w:author="Phuong Giang" w:date="2012-02-22T23:03:00Z"/>
              </w:rPr>
            </w:pPr>
            <w:ins w:id="140" w:author="Phuong Giang" w:date="2012-02-22T23:03:00Z">
              <w:r>
                <w:t>Modify format</w:t>
              </w:r>
            </w:ins>
          </w:p>
        </w:tc>
        <w:tc>
          <w:tcPr>
            <w:tcW w:w="1915"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41" w:author="Phuong Giang" w:date="2012-02-22T23:03:00Z"/>
              </w:rPr>
            </w:pPr>
            <w:proofErr w:type="spellStart"/>
            <w:ins w:id="142" w:author="Phuong Giang" w:date="2012-02-22T23:03:00Z">
              <w:r>
                <w:t>GiangLP</w:t>
              </w:r>
              <w:proofErr w:type="spellEnd"/>
            </w:ins>
          </w:p>
        </w:tc>
        <w:tc>
          <w:tcPr>
            <w:tcW w:w="1916" w:type="dxa"/>
          </w:tcPr>
          <w:p w:rsidR="009832A6" w:rsidRDefault="009832A6">
            <w:pPr>
              <w:cnfStyle w:val="000000010000" w:firstRow="0" w:lastRow="0" w:firstColumn="0" w:lastColumn="0" w:oddVBand="0" w:evenVBand="0" w:oddHBand="0" w:evenHBand="1" w:firstRowFirstColumn="0" w:firstRowLastColumn="0" w:lastRowFirstColumn="0" w:lastRowLastColumn="0"/>
              <w:rPr>
                <w:ins w:id="143" w:author="Phuong Giang" w:date="2012-02-22T23:03:00Z"/>
              </w:rPr>
            </w:pPr>
            <w:ins w:id="144" w:author="Phuong Giang" w:date="2012-02-22T23:03:00Z">
              <w:r>
                <w:t>0.3</w:t>
              </w:r>
            </w:ins>
          </w:p>
        </w:tc>
      </w:tr>
    </w:tbl>
    <w:p w:rsidR="00DA79AA" w:rsidRDefault="00DA79AA"/>
    <w:p w:rsidR="00DF7621" w:rsidDel="00FF1DA0" w:rsidRDefault="00DA79AA">
      <w:pPr>
        <w:rPr>
          <w:del w:id="145" w:author="Phuong Giang" w:date="2012-02-22T17:36:00Z"/>
        </w:rPr>
      </w:pPr>
      <w:del w:id="146" w:author="Phuong Giang" w:date="2012-02-22T17:36:00Z">
        <w:r w:rsidDel="00FF1DA0">
          <w:br w:type="page"/>
        </w:r>
      </w:del>
      <w:r w:rsidR="00DF7621">
        <w:br w:type="page"/>
      </w:r>
    </w:p>
    <w:sdt>
      <w:sdtPr>
        <w:rPr>
          <w:b/>
          <w:bCs/>
        </w:rPr>
        <w:id w:val="-2016681865"/>
        <w:docPartObj>
          <w:docPartGallery w:val="Table of Contents"/>
          <w:docPartUnique/>
        </w:docPartObj>
      </w:sdtPr>
      <w:sdtEndPr>
        <w:rPr>
          <w:b w:val="0"/>
          <w:bCs w:val="0"/>
          <w:noProof/>
        </w:rPr>
      </w:sdtEndPr>
      <w:sdtContent>
        <w:p w:rsidR="001E773C" w:rsidRDefault="000E16A5">
          <w:pPr>
            <w:pPrChange w:id="147" w:author="Phuong Giang" w:date="2012-02-22T17:35:00Z">
              <w:pPr>
                <w:pStyle w:val="TOCHeading"/>
              </w:pPr>
            </w:pPrChange>
          </w:pPr>
          <w:r w:rsidRPr="000E16A5">
            <w:rPr>
              <w:rStyle w:val="IntenseEmphasis"/>
              <w:rPrChange w:id="148" w:author="Phuong Giang" w:date="2012-02-22T17:35:00Z">
                <w:rPr/>
              </w:rPrChange>
            </w:rPr>
            <w:t>Contents</w:t>
          </w:r>
        </w:p>
        <w:p w:rsidR="00071B45" w:rsidRDefault="000E16A5">
          <w:pPr>
            <w:pStyle w:val="TOC1"/>
            <w:tabs>
              <w:tab w:val="left" w:pos="440"/>
              <w:tab w:val="right" w:leader="dot" w:pos="9350"/>
            </w:tabs>
            <w:rPr>
              <w:ins w:id="149" w:author="Phuong Giang" w:date="2012-02-23T00:43:00Z"/>
              <w:rFonts w:asciiTheme="minorHAnsi" w:eastAsiaTheme="minorEastAsia" w:hAnsiTheme="minorHAnsi" w:cstheme="minorBidi"/>
              <w:noProof/>
              <w:lang w:eastAsia="ja-JP"/>
            </w:rPr>
          </w:pPr>
          <w:r>
            <w:fldChar w:fldCharType="begin"/>
          </w:r>
          <w:r w:rsidR="00DF7621">
            <w:instrText xml:space="preserve"> TOC \o "1-3" \h \z \u </w:instrText>
          </w:r>
          <w:r>
            <w:fldChar w:fldCharType="separate"/>
          </w:r>
          <w:ins w:id="150" w:author="Phuong Giang" w:date="2012-02-23T00:43:00Z">
            <w:r w:rsidR="00071B45" w:rsidRPr="00AC72C7">
              <w:rPr>
                <w:rStyle w:val="Hyperlink"/>
                <w:noProof/>
              </w:rPr>
              <w:fldChar w:fldCharType="begin"/>
            </w:r>
            <w:r w:rsidR="00071B45" w:rsidRPr="00AC72C7">
              <w:rPr>
                <w:rStyle w:val="Hyperlink"/>
                <w:noProof/>
              </w:rPr>
              <w:instrText xml:space="preserve"> </w:instrText>
            </w:r>
            <w:r w:rsidR="00071B45">
              <w:rPr>
                <w:noProof/>
              </w:rPr>
              <w:instrText>HYPERLINK \l "_Toc317721124"</w:instrText>
            </w:r>
            <w:r w:rsidR="00071B45" w:rsidRPr="00AC72C7">
              <w:rPr>
                <w:rStyle w:val="Hyperlink"/>
                <w:noProof/>
              </w:rPr>
              <w:instrText xml:space="preserve"> </w:instrText>
            </w:r>
            <w:r w:rsidR="00071B45" w:rsidRPr="00AC72C7">
              <w:rPr>
                <w:rStyle w:val="Hyperlink"/>
                <w:noProof/>
              </w:rPr>
              <w:fldChar w:fldCharType="separate"/>
            </w:r>
            <w:r w:rsidR="00071B45" w:rsidRPr="00AC72C7">
              <w:rPr>
                <w:rStyle w:val="Hyperlink"/>
                <w:noProof/>
              </w:rPr>
              <w:t>A.</w:t>
            </w:r>
            <w:r w:rsidR="00071B45">
              <w:rPr>
                <w:rFonts w:asciiTheme="minorHAnsi" w:eastAsiaTheme="minorEastAsia" w:hAnsiTheme="minorHAnsi" w:cstheme="minorBidi"/>
                <w:noProof/>
                <w:lang w:eastAsia="ja-JP"/>
              </w:rPr>
              <w:tab/>
            </w:r>
            <w:r w:rsidR="00071B45" w:rsidRPr="00AC72C7">
              <w:rPr>
                <w:rStyle w:val="Hyperlink"/>
                <w:noProof/>
              </w:rPr>
              <w:t>Design Overview</w:t>
            </w:r>
            <w:r w:rsidR="00071B45">
              <w:rPr>
                <w:noProof/>
                <w:webHidden/>
              </w:rPr>
              <w:tab/>
            </w:r>
            <w:r w:rsidR="00071B45">
              <w:rPr>
                <w:noProof/>
                <w:webHidden/>
              </w:rPr>
              <w:fldChar w:fldCharType="begin"/>
            </w:r>
            <w:r w:rsidR="00071B45">
              <w:rPr>
                <w:noProof/>
                <w:webHidden/>
              </w:rPr>
              <w:instrText xml:space="preserve"> PAGEREF _Toc317721124 \h </w:instrText>
            </w:r>
          </w:ins>
          <w:r w:rsidR="00071B45">
            <w:rPr>
              <w:noProof/>
              <w:webHidden/>
            </w:rPr>
          </w:r>
          <w:r w:rsidR="00071B45">
            <w:rPr>
              <w:noProof/>
              <w:webHidden/>
            </w:rPr>
            <w:fldChar w:fldCharType="separate"/>
          </w:r>
          <w:ins w:id="151" w:author="Phuong Giang" w:date="2012-02-23T00:43:00Z">
            <w:r w:rsidR="00071B45">
              <w:rPr>
                <w:noProof/>
                <w:webHidden/>
              </w:rPr>
              <w:t>5</w:t>
            </w:r>
            <w:r w:rsidR="00071B45">
              <w:rPr>
                <w:noProof/>
                <w:webHidden/>
              </w:rPr>
              <w:fldChar w:fldCharType="end"/>
            </w:r>
            <w:r w:rsidR="00071B45" w:rsidRPr="00AC72C7">
              <w:rPr>
                <w:rStyle w:val="Hyperlink"/>
                <w:noProof/>
              </w:rPr>
              <w:fldChar w:fldCharType="end"/>
            </w:r>
          </w:ins>
        </w:p>
        <w:p w:rsidR="00071B45" w:rsidRDefault="00071B45">
          <w:pPr>
            <w:pStyle w:val="TOC1"/>
            <w:tabs>
              <w:tab w:val="left" w:pos="440"/>
              <w:tab w:val="right" w:leader="dot" w:pos="9350"/>
            </w:tabs>
            <w:rPr>
              <w:ins w:id="152" w:author="Phuong Giang" w:date="2012-02-23T00:43:00Z"/>
              <w:rFonts w:asciiTheme="minorHAnsi" w:eastAsiaTheme="minorEastAsia" w:hAnsiTheme="minorHAnsi" w:cstheme="minorBidi"/>
              <w:noProof/>
              <w:lang w:eastAsia="ja-JP"/>
            </w:rPr>
          </w:pPr>
          <w:ins w:id="153"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"_Toc317721126"</w:instrText>
            </w:r>
            <w:r w:rsidRPr="00AC72C7">
              <w:rPr>
                <w:rStyle w:val="Hyperlink"/>
                <w:noProof/>
              </w:rPr>
              <w:instrText xml:space="preserve"> </w:instrText>
            </w:r>
            <w:r w:rsidRPr="00AC72C7">
              <w:rPr>
                <w:rStyle w:val="Hyperlink"/>
                <w:noProof/>
              </w:rPr>
              <w:fldChar w:fldCharType="separate"/>
            </w:r>
            <w:r w:rsidRPr="00AC72C7">
              <w:rPr>
                <w:rStyle w:val="Hyperlink"/>
                <w:noProof/>
              </w:rPr>
              <w:t>B.</w:t>
            </w:r>
            <w:r>
              <w:rPr>
                <w:rFonts w:asciiTheme="minorHAnsi" w:eastAsiaTheme="minorEastAsia" w:hAnsiTheme="minorHAnsi" w:cstheme="minorBidi"/>
                <w:noProof/>
                <w:lang w:eastAsia="ja-JP"/>
              </w:rPr>
              <w:tab/>
            </w:r>
            <w:r w:rsidRPr="00AC72C7">
              <w:rPr>
                <w:rStyle w:val="Hyperlink"/>
                <w:noProof/>
              </w:rPr>
              <w:t>System Architectural Design</w:t>
            </w:r>
            <w:r>
              <w:rPr>
                <w:noProof/>
                <w:webHidden/>
              </w:rPr>
              <w:tab/>
            </w:r>
            <w:r>
              <w:rPr>
                <w:noProof/>
                <w:webHidden/>
              </w:rPr>
              <w:fldChar w:fldCharType="begin"/>
            </w:r>
            <w:r>
              <w:rPr>
                <w:noProof/>
                <w:webHidden/>
              </w:rPr>
              <w:instrText xml:space="preserve"> PAGEREF _Toc317721126 \h </w:instrText>
            </w:r>
          </w:ins>
          <w:r>
            <w:rPr>
              <w:noProof/>
              <w:webHidden/>
            </w:rPr>
          </w:r>
          <w:r>
            <w:rPr>
              <w:noProof/>
              <w:webHidden/>
            </w:rPr>
            <w:fldChar w:fldCharType="separate"/>
          </w:r>
          <w:ins w:id="154" w:author="Phuong Giang" w:date="2012-02-23T00:43:00Z">
            <w:r>
              <w:rPr>
                <w:noProof/>
                <w:webHidden/>
              </w:rPr>
              <w:t>5</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155" w:author="Phuong Giang" w:date="2012-02-23T00:43:00Z"/>
              <w:rFonts w:asciiTheme="minorHAnsi" w:eastAsiaTheme="minorEastAsia" w:hAnsiTheme="minorHAnsi" w:cstheme="minorBidi"/>
              <w:noProof/>
              <w:lang w:eastAsia="ja-JP"/>
            </w:rPr>
          </w:pPr>
          <w:ins w:id="156"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"_Toc317721127"</w:instrText>
            </w:r>
            <w:r w:rsidRPr="00AC72C7">
              <w:rPr>
                <w:rStyle w:val="Hyperlink"/>
                <w:noProof/>
              </w:rPr>
              <w:instrText xml:space="preserve"> </w:instrText>
            </w:r>
            <w:r w:rsidRPr="00AC72C7">
              <w:rPr>
                <w:rStyle w:val="Hyperlink"/>
                <w:noProof/>
              </w:rPr>
              <w:fldChar w:fldCharType="separate"/>
            </w:r>
            <w:r w:rsidRPr="00AC72C7">
              <w:rPr>
                <w:rStyle w:val="Hyperlink"/>
                <w:noProof/>
              </w:rPr>
              <w:t>1.</w:t>
            </w:r>
            <w:r>
              <w:rPr>
                <w:rFonts w:asciiTheme="minorHAnsi" w:eastAsiaTheme="minorEastAsia" w:hAnsiTheme="minorHAnsi" w:cstheme="minorBidi"/>
                <w:noProof/>
                <w:lang w:eastAsia="ja-JP"/>
              </w:rPr>
              <w:tab/>
            </w:r>
            <w:r w:rsidRPr="00AC72C7">
              <w:rPr>
                <w:rStyle w:val="Hyperlink"/>
                <w:noProof/>
              </w:rPr>
              <w:t>Choice of System Architecture</w:t>
            </w:r>
            <w:r>
              <w:rPr>
                <w:noProof/>
                <w:webHidden/>
              </w:rPr>
              <w:tab/>
            </w:r>
            <w:r>
              <w:rPr>
                <w:noProof/>
                <w:webHidden/>
              </w:rPr>
              <w:fldChar w:fldCharType="begin"/>
            </w:r>
            <w:r>
              <w:rPr>
                <w:noProof/>
                <w:webHidden/>
              </w:rPr>
              <w:instrText xml:space="preserve"> PAGEREF _Toc317721127 \h </w:instrText>
            </w:r>
          </w:ins>
          <w:r>
            <w:rPr>
              <w:noProof/>
              <w:webHidden/>
            </w:rPr>
          </w:r>
          <w:r>
            <w:rPr>
              <w:noProof/>
              <w:webHidden/>
            </w:rPr>
            <w:fldChar w:fldCharType="separate"/>
          </w:r>
          <w:ins w:id="157" w:author="Phuong Giang" w:date="2012-02-23T00:43:00Z">
            <w:r>
              <w:rPr>
                <w:noProof/>
                <w:webHidden/>
              </w:rPr>
              <w:t>5</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158" w:author="Phuong Giang" w:date="2012-02-23T00:43:00Z"/>
              <w:rFonts w:asciiTheme="minorHAnsi" w:eastAsiaTheme="minorEastAsia" w:hAnsiTheme="minorHAnsi" w:cstheme="minorBidi"/>
              <w:noProof/>
              <w:lang w:eastAsia="ja-JP"/>
            </w:rPr>
          </w:pPr>
          <w:ins w:id="159"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"_Toc317721128"</w:instrText>
            </w:r>
            <w:r w:rsidRPr="00AC72C7">
              <w:rPr>
                <w:rStyle w:val="Hyperlink"/>
                <w:noProof/>
              </w:rPr>
              <w:instrText xml:space="preserve"> </w:instrText>
            </w:r>
            <w:r w:rsidRPr="00AC72C7">
              <w:rPr>
                <w:rStyle w:val="Hyperlink"/>
                <w:noProof/>
              </w:rPr>
              <w:fldChar w:fldCharType="separate"/>
            </w:r>
            <w:r w:rsidRPr="00AC72C7">
              <w:rPr>
                <w:rStyle w:val="Hyperlink"/>
                <w:noProof/>
              </w:rPr>
              <w:t>2.</w:t>
            </w:r>
            <w:r>
              <w:rPr>
                <w:rFonts w:asciiTheme="minorHAnsi" w:eastAsiaTheme="minorEastAsia" w:hAnsiTheme="minorHAnsi" w:cstheme="minorBidi"/>
                <w:noProof/>
                <w:lang w:eastAsia="ja-JP"/>
              </w:rPr>
              <w:tab/>
            </w:r>
            <w:r w:rsidRPr="00AC72C7">
              <w:rPr>
                <w:rStyle w:val="Hyperlink"/>
                <w:noProof/>
              </w:rPr>
              <w:t>Discussion of Alternative Designs</w:t>
            </w:r>
            <w:r>
              <w:rPr>
                <w:noProof/>
                <w:webHidden/>
              </w:rPr>
              <w:tab/>
            </w:r>
            <w:r>
              <w:rPr>
                <w:noProof/>
                <w:webHidden/>
              </w:rPr>
              <w:fldChar w:fldCharType="begin"/>
            </w:r>
            <w:r>
              <w:rPr>
                <w:noProof/>
                <w:webHidden/>
              </w:rPr>
              <w:instrText xml:space="preserve"> PAGEREF _Toc317721128 \h </w:instrText>
            </w:r>
          </w:ins>
          <w:r>
            <w:rPr>
              <w:noProof/>
              <w:webHidden/>
            </w:rPr>
          </w:r>
          <w:r>
            <w:rPr>
              <w:noProof/>
              <w:webHidden/>
            </w:rPr>
            <w:fldChar w:fldCharType="separate"/>
          </w:r>
          <w:ins w:id="160" w:author="Phuong Giang" w:date="2012-02-23T00:43:00Z">
            <w:r>
              <w:rPr>
                <w:noProof/>
                <w:webHidden/>
              </w:rPr>
              <w:t>7</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61" w:author="Phuong Giang" w:date="2012-02-23T00:43:00Z"/>
              <w:rFonts w:asciiTheme="minorHAnsi" w:eastAsiaTheme="minorEastAsia" w:hAnsiTheme="minorHAnsi" w:cstheme="minorBidi"/>
              <w:noProof/>
              <w:lang w:eastAsia="ja-JP"/>
            </w:rPr>
          </w:pPr>
          <w:ins w:id="162"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"_Toc317721129"</w:instrText>
            </w:r>
            <w:r w:rsidRPr="00AC72C7">
              <w:rPr>
                <w:rStyle w:val="Hyperlink"/>
                <w:noProof/>
              </w:rPr>
              <w:instrText xml:space="preserve"> </w:instrText>
            </w:r>
            <w:r w:rsidRPr="00AC72C7">
              <w:rPr>
                <w:rStyle w:val="Hyperlink"/>
                <w:noProof/>
              </w:rPr>
              <w:fldChar w:fldCharType="separate"/>
            </w:r>
            <w:r w:rsidRPr="00AC72C7">
              <w:rPr>
                <w:rStyle w:val="Hyperlink"/>
                <w:noProof/>
              </w:rPr>
              <w:t>2.1.</w:t>
            </w:r>
            <w:r>
              <w:rPr>
                <w:rFonts w:asciiTheme="minorHAnsi" w:eastAsiaTheme="minorEastAsia" w:hAnsiTheme="minorHAnsi" w:cstheme="minorBidi"/>
                <w:noProof/>
                <w:lang w:eastAsia="ja-JP"/>
              </w:rPr>
              <w:tab/>
            </w:r>
            <w:r w:rsidRPr="00AC72C7">
              <w:rPr>
                <w:rStyle w:val="Hyperlink"/>
                <w:noProof/>
              </w:rPr>
              <w:t>Model-View-Controller</w:t>
            </w:r>
            <w:r>
              <w:rPr>
                <w:noProof/>
                <w:webHidden/>
              </w:rPr>
              <w:tab/>
            </w:r>
            <w:r>
              <w:rPr>
                <w:noProof/>
                <w:webHidden/>
              </w:rPr>
              <w:fldChar w:fldCharType="begin"/>
            </w:r>
            <w:r>
              <w:rPr>
                <w:noProof/>
                <w:webHidden/>
              </w:rPr>
              <w:instrText xml:space="preserve"> PAGEREF _Toc317721129 \h </w:instrText>
            </w:r>
          </w:ins>
          <w:r>
            <w:rPr>
              <w:noProof/>
              <w:webHidden/>
            </w:rPr>
          </w:r>
          <w:r>
            <w:rPr>
              <w:noProof/>
              <w:webHidden/>
            </w:rPr>
            <w:fldChar w:fldCharType="separate"/>
          </w:r>
          <w:ins w:id="163" w:author="Phuong Giang" w:date="2012-02-23T00:43:00Z">
            <w:r>
              <w:rPr>
                <w:noProof/>
                <w:webHidden/>
              </w:rPr>
              <w:t>7</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64" w:author="Phuong Giang" w:date="2012-02-23T00:43:00Z"/>
              <w:rFonts w:asciiTheme="minorHAnsi" w:eastAsiaTheme="minorEastAsia" w:hAnsiTheme="minorHAnsi" w:cstheme="minorBidi"/>
              <w:noProof/>
              <w:lang w:eastAsia="ja-JP"/>
            </w:rPr>
          </w:pPr>
          <w:ins w:id="165"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"_Toc317721130"</w:instrText>
            </w:r>
            <w:r w:rsidRPr="00AC72C7">
              <w:rPr>
                <w:rStyle w:val="Hyperlink"/>
                <w:noProof/>
              </w:rPr>
              <w:instrText xml:space="preserve"> </w:instrText>
            </w:r>
            <w:r w:rsidRPr="00AC72C7">
              <w:rPr>
                <w:rStyle w:val="Hyperlink"/>
                <w:noProof/>
              </w:rPr>
              <w:fldChar w:fldCharType="separate"/>
            </w:r>
            <w:r w:rsidRPr="00AC72C7">
              <w:rPr>
                <w:rStyle w:val="Hyperlink"/>
                <w:noProof/>
              </w:rPr>
              <w:t>2.2.</w:t>
            </w:r>
            <w:r>
              <w:rPr>
                <w:rFonts w:asciiTheme="minorHAnsi" w:eastAsiaTheme="minorEastAsia" w:hAnsiTheme="minorHAnsi" w:cstheme="minorBidi"/>
                <w:noProof/>
                <w:lang w:eastAsia="ja-JP"/>
              </w:rPr>
              <w:tab/>
            </w:r>
            <w:r w:rsidRPr="00AC72C7">
              <w:rPr>
                <w:rStyle w:val="Hyperlink"/>
                <w:noProof/>
              </w:rPr>
              <w:t>Model-View-Presenter</w:t>
            </w:r>
            <w:r>
              <w:rPr>
                <w:noProof/>
                <w:webHidden/>
              </w:rPr>
              <w:tab/>
            </w:r>
            <w:r>
              <w:rPr>
                <w:noProof/>
                <w:webHidden/>
              </w:rPr>
              <w:fldChar w:fldCharType="begin"/>
            </w:r>
            <w:r>
              <w:rPr>
                <w:noProof/>
                <w:webHidden/>
              </w:rPr>
              <w:instrText xml:space="preserve"> PAGEREF _Toc317721130 \h </w:instrText>
            </w:r>
          </w:ins>
          <w:r>
            <w:rPr>
              <w:noProof/>
              <w:webHidden/>
            </w:rPr>
          </w:r>
          <w:r>
            <w:rPr>
              <w:noProof/>
              <w:webHidden/>
            </w:rPr>
            <w:fldChar w:fldCharType="separate"/>
          </w:r>
          <w:ins w:id="166" w:author="Phuong Giang" w:date="2012-02-23T00:43:00Z">
            <w:r>
              <w:rPr>
                <w:noProof/>
                <w:webHidden/>
              </w:rPr>
              <w:t>7</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167" w:author="Phuong Giang" w:date="2012-02-23T00:43:00Z"/>
              <w:rFonts w:asciiTheme="minorHAnsi" w:eastAsiaTheme="minorEastAsia" w:hAnsiTheme="minorHAnsi" w:cstheme="minorBidi"/>
              <w:noProof/>
              <w:lang w:eastAsia="ja-JP"/>
            </w:rPr>
          </w:pPr>
          <w:ins w:id="168"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"_Toc317721131"</w:instrText>
            </w:r>
            <w:r w:rsidRPr="00AC72C7">
              <w:rPr>
                <w:rStyle w:val="Hyperlink"/>
                <w:noProof/>
              </w:rPr>
              <w:instrText xml:space="preserve"> </w:instrText>
            </w:r>
            <w:r w:rsidRPr="00AC72C7">
              <w:rPr>
                <w:rStyle w:val="Hyperlink"/>
                <w:noProof/>
              </w:rPr>
              <w:fldChar w:fldCharType="separate"/>
            </w:r>
            <w:r w:rsidRPr="00AC72C7">
              <w:rPr>
                <w:rStyle w:val="Hyperlink"/>
                <w:noProof/>
              </w:rPr>
              <w:t>3.</w:t>
            </w:r>
            <w:r>
              <w:rPr>
                <w:rFonts w:asciiTheme="minorHAnsi" w:eastAsiaTheme="minorEastAsia" w:hAnsiTheme="minorHAnsi" w:cstheme="minorBidi"/>
                <w:noProof/>
                <w:lang w:eastAsia="ja-JP"/>
              </w:rPr>
              <w:tab/>
            </w:r>
            <w:r w:rsidRPr="00AC72C7">
              <w:rPr>
                <w:rStyle w:val="Hyperlink"/>
                <w:noProof/>
              </w:rPr>
              <w:t>Description of System Interface</w:t>
            </w:r>
            <w:r>
              <w:rPr>
                <w:noProof/>
                <w:webHidden/>
              </w:rPr>
              <w:tab/>
            </w:r>
            <w:r>
              <w:rPr>
                <w:noProof/>
                <w:webHidden/>
              </w:rPr>
              <w:fldChar w:fldCharType="begin"/>
            </w:r>
            <w:r>
              <w:rPr>
                <w:noProof/>
                <w:webHidden/>
              </w:rPr>
              <w:instrText xml:space="preserve"> PAGEREF _Toc317721131 \h </w:instrText>
            </w:r>
          </w:ins>
          <w:r>
            <w:rPr>
              <w:noProof/>
              <w:webHidden/>
            </w:rPr>
          </w:r>
          <w:r>
            <w:rPr>
              <w:noProof/>
              <w:webHidden/>
            </w:rPr>
            <w:fldChar w:fldCharType="separate"/>
          </w:r>
          <w:ins w:id="169" w:author="Phuong Giang" w:date="2012-02-23T00:43:00Z">
            <w:r>
              <w:rPr>
                <w:noProof/>
                <w:webHidden/>
              </w:rPr>
              <w:t>8</w:t>
            </w:r>
            <w:r>
              <w:rPr>
                <w:noProof/>
                <w:webHidden/>
              </w:rPr>
              <w:fldChar w:fldCharType="end"/>
            </w:r>
            <w:r w:rsidRPr="00AC72C7">
              <w:rPr>
                <w:rStyle w:val="Hyperlink"/>
                <w:noProof/>
              </w:rPr>
              <w:fldChar w:fldCharType="end"/>
            </w:r>
          </w:ins>
        </w:p>
        <w:p w:rsidR="00071B45" w:rsidRDefault="00071B45">
          <w:pPr>
            <w:pStyle w:val="TOC1"/>
            <w:tabs>
              <w:tab w:val="left" w:pos="440"/>
              <w:tab w:val="right" w:leader="dot" w:pos="9350"/>
            </w:tabs>
            <w:rPr>
              <w:ins w:id="170" w:author="Phuong Giang" w:date="2012-02-23T00:43:00Z"/>
              <w:rFonts w:asciiTheme="minorHAnsi" w:eastAsiaTheme="minorEastAsia" w:hAnsiTheme="minorHAnsi" w:cstheme="minorBidi"/>
              <w:noProof/>
              <w:lang w:eastAsia="ja-JP"/>
            </w:rPr>
          </w:pPr>
          <w:ins w:id="171"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"_Toc317721132"</w:instrText>
            </w:r>
            <w:r w:rsidRPr="00AC72C7">
              <w:rPr>
                <w:rStyle w:val="Hyperlink"/>
                <w:noProof/>
              </w:rPr>
              <w:instrText xml:space="preserve"> </w:instrText>
            </w:r>
            <w:r w:rsidRPr="00AC72C7">
              <w:rPr>
                <w:rStyle w:val="Hyperlink"/>
                <w:noProof/>
              </w:rPr>
              <w:fldChar w:fldCharType="separate"/>
            </w:r>
            <w:r w:rsidRPr="00AC72C7">
              <w:rPr>
                <w:rStyle w:val="Hyperlink"/>
                <w:noProof/>
              </w:rPr>
              <w:t>C.</w:t>
            </w:r>
            <w:r>
              <w:rPr>
                <w:rFonts w:asciiTheme="minorHAnsi" w:eastAsiaTheme="minorEastAsia" w:hAnsiTheme="minorHAnsi" w:cstheme="minorBidi"/>
                <w:noProof/>
                <w:lang w:eastAsia="ja-JP"/>
              </w:rPr>
              <w:tab/>
            </w:r>
            <w:r w:rsidRPr="00AC72C7">
              <w:rPr>
                <w:rStyle w:val="Hyperlink"/>
                <w:noProof/>
              </w:rPr>
              <w:t>Component Diagram</w:t>
            </w:r>
            <w:r>
              <w:rPr>
                <w:noProof/>
                <w:webHidden/>
              </w:rPr>
              <w:tab/>
            </w:r>
            <w:r>
              <w:rPr>
                <w:noProof/>
                <w:webHidden/>
              </w:rPr>
              <w:fldChar w:fldCharType="begin"/>
            </w:r>
            <w:r>
              <w:rPr>
                <w:noProof/>
                <w:webHidden/>
              </w:rPr>
              <w:instrText xml:space="preserve"> PAGEREF _Toc317721132 \h </w:instrText>
            </w:r>
          </w:ins>
          <w:r>
            <w:rPr>
              <w:noProof/>
              <w:webHidden/>
            </w:rPr>
          </w:r>
          <w:r>
            <w:rPr>
              <w:noProof/>
              <w:webHidden/>
            </w:rPr>
            <w:fldChar w:fldCharType="separate"/>
          </w:r>
          <w:ins w:id="172" w:author="Phuong Giang" w:date="2012-02-23T00:43:00Z">
            <w:r>
              <w:rPr>
                <w:noProof/>
                <w:webHidden/>
              </w:rPr>
              <w:t>8</w:t>
            </w:r>
            <w:r>
              <w:rPr>
                <w:noProof/>
                <w:webHidden/>
              </w:rPr>
              <w:fldChar w:fldCharType="end"/>
            </w:r>
            <w:r w:rsidRPr="00AC72C7">
              <w:rPr>
                <w:rStyle w:val="Hyperlink"/>
                <w:noProof/>
              </w:rPr>
              <w:fldChar w:fldCharType="end"/>
            </w:r>
          </w:ins>
        </w:p>
        <w:p w:rsidR="00071B45" w:rsidRDefault="00071B45">
          <w:pPr>
            <w:pStyle w:val="TOC1"/>
            <w:tabs>
              <w:tab w:val="left" w:pos="440"/>
              <w:tab w:val="right" w:leader="dot" w:pos="9350"/>
            </w:tabs>
            <w:rPr>
              <w:ins w:id="173" w:author="Phuong Giang" w:date="2012-02-23T00:43:00Z"/>
              <w:rFonts w:asciiTheme="minorHAnsi" w:eastAsiaTheme="minorEastAsia" w:hAnsiTheme="minorHAnsi" w:cstheme="minorBidi"/>
              <w:noProof/>
              <w:lang w:eastAsia="ja-JP"/>
            </w:rPr>
          </w:pPr>
          <w:ins w:id="174"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"_Toc317721133"</w:instrText>
            </w:r>
            <w:r w:rsidRPr="00AC72C7">
              <w:rPr>
                <w:rStyle w:val="Hyperlink"/>
                <w:noProof/>
              </w:rPr>
              <w:instrText xml:space="preserve"> </w:instrText>
            </w:r>
            <w:r w:rsidRPr="00AC72C7">
              <w:rPr>
                <w:rStyle w:val="Hyperlink"/>
                <w:noProof/>
              </w:rPr>
              <w:fldChar w:fldCharType="separate"/>
            </w:r>
            <w:r w:rsidRPr="00AC72C7">
              <w:rPr>
                <w:rStyle w:val="Hyperlink"/>
                <w:noProof/>
              </w:rPr>
              <w:t>D.</w:t>
            </w:r>
            <w:r>
              <w:rPr>
                <w:rFonts w:asciiTheme="minorHAnsi" w:eastAsiaTheme="minorEastAsia" w:hAnsiTheme="minorHAnsi" w:cstheme="minorBidi"/>
                <w:noProof/>
                <w:lang w:eastAsia="ja-JP"/>
              </w:rPr>
              <w:tab/>
            </w:r>
            <w:r w:rsidRPr="00AC72C7">
              <w:rPr>
                <w:rStyle w:val="Hyperlink"/>
                <w:noProof/>
              </w:rPr>
              <w:t>Detailed Description of Components</w:t>
            </w:r>
            <w:r>
              <w:rPr>
                <w:noProof/>
                <w:webHidden/>
              </w:rPr>
              <w:tab/>
            </w:r>
            <w:r>
              <w:rPr>
                <w:noProof/>
                <w:webHidden/>
              </w:rPr>
              <w:fldChar w:fldCharType="begin"/>
            </w:r>
            <w:r>
              <w:rPr>
                <w:noProof/>
                <w:webHidden/>
              </w:rPr>
              <w:instrText xml:space="preserve"> PAGEREF _Toc317721133 \h </w:instrText>
            </w:r>
          </w:ins>
          <w:r>
            <w:rPr>
              <w:noProof/>
              <w:webHidden/>
            </w:rPr>
          </w:r>
          <w:r>
            <w:rPr>
              <w:noProof/>
              <w:webHidden/>
            </w:rPr>
            <w:fldChar w:fldCharType="separate"/>
          </w:r>
          <w:ins w:id="175" w:author="Phuong Giang" w:date="2012-02-23T00:43:00Z">
            <w:r>
              <w:rPr>
                <w:noProof/>
                <w:webHidden/>
              </w:rPr>
              <w:t>9</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176" w:author="Phuong Giang" w:date="2012-02-23T00:43:00Z"/>
              <w:rFonts w:asciiTheme="minorHAnsi" w:eastAsiaTheme="minorEastAsia" w:hAnsiTheme="minorHAnsi" w:cstheme="minorBidi"/>
              <w:noProof/>
              <w:lang w:eastAsia="ja-JP"/>
            </w:rPr>
          </w:pPr>
          <w:ins w:id="177"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"_Toc317721134"</w:instrText>
            </w:r>
            <w:r w:rsidRPr="00AC72C7">
              <w:rPr>
                <w:rStyle w:val="Hyperlink"/>
                <w:noProof/>
              </w:rPr>
              <w:instrText xml:space="preserve"> </w:instrText>
            </w:r>
            <w:r w:rsidRPr="00AC72C7">
              <w:rPr>
                <w:rStyle w:val="Hyperlink"/>
                <w:noProof/>
              </w:rPr>
              <w:fldChar w:fldCharType="separate"/>
            </w:r>
            <w:r w:rsidRPr="00AC72C7">
              <w:rPr>
                <w:rStyle w:val="Hyperlink"/>
                <w:noProof/>
              </w:rPr>
              <w:t>1.</w:t>
            </w:r>
            <w:r>
              <w:rPr>
                <w:rFonts w:asciiTheme="minorHAnsi" w:eastAsiaTheme="minorEastAsia" w:hAnsiTheme="minorHAnsi" w:cstheme="minorBidi"/>
                <w:noProof/>
                <w:lang w:eastAsia="ja-JP"/>
              </w:rPr>
              <w:tab/>
            </w:r>
            <w:r w:rsidRPr="00AC72C7">
              <w:rPr>
                <w:rStyle w:val="Hyperlink"/>
                <w:noProof/>
              </w:rPr>
              <w:t>CRC Cards (Class – Responsibility – Collaborators)</w:t>
            </w:r>
            <w:r>
              <w:rPr>
                <w:noProof/>
                <w:webHidden/>
              </w:rPr>
              <w:tab/>
            </w:r>
            <w:r>
              <w:rPr>
                <w:noProof/>
                <w:webHidden/>
              </w:rPr>
              <w:fldChar w:fldCharType="begin"/>
            </w:r>
            <w:r>
              <w:rPr>
                <w:noProof/>
                <w:webHidden/>
              </w:rPr>
              <w:instrText xml:space="preserve"> PAGEREF _Toc317721134 \h </w:instrText>
            </w:r>
          </w:ins>
          <w:r>
            <w:rPr>
              <w:noProof/>
              <w:webHidden/>
            </w:rPr>
          </w:r>
          <w:r>
            <w:rPr>
              <w:noProof/>
              <w:webHidden/>
            </w:rPr>
            <w:fldChar w:fldCharType="separate"/>
          </w:r>
          <w:ins w:id="178" w:author="Phuong Giang" w:date="2012-02-23T00:43:00Z">
            <w:r>
              <w:rPr>
                <w:noProof/>
                <w:webHidden/>
              </w:rPr>
              <w:t>9</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179" w:author="Phuong Giang" w:date="2012-02-23T00:43:00Z"/>
              <w:rFonts w:asciiTheme="minorHAnsi" w:eastAsiaTheme="minorEastAsia" w:hAnsiTheme="minorHAnsi" w:cstheme="minorBidi"/>
              <w:noProof/>
              <w:lang w:eastAsia="ja-JP"/>
            </w:rPr>
          </w:pPr>
          <w:ins w:id="180"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"_Toc317721135"</w:instrText>
            </w:r>
            <w:r w:rsidRPr="00AC72C7">
              <w:rPr>
                <w:rStyle w:val="Hyperlink"/>
                <w:noProof/>
              </w:rPr>
              <w:instrText xml:space="preserve"> </w:instrText>
            </w:r>
            <w:r w:rsidRPr="00AC72C7">
              <w:rPr>
                <w:rStyle w:val="Hyperlink"/>
                <w:noProof/>
              </w:rPr>
              <w:fldChar w:fldCharType="separate"/>
            </w:r>
            <w:r w:rsidRPr="00AC72C7">
              <w:rPr>
                <w:rStyle w:val="Hyperlink"/>
                <w:noProof/>
              </w:rPr>
              <w:t>2.</w:t>
            </w:r>
            <w:r>
              <w:rPr>
                <w:rFonts w:asciiTheme="minorHAnsi" w:eastAsiaTheme="minorEastAsia" w:hAnsiTheme="minorHAnsi" w:cstheme="minorBidi"/>
                <w:noProof/>
                <w:lang w:eastAsia="ja-JP"/>
              </w:rPr>
              <w:tab/>
            </w:r>
            <w:r w:rsidRPr="00AC72C7">
              <w:rPr>
                <w:rStyle w:val="Hyperlink"/>
                <w:noProof/>
              </w:rPr>
              <w:t>Component</w:t>
            </w:r>
            <w:r>
              <w:rPr>
                <w:noProof/>
                <w:webHidden/>
              </w:rPr>
              <w:tab/>
            </w:r>
            <w:r>
              <w:rPr>
                <w:noProof/>
                <w:webHidden/>
              </w:rPr>
              <w:fldChar w:fldCharType="begin"/>
            </w:r>
            <w:r>
              <w:rPr>
                <w:noProof/>
                <w:webHidden/>
              </w:rPr>
              <w:instrText xml:space="preserve"> PAGEREF _Toc317721135 \h </w:instrText>
            </w:r>
          </w:ins>
          <w:r>
            <w:rPr>
              <w:noProof/>
              <w:webHidden/>
            </w:rPr>
          </w:r>
          <w:r>
            <w:rPr>
              <w:noProof/>
              <w:webHidden/>
            </w:rPr>
            <w:fldChar w:fldCharType="separate"/>
          </w:r>
          <w:ins w:id="181" w:author="Phuong Giang" w:date="2012-02-23T00:43:00Z">
            <w:r>
              <w:rPr>
                <w:noProof/>
                <w:webHidden/>
              </w:rPr>
              <w:t>17</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82" w:author="Phuong Giang" w:date="2012-02-23T00:43:00Z"/>
              <w:rFonts w:asciiTheme="minorHAnsi" w:eastAsiaTheme="minorEastAsia" w:hAnsiTheme="minorHAnsi" w:cstheme="minorBidi"/>
              <w:noProof/>
              <w:lang w:eastAsia="ja-JP"/>
            </w:rPr>
          </w:pPr>
          <w:ins w:id="183"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"_Toc317721136"</w:instrText>
            </w:r>
            <w:r w:rsidRPr="00AC72C7">
              <w:rPr>
                <w:rStyle w:val="Hyperlink"/>
                <w:noProof/>
              </w:rPr>
              <w:instrText xml:space="preserve"> </w:instrText>
            </w:r>
            <w:r w:rsidRPr="00AC72C7">
              <w:rPr>
                <w:rStyle w:val="Hyperlink"/>
                <w:noProof/>
              </w:rPr>
              <w:fldChar w:fldCharType="separate"/>
            </w:r>
            <w:r w:rsidRPr="00AC72C7">
              <w:rPr>
                <w:rStyle w:val="Hyperlink"/>
                <w:noProof/>
              </w:rPr>
              <w:t>2.1.</w:t>
            </w:r>
            <w:r>
              <w:rPr>
                <w:rFonts w:asciiTheme="minorHAnsi" w:eastAsiaTheme="minorEastAsia" w:hAnsiTheme="minorHAnsi" w:cstheme="minorBidi"/>
                <w:noProof/>
                <w:lang w:eastAsia="ja-JP"/>
              </w:rPr>
              <w:tab/>
            </w:r>
            <w:r w:rsidRPr="00AC72C7">
              <w:rPr>
                <w:rStyle w:val="Hyperlink"/>
                <w:noProof/>
              </w:rPr>
              <w:t>TLH.TeachingPlan</w:t>
            </w:r>
            <w:r>
              <w:rPr>
                <w:noProof/>
                <w:webHidden/>
              </w:rPr>
              <w:tab/>
            </w:r>
            <w:r>
              <w:rPr>
                <w:noProof/>
                <w:webHidden/>
              </w:rPr>
              <w:fldChar w:fldCharType="begin"/>
            </w:r>
            <w:r>
              <w:rPr>
                <w:noProof/>
                <w:webHidden/>
              </w:rPr>
              <w:instrText xml:space="preserve"> PAGEREF _Toc317721136 \h </w:instrText>
            </w:r>
          </w:ins>
          <w:r>
            <w:rPr>
              <w:noProof/>
              <w:webHidden/>
            </w:rPr>
          </w:r>
          <w:r>
            <w:rPr>
              <w:noProof/>
              <w:webHidden/>
            </w:rPr>
            <w:fldChar w:fldCharType="separate"/>
          </w:r>
          <w:ins w:id="184" w:author="Phuong Giang" w:date="2012-02-23T00:43:00Z">
            <w:r>
              <w:rPr>
                <w:noProof/>
                <w:webHidden/>
              </w:rPr>
              <w:t>17</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85" w:author="Phuong Giang" w:date="2012-02-23T00:43:00Z"/>
              <w:rFonts w:asciiTheme="minorHAnsi" w:eastAsiaTheme="minorEastAsia" w:hAnsiTheme="minorHAnsi" w:cstheme="minorBidi"/>
              <w:noProof/>
              <w:lang w:eastAsia="ja-JP"/>
            </w:rPr>
          </w:pPr>
          <w:ins w:id="186"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"_Toc317721137"</w:instrText>
            </w:r>
            <w:r w:rsidRPr="00AC72C7">
              <w:rPr>
                <w:rStyle w:val="Hyperlink"/>
                <w:noProof/>
              </w:rPr>
              <w:instrText xml:space="preserve"> </w:instrText>
            </w:r>
            <w:r w:rsidRPr="00AC72C7">
              <w:rPr>
                <w:rStyle w:val="Hyperlink"/>
                <w:noProof/>
              </w:rPr>
              <w:fldChar w:fldCharType="separate"/>
            </w:r>
            <w:r w:rsidRPr="00AC72C7">
              <w:rPr>
                <w:rStyle w:val="Hyperlink"/>
                <w:noProof/>
              </w:rPr>
              <w:t>2.2.</w:t>
            </w:r>
            <w:r>
              <w:rPr>
                <w:rFonts w:asciiTheme="minorHAnsi" w:eastAsiaTheme="minorEastAsia" w:hAnsiTheme="minorHAnsi" w:cstheme="minorBidi"/>
                <w:noProof/>
                <w:lang w:eastAsia="ja-JP"/>
              </w:rPr>
              <w:tab/>
            </w:r>
            <w:r w:rsidRPr="00AC72C7">
              <w:rPr>
                <w:rStyle w:val="Hyperlink"/>
                <w:noProof/>
              </w:rPr>
              <w:t>TLH.KnowledgeItem</w:t>
            </w:r>
            <w:r>
              <w:rPr>
                <w:noProof/>
                <w:webHidden/>
              </w:rPr>
              <w:tab/>
            </w:r>
            <w:r>
              <w:rPr>
                <w:noProof/>
                <w:webHidden/>
              </w:rPr>
              <w:fldChar w:fldCharType="begin"/>
            </w:r>
            <w:r>
              <w:rPr>
                <w:noProof/>
                <w:webHidden/>
              </w:rPr>
              <w:instrText xml:space="preserve"> PAGEREF _Toc317721137 \h </w:instrText>
            </w:r>
          </w:ins>
          <w:r>
            <w:rPr>
              <w:noProof/>
              <w:webHidden/>
            </w:rPr>
          </w:r>
          <w:r>
            <w:rPr>
              <w:noProof/>
              <w:webHidden/>
            </w:rPr>
            <w:fldChar w:fldCharType="separate"/>
          </w:r>
          <w:ins w:id="187" w:author="Phuong Giang" w:date="2012-02-23T00:43:00Z">
            <w:r>
              <w:rPr>
                <w:noProof/>
                <w:webHidden/>
              </w:rPr>
              <w:t>25</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88" w:author="Phuong Giang" w:date="2012-02-23T00:43:00Z"/>
              <w:rFonts w:asciiTheme="minorHAnsi" w:eastAsiaTheme="minorEastAsia" w:hAnsiTheme="minorHAnsi" w:cstheme="minorBidi"/>
              <w:noProof/>
              <w:lang w:eastAsia="ja-JP"/>
            </w:rPr>
          </w:pPr>
          <w:ins w:id="189"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"_Toc317721138"</w:instrText>
            </w:r>
            <w:r w:rsidRPr="00AC72C7">
              <w:rPr>
                <w:rStyle w:val="Hyperlink"/>
                <w:noProof/>
              </w:rPr>
              <w:instrText xml:space="preserve"> </w:instrText>
            </w:r>
            <w:r w:rsidRPr="00AC72C7">
              <w:rPr>
                <w:rStyle w:val="Hyperlink"/>
                <w:noProof/>
              </w:rPr>
              <w:fldChar w:fldCharType="separate"/>
            </w:r>
            <w:r w:rsidRPr="00AC72C7">
              <w:rPr>
                <w:rStyle w:val="Hyperlink"/>
                <w:noProof/>
              </w:rPr>
              <w:t>2.3.</w:t>
            </w:r>
            <w:r>
              <w:rPr>
                <w:rFonts w:asciiTheme="minorHAnsi" w:eastAsiaTheme="minorEastAsia" w:hAnsiTheme="minorHAnsi" w:cstheme="minorBidi"/>
                <w:noProof/>
                <w:lang w:eastAsia="ja-JP"/>
              </w:rPr>
              <w:tab/>
            </w:r>
            <w:r w:rsidRPr="00AC72C7">
              <w:rPr>
                <w:rStyle w:val="Hyperlink"/>
                <w:noProof/>
              </w:rPr>
              <w:t>TLH.TeachingMethod</w:t>
            </w:r>
            <w:r>
              <w:rPr>
                <w:noProof/>
                <w:webHidden/>
              </w:rPr>
              <w:tab/>
            </w:r>
            <w:r>
              <w:rPr>
                <w:noProof/>
                <w:webHidden/>
              </w:rPr>
              <w:fldChar w:fldCharType="begin"/>
            </w:r>
            <w:r>
              <w:rPr>
                <w:noProof/>
                <w:webHidden/>
              </w:rPr>
              <w:instrText xml:space="preserve"> PAGEREF _Toc317721138 \h </w:instrText>
            </w:r>
          </w:ins>
          <w:r>
            <w:rPr>
              <w:noProof/>
              <w:webHidden/>
            </w:rPr>
          </w:r>
          <w:r>
            <w:rPr>
              <w:noProof/>
              <w:webHidden/>
            </w:rPr>
            <w:fldChar w:fldCharType="separate"/>
          </w:r>
          <w:ins w:id="190" w:author="Phuong Giang" w:date="2012-02-23T00:43:00Z">
            <w:r>
              <w:rPr>
                <w:noProof/>
                <w:webHidden/>
              </w:rPr>
              <w:t>35</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91" w:author="Phuong Giang" w:date="2012-02-23T00:43:00Z"/>
              <w:rFonts w:asciiTheme="minorHAnsi" w:eastAsiaTheme="minorEastAsia" w:hAnsiTheme="minorHAnsi" w:cstheme="minorBidi"/>
              <w:noProof/>
              <w:lang w:eastAsia="ja-JP"/>
            </w:rPr>
          </w:pPr>
          <w:ins w:id="192"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"_Toc317721139"</w:instrText>
            </w:r>
            <w:r w:rsidRPr="00AC72C7">
              <w:rPr>
                <w:rStyle w:val="Hyperlink"/>
                <w:noProof/>
              </w:rPr>
              <w:instrText xml:space="preserve"> </w:instrText>
            </w:r>
            <w:r w:rsidRPr="00AC72C7">
              <w:rPr>
                <w:rStyle w:val="Hyperlink"/>
                <w:noProof/>
              </w:rPr>
              <w:fldChar w:fldCharType="separate"/>
            </w:r>
            <w:r w:rsidRPr="00AC72C7">
              <w:rPr>
                <w:rStyle w:val="Hyperlink"/>
                <w:noProof/>
              </w:rPr>
              <w:t>2.4.</w:t>
            </w:r>
            <w:r>
              <w:rPr>
                <w:rFonts w:asciiTheme="minorHAnsi" w:eastAsiaTheme="minorEastAsia" w:hAnsiTheme="minorHAnsi" w:cstheme="minorBidi"/>
                <w:noProof/>
                <w:lang w:eastAsia="ja-JP"/>
              </w:rPr>
              <w:tab/>
            </w:r>
            <w:r w:rsidRPr="00AC72C7">
              <w:rPr>
                <w:rStyle w:val="Hyperlink"/>
                <w:noProof/>
              </w:rPr>
              <w:t>TLH.Utilities</w:t>
            </w:r>
            <w:r>
              <w:rPr>
                <w:noProof/>
                <w:webHidden/>
              </w:rPr>
              <w:tab/>
            </w:r>
            <w:r>
              <w:rPr>
                <w:noProof/>
                <w:webHidden/>
              </w:rPr>
              <w:fldChar w:fldCharType="begin"/>
            </w:r>
            <w:r>
              <w:rPr>
                <w:noProof/>
                <w:webHidden/>
              </w:rPr>
              <w:instrText xml:space="preserve"> PAGEREF _Toc317721139 \h </w:instrText>
            </w:r>
          </w:ins>
          <w:r>
            <w:rPr>
              <w:noProof/>
              <w:webHidden/>
            </w:rPr>
          </w:r>
          <w:r>
            <w:rPr>
              <w:noProof/>
              <w:webHidden/>
            </w:rPr>
            <w:fldChar w:fldCharType="separate"/>
          </w:r>
          <w:ins w:id="193" w:author="Phuong Giang" w:date="2012-02-23T00:43:00Z">
            <w:r>
              <w:rPr>
                <w:noProof/>
                <w:webHidden/>
              </w:rPr>
              <w:t>43</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194" w:author="Phuong Giang" w:date="2012-02-23T00:43:00Z"/>
              <w:rFonts w:asciiTheme="minorHAnsi" w:eastAsiaTheme="minorEastAsia" w:hAnsiTheme="minorHAnsi" w:cstheme="minorBidi"/>
              <w:noProof/>
              <w:lang w:eastAsia="ja-JP"/>
            </w:rPr>
          </w:pPr>
          <w:ins w:id="195"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"_Toc317721142"</w:instrText>
            </w:r>
            <w:r w:rsidRPr="00AC72C7">
              <w:rPr>
                <w:rStyle w:val="Hyperlink"/>
                <w:noProof/>
              </w:rPr>
              <w:instrText xml:space="preserve"> </w:instrText>
            </w:r>
            <w:r w:rsidRPr="00AC72C7">
              <w:rPr>
                <w:rStyle w:val="Hyperlink"/>
                <w:noProof/>
              </w:rPr>
              <w:fldChar w:fldCharType="separate"/>
            </w:r>
            <w:r w:rsidRPr="00AC72C7">
              <w:rPr>
                <w:rStyle w:val="Hyperlink"/>
                <w:noProof/>
              </w:rPr>
              <w:t>3.</w:t>
            </w:r>
            <w:r>
              <w:rPr>
                <w:rFonts w:asciiTheme="minorHAnsi" w:eastAsiaTheme="minorEastAsia" w:hAnsiTheme="minorHAnsi" w:cstheme="minorBidi"/>
                <w:noProof/>
                <w:lang w:eastAsia="ja-JP"/>
              </w:rPr>
              <w:tab/>
            </w:r>
            <w:r w:rsidRPr="00AC72C7">
              <w:rPr>
                <w:rStyle w:val="Hyperlink"/>
                <w:noProof/>
              </w:rPr>
              <w:t>Sequence Diagram</w:t>
            </w:r>
            <w:r>
              <w:rPr>
                <w:noProof/>
                <w:webHidden/>
              </w:rPr>
              <w:tab/>
            </w:r>
            <w:r>
              <w:rPr>
                <w:noProof/>
                <w:webHidden/>
              </w:rPr>
              <w:fldChar w:fldCharType="begin"/>
            </w:r>
            <w:r>
              <w:rPr>
                <w:noProof/>
                <w:webHidden/>
              </w:rPr>
              <w:instrText xml:space="preserve"> PAGEREF _Toc317721142 \h </w:instrText>
            </w:r>
          </w:ins>
          <w:r>
            <w:rPr>
              <w:noProof/>
              <w:webHidden/>
            </w:rPr>
          </w:r>
          <w:r>
            <w:rPr>
              <w:noProof/>
              <w:webHidden/>
            </w:rPr>
            <w:fldChar w:fldCharType="separate"/>
          </w:r>
          <w:ins w:id="196" w:author="Phuong Giang" w:date="2012-02-23T00:43:00Z">
            <w:r>
              <w:rPr>
                <w:noProof/>
                <w:webHidden/>
              </w:rPr>
              <w:t>49</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197" w:author="Phuong Giang" w:date="2012-02-23T00:43:00Z"/>
              <w:rFonts w:asciiTheme="minorHAnsi" w:eastAsiaTheme="minorEastAsia" w:hAnsiTheme="minorHAnsi" w:cstheme="minorBidi"/>
              <w:noProof/>
              <w:lang w:eastAsia="ja-JP"/>
            </w:rPr>
          </w:pPr>
          <w:ins w:id="198"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"_Toc317721143"</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1.2.</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Manage Teaching Plan</w:t>
            </w:r>
            <w:r>
              <w:rPr>
                <w:noProof/>
                <w:webHidden/>
              </w:rPr>
              <w:tab/>
            </w:r>
            <w:r>
              <w:rPr>
                <w:noProof/>
                <w:webHidden/>
              </w:rPr>
              <w:fldChar w:fldCharType="begin"/>
            </w:r>
            <w:r>
              <w:rPr>
                <w:noProof/>
                <w:webHidden/>
              </w:rPr>
              <w:instrText xml:space="preserve"> PAGEREF _Toc317721143 \h </w:instrText>
            </w:r>
          </w:ins>
          <w:r>
            <w:rPr>
              <w:noProof/>
              <w:webHidden/>
            </w:rPr>
          </w:r>
          <w:r>
            <w:rPr>
              <w:noProof/>
              <w:webHidden/>
            </w:rPr>
            <w:fldChar w:fldCharType="separate"/>
          </w:r>
          <w:ins w:id="199" w:author="Phuong Giang" w:date="2012-02-23T00:43:00Z">
            <w:r>
              <w:rPr>
                <w:noProof/>
                <w:webHidden/>
              </w:rPr>
              <w:t>49</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200" w:author="Phuong Giang" w:date="2012-02-23T00:43:00Z"/>
              <w:rFonts w:asciiTheme="minorHAnsi" w:eastAsiaTheme="minorEastAsia" w:hAnsiTheme="minorHAnsi" w:cstheme="minorBidi"/>
              <w:noProof/>
              <w:lang w:eastAsia="ja-JP"/>
            </w:rPr>
          </w:pPr>
          <w:ins w:id="201"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"_Toc317721144"</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1.3.</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Manage Knowledge Items</w:t>
            </w:r>
            <w:r>
              <w:rPr>
                <w:noProof/>
                <w:webHidden/>
              </w:rPr>
              <w:tab/>
            </w:r>
            <w:r>
              <w:rPr>
                <w:noProof/>
                <w:webHidden/>
              </w:rPr>
              <w:fldChar w:fldCharType="begin"/>
            </w:r>
            <w:r>
              <w:rPr>
                <w:noProof/>
                <w:webHidden/>
              </w:rPr>
              <w:instrText xml:space="preserve"> PAGEREF _Toc317721144 \h </w:instrText>
            </w:r>
          </w:ins>
          <w:r>
            <w:rPr>
              <w:noProof/>
              <w:webHidden/>
            </w:rPr>
          </w:r>
          <w:r>
            <w:rPr>
              <w:noProof/>
              <w:webHidden/>
            </w:rPr>
            <w:fldChar w:fldCharType="separate"/>
          </w:r>
          <w:ins w:id="202" w:author="Phuong Giang" w:date="2012-02-23T00:43:00Z">
            <w:r>
              <w:rPr>
                <w:noProof/>
                <w:webHidden/>
              </w:rPr>
              <w:t>51</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203" w:author="Phuong Giang" w:date="2012-02-23T00:43:00Z"/>
              <w:rFonts w:asciiTheme="minorHAnsi" w:eastAsiaTheme="minorEastAsia" w:hAnsiTheme="minorHAnsi" w:cstheme="minorBidi"/>
              <w:noProof/>
              <w:lang w:eastAsia="ja-JP"/>
            </w:rPr>
          </w:pPr>
          <w:ins w:id="204"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"_Toc317721145"</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1.4.</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Manage Teaching Methods</w:t>
            </w:r>
            <w:r>
              <w:rPr>
                <w:noProof/>
                <w:webHidden/>
              </w:rPr>
              <w:tab/>
            </w:r>
            <w:r>
              <w:rPr>
                <w:noProof/>
                <w:webHidden/>
              </w:rPr>
              <w:fldChar w:fldCharType="begin"/>
            </w:r>
            <w:r>
              <w:rPr>
                <w:noProof/>
                <w:webHidden/>
              </w:rPr>
              <w:instrText xml:space="preserve"> PAGEREF _Toc317721145 \h </w:instrText>
            </w:r>
          </w:ins>
          <w:r>
            <w:rPr>
              <w:noProof/>
              <w:webHidden/>
            </w:rPr>
          </w:r>
          <w:r>
            <w:rPr>
              <w:noProof/>
              <w:webHidden/>
            </w:rPr>
            <w:fldChar w:fldCharType="separate"/>
          </w:r>
          <w:ins w:id="205" w:author="Phuong Giang" w:date="2012-02-23T00:43:00Z">
            <w:r>
              <w:rPr>
                <w:noProof/>
                <w:webHidden/>
              </w:rPr>
              <w:t>53</w:t>
            </w:r>
            <w:r>
              <w:rPr>
                <w:noProof/>
                <w:webHidden/>
              </w:rPr>
              <w:fldChar w:fldCharType="end"/>
            </w:r>
            <w:r w:rsidRPr="00AC72C7">
              <w:rPr>
                <w:rStyle w:val="Hyperlink"/>
                <w:noProof/>
              </w:rPr>
              <w:fldChar w:fldCharType="end"/>
            </w:r>
          </w:ins>
        </w:p>
        <w:p w:rsidR="00071B45" w:rsidRDefault="00071B45">
          <w:pPr>
            <w:pStyle w:val="TOC1"/>
            <w:tabs>
              <w:tab w:val="left" w:pos="440"/>
              <w:tab w:val="right" w:leader="dot" w:pos="9350"/>
            </w:tabs>
            <w:rPr>
              <w:ins w:id="206" w:author="Phuong Giang" w:date="2012-02-23T00:43:00Z"/>
              <w:rFonts w:asciiTheme="minorHAnsi" w:eastAsiaTheme="minorEastAsia" w:hAnsiTheme="minorHAnsi" w:cstheme="minorBidi"/>
              <w:noProof/>
              <w:lang w:eastAsia="ja-JP"/>
            </w:rPr>
          </w:pPr>
          <w:ins w:id="207"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"_Toc317721146"</w:instrText>
            </w:r>
            <w:r w:rsidRPr="00AC72C7">
              <w:rPr>
                <w:rStyle w:val="Hyperlink"/>
                <w:noProof/>
              </w:rPr>
              <w:instrText xml:space="preserve"> </w:instrText>
            </w:r>
            <w:r w:rsidRPr="00AC72C7">
              <w:rPr>
                <w:rStyle w:val="Hyperlink"/>
                <w:noProof/>
              </w:rPr>
              <w:fldChar w:fldCharType="separate"/>
            </w:r>
            <w:r w:rsidRPr="00AC72C7">
              <w:rPr>
                <w:rStyle w:val="Hyperlink"/>
                <w:noProof/>
              </w:rPr>
              <w:t>E.</w:t>
            </w:r>
            <w:r>
              <w:rPr>
                <w:rFonts w:asciiTheme="minorHAnsi" w:eastAsiaTheme="minorEastAsia" w:hAnsiTheme="minorHAnsi" w:cstheme="minorBidi"/>
                <w:noProof/>
                <w:lang w:eastAsia="ja-JP"/>
              </w:rPr>
              <w:tab/>
            </w:r>
            <w:r w:rsidRPr="00AC72C7">
              <w:rPr>
                <w:rStyle w:val="Hyperlink"/>
                <w:noProof/>
              </w:rPr>
              <w:t>User Interface Design</w:t>
            </w:r>
            <w:r>
              <w:rPr>
                <w:noProof/>
                <w:webHidden/>
              </w:rPr>
              <w:tab/>
            </w:r>
            <w:r>
              <w:rPr>
                <w:noProof/>
                <w:webHidden/>
              </w:rPr>
              <w:fldChar w:fldCharType="begin"/>
            </w:r>
            <w:r>
              <w:rPr>
                <w:noProof/>
                <w:webHidden/>
              </w:rPr>
              <w:instrText xml:space="preserve"> PAGEREF _Toc317721146 \h </w:instrText>
            </w:r>
          </w:ins>
          <w:r>
            <w:rPr>
              <w:noProof/>
              <w:webHidden/>
            </w:rPr>
          </w:r>
          <w:r>
            <w:rPr>
              <w:noProof/>
              <w:webHidden/>
            </w:rPr>
            <w:fldChar w:fldCharType="separate"/>
          </w:r>
          <w:ins w:id="208" w:author="Phuong Giang" w:date="2012-02-23T00:43:00Z">
            <w:r>
              <w:rPr>
                <w:noProof/>
                <w:webHidden/>
              </w:rPr>
              <w:t>54</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209" w:author="Phuong Giang" w:date="2012-02-23T00:43:00Z"/>
              <w:rFonts w:asciiTheme="minorHAnsi" w:eastAsiaTheme="minorEastAsia" w:hAnsiTheme="minorHAnsi" w:cstheme="minorBidi"/>
              <w:noProof/>
              <w:lang w:eastAsia="ja-JP"/>
            </w:rPr>
          </w:pPr>
          <w:ins w:id="210"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"_Toc317721147"</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1.</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Screen Flow</w:t>
            </w:r>
            <w:r>
              <w:rPr>
                <w:noProof/>
                <w:webHidden/>
              </w:rPr>
              <w:tab/>
            </w:r>
            <w:r>
              <w:rPr>
                <w:noProof/>
                <w:webHidden/>
              </w:rPr>
              <w:fldChar w:fldCharType="begin"/>
            </w:r>
            <w:r>
              <w:rPr>
                <w:noProof/>
                <w:webHidden/>
              </w:rPr>
              <w:instrText xml:space="preserve"> PAGEREF _Toc317721147 \h </w:instrText>
            </w:r>
          </w:ins>
          <w:r>
            <w:rPr>
              <w:noProof/>
              <w:webHidden/>
            </w:rPr>
          </w:r>
          <w:r>
            <w:rPr>
              <w:noProof/>
              <w:webHidden/>
            </w:rPr>
            <w:fldChar w:fldCharType="separate"/>
          </w:r>
          <w:ins w:id="211" w:author="Phuong Giang" w:date="2012-02-23T00:43:00Z">
            <w:r>
              <w:rPr>
                <w:noProof/>
                <w:webHidden/>
              </w:rPr>
              <w:t>54</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212" w:author="Phuong Giang" w:date="2012-02-23T00:43:00Z"/>
              <w:rFonts w:asciiTheme="minorHAnsi" w:eastAsiaTheme="minorEastAsia" w:hAnsiTheme="minorHAnsi" w:cstheme="minorBidi"/>
              <w:noProof/>
              <w:lang w:eastAsia="ja-JP"/>
            </w:rPr>
          </w:pPr>
          <w:ins w:id="213"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"_Toc317721148"</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2.</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Description of the User Interface</w:t>
            </w:r>
            <w:r>
              <w:rPr>
                <w:noProof/>
                <w:webHidden/>
              </w:rPr>
              <w:tab/>
            </w:r>
            <w:r>
              <w:rPr>
                <w:noProof/>
                <w:webHidden/>
              </w:rPr>
              <w:fldChar w:fldCharType="begin"/>
            </w:r>
            <w:r>
              <w:rPr>
                <w:noProof/>
                <w:webHidden/>
              </w:rPr>
              <w:instrText xml:space="preserve"> PAGEREF _Toc317721148 \h </w:instrText>
            </w:r>
          </w:ins>
          <w:r>
            <w:rPr>
              <w:noProof/>
              <w:webHidden/>
            </w:rPr>
          </w:r>
          <w:r>
            <w:rPr>
              <w:noProof/>
              <w:webHidden/>
            </w:rPr>
            <w:fldChar w:fldCharType="separate"/>
          </w:r>
          <w:ins w:id="214" w:author="Phuong Giang" w:date="2012-02-23T00:43:00Z">
            <w:r>
              <w:rPr>
                <w:noProof/>
                <w:webHidden/>
              </w:rPr>
              <w:t>55</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215" w:author="Phuong Giang" w:date="2012-02-23T00:43:00Z"/>
              <w:rFonts w:asciiTheme="minorHAnsi" w:eastAsiaTheme="minorEastAsia" w:hAnsiTheme="minorHAnsi" w:cstheme="minorBidi"/>
              <w:noProof/>
              <w:lang w:eastAsia="ja-JP"/>
            </w:rPr>
          </w:pPr>
          <w:ins w:id="216"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"_Toc317721149"</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2.1.</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TLH_SCR_100</w:t>
            </w:r>
            <w:r>
              <w:rPr>
                <w:noProof/>
                <w:webHidden/>
              </w:rPr>
              <w:tab/>
            </w:r>
            <w:r>
              <w:rPr>
                <w:noProof/>
                <w:webHidden/>
              </w:rPr>
              <w:fldChar w:fldCharType="begin"/>
            </w:r>
            <w:r>
              <w:rPr>
                <w:noProof/>
                <w:webHidden/>
              </w:rPr>
              <w:instrText xml:space="preserve"> PAGEREF _Toc317721149 \h </w:instrText>
            </w:r>
          </w:ins>
          <w:r>
            <w:rPr>
              <w:noProof/>
              <w:webHidden/>
            </w:rPr>
          </w:r>
          <w:r>
            <w:rPr>
              <w:noProof/>
              <w:webHidden/>
            </w:rPr>
            <w:fldChar w:fldCharType="separate"/>
          </w:r>
          <w:ins w:id="217" w:author="Phuong Giang" w:date="2012-02-23T00:43:00Z">
            <w:r>
              <w:rPr>
                <w:noProof/>
                <w:webHidden/>
              </w:rPr>
              <w:t>55</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218" w:author="Phuong Giang" w:date="2012-02-23T00:43:00Z"/>
              <w:rFonts w:asciiTheme="minorHAnsi" w:eastAsiaTheme="minorEastAsia" w:hAnsiTheme="minorHAnsi" w:cstheme="minorBidi"/>
              <w:noProof/>
              <w:lang w:eastAsia="ja-JP"/>
            </w:rPr>
          </w:pPr>
          <w:ins w:id="219"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"_Toc317721150"</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2.2.</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LH_SCR_200</w:t>
            </w:r>
            <w:r>
              <w:rPr>
                <w:noProof/>
                <w:webHidden/>
              </w:rPr>
              <w:tab/>
            </w:r>
            <w:r>
              <w:rPr>
                <w:noProof/>
                <w:webHidden/>
              </w:rPr>
              <w:fldChar w:fldCharType="begin"/>
            </w:r>
            <w:r>
              <w:rPr>
                <w:noProof/>
                <w:webHidden/>
              </w:rPr>
              <w:instrText xml:space="preserve"> PAGEREF _Toc317721150 \h </w:instrText>
            </w:r>
          </w:ins>
          <w:r>
            <w:rPr>
              <w:noProof/>
              <w:webHidden/>
            </w:rPr>
          </w:r>
          <w:r>
            <w:rPr>
              <w:noProof/>
              <w:webHidden/>
            </w:rPr>
            <w:fldChar w:fldCharType="separate"/>
          </w:r>
          <w:ins w:id="220" w:author="Phuong Giang" w:date="2012-02-23T00:43:00Z">
            <w:r>
              <w:rPr>
                <w:noProof/>
                <w:webHidden/>
              </w:rPr>
              <w:t>59</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221" w:author="Phuong Giang" w:date="2012-02-23T00:43:00Z"/>
              <w:rFonts w:asciiTheme="minorHAnsi" w:eastAsiaTheme="minorEastAsia" w:hAnsiTheme="minorHAnsi" w:cstheme="minorBidi"/>
              <w:noProof/>
              <w:lang w:eastAsia="ja-JP"/>
            </w:rPr>
          </w:pPr>
          <w:ins w:id="222"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"_Toc317721151"</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2.3.</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TLH_SCR_300</w:t>
            </w:r>
            <w:r>
              <w:rPr>
                <w:noProof/>
                <w:webHidden/>
              </w:rPr>
              <w:tab/>
            </w:r>
            <w:r>
              <w:rPr>
                <w:noProof/>
                <w:webHidden/>
              </w:rPr>
              <w:fldChar w:fldCharType="begin"/>
            </w:r>
            <w:r>
              <w:rPr>
                <w:noProof/>
                <w:webHidden/>
              </w:rPr>
              <w:instrText xml:space="preserve"> PAGEREF _Toc317721151 \h </w:instrText>
            </w:r>
          </w:ins>
          <w:r>
            <w:rPr>
              <w:noProof/>
              <w:webHidden/>
            </w:rPr>
          </w:r>
          <w:r>
            <w:rPr>
              <w:noProof/>
              <w:webHidden/>
            </w:rPr>
            <w:fldChar w:fldCharType="separate"/>
          </w:r>
          <w:ins w:id="223" w:author="Phuong Giang" w:date="2012-02-23T00:43:00Z">
            <w:r>
              <w:rPr>
                <w:noProof/>
                <w:webHidden/>
              </w:rPr>
              <w:t>62</w:t>
            </w:r>
            <w:r>
              <w:rPr>
                <w:noProof/>
                <w:webHidden/>
              </w:rPr>
              <w:fldChar w:fldCharType="end"/>
            </w:r>
            <w:r w:rsidRPr="00AC72C7">
              <w:rPr>
                <w:rStyle w:val="Hyperlink"/>
                <w:noProof/>
              </w:rPr>
              <w:fldChar w:fldCharType="end"/>
            </w:r>
          </w:ins>
        </w:p>
        <w:p w:rsidR="00071B45" w:rsidRDefault="00071B45">
          <w:pPr>
            <w:pStyle w:val="TOC3"/>
            <w:tabs>
              <w:tab w:val="left" w:pos="1100"/>
              <w:tab w:val="right" w:leader="dot" w:pos="9350"/>
            </w:tabs>
            <w:rPr>
              <w:ins w:id="224" w:author="Phuong Giang" w:date="2012-02-23T00:43:00Z"/>
              <w:rFonts w:asciiTheme="minorHAnsi" w:eastAsiaTheme="minorEastAsia" w:hAnsiTheme="minorHAnsi" w:cstheme="minorBidi"/>
              <w:noProof/>
              <w:lang w:eastAsia="ja-JP"/>
            </w:rPr>
          </w:pPr>
          <w:ins w:id="225"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"_Toc317721152"</w:instrText>
            </w:r>
            <w:r w:rsidRPr="00AC72C7">
              <w:rPr>
                <w:rStyle w:val="Hyperlink"/>
                <w:noProof/>
              </w:rPr>
              <w:instrText xml:space="preserve"> </w:instrText>
            </w:r>
            <w:r w:rsidRPr="00AC72C7">
              <w:rPr>
                <w:rStyle w:val="Hyperlink"/>
                <w:noProof/>
              </w:rPr>
              <w:fldChar w:fldCharType="separate"/>
            </w:r>
            <w:r w:rsidRPr="00AC72C7">
              <w:rPr>
                <w:rStyle w:val="Hyperlink"/>
                <w:rFonts w:ascii="Cambria" w:eastAsia="MS Gothic" w:hAnsi="Cambria"/>
                <w:b/>
                <w:bCs/>
                <w:noProof/>
              </w:rPr>
              <w:t>2.4.</w:t>
            </w:r>
            <w:r>
              <w:rPr>
                <w:rFonts w:asciiTheme="minorHAnsi" w:eastAsiaTheme="minorEastAsia" w:hAnsiTheme="minorHAnsi" w:cstheme="minorBidi"/>
                <w:noProof/>
                <w:lang w:eastAsia="ja-JP"/>
              </w:rPr>
              <w:tab/>
            </w:r>
            <w:r w:rsidRPr="00AC72C7">
              <w:rPr>
                <w:rStyle w:val="Hyperlink"/>
                <w:rFonts w:ascii="Cambria" w:eastAsia="MS Gothic" w:hAnsi="Cambria"/>
                <w:b/>
                <w:bCs/>
                <w:noProof/>
              </w:rPr>
              <w:t>TLH_SCR_400</w:t>
            </w:r>
            <w:r>
              <w:rPr>
                <w:noProof/>
                <w:webHidden/>
              </w:rPr>
              <w:tab/>
            </w:r>
            <w:r>
              <w:rPr>
                <w:noProof/>
                <w:webHidden/>
              </w:rPr>
              <w:fldChar w:fldCharType="begin"/>
            </w:r>
            <w:r>
              <w:rPr>
                <w:noProof/>
                <w:webHidden/>
              </w:rPr>
              <w:instrText xml:space="preserve"> PAGEREF _Toc317721152 \h </w:instrText>
            </w:r>
          </w:ins>
          <w:r>
            <w:rPr>
              <w:noProof/>
              <w:webHidden/>
            </w:rPr>
          </w:r>
          <w:r>
            <w:rPr>
              <w:noProof/>
              <w:webHidden/>
            </w:rPr>
            <w:fldChar w:fldCharType="separate"/>
          </w:r>
          <w:ins w:id="226" w:author="Phuong Giang" w:date="2012-02-23T00:43:00Z">
            <w:r>
              <w:rPr>
                <w:noProof/>
                <w:webHidden/>
              </w:rPr>
              <w:t>65</w:t>
            </w:r>
            <w:r>
              <w:rPr>
                <w:noProof/>
                <w:webHidden/>
              </w:rPr>
              <w:fldChar w:fldCharType="end"/>
            </w:r>
            <w:r w:rsidRPr="00AC72C7">
              <w:rPr>
                <w:rStyle w:val="Hyperlink"/>
                <w:noProof/>
              </w:rPr>
              <w:fldChar w:fldCharType="end"/>
            </w:r>
          </w:ins>
        </w:p>
        <w:p w:rsidR="00071B45" w:rsidRDefault="00071B45">
          <w:pPr>
            <w:pStyle w:val="TOC1"/>
            <w:tabs>
              <w:tab w:val="left" w:pos="440"/>
              <w:tab w:val="right" w:leader="dot" w:pos="9350"/>
            </w:tabs>
            <w:rPr>
              <w:ins w:id="227" w:author="Phuong Giang" w:date="2012-02-23T00:43:00Z"/>
              <w:rFonts w:asciiTheme="minorHAnsi" w:eastAsiaTheme="minorEastAsia" w:hAnsiTheme="minorHAnsi" w:cstheme="minorBidi"/>
              <w:noProof/>
              <w:lang w:eastAsia="ja-JP"/>
            </w:rPr>
          </w:pPr>
          <w:ins w:id="228"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"_Toc317721153"</w:instrText>
            </w:r>
            <w:r w:rsidRPr="00AC72C7">
              <w:rPr>
                <w:rStyle w:val="Hyperlink"/>
                <w:noProof/>
              </w:rPr>
              <w:instrText xml:space="preserve"> </w:instrText>
            </w:r>
            <w:r w:rsidRPr="00AC72C7">
              <w:rPr>
                <w:rStyle w:val="Hyperlink"/>
                <w:noProof/>
              </w:rPr>
              <w:fldChar w:fldCharType="separate"/>
            </w:r>
            <w:r w:rsidRPr="00AC72C7">
              <w:rPr>
                <w:rStyle w:val="Hyperlink"/>
                <w:noProof/>
              </w:rPr>
              <w:t>F.</w:t>
            </w:r>
            <w:r>
              <w:rPr>
                <w:rFonts w:asciiTheme="minorHAnsi" w:eastAsiaTheme="minorEastAsia" w:hAnsiTheme="minorHAnsi" w:cstheme="minorBidi"/>
                <w:noProof/>
                <w:lang w:eastAsia="ja-JP"/>
              </w:rPr>
              <w:tab/>
            </w:r>
            <w:r w:rsidRPr="00AC72C7">
              <w:rPr>
                <w:rStyle w:val="Hyperlink"/>
                <w:noProof/>
              </w:rPr>
              <w:t>Database Design or Data Structures</w:t>
            </w:r>
            <w:r>
              <w:rPr>
                <w:noProof/>
                <w:webHidden/>
              </w:rPr>
              <w:tab/>
            </w:r>
            <w:r>
              <w:rPr>
                <w:noProof/>
                <w:webHidden/>
              </w:rPr>
              <w:fldChar w:fldCharType="begin"/>
            </w:r>
            <w:r>
              <w:rPr>
                <w:noProof/>
                <w:webHidden/>
              </w:rPr>
              <w:instrText xml:space="preserve"> PAGEREF _Toc317721153 \h </w:instrText>
            </w:r>
          </w:ins>
          <w:r>
            <w:rPr>
              <w:noProof/>
              <w:webHidden/>
            </w:rPr>
          </w:r>
          <w:r>
            <w:rPr>
              <w:noProof/>
              <w:webHidden/>
            </w:rPr>
            <w:fldChar w:fldCharType="separate"/>
          </w:r>
          <w:ins w:id="229" w:author="Phuong Giang" w:date="2012-02-23T00:43:00Z">
            <w:r>
              <w:rPr>
                <w:noProof/>
                <w:webHidden/>
              </w:rPr>
              <w:t>65</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230" w:author="Phuong Giang" w:date="2012-02-23T00:43:00Z"/>
              <w:rFonts w:asciiTheme="minorHAnsi" w:eastAsiaTheme="minorEastAsia" w:hAnsiTheme="minorHAnsi" w:cstheme="minorBidi"/>
              <w:noProof/>
              <w:lang w:eastAsia="ja-JP"/>
            </w:rPr>
          </w:pPr>
          <w:ins w:id="231"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"_Toc317721154"</w:instrText>
            </w:r>
            <w:r w:rsidRPr="00AC72C7">
              <w:rPr>
                <w:rStyle w:val="Hyperlink"/>
                <w:noProof/>
              </w:rPr>
              <w:instrText xml:space="preserve"> </w:instrText>
            </w:r>
            <w:r w:rsidRPr="00AC72C7">
              <w:rPr>
                <w:rStyle w:val="Hyperlink"/>
                <w:noProof/>
              </w:rPr>
              <w:fldChar w:fldCharType="separate"/>
            </w:r>
            <w:r w:rsidRPr="00AC72C7">
              <w:rPr>
                <w:rStyle w:val="Hyperlink"/>
                <w:noProof/>
              </w:rPr>
              <w:t>1.</w:t>
            </w:r>
            <w:r>
              <w:rPr>
                <w:rFonts w:asciiTheme="minorHAnsi" w:eastAsiaTheme="minorEastAsia" w:hAnsiTheme="minorHAnsi" w:cstheme="minorBidi"/>
                <w:noProof/>
                <w:lang w:eastAsia="ja-JP"/>
              </w:rPr>
              <w:tab/>
            </w:r>
            <w:r w:rsidRPr="00AC72C7">
              <w:rPr>
                <w:rStyle w:val="Hyperlink"/>
                <w:noProof/>
              </w:rPr>
              <w:t>Teaching Plan Structure</w:t>
            </w:r>
            <w:r>
              <w:rPr>
                <w:noProof/>
                <w:webHidden/>
              </w:rPr>
              <w:tab/>
            </w:r>
            <w:r>
              <w:rPr>
                <w:noProof/>
                <w:webHidden/>
              </w:rPr>
              <w:fldChar w:fldCharType="begin"/>
            </w:r>
            <w:r>
              <w:rPr>
                <w:noProof/>
                <w:webHidden/>
              </w:rPr>
              <w:instrText xml:space="preserve"> PAGEREF _Toc317721154 \h </w:instrText>
            </w:r>
          </w:ins>
          <w:r>
            <w:rPr>
              <w:noProof/>
              <w:webHidden/>
            </w:rPr>
          </w:r>
          <w:r>
            <w:rPr>
              <w:noProof/>
              <w:webHidden/>
            </w:rPr>
            <w:fldChar w:fldCharType="separate"/>
          </w:r>
          <w:ins w:id="232" w:author="Phuong Giang" w:date="2012-02-23T00:43:00Z">
            <w:r>
              <w:rPr>
                <w:noProof/>
                <w:webHidden/>
              </w:rPr>
              <w:t>66</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233" w:author="Phuong Giang" w:date="2012-02-23T00:43:00Z"/>
              <w:rFonts w:asciiTheme="minorHAnsi" w:eastAsiaTheme="minorEastAsia" w:hAnsiTheme="minorHAnsi" w:cstheme="minorBidi"/>
              <w:noProof/>
              <w:lang w:eastAsia="ja-JP"/>
            </w:rPr>
          </w:pPr>
          <w:ins w:id="234"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"_Toc317721155"</w:instrText>
            </w:r>
            <w:r w:rsidRPr="00AC72C7">
              <w:rPr>
                <w:rStyle w:val="Hyperlink"/>
                <w:noProof/>
              </w:rPr>
              <w:instrText xml:space="preserve"> </w:instrText>
            </w:r>
            <w:r w:rsidRPr="00AC72C7">
              <w:rPr>
                <w:rStyle w:val="Hyperlink"/>
                <w:noProof/>
              </w:rPr>
              <w:fldChar w:fldCharType="separate"/>
            </w:r>
            <w:r w:rsidRPr="00AC72C7">
              <w:rPr>
                <w:rStyle w:val="Hyperlink"/>
                <w:noProof/>
              </w:rPr>
              <w:t>2.</w:t>
            </w:r>
            <w:r>
              <w:rPr>
                <w:rFonts w:asciiTheme="minorHAnsi" w:eastAsiaTheme="minorEastAsia" w:hAnsiTheme="minorHAnsi" w:cstheme="minorBidi"/>
                <w:noProof/>
                <w:lang w:eastAsia="ja-JP"/>
              </w:rPr>
              <w:tab/>
            </w:r>
            <w:r w:rsidRPr="00AC72C7">
              <w:rPr>
                <w:rStyle w:val="Hyperlink"/>
                <w:noProof/>
              </w:rPr>
              <w:t>Knowledge Item Structure</w:t>
            </w:r>
            <w:r>
              <w:rPr>
                <w:noProof/>
                <w:webHidden/>
              </w:rPr>
              <w:tab/>
            </w:r>
            <w:r>
              <w:rPr>
                <w:noProof/>
                <w:webHidden/>
              </w:rPr>
              <w:fldChar w:fldCharType="begin"/>
            </w:r>
            <w:r>
              <w:rPr>
                <w:noProof/>
                <w:webHidden/>
              </w:rPr>
              <w:instrText xml:space="preserve"> PAGEREF _Toc317721155 \h </w:instrText>
            </w:r>
          </w:ins>
          <w:r>
            <w:rPr>
              <w:noProof/>
              <w:webHidden/>
            </w:rPr>
          </w:r>
          <w:r>
            <w:rPr>
              <w:noProof/>
              <w:webHidden/>
            </w:rPr>
            <w:fldChar w:fldCharType="separate"/>
          </w:r>
          <w:ins w:id="235" w:author="Phuong Giang" w:date="2012-02-23T00:43:00Z">
            <w:r>
              <w:rPr>
                <w:noProof/>
                <w:webHidden/>
              </w:rPr>
              <w:t>67</w:t>
            </w:r>
            <w:r>
              <w:rPr>
                <w:noProof/>
                <w:webHidden/>
              </w:rPr>
              <w:fldChar w:fldCharType="end"/>
            </w:r>
            <w:r w:rsidRPr="00AC72C7">
              <w:rPr>
                <w:rStyle w:val="Hyperlink"/>
                <w:noProof/>
              </w:rPr>
              <w:fldChar w:fldCharType="end"/>
            </w:r>
          </w:ins>
        </w:p>
        <w:p w:rsidR="00071B45" w:rsidRDefault="00071B45">
          <w:pPr>
            <w:pStyle w:val="TOC2"/>
            <w:tabs>
              <w:tab w:val="left" w:pos="660"/>
              <w:tab w:val="right" w:leader="dot" w:pos="9350"/>
            </w:tabs>
            <w:rPr>
              <w:ins w:id="236" w:author="Phuong Giang" w:date="2012-02-23T00:43:00Z"/>
              <w:rFonts w:asciiTheme="minorHAnsi" w:eastAsiaTheme="minorEastAsia" w:hAnsiTheme="minorHAnsi" w:cstheme="minorBidi"/>
              <w:noProof/>
              <w:lang w:eastAsia="ja-JP"/>
            </w:rPr>
          </w:pPr>
          <w:ins w:id="237" w:author="Phuong Giang" w:date="2012-02-23T00:43:00Z">
            <w:r w:rsidRPr="00AC72C7">
              <w:rPr>
                <w:rStyle w:val="Hyperlink"/>
                <w:noProof/>
              </w:rPr>
              <w:fldChar w:fldCharType="begin"/>
            </w:r>
            <w:r w:rsidRPr="00AC72C7">
              <w:rPr>
                <w:rStyle w:val="Hyperlink"/>
                <w:noProof/>
              </w:rPr>
              <w:instrText xml:space="preserve"> </w:instrText>
            </w:r>
            <w:r>
              <w:rPr>
                <w:noProof/>
              </w:rPr>
              <w:instrText>HYPERLINK \l "_Toc317721156"</w:instrText>
            </w:r>
            <w:r w:rsidRPr="00AC72C7">
              <w:rPr>
                <w:rStyle w:val="Hyperlink"/>
                <w:noProof/>
              </w:rPr>
              <w:instrText xml:space="preserve"> </w:instrText>
            </w:r>
            <w:r w:rsidRPr="00AC72C7">
              <w:rPr>
                <w:rStyle w:val="Hyperlink"/>
                <w:noProof/>
              </w:rPr>
              <w:fldChar w:fldCharType="separate"/>
            </w:r>
            <w:r w:rsidRPr="00AC72C7">
              <w:rPr>
                <w:rStyle w:val="Hyperlink"/>
                <w:noProof/>
              </w:rPr>
              <w:t>3.</w:t>
            </w:r>
            <w:r>
              <w:rPr>
                <w:rFonts w:asciiTheme="minorHAnsi" w:eastAsiaTheme="minorEastAsia" w:hAnsiTheme="minorHAnsi" w:cstheme="minorBidi"/>
                <w:noProof/>
                <w:lang w:eastAsia="ja-JP"/>
              </w:rPr>
              <w:tab/>
            </w:r>
            <w:r w:rsidRPr="00AC72C7">
              <w:rPr>
                <w:rStyle w:val="Hyperlink"/>
                <w:noProof/>
              </w:rPr>
              <w:t>Teaching Method Structure</w:t>
            </w:r>
            <w:r>
              <w:rPr>
                <w:noProof/>
                <w:webHidden/>
              </w:rPr>
              <w:tab/>
            </w:r>
            <w:r>
              <w:rPr>
                <w:noProof/>
                <w:webHidden/>
              </w:rPr>
              <w:fldChar w:fldCharType="begin"/>
            </w:r>
            <w:r>
              <w:rPr>
                <w:noProof/>
                <w:webHidden/>
              </w:rPr>
              <w:instrText xml:space="preserve"> PAGEREF _Toc317721156 \h </w:instrText>
            </w:r>
          </w:ins>
          <w:r>
            <w:rPr>
              <w:noProof/>
              <w:webHidden/>
            </w:rPr>
          </w:r>
          <w:r>
            <w:rPr>
              <w:noProof/>
              <w:webHidden/>
            </w:rPr>
            <w:fldChar w:fldCharType="separate"/>
          </w:r>
          <w:ins w:id="238" w:author="Phuong Giang" w:date="2012-02-23T00:43:00Z">
            <w:r>
              <w:rPr>
                <w:noProof/>
                <w:webHidden/>
              </w:rPr>
              <w:t>68</w:t>
            </w:r>
            <w:r>
              <w:rPr>
                <w:noProof/>
                <w:webHidden/>
              </w:rPr>
              <w:fldChar w:fldCharType="end"/>
            </w:r>
            <w:r w:rsidRPr="00AC72C7">
              <w:rPr>
                <w:rStyle w:val="Hyperlink"/>
                <w:noProof/>
              </w:rPr>
              <w:fldChar w:fldCharType="end"/>
            </w:r>
          </w:ins>
        </w:p>
        <w:p w:rsidR="00071B45" w:rsidRDefault="00071B45">
          <w:pPr>
            <w:pStyle w:val="TOC1"/>
            <w:tabs>
              <w:tab w:val="left" w:pos="440"/>
              <w:tab w:val="right" w:leader="dot" w:pos="9350"/>
            </w:tabs>
            <w:rPr>
              <w:ins w:id="239" w:author="Phuong Giang" w:date="2012-02-23T00:43:00Z"/>
              <w:rFonts w:asciiTheme="minorHAnsi" w:eastAsiaTheme="minorEastAsia" w:hAnsiTheme="minorHAnsi" w:cstheme="minorBidi"/>
              <w:noProof/>
              <w:lang w:eastAsia="ja-JP"/>
            </w:rPr>
          </w:pPr>
          <w:ins w:id="240" w:author="Phuong Giang" w:date="2012-02-23T00:43:00Z">
            <w:r w:rsidRPr="00AC72C7">
              <w:rPr>
                <w:rStyle w:val="Hyperlink"/>
                <w:noProof/>
              </w:rPr>
              <w:lastRenderedPageBreak/>
              <w:fldChar w:fldCharType="begin"/>
            </w:r>
            <w:r w:rsidRPr="00AC72C7">
              <w:rPr>
                <w:rStyle w:val="Hyperlink"/>
                <w:noProof/>
              </w:rPr>
              <w:instrText xml:space="preserve"> </w:instrText>
            </w:r>
            <w:r>
              <w:rPr>
                <w:noProof/>
              </w:rPr>
              <w:instrText>HYPERLINK \l "_Toc317721158"</w:instrText>
            </w:r>
            <w:r w:rsidRPr="00AC72C7">
              <w:rPr>
                <w:rStyle w:val="Hyperlink"/>
                <w:noProof/>
              </w:rPr>
              <w:instrText xml:space="preserve"> </w:instrText>
            </w:r>
            <w:r w:rsidRPr="00AC72C7">
              <w:rPr>
                <w:rStyle w:val="Hyperlink"/>
                <w:noProof/>
              </w:rPr>
              <w:fldChar w:fldCharType="separate"/>
            </w:r>
            <w:r w:rsidRPr="00AC72C7">
              <w:rPr>
                <w:rStyle w:val="Hyperlink"/>
                <w:noProof/>
              </w:rPr>
              <w:t>G.</w:t>
            </w:r>
            <w:r>
              <w:rPr>
                <w:rFonts w:asciiTheme="minorHAnsi" w:eastAsiaTheme="minorEastAsia" w:hAnsiTheme="minorHAnsi" w:cstheme="minorBidi"/>
                <w:noProof/>
                <w:lang w:eastAsia="ja-JP"/>
              </w:rPr>
              <w:tab/>
            </w:r>
            <w:r w:rsidRPr="00AC72C7">
              <w:rPr>
                <w:rStyle w:val="Hyperlink"/>
                <w:noProof/>
              </w:rPr>
              <w:t>Index</w:t>
            </w:r>
            <w:r>
              <w:rPr>
                <w:noProof/>
                <w:webHidden/>
              </w:rPr>
              <w:tab/>
            </w:r>
            <w:r>
              <w:rPr>
                <w:noProof/>
                <w:webHidden/>
              </w:rPr>
              <w:fldChar w:fldCharType="begin"/>
            </w:r>
            <w:r>
              <w:rPr>
                <w:noProof/>
                <w:webHidden/>
              </w:rPr>
              <w:instrText xml:space="preserve"> PAGEREF _Toc317721158 \h </w:instrText>
            </w:r>
          </w:ins>
          <w:r>
            <w:rPr>
              <w:noProof/>
              <w:webHidden/>
            </w:rPr>
          </w:r>
          <w:r>
            <w:rPr>
              <w:noProof/>
              <w:webHidden/>
            </w:rPr>
            <w:fldChar w:fldCharType="separate"/>
          </w:r>
          <w:ins w:id="241" w:author="Phuong Giang" w:date="2012-02-23T00:43:00Z">
            <w:r>
              <w:rPr>
                <w:noProof/>
                <w:webHidden/>
              </w:rPr>
              <w:t>70</w:t>
            </w:r>
            <w:r>
              <w:rPr>
                <w:noProof/>
                <w:webHidden/>
              </w:rPr>
              <w:fldChar w:fldCharType="end"/>
            </w:r>
            <w:r w:rsidRPr="00AC72C7">
              <w:rPr>
                <w:rStyle w:val="Hyperlink"/>
                <w:noProof/>
              </w:rPr>
              <w:fldChar w:fldCharType="end"/>
            </w:r>
          </w:ins>
        </w:p>
        <w:p w:rsidR="00DF7621" w:rsidDel="00CA46F1" w:rsidRDefault="000E16A5">
          <w:pPr>
            <w:pStyle w:val="TOC1"/>
            <w:tabs>
              <w:tab w:val="left" w:pos="440"/>
              <w:tab w:val="right" w:leader="dot" w:pos="9350"/>
            </w:tabs>
            <w:rPr>
              <w:del w:id="242" w:author="Phuong Giang" w:date="2012-02-22T17:35:00Z"/>
              <w:rFonts w:asciiTheme="minorHAnsi" w:eastAsiaTheme="minorEastAsia" w:hAnsiTheme="minorHAnsi" w:cstheme="minorBidi"/>
              <w:noProof/>
              <w:lang w:eastAsia="ja-JP"/>
            </w:rPr>
          </w:pPr>
          <w:del w:id="243" w:author="Phuong Giang" w:date="2012-02-22T17:35:00Z">
            <w:r w:rsidRPr="000E16A5">
              <w:rPr>
                <w:rPrChange w:id="244" w:author="Phuong Giang" w:date="2012-02-22T17:35:00Z">
                  <w:rPr>
                    <w:rStyle w:val="Hyperlink"/>
                    <w:rFonts w:asciiTheme="majorHAnsi" w:eastAsiaTheme="majorEastAsia" w:hAnsiTheme="majorHAnsi" w:cstheme="majorBidi"/>
                    <w:b/>
                    <w:bCs/>
                    <w:noProof/>
                    <w:sz w:val="28"/>
                    <w:szCs w:val="28"/>
                    <w:lang w:eastAsia="ja-JP"/>
                  </w:rPr>
                </w:rPrChange>
              </w:rPr>
              <w:delText>B.</w:delText>
            </w:r>
            <w:r w:rsidR="00DF7621" w:rsidDel="00CA46F1">
              <w:rPr>
                <w:rFonts w:asciiTheme="minorHAnsi" w:eastAsiaTheme="minorEastAsia" w:hAnsiTheme="minorHAnsi" w:cstheme="minorBidi"/>
                <w:noProof/>
                <w:lang w:eastAsia="ja-JP"/>
              </w:rPr>
              <w:tab/>
            </w:r>
            <w:r w:rsidRPr="000E16A5">
              <w:rPr>
                <w:rPrChange w:id="245" w:author="Phuong Giang" w:date="2012-02-22T17:35:00Z">
                  <w:rPr>
                    <w:rStyle w:val="Hyperlink"/>
                    <w:rFonts w:asciiTheme="majorHAnsi" w:eastAsiaTheme="majorEastAsia" w:hAnsiTheme="majorHAnsi" w:cstheme="majorBidi"/>
                    <w:b/>
                    <w:bCs/>
                    <w:noProof/>
                    <w:sz w:val="28"/>
                    <w:szCs w:val="28"/>
                    <w:lang w:eastAsia="ja-JP"/>
                  </w:rPr>
                </w:rPrChange>
              </w:rPr>
              <w:delText>Design Overview</w:delText>
            </w:r>
            <w:r w:rsidR="00DF7621" w:rsidDel="00CA46F1">
              <w:rPr>
                <w:noProof/>
                <w:webHidden/>
              </w:rPr>
              <w:tab/>
              <w:delText>4</w:delText>
            </w:r>
          </w:del>
        </w:p>
        <w:p w:rsidR="00DF7621" w:rsidDel="00CA46F1" w:rsidRDefault="000E16A5">
          <w:pPr>
            <w:pStyle w:val="TOC1"/>
            <w:tabs>
              <w:tab w:val="left" w:pos="440"/>
              <w:tab w:val="right" w:leader="dot" w:pos="9350"/>
            </w:tabs>
            <w:rPr>
              <w:del w:id="246" w:author="Phuong Giang" w:date="2012-02-22T17:35:00Z"/>
              <w:rFonts w:asciiTheme="minorHAnsi" w:eastAsiaTheme="minorEastAsia" w:hAnsiTheme="minorHAnsi" w:cstheme="minorBidi"/>
              <w:noProof/>
              <w:lang w:eastAsia="ja-JP"/>
            </w:rPr>
          </w:pPr>
          <w:del w:id="247" w:author="Phuong Giang" w:date="2012-02-22T17:35:00Z">
            <w:r w:rsidRPr="000E16A5">
              <w:rPr>
                <w:rPrChange w:id="248" w:author="Phuong Giang" w:date="2012-02-22T17:35:00Z">
                  <w:rPr>
                    <w:rStyle w:val="Hyperlink"/>
                    <w:rFonts w:asciiTheme="majorHAnsi" w:eastAsiaTheme="majorEastAsia" w:hAnsiTheme="majorHAnsi" w:cstheme="majorBidi"/>
                    <w:b/>
                    <w:bCs/>
                    <w:noProof/>
                    <w:sz w:val="28"/>
                    <w:szCs w:val="28"/>
                    <w:lang w:eastAsia="ja-JP"/>
                  </w:rPr>
                </w:rPrChange>
              </w:rPr>
              <w:delText>C.</w:delText>
            </w:r>
            <w:r w:rsidR="00DF7621" w:rsidDel="00CA46F1">
              <w:rPr>
                <w:rFonts w:asciiTheme="minorHAnsi" w:eastAsiaTheme="minorEastAsia" w:hAnsiTheme="minorHAnsi" w:cstheme="minorBidi"/>
                <w:noProof/>
                <w:lang w:eastAsia="ja-JP"/>
              </w:rPr>
              <w:tab/>
            </w:r>
            <w:r w:rsidRPr="000E16A5">
              <w:rPr>
                <w:rPrChange w:id="249" w:author="Phuong Giang" w:date="2012-02-22T17:35:00Z">
                  <w:rPr>
                    <w:rStyle w:val="Hyperlink"/>
                    <w:rFonts w:asciiTheme="majorHAnsi" w:eastAsiaTheme="majorEastAsia" w:hAnsiTheme="majorHAnsi" w:cstheme="majorBidi"/>
                    <w:b/>
                    <w:bCs/>
                    <w:noProof/>
                    <w:sz w:val="28"/>
                    <w:szCs w:val="28"/>
                    <w:lang w:eastAsia="ja-JP"/>
                  </w:rPr>
                </w:rPrChange>
              </w:rPr>
              <w:delText>System Architectural Design</w:delText>
            </w:r>
            <w:r w:rsidR="00DF7621" w:rsidDel="00CA46F1">
              <w:rPr>
                <w:noProof/>
                <w:webHidden/>
              </w:rPr>
              <w:tab/>
              <w:delText>4</w:delText>
            </w:r>
          </w:del>
        </w:p>
        <w:p w:rsidR="00DF7621" w:rsidDel="00CA46F1" w:rsidRDefault="000E16A5">
          <w:pPr>
            <w:pStyle w:val="TOC2"/>
            <w:tabs>
              <w:tab w:val="left" w:pos="660"/>
              <w:tab w:val="right" w:leader="dot" w:pos="9350"/>
            </w:tabs>
            <w:rPr>
              <w:del w:id="250" w:author="Phuong Giang" w:date="2012-02-22T17:35:00Z"/>
              <w:rFonts w:asciiTheme="minorHAnsi" w:eastAsiaTheme="minorEastAsia" w:hAnsiTheme="minorHAnsi" w:cstheme="minorBidi"/>
              <w:noProof/>
              <w:lang w:eastAsia="ja-JP"/>
            </w:rPr>
          </w:pPr>
          <w:del w:id="251" w:author="Phuong Giang" w:date="2012-02-22T17:35:00Z">
            <w:r w:rsidRPr="000E16A5">
              <w:rPr>
                <w:rPrChange w:id="252" w:author="Phuong Giang" w:date="2012-02-22T17:35:00Z">
                  <w:rPr>
                    <w:rStyle w:val="Hyperlink"/>
                    <w:rFonts w:asciiTheme="majorHAnsi" w:eastAsiaTheme="majorEastAsia" w:hAnsiTheme="majorHAnsi" w:cstheme="majorBidi"/>
                    <w:b/>
                    <w:bCs/>
                    <w:noProof/>
                    <w:sz w:val="28"/>
                    <w:szCs w:val="28"/>
                    <w:lang w:eastAsia="ja-JP"/>
                  </w:rPr>
                </w:rPrChange>
              </w:rPr>
              <w:delText>1.</w:delText>
            </w:r>
            <w:r w:rsidR="00DF7621" w:rsidDel="00CA46F1">
              <w:rPr>
                <w:rFonts w:asciiTheme="minorHAnsi" w:eastAsiaTheme="minorEastAsia" w:hAnsiTheme="minorHAnsi" w:cstheme="minorBidi"/>
                <w:noProof/>
                <w:lang w:eastAsia="ja-JP"/>
              </w:rPr>
              <w:tab/>
            </w:r>
            <w:r w:rsidRPr="000E16A5">
              <w:rPr>
                <w:rPrChange w:id="253" w:author="Phuong Giang" w:date="2012-02-22T17:35:00Z">
                  <w:rPr>
                    <w:rStyle w:val="Hyperlink"/>
                    <w:rFonts w:asciiTheme="majorHAnsi" w:eastAsiaTheme="majorEastAsia" w:hAnsiTheme="majorHAnsi" w:cstheme="majorBidi"/>
                    <w:b/>
                    <w:bCs/>
                    <w:noProof/>
                    <w:sz w:val="28"/>
                    <w:szCs w:val="28"/>
                    <w:lang w:eastAsia="ja-JP"/>
                  </w:rPr>
                </w:rPrChange>
              </w:rPr>
              <w:delText>Choice of System Architecture</w:delText>
            </w:r>
            <w:r w:rsidR="00DF7621" w:rsidDel="00CA46F1">
              <w:rPr>
                <w:noProof/>
                <w:webHidden/>
              </w:rPr>
              <w:tab/>
              <w:delText>4</w:delText>
            </w:r>
          </w:del>
        </w:p>
        <w:p w:rsidR="00DF7621" w:rsidDel="00CA46F1" w:rsidRDefault="000E16A5">
          <w:pPr>
            <w:pStyle w:val="TOC2"/>
            <w:tabs>
              <w:tab w:val="left" w:pos="660"/>
              <w:tab w:val="right" w:leader="dot" w:pos="9350"/>
            </w:tabs>
            <w:rPr>
              <w:del w:id="254" w:author="Phuong Giang" w:date="2012-02-22T17:35:00Z"/>
              <w:rFonts w:asciiTheme="minorHAnsi" w:eastAsiaTheme="minorEastAsia" w:hAnsiTheme="minorHAnsi" w:cstheme="minorBidi"/>
              <w:noProof/>
              <w:lang w:eastAsia="ja-JP"/>
            </w:rPr>
          </w:pPr>
          <w:del w:id="255" w:author="Phuong Giang" w:date="2012-02-22T17:35:00Z">
            <w:r w:rsidRPr="000E16A5">
              <w:rPr>
                <w:rPrChange w:id="256" w:author="Phuong Giang" w:date="2012-02-22T17:35:00Z">
                  <w:rPr>
                    <w:rStyle w:val="Hyperlink"/>
                    <w:rFonts w:asciiTheme="majorHAnsi" w:eastAsiaTheme="majorEastAsia" w:hAnsiTheme="majorHAnsi" w:cstheme="majorBidi"/>
                    <w:b/>
                    <w:bCs/>
                    <w:noProof/>
                    <w:sz w:val="28"/>
                    <w:szCs w:val="28"/>
                    <w:lang w:eastAsia="ja-JP"/>
                  </w:rPr>
                </w:rPrChange>
              </w:rPr>
              <w:delText>2.</w:delText>
            </w:r>
            <w:r w:rsidR="00DF7621" w:rsidDel="00CA46F1">
              <w:rPr>
                <w:rFonts w:asciiTheme="minorHAnsi" w:eastAsiaTheme="minorEastAsia" w:hAnsiTheme="minorHAnsi" w:cstheme="minorBidi"/>
                <w:noProof/>
                <w:lang w:eastAsia="ja-JP"/>
              </w:rPr>
              <w:tab/>
            </w:r>
            <w:r w:rsidRPr="000E16A5">
              <w:rPr>
                <w:rPrChange w:id="257" w:author="Phuong Giang" w:date="2012-02-22T17:35:00Z">
                  <w:rPr>
                    <w:rStyle w:val="Hyperlink"/>
                    <w:rFonts w:asciiTheme="majorHAnsi" w:eastAsiaTheme="majorEastAsia" w:hAnsiTheme="majorHAnsi" w:cstheme="majorBidi"/>
                    <w:b/>
                    <w:bCs/>
                    <w:noProof/>
                    <w:sz w:val="28"/>
                    <w:szCs w:val="28"/>
                    <w:lang w:eastAsia="ja-JP"/>
                  </w:rPr>
                </w:rPrChange>
              </w:rPr>
              <w:delText>Discussion of Alternative Designs</w:delText>
            </w:r>
            <w:r w:rsidR="00DF7621" w:rsidDel="00CA46F1">
              <w:rPr>
                <w:noProof/>
                <w:webHidden/>
              </w:rPr>
              <w:tab/>
              <w:delText>4</w:delText>
            </w:r>
          </w:del>
        </w:p>
        <w:p w:rsidR="00DF7621" w:rsidDel="00CA46F1" w:rsidRDefault="000E16A5">
          <w:pPr>
            <w:pStyle w:val="TOC2"/>
            <w:tabs>
              <w:tab w:val="left" w:pos="660"/>
              <w:tab w:val="right" w:leader="dot" w:pos="9350"/>
            </w:tabs>
            <w:rPr>
              <w:del w:id="258" w:author="Phuong Giang" w:date="2012-02-22T17:35:00Z"/>
              <w:rFonts w:asciiTheme="minorHAnsi" w:eastAsiaTheme="minorEastAsia" w:hAnsiTheme="minorHAnsi" w:cstheme="minorBidi"/>
              <w:noProof/>
              <w:lang w:eastAsia="ja-JP"/>
            </w:rPr>
          </w:pPr>
          <w:del w:id="259" w:author="Phuong Giang" w:date="2012-02-22T17:35:00Z">
            <w:r w:rsidRPr="000E16A5">
              <w:rPr>
                <w:rPrChange w:id="260" w:author="Phuong Giang" w:date="2012-02-22T17:35:00Z">
                  <w:rPr>
                    <w:rStyle w:val="Hyperlink"/>
                    <w:rFonts w:asciiTheme="majorHAnsi" w:eastAsiaTheme="majorEastAsia" w:hAnsiTheme="majorHAnsi" w:cstheme="majorBidi"/>
                    <w:b/>
                    <w:bCs/>
                    <w:noProof/>
                    <w:sz w:val="28"/>
                    <w:szCs w:val="28"/>
                    <w:lang w:eastAsia="ja-JP"/>
                  </w:rPr>
                </w:rPrChange>
              </w:rPr>
              <w:delText>3.</w:delText>
            </w:r>
            <w:r w:rsidR="00DF7621" w:rsidDel="00CA46F1">
              <w:rPr>
                <w:rFonts w:asciiTheme="minorHAnsi" w:eastAsiaTheme="minorEastAsia" w:hAnsiTheme="minorHAnsi" w:cstheme="minorBidi"/>
                <w:noProof/>
                <w:lang w:eastAsia="ja-JP"/>
              </w:rPr>
              <w:tab/>
            </w:r>
            <w:r w:rsidRPr="000E16A5">
              <w:rPr>
                <w:rPrChange w:id="261" w:author="Phuong Giang" w:date="2012-02-22T17:35:00Z">
                  <w:rPr>
                    <w:rStyle w:val="Hyperlink"/>
                    <w:rFonts w:asciiTheme="majorHAnsi" w:eastAsiaTheme="majorEastAsia" w:hAnsiTheme="majorHAnsi" w:cstheme="majorBidi"/>
                    <w:b/>
                    <w:bCs/>
                    <w:noProof/>
                    <w:sz w:val="28"/>
                    <w:szCs w:val="28"/>
                    <w:lang w:eastAsia="ja-JP"/>
                  </w:rPr>
                </w:rPrChange>
              </w:rPr>
              <w:delText>Description of System Interface</w:delText>
            </w:r>
            <w:r w:rsidR="00DF7621" w:rsidDel="00CA46F1">
              <w:rPr>
                <w:noProof/>
                <w:webHidden/>
              </w:rPr>
              <w:tab/>
              <w:delText>4</w:delText>
            </w:r>
          </w:del>
        </w:p>
        <w:p w:rsidR="00DF7621" w:rsidDel="00CA46F1" w:rsidRDefault="000E16A5">
          <w:pPr>
            <w:pStyle w:val="TOC1"/>
            <w:tabs>
              <w:tab w:val="left" w:pos="440"/>
              <w:tab w:val="right" w:leader="dot" w:pos="9350"/>
            </w:tabs>
            <w:rPr>
              <w:del w:id="262" w:author="Phuong Giang" w:date="2012-02-22T17:35:00Z"/>
              <w:rFonts w:asciiTheme="minorHAnsi" w:eastAsiaTheme="minorEastAsia" w:hAnsiTheme="minorHAnsi" w:cstheme="minorBidi"/>
              <w:noProof/>
              <w:lang w:eastAsia="ja-JP"/>
            </w:rPr>
          </w:pPr>
          <w:del w:id="263" w:author="Phuong Giang" w:date="2012-02-22T17:35:00Z">
            <w:r w:rsidRPr="000E16A5">
              <w:rPr>
                <w:rPrChange w:id="264" w:author="Phuong Giang" w:date="2012-02-22T17:35:00Z">
                  <w:rPr>
                    <w:rStyle w:val="Hyperlink"/>
                    <w:rFonts w:asciiTheme="majorHAnsi" w:eastAsiaTheme="majorEastAsia" w:hAnsiTheme="majorHAnsi" w:cstheme="majorBidi"/>
                    <w:b/>
                    <w:bCs/>
                    <w:noProof/>
                    <w:sz w:val="28"/>
                    <w:szCs w:val="28"/>
                    <w:lang w:eastAsia="ja-JP"/>
                  </w:rPr>
                </w:rPrChange>
              </w:rPr>
              <w:delText>D.</w:delText>
            </w:r>
            <w:r w:rsidR="00DF7621" w:rsidDel="00CA46F1">
              <w:rPr>
                <w:rFonts w:asciiTheme="minorHAnsi" w:eastAsiaTheme="minorEastAsia" w:hAnsiTheme="minorHAnsi" w:cstheme="minorBidi"/>
                <w:noProof/>
                <w:lang w:eastAsia="ja-JP"/>
              </w:rPr>
              <w:tab/>
            </w:r>
            <w:r w:rsidRPr="000E16A5">
              <w:rPr>
                <w:rPrChange w:id="265" w:author="Phuong Giang" w:date="2012-02-22T17:35:00Z">
                  <w:rPr>
                    <w:rStyle w:val="Hyperlink"/>
                    <w:rFonts w:asciiTheme="majorHAnsi" w:eastAsiaTheme="majorEastAsia" w:hAnsiTheme="majorHAnsi" w:cstheme="majorBidi"/>
                    <w:b/>
                    <w:bCs/>
                    <w:noProof/>
                    <w:sz w:val="28"/>
                    <w:szCs w:val="28"/>
                    <w:lang w:eastAsia="ja-JP"/>
                  </w:rPr>
                </w:rPrChange>
              </w:rPr>
              <w:delText>Component Diagram</w:delText>
            </w:r>
            <w:r w:rsidR="00DF7621" w:rsidDel="00CA46F1">
              <w:rPr>
                <w:noProof/>
                <w:webHidden/>
              </w:rPr>
              <w:tab/>
              <w:delText>4</w:delText>
            </w:r>
          </w:del>
        </w:p>
        <w:p w:rsidR="00DF7621" w:rsidDel="00CA46F1" w:rsidRDefault="000E16A5">
          <w:pPr>
            <w:pStyle w:val="TOC1"/>
            <w:tabs>
              <w:tab w:val="left" w:pos="440"/>
              <w:tab w:val="right" w:leader="dot" w:pos="9350"/>
            </w:tabs>
            <w:rPr>
              <w:del w:id="266" w:author="Phuong Giang" w:date="2012-02-22T17:35:00Z"/>
              <w:rFonts w:asciiTheme="minorHAnsi" w:eastAsiaTheme="minorEastAsia" w:hAnsiTheme="minorHAnsi" w:cstheme="minorBidi"/>
              <w:noProof/>
              <w:lang w:eastAsia="ja-JP"/>
            </w:rPr>
          </w:pPr>
          <w:del w:id="267" w:author="Phuong Giang" w:date="2012-02-22T17:35:00Z">
            <w:r w:rsidRPr="000E16A5">
              <w:rPr>
                <w:rPrChange w:id="268" w:author="Phuong Giang" w:date="2012-02-22T17:35:00Z">
                  <w:rPr>
                    <w:rStyle w:val="Hyperlink"/>
                    <w:rFonts w:asciiTheme="majorHAnsi" w:eastAsiaTheme="majorEastAsia" w:hAnsiTheme="majorHAnsi" w:cstheme="majorBidi"/>
                    <w:b/>
                    <w:bCs/>
                    <w:noProof/>
                    <w:sz w:val="28"/>
                    <w:szCs w:val="28"/>
                    <w:lang w:eastAsia="ja-JP"/>
                  </w:rPr>
                </w:rPrChange>
              </w:rPr>
              <w:delText>E.</w:delText>
            </w:r>
            <w:r w:rsidR="00DF7621" w:rsidDel="00CA46F1">
              <w:rPr>
                <w:rFonts w:asciiTheme="minorHAnsi" w:eastAsiaTheme="minorEastAsia" w:hAnsiTheme="minorHAnsi" w:cstheme="minorBidi"/>
                <w:noProof/>
                <w:lang w:eastAsia="ja-JP"/>
              </w:rPr>
              <w:tab/>
            </w:r>
            <w:r w:rsidRPr="000E16A5">
              <w:rPr>
                <w:rPrChange w:id="269" w:author="Phuong Giang" w:date="2012-02-22T17:35:00Z">
                  <w:rPr>
                    <w:rStyle w:val="Hyperlink"/>
                    <w:rFonts w:asciiTheme="majorHAnsi" w:eastAsiaTheme="majorEastAsia" w:hAnsiTheme="majorHAnsi" w:cstheme="majorBidi"/>
                    <w:b/>
                    <w:bCs/>
                    <w:noProof/>
                    <w:sz w:val="28"/>
                    <w:szCs w:val="28"/>
                    <w:lang w:eastAsia="ja-JP"/>
                  </w:rPr>
                </w:rPrChange>
              </w:rPr>
              <w:delText>Detailed Description of Components</w:delText>
            </w:r>
            <w:r w:rsidR="00DF7621" w:rsidDel="00CA46F1">
              <w:rPr>
                <w:noProof/>
                <w:webHidden/>
              </w:rPr>
              <w:tab/>
              <w:delText>4</w:delText>
            </w:r>
          </w:del>
        </w:p>
        <w:p w:rsidR="00DF7621" w:rsidDel="00CA46F1" w:rsidRDefault="000E16A5">
          <w:pPr>
            <w:pStyle w:val="TOC2"/>
            <w:tabs>
              <w:tab w:val="left" w:pos="660"/>
              <w:tab w:val="right" w:leader="dot" w:pos="9350"/>
            </w:tabs>
            <w:rPr>
              <w:del w:id="270" w:author="Phuong Giang" w:date="2012-02-22T17:35:00Z"/>
              <w:rFonts w:asciiTheme="minorHAnsi" w:eastAsiaTheme="minorEastAsia" w:hAnsiTheme="minorHAnsi" w:cstheme="minorBidi"/>
              <w:noProof/>
              <w:lang w:eastAsia="ja-JP"/>
            </w:rPr>
          </w:pPr>
          <w:del w:id="271" w:author="Phuong Giang" w:date="2012-02-22T17:35:00Z">
            <w:r w:rsidRPr="000E16A5">
              <w:rPr>
                <w:rPrChange w:id="272" w:author="Phuong Giang" w:date="2012-02-22T17:35:00Z">
                  <w:rPr>
                    <w:rStyle w:val="Hyperlink"/>
                    <w:rFonts w:asciiTheme="majorHAnsi" w:eastAsiaTheme="majorEastAsia" w:hAnsiTheme="majorHAnsi" w:cstheme="majorBidi"/>
                    <w:b/>
                    <w:bCs/>
                    <w:noProof/>
                    <w:sz w:val="28"/>
                    <w:szCs w:val="28"/>
                    <w:lang w:eastAsia="ja-JP"/>
                  </w:rPr>
                </w:rPrChange>
              </w:rPr>
              <w:delText>1.</w:delText>
            </w:r>
            <w:r w:rsidR="00DF7621" w:rsidDel="00CA46F1">
              <w:rPr>
                <w:rFonts w:asciiTheme="minorHAnsi" w:eastAsiaTheme="minorEastAsia" w:hAnsiTheme="minorHAnsi" w:cstheme="minorBidi"/>
                <w:noProof/>
                <w:lang w:eastAsia="ja-JP"/>
              </w:rPr>
              <w:tab/>
            </w:r>
            <w:r w:rsidRPr="000E16A5">
              <w:rPr>
                <w:rPrChange w:id="273" w:author="Phuong Giang" w:date="2012-02-22T17:35:00Z">
                  <w:rPr>
                    <w:rStyle w:val="Hyperlink"/>
                    <w:rFonts w:asciiTheme="majorHAnsi" w:eastAsiaTheme="majorEastAsia" w:hAnsiTheme="majorHAnsi" w:cstheme="majorBidi"/>
                    <w:b/>
                    <w:bCs/>
                    <w:noProof/>
                    <w:sz w:val="28"/>
                    <w:szCs w:val="28"/>
                    <w:lang w:eastAsia="ja-JP"/>
                  </w:rPr>
                </w:rPrChange>
              </w:rPr>
              <w:delText>CRC Cards (Class – Responsibility – Collaborators)</w:delText>
            </w:r>
            <w:r w:rsidR="00DF7621" w:rsidDel="00CA46F1">
              <w:rPr>
                <w:noProof/>
                <w:webHidden/>
              </w:rPr>
              <w:tab/>
              <w:delText>4</w:delText>
            </w:r>
          </w:del>
        </w:p>
        <w:p w:rsidR="00DF7621" w:rsidDel="00CA46F1" w:rsidRDefault="000E16A5">
          <w:pPr>
            <w:pStyle w:val="TOC2"/>
            <w:tabs>
              <w:tab w:val="left" w:pos="660"/>
              <w:tab w:val="right" w:leader="dot" w:pos="9350"/>
            </w:tabs>
            <w:rPr>
              <w:del w:id="274" w:author="Phuong Giang" w:date="2012-02-22T17:35:00Z"/>
              <w:rFonts w:asciiTheme="minorHAnsi" w:eastAsiaTheme="minorEastAsia" w:hAnsiTheme="minorHAnsi" w:cstheme="minorBidi"/>
              <w:noProof/>
              <w:lang w:eastAsia="ja-JP"/>
            </w:rPr>
          </w:pPr>
          <w:del w:id="275" w:author="Phuong Giang" w:date="2012-02-22T17:35:00Z">
            <w:r w:rsidRPr="000E16A5">
              <w:rPr>
                <w:rPrChange w:id="276" w:author="Phuong Giang" w:date="2012-02-22T17:35:00Z">
                  <w:rPr>
                    <w:rStyle w:val="Hyperlink"/>
                    <w:rFonts w:asciiTheme="majorHAnsi" w:eastAsiaTheme="majorEastAsia" w:hAnsiTheme="majorHAnsi" w:cstheme="majorBidi"/>
                    <w:b/>
                    <w:bCs/>
                    <w:noProof/>
                    <w:sz w:val="28"/>
                    <w:szCs w:val="28"/>
                    <w:lang w:eastAsia="ja-JP"/>
                  </w:rPr>
                </w:rPrChange>
              </w:rPr>
              <w:delText>2.</w:delText>
            </w:r>
            <w:r w:rsidR="00DF7621" w:rsidDel="00CA46F1">
              <w:rPr>
                <w:rFonts w:asciiTheme="minorHAnsi" w:eastAsiaTheme="minorEastAsia" w:hAnsiTheme="minorHAnsi" w:cstheme="minorBidi"/>
                <w:noProof/>
                <w:lang w:eastAsia="ja-JP"/>
              </w:rPr>
              <w:tab/>
            </w:r>
            <w:r w:rsidRPr="000E16A5">
              <w:rPr>
                <w:rPrChange w:id="277" w:author="Phuong Giang" w:date="2012-02-22T17:35:00Z">
                  <w:rPr>
                    <w:rStyle w:val="Hyperlink"/>
                    <w:rFonts w:asciiTheme="majorHAnsi" w:eastAsiaTheme="majorEastAsia" w:hAnsiTheme="majorHAnsi" w:cstheme="majorBidi"/>
                    <w:b/>
                    <w:bCs/>
                    <w:noProof/>
                    <w:sz w:val="28"/>
                    <w:szCs w:val="28"/>
                    <w:lang w:eastAsia="ja-JP"/>
                  </w:rPr>
                </w:rPrChange>
              </w:rPr>
              <w:delText>Component</w:delText>
            </w:r>
            <w:r w:rsidR="00DF7621" w:rsidDel="00CA46F1">
              <w:rPr>
                <w:noProof/>
                <w:webHidden/>
              </w:rPr>
              <w:tab/>
              <w:delText>4</w:delText>
            </w:r>
          </w:del>
        </w:p>
        <w:p w:rsidR="00DF7621" w:rsidDel="00CA46F1" w:rsidRDefault="000E16A5">
          <w:pPr>
            <w:pStyle w:val="TOC3"/>
            <w:tabs>
              <w:tab w:val="left" w:pos="1100"/>
              <w:tab w:val="right" w:leader="dot" w:pos="9350"/>
            </w:tabs>
            <w:rPr>
              <w:del w:id="278" w:author="Phuong Giang" w:date="2012-02-22T17:35:00Z"/>
              <w:rFonts w:asciiTheme="minorHAnsi" w:eastAsiaTheme="minorEastAsia" w:hAnsiTheme="minorHAnsi" w:cstheme="minorBidi"/>
              <w:noProof/>
              <w:lang w:eastAsia="ja-JP"/>
            </w:rPr>
          </w:pPr>
          <w:del w:id="279" w:author="Phuong Giang" w:date="2012-02-22T17:35:00Z">
            <w:r w:rsidRPr="000E16A5">
              <w:rPr>
                <w:rPrChange w:id="280" w:author="Phuong Giang" w:date="2012-02-22T17:35:00Z">
                  <w:rPr>
                    <w:rStyle w:val="Hyperlink"/>
                    <w:rFonts w:asciiTheme="majorHAnsi" w:eastAsiaTheme="majorEastAsia" w:hAnsiTheme="majorHAnsi" w:cstheme="majorBidi"/>
                    <w:b/>
                    <w:bCs/>
                    <w:noProof/>
                    <w:sz w:val="28"/>
                    <w:szCs w:val="28"/>
                    <w:lang w:eastAsia="ja-JP"/>
                  </w:rPr>
                </w:rPrChange>
              </w:rPr>
              <w:delText>2.1.</w:delText>
            </w:r>
            <w:r w:rsidR="00DF7621" w:rsidDel="00CA46F1">
              <w:rPr>
                <w:rFonts w:asciiTheme="minorHAnsi" w:eastAsiaTheme="minorEastAsia" w:hAnsiTheme="minorHAnsi" w:cstheme="minorBidi"/>
                <w:noProof/>
                <w:lang w:eastAsia="ja-JP"/>
              </w:rPr>
              <w:tab/>
            </w:r>
            <w:r w:rsidRPr="000E16A5">
              <w:rPr>
                <w:rPrChange w:id="281" w:author="Phuong Giang" w:date="2012-02-22T17:35:00Z">
                  <w:rPr>
                    <w:rStyle w:val="Hyperlink"/>
                    <w:rFonts w:asciiTheme="majorHAnsi" w:eastAsiaTheme="majorEastAsia" w:hAnsiTheme="majorHAnsi" w:cstheme="majorBidi"/>
                    <w:b/>
                    <w:bCs/>
                    <w:noProof/>
                    <w:sz w:val="28"/>
                    <w:szCs w:val="28"/>
                    <w:lang w:eastAsia="ja-JP"/>
                  </w:rPr>
                </w:rPrChange>
              </w:rPr>
              <w:delText>Class Diagram Class Diagram Explanation</w:delText>
            </w:r>
            <w:r w:rsidR="00DF7621" w:rsidDel="00CA46F1">
              <w:rPr>
                <w:noProof/>
                <w:webHidden/>
              </w:rPr>
              <w:tab/>
              <w:delText>4</w:delText>
            </w:r>
          </w:del>
        </w:p>
        <w:p w:rsidR="00DF7621" w:rsidDel="00CA46F1" w:rsidRDefault="000E16A5">
          <w:pPr>
            <w:pStyle w:val="TOC3"/>
            <w:tabs>
              <w:tab w:val="left" w:pos="1100"/>
              <w:tab w:val="right" w:leader="dot" w:pos="9350"/>
            </w:tabs>
            <w:rPr>
              <w:del w:id="282" w:author="Phuong Giang" w:date="2012-02-22T17:35:00Z"/>
              <w:rFonts w:asciiTheme="minorHAnsi" w:eastAsiaTheme="minorEastAsia" w:hAnsiTheme="minorHAnsi" w:cstheme="minorBidi"/>
              <w:noProof/>
              <w:lang w:eastAsia="ja-JP"/>
            </w:rPr>
          </w:pPr>
          <w:del w:id="283" w:author="Phuong Giang" w:date="2012-02-22T17:35:00Z">
            <w:r w:rsidRPr="000E16A5">
              <w:rPr>
                <w:rPrChange w:id="284" w:author="Phuong Giang" w:date="2012-02-22T17:35:00Z">
                  <w:rPr>
                    <w:rStyle w:val="Hyperlink"/>
                    <w:rFonts w:asciiTheme="majorHAnsi" w:eastAsiaTheme="majorEastAsia" w:hAnsiTheme="majorHAnsi" w:cstheme="majorBidi"/>
                    <w:b/>
                    <w:bCs/>
                    <w:noProof/>
                    <w:sz w:val="28"/>
                    <w:szCs w:val="28"/>
                    <w:lang w:eastAsia="ja-JP"/>
                  </w:rPr>
                </w:rPrChange>
              </w:rPr>
              <w:delText>2.2.</w:delText>
            </w:r>
            <w:r w:rsidR="00DF7621" w:rsidDel="00CA46F1">
              <w:rPr>
                <w:rFonts w:asciiTheme="minorHAnsi" w:eastAsiaTheme="minorEastAsia" w:hAnsiTheme="minorHAnsi" w:cstheme="minorBidi"/>
                <w:noProof/>
                <w:lang w:eastAsia="ja-JP"/>
              </w:rPr>
              <w:tab/>
            </w:r>
            <w:r w:rsidRPr="000E16A5">
              <w:rPr>
                <w:rPrChange w:id="285" w:author="Phuong Giang" w:date="2012-02-22T17:35:00Z">
                  <w:rPr>
                    <w:rStyle w:val="Hyperlink"/>
                    <w:rFonts w:asciiTheme="majorHAnsi" w:eastAsiaTheme="majorEastAsia" w:hAnsiTheme="majorHAnsi" w:cstheme="majorBidi"/>
                    <w:b/>
                    <w:bCs/>
                    <w:noProof/>
                    <w:sz w:val="28"/>
                    <w:szCs w:val="28"/>
                    <w:lang w:eastAsia="ja-JP"/>
                  </w:rPr>
                </w:rPrChange>
              </w:rPr>
              <w:delText>Algorithms of important methods in each class specified in pseudo code or by Flow-Chart</w:delText>
            </w:r>
            <w:r w:rsidR="00DF7621" w:rsidDel="00CA46F1">
              <w:rPr>
                <w:noProof/>
                <w:webHidden/>
              </w:rPr>
              <w:tab/>
              <w:delText>4</w:delText>
            </w:r>
          </w:del>
        </w:p>
        <w:p w:rsidR="00DF7621" w:rsidDel="00CA46F1" w:rsidRDefault="000E16A5">
          <w:pPr>
            <w:pStyle w:val="TOC1"/>
            <w:tabs>
              <w:tab w:val="left" w:pos="440"/>
              <w:tab w:val="right" w:leader="dot" w:pos="9350"/>
            </w:tabs>
            <w:rPr>
              <w:del w:id="286" w:author="Phuong Giang" w:date="2012-02-22T17:35:00Z"/>
              <w:rFonts w:asciiTheme="minorHAnsi" w:eastAsiaTheme="minorEastAsia" w:hAnsiTheme="minorHAnsi" w:cstheme="minorBidi"/>
              <w:noProof/>
              <w:lang w:eastAsia="ja-JP"/>
            </w:rPr>
          </w:pPr>
          <w:del w:id="287" w:author="Phuong Giang" w:date="2012-02-22T17:35:00Z">
            <w:r w:rsidRPr="000E16A5">
              <w:rPr>
                <w:rPrChange w:id="288" w:author="Phuong Giang" w:date="2012-02-22T17:35:00Z">
                  <w:rPr>
                    <w:rStyle w:val="Hyperlink"/>
                    <w:rFonts w:asciiTheme="majorHAnsi" w:eastAsiaTheme="majorEastAsia" w:hAnsiTheme="majorHAnsi" w:cstheme="majorBidi"/>
                    <w:b/>
                    <w:bCs/>
                    <w:noProof/>
                    <w:sz w:val="28"/>
                    <w:szCs w:val="28"/>
                    <w:lang w:eastAsia="ja-JP"/>
                  </w:rPr>
                </w:rPrChange>
              </w:rPr>
              <w:delText>F.</w:delText>
            </w:r>
            <w:r w:rsidR="00DF7621" w:rsidDel="00CA46F1">
              <w:rPr>
                <w:rFonts w:asciiTheme="minorHAnsi" w:eastAsiaTheme="minorEastAsia" w:hAnsiTheme="minorHAnsi" w:cstheme="minorBidi"/>
                <w:noProof/>
                <w:lang w:eastAsia="ja-JP"/>
              </w:rPr>
              <w:tab/>
            </w:r>
            <w:r w:rsidRPr="000E16A5">
              <w:rPr>
                <w:rPrChange w:id="289" w:author="Phuong Giang" w:date="2012-02-22T17:35:00Z">
                  <w:rPr>
                    <w:rStyle w:val="Hyperlink"/>
                    <w:rFonts w:asciiTheme="majorHAnsi" w:eastAsiaTheme="majorEastAsia" w:hAnsiTheme="majorHAnsi" w:cstheme="majorBidi"/>
                    <w:b/>
                    <w:bCs/>
                    <w:noProof/>
                    <w:sz w:val="28"/>
                    <w:szCs w:val="28"/>
                    <w:lang w:eastAsia="ja-JP"/>
                  </w:rPr>
                </w:rPrChange>
              </w:rPr>
              <w:delText>Sequence Diagram</w:delText>
            </w:r>
            <w:r w:rsidR="00DF7621" w:rsidDel="00CA46F1">
              <w:rPr>
                <w:noProof/>
                <w:webHidden/>
              </w:rPr>
              <w:tab/>
              <w:delText>4</w:delText>
            </w:r>
          </w:del>
        </w:p>
        <w:p w:rsidR="00DF7621" w:rsidDel="00CA46F1" w:rsidRDefault="000E16A5">
          <w:pPr>
            <w:pStyle w:val="TOC1"/>
            <w:tabs>
              <w:tab w:val="left" w:pos="440"/>
              <w:tab w:val="right" w:leader="dot" w:pos="9350"/>
            </w:tabs>
            <w:rPr>
              <w:del w:id="290" w:author="Phuong Giang" w:date="2012-02-22T17:35:00Z"/>
              <w:rFonts w:asciiTheme="minorHAnsi" w:eastAsiaTheme="minorEastAsia" w:hAnsiTheme="minorHAnsi" w:cstheme="minorBidi"/>
              <w:noProof/>
              <w:lang w:eastAsia="ja-JP"/>
            </w:rPr>
          </w:pPr>
          <w:del w:id="291" w:author="Phuong Giang" w:date="2012-02-22T17:35:00Z">
            <w:r w:rsidRPr="000E16A5">
              <w:rPr>
                <w:rPrChange w:id="292" w:author="Phuong Giang" w:date="2012-02-22T17:35:00Z">
                  <w:rPr>
                    <w:rStyle w:val="Hyperlink"/>
                    <w:rFonts w:asciiTheme="majorHAnsi" w:eastAsiaTheme="majorEastAsia" w:hAnsiTheme="majorHAnsi" w:cstheme="majorBidi"/>
                    <w:b/>
                    <w:bCs/>
                    <w:noProof/>
                    <w:sz w:val="28"/>
                    <w:szCs w:val="28"/>
                    <w:lang w:eastAsia="ja-JP"/>
                  </w:rPr>
                </w:rPrChange>
              </w:rPr>
              <w:delText>G.</w:delText>
            </w:r>
            <w:r w:rsidR="00DF7621" w:rsidDel="00CA46F1">
              <w:rPr>
                <w:rFonts w:asciiTheme="minorHAnsi" w:eastAsiaTheme="minorEastAsia" w:hAnsiTheme="minorHAnsi" w:cstheme="minorBidi"/>
                <w:noProof/>
                <w:lang w:eastAsia="ja-JP"/>
              </w:rPr>
              <w:tab/>
            </w:r>
            <w:r w:rsidRPr="000E16A5">
              <w:rPr>
                <w:rPrChange w:id="293" w:author="Phuong Giang" w:date="2012-02-22T17:35:00Z">
                  <w:rPr>
                    <w:rStyle w:val="Hyperlink"/>
                    <w:rFonts w:asciiTheme="majorHAnsi" w:eastAsiaTheme="majorEastAsia" w:hAnsiTheme="majorHAnsi" w:cstheme="majorBidi"/>
                    <w:b/>
                    <w:bCs/>
                    <w:noProof/>
                    <w:sz w:val="28"/>
                    <w:szCs w:val="28"/>
                    <w:lang w:eastAsia="ja-JP"/>
                  </w:rPr>
                </w:rPrChange>
              </w:rPr>
              <w:delText>User Interface Design</w:delText>
            </w:r>
            <w:r w:rsidR="00DF7621" w:rsidDel="00CA46F1">
              <w:rPr>
                <w:noProof/>
                <w:webHidden/>
              </w:rPr>
              <w:tab/>
              <w:delText>4</w:delText>
            </w:r>
          </w:del>
        </w:p>
        <w:p w:rsidR="00DF7621" w:rsidDel="00CA46F1" w:rsidRDefault="000E16A5">
          <w:pPr>
            <w:pStyle w:val="TOC2"/>
            <w:tabs>
              <w:tab w:val="left" w:pos="660"/>
              <w:tab w:val="right" w:leader="dot" w:pos="9350"/>
            </w:tabs>
            <w:rPr>
              <w:del w:id="294" w:author="Phuong Giang" w:date="2012-02-22T17:35:00Z"/>
              <w:rFonts w:asciiTheme="minorHAnsi" w:eastAsiaTheme="minorEastAsia" w:hAnsiTheme="minorHAnsi" w:cstheme="minorBidi"/>
              <w:noProof/>
              <w:lang w:eastAsia="ja-JP"/>
            </w:rPr>
          </w:pPr>
          <w:del w:id="295" w:author="Phuong Giang" w:date="2012-02-22T17:35:00Z">
            <w:r w:rsidRPr="000E16A5">
              <w:rPr>
                <w:rPrChange w:id="296" w:author="Phuong Giang" w:date="2012-02-22T17:35:00Z">
                  <w:rPr>
                    <w:rStyle w:val="Hyperlink"/>
                    <w:rFonts w:asciiTheme="majorHAnsi" w:eastAsiaTheme="majorEastAsia" w:hAnsiTheme="majorHAnsi" w:cstheme="majorBidi"/>
                    <w:b/>
                    <w:bCs/>
                    <w:noProof/>
                    <w:sz w:val="28"/>
                    <w:szCs w:val="28"/>
                    <w:lang w:eastAsia="ja-JP"/>
                  </w:rPr>
                </w:rPrChange>
              </w:rPr>
              <w:delText>1.</w:delText>
            </w:r>
            <w:r w:rsidR="00DF7621" w:rsidDel="00CA46F1">
              <w:rPr>
                <w:rFonts w:asciiTheme="minorHAnsi" w:eastAsiaTheme="minorEastAsia" w:hAnsiTheme="minorHAnsi" w:cstheme="minorBidi"/>
                <w:noProof/>
                <w:lang w:eastAsia="ja-JP"/>
              </w:rPr>
              <w:tab/>
            </w:r>
            <w:r w:rsidRPr="000E16A5">
              <w:rPr>
                <w:rPrChange w:id="297" w:author="Phuong Giang" w:date="2012-02-22T17:35:00Z">
                  <w:rPr>
                    <w:rStyle w:val="Hyperlink"/>
                    <w:rFonts w:asciiTheme="majorHAnsi" w:eastAsiaTheme="majorEastAsia" w:hAnsiTheme="majorHAnsi" w:cstheme="majorBidi"/>
                    <w:b/>
                    <w:bCs/>
                    <w:noProof/>
                    <w:sz w:val="28"/>
                    <w:szCs w:val="28"/>
                    <w:lang w:eastAsia="ja-JP"/>
                  </w:rPr>
                </w:rPrChange>
              </w:rPr>
              <w:delText>Description of the User Interface</w:delText>
            </w:r>
            <w:r w:rsidR="00DF7621" w:rsidDel="00CA46F1">
              <w:rPr>
                <w:noProof/>
                <w:webHidden/>
              </w:rPr>
              <w:tab/>
              <w:delText>4</w:delText>
            </w:r>
          </w:del>
        </w:p>
        <w:p w:rsidR="00DF7621" w:rsidDel="00CA46F1" w:rsidRDefault="000E16A5">
          <w:pPr>
            <w:pStyle w:val="TOC3"/>
            <w:tabs>
              <w:tab w:val="left" w:pos="1100"/>
              <w:tab w:val="right" w:leader="dot" w:pos="9350"/>
            </w:tabs>
            <w:rPr>
              <w:del w:id="298" w:author="Phuong Giang" w:date="2012-02-22T17:35:00Z"/>
              <w:rFonts w:asciiTheme="minorHAnsi" w:eastAsiaTheme="minorEastAsia" w:hAnsiTheme="minorHAnsi" w:cstheme="minorBidi"/>
              <w:noProof/>
              <w:lang w:eastAsia="ja-JP"/>
            </w:rPr>
          </w:pPr>
          <w:del w:id="299" w:author="Phuong Giang" w:date="2012-02-22T17:35:00Z">
            <w:r w:rsidRPr="000E16A5">
              <w:rPr>
                <w:rPrChange w:id="300" w:author="Phuong Giang" w:date="2012-02-22T17:35:00Z">
                  <w:rPr>
                    <w:rStyle w:val="Hyperlink"/>
                    <w:rFonts w:asciiTheme="majorHAnsi" w:eastAsiaTheme="majorEastAsia" w:hAnsiTheme="majorHAnsi" w:cstheme="majorBidi"/>
                    <w:b/>
                    <w:bCs/>
                    <w:noProof/>
                    <w:sz w:val="28"/>
                    <w:szCs w:val="28"/>
                    <w:lang w:eastAsia="ja-JP"/>
                  </w:rPr>
                </w:rPrChange>
              </w:rPr>
              <w:delText>1.1.</w:delText>
            </w:r>
            <w:r w:rsidR="00DF7621" w:rsidDel="00CA46F1">
              <w:rPr>
                <w:rFonts w:asciiTheme="minorHAnsi" w:eastAsiaTheme="minorEastAsia" w:hAnsiTheme="minorHAnsi" w:cstheme="minorBidi"/>
                <w:noProof/>
                <w:lang w:eastAsia="ja-JP"/>
              </w:rPr>
              <w:tab/>
            </w:r>
            <w:r w:rsidRPr="000E16A5">
              <w:rPr>
                <w:rPrChange w:id="301" w:author="Phuong Giang" w:date="2012-02-22T17:35:00Z">
                  <w:rPr>
                    <w:rStyle w:val="Hyperlink"/>
                    <w:rFonts w:asciiTheme="majorHAnsi" w:eastAsiaTheme="majorEastAsia" w:hAnsiTheme="majorHAnsi" w:cstheme="majorBidi"/>
                    <w:b/>
                    <w:bCs/>
                    <w:noProof/>
                    <w:sz w:val="28"/>
                    <w:szCs w:val="28"/>
                    <w:lang w:eastAsia="ja-JP"/>
                  </w:rPr>
                </w:rPrChange>
              </w:rPr>
              <w:delText>Screen Images</w:delText>
            </w:r>
            <w:r w:rsidR="00DF7621" w:rsidDel="00CA46F1">
              <w:rPr>
                <w:noProof/>
                <w:webHidden/>
              </w:rPr>
              <w:tab/>
              <w:delText>4</w:delText>
            </w:r>
          </w:del>
        </w:p>
        <w:p w:rsidR="00DF7621" w:rsidDel="00CA46F1" w:rsidRDefault="000E16A5">
          <w:pPr>
            <w:pStyle w:val="TOC3"/>
            <w:tabs>
              <w:tab w:val="left" w:pos="1100"/>
              <w:tab w:val="right" w:leader="dot" w:pos="9350"/>
            </w:tabs>
            <w:rPr>
              <w:del w:id="302" w:author="Phuong Giang" w:date="2012-02-22T17:35:00Z"/>
              <w:rFonts w:asciiTheme="minorHAnsi" w:eastAsiaTheme="minorEastAsia" w:hAnsiTheme="minorHAnsi" w:cstheme="minorBidi"/>
              <w:noProof/>
              <w:lang w:eastAsia="ja-JP"/>
            </w:rPr>
          </w:pPr>
          <w:del w:id="303" w:author="Phuong Giang" w:date="2012-02-22T17:35:00Z">
            <w:r w:rsidRPr="000E16A5">
              <w:rPr>
                <w:rPrChange w:id="304" w:author="Phuong Giang" w:date="2012-02-22T17:35:00Z">
                  <w:rPr>
                    <w:rStyle w:val="Hyperlink"/>
                    <w:rFonts w:asciiTheme="majorHAnsi" w:eastAsiaTheme="majorEastAsia" w:hAnsiTheme="majorHAnsi" w:cstheme="majorBidi"/>
                    <w:b/>
                    <w:bCs/>
                    <w:noProof/>
                    <w:sz w:val="28"/>
                    <w:szCs w:val="28"/>
                    <w:lang w:eastAsia="ja-JP"/>
                  </w:rPr>
                </w:rPrChange>
              </w:rPr>
              <w:delText>1.2.</w:delText>
            </w:r>
            <w:r w:rsidR="00DF7621" w:rsidDel="00CA46F1">
              <w:rPr>
                <w:rFonts w:asciiTheme="minorHAnsi" w:eastAsiaTheme="minorEastAsia" w:hAnsiTheme="minorHAnsi" w:cstheme="minorBidi"/>
                <w:noProof/>
                <w:lang w:eastAsia="ja-JP"/>
              </w:rPr>
              <w:tab/>
            </w:r>
            <w:r w:rsidRPr="000E16A5">
              <w:rPr>
                <w:rPrChange w:id="305" w:author="Phuong Giang" w:date="2012-02-22T17:35:00Z">
                  <w:rPr>
                    <w:rStyle w:val="Hyperlink"/>
                    <w:rFonts w:asciiTheme="majorHAnsi" w:eastAsiaTheme="majorEastAsia" w:hAnsiTheme="majorHAnsi" w:cstheme="majorBidi"/>
                    <w:b/>
                    <w:bCs/>
                    <w:noProof/>
                    <w:sz w:val="28"/>
                    <w:szCs w:val="28"/>
                    <w:lang w:eastAsia="ja-JP"/>
                  </w:rPr>
                </w:rPrChange>
              </w:rPr>
              <w:delText>Objects and Actions</w:delText>
            </w:r>
            <w:r w:rsidR="00DF7621" w:rsidDel="00CA46F1">
              <w:rPr>
                <w:noProof/>
                <w:webHidden/>
              </w:rPr>
              <w:tab/>
              <w:delText>4</w:delText>
            </w:r>
          </w:del>
        </w:p>
        <w:p w:rsidR="00DF7621" w:rsidDel="00CA46F1" w:rsidRDefault="000E16A5">
          <w:pPr>
            <w:pStyle w:val="TOC1"/>
            <w:tabs>
              <w:tab w:val="left" w:pos="440"/>
              <w:tab w:val="right" w:leader="dot" w:pos="9350"/>
            </w:tabs>
            <w:rPr>
              <w:del w:id="306" w:author="Phuong Giang" w:date="2012-02-22T17:35:00Z"/>
              <w:rFonts w:asciiTheme="minorHAnsi" w:eastAsiaTheme="minorEastAsia" w:hAnsiTheme="minorHAnsi" w:cstheme="minorBidi"/>
              <w:noProof/>
              <w:lang w:eastAsia="ja-JP"/>
            </w:rPr>
          </w:pPr>
          <w:del w:id="307" w:author="Phuong Giang" w:date="2012-02-22T17:35:00Z">
            <w:r w:rsidRPr="000E16A5">
              <w:rPr>
                <w:rPrChange w:id="308" w:author="Phuong Giang" w:date="2012-02-22T17:35:00Z">
                  <w:rPr>
                    <w:rStyle w:val="Hyperlink"/>
                    <w:rFonts w:asciiTheme="majorHAnsi" w:eastAsiaTheme="majorEastAsia" w:hAnsiTheme="majorHAnsi" w:cstheme="majorBidi"/>
                    <w:b/>
                    <w:bCs/>
                    <w:noProof/>
                    <w:sz w:val="28"/>
                    <w:szCs w:val="28"/>
                    <w:lang w:eastAsia="ja-JP"/>
                  </w:rPr>
                </w:rPrChange>
              </w:rPr>
              <w:delText>H.</w:delText>
            </w:r>
            <w:r w:rsidR="00DF7621" w:rsidDel="00CA46F1">
              <w:rPr>
                <w:rFonts w:asciiTheme="minorHAnsi" w:eastAsiaTheme="minorEastAsia" w:hAnsiTheme="minorHAnsi" w:cstheme="minorBidi"/>
                <w:noProof/>
                <w:lang w:eastAsia="ja-JP"/>
              </w:rPr>
              <w:tab/>
            </w:r>
            <w:r w:rsidRPr="000E16A5">
              <w:rPr>
                <w:rPrChange w:id="309" w:author="Phuong Giang" w:date="2012-02-22T17:35:00Z">
                  <w:rPr>
                    <w:rStyle w:val="Hyperlink"/>
                    <w:rFonts w:asciiTheme="majorHAnsi" w:eastAsiaTheme="majorEastAsia" w:hAnsiTheme="majorHAnsi" w:cstheme="majorBidi"/>
                    <w:b/>
                    <w:bCs/>
                    <w:noProof/>
                    <w:sz w:val="28"/>
                    <w:szCs w:val="28"/>
                    <w:lang w:eastAsia="ja-JP"/>
                  </w:rPr>
                </w:rPrChange>
              </w:rPr>
              <w:delText>Database Design or Data Structures</w:delText>
            </w:r>
            <w:r w:rsidR="00DF7621" w:rsidDel="00CA46F1">
              <w:rPr>
                <w:noProof/>
                <w:webHidden/>
              </w:rPr>
              <w:tab/>
              <w:delText>4</w:delText>
            </w:r>
          </w:del>
        </w:p>
        <w:p w:rsidR="00DF7621" w:rsidDel="00CA46F1" w:rsidRDefault="000E16A5">
          <w:pPr>
            <w:pStyle w:val="TOC1"/>
            <w:tabs>
              <w:tab w:val="left" w:pos="440"/>
              <w:tab w:val="right" w:leader="dot" w:pos="9350"/>
            </w:tabs>
            <w:rPr>
              <w:del w:id="310" w:author="Phuong Giang" w:date="2012-02-22T17:35:00Z"/>
              <w:rFonts w:asciiTheme="minorHAnsi" w:eastAsiaTheme="minorEastAsia" w:hAnsiTheme="minorHAnsi" w:cstheme="minorBidi"/>
              <w:noProof/>
              <w:lang w:eastAsia="ja-JP"/>
            </w:rPr>
          </w:pPr>
          <w:del w:id="311" w:author="Phuong Giang" w:date="2012-02-22T17:35:00Z">
            <w:r w:rsidRPr="000E16A5">
              <w:rPr>
                <w:rPrChange w:id="312" w:author="Phuong Giang" w:date="2012-02-22T17:35:00Z">
                  <w:rPr>
                    <w:rStyle w:val="Hyperlink"/>
                    <w:rFonts w:asciiTheme="majorHAnsi" w:eastAsiaTheme="majorEastAsia" w:hAnsiTheme="majorHAnsi" w:cstheme="majorBidi"/>
                    <w:b/>
                    <w:bCs/>
                    <w:noProof/>
                    <w:sz w:val="28"/>
                    <w:szCs w:val="28"/>
                    <w:lang w:eastAsia="ja-JP"/>
                  </w:rPr>
                </w:rPrChange>
              </w:rPr>
              <w:delText>I.</w:delText>
            </w:r>
            <w:r w:rsidR="00DF7621" w:rsidDel="00CA46F1">
              <w:rPr>
                <w:rFonts w:asciiTheme="minorHAnsi" w:eastAsiaTheme="minorEastAsia" w:hAnsiTheme="minorHAnsi" w:cstheme="minorBidi"/>
                <w:noProof/>
                <w:lang w:eastAsia="ja-JP"/>
              </w:rPr>
              <w:tab/>
            </w:r>
            <w:r w:rsidRPr="000E16A5">
              <w:rPr>
                <w:rPrChange w:id="313" w:author="Phuong Giang" w:date="2012-02-22T17:35:00Z">
                  <w:rPr>
                    <w:rStyle w:val="Hyperlink"/>
                    <w:rFonts w:asciiTheme="majorHAnsi" w:eastAsiaTheme="majorEastAsia" w:hAnsiTheme="majorHAnsi" w:cstheme="majorBidi"/>
                    <w:b/>
                    <w:bCs/>
                    <w:noProof/>
                    <w:sz w:val="28"/>
                    <w:szCs w:val="28"/>
                    <w:lang w:eastAsia="ja-JP"/>
                  </w:rPr>
                </w:rPrChange>
              </w:rPr>
              <w:delText>Other</w:delText>
            </w:r>
            <w:r w:rsidR="00DF7621" w:rsidDel="00CA46F1">
              <w:rPr>
                <w:noProof/>
                <w:webHidden/>
              </w:rPr>
              <w:tab/>
              <w:delText>5</w:delText>
            </w:r>
          </w:del>
        </w:p>
        <w:p w:rsidR="00DF7621" w:rsidRDefault="000E16A5">
          <w:r>
            <w:rPr>
              <w:b/>
              <w:bCs/>
              <w:noProof/>
            </w:rPr>
            <w:fldChar w:fldCharType="end"/>
          </w:r>
        </w:p>
      </w:sdtContent>
    </w:sdt>
    <w:p w:rsidR="00964C61" w:rsidRDefault="00964C61">
      <w:pPr>
        <w:rPr>
          <w:ins w:id="314" w:author="Phuong Giang" w:date="2012-02-22T21:47:00Z"/>
        </w:rPr>
      </w:pPr>
      <w:ins w:id="315" w:author="Phuong Giang" w:date="2012-02-22T21:47:00Z">
        <w:r>
          <w:br w:type="page"/>
        </w:r>
      </w:ins>
    </w:p>
    <w:p w:rsidR="00DA79AA" w:rsidDel="00964C61" w:rsidRDefault="00DA79AA">
      <w:pPr>
        <w:rPr>
          <w:del w:id="316" w:author="Phuong Giang" w:date="2012-02-22T21:47:00Z"/>
        </w:rPr>
      </w:pPr>
      <w:bookmarkStart w:id="317" w:name="_Toc317710571"/>
      <w:bookmarkStart w:id="318" w:name="_Toc317715181"/>
      <w:bookmarkStart w:id="319" w:name="_Toc317720935"/>
      <w:bookmarkStart w:id="320" w:name="_Toc317721087"/>
      <w:bookmarkStart w:id="321" w:name="_Toc317721123"/>
      <w:bookmarkEnd w:id="317"/>
      <w:bookmarkEnd w:id="318"/>
      <w:bookmarkEnd w:id="319"/>
      <w:bookmarkEnd w:id="320"/>
      <w:bookmarkEnd w:id="321"/>
    </w:p>
    <w:p w:rsidR="00DA79AA" w:rsidRDefault="003A11F4" w:rsidP="003A11F4">
      <w:pPr>
        <w:pStyle w:val="Heading1"/>
        <w:rPr>
          <w:ins w:id="322" w:author="Phuong Giang" w:date="2012-02-22T21:39:00Z"/>
        </w:rPr>
      </w:pPr>
      <w:bookmarkStart w:id="323" w:name="_Toc316714928"/>
      <w:bookmarkStart w:id="324" w:name="_Toc317721124"/>
      <w:r>
        <w:t>Design Overview</w:t>
      </w:r>
      <w:bookmarkEnd w:id="323"/>
      <w:bookmarkEnd w:id="324"/>
    </w:p>
    <w:p w:rsidR="003B1C6D" w:rsidRPr="006314C2" w:rsidRDefault="003B1C6D" w:rsidP="003B1C6D">
      <w:pPr>
        <w:rPr>
          <w:ins w:id="325" w:author="Phuong Giang" w:date="2012-02-22T21:39:00Z"/>
        </w:rPr>
      </w:pPr>
      <w:ins w:id="326" w:author="Phuong Giang" w:date="2012-02-22T21:39:00Z">
        <w:r w:rsidRPr="006314C2">
          <w:t>This document describes the detailed design of the Teaching Left Hand application. It includes the system architectural design and component details. It also describes the graphical user interface and data structures of the system.</w:t>
        </w:r>
      </w:ins>
    </w:p>
    <w:p w:rsidR="003B1C6D" w:rsidRPr="006314C2" w:rsidRDefault="003B1C6D" w:rsidP="003B1C6D">
      <w:pPr>
        <w:rPr>
          <w:ins w:id="327" w:author="Phuong Giang" w:date="2012-02-22T21:39:00Z"/>
        </w:rPr>
      </w:pPr>
      <w:ins w:id="328" w:author="Phuong Giang" w:date="2012-02-22T21:39:00Z">
        <w:r w:rsidRPr="006314C2">
          <w:t xml:space="preserve">The system architecture design describes the overview architecture of the system, the applied design pattern. </w:t>
        </w:r>
      </w:ins>
    </w:p>
    <w:p w:rsidR="003B1C6D" w:rsidRPr="006314C2" w:rsidRDefault="003B1C6D" w:rsidP="003B1C6D">
      <w:pPr>
        <w:rPr>
          <w:ins w:id="329" w:author="Phuong Giang" w:date="2012-02-22T21:39:00Z"/>
        </w:rPr>
      </w:pPr>
      <w:ins w:id="330" w:author="Phuong Giang" w:date="2012-02-22T21:39:00Z">
        <w:r w:rsidRPr="006314C2">
          <w:t xml:space="preserve">The detailed design describes the system components’ details including CRC cards, class diagram, </w:t>
        </w:r>
        <w:proofErr w:type="gramStart"/>
        <w:r w:rsidRPr="006314C2">
          <w:t>its</w:t>
        </w:r>
        <w:proofErr w:type="gramEnd"/>
        <w:r w:rsidRPr="006314C2">
          <w:t xml:space="preserve"> explanation and sequence diagrams of the main use cases. </w:t>
        </w:r>
      </w:ins>
    </w:p>
    <w:p w:rsidR="003B1C6D" w:rsidRPr="006314C2" w:rsidRDefault="003B1C6D" w:rsidP="003B1C6D">
      <w:pPr>
        <w:rPr>
          <w:ins w:id="331" w:author="Phuong Giang" w:date="2012-02-22T21:39:00Z"/>
        </w:rPr>
      </w:pPr>
      <w:ins w:id="332" w:author="Phuong Giang" w:date="2012-02-22T21:39:00Z">
        <w:r w:rsidRPr="006314C2">
          <w:t>The user interface design demonstrates the layout of the system and graphical user interface in form of screen shots. It will also list down screen controls and behaviors.</w:t>
        </w:r>
      </w:ins>
    </w:p>
    <w:p w:rsidR="003B1C6D" w:rsidRPr="006314C2" w:rsidRDefault="003B1C6D" w:rsidP="003B1C6D">
      <w:pPr>
        <w:rPr>
          <w:ins w:id="333" w:author="Phuong Giang" w:date="2012-02-22T21:39:00Z"/>
        </w:rPr>
      </w:pPr>
      <w:ins w:id="334" w:author="Phuong Giang" w:date="2012-02-22T21:39:00Z">
        <w:r w:rsidRPr="006314C2">
          <w:t xml:space="preserve">The data structure describes the structure of xml files which are used by the program. </w:t>
        </w:r>
      </w:ins>
    </w:p>
    <w:p w:rsidR="001E773C" w:rsidRDefault="001E773C">
      <w:pPr>
        <w:rPr>
          <w:del w:id="335" w:author="Phuong Giang" w:date="2012-02-22T21:39:00Z"/>
        </w:rPr>
        <w:pPrChange w:id="336" w:author="Phuong Giang" w:date="2012-02-22T21:39:00Z">
          <w:pPr>
            <w:pStyle w:val="Heading1"/>
          </w:pPr>
        </w:pPrChange>
      </w:pPr>
      <w:bookmarkStart w:id="337" w:name="_Toc317710573"/>
      <w:bookmarkStart w:id="338" w:name="_Toc317715183"/>
      <w:bookmarkStart w:id="339" w:name="_Toc317720937"/>
      <w:bookmarkStart w:id="340" w:name="_Toc317721089"/>
      <w:bookmarkStart w:id="341" w:name="_Toc317721125"/>
      <w:bookmarkEnd w:id="337"/>
      <w:bookmarkEnd w:id="338"/>
      <w:bookmarkEnd w:id="339"/>
      <w:bookmarkEnd w:id="340"/>
      <w:bookmarkEnd w:id="341"/>
    </w:p>
    <w:p w:rsidR="003A11F4" w:rsidRDefault="003A11F4" w:rsidP="003A11F4">
      <w:pPr>
        <w:pStyle w:val="Heading1"/>
      </w:pPr>
      <w:bookmarkStart w:id="342" w:name="_Toc316714929"/>
      <w:bookmarkStart w:id="343" w:name="_Toc317721126"/>
      <w:r>
        <w:t>System Architectural Design</w:t>
      </w:r>
      <w:bookmarkEnd w:id="342"/>
      <w:bookmarkEnd w:id="343"/>
    </w:p>
    <w:p w:rsidR="003A11F4" w:rsidRDefault="003A11F4" w:rsidP="00DF7621">
      <w:pPr>
        <w:pStyle w:val="Heading2"/>
        <w:rPr>
          <w:ins w:id="344" w:author="Phuong Giang" w:date="2012-02-22T21:39:00Z"/>
        </w:rPr>
      </w:pPr>
      <w:bookmarkStart w:id="345" w:name="_Toc316714930"/>
      <w:bookmarkStart w:id="346" w:name="_Toc317721127"/>
      <w:r w:rsidRPr="00DF7621">
        <w:t>Choice of System Architecture</w:t>
      </w:r>
      <w:bookmarkEnd w:id="345"/>
      <w:bookmarkEnd w:id="346"/>
    </w:p>
    <w:p w:rsidR="003B1C6D" w:rsidRDefault="003B1C6D" w:rsidP="003B1C6D">
      <w:pPr>
        <w:rPr>
          <w:ins w:id="347" w:author="Phuong Giang" w:date="2012-02-22T21:40:00Z"/>
        </w:rPr>
      </w:pPr>
      <w:ins w:id="348" w:author="Phuong Giang" w:date="2012-02-22T21:40:00Z">
        <w:r>
          <w:t xml:space="preserve">Described as a stand-alone application with interactive and rich user experience user interfaces, Teacher Left Hand is categorized as a rich client application. Therefore, the chosen technology is </w:t>
        </w:r>
        <w:r w:rsidRPr="00EA4A2E">
          <w:rPr>
            <w:b/>
          </w:rPr>
          <w:t>Windows Presentation Foundation (WPF)</w:t>
        </w:r>
        <w:r>
          <w:t xml:space="preserve">. </w:t>
        </w:r>
      </w:ins>
    </w:p>
    <w:p w:rsidR="003B1C6D" w:rsidRDefault="003B1C6D" w:rsidP="003B1C6D">
      <w:pPr>
        <w:rPr>
          <w:ins w:id="349" w:author="Phuong Giang" w:date="2012-02-22T21:40:00Z"/>
        </w:rPr>
      </w:pPr>
    </w:p>
    <w:p w:rsidR="003B1C6D" w:rsidRDefault="009F25A3" w:rsidP="003B1C6D">
      <w:pPr>
        <w:keepNext/>
        <w:ind w:left="-360"/>
        <w:rPr>
          <w:ins w:id="350" w:author="Phuong Giang" w:date="2012-02-22T21:40:00Z"/>
        </w:rPr>
      </w:pPr>
      <w:ins w:id="351" w:author="Phuong Giang" w:date="2012-02-22T21:40:00Z">
        <w:r>
          <w:rPr>
            <w:noProof/>
            <w:lang w:eastAsia="ja-JP"/>
            <w:rPrChange w:id="352" w:author="Unknown">
              <w:rPr>
                <w:rFonts w:asciiTheme="majorHAnsi" w:eastAsiaTheme="majorEastAsia" w:hAnsiTheme="majorHAnsi" w:cstheme="majorBidi"/>
                <w:b/>
                <w:bCs/>
                <w:noProof/>
                <w:color w:val="365F91" w:themeColor="accent1" w:themeShade="BF"/>
                <w:sz w:val="28"/>
                <w:szCs w:val="28"/>
                <w:lang w:eastAsia="ja-JP"/>
              </w:rPr>
            </w:rPrChange>
          </w:rPr>
          <mc:AlternateContent>
            <mc:Choice Requires="wpc">
              <w:drawing>
                <wp:inline distT="0" distB="0" distL="0" distR="0">
                  <wp:extent cx="6614795" cy="2947670"/>
                  <wp:effectExtent l="0" t="0" r="0" b="0"/>
                  <wp:docPr id="11" name="Canvas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 name="Rectangle 27"/>
                          <wps:cNvSpPr>
                            <a:spLocks noChangeArrowheads="1"/>
                          </wps:cNvSpPr>
                          <wps:spPr bwMode="auto">
                            <a:xfrm>
                              <a:off x="261227" y="895572"/>
                              <a:ext cx="5022428" cy="1880761"/>
                            </a:xfrm>
                            <a:prstGeom prst="rect">
                              <a:avLst/>
                            </a:prstGeom>
                            <a:solidFill>
                              <a:srgbClr val="FFFFFF"/>
                            </a:solidFill>
                            <a:ln w="25400">
                              <a:solidFill>
                                <a:srgbClr val="548DD4"/>
                              </a:solidFill>
                              <a:miter lim="800000"/>
                              <a:headEnd/>
                              <a:tailEnd/>
                            </a:ln>
                          </wps:spPr>
                          <wps:bodyPr rot="0" vert="horz" wrap="square" lIns="91440" tIns="45720" rIns="91440" bIns="45720" anchor="ctr" anchorCtr="0" upright="1">
                            <a:noAutofit/>
                          </wps:bodyPr>
                        </wps:wsp>
                        <wps:wsp>
                          <wps:cNvPr id="43" name="Rounded Rectangle 10"/>
                          <wps:cNvSpPr>
                            <a:spLocks noChangeArrowheads="1"/>
                          </wps:cNvSpPr>
                          <wps:spPr bwMode="auto">
                            <a:xfrm>
                              <a:off x="498752" y="1151721"/>
                              <a:ext cx="843289" cy="712637"/>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Pr="00310F8C" w:rsidRDefault="002919C6" w:rsidP="003B1C6D">
                                <w:pPr>
                                  <w:jc w:val="center"/>
                                  <w:rPr>
                                    <w:rFonts w:cs="Calibri"/>
                                  </w:rPr>
                                </w:pPr>
                                <w:r w:rsidRPr="00310F8C">
                                  <w:rPr>
                                    <w:rFonts w:cs="Calibri"/>
                                  </w:rPr>
                                  <w:t>View</w:t>
                                </w:r>
                              </w:p>
                            </w:txbxContent>
                          </wps:txbx>
                          <wps:bodyPr rot="0" vert="horz" wrap="square" lIns="91440" tIns="45720" rIns="91440" bIns="45720" anchor="ctr" anchorCtr="0" upright="1">
                            <a:noAutofit/>
                          </wps:bodyPr>
                        </wps:wsp>
                        <wps:wsp>
                          <wps:cNvPr id="44" name="Rounded Rectangle 11"/>
                          <wps:cNvSpPr>
                            <a:spLocks noChangeArrowheads="1"/>
                          </wps:cNvSpPr>
                          <wps:spPr bwMode="auto">
                            <a:xfrm>
                              <a:off x="2304042" y="1092410"/>
                              <a:ext cx="1057011" cy="771648"/>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Pr="00310F8C" w:rsidRDefault="002919C6" w:rsidP="003B1C6D">
                                <w:pPr>
                                  <w:jc w:val="center"/>
                                  <w:rPr>
                                    <w:rFonts w:cs="Calibri"/>
                                  </w:rPr>
                                </w:pPr>
                                <w:proofErr w:type="spellStart"/>
                                <w:r w:rsidRPr="00310F8C">
                                  <w:rPr>
                                    <w:rFonts w:cs="Calibri"/>
                                  </w:rPr>
                                  <w:t>ViewModel</w:t>
                                </w:r>
                                <w:proofErr w:type="spellEnd"/>
                              </w:p>
                            </w:txbxContent>
                          </wps:txbx>
                          <wps:bodyPr rot="0" vert="horz" wrap="square" lIns="91440" tIns="45720" rIns="91440" bIns="45720" anchor="ctr" anchorCtr="0" upright="1">
                            <a:noAutofit/>
                          </wps:bodyPr>
                        </wps:wsp>
                        <wps:wsp>
                          <wps:cNvPr id="45" name="Rounded Rectangle 12"/>
                          <wps:cNvSpPr>
                            <a:spLocks noChangeArrowheads="1"/>
                          </wps:cNvSpPr>
                          <wps:spPr bwMode="auto">
                            <a:xfrm>
                              <a:off x="4168638" y="1151721"/>
                              <a:ext cx="819486" cy="712337"/>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Pr="00310F8C" w:rsidRDefault="002919C6" w:rsidP="003B1C6D">
                                <w:pPr>
                                  <w:jc w:val="center"/>
                                  <w:rPr>
                                    <w:rFonts w:cs="Calibri"/>
                                  </w:rPr>
                                </w:pPr>
                                <w:r w:rsidRPr="00310F8C">
                                  <w:rPr>
                                    <w:rFonts w:cs="Calibri"/>
                                  </w:rPr>
                                  <w:t>Model</w:t>
                                </w:r>
                              </w:p>
                            </w:txbxContent>
                          </wps:txbx>
                          <wps:bodyPr rot="0" vert="horz" wrap="square" lIns="91440" tIns="45720" rIns="91440" bIns="45720" anchor="ctr" anchorCtr="0" upright="1">
                            <a:noAutofit/>
                          </wps:bodyPr>
                        </wps:wsp>
                        <wps:wsp>
                          <wps:cNvPr id="46" name="Straight Arrow Connector 13"/>
                          <wps:cNvCnPr>
                            <a:cxnSpLocks noChangeShapeType="1"/>
                          </wps:cNvCnPr>
                          <wps:spPr bwMode="auto">
                            <a:xfrm>
                              <a:off x="920398" y="694533"/>
                              <a:ext cx="0" cy="457188"/>
                            </a:xfrm>
                            <a:prstGeom prst="straightConnector1">
                              <a:avLst/>
                            </a:prstGeom>
                            <a:noFill/>
                            <a:ln w="28575">
                              <a:solidFill>
                                <a:srgbClr val="4579B8"/>
                              </a:solidFill>
                              <a:prstDash val="dash"/>
                              <a:round/>
                              <a:headEnd/>
                              <a:tailEnd type="triangle" w="med" len="med"/>
                            </a:ln>
                            <a:extLst>
                              <a:ext uri="{909E8E84-426E-40DD-AFC4-6F175D3DCCD1}">
                                <a14:hiddenFill xmlns:a14="http://schemas.microsoft.com/office/drawing/2010/main">
                                  <a:noFill/>
                                </a14:hiddenFill>
                              </a:ext>
                            </a:extLst>
                          </wps:spPr>
                          <wps:bodyPr/>
                        </wps:wsp>
                        <wps:wsp>
                          <wps:cNvPr id="47" name="Straight Arrow Connector 14"/>
                          <wps:cNvCnPr>
                            <a:cxnSpLocks noChangeShapeType="1"/>
                          </wps:cNvCnPr>
                          <wps:spPr bwMode="auto">
                            <a:xfrm>
                              <a:off x="3361053" y="1602608"/>
                              <a:ext cx="819486"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wps:wsp>
                          <wps:cNvPr id="48" name="Straight Arrow Connector 15"/>
                          <wps:cNvCnPr>
                            <a:cxnSpLocks noChangeShapeType="1"/>
                          </wps:cNvCnPr>
                          <wps:spPr bwMode="auto">
                            <a:xfrm>
                              <a:off x="1342041" y="1716130"/>
                              <a:ext cx="962001" cy="0"/>
                            </a:xfrm>
                            <a:prstGeom prst="straightConnector1">
                              <a:avLst/>
                            </a:prstGeom>
                            <a:noFill/>
                            <a:ln w="9525">
                              <a:solidFill>
                                <a:srgbClr val="4579B8"/>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9" name="Straight Arrow Connector 16"/>
                          <wps:cNvCnPr>
                            <a:cxnSpLocks noChangeShapeType="1"/>
                          </wps:cNvCnPr>
                          <wps:spPr bwMode="auto">
                            <a:xfrm>
                              <a:off x="3349152" y="1376864"/>
                              <a:ext cx="819486" cy="0"/>
                            </a:xfrm>
                            <a:prstGeom prst="straightConnector1">
                              <a:avLst/>
                            </a:prstGeom>
                            <a:noFill/>
                            <a:ln w="9525">
                              <a:solidFill>
                                <a:srgbClr val="4579B8"/>
                              </a:solidFill>
                              <a:round/>
                              <a:headEnd type="triangle" w="med" len="med"/>
                              <a:tailEnd/>
                            </a:ln>
                            <a:extLst>
                              <a:ext uri="{909E8E84-426E-40DD-AFC4-6F175D3DCCD1}">
                                <a14:hiddenFill xmlns:a14="http://schemas.microsoft.com/office/drawing/2010/main">
                                  <a:noFill/>
                                </a14:hiddenFill>
                              </a:ext>
                            </a:extLst>
                          </wps:spPr>
                          <wps:bodyPr/>
                        </wps:wsp>
                        <wps:wsp>
                          <wps:cNvPr id="50" name="Straight Arrow Connector 17"/>
                          <wps:cNvCnPr>
                            <a:cxnSpLocks noChangeShapeType="1"/>
                          </wps:cNvCnPr>
                          <wps:spPr bwMode="auto">
                            <a:xfrm>
                              <a:off x="1342041" y="1502289"/>
                              <a:ext cx="962001" cy="0"/>
                            </a:xfrm>
                            <a:prstGeom prst="straightConnector1">
                              <a:avLst/>
                            </a:prstGeom>
                            <a:noFill/>
                            <a:ln w="9525">
                              <a:solidFill>
                                <a:srgbClr val="4579B8"/>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 name="Freeform 19"/>
                          <wps:cNvSpPr>
                            <a:spLocks/>
                          </wps:cNvSpPr>
                          <wps:spPr bwMode="auto">
                            <a:xfrm>
                              <a:off x="1342041" y="1091510"/>
                              <a:ext cx="902595" cy="205940"/>
                            </a:xfrm>
                            <a:custGeom>
                              <a:avLst/>
                              <a:gdLst>
                                <a:gd name="T0" fmla="*/ 0 w 902525"/>
                                <a:gd name="T1" fmla="*/ 143654 h 205824"/>
                                <a:gd name="T2" fmla="*/ 356260 w 902525"/>
                                <a:gd name="T3" fmla="*/ 143654 h 205824"/>
                                <a:gd name="T4" fmla="*/ 344385 w 902525"/>
                                <a:gd name="T5" fmla="*/ 48651 h 205824"/>
                                <a:gd name="T6" fmla="*/ 332509 w 902525"/>
                                <a:gd name="T7" fmla="*/ 1150 h 205824"/>
                                <a:gd name="T8" fmla="*/ 368135 w 902525"/>
                                <a:gd name="T9" fmla="*/ 36776 h 205824"/>
                                <a:gd name="T10" fmla="*/ 415637 w 902525"/>
                                <a:gd name="T11" fmla="*/ 108028 h 205824"/>
                                <a:gd name="T12" fmla="*/ 486889 w 902525"/>
                                <a:gd name="T13" fmla="*/ 155529 h 205824"/>
                                <a:gd name="T14" fmla="*/ 510639 w 902525"/>
                                <a:gd name="T15" fmla="*/ 119903 h 205824"/>
                                <a:gd name="T16" fmla="*/ 902525 w 902525"/>
                                <a:gd name="T17" fmla="*/ 119903 h 20582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902525" h="205824">
                                  <a:moveTo>
                                    <a:pt x="0" y="143654"/>
                                  </a:moveTo>
                                  <a:cubicBezTo>
                                    <a:pt x="112081" y="159665"/>
                                    <a:pt x="254614" y="185237"/>
                                    <a:pt x="356260" y="143654"/>
                                  </a:cubicBezTo>
                                  <a:cubicBezTo>
                                    <a:pt x="385798" y="131570"/>
                                    <a:pt x="349632" y="80131"/>
                                    <a:pt x="344385" y="48651"/>
                                  </a:cubicBezTo>
                                  <a:cubicBezTo>
                                    <a:pt x="341702" y="32552"/>
                                    <a:pt x="317911" y="8449"/>
                                    <a:pt x="332509" y="1150"/>
                                  </a:cubicBezTo>
                                  <a:cubicBezTo>
                                    <a:pt x="347530" y="-6361"/>
                                    <a:pt x="356260" y="24901"/>
                                    <a:pt x="368135" y="36776"/>
                                  </a:cubicBezTo>
                                  <a:cubicBezTo>
                                    <a:pt x="382007" y="78389"/>
                                    <a:pt x="375608" y="76894"/>
                                    <a:pt x="415637" y="108028"/>
                                  </a:cubicBezTo>
                                  <a:cubicBezTo>
                                    <a:pt x="438169" y="125553"/>
                                    <a:pt x="486889" y="155529"/>
                                    <a:pt x="486889" y="155529"/>
                                  </a:cubicBezTo>
                                  <a:cubicBezTo>
                                    <a:pt x="518912" y="283623"/>
                                    <a:pt x="473545" y="127540"/>
                                    <a:pt x="510639" y="119903"/>
                                  </a:cubicBezTo>
                                  <a:cubicBezTo>
                                    <a:pt x="638584" y="93561"/>
                                    <a:pt x="771896" y="119903"/>
                                    <a:pt x="902525" y="119903"/>
                                  </a:cubicBezTo>
                                </a:path>
                              </a:pathLst>
                            </a:custGeom>
                            <a:noFill/>
                            <a:ln w="9525">
                              <a:solidFill>
                                <a:srgbClr val="4579B8"/>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 name="Text Box 20"/>
                          <wps:cNvSpPr txBox="1">
                            <a:spLocks noChangeArrowheads="1"/>
                          </wps:cNvSpPr>
                          <wps:spPr bwMode="auto">
                            <a:xfrm>
                              <a:off x="1365743" y="1514191"/>
                              <a:ext cx="1068912" cy="368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rPr>
                                    <w:rFonts w:cs="Calibri"/>
                                  </w:rPr>
                                </w:pPr>
                                <w:r w:rsidRPr="00310F8C">
                                  <w:rPr>
                                    <w:rFonts w:cs="Calibri"/>
                                  </w:rPr>
                                  <w:t>Commands</w:t>
                                </w:r>
                              </w:p>
                            </w:txbxContent>
                          </wps:txbx>
                          <wps:bodyPr rot="0" vert="horz" wrap="square" lIns="91440" tIns="45720" rIns="91440" bIns="45720" anchor="t" anchorCtr="0" upright="1">
                            <a:noAutofit/>
                          </wps:bodyPr>
                        </wps:wsp>
                        <wps:wsp>
                          <wps:cNvPr id="53" name="Text Box 21"/>
                          <wps:cNvSpPr txBox="1">
                            <a:spLocks noChangeArrowheads="1"/>
                          </wps:cNvSpPr>
                          <wps:spPr bwMode="auto">
                            <a:xfrm>
                              <a:off x="1342041" y="1291048"/>
                              <a:ext cx="1068912" cy="368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rPr>
                                    <w:rFonts w:cs="Calibri"/>
                                  </w:rPr>
                                </w:pPr>
                                <w:r w:rsidRPr="006617AE">
                                  <w:rPr>
                                    <w:rFonts w:cs="Calibri"/>
                                  </w:rPr>
                                  <w:t>Data Binding</w:t>
                                </w:r>
                              </w:p>
                            </w:txbxContent>
                          </wps:txbx>
                          <wps:bodyPr rot="0" vert="horz" wrap="square" lIns="91440" tIns="45720" rIns="91440" bIns="45720" anchor="t" anchorCtr="0" upright="1">
                            <a:noAutofit/>
                          </wps:bodyPr>
                        </wps:wsp>
                        <wps:wsp>
                          <wps:cNvPr id="54" name="Text Box 22"/>
                          <wps:cNvSpPr txBox="1">
                            <a:spLocks noChangeArrowheads="1"/>
                          </wps:cNvSpPr>
                          <wps:spPr bwMode="auto">
                            <a:xfrm>
                              <a:off x="1318239" y="896072"/>
                              <a:ext cx="1068912" cy="368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rPr>
                                    <w:rFonts w:cs="Calibri"/>
                                  </w:rPr>
                                </w:pPr>
                                <w:r w:rsidRPr="006617AE">
                                  <w:rPr>
                                    <w:rFonts w:cs="Calibri"/>
                                  </w:rPr>
                                  <w:t>Notifications</w:t>
                                </w:r>
                              </w:p>
                            </w:txbxContent>
                          </wps:txbx>
                          <wps:bodyPr rot="0" vert="horz" wrap="square" lIns="91440" tIns="45720" rIns="91440" bIns="45720" anchor="t" anchorCtr="0" upright="1">
                            <a:noAutofit/>
                          </wps:bodyPr>
                        </wps:wsp>
                        <wps:wsp>
                          <wps:cNvPr id="55" name="Text Box 23"/>
                          <wps:cNvSpPr txBox="1">
                            <a:spLocks noChangeArrowheads="1"/>
                          </wps:cNvSpPr>
                          <wps:spPr bwMode="auto">
                            <a:xfrm>
                              <a:off x="4026123" y="2218426"/>
                              <a:ext cx="1068912" cy="55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jc w:val="center"/>
                                  <w:rPr>
                                    <w:rFonts w:cs="Calibri"/>
                                  </w:rPr>
                                </w:pPr>
                                <w:r w:rsidRPr="006617AE">
                                  <w:rPr>
                                    <w:rFonts w:cs="Calibri"/>
                                  </w:rPr>
                                  <w:t>Business Logic &amp; Data</w:t>
                                </w:r>
                              </w:p>
                            </w:txbxContent>
                          </wps:txbx>
                          <wps:bodyPr rot="0" vert="horz" wrap="square" lIns="91440" tIns="45720" rIns="91440" bIns="45720" anchor="t" anchorCtr="0" upright="1">
                            <a:noAutofit/>
                          </wps:bodyPr>
                        </wps:wsp>
                        <wps:wsp>
                          <wps:cNvPr id="56" name="Text Box 24"/>
                          <wps:cNvSpPr txBox="1">
                            <a:spLocks noChangeArrowheads="1"/>
                          </wps:cNvSpPr>
                          <wps:spPr bwMode="auto">
                            <a:xfrm>
                              <a:off x="2304042" y="2191621"/>
                              <a:ext cx="1068912" cy="55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jc w:val="center"/>
                                  <w:rPr>
                                    <w:rFonts w:cs="Calibri"/>
                                  </w:rPr>
                                </w:pPr>
                                <w:r w:rsidRPr="006617AE">
                                  <w:rPr>
                                    <w:rFonts w:cs="Calibri"/>
                                  </w:rPr>
                                  <w:t>Presentation Logic</w:t>
                                </w:r>
                              </w:p>
                            </w:txbxContent>
                          </wps:txbx>
                          <wps:bodyPr rot="0" vert="horz" wrap="square" lIns="91440" tIns="45720" rIns="91440" bIns="45720" anchor="t" anchorCtr="0" upright="1">
                            <a:noAutofit/>
                          </wps:bodyPr>
                        </wps:wsp>
                        <wps:wsp>
                          <wps:cNvPr id="57" name="Text Box 25"/>
                          <wps:cNvSpPr txBox="1">
                            <a:spLocks noChangeArrowheads="1"/>
                          </wps:cNvSpPr>
                          <wps:spPr bwMode="auto">
                            <a:xfrm>
                              <a:off x="415644" y="2218426"/>
                              <a:ext cx="1068912" cy="55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jc w:val="center"/>
                                  <w:rPr>
                                    <w:rFonts w:cs="Calibri"/>
                                  </w:rPr>
                                </w:pPr>
                                <w:r w:rsidRPr="006617AE">
                                  <w:rPr>
                                    <w:rFonts w:cs="Calibri"/>
                                  </w:rPr>
                                  <w:t>User Interface</w:t>
                                </w:r>
                              </w:p>
                            </w:txbxContent>
                          </wps:txbx>
                          <wps:bodyPr rot="0" vert="horz" wrap="square" lIns="91440" tIns="45720" rIns="91440" bIns="45720" anchor="t" anchorCtr="0" upright="1">
                            <a:noAutofit/>
                          </wps:bodyPr>
                        </wps:wsp>
                        <wps:wsp>
                          <wps:cNvPr id="58" name="Snip Single Corner Rectangle 26"/>
                          <wps:cNvSpPr>
                            <a:spLocks/>
                          </wps:cNvSpPr>
                          <wps:spPr bwMode="auto">
                            <a:xfrm>
                              <a:off x="5604889" y="1192129"/>
                              <a:ext cx="748079" cy="629421"/>
                            </a:xfrm>
                            <a:custGeom>
                              <a:avLst/>
                              <a:gdLst>
                                <a:gd name="T0" fmla="*/ 0 w 748070"/>
                                <a:gd name="T1" fmla="*/ 0 h 629256"/>
                                <a:gd name="T2" fmla="*/ 643192 w 748070"/>
                                <a:gd name="T3" fmla="*/ 0 h 629256"/>
                                <a:gd name="T4" fmla="*/ 748070 w 748070"/>
                                <a:gd name="T5" fmla="*/ 104878 h 629256"/>
                                <a:gd name="T6" fmla="*/ 748070 w 748070"/>
                                <a:gd name="T7" fmla="*/ 629256 h 629256"/>
                                <a:gd name="T8" fmla="*/ 0 w 748070"/>
                                <a:gd name="T9" fmla="*/ 629256 h 629256"/>
                                <a:gd name="T10" fmla="*/ 0 w 748070"/>
                                <a:gd name="T11" fmla="*/ 0 h 629256"/>
                                <a:gd name="T12" fmla="*/ 0 60000 65536"/>
                                <a:gd name="T13" fmla="*/ 0 60000 65536"/>
                                <a:gd name="T14" fmla="*/ 0 60000 65536"/>
                                <a:gd name="T15" fmla="*/ 0 60000 65536"/>
                                <a:gd name="T16" fmla="*/ 0 60000 65536"/>
                                <a:gd name="T17" fmla="*/ 0 60000 65536"/>
                                <a:gd name="T18" fmla="*/ 0 w 748070"/>
                                <a:gd name="T19" fmla="*/ 0 h 629256"/>
                                <a:gd name="T20" fmla="*/ 748070 w 748070"/>
                                <a:gd name="T21" fmla="*/ 629256 h 629256"/>
                              </a:gdLst>
                              <a:ahLst/>
                              <a:cxnLst>
                                <a:cxn ang="T12">
                                  <a:pos x="T0" y="T1"/>
                                </a:cxn>
                                <a:cxn ang="T13">
                                  <a:pos x="T2" y="T3"/>
                                </a:cxn>
                                <a:cxn ang="T14">
                                  <a:pos x="T4" y="T5"/>
                                </a:cxn>
                                <a:cxn ang="T15">
                                  <a:pos x="T6" y="T7"/>
                                </a:cxn>
                                <a:cxn ang="T16">
                                  <a:pos x="T8" y="T9"/>
                                </a:cxn>
                                <a:cxn ang="T17">
                                  <a:pos x="T10" y="T11"/>
                                </a:cxn>
                              </a:cxnLst>
                              <a:rect l="T18" t="T19" r="T20" b="T21"/>
                              <a:pathLst>
                                <a:path w="748070" h="629256">
                                  <a:moveTo>
                                    <a:pt x="0" y="0"/>
                                  </a:moveTo>
                                  <a:lnTo>
                                    <a:pt x="643192" y="0"/>
                                  </a:lnTo>
                                  <a:lnTo>
                                    <a:pt x="748070" y="104878"/>
                                  </a:lnTo>
                                  <a:lnTo>
                                    <a:pt x="748070" y="629256"/>
                                  </a:lnTo>
                                  <a:lnTo>
                                    <a:pt x="0" y="629256"/>
                                  </a:lnTo>
                                  <a:lnTo>
                                    <a:pt x="0" y="0"/>
                                  </a:lnTo>
                                  <a:close/>
                                </a:path>
                              </a:pathLst>
                            </a:custGeom>
                            <a:solidFill>
                              <a:srgbClr val="4F81BD"/>
                            </a:solidFill>
                            <a:ln w="25400">
                              <a:solidFill>
                                <a:srgbClr val="243F60"/>
                              </a:solidFill>
                              <a:miter lim="800000"/>
                              <a:headEnd/>
                              <a:tailEnd/>
                            </a:ln>
                            <a:effectLst>
                              <a:outerShdw dist="38100" dir="2700000" algn="tl" rotWithShape="0">
                                <a:srgbClr val="000000">
                                  <a:alpha val="39999"/>
                                </a:srgbClr>
                              </a:outerShdw>
                            </a:effectLst>
                          </wps:spPr>
                          <wps:txbx>
                            <w:txbxContent>
                              <w:p w:rsidR="002919C6" w:rsidRPr="00310F8C" w:rsidRDefault="002919C6" w:rsidP="003B1C6D">
                                <w:pPr>
                                  <w:jc w:val="center"/>
                                  <w:rPr>
                                    <w:rFonts w:cs="Calibri"/>
                                  </w:rPr>
                                </w:pPr>
                                <w:r w:rsidRPr="00310F8C">
                                  <w:rPr>
                                    <w:rFonts w:cs="Calibri"/>
                                  </w:rPr>
                                  <w:t>Data source</w:t>
                                </w:r>
                              </w:p>
                            </w:txbxContent>
                          </wps:txbx>
                          <wps:bodyPr rot="0" vert="horz" wrap="square" lIns="91440" tIns="45720" rIns="91440" bIns="45720" anchor="ctr" anchorCtr="0" upright="1">
                            <a:noAutofit/>
                          </wps:bodyPr>
                        </wps:wsp>
                        <wps:wsp>
                          <wps:cNvPr id="59" name="Straight Arrow Connector 28"/>
                          <wps:cNvCnPr>
                            <a:cxnSpLocks noChangeShapeType="1"/>
                          </wps:cNvCnPr>
                          <wps:spPr bwMode="auto">
                            <a:xfrm flipV="1">
                              <a:off x="4987824" y="1589305"/>
                              <a:ext cx="616665" cy="13002"/>
                            </a:xfrm>
                            <a:prstGeom prst="straightConnector1">
                              <a:avLst/>
                            </a:prstGeom>
                            <a:noFill/>
                            <a:ln w="28575">
                              <a:solidFill>
                                <a:srgbClr val="4579B8"/>
                              </a:solidFill>
                              <a:round/>
                              <a:headEnd/>
                              <a:tailEnd type="triangle" w="med" len="med"/>
                            </a:ln>
                            <a:extLst>
                              <a:ext uri="{909E8E84-426E-40DD-AFC4-6F175D3DCCD1}">
                                <a14:hiddenFill xmlns:a14="http://schemas.microsoft.com/office/drawing/2010/main">
                                  <a:noFill/>
                                </a14:hiddenFill>
                              </a:ext>
                            </a:extLst>
                          </wps:spPr>
                          <wps:bodyPr/>
                        </wps:wsp>
                        <wps:wsp>
                          <wps:cNvPr id="60" name="Text Box 29"/>
                          <wps:cNvSpPr txBox="1">
                            <a:spLocks noChangeArrowheads="1"/>
                          </wps:cNvSpPr>
                          <wps:spPr bwMode="auto">
                            <a:xfrm>
                              <a:off x="2054417" y="694533"/>
                              <a:ext cx="1294736" cy="326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310F8C" w:rsidRDefault="002919C6" w:rsidP="003B1C6D">
                                <w:pPr>
                                  <w:rPr>
                                    <w:rStyle w:val="Strong"/>
                                  </w:rPr>
                                </w:pPr>
                                <w:r w:rsidRPr="00310F8C">
                                  <w:rPr>
                                    <w:rStyle w:val="Strong"/>
                                    <w:rFonts w:ascii="Times New Roman" w:hAnsi="Times New Roman"/>
                                    <w:b w:val="0"/>
                                    <w:bCs w:val="0"/>
                                  </w:rPr>
                                  <w:t>TLH Application</w:t>
                                </w:r>
                              </w:p>
                            </w:txbxContent>
                          </wps:txbx>
                          <wps:bodyPr rot="0" vert="horz" wrap="square" lIns="91440" tIns="45720" rIns="91440" bIns="45720" anchor="t" anchorCtr="0" upright="1">
                            <a:noAutofit/>
                          </wps:bodyPr>
                        </wps:wsp>
                        <wpg:wgp>
                          <wpg:cNvPr id="76" name="Group 76"/>
                          <wpg:cNvGrpSpPr/>
                          <wpg:grpSpPr>
                            <a:xfrm>
                              <a:off x="498752" y="26059"/>
                              <a:ext cx="866991" cy="776375"/>
                              <a:chOff x="498752" y="26059"/>
                              <a:chExt cx="866991" cy="776375"/>
                            </a:xfrm>
                          </wpg:grpSpPr>
                          <pic:pic xmlns:pic="http://schemas.openxmlformats.org/drawingml/2006/picture">
                            <pic:nvPicPr>
                              <pic:cNvPr id="63" name="Picture 6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2261" y="26059"/>
                                <a:ext cx="457953" cy="514533"/>
                              </a:xfrm>
                              <a:prstGeom prst="rect">
                                <a:avLst/>
                              </a:prstGeom>
                              <a:noFill/>
                              <a:ln>
                                <a:noFill/>
                              </a:ln>
                            </pic:spPr>
                          </pic:pic>
                          <wps:wsp>
                            <wps:cNvPr id="64" name="Text Box 29"/>
                            <wps:cNvSpPr txBox="1">
                              <a:spLocks noChangeArrowheads="1"/>
                            </wps:cNvSpPr>
                            <wps:spPr bwMode="auto">
                              <a:xfrm>
                                <a:off x="498752" y="476044"/>
                                <a:ext cx="866991"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Default="002919C6" w:rsidP="003B1C6D">
                                  <w:pPr>
                                    <w:pStyle w:val="NormalWeb"/>
                                    <w:spacing w:before="0" w:beforeAutospacing="0" w:after="200" w:afterAutospacing="0" w:line="276" w:lineRule="auto"/>
                                  </w:pPr>
                                  <w:del w:id="353" w:author="Phuong Giang" w:date="2012-02-22T21:41:00Z">
                                    <w:r w:rsidDel="003B1C6D">
                                      <w:rPr>
                                        <w:rFonts w:ascii="Calibri" w:eastAsia="Calibri" w:hAnsi="Calibri"/>
                                        <w:sz w:val="22"/>
                                        <w:szCs w:val="22"/>
                                      </w:rPr>
                                      <w:delText>TLH Application</w:delText>
                                    </w:r>
                                  </w:del>
                                  <w:ins w:id="354" w:author="Phuong Giang" w:date="2012-02-22T21:41:00Z">
                                    <w:r>
                                      <w:rPr>
                                        <w:rFonts w:ascii="Calibri" w:eastAsia="Calibri" w:hAnsi="Calibri"/>
                                        <w:sz w:val="22"/>
                                        <w:szCs w:val="22"/>
                                      </w:rPr>
                                      <w:t>User Input</w:t>
                                    </w:r>
                                  </w:ins>
                                </w:p>
                              </w:txbxContent>
                            </wps:txbx>
                            <wps:bodyPr rot="0" vert="horz" wrap="square" lIns="91440" tIns="45720" rIns="91440" bIns="45720" anchor="t" anchorCtr="0" upright="1">
                              <a:noAutofit/>
                            </wps:bodyPr>
                          </wps:wsp>
                        </wpg:wgp>
                      </wpc:wpc>
                    </a:graphicData>
                  </a:graphic>
                </wp:inline>
              </w:drawing>
            </mc:Choice>
            <mc:Fallback>
              <w:pict>
                <v:group id="Canvas 61" o:spid="_x0000_s1026" editas="canvas" style="width:520.85pt;height:232.1pt;mso-position-horizontal-relative:char;mso-position-vertical-relative:line" coordsize="66147,2947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147;height:29476;visibility:visible;mso-wrap-style:square">
                    <v:fill o:detectmouseclick="t"/>
                    <v:path o:connecttype="none"/>
                  </v:shape>
                  <v:rect id="Rectangle 27" o:spid="_x0000_s1028" style="position:absolute;left:2612;top:8955;width:50224;height:18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AlMQA&#10;AADbAAAADwAAAGRycy9kb3ducmV2LnhtbESPzWvCQBTE74L/w/IEb7pRpJXUVfxGCj2oPbS3R/aZ&#10;BLNvY3bz0f/eLRR6HGbmN8xi1ZlCNFS53LKCyTgCQZxYnXOq4PN6GM1BOI+ssbBMCn7IwWrZ7y0w&#10;1rblMzUXn4oAYRejgsz7MpbSJRkZdGNbEgfvZiuDPsgqlbrCNsBNIadR9CIN5hwWMixpm1Fyv9RG&#10;Qb177+Z18+3b5Iavx3362Hx9oFLDQbd+A+Gp8//hv/ZJK5hN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AJTEAAAA2wAAAA8AAAAAAAAAAAAAAAAAmAIAAGRycy9k&#10;b3ducmV2LnhtbFBLBQYAAAAABAAEAPUAAACJAwAAAAA=&#10;" strokecolor="#548dd4" strokeweight="2pt"/>
                  <v:roundrect id="Rounded Rectangle 10" o:spid="_x0000_s1029" style="position:absolute;left:4987;top:11517;width:8433;height:7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DqkcQA&#10;AADbAAAADwAAAGRycy9kb3ducmV2LnhtbESPQWsCMRSE74X+h/AEbzWrlVJXoywFQUQEtR68PTbP&#10;3dXNS9ikuvrrjVDwOMzMN8xk1ppaXKjxlWUF/V4Cgji3uuJCwe9u/vENwgdkjbVlUnAjD7Pp+9sE&#10;U22vvKHLNhQiQtinqKAMwaVS+rwkg75nHXH0jrYxGKJsCqkbvEa4qeUgSb6kwYrjQomOfkrKz9s/&#10;o2C0PuXL/T2pMrlYb7JVezi5nVOq22mzMYhAbXiF/9sLrWD4Cc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6pHEAAAA2wAAAA8AAAAAAAAAAAAAAAAAmAIAAGRycy9k&#10;b3ducmV2LnhtbFBLBQYAAAAABAAEAPUAAACJAwAAAAA=&#10;" fillcolor="#4f81bd" strokecolor="white" strokeweight="3pt">
                    <v:shadow on="t" color="black" opacity="24903f" origin=",.5" offset="0,.55556mm"/>
                    <v:textbox>
                      <w:txbxContent>
                        <w:p w:rsidR="00EA6731" w:rsidRPr="00310F8C" w:rsidRDefault="00EA6731" w:rsidP="003B1C6D">
                          <w:pPr>
                            <w:jc w:val="center"/>
                            <w:rPr>
                              <w:rFonts w:cs="Calibri"/>
                            </w:rPr>
                          </w:pPr>
                          <w:r w:rsidRPr="00310F8C">
                            <w:rPr>
                              <w:rFonts w:cs="Calibri"/>
                            </w:rPr>
                            <w:t>View</w:t>
                          </w:r>
                        </w:p>
                      </w:txbxContent>
                    </v:textbox>
                  </v:roundrect>
                  <v:roundrect id="Rounded Rectangle 11" o:spid="_x0000_s1030" style="position:absolute;left:23040;top:10924;width:10570;height:7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y5cUA&#10;AADbAAAADwAAAGRycy9kb3ducmV2LnhtbESPQWvCQBSE7wX/w/KE3ppNi5Q2ZpUgCFKKEFMP3h7Z&#10;ZxKbfbtkt5r217tCweMwM98w+XI0vTjT4DvLCp6TFARxbXXHjYKvav30BsIHZI29ZVLwSx6Wi8lD&#10;jpm2Fy7pvAuNiBD2GSpoQ3CZlL5uyaBPrCOO3tEOBkOUQyP1gJcIN718SdNXabDjuNCio1VL9ffu&#10;xyh4357qj/1f2hVysy2Lz/FwcpVT6nE6FnMQgcZwD/+3N1rBbAa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XLlxQAAANsAAAAPAAAAAAAAAAAAAAAAAJgCAABkcnMv&#10;ZG93bnJldi54bWxQSwUGAAAAAAQABAD1AAAAigMAAAAA&#10;" fillcolor="#4f81bd" strokecolor="white" strokeweight="3pt">
                    <v:shadow on="t" color="black" opacity="24903f" origin=",.5" offset="0,.55556mm"/>
                    <v:textbox>
                      <w:txbxContent>
                        <w:p w:rsidR="00EA6731" w:rsidRPr="00310F8C" w:rsidRDefault="00EA6731" w:rsidP="003B1C6D">
                          <w:pPr>
                            <w:jc w:val="center"/>
                            <w:rPr>
                              <w:rFonts w:cs="Calibri"/>
                            </w:rPr>
                          </w:pPr>
                          <w:proofErr w:type="spellStart"/>
                          <w:r w:rsidRPr="00310F8C">
                            <w:rPr>
                              <w:rFonts w:cs="Calibri"/>
                            </w:rPr>
                            <w:t>ViewModel</w:t>
                          </w:r>
                          <w:proofErr w:type="spellEnd"/>
                        </w:p>
                      </w:txbxContent>
                    </v:textbox>
                  </v:roundrect>
                  <v:roundrect id="Rounded Rectangle 12" o:spid="_x0000_s1031" style="position:absolute;left:41686;top:11517;width:8195;height:71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XfsQA&#10;AADbAAAADwAAAGRycy9kb3ducmV2LnhtbESPQWsCMRSE74X+h/AEbzWr1FJXoywFQUQEtR68PTbP&#10;3dXNS9ikuvrrjVDwOMzMN8xk1ppaXKjxlWUF/V4Cgji3uuJCwe9u/vENwgdkjbVlUnAjD7Pp+9sE&#10;U22vvKHLNhQiQtinqKAMwaVS+rwkg75nHXH0jrYxGKJsCqkbvEa4qeUgSb6kwYrjQomOfkrKz9s/&#10;o2C0PuXL/T2pMrlYb7JVezi5nVOq22mzMYhAbXiF/9sLreBzCM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l137EAAAA2wAAAA8AAAAAAAAAAAAAAAAAmAIAAGRycy9k&#10;b3ducmV2LnhtbFBLBQYAAAAABAAEAPUAAACJAwAAAAA=&#10;" fillcolor="#4f81bd" strokecolor="white" strokeweight="3pt">
                    <v:shadow on="t" color="black" opacity="24903f" origin=",.5" offset="0,.55556mm"/>
                    <v:textbox>
                      <w:txbxContent>
                        <w:p w:rsidR="00EA6731" w:rsidRPr="00310F8C" w:rsidRDefault="00EA6731" w:rsidP="003B1C6D">
                          <w:pPr>
                            <w:jc w:val="center"/>
                            <w:rPr>
                              <w:rFonts w:cs="Calibri"/>
                            </w:rPr>
                          </w:pPr>
                          <w:r w:rsidRPr="00310F8C">
                            <w:rPr>
                              <w:rFonts w:cs="Calibri"/>
                            </w:rPr>
                            <w:t>Model</w:t>
                          </w:r>
                        </w:p>
                      </w:txbxContent>
                    </v:textbox>
                  </v:roundrect>
                  <v:shapetype id="_x0000_t32" coordsize="21600,21600" o:spt="32" o:oned="t" path="m,l21600,21600e" filled="f">
                    <v:path arrowok="t" fillok="f" o:connecttype="none"/>
                    <o:lock v:ext="edit" shapetype="t"/>
                  </v:shapetype>
                  <v:shape id="Straight Arrow Connector 13" o:spid="_x0000_s1032" type="#_x0000_t32" style="position:absolute;left:9203;top:694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oG/sUAAADbAAAADwAAAGRycy9kb3ducmV2LnhtbESPT2vCQBTE7wW/w/KEXopurBJDdJVS&#10;2lI8+Sfen9lnEsy+DdltjP303YLgcZiZ3zDLdW9q0VHrKssKJuMIBHFudcWFguzwOUpAOI+ssbZM&#10;Cm7kYL0aPC0x1fbKO+r2vhABwi5FBaX3TSqly0sy6Ma2IQ7e2bYGfZBtIXWL1wA3tXyNolgarDgs&#10;lNjQe0n5Zf9jFGwmcULTYzKj3655+cpO0XaefSj1POzfFiA89f4Rvre/tYJZDP9fw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oG/sUAAADbAAAADwAAAAAAAAAA&#10;AAAAAAChAgAAZHJzL2Rvd25yZXYueG1sUEsFBgAAAAAEAAQA+QAAAJMDAAAAAA==&#10;" strokecolor="#4579b8" strokeweight="2.25pt">
                    <v:stroke dashstyle="dash" endarrow="block"/>
                  </v:shape>
                  <v:shape id="Straight Arrow Connector 14" o:spid="_x0000_s1033" type="#_x0000_t32" style="position:absolute;left:33610;top:16026;width:8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RMMAAADbAAAADwAAAGRycy9kb3ducmV2LnhtbESPQYvCMBSE74L/IbwFb5quiqtdo4ig&#10;iAhiV3CPj+ZtW7Z5KU2s9d8bQfA4zMw3zHzZmlI0VLvCsoLPQQSCOLW64EzB+WfTn4JwHlljaZkU&#10;3MnBctHtzDHW9sYnahKfiQBhF6OC3PsqltKlORl0A1sRB+/P1gZ9kHUmdY23ADelHEbRRBosOCzk&#10;WNE6p/Q/uRoFs0OW/Pq7dpe22I+03TbjY3JUqvfRrr5BeGr9O/xq77SC8Rc8v4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EUTDAAAA2wAAAA8AAAAAAAAAAAAA&#10;AAAAoQIAAGRycy9kb3ducmV2LnhtbFBLBQYAAAAABAAEAPkAAACRAwAAAAA=&#10;" strokecolor="#4579b8">
                    <v:stroke endarrow="block"/>
                  </v:shape>
                  <v:shape id="Straight Arrow Connector 15" o:spid="_x0000_s1034" type="#_x0000_t32" style="position:absolute;left:13420;top:17161;width:9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earcMAAADbAAAADwAAAGRycy9kb3ducmV2LnhtbESPy27CQAxF95X4h5GRuisTIl4KDIgi&#10;UXXDgscHmIxJIjKeKDMN4e/rBRJL6/oe+6w2vatVR22oPBsYjxJQxLm3FRcGLuf91wJUiMgWa89k&#10;4EkBNuvBxwoz6x98pO4UCyUQDhkaKGNsMq1DXpLDMPINsWQ33zqMMraFti0+BO5qnSbJTDusWC6U&#10;2NCupPx++nNCuabnY5rev/v5zi8Oz+6nms6cMZ/DfrsEFamP7+VX+9camMiz4iIeo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Hmq3DAAAA2wAAAA8AAAAAAAAAAAAA&#10;AAAAoQIAAGRycy9kb3ducmV2LnhtbFBLBQYAAAAABAAEAPkAAACRAwAAAAA=&#10;" strokecolor="#4579b8">
                    <v:stroke startarrow="block" endarrow="block"/>
                  </v:shape>
                  <v:shape id="Straight Arrow Connector 16" o:spid="_x0000_s1035" type="#_x0000_t32" style="position:absolute;left:33491;top:13768;width:8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Y7JsUAAADbAAAADwAAAGRycy9kb3ducmV2LnhtbESPQWvCQBSE74X+h+UVeqsbq1RNsxEp&#10;CIqoqAGvj+wzCc2+DdltEv+9Wyj0OMzMN0yyHEwtOmpdZVnBeBSBIM6trrhQkF3Wb3MQziNrrC2T&#10;gjs5WKbPTwnG2vZ8ou7sCxEg7GJUUHrfxFK6vCSDbmQb4uDdbGvQB9kWUrfYB7ip5XsUfUiDFYeF&#10;Ehv6Kin/Pv8YBbtJne23h/FsPez7yXXlb9Ux65R6fRlWnyA8Df4//NfeaAXTBfx+CT9Ap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Y7JsUAAADbAAAADwAAAAAAAAAA&#10;AAAAAAChAgAAZHJzL2Rvd25yZXYueG1sUEsFBgAAAAAEAAQA+QAAAJMDAAAAAA==&#10;" strokecolor="#4579b8">
                    <v:stroke startarrow="block"/>
                  </v:shape>
                  <v:shape id="Straight Arrow Connector 17" o:spid="_x0000_s1036" type="#_x0000_t32" style="position:absolute;left:13420;top:15022;width:9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gAdsIAAADbAAAADwAAAGRycy9kb3ducmV2LnhtbESPTYvCQAyG74L/YYjgTacWdKU6igor&#10;Xvbgxw+IndgWO5nSma3135vDwh7Dm/dJnvW2d7XqqA2VZwOzaQKKOPe24sLA7fo9WYIKEdli7ZkM&#10;vCnAdjMcrDGz/sVn6i6xUALhkKGBMsYm0zrkJTkMU98QS/bwrcMoY1to2+JL4K7WaZIstMOK5UKJ&#10;DR1Kyp+XXyeUe3o9p+lz338d/PLn3R2r+cIZMx71uxWoSH38X/5rn6yBuXwvLuIBevM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gAdsIAAADbAAAADwAAAAAAAAAAAAAA&#10;AAChAgAAZHJzL2Rvd25yZXYueG1sUEsFBgAAAAAEAAQA+QAAAJADAAAAAA==&#10;" strokecolor="#4579b8">
                    <v:stroke startarrow="block" endarrow="block"/>
                  </v:shape>
                  <v:shape id="Freeform 19" o:spid="_x0000_s1037" style="position:absolute;left:13420;top:10915;width:9026;height:2059;visibility:visible;mso-wrap-style:square;v-text-anchor:middle" coordsize="902525,20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kOcUA&#10;AADbAAAADwAAAGRycy9kb3ducmV2LnhtbESPQUsDMRSE74L/ITzBS2mzrShl27SIUBTBg+siPb5u&#10;Xjehm5clSdu1v74RBI/DzHzDLNeD68SJQrSeFUwnBQjixmvLrYL6azOeg4gJWWPnmRT8UIT16vZm&#10;iaX2Z/6kU5VakSEcS1RgUupLKWNjyGGc+J44e3sfHKYsQyt1wHOGu07OiuJJOrScFwz29GKoOVRH&#10;p4BMFex29/5q68uo+ejms4dR/a3U/d3wvACRaEj/4b/2m1bwOIXfL/k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uQ5xQAAANsAAAAPAAAAAAAAAAAAAAAAAJgCAABkcnMv&#10;ZG93bnJldi54bWxQSwUGAAAAAAQABAD1AAAAigMAAAAA&#10;" path="m,143654v112081,16011,254614,41583,356260,c385798,131570,349632,80131,344385,48651,341702,32552,317911,8449,332509,1150v15021,-7511,23751,23751,35626,35626c382007,78389,375608,76894,415637,108028v22532,17525,71252,47501,71252,47501c518912,283623,473545,127540,510639,119903v127945,-26342,261257,,391886,e" filled="f" strokecolor="#4579b8">
                    <v:stroke startarrow="block"/>
                    <v:path arrowok="t" o:connecttype="custom" o:connectlocs="0,143735;356288,143735;344412,48678;332535,1151;368164,36797;415669,108089;486927,155617;510679,119971;902595,119971" o:connectangles="0,0,0,0,0,0,0,0,0"/>
                  </v:shape>
                  <v:shapetype id="_x0000_t202" coordsize="21600,21600" o:spt="202" path="m,l,21600r21600,l21600,xe">
                    <v:stroke joinstyle="miter"/>
                    <v:path gradientshapeok="t" o:connecttype="rect"/>
                  </v:shapetype>
                  <v:shape id="Text Box 20" o:spid="_x0000_s1038" type="#_x0000_t202" style="position:absolute;left:13657;top:15141;width:10689;height:3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EA6731" w:rsidRPr="00310F8C" w:rsidRDefault="00EA6731" w:rsidP="003B1C6D">
                          <w:pPr>
                            <w:rPr>
                              <w:rFonts w:cs="Calibri"/>
                            </w:rPr>
                          </w:pPr>
                          <w:r w:rsidRPr="00310F8C">
                            <w:rPr>
                              <w:rFonts w:cs="Calibri"/>
                            </w:rPr>
                            <w:t>Commands</w:t>
                          </w:r>
                        </w:p>
                      </w:txbxContent>
                    </v:textbox>
                  </v:shape>
                  <v:shape id="Text Box 21" o:spid="_x0000_s1039" type="#_x0000_t202" style="position:absolute;left:13420;top:12910;width:10689;height:3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6731" w:rsidRPr="00310F8C" w:rsidRDefault="00EA6731" w:rsidP="003B1C6D">
                          <w:pPr>
                            <w:rPr>
                              <w:rFonts w:cs="Calibri"/>
                            </w:rPr>
                          </w:pPr>
                          <w:r w:rsidRPr="006617AE">
                            <w:rPr>
                              <w:rFonts w:cs="Calibri"/>
                            </w:rPr>
                            <w:t>Data Binding</w:t>
                          </w:r>
                        </w:p>
                      </w:txbxContent>
                    </v:textbox>
                  </v:shape>
                  <v:shape id="Text Box 22" o:spid="_x0000_s1040" type="#_x0000_t202" style="position:absolute;left:13182;top:8960;width:10689;height:3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EA6731" w:rsidRPr="00310F8C" w:rsidRDefault="00EA6731" w:rsidP="003B1C6D">
                          <w:pPr>
                            <w:rPr>
                              <w:rFonts w:cs="Calibri"/>
                            </w:rPr>
                          </w:pPr>
                          <w:r w:rsidRPr="006617AE">
                            <w:rPr>
                              <w:rFonts w:cs="Calibri"/>
                            </w:rPr>
                            <w:t>Notifications</w:t>
                          </w:r>
                        </w:p>
                      </w:txbxContent>
                    </v:textbox>
                  </v:shape>
                  <v:shape id="Text Box 23" o:spid="_x0000_s1041" type="#_x0000_t202" style="position:absolute;left:40261;top:22184;width:10689;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EA6731" w:rsidRPr="00310F8C" w:rsidRDefault="00EA6731" w:rsidP="003B1C6D">
                          <w:pPr>
                            <w:jc w:val="center"/>
                            <w:rPr>
                              <w:rFonts w:cs="Calibri"/>
                            </w:rPr>
                          </w:pPr>
                          <w:r w:rsidRPr="006617AE">
                            <w:rPr>
                              <w:rFonts w:cs="Calibri"/>
                            </w:rPr>
                            <w:t>Business Logic &amp; Data</w:t>
                          </w:r>
                        </w:p>
                      </w:txbxContent>
                    </v:textbox>
                  </v:shape>
                  <v:shape id="Text Box 24" o:spid="_x0000_s1042" type="#_x0000_t202" style="position:absolute;left:23040;top:21916;width:10689;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EA6731" w:rsidRPr="00310F8C" w:rsidRDefault="00EA6731" w:rsidP="003B1C6D">
                          <w:pPr>
                            <w:jc w:val="center"/>
                            <w:rPr>
                              <w:rFonts w:cs="Calibri"/>
                            </w:rPr>
                          </w:pPr>
                          <w:r w:rsidRPr="006617AE">
                            <w:rPr>
                              <w:rFonts w:cs="Calibri"/>
                            </w:rPr>
                            <w:t>Presentation Logic</w:t>
                          </w:r>
                        </w:p>
                      </w:txbxContent>
                    </v:textbox>
                  </v:shape>
                  <v:shape id="Text Box 25" o:spid="_x0000_s1043" type="#_x0000_t202" style="position:absolute;left:4156;top:22184;width:10689;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EA6731" w:rsidRPr="00310F8C" w:rsidRDefault="00EA6731" w:rsidP="003B1C6D">
                          <w:pPr>
                            <w:jc w:val="center"/>
                            <w:rPr>
                              <w:rFonts w:cs="Calibri"/>
                            </w:rPr>
                          </w:pPr>
                          <w:r w:rsidRPr="006617AE">
                            <w:rPr>
                              <w:rFonts w:cs="Calibri"/>
                            </w:rPr>
                            <w:t>User Interface</w:t>
                          </w:r>
                        </w:p>
                      </w:txbxContent>
                    </v:textbox>
                  </v:shape>
                  <v:shape id="Snip Single Corner Rectangle 26" o:spid="_x0000_s1044" style="position:absolute;left:56048;top:11921;width:7481;height:6294;visibility:visible;mso-wrap-style:square;v-text-anchor:middle" coordsize="748070,629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pyMAA&#10;AADbAAAADwAAAGRycy9kb3ducmV2LnhtbERPTUvDQBC9C/0Pywje7EbBUtJui0iFIkGwLT0P2Wmy&#10;mp0N2TGN/945CB4f73u9nWJnRhpySOzgYV6AIa6TD9w4OB1f75dgsiB77BKTgx/KsN3MbtZY+nTl&#10;DxoP0hgN4Vyig1akL63NdUsR8zz1xMpd0hBRFA6N9QNeNTx29rEoFjZiYG1osaeXluqvw3fU3jDK&#10;7vP9LJdmvzxWoXqr0rRw7u52el6BEZrkX/zn3nsHTzpWv+gPs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ipyMAAAADbAAAADwAAAAAAAAAAAAAAAACYAgAAZHJzL2Rvd25y&#10;ZXYueG1sUEsFBgAAAAAEAAQA9QAAAIUDAAAAAA==&#10;" adj="-11796480,,5400" path="m,l643192,,748070,104878r,524378l,629256,,xe" fillcolor="#4f81bd" strokecolor="#243f60" strokeweight="2pt">
                    <v:stroke joinstyle="miter"/>
                    <v:shadow on="t" color="black" opacity="26213f" origin="-.5,-.5" offset=".74836mm,.74836mm"/>
                    <v:formulas/>
                    <v:path arrowok="t" o:connecttype="custom" o:connectlocs="0,0;643200,0;748079,104906;748079,629421;0,629421;0,0" o:connectangles="0,0,0,0,0,0" textboxrect="0,0,748070,629256"/>
                    <v:textbox>
                      <w:txbxContent>
                        <w:p w:rsidR="00EA6731" w:rsidRPr="00310F8C" w:rsidRDefault="00EA6731" w:rsidP="003B1C6D">
                          <w:pPr>
                            <w:jc w:val="center"/>
                            <w:rPr>
                              <w:rFonts w:cs="Calibri"/>
                            </w:rPr>
                          </w:pPr>
                          <w:r w:rsidRPr="00310F8C">
                            <w:rPr>
                              <w:rFonts w:cs="Calibri"/>
                            </w:rPr>
                            <w:t>Data source</w:t>
                          </w:r>
                        </w:p>
                      </w:txbxContent>
                    </v:textbox>
                  </v:shape>
                  <v:shape id="Straight Arrow Connector 28" o:spid="_x0000_s1045" type="#_x0000_t32" style="position:absolute;left:49878;top:15893;width:6166;height: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zoCMQAAADbAAAADwAAAGRycy9kb3ducmV2LnhtbESPQWvCQBSE70L/w/IK3nRTwVqjq7Rq&#10;UawHjXp/zb4modm3IbuN8d93BcHjMDPfMNN5a0rRUO0Kywpe+hEI4tTqgjMFp+Nn7w2E88gaS8uk&#10;4EoO5rOnzhRjbS98oCbxmQgQdjEqyL2vYildmpNB17cVcfB+bG3QB1lnUtd4CXBTykEUvUqDBYeF&#10;HCta5JT+Jn9GQbP9Wn0kp80V19+73b5Z6tF57JXqPrfvExCeWv8I39sbrWA4htuX8AP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OgIxAAAANsAAAAPAAAAAAAAAAAA&#10;AAAAAKECAABkcnMvZG93bnJldi54bWxQSwUGAAAAAAQABAD5AAAAkgMAAAAA&#10;" strokecolor="#4579b8" strokeweight="2.25pt">
                    <v:stroke endarrow="block"/>
                  </v:shape>
                  <v:shape id="Text Box 29" o:spid="_x0000_s1046" type="#_x0000_t202" style="position:absolute;left:20544;top:6945;width:12947;height:3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EA6731" w:rsidRPr="00310F8C" w:rsidRDefault="00EA6731" w:rsidP="003B1C6D">
                          <w:pPr>
                            <w:rPr>
                              <w:rStyle w:val="Strong"/>
                            </w:rPr>
                          </w:pPr>
                          <w:r w:rsidRPr="00310F8C">
                            <w:rPr>
                              <w:rStyle w:val="Strong"/>
                              <w:rFonts w:ascii="Times New Roman" w:hAnsi="Times New Roman"/>
                              <w:b w:val="0"/>
                              <w:bCs w:val="0"/>
                            </w:rPr>
                            <w:t>TLH Application</w:t>
                          </w:r>
                        </w:p>
                      </w:txbxContent>
                    </v:textbox>
                  </v:shape>
                  <v:group id="Group 76" o:spid="_x0000_s1047" style="position:absolute;left:4987;top:260;width:8670;height:7764" coordorigin="4987,260" coordsize="8669,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Picture 63" o:spid="_x0000_s1048" type="#_x0000_t75" style="position:absolute;left:7222;top:260;width:4580;height: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GTabEAAAA2wAAAA8AAABkcnMvZG93bnJldi54bWxEj0FrwkAUhO8F/8PyhF6KbmyoSHQVEYPF&#10;nhp78fbIPpNg9m3YXTX++64geBxm5htmsepNK67kfGNZwWScgCAurW64UvB3yEczED4ga2wtk4I7&#10;eVgtB28LzLS98S9di1CJCGGfoYI6hC6T0pc1GfRj2xFH72SdwRClq6R2eItw08rPJJlKgw3HhRo7&#10;2tRUnouLUZB/FJOvn9P+0PXH1G3zWXo+2p1S78N+PQcRqA+v8LP9rRVMU3h8iT9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GTabEAAAA2wAAAA8AAAAAAAAAAAAAAAAA&#10;nwIAAGRycy9kb3ducmV2LnhtbFBLBQYAAAAABAAEAPcAAACQAwAAAAA=&#10;">
                      <v:imagedata r:id="rId9" o:title=""/>
                    </v:shape>
                    <v:shape id="Text Box 29" o:spid="_x0000_s1049" type="#_x0000_t202" style="position:absolute;left:4987;top:4760;width:8670;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6731" w:rsidRDefault="00EA6731" w:rsidP="003B1C6D">
                            <w:pPr>
                              <w:pStyle w:val="NormalWeb"/>
                              <w:spacing w:before="0" w:beforeAutospacing="0" w:after="200" w:afterAutospacing="0" w:line="276" w:lineRule="auto"/>
                            </w:pPr>
                            <w:del w:id="355" w:author="Phuong Giang" w:date="2012-02-22T21:41:00Z">
                              <w:r w:rsidDel="003B1C6D">
                                <w:rPr>
                                  <w:rFonts w:ascii="Calibri" w:eastAsia="Calibri" w:hAnsi="Calibri"/>
                                  <w:sz w:val="22"/>
                                  <w:szCs w:val="22"/>
                                </w:rPr>
                                <w:delText>TLH Application</w:delText>
                              </w:r>
                            </w:del>
                            <w:ins w:id="356" w:author="Phuong Giang" w:date="2012-02-22T21:41:00Z">
                              <w:r>
                                <w:rPr>
                                  <w:rFonts w:ascii="Calibri" w:eastAsia="Calibri" w:hAnsi="Calibri"/>
                                  <w:sz w:val="22"/>
                                  <w:szCs w:val="22"/>
                                </w:rPr>
                                <w:t>User Input</w:t>
                              </w:r>
                            </w:ins>
                          </w:p>
                        </w:txbxContent>
                      </v:textbox>
                    </v:shape>
                  </v:group>
                  <w10:anchorlock/>
                </v:group>
              </w:pict>
            </mc:Fallback>
          </mc:AlternateContent>
        </w:r>
      </w:ins>
    </w:p>
    <w:p w:rsidR="003B1C6D" w:rsidRDefault="003B1C6D" w:rsidP="003B1C6D">
      <w:pPr>
        <w:pStyle w:val="Caption"/>
        <w:jc w:val="center"/>
        <w:rPr>
          <w:ins w:id="355" w:author="Phuong Giang" w:date="2012-02-22T21:40:00Z"/>
        </w:rPr>
      </w:pPr>
      <w:bookmarkStart w:id="356" w:name="_Toc317720985"/>
      <w:ins w:id="357" w:author="Phuong Giang" w:date="2012-02-22T21:40:00Z">
        <w:r>
          <w:t xml:space="preserve">Figure </w:t>
        </w:r>
        <w:r w:rsidR="000E16A5">
          <w:fldChar w:fldCharType="begin"/>
        </w:r>
        <w:r>
          <w:instrText xml:space="preserve"> SEQ Figure \* ARABIC </w:instrText>
        </w:r>
        <w:r w:rsidR="000E16A5">
          <w:fldChar w:fldCharType="separate"/>
        </w:r>
      </w:ins>
      <w:ins w:id="358" w:author="Phuong Giang" w:date="2012-02-23T00:34:00Z">
        <w:r w:rsidR="00AF3591">
          <w:rPr>
            <w:noProof/>
          </w:rPr>
          <w:t>1</w:t>
        </w:r>
      </w:ins>
      <w:ins w:id="359" w:author="Phuong Giang" w:date="2012-02-22T21:40:00Z">
        <w:r w:rsidR="000E16A5">
          <w:rPr>
            <w:noProof/>
          </w:rPr>
          <w:fldChar w:fldCharType="end"/>
        </w:r>
        <w:r>
          <w:t>-Application Architecture</w:t>
        </w:r>
        <w:bookmarkEnd w:id="356"/>
      </w:ins>
    </w:p>
    <w:p w:rsidR="003B1C6D" w:rsidRDefault="003B1C6D" w:rsidP="003B1C6D">
      <w:pPr>
        <w:rPr>
          <w:ins w:id="360" w:author="Phuong Giang" w:date="2012-02-22T21:40:00Z"/>
        </w:rPr>
      </w:pPr>
      <w:ins w:id="361" w:author="Phuong Giang" w:date="2012-02-22T21:40:00Z">
        <w:r>
          <w:lastRenderedPageBreak/>
          <w:t>The system will use Model-View-</w:t>
        </w:r>
        <w:proofErr w:type="spellStart"/>
        <w:r>
          <w:t>ViewModel</w:t>
        </w:r>
        <w:proofErr w:type="spellEnd"/>
        <w:r>
          <w:t xml:space="preserve"> architectural design pattern (which is typically a WPF pattern) as the main architecture.</w:t>
        </w:r>
      </w:ins>
    </w:p>
    <w:p w:rsidR="003B1C6D" w:rsidRDefault="003B1C6D" w:rsidP="003B1C6D">
      <w:pPr>
        <w:rPr>
          <w:ins w:id="362" w:author="Phuong Giang" w:date="2012-02-22T21:40:00Z"/>
        </w:rPr>
      </w:pPr>
      <w:ins w:id="363" w:author="Phuong Giang" w:date="2012-02-22T21:40:00Z">
        <w:r>
          <w:t>The main entities of the diagram above will be explained as following:</w:t>
        </w:r>
      </w:ins>
    </w:p>
    <w:p w:rsidR="003B1C6D" w:rsidRDefault="003B1C6D" w:rsidP="003B1C6D">
      <w:pPr>
        <w:pStyle w:val="ListParagraph"/>
        <w:numPr>
          <w:ilvl w:val="0"/>
          <w:numId w:val="9"/>
        </w:numPr>
        <w:rPr>
          <w:ins w:id="364" w:author="Phuong Giang" w:date="2012-02-22T21:40:00Z"/>
        </w:rPr>
      </w:pPr>
      <w:ins w:id="365" w:author="Phuong Giang" w:date="2012-02-22T21:40:00Z">
        <w:r w:rsidRPr="005B0106">
          <w:rPr>
            <w:b/>
          </w:rPr>
          <w:t>Model:</w:t>
        </w:r>
        <w:r>
          <w:t xml:space="preserve"> </w:t>
        </w:r>
        <w:r w:rsidRPr="00EA4A2E">
          <w:t xml:space="preserve">refers to </w:t>
        </w:r>
        <w:r>
          <w:t>class that represents objects in real world</w:t>
        </w:r>
        <w:r w:rsidRPr="00EA4A2E">
          <w:t xml:space="preserve">, or the data access layer that </w:t>
        </w:r>
        <w:r>
          <w:t>manipulate the data from a specific source</w:t>
        </w:r>
        <w:r w:rsidRPr="00EA4A2E">
          <w:t>.</w:t>
        </w:r>
      </w:ins>
    </w:p>
    <w:p w:rsidR="003B1C6D" w:rsidRDefault="003B1C6D" w:rsidP="003B1C6D">
      <w:pPr>
        <w:pStyle w:val="ListParagraph"/>
        <w:numPr>
          <w:ilvl w:val="0"/>
          <w:numId w:val="9"/>
        </w:numPr>
        <w:rPr>
          <w:ins w:id="366" w:author="Phuong Giang" w:date="2012-02-22T21:40:00Z"/>
        </w:rPr>
      </w:pPr>
      <w:ins w:id="367" w:author="Phuong Giang" w:date="2012-02-22T21:40:00Z">
        <w:r w:rsidRPr="005B0106">
          <w:rPr>
            <w:b/>
          </w:rPr>
          <w:t>View:</w:t>
        </w:r>
        <w:r>
          <w:t xml:space="preserve"> </w:t>
        </w:r>
        <w:r w:rsidRPr="00EA4A2E">
          <w:t> </w:t>
        </w:r>
        <w:r>
          <w:t xml:space="preserve"> encapsulates the presentation of the application. It </w:t>
        </w:r>
        <w:r w:rsidRPr="00BF1944">
          <w:t>refers to all elements displayed by the </w:t>
        </w:r>
        <w:r w:rsidR="000E16A5">
          <w:fldChar w:fldCharType="begin"/>
        </w:r>
        <w:r>
          <w:instrText xml:space="preserve"> HYPERLINK "http://en.wikipedia.org/wiki/GUI" \o "GUI" </w:instrText>
        </w:r>
        <w:r w:rsidR="000E16A5">
          <w:fldChar w:fldCharType="separate"/>
        </w:r>
        <w:r w:rsidRPr="00BF1944">
          <w:t>GUI</w:t>
        </w:r>
        <w:r w:rsidR="000E16A5">
          <w:fldChar w:fldCharType="end"/>
        </w:r>
        <w:r w:rsidRPr="00BF1944">
          <w:t> such as buttons, windows, graphics, and other controls</w:t>
        </w:r>
        <w:r>
          <w:t xml:space="preserve">, and in WPF this is typically the user control or a </w:t>
        </w:r>
        <w:proofErr w:type="spellStart"/>
        <w:r>
          <w:t>xaml</w:t>
        </w:r>
        <w:proofErr w:type="spellEnd"/>
        <w:r>
          <w:t xml:space="preserve"> file.</w:t>
        </w:r>
      </w:ins>
    </w:p>
    <w:p w:rsidR="003B1C6D" w:rsidRDefault="003B1C6D" w:rsidP="003B1C6D">
      <w:pPr>
        <w:pStyle w:val="ListParagraph"/>
        <w:numPr>
          <w:ilvl w:val="0"/>
          <w:numId w:val="9"/>
        </w:numPr>
        <w:rPr>
          <w:ins w:id="368" w:author="Phuong Giang" w:date="2012-02-22T21:40:00Z"/>
        </w:rPr>
      </w:pPr>
      <w:ins w:id="369" w:author="Phuong Giang" w:date="2012-02-22T21:40:00Z">
        <w:r>
          <w:rPr>
            <w:b/>
          </w:rPr>
          <w:t>View Model:</w:t>
        </w:r>
        <w:r>
          <w:t xml:space="preserve"> </w:t>
        </w:r>
        <w:r w:rsidRPr="00EA4A2E">
          <w:t>is a “Model of the View”</w:t>
        </w:r>
        <w:r>
          <w:t>. I</w:t>
        </w:r>
        <w:r w:rsidRPr="00EA4A2E">
          <w:t>t is an abstraction of the View that also serves in data binding between the View and the Model. It could be seen as a specialized aspect of what would be a Controller (in the </w:t>
        </w:r>
        <w:r w:rsidR="000E16A5">
          <w:fldChar w:fldCharType="begin"/>
        </w:r>
        <w:r>
          <w:instrText xml:space="preserve"> HYPERLINK "http://en.wikipedia.org/wiki/Model_View_Controller" \o "Model View Controller" </w:instrText>
        </w:r>
        <w:r w:rsidR="000E16A5">
          <w:fldChar w:fldCharType="separate"/>
        </w:r>
        <w:r w:rsidRPr="00EA4A2E">
          <w:t>MVC</w:t>
        </w:r>
        <w:r w:rsidR="000E16A5">
          <w:fldChar w:fldCharType="end"/>
        </w:r>
        <w:r w:rsidRPr="00EA4A2E">
          <w:t xml:space="preserve"> pattern) that acts as a data binder/converter that changes Model information into View information and passes commands from the View into the Model. The </w:t>
        </w:r>
        <w:proofErr w:type="spellStart"/>
        <w:r w:rsidRPr="00EA4A2E">
          <w:t>ViewModel</w:t>
        </w:r>
        <w:proofErr w:type="spellEnd"/>
        <w:r w:rsidRPr="00EA4A2E">
          <w:t xml:space="preserve"> exposes public properties, commands, and abstractions. </w:t>
        </w:r>
        <w:r>
          <w:t>It is the view model that the view depends directly on, not the model.</w:t>
        </w:r>
      </w:ins>
    </w:p>
    <w:p w:rsidR="001E773C" w:rsidRPr="00BC5883" w:rsidRDefault="003B1C6D">
      <w:pPr>
        <w:shd w:val="clear" w:color="auto" w:fill="FFFFFF"/>
        <w:spacing w:before="100" w:beforeAutospacing="1" w:after="100" w:afterAutospacing="1" w:line="360" w:lineRule="atLeast"/>
        <w:pPrChange w:id="370" w:author="Phuong Giang" w:date="2012-02-22T21:41:00Z">
          <w:pPr>
            <w:pStyle w:val="Heading2"/>
          </w:pPr>
        </w:pPrChange>
      </w:pPr>
      <w:ins w:id="371" w:author="Phuong Giang" w:date="2012-02-22T21:40:00Z">
        <w:r>
          <w:t xml:space="preserve">By taking advantages of data binding capability in WPF, MVVM pattern allows the system UI and its presentation logic to be constructed separately. This shall increase system maintainability. </w:t>
        </w:r>
        <w:r w:rsidRPr="00687118">
          <w:t>The view-model can easily be tested by using standard unit-tests (instead of UI-testing)</w:t>
        </w:r>
        <w:r>
          <w:t xml:space="preserve">. </w:t>
        </w:r>
        <w:r w:rsidRPr="00687118">
          <w:t xml:space="preserve">The view can be redesigned without changing the </w:t>
        </w:r>
        <w:proofErr w:type="spellStart"/>
        <w:r>
          <w:t>ViewModel</w:t>
        </w:r>
        <w:proofErr w:type="spellEnd"/>
        <w:r w:rsidRPr="00687118">
          <w:t>, because the interface stays the same.</w:t>
        </w:r>
        <w:r>
          <w:t xml:space="preserve"> </w:t>
        </w:r>
        <w:r w:rsidRPr="00687118">
          <w:t xml:space="preserve">The view-model can even be reused, in </w:t>
        </w:r>
        <w:r>
          <w:t>some</w:t>
        </w:r>
        <w:r w:rsidRPr="00687118">
          <w:t xml:space="preserve"> special cases (this is usually not recommended)</w:t>
        </w:r>
      </w:ins>
    </w:p>
    <w:p w:rsidR="003A11F4" w:rsidRDefault="003A11F4" w:rsidP="00DF7621">
      <w:pPr>
        <w:pStyle w:val="Heading2"/>
        <w:rPr>
          <w:ins w:id="372" w:author="Phuong Giang" w:date="2012-02-22T21:43:00Z"/>
        </w:rPr>
      </w:pPr>
      <w:bookmarkStart w:id="373" w:name="_Toc316714931"/>
      <w:bookmarkStart w:id="374" w:name="_Toc317721128"/>
      <w:r w:rsidRPr="00DF7621">
        <w:lastRenderedPageBreak/>
        <w:t>Discussion of Alternative Designs</w:t>
      </w:r>
      <w:bookmarkEnd w:id="373"/>
      <w:bookmarkEnd w:id="374"/>
    </w:p>
    <w:p w:rsidR="001E773C" w:rsidRPr="00616EF6" w:rsidRDefault="008633EF">
      <w:pPr>
        <w:pStyle w:val="Heading3"/>
        <w:tabs>
          <w:tab w:val="left" w:pos="4208"/>
        </w:tabs>
        <w:rPr>
          <w:ins w:id="375" w:author="Phuong Giang" w:date="2012-02-22T21:41:00Z"/>
        </w:rPr>
        <w:pPrChange w:id="376" w:author="Phuong Giang" w:date="2012-02-22T21:43:00Z">
          <w:pPr>
            <w:pStyle w:val="Heading2"/>
          </w:pPr>
        </w:pPrChange>
      </w:pPr>
      <w:bookmarkStart w:id="377" w:name="_Toc317259539"/>
      <w:bookmarkStart w:id="378" w:name="_Toc317264581"/>
      <w:bookmarkStart w:id="379" w:name="_Toc317721129"/>
      <w:ins w:id="380" w:author="Phuong Giang" w:date="2012-02-22T21:44:00Z">
        <w:r>
          <w:t>Model-View-Controller</w:t>
        </w:r>
      </w:ins>
      <w:bookmarkEnd w:id="377"/>
      <w:bookmarkEnd w:id="378"/>
      <w:bookmarkEnd w:id="379"/>
    </w:p>
    <w:p w:rsidR="001E773C" w:rsidRDefault="009F25A3">
      <w:pPr>
        <w:jc w:val="center"/>
        <w:rPr>
          <w:ins w:id="381" w:author="Phuong Giang" w:date="2012-02-22T21:43:00Z"/>
        </w:rPr>
        <w:pPrChange w:id="382" w:author="Phuong Giang" w:date="2012-02-22T21:43:00Z">
          <w:pPr>
            <w:pStyle w:val="Heading2"/>
          </w:pPr>
        </w:pPrChange>
      </w:pPr>
      <w:ins w:id="383" w:author="Phuong Giang" w:date="2012-02-22T21:41:00Z">
        <w:r w:rsidRPr="00002CBC">
          <w:rPr>
            <w:noProof/>
            <w:lang w:eastAsia="ja-JP"/>
          </w:rPr>
          <mc:AlternateContent>
            <mc:Choice Requires="wpc">
              <w:drawing>
                <wp:inline distT="0" distB="0" distL="0" distR="0">
                  <wp:extent cx="3040380" cy="3206115"/>
                  <wp:effectExtent l="0" t="0" r="0" b="0"/>
                  <wp:docPr id="7" name="Canvas 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6" name="Rounded Rectangle 86"/>
                          <wps:cNvSpPr>
                            <a:spLocks noChangeArrowheads="1"/>
                          </wps:cNvSpPr>
                          <wps:spPr bwMode="auto">
                            <a:xfrm>
                              <a:off x="192043" y="1295606"/>
                              <a:ext cx="842889" cy="461902"/>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Default="002919C6" w:rsidP="00D85D61">
                                <w:pPr>
                                  <w:jc w:val="center"/>
                                </w:pPr>
                                <w:del w:id="384" w:author="Phuong Giang" w:date="2012-02-22T21:42:00Z">
                                  <w:r w:rsidDel="00D85D61">
                                    <w:delText>View</w:delText>
                                  </w:r>
                                </w:del>
                                <w:r>
                                  <w:t>Controller</w:t>
                                </w:r>
                              </w:p>
                            </w:txbxContent>
                          </wps:txbx>
                          <wps:bodyPr rot="0" vert="horz" wrap="square" lIns="91440" tIns="45720" rIns="91440" bIns="45720" anchor="ctr" anchorCtr="0" upright="1">
                            <a:noAutofit/>
                          </wps:bodyPr>
                        </wps:wsp>
                        <wps:wsp>
                          <wps:cNvPr id="67" name="Straight Arrow Connector 87"/>
                          <wps:cNvCnPr>
                            <a:cxnSpLocks noChangeShapeType="1"/>
                            <a:stCxn id="79" idx="2"/>
                          </wps:cNvCnPr>
                          <wps:spPr bwMode="auto">
                            <a:xfrm>
                              <a:off x="613388" y="955971"/>
                              <a:ext cx="450" cy="339035"/>
                            </a:xfrm>
                            <a:prstGeom prst="straightConnector1">
                              <a:avLst/>
                            </a:prstGeom>
                            <a:noFill/>
                            <a:ln w="28575">
                              <a:solidFill>
                                <a:srgbClr val="4579B8"/>
                              </a:solidFill>
                              <a:prstDash val="dash"/>
                              <a:round/>
                              <a:headEnd/>
                              <a:tailEnd type="triangle" w="med" len="med"/>
                            </a:ln>
                            <a:extLst>
                              <a:ext uri="{909E8E84-426E-40DD-AFC4-6F175D3DCCD1}">
                                <a14:hiddenFill xmlns:a14="http://schemas.microsoft.com/office/drawing/2010/main">
                                  <a:noFill/>
                                </a14:hiddenFill>
                              </a:ext>
                            </a:extLst>
                          </wps:spPr>
                          <wps:bodyPr/>
                        </wps:wsp>
                        <wps:wsp>
                          <wps:cNvPr id="68" name="Rounded Rectangle 88"/>
                          <wps:cNvSpPr>
                            <a:spLocks noChangeArrowheads="1"/>
                          </wps:cNvSpPr>
                          <wps:spPr bwMode="auto">
                            <a:xfrm>
                              <a:off x="1676075" y="893504"/>
                              <a:ext cx="842788" cy="461902"/>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Default="002919C6" w:rsidP="00D85D61">
                                <w:pPr>
                                  <w:jc w:val="center"/>
                                </w:pPr>
                                <w:del w:id="385" w:author="Phuong Giang" w:date="2012-02-22T21:42:00Z">
                                  <w:r w:rsidDel="00D85D61">
                                    <w:delText>View</w:delText>
                                  </w:r>
                                </w:del>
                                <w:r>
                                  <w:t>View</w:t>
                                </w:r>
                              </w:p>
                            </w:txbxContent>
                          </wps:txbx>
                          <wps:bodyPr rot="0" vert="horz" wrap="square" lIns="91440" tIns="45720" rIns="91440" bIns="45720" anchor="ctr" anchorCtr="0" upright="1">
                            <a:noAutofit/>
                          </wps:bodyPr>
                        </wps:wsp>
                        <wps:wsp>
                          <wps:cNvPr id="69" name="Rounded Rectangle 89"/>
                          <wps:cNvSpPr>
                            <a:spLocks noChangeArrowheads="1"/>
                          </wps:cNvSpPr>
                          <wps:spPr bwMode="auto">
                            <a:xfrm>
                              <a:off x="1687878" y="2140410"/>
                              <a:ext cx="842889" cy="461902"/>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Default="002919C6" w:rsidP="00D85D61">
                                <w:pPr>
                                  <w:jc w:val="center"/>
                                </w:pPr>
                                <w:del w:id="386" w:author="Phuong Giang" w:date="2012-02-22T21:42:00Z">
                                  <w:r w:rsidDel="00D85D61">
                                    <w:delText>View</w:delText>
                                  </w:r>
                                </w:del>
                                <w:r>
                                  <w:t>Model</w:t>
                                </w:r>
                              </w:p>
                            </w:txbxContent>
                          </wps:txbx>
                          <wps:bodyPr rot="0" vert="horz" wrap="square" lIns="91440" tIns="45720" rIns="91440" bIns="45720" anchor="ctr" anchorCtr="0" upright="1">
                            <a:noAutofit/>
                          </wps:bodyPr>
                        </wps:wsp>
                        <wps:wsp>
                          <wps:cNvPr id="70" name="Straight Arrow Connector 90"/>
                          <wps:cNvCnPr>
                            <a:cxnSpLocks noChangeShapeType="1"/>
                          </wps:cNvCnPr>
                          <wps:spPr bwMode="auto">
                            <a:xfrm flipV="1">
                              <a:off x="1034931" y="1151905"/>
                              <a:ext cx="627940" cy="374702"/>
                            </a:xfrm>
                            <a:prstGeom prst="straightConnector1">
                              <a:avLst/>
                            </a:prstGeom>
                            <a:noFill/>
                            <a:ln w="28575">
                              <a:solidFill>
                                <a:srgbClr val="4579B8"/>
                              </a:solidFill>
                              <a:round/>
                              <a:headEnd/>
                              <a:tailEnd type="triangle" w="med" len="med"/>
                            </a:ln>
                            <a:extLst>
                              <a:ext uri="{909E8E84-426E-40DD-AFC4-6F175D3DCCD1}">
                                <a14:hiddenFill xmlns:a14="http://schemas.microsoft.com/office/drawing/2010/main">
                                  <a:noFill/>
                                </a14:hiddenFill>
                              </a:ext>
                            </a:extLst>
                          </wps:spPr>
                          <wps:bodyPr/>
                        </wps:wsp>
                        <wps:wsp>
                          <wps:cNvPr id="71" name="Straight Arrow Connector 91"/>
                          <wps:cNvCnPr>
                            <a:cxnSpLocks noChangeShapeType="1"/>
                          </wps:cNvCnPr>
                          <wps:spPr bwMode="auto">
                            <a:xfrm>
                              <a:off x="2097469" y="1355406"/>
                              <a:ext cx="11903" cy="785004"/>
                            </a:xfrm>
                            <a:prstGeom prst="straightConnector1">
                              <a:avLst/>
                            </a:prstGeom>
                            <a:noFill/>
                            <a:ln w="28575">
                              <a:solidFill>
                                <a:srgbClr val="4579B8"/>
                              </a:solidFill>
                              <a:round/>
                              <a:headEnd/>
                              <a:tailEnd type="triangle" w="med" len="med"/>
                            </a:ln>
                            <a:extLst>
                              <a:ext uri="{909E8E84-426E-40DD-AFC4-6F175D3DCCD1}">
                                <a14:hiddenFill xmlns:a14="http://schemas.microsoft.com/office/drawing/2010/main">
                                  <a:noFill/>
                                </a14:hiddenFill>
                              </a:ext>
                            </a:extLst>
                          </wps:spPr>
                          <wps:bodyPr/>
                        </wps:wsp>
                        <wps:wsp>
                          <wps:cNvPr id="72" name="Straight Arrow Connector 92"/>
                          <wps:cNvCnPr>
                            <a:cxnSpLocks noChangeShapeType="1"/>
                          </wps:cNvCnPr>
                          <wps:spPr bwMode="auto">
                            <a:xfrm flipH="1" flipV="1">
                              <a:off x="771973" y="1816909"/>
                              <a:ext cx="890899" cy="617503"/>
                            </a:xfrm>
                            <a:prstGeom prst="straightConnector1">
                              <a:avLst/>
                            </a:prstGeom>
                            <a:noFill/>
                            <a:ln w="28575">
                              <a:solidFill>
                                <a:srgbClr val="4579B8"/>
                              </a:solidFill>
                              <a:round/>
                              <a:headEnd/>
                              <a:tailEnd type="triangle" w="med" len="med"/>
                            </a:ln>
                            <a:extLst>
                              <a:ext uri="{909E8E84-426E-40DD-AFC4-6F175D3DCCD1}">
                                <a14:hiddenFill xmlns:a14="http://schemas.microsoft.com/office/drawing/2010/main">
                                  <a:noFill/>
                                </a14:hiddenFill>
                              </a:ext>
                            </a:extLst>
                          </wps:spPr>
                          <wps:bodyPr/>
                        </wps:wsp>
                        <wps:wsp>
                          <wps:cNvPr id="73" name="Text Box 24"/>
                          <wps:cNvSpPr txBox="1">
                            <a:spLocks noChangeArrowheads="1"/>
                          </wps:cNvSpPr>
                          <wps:spPr bwMode="auto">
                            <a:xfrm>
                              <a:off x="952187" y="1216506"/>
                              <a:ext cx="344985" cy="31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Default="002919C6" w:rsidP="00D85D61">
                                <w:del w:id="387" w:author="Phuong Giang" w:date="2012-02-22T21:42:00Z">
                                  <w:r w:rsidDel="00D85D61">
                                    <w:delText>Presentation Logic11Logic1</w:delText>
                                  </w:r>
                                </w:del>
                                <w:ins w:id="388" w:author="Phuong Giang" w:date="2012-02-22T21:42:00Z">
                                  <w:r>
                                    <w:t>1</w:t>
                                  </w:r>
                                </w:ins>
                              </w:p>
                            </w:txbxContent>
                          </wps:txbx>
                          <wps:bodyPr rot="0" vert="horz" wrap="square" lIns="91440" tIns="45720" rIns="91440" bIns="45720" anchor="t" anchorCtr="0" upright="1">
                            <a:noAutofit/>
                          </wps:bodyPr>
                        </wps:wsp>
                        <wps:wsp>
                          <wps:cNvPr id="74" name="Text Box 24"/>
                          <wps:cNvSpPr txBox="1">
                            <a:spLocks noChangeArrowheads="1"/>
                          </wps:cNvSpPr>
                          <wps:spPr bwMode="auto">
                            <a:xfrm>
                              <a:off x="1353378" y="959804"/>
                              <a:ext cx="334500" cy="256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Default="002919C6" w:rsidP="00D85D61">
                                <w:r>
                                  <w:t>*</w:t>
                                </w:r>
                                <w:del w:id="389" w:author="Phuong Giang" w:date="2012-02-22T21:42:00Z">
                                  <w:r w:rsidDel="00D85D61">
                                    <w:delText>Presentation Logic</w:delText>
                                  </w:r>
                                </w:del>
                              </w:p>
                            </w:txbxContent>
                          </wps:txbx>
                          <wps:bodyPr rot="0" vert="horz" wrap="square" lIns="91440" tIns="45720" rIns="91440" bIns="45720" anchor="t" anchorCtr="0" upright="1">
                            <a:noAutofit/>
                          </wps:bodyPr>
                        </wps:wsp>
                        <wpg:wgp>
                          <wpg:cNvPr id="77" name="Group 77"/>
                          <wpg:cNvGrpSpPr/>
                          <wpg:grpSpPr>
                            <a:xfrm>
                              <a:off x="180000" y="180000"/>
                              <a:ext cx="866775" cy="775971"/>
                              <a:chOff x="0" y="0"/>
                              <a:chExt cx="866991" cy="776375"/>
                            </a:xfrm>
                          </wpg:grpSpPr>
                          <pic:pic xmlns:pic="http://schemas.openxmlformats.org/drawingml/2006/picture">
                            <pic:nvPicPr>
                              <pic:cNvPr id="78" name="Picture 78"/>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3509" y="0"/>
                                <a:ext cx="457953" cy="514533"/>
                              </a:xfrm>
                              <a:prstGeom prst="rect">
                                <a:avLst/>
                              </a:prstGeom>
                              <a:noFill/>
                              <a:ln>
                                <a:noFill/>
                              </a:ln>
                            </pic:spPr>
                          </pic:pic>
                          <wps:wsp>
                            <wps:cNvPr id="79" name="Text Box 29"/>
                            <wps:cNvSpPr txBox="1">
                              <a:spLocks noChangeArrowheads="1"/>
                            </wps:cNvSpPr>
                            <wps:spPr bwMode="auto">
                              <a:xfrm>
                                <a:off x="0" y="449985"/>
                                <a:ext cx="866991"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Pr="00D85D61" w:rsidRDefault="002919C6" w:rsidP="00D85D61">
                                  <w:pPr>
                                    <w:pStyle w:val="NormalWeb"/>
                                    <w:spacing w:before="0" w:beforeAutospacing="0" w:after="200" w:afterAutospacing="0" w:line="276" w:lineRule="auto"/>
                                  </w:pPr>
                                  <w:del w:id="390" w:author="Phuong Giang" w:date="2012-02-22T21:43:00Z">
                                    <w:r>
                                      <w:rPr>
                                        <w:rFonts w:ascii="Calibri" w:eastAsia="Calibri" w:hAnsi="Calibri"/>
                                        <w:strike/>
                                        <w:color w:val="FF0000"/>
                                        <w:sz w:val="22"/>
                                        <w:szCs w:val="22"/>
                                      </w:rPr>
                                      <w:delText>TLH Application</w:delText>
                                    </w:r>
                                    <w:r w:rsidRPr="000E16A5">
                                      <w:rPr>
                                        <w:rFonts w:ascii="Calibri" w:eastAsia="Calibri" w:hAnsi="Calibri"/>
                                        <w:color w:val="008080"/>
                                        <w:sz w:val="22"/>
                                        <w:szCs w:val="22"/>
                                        <w:rPrChange w:id="391" w:author="Phuong Giang" w:date="2012-02-22T21:43:00Z">
                                          <w:rPr>
                                            <w:rFonts w:ascii="Calibri" w:eastAsia="Calibri" w:hAnsi="Calibri"/>
                                            <w:color w:val="008080"/>
                                            <w:sz w:val="22"/>
                                            <w:szCs w:val="22"/>
                                            <w:u w:val="single"/>
                                            <w:lang w:eastAsia="en-US"/>
                                          </w:rPr>
                                        </w:rPrChange>
                                      </w:rPr>
                                      <w:delText>U</w:delText>
                                    </w:r>
                                  </w:del>
                                  <w:ins w:id="392" w:author="Phuong Giang" w:date="2012-02-22T21:43:00Z">
                                    <w:r w:rsidRPr="000E16A5">
                                      <w:rPr>
                                        <w:rFonts w:ascii="Calibri" w:eastAsia="Calibri" w:hAnsi="Calibri"/>
                                        <w:color w:val="008080"/>
                                        <w:sz w:val="22"/>
                                        <w:szCs w:val="22"/>
                                        <w:rPrChange w:id="393" w:author="Phuong Giang" w:date="2012-02-22T21:43:00Z">
                                          <w:rPr>
                                            <w:rFonts w:ascii="Calibri" w:eastAsia="Calibri" w:hAnsi="Calibri"/>
                                            <w:color w:val="008080"/>
                                            <w:sz w:val="22"/>
                                            <w:szCs w:val="22"/>
                                            <w:u w:val="single"/>
                                            <w:lang w:eastAsia="en-US"/>
                                          </w:rPr>
                                        </w:rPrChange>
                                      </w:rPr>
                                      <w:t>U</w:t>
                                    </w:r>
                                  </w:ins>
                                  <w:r w:rsidRPr="000E16A5">
                                    <w:rPr>
                                      <w:rFonts w:ascii="Calibri" w:eastAsia="Calibri" w:hAnsi="Calibri"/>
                                      <w:color w:val="008080"/>
                                      <w:sz w:val="22"/>
                                      <w:szCs w:val="22"/>
                                      <w:rPrChange w:id="394" w:author="Phuong Giang" w:date="2012-02-22T21:43:00Z">
                                        <w:rPr>
                                          <w:rFonts w:ascii="Calibri" w:eastAsia="Calibri" w:hAnsi="Calibri"/>
                                          <w:color w:val="008080"/>
                                          <w:sz w:val="22"/>
                                          <w:szCs w:val="22"/>
                                          <w:u w:val="single"/>
                                          <w:lang w:eastAsia="en-US"/>
                                        </w:rPr>
                                      </w:rPrChange>
                                    </w:rPr>
                                    <w:t>ser Input</w:t>
                                  </w:r>
                                </w:p>
                              </w:txbxContent>
                            </wps:txbx>
                            <wps:bodyPr rot="0" vert="horz" wrap="square" lIns="91440" tIns="45720" rIns="91440" bIns="45720" anchor="t" anchorCtr="0" upright="1">
                              <a:noAutofit/>
                            </wps:bodyPr>
                          </wps:wsp>
                        </wpg:wgp>
                      </wpc:wpc>
                    </a:graphicData>
                  </a:graphic>
                </wp:inline>
              </w:drawing>
            </mc:Choice>
            <mc:Fallback>
              <w:pict>
                <v:group id="Canvas 75" o:spid="_x0000_s1050" editas="canvas" style="width:239.4pt;height:252.45pt;mso-position-horizontal-relative:char;mso-position-vertical-relative:line" coordsize="30403,3206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">
                  <v:shape id="_x0000_s1051" type="#_x0000_t75" style="position:absolute;width:30403;height:32061;visibility:visible;mso-wrap-style:square">
                    <v:fill o:detectmouseclick="t"/>
                    <v:path o:connecttype="none"/>
                  </v:shape>
                  <v:roundrect id="Rounded Rectangle 86" o:spid="_x0000_s1052" style="position:absolute;left:1920;top:12956;width:8429;height:4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VacUA&#10;AADbAAAADwAAAGRycy9kb3ducmV2LnhtbESPQWvCQBSE70L/w/IKvemmPQSbukooFKSUQLQ99PbI&#10;PpNo9u2S3SbRX+8KQo/DzHzDrDaT6cRAvW8tK3heJCCIK6tbrhV87z/mSxA+IGvsLJOCM3nYrB9m&#10;K8y0HbmkYRdqESHsM1TQhOAyKX3VkEG/sI44egfbGwxR9rXUPY4Rbjr5kiSpNNhyXGjQ0XtD1Wn3&#10;ZxS8Fsfq8+eStLncFmX+Nf0e3d4p9fQ45W8gAk3hP3xvb7WCNIXbl/gD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hVpxQAAANsAAAAPAAAAAAAAAAAAAAAAAJgCAABkcnMv&#10;ZG93bnJldi54bWxQSwUGAAAAAAQABAD1AAAAigMAAAAA&#10;" fillcolor="#4f81bd" strokecolor="white" strokeweight="3pt">
                    <v:shadow on="t" color="black" opacity="24903f" origin=",.5" offset="0,.55556mm"/>
                    <v:textbox>
                      <w:txbxContent>
                        <w:p w:rsidR="00EA6731" w:rsidRDefault="00EA6731" w:rsidP="00D85D61">
                          <w:pPr>
                            <w:jc w:val="center"/>
                          </w:pPr>
                          <w:del w:id="397" w:author="Phuong Giang" w:date="2012-02-22T21:42:00Z">
                            <w:r w:rsidDel="00D85D61">
                              <w:delText>View</w:delText>
                            </w:r>
                          </w:del>
                          <w:r>
                            <w:t>Controller</w:t>
                          </w:r>
                        </w:p>
                      </w:txbxContent>
                    </v:textbox>
                  </v:roundrect>
                  <v:shape id="Straight Arrow Connector 87" o:spid="_x0000_s1053" type="#_x0000_t32" style="position:absolute;left:6133;top:9559;width:5;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BcUAAADbAAAADwAAAGRycy9kb3ducmV2LnhtbESPT2vCQBTE74V+h+UVvBTd+IcYUlcp&#10;pYr0ZDXen9nXJDT7NmTXGP30bkHocZiZ3zCLVW9q0VHrKssKxqMIBHFudcWFguywHiYgnEfWWFsm&#10;BVdysFo+Py0w1fbC39TtfSEChF2KCkrvm1RKl5dk0I1sQxy8H9sa9EG2hdQtXgLc1HISRbE0WHFY&#10;KLGhj5Ly3/3ZKPgaxwlNj8mMbl3zuslO0W6efSo1eOnf30B46v1/+NHeagXxHP6+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P/BcUAAADbAAAADwAAAAAAAAAA&#10;AAAAAAChAgAAZHJzL2Rvd25yZXYueG1sUEsFBgAAAAAEAAQA+QAAAJMDAAAAAA==&#10;" strokecolor="#4579b8" strokeweight="2.25pt">
                    <v:stroke dashstyle="dash" endarrow="block"/>
                  </v:shape>
                  <v:roundrect id="Rounded Rectangle 88" o:spid="_x0000_s1054" style="position:absolute;left:16760;top:8935;width:8428;height:4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kgMAA&#10;AADbAAAADwAAAGRycy9kb3ducmV2LnhtbERPy4rCMBTdD/gP4QruxtRZiFajFEEQEcHXwt2lubbV&#10;5iY0Ga1+vVkILg/nPZ23phZ3anxlWcGgn4Agzq2uuFBwPCx/RyB8QNZYWyYFT/Iwn3V+pphq++Ad&#10;3fehEDGEfYoKyhBcKqXPSzLo+9YRR+5iG4MhwqaQusFHDDe1/EuSoTRYcWwo0dGipPy2/zcKxttr&#10;vj69kiqTq+0u27Tnqzs4pXrdNpuACNSGr/jjXmkFwzg2fok/QM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kgMAAAADbAAAADwAAAAAAAAAAAAAAAACYAgAAZHJzL2Rvd25y&#10;ZXYueG1sUEsFBgAAAAAEAAQA9QAAAIUDAAAAAA==&#10;" fillcolor="#4f81bd" strokecolor="white" strokeweight="3pt">
                    <v:shadow on="t" color="black" opacity="24903f" origin=",.5" offset="0,.55556mm"/>
                    <v:textbox>
                      <w:txbxContent>
                        <w:p w:rsidR="00EA6731" w:rsidRDefault="00EA6731" w:rsidP="00D85D61">
                          <w:pPr>
                            <w:jc w:val="center"/>
                          </w:pPr>
                          <w:del w:id="398" w:author="Phuong Giang" w:date="2012-02-22T21:42:00Z">
                            <w:r w:rsidDel="00D85D61">
                              <w:delText>View</w:delText>
                            </w:r>
                          </w:del>
                          <w:r>
                            <w:t>View</w:t>
                          </w:r>
                        </w:p>
                      </w:txbxContent>
                    </v:textbox>
                  </v:roundrect>
                  <v:roundrect id="Rounded Rectangle 89" o:spid="_x0000_s1055" style="position:absolute;left:16878;top:21404;width:8429;height:4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BG8QA&#10;AADbAAAADwAAAGRycy9kb3ducmV2LnhtbESPT4vCMBTE7wt+h/AWvG3T9SBajVIEQZZF8M8e9vZo&#10;nm21eQlN1OqnN4LgcZiZ3zDTeWcacaHW15YVfCcpCOLC6ppLBfvd8msEwgdkjY1lUnAjD/NZ72OK&#10;mbZX3tBlG0oRIewzVFCF4DIpfVGRQZ9YRxy9g20NhijbUuoWrxFuGjlI06E0WHNcqNDRoqLitD0b&#10;BeP1sfj5u6d1LlfrTf7b/R/dzinV/+zyCYhAXXiHX+2VVjAcw/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dgRvEAAAA2wAAAA8AAAAAAAAAAAAAAAAAmAIAAGRycy9k&#10;b3ducmV2LnhtbFBLBQYAAAAABAAEAPUAAACJAwAAAAA=&#10;" fillcolor="#4f81bd" strokecolor="white" strokeweight="3pt">
                    <v:shadow on="t" color="black" opacity="24903f" origin=",.5" offset="0,.55556mm"/>
                    <v:textbox>
                      <w:txbxContent>
                        <w:p w:rsidR="00EA6731" w:rsidRDefault="00EA6731" w:rsidP="00D85D61">
                          <w:pPr>
                            <w:jc w:val="center"/>
                          </w:pPr>
                          <w:del w:id="399" w:author="Phuong Giang" w:date="2012-02-22T21:42:00Z">
                            <w:r w:rsidDel="00D85D61">
                              <w:delText>View</w:delText>
                            </w:r>
                          </w:del>
                          <w:r>
                            <w:t>Model</w:t>
                          </w:r>
                        </w:p>
                      </w:txbxContent>
                    </v:textbox>
                  </v:roundrect>
                  <v:shape id="Straight Arrow Connector 90" o:spid="_x0000_s1056" type="#_x0000_t32" style="position:absolute;left:10349;top:11519;width:6279;height:37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d9cEAAADbAAAADwAAAGRycy9kb3ducmV2LnhtbERPPW/CMBDdK/EfrKvEVpx2KDRgENAi&#10;EDBAgP2IjyQiPkexCeHf4wGp49P7Hk1aU4qGaldYVvDZi0AQp1YXnCk4HhYfAxDOI2ssLZOCBzmY&#10;jDtvI4y1vfOemsRnIoSwi1FB7n0VS+nSnAy6nq2IA3extUEfYJ1JXeM9hJtSfkXRtzRYcGjIsaJ5&#10;Tuk1uRkFzXrzN0uOqwcuz9vtrvnV/dOPV6r73k6HIDy1/l/8cq+0gn5YH76EHyDH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Ex31wQAAANsAAAAPAAAAAAAAAAAAAAAA&#10;AKECAABkcnMvZG93bnJldi54bWxQSwUGAAAAAAQABAD5AAAAjwMAAAAA&#10;" strokecolor="#4579b8" strokeweight="2.25pt">
                    <v:stroke endarrow="block"/>
                  </v:shape>
                  <v:shape id="Straight Arrow Connector 91" o:spid="_x0000_s1057" type="#_x0000_t32" style="position:absolute;left:20974;top:13554;width:119;height:7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f7MIAAADbAAAADwAAAGRycy9kb3ducmV2LnhtbESPQWsCMRSE70L/Q3iFXsTN2oIrW6OI&#10;UPDYWhGPj80zWbp5CZt03fbXN4LQ4zAz3zCrzeg6MVAfW88K5kUJgrjxumWj4Pj5NluCiAlZY+eZ&#10;FPxQhM36YbLCWvsrf9BwSEZkCMcaFdiUQi1lbCw5jIUPxNm7+N5hyrI3Uvd4zXDXyeeyXEiHLecF&#10;i4F2lpqvw7dTcKreh1+z5+kLeesX2AVrz0Gpp8dx+woi0Zj+w/f2Xiuo5nD7kn+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vf7MIAAADbAAAADwAAAAAAAAAAAAAA&#10;AAChAgAAZHJzL2Rvd25yZXYueG1sUEsFBgAAAAAEAAQA+QAAAJADAAAAAA==&#10;" strokecolor="#4579b8" strokeweight="2.25pt">
                    <v:stroke endarrow="block"/>
                  </v:shape>
                  <v:shape id="Straight Arrow Connector 92" o:spid="_x0000_s1058" type="#_x0000_t32" style="position:absolute;left:7719;top:18169;width:8909;height:6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MfsQAAADbAAAADwAAAGRycy9kb3ducmV2LnhtbESPQWvCQBSE74X+h+UVvBTdKKgldZUg&#10;KF5NVXp8Zl+TYPZt2F1N6q/vCkKPw8x8wyxWvWnEjZyvLSsYjxIQxIXVNZcKDl+b4QcIH5A1NpZJ&#10;wS95WC1fXxaYatvxnm55KEWEsE9RQRVCm0rpi4oM+pFtiaP3Y53BEKUrpXbYRbhp5CRJZtJgzXGh&#10;wpbWFRWX/GoUbL/n+fv4eE/O08vsZDLXTff3TKnBW599ggjUh//ws73TCuYTeHy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jYx+xAAAANsAAAAPAAAAAAAAAAAA&#10;AAAAAKECAABkcnMvZG93bnJldi54bWxQSwUGAAAAAAQABAD5AAAAkgMAAAAA&#10;" strokecolor="#4579b8" strokeweight="2.25pt">
                    <v:stroke endarrow="block"/>
                  </v:shape>
                  <v:shape id="Text Box 24" o:spid="_x0000_s1059" type="#_x0000_t202" style="position:absolute;left:9521;top:12165;width:3450;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EA6731" w:rsidRDefault="00EA6731" w:rsidP="00D85D61">
                          <w:del w:id="400" w:author="Phuong Giang" w:date="2012-02-22T21:42:00Z">
                            <w:r w:rsidDel="00D85D61">
                              <w:delText>Presentation Logic11Logic1</w:delText>
                            </w:r>
                          </w:del>
                          <w:ins w:id="401" w:author="Phuong Giang" w:date="2012-02-22T21:42:00Z">
                            <w:r>
                              <w:t>1</w:t>
                            </w:r>
                          </w:ins>
                        </w:p>
                      </w:txbxContent>
                    </v:textbox>
                  </v:shape>
                  <v:shape id="Text Box 24" o:spid="_x0000_s1060" type="#_x0000_t202" style="position:absolute;left:13533;top:9598;width:3345;height:2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EA6731" w:rsidRDefault="00EA6731" w:rsidP="00D85D61">
                          <w:r>
                            <w:t>*</w:t>
                          </w:r>
                          <w:del w:id="402" w:author="Phuong Giang" w:date="2012-02-22T21:42:00Z">
                            <w:r w:rsidDel="00D85D61">
                              <w:delText>Presentation Logic</w:delText>
                            </w:r>
                          </w:del>
                        </w:p>
                      </w:txbxContent>
                    </v:textbox>
                  </v:shape>
                  <v:group id="Group 77" o:spid="_x0000_s1061" style="position:absolute;left:1800;top:1800;width:8667;height:7759" coordsize="8669,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Picture 78" o:spid="_x0000_s1062" type="#_x0000_t75" style="position:absolute;left:2235;width:4579;height: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7SQrBAAAA2wAAAA8AAABkcnMvZG93bnJldi54bWxET02LwjAQvQv+hzCCF1lTFXelGmVZtih6&#10;2urF29CMbbGZlCSr9d+bg+Dx8b5Xm8404kbO15YVTMYJCOLC6ppLBadj9rEA4QOyxsYyKXiQh826&#10;31thqu2d/+iWh1LEEPYpKqhCaFMpfVGRQT+2LXHkLtYZDBG6UmqH9xhuGjlNkk9psObYUGFLPxUV&#10;1/zfKMhG+WR+uOyPbXeeud9sMbue7Vap4aD7XoII1IW3+OXeaQVfcWz8En+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7SQrBAAAA2wAAAA8AAAAAAAAAAAAAAAAAnwIA&#10;AGRycy9kb3ducmV2LnhtbFBLBQYAAAAABAAEAPcAAACNAwAAAAA=&#10;">
                      <v:imagedata r:id="rId9" o:title=""/>
                    </v:shape>
                    <v:shape id="Text Box 29" o:spid="_x0000_s1063" type="#_x0000_t202" style="position:absolute;top:4499;width:866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EA6731" w:rsidRPr="00D85D61" w:rsidRDefault="00EA6731" w:rsidP="00D85D61">
                            <w:pPr>
                              <w:pStyle w:val="NormalWeb"/>
                              <w:spacing w:before="0" w:beforeAutospacing="0" w:after="200" w:afterAutospacing="0" w:line="276" w:lineRule="auto"/>
                            </w:pPr>
                            <w:del w:id="403" w:author="Phuong Giang" w:date="2012-02-22T21:43:00Z">
                              <w:r>
                                <w:rPr>
                                  <w:rFonts w:ascii="Calibri" w:eastAsia="Calibri" w:hAnsi="Calibri"/>
                                  <w:strike/>
                                  <w:color w:val="FF0000"/>
                                  <w:sz w:val="22"/>
                                  <w:szCs w:val="22"/>
                                </w:rPr>
                                <w:delText>TLH Application</w:delText>
                              </w:r>
                              <w:r w:rsidRPr="000E16A5">
                                <w:rPr>
                                  <w:rFonts w:ascii="Calibri" w:eastAsia="Calibri" w:hAnsi="Calibri"/>
                                  <w:color w:val="008080"/>
                                  <w:sz w:val="22"/>
                                  <w:szCs w:val="22"/>
                                  <w:rPrChange w:id="404" w:author="Phuong Giang" w:date="2012-02-22T21:43:00Z">
                                    <w:rPr>
                                      <w:rFonts w:ascii="Calibri" w:eastAsia="Calibri" w:hAnsi="Calibri"/>
                                      <w:color w:val="008080"/>
                                      <w:sz w:val="22"/>
                                      <w:szCs w:val="22"/>
                                      <w:u w:val="single"/>
                                      <w:lang w:eastAsia="en-US"/>
                                    </w:rPr>
                                  </w:rPrChange>
                                </w:rPr>
                                <w:delText>U</w:delText>
                              </w:r>
                            </w:del>
                            <w:ins w:id="405" w:author="Phuong Giang" w:date="2012-02-22T21:43:00Z">
                              <w:r w:rsidRPr="000E16A5">
                                <w:rPr>
                                  <w:rFonts w:ascii="Calibri" w:eastAsia="Calibri" w:hAnsi="Calibri"/>
                                  <w:color w:val="008080"/>
                                  <w:sz w:val="22"/>
                                  <w:szCs w:val="22"/>
                                  <w:rPrChange w:id="406" w:author="Phuong Giang" w:date="2012-02-22T21:43:00Z">
                                    <w:rPr>
                                      <w:rFonts w:ascii="Calibri" w:eastAsia="Calibri" w:hAnsi="Calibri"/>
                                      <w:color w:val="008080"/>
                                      <w:sz w:val="22"/>
                                      <w:szCs w:val="22"/>
                                      <w:u w:val="single"/>
                                      <w:lang w:eastAsia="en-US"/>
                                    </w:rPr>
                                  </w:rPrChange>
                                </w:rPr>
                                <w:t>U</w:t>
                              </w:r>
                            </w:ins>
                            <w:r w:rsidRPr="000E16A5">
                              <w:rPr>
                                <w:rFonts w:ascii="Calibri" w:eastAsia="Calibri" w:hAnsi="Calibri"/>
                                <w:color w:val="008080"/>
                                <w:sz w:val="22"/>
                                <w:szCs w:val="22"/>
                                <w:rPrChange w:id="407" w:author="Phuong Giang" w:date="2012-02-22T21:43:00Z">
                                  <w:rPr>
                                    <w:rFonts w:ascii="Calibri" w:eastAsia="Calibri" w:hAnsi="Calibri"/>
                                    <w:color w:val="008080"/>
                                    <w:sz w:val="22"/>
                                    <w:szCs w:val="22"/>
                                    <w:u w:val="single"/>
                                    <w:lang w:eastAsia="en-US"/>
                                  </w:rPr>
                                </w:rPrChange>
                              </w:rPr>
                              <w:t>ser Input</w:t>
                            </w:r>
                          </w:p>
                        </w:txbxContent>
                      </v:textbox>
                    </v:shape>
                  </v:group>
                  <w10:anchorlock/>
                </v:group>
              </w:pict>
            </mc:Fallback>
          </mc:AlternateContent>
        </w:r>
      </w:ins>
    </w:p>
    <w:p w:rsidR="008633EF" w:rsidRDefault="008633EF" w:rsidP="008633EF">
      <w:pPr>
        <w:rPr>
          <w:ins w:id="395" w:author="Phuong Giang" w:date="2012-02-22T21:44:00Z"/>
          <w:shd w:val="clear" w:color="auto" w:fill="FFFFFF"/>
        </w:rPr>
      </w:pPr>
      <w:ins w:id="396" w:author="Phuong Giang" w:date="2012-02-22T21:43:00Z">
        <w:r>
          <w:rPr>
            <w:shd w:val="clear" w:color="auto" w:fill="FFFFFF"/>
          </w:rPr>
          <w:t>The MVC pattern consists of one controller that directly gets all user input. Depending of the kind of input, he shows up a different view or modifies the data in the model. The model and the view are created by the controller. The view only knows about the model, but the model does not know about any other objects. The pattern was often used in good old MFC and now in ASP.NET MVC</w:t>
        </w:r>
      </w:ins>
    </w:p>
    <w:p w:rsidR="001E773C" w:rsidRDefault="008633EF">
      <w:pPr>
        <w:pStyle w:val="Heading3"/>
        <w:rPr>
          <w:ins w:id="397" w:author="Phuong Giang" w:date="2012-02-22T21:44:00Z"/>
        </w:rPr>
        <w:pPrChange w:id="398" w:author="Phuong Giang" w:date="2012-02-23T00:40:00Z">
          <w:pPr>
            <w:pStyle w:val="Heading3"/>
            <w:numPr>
              <w:numId w:val="10"/>
            </w:numPr>
            <w:tabs>
              <w:tab w:val="left" w:pos="4208"/>
            </w:tabs>
          </w:pPr>
        </w:pPrChange>
      </w:pPr>
      <w:bookmarkStart w:id="399" w:name="_Toc317259540"/>
      <w:bookmarkStart w:id="400" w:name="_Toc317264582"/>
      <w:bookmarkStart w:id="401" w:name="_Toc317721130"/>
      <w:ins w:id="402" w:author="Phuong Giang" w:date="2012-02-22T21:44:00Z">
        <w:r>
          <w:t>Model-</w:t>
        </w:r>
        <w:r w:rsidR="000E16A5" w:rsidRPr="000E16A5">
          <w:rPr>
            <w:rPrChange w:id="403" w:author="Phuong Giang" w:date="2012-02-22T21:44:00Z">
              <w:rPr>
                <w:color w:val="0000FF" w:themeColor="hyperlink"/>
                <w:u w:val="single"/>
              </w:rPr>
            </w:rPrChange>
          </w:rPr>
          <w:t>View</w:t>
        </w:r>
        <w:r>
          <w:t>-Presenter</w:t>
        </w:r>
        <w:bookmarkEnd w:id="399"/>
        <w:bookmarkEnd w:id="400"/>
        <w:bookmarkEnd w:id="401"/>
      </w:ins>
    </w:p>
    <w:p w:rsidR="008633EF" w:rsidRDefault="009F25A3" w:rsidP="008633EF">
      <w:pPr>
        <w:keepNext/>
        <w:ind w:firstLine="990"/>
        <w:rPr>
          <w:ins w:id="404" w:author="Phuong Giang" w:date="2012-02-22T21:44:00Z"/>
        </w:rPr>
      </w:pPr>
      <w:ins w:id="405" w:author="Phuong Giang" w:date="2012-02-22T21:44:00Z">
        <w:r>
          <w:rPr>
            <w:noProof/>
            <w:lang w:eastAsia="ja-JP"/>
            <w:rPrChange w:id="406" w:author="Unknown">
              <w:rPr>
                <w:rFonts w:asciiTheme="majorHAnsi" w:eastAsiaTheme="majorEastAsia" w:hAnsiTheme="majorHAnsi" w:cstheme="majorBidi"/>
                <w:b/>
                <w:bCs/>
                <w:noProof/>
                <w:color w:val="4F81BD" w:themeColor="accent1"/>
                <w:lang w:eastAsia="ja-JP"/>
              </w:rPr>
            </w:rPrChange>
          </w:rPr>
          <mc:AlternateContent>
            <mc:Choice Requires="wpc">
              <w:drawing>
                <wp:inline distT="0" distB="0" distL="0" distR="0">
                  <wp:extent cx="4797425" cy="2030730"/>
                  <wp:effectExtent l="0" t="0" r="0" b="0"/>
                  <wp:docPr id="40"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1" name="Rounded Rectangle 96"/>
                          <wps:cNvSpPr>
                            <a:spLocks noChangeArrowheads="1"/>
                          </wps:cNvSpPr>
                          <wps:spPr bwMode="auto">
                            <a:xfrm>
                              <a:off x="192001" y="1296066"/>
                              <a:ext cx="842704" cy="462066"/>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Default="002919C6" w:rsidP="008633EF">
                                <w:pPr>
                                  <w:jc w:val="center"/>
                                </w:pPr>
                                <w:del w:id="407" w:author="Phuong Giang" w:date="2012-02-22T21:45:00Z">
                                  <w:r w:rsidDel="008633EF">
                                    <w:delText>View</w:delText>
                                  </w:r>
                                </w:del>
                                <w:r>
                                  <w:t>View</w:t>
                                </w:r>
                              </w:p>
                            </w:txbxContent>
                          </wps:txbx>
                          <wps:bodyPr rot="0" vert="horz" wrap="square" lIns="91440" tIns="45720" rIns="91440" bIns="45720" anchor="ctr" anchorCtr="0" upright="1">
                            <a:noAutofit/>
                          </wps:bodyPr>
                        </wps:wsp>
                        <wps:wsp>
                          <wps:cNvPr id="92" name="Straight Arrow Connector 97"/>
                          <wps:cNvCnPr>
                            <a:cxnSpLocks noChangeShapeType="1"/>
                            <a:stCxn id="102" idx="2"/>
                          </wps:cNvCnPr>
                          <wps:spPr bwMode="auto">
                            <a:xfrm>
                              <a:off x="613388" y="955971"/>
                              <a:ext cx="315" cy="339494"/>
                            </a:xfrm>
                            <a:prstGeom prst="straightConnector1">
                              <a:avLst/>
                            </a:prstGeom>
                            <a:noFill/>
                            <a:ln w="28575">
                              <a:solidFill>
                                <a:srgbClr val="4579B8"/>
                              </a:solidFill>
                              <a:prstDash val="dash"/>
                              <a:round/>
                              <a:headEnd/>
                              <a:tailEnd type="triangle" w="med" len="med"/>
                            </a:ln>
                            <a:extLst>
                              <a:ext uri="{909E8E84-426E-40DD-AFC4-6F175D3DCCD1}">
                                <a14:hiddenFill xmlns:a14="http://schemas.microsoft.com/office/drawing/2010/main">
                                  <a:noFill/>
                                </a14:hiddenFill>
                              </a:ext>
                            </a:extLst>
                          </wps:spPr>
                          <wps:bodyPr/>
                        </wps:wsp>
                        <wps:wsp>
                          <wps:cNvPr id="93" name="Rounded Rectangle 98"/>
                          <wps:cNvSpPr>
                            <a:spLocks noChangeArrowheads="1"/>
                          </wps:cNvSpPr>
                          <wps:spPr bwMode="auto">
                            <a:xfrm>
                              <a:off x="1662509" y="1298367"/>
                              <a:ext cx="842604" cy="461966"/>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Default="002919C6" w:rsidP="008633EF">
                                <w:pPr>
                                  <w:jc w:val="center"/>
                                </w:pPr>
                                <w:del w:id="408" w:author="Phuong Giang" w:date="2012-02-22T21:46:00Z">
                                  <w:r w:rsidDel="008633EF">
                                    <w:delText>View</w:delText>
                                  </w:r>
                                </w:del>
                                <w:r>
                                  <w:t>Presenter</w:t>
                                </w:r>
                              </w:p>
                            </w:txbxContent>
                          </wps:txbx>
                          <wps:bodyPr rot="0" vert="horz" wrap="square" lIns="91440" tIns="45720" rIns="91440" bIns="45720" anchor="ctr" anchorCtr="0" upright="1">
                            <a:noAutofit/>
                          </wps:bodyPr>
                        </wps:wsp>
                        <wps:wsp>
                          <wps:cNvPr id="94" name="Rounded Rectangle 99"/>
                          <wps:cNvSpPr>
                            <a:spLocks noChangeArrowheads="1"/>
                          </wps:cNvSpPr>
                          <wps:spPr bwMode="auto">
                            <a:xfrm>
                              <a:off x="3253217" y="1355887"/>
                              <a:ext cx="842704" cy="461966"/>
                            </a:xfrm>
                            <a:prstGeom prst="roundRect">
                              <a:avLst>
                                <a:gd name="adj" fmla="val 16667"/>
                              </a:avLst>
                            </a:prstGeom>
                            <a:solidFill>
                              <a:srgbClr val="4F81BD"/>
                            </a:solidFill>
                            <a:ln w="38100">
                              <a:solidFill>
                                <a:srgbClr val="FFFFFF"/>
                              </a:solidFill>
                              <a:round/>
                              <a:headEnd/>
                              <a:tailEnd/>
                            </a:ln>
                            <a:effectLst>
                              <a:outerShdw dist="20000" dir="5400000" rotWithShape="0">
                                <a:srgbClr val="000000">
                                  <a:alpha val="37999"/>
                                </a:srgbClr>
                              </a:outerShdw>
                            </a:effectLst>
                          </wps:spPr>
                          <wps:txbx>
                            <w:txbxContent>
                              <w:p w:rsidR="002919C6" w:rsidRDefault="002919C6" w:rsidP="008633EF">
                                <w:pPr>
                                  <w:jc w:val="center"/>
                                </w:pPr>
                                <w:del w:id="409" w:author="Phuong Giang" w:date="2012-02-22T21:46:00Z">
                                  <w:r w:rsidDel="008633EF">
                                    <w:delText>View</w:delText>
                                  </w:r>
                                </w:del>
                                <w:r>
                                  <w:t>Model</w:t>
                                </w:r>
                              </w:p>
                            </w:txbxContent>
                          </wps:txbx>
                          <wps:bodyPr rot="0" vert="horz" wrap="square" lIns="91440" tIns="45720" rIns="91440" bIns="45720" anchor="ctr" anchorCtr="0" upright="1">
                            <a:noAutofit/>
                          </wps:bodyPr>
                        </wps:wsp>
                        <wps:wsp>
                          <wps:cNvPr id="95" name="Straight Arrow Connector 100"/>
                          <wps:cNvCnPr>
                            <a:cxnSpLocks noChangeShapeType="1"/>
                          </wps:cNvCnPr>
                          <wps:spPr bwMode="auto">
                            <a:xfrm>
                              <a:off x="1034705" y="1527149"/>
                              <a:ext cx="627803" cy="2201"/>
                            </a:xfrm>
                            <a:prstGeom prst="straightConnector1">
                              <a:avLst/>
                            </a:prstGeom>
                            <a:noFill/>
                            <a:ln w="28575">
                              <a:solidFill>
                                <a:srgbClr val="4579B8"/>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6" name="Text Box 24"/>
                          <wps:cNvSpPr txBox="1">
                            <a:spLocks noChangeArrowheads="1"/>
                          </wps:cNvSpPr>
                          <wps:spPr bwMode="auto">
                            <a:xfrm>
                              <a:off x="750004" y="1216837"/>
                              <a:ext cx="403702" cy="368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Default="002919C6" w:rsidP="008633EF">
                                <w:pPr>
                                  <w:ind w:left="360"/>
                                </w:pPr>
                                <w:r>
                                  <w:t>1</w:t>
                                </w:r>
                                <w:del w:id="410" w:author="Phuong Giang" w:date="2012-02-22T21:47:00Z">
                                  <w:r w:rsidDel="008633EF">
                                    <w:delText>Pres</w:delText>
                                  </w:r>
                                </w:del>
                                <w:r w:rsidDel="00687118">
                                  <w:t>entation Logic</w:t>
                                </w:r>
                                <w:r>
                                  <w:t>1</w:t>
                                </w:r>
                              </w:p>
                            </w:txbxContent>
                          </wps:txbx>
                          <wps:bodyPr rot="0" vert="horz" wrap="square" lIns="91440" tIns="45720" rIns="91440" bIns="45720" anchor="t" anchorCtr="0" upright="1">
                            <a:noAutofit/>
                          </wps:bodyPr>
                        </wps:wsp>
                        <wps:wsp>
                          <wps:cNvPr id="97" name="Text Box 24"/>
                          <wps:cNvSpPr txBox="1">
                            <a:spLocks noChangeArrowheads="1"/>
                          </wps:cNvSpPr>
                          <wps:spPr bwMode="auto">
                            <a:xfrm>
                              <a:off x="1479331" y="1231643"/>
                              <a:ext cx="675104" cy="368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Default="002919C6" w:rsidP="008633EF">
                                <w:r>
                                  <w:t>1</w:t>
                                </w:r>
                                <w:del w:id="411" w:author="Phuong Giang" w:date="2012-02-22T21:45:00Z">
                                  <w:r w:rsidDel="008633EF">
                                    <w:delText>1Presentation Logic</w:delText>
                                  </w:r>
                                </w:del>
                              </w:p>
                            </w:txbxContent>
                          </wps:txbx>
                          <wps:bodyPr rot="0" vert="horz" wrap="square" lIns="91440" tIns="45720" rIns="91440" bIns="45720" anchor="t" anchorCtr="0" upright="1">
                            <a:noAutofit/>
                          </wps:bodyPr>
                        </wps:wsp>
                        <wps:wsp>
                          <wps:cNvPr id="98" name="Straight Arrow Connector 103"/>
                          <wps:cNvCnPr>
                            <a:cxnSpLocks noChangeShapeType="1"/>
                          </wps:cNvCnPr>
                          <wps:spPr bwMode="auto">
                            <a:xfrm flipV="1">
                              <a:off x="2542613" y="1585770"/>
                              <a:ext cx="710604" cy="8903"/>
                            </a:xfrm>
                            <a:prstGeom prst="straightConnector1">
                              <a:avLst/>
                            </a:prstGeom>
                            <a:noFill/>
                            <a:ln w="28575">
                              <a:solidFill>
                                <a:srgbClr val="4579B8"/>
                              </a:solidFill>
                              <a:round/>
                              <a:headEnd/>
                              <a:tailEnd type="triangle" w="med" len="med"/>
                            </a:ln>
                            <a:extLst>
                              <a:ext uri="{909E8E84-426E-40DD-AFC4-6F175D3DCCD1}">
                                <a14:hiddenFill xmlns:a14="http://schemas.microsoft.com/office/drawing/2010/main">
                                  <a:noFill/>
                                </a14:hiddenFill>
                              </a:ext>
                            </a:extLst>
                          </wps:spPr>
                          <wps:bodyPr/>
                        </wps:wsp>
                        <wpg:wgp>
                          <wpg:cNvPr id="100" name="Group 100"/>
                          <wpg:cNvGrpSpPr/>
                          <wpg:grpSpPr>
                            <a:xfrm>
                              <a:off x="180000" y="180000"/>
                              <a:ext cx="866775" cy="775971"/>
                              <a:chOff x="0" y="0"/>
                              <a:chExt cx="866991" cy="776375"/>
                            </a:xfrm>
                          </wpg:grpSpPr>
                          <pic:pic xmlns:pic="http://schemas.openxmlformats.org/drawingml/2006/picture">
                            <pic:nvPicPr>
                              <pic:cNvPr id="101" name="Picture 10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3509" y="0"/>
                                <a:ext cx="457953" cy="514533"/>
                              </a:xfrm>
                              <a:prstGeom prst="rect">
                                <a:avLst/>
                              </a:prstGeom>
                              <a:noFill/>
                              <a:ln>
                                <a:noFill/>
                              </a:ln>
                            </pic:spPr>
                          </pic:pic>
                          <wps:wsp>
                            <wps:cNvPr id="102" name="Text Box 29"/>
                            <wps:cNvSpPr txBox="1">
                              <a:spLocks noChangeArrowheads="1"/>
                            </wps:cNvSpPr>
                            <wps:spPr bwMode="auto">
                              <a:xfrm>
                                <a:off x="0" y="449985"/>
                                <a:ext cx="866991"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919C6" w:rsidRDefault="002919C6" w:rsidP="008633EF">
                                  <w:pPr>
                                    <w:pStyle w:val="NormalWeb"/>
                                    <w:spacing w:before="0" w:beforeAutospacing="0" w:after="200" w:afterAutospacing="0" w:line="276" w:lineRule="auto"/>
                                  </w:pPr>
                                  <w:del w:id="412" w:author="Phuong Giang" w:date="2012-02-22T21:45:00Z">
                                    <w:r w:rsidDel="008633EF">
                                      <w:rPr>
                                        <w:rFonts w:ascii="Calibri" w:eastAsia="Calibri" w:hAnsi="Calibri"/>
                                        <w:strike/>
                                        <w:color w:val="FF0000"/>
                                        <w:sz w:val="22"/>
                                        <w:szCs w:val="22"/>
                                      </w:rPr>
                                      <w:delText>TLH ApplicationU</w:delText>
                                    </w:r>
                                  </w:del>
                                  <w:r>
                                    <w:rPr>
                                      <w:rFonts w:ascii="Calibri" w:eastAsia="Calibri" w:hAnsi="Calibri"/>
                                      <w:color w:val="008080"/>
                                      <w:sz w:val="22"/>
                                      <w:szCs w:val="22"/>
                                      <w:u w:val="single"/>
                                    </w:rPr>
                                    <w:t>U</w:t>
                                  </w:r>
                                  <w:r>
                                    <w:rPr>
                                      <w:rFonts w:ascii="Calibri" w:eastAsia="Calibri" w:hAnsi="Calibri"/>
                                      <w:color w:val="008080"/>
                                      <w:sz w:val="22"/>
                                      <w:szCs w:val="22"/>
                                    </w:rPr>
                                    <w:t>ser Input</w:t>
                                  </w:r>
                                </w:p>
                              </w:txbxContent>
                            </wps:txbx>
                            <wps:bodyPr rot="0" vert="horz" wrap="square" lIns="91440" tIns="45720" rIns="91440" bIns="45720" anchor="t" anchorCtr="0" upright="1">
                              <a:noAutofit/>
                            </wps:bodyPr>
                          </wps:wsp>
                        </wpg:wgp>
                      </wpc:wpc>
                    </a:graphicData>
                  </a:graphic>
                </wp:inline>
              </w:drawing>
            </mc:Choice>
            <mc:Fallback>
              <w:pict>
                <v:group id="Canvas 99" o:spid="_x0000_s1064" editas="canvas" style="width:377.75pt;height:159.9pt;mso-position-horizontal-relative:char;mso-position-vertical-relative:line" coordsize="47974,20307"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">
                  <v:shape id="_x0000_s1065" type="#_x0000_t75" style="position:absolute;width:47974;height:20307;visibility:visible;mso-wrap-style:square">
                    <v:fill o:detectmouseclick="t"/>
                    <v:path o:connecttype="none"/>
                  </v:shape>
                  <v:roundrect id="Rounded Rectangle 96" o:spid="_x0000_s1066" style="position:absolute;left:1920;top:12960;width:8427;height:46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79OsUA&#10;AADbAAAADwAAAGRycy9kb3ducmV2LnhtbESPQWvCQBSE7wX/w/IKvTWbeCg1dZVQEIJIINoeentk&#10;X5PY7Nslu2raX98VBI/DzDfDLNeTGcSZRt9bVpAlKQjixuqeWwUfh83zKwgfkDUOlknBL3lYr2YP&#10;S8y1vXBN531oRSxhn6OCLgSXS+mbjgz6xDri6H3b0WCIcmylHvESy80g52n6Ig32HBc6dPTeUfOz&#10;PxkFi+rYbD//0r6QZVUXu+nr6A5OqafHqXgDEWgK9/CNLnXkMrh+i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v06xQAAANsAAAAPAAAAAAAAAAAAAAAAAJgCAABkcnMv&#10;ZG93bnJldi54bWxQSwUGAAAAAAQABAD1AAAAigMAAAAA&#10;" fillcolor="#4f81bd" strokecolor="white" strokeweight="3pt">
                    <v:shadow on="t" color="black" opacity="24903f" origin=",.5" offset="0,.55556mm"/>
                    <v:textbox>
                      <w:txbxContent>
                        <w:p w:rsidR="00EA6731" w:rsidRDefault="00EA6731" w:rsidP="008633EF">
                          <w:pPr>
                            <w:jc w:val="center"/>
                          </w:pPr>
                          <w:del w:id="426" w:author="Phuong Giang" w:date="2012-02-22T21:45:00Z">
                            <w:r w:rsidDel="008633EF">
                              <w:delText>View</w:delText>
                            </w:r>
                          </w:del>
                          <w:r>
                            <w:t>View</w:t>
                          </w:r>
                        </w:p>
                      </w:txbxContent>
                    </v:textbox>
                  </v:roundrect>
                  <v:shape id="Straight Arrow Connector 97" o:spid="_x0000_s1067" type="#_x0000_t32" style="position:absolute;left:6133;top:9559;width:4;height:3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EsusUAAADbAAAADwAAAGRycy9kb3ducmV2LnhtbESPQWvCQBSE74L/YXlCL1I3arFpdBUp&#10;tRRPGuP9NftMgtm3IbuNaX99t1DwOMzMN8xq05tadNS6yrKC6SQCQZxbXXGhIDvtHmMQziNrrC2T&#10;gm9ysFkPBytMtL3xkbrUFyJA2CWooPS+SaR0eUkG3cQ2xMG72NagD7ItpG7xFuCmlrMoWkiDFYeF&#10;Eht6LSm/pl9GwX66iGl+jp/op2vG79lndHjO3pR6GPXbJQhPvb+H/9sfWsHLDP6+h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EsusUAAADbAAAADwAAAAAAAAAA&#10;AAAAAAChAgAAZHJzL2Rvd25yZXYueG1sUEsFBgAAAAAEAAQA+QAAAJMDAAAAAA==&#10;" strokecolor="#4579b8" strokeweight="2.25pt">
                    <v:stroke dashstyle="dash" endarrow="block"/>
                  </v:shape>
                  <v:roundrect id="Rounded Rectangle 98" o:spid="_x0000_s1068" style="position:absolute;left:16625;top:12983;width:8426;height:4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G1sUA&#10;AADbAAAADwAAAGRycy9kb3ducmV2LnhtbESPzWrDMBCE74W8g9hCb7XcFkLrWgkmUAghBPLTQ2+L&#10;tbWdWithKbaTp48ChRyHmW+GyeejaUVPnW8sK3hJUhDEpdUNVwoO+6/ndxA+IGtsLZOCM3mYzyYP&#10;OWbaDrylfhcqEUvYZ6igDsFlUvqyJoM+sY44er+2Mxii7CqpOxxiuWnla5pOpcGG40KNjhY1lX+7&#10;k1HwsTmWq+9L2hRyudkW6/Hn6PZOqafHsfgEEWgM9/A/vdSRe4Pbl/g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oMbWxQAAANsAAAAPAAAAAAAAAAAAAAAAAJgCAABkcnMv&#10;ZG93bnJldi54bWxQSwUGAAAAAAQABAD1AAAAigMAAAAA&#10;" fillcolor="#4f81bd" strokecolor="white" strokeweight="3pt">
                    <v:shadow on="t" color="black" opacity="24903f" origin=",.5" offset="0,.55556mm"/>
                    <v:textbox>
                      <w:txbxContent>
                        <w:p w:rsidR="00EA6731" w:rsidRDefault="00EA6731" w:rsidP="008633EF">
                          <w:pPr>
                            <w:jc w:val="center"/>
                          </w:pPr>
                          <w:del w:id="427" w:author="Phuong Giang" w:date="2012-02-22T21:46:00Z">
                            <w:r w:rsidDel="008633EF">
                              <w:delText>View</w:delText>
                            </w:r>
                          </w:del>
                          <w:r>
                            <w:t>Presenter</w:t>
                          </w:r>
                        </w:p>
                      </w:txbxContent>
                    </v:textbox>
                  </v:roundrect>
                  <v:roundrect id="Rounded Rectangle 99" o:spid="_x0000_s1069" style="position:absolute;left:32532;top:13558;width:8427;height:4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eosUA&#10;AADbAAAADwAAAGRycy9kb3ducmV2LnhtbESPzWrDMBCE74W8g9hCb7XcUkLrWgkmUAghBPLTQ2+L&#10;tbWdWithKbaTp48ChRyHmW+GyeejaUVPnW8sK3hJUhDEpdUNVwoO+6/ndxA+IGtsLZOCM3mYzyYP&#10;OWbaDrylfhcqEUvYZ6igDsFlUvqyJoM+sY44er+2Mxii7CqpOxxiuWnla5pOpcGG40KNjhY1lX+7&#10;k1HwsTmWq+9L2hRyudkW6/Hn6PZOqafHsfgEEWgM9/A/vdSRe4Pbl/g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6ixQAAANsAAAAPAAAAAAAAAAAAAAAAAJgCAABkcnMv&#10;ZG93bnJldi54bWxQSwUGAAAAAAQABAD1AAAAigMAAAAA&#10;" fillcolor="#4f81bd" strokecolor="white" strokeweight="3pt">
                    <v:shadow on="t" color="black" opacity="24903f" origin=",.5" offset="0,.55556mm"/>
                    <v:textbox>
                      <w:txbxContent>
                        <w:p w:rsidR="00EA6731" w:rsidRDefault="00EA6731" w:rsidP="008633EF">
                          <w:pPr>
                            <w:jc w:val="center"/>
                          </w:pPr>
                          <w:del w:id="428" w:author="Phuong Giang" w:date="2012-02-22T21:46:00Z">
                            <w:r w:rsidDel="008633EF">
                              <w:delText>View</w:delText>
                            </w:r>
                          </w:del>
                          <w:r>
                            <w:t>Model</w:t>
                          </w:r>
                        </w:p>
                      </w:txbxContent>
                    </v:textbox>
                  </v:roundrect>
                  <v:shape id="Straight Arrow Connector 100" o:spid="_x0000_s1070" type="#_x0000_t32" style="position:absolute;left:10347;top:15271;width:6278;height: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nN8QAAADbAAAADwAAAGRycy9kb3ducmV2LnhtbESPQWsCMRSE70L/Q3iFXkSzFlp03ay0&#10;pYIeaz3o7bl5uxvcvCybVNN/3whCj8PMfMMUq2g7caHBG8cKZtMMBHHltOFGwf57PZmD8AFZY+eY&#10;FPySh1X5MCow1+7KX3TZhUYkCPscFbQh9LmUvmrJop+6njh5tRsshiSHRuoBrwluO/mcZa/SouG0&#10;0GJPHy1V592PVbCdbcz4eIif7+FYmzpu1+ZkOqWeHuPbEkSgGP7D9/ZGK1i8wO1L+gG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uc3xAAAANsAAAAPAAAAAAAAAAAA&#10;AAAAAKECAABkcnMvZG93bnJldi54bWxQSwUGAAAAAAQABAD5AAAAkgMAAAAA&#10;" strokecolor="#4579b8" strokeweight="2.25pt">
                    <v:stroke startarrow="block" endarrow="block"/>
                  </v:shape>
                  <v:shape id="Text Box 24" o:spid="_x0000_s1071" type="#_x0000_t202" style="position:absolute;left:7500;top:12168;width:4037;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EA6731" w:rsidRDefault="00EA6731" w:rsidP="008633EF">
                          <w:pPr>
                            <w:ind w:left="360"/>
                          </w:pPr>
                          <w:r>
                            <w:t>1</w:t>
                          </w:r>
                          <w:del w:id="429" w:author="Phuong Giang" w:date="2012-02-22T21:47:00Z">
                            <w:r w:rsidDel="008633EF">
                              <w:delText>Pres</w:delText>
                            </w:r>
                          </w:del>
                          <w:r w:rsidDel="00687118">
                            <w:t>entation Logic</w:t>
                          </w:r>
                          <w:r>
                            <w:t>1</w:t>
                          </w:r>
                        </w:p>
                      </w:txbxContent>
                    </v:textbox>
                  </v:shape>
                  <v:shape id="Text Box 24" o:spid="_x0000_s1072" type="#_x0000_t202" style="position:absolute;left:14793;top:12316;width:6751;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EA6731" w:rsidRDefault="00EA6731" w:rsidP="008633EF">
                          <w:r>
                            <w:t>1</w:t>
                          </w:r>
                          <w:del w:id="430" w:author="Phuong Giang" w:date="2012-02-22T21:45:00Z">
                            <w:r w:rsidDel="008633EF">
                              <w:delText>1Presentation Logic</w:delText>
                            </w:r>
                          </w:del>
                        </w:p>
                      </w:txbxContent>
                    </v:textbox>
                  </v:shape>
                  <v:shape id="Straight Arrow Connector 103" o:spid="_x0000_s1073" type="#_x0000_t32" style="position:absolute;left:25426;top:15857;width:7106;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3CcEAAADbAAAADwAAAGRycy9kb3ducmV2LnhtbERPPW/CMBDdK/U/WFepW3HoUEjAIFqo&#10;QMAAAfYjPpKo8TmK3RD+PR6QGJ/e93jamUq01LjSsoJ+LwJBnFldcq7gePj9GIJwHlljZZkU3MjB&#10;dPL6MsZE2yvvqU19LkIIuwQVFN7XiZQuK8ig69maOHAX2xj0ATa51A1eQ7ip5GcUfUmDJYeGAmv6&#10;KSj7S/+Ngna9WXynx9UNl+ftdtfO9eAUe6Xe37rZCISnzj/FD/dKK4jD2PAl/AA5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afcJwQAAANsAAAAPAAAAAAAAAAAAAAAA&#10;AKECAABkcnMvZG93bnJldi54bWxQSwUGAAAAAAQABAD5AAAAjwMAAAAA&#10;" strokecolor="#4579b8" strokeweight="2.25pt">
                    <v:stroke endarrow="block"/>
                  </v:shape>
                  <v:group id="Group 100" o:spid="_x0000_s1074" style="position:absolute;left:1800;top:1800;width:8667;height:7759" coordsize="8669,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Picture 101" o:spid="_x0000_s1075" type="#_x0000_t75" style="position:absolute;left:2235;width:4579;height: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egUXDAAAA3AAAAA8AAABkcnMvZG93bnJldi54bWxET0trwkAQvgv+h2UEL9JsolQkdZVSGlra&#10;k4kXb0N28sDsbNjdavrvu4VCb/PxPWd/nMwgbuR8b1lBlqQgiGure24VnKviYQfCB2SNg2VS8E0e&#10;jof5bI+5tnc+0a0MrYgh7HNU0IUw5lL6uiODPrEjceQa6wyGCF0rtcN7DDeDXKfpVhrsOTZ0ONJL&#10;R/W1/DIKilWZPX42H9U4XTbutdhtrhf7ptRyMT0/gQg0hX/xn/tdx/lpBr/PxAv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h6BRcMAAADcAAAADwAAAAAAAAAAAAAAAACf&#10;AgAAZHJzL2Rvd25yZXYueG1sUEsFBgAAAAAEAAQA9wAAAI8DAAAAAA==&#10;">
                      <v:imagedata r:id="rId9" o:title=""/>
                    </v:shape>
                    <v:shape id="Text Box 29" o:spid="_x0000_s1076" type="#_x0000_t202" style="position:absolute;top:4499;width:866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EA6731" w:rsidRDefault="00EA6731" w:rsidP="008633EF">
                            <w:pPr>
                              <w:pStyle w:val="NormalWeb"/>
                              <w:spacing w:before="0" w:beforeAutospacing="0" w:after="200" w:afterAutospacing="0" w:line="276" w:lineRule="auto"/>
                            </w:pPr>
                            <w:del w:id="431" w:author="Phuong Giang" w:date="2012-02-22T21:45:00Z">
                              <w:r w:rsidDel="008633EF">
                                <w:rPr>
                                  <w:rFonts w:ascii="Calibri" w:eastAsia="Calibri" w:hAnsi="Calibri"/>
                                  <w:strike/>
                                  <w:color w:val="FF0000"/>
                                  <w:sz w:val="22"/>
                                  <w:szCs w:val="22"/>
                                </w:rPr>
                                <w:delText>TLH ApplicationU</w:delText>
                              </w:r>
                            </w:del>
                            <w:r>
                              <w:rPr>
                                <w:rFonts w:ascii="Calibri" w:eastAsia="Calibri" w:hAnsi="Calibri"/>
                                <w:color w:val="008080"/>
                                <w:sz w:val="22"/>
                                <w:szCs w:val="22"/>
                                <w:u w:val="single"/>
                              </w:rPr>
                              <w:t>U</w:t>
                            </w:r>
                            <w:r>
                              <w:rPr>
                                <w:rFonts w:ascii="Calibri" w:eastAsia="Calibri" w:hAnsi="Calibri"/>
                                <w:color w:val="008080"/>
                                <w:sz w:val="22"/>
                                <w:szCs w:val="22"/>
                              </w:rPr>
                              <w:t>ser Input</w:t>
                            </w:r>
                          </w:p>
                        </w:txbxContent>
                      </v:textbox>
                    </v:shape>
                  </v:group>
                  <w10:anchorlock/>
                </v:group>
              </w:pict>
            </mc:Fallback>
          </mc:AlternateContent>
        </w:r>
      </w:ins>
    </w:p>
    <w:p w:rsidR="008633EF" w:rsidRDefault="008633EF" w:rsidP="008633EF">
      <w:pPr>
        <w:pStyle w:val="Caption"/>
        <w:jc w:val="center"/>
        <w:rPr>
          <w:ins w:id="413" w:author="Phuong Giang" w:date="2012-02-22T21:44:00Z"/>
        </w:rPr>
      </w:pPr>
      <w:bookmarkStart w:id="414" w:name="_Toc317720986"/>
      <w:ins w:id="415" w:author="Phuong Giang" w:date="2012-02-22T21:44:00Z">
        <w:r>
          <w:t xml:space="preserve">Figure </w:t>
        </w:r>
        <w:r w:rsidR="000E16A5">
          <w:fldChar w:fldCharType="begin"/>
        </w:r>
        <w:r>
          <w:instrText xml:space="preserve"> SEQ Figure \* ARABIC </w:instrText>
        </w:r>
        <w:r w:rsidR="000E16A5">
          <w:fldChar w:fldCharType="separate"/>
        </w:r>
      </w:ins>
      <w:ins w:id="416" w:author="Phuong Giang" w:date="2012-02-23T00:34:00Z">
        <w:r w:rsidR="00AF3591">
          <w:rPr>
            <w:noProof/>
          </w:rPr>
          <w:t>2</w:t>
        </w:r>
      </w:ins>
      <w:ins w:id="417" w:author="Phuong Giang" w:date="2012-02-22T21:44:00Z">
        <w:r w:rsidR="000E16A5">
          <w:rPr>
            <w:noProof/>
          </w:rPr>
          <w:fldChar w:fldCharType="end"/>
        </w:r>
        <w:r>
          <w:t xml:space="preserve"> – MVP Arch</w:t>
        </w:r>
      </w:ins>
      <w:ins w:id="418" w:author="Phuong Giang" w:date="2012-02-23T00:40:00Z">
        <w:r w:rsidR="001E1F0E">
          <w:t>it</w:t>
        </w:r>
      </w:ins>
      <w:ins w:id="419" w:author="Phuong Giang" w:date="2012-02-22T21:44:00Z">
        <w:r>
          <w:t>ecture</w:t>
        </w:r>
        <w:bookmarkEnd w:id="414"/>
      </w:ins>
    </w:p>
    <w:p w:rsidR="001E773C" w:rsidRPr="00616EF6" w:rsidRDefault="008633EF">
      <w:pPr>
        <w:pPrChange w:id="420" w:author="Phuong Giang" w:date="2012-02-22T21:47:00Z">
          <w:pPr>
            <w:pStyle w:val="Heading2"/>
          </w:pPr>
        </w:pPrChange>
      </w:pPr>
      <w:ins w:id="421" w:author="Phuong Giang" w:date="2012-02-22T21:44:00Z">
        <w:r>
          <w:t>In the MVP pattern the User sends the input to the view, the view forward it to presenter and presenter than modify the view or the model depending on the type of user action. The view and the presenter are tightly coupled through bi-directional relationship. The model does not know about the presenter. The view itself is passive; the presenter is the one pushes the data into the view.</w:t>
        </w:r>
      </w:ins>
    </w:p>
    <w:p w:rsidR="003A11F4" w:rsidRPr="00DF7621" w:rsidRDefault="003A11F4" w:rsidP="00DF7621">
      <w:pPr>
        <w:pStyle w:val="Heading2"/>
      </w:pPr>
      <w:bookmarkStart w:id="422" w:name="_Toc316714932"/>
      <w:bookmarkStart w:id="423" w:name="_Toc317721131"/>
      <w:r w:rsidRPr="00DF7621">
        <w:lastRenderedPageBreak/>
        <w:t>Description of System Interface</w:t>
      </w:r>
      <w:bookmarkEnd w:id="422"/>
      <w:bookmarkEnd w:id="423"/>
    </w:p>
    <w:p w:rsidR="003A11F4" w:rsidRDefault="003A11F4" w:rsidP="003A11F4">
      <w:pPr>
        <w:pStyle w:val="Heading1"/>
        <w:rPr>
          <w:ins w:id="424" w:author="HungNguyen" w:date="2012-02-22T19:43:00Z"/>
        </w:rPr>
      </w:pPr>
      <w:bookmarkStart w:id="425" w:name="_Toc316714933"/>
      <w:bookmarkStart w:id="426" w:name="_Toc317721132"/>
      <w:r>
        <w:t>Component Diagram</w:t>
      </w:r>
      <w:bookmarkEnd w:id="425"/>
      <w:bookmarkEnd w:id="426"/>
    </w:p>
    <w:p w:rsidR="001E773C" w:rsidRDefault="001E773C">
      <w:pPr>
        <w:rPr>
          <w:ins w:id="427" w:author="Phuong Giang" w:date="2012-02-22T21:44:00Z"/>
          <w:noProof/>
          <w:lang w:eastAsia="ja-JP"/>
        </w:rPr>
        <w:pPrChange w:id="428" w:author="HungNguyen" w:date="2012-02-22T19:43:00Z">
          <w:pPr>
            <w:pStyle w:val="Heading1"/>
          </w:pPr>
        </w:pPrChange>
      </w:pPr>
    </w:p>
    <w:p w:rsidR="00995D66" w:rsidRDefault="00612C28">
      <w:pPr>
        <w:keepNext/>
        <w:jc w:val="center"/>
        <w:rPr>
          <w:ins w:id="429" w:author="Phuong Giang" w:date="2012-02-22T23:05:00Z"/>
        </w:rPr>
        <w:pPrChange w:id="430" w:author="Phuong Giang" w:date="2012-02-22T23:05:00Z">
          <w:pPr/>
        </w:pPrChange>
      </w:pPr>
      <w:ins w:id="431" w:author="HungNguyen" w:date="2012-02-22T19:44:00Z">
        <w:r>
          <w:rPr>
            <w:noProof/>
            <w:lang w:eastAsia="ja-JP"/>
            <w:rPrChange w:id="432" w:author="Unknown">
              <w:rPr>
                <w:rFonts w:asciiTheme="majorHAnsi" w:eastAsiaTheme="majorEastAsia" w:hAnsiTheme="majorHAnsi" w:cstheme="majorBidi"/>
                <w:b/>
                <w:bCs/>
                <w:noProof/>
                <w:color w:val="0000FF" w:themeColor="hyperlink"/>
                <w:sz w:val="28"/>
                <w:szCs w:val="28"/>
                <w:u w:val="single"/>
                <w:lang w:eastAsia="ja-JP"/>
              </w:rPr>
            </w:rPrChange>
          </w:rPr>
          <w:drawing>
            <wp:inline distT="0" distB="0" distL="0" distR="0" wp14:anchorId="60A2606D" wp14:editId="505A21B8">
              <wp:extent cx="5943600" cy="2680910"/>
              <wp:effectExtent l="0" t="0" r="0" b="5715"/>
              <wp:docPr id="2" name="Picture 2" descr="C:\Users\HungNguyen\Desktop\Component Diagram_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guyen\Desktop\Component Diagram_F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80910"/>
                      </a:xfrm>
                      <a:prstGeom prst="rect">
                        <a:avLst/>
                      </a:prstGeom>
                      <a:noFill/>
                      <a:ln>
                        <a:noFill/>
                      </a:ln>
                    </pic:spPr>
                  </pic:pic>
                </a:graphicData>
              </a:graphic>
            </wp:inline>
          </w:drawing>
        </w:r>
      </w:ins>
    </w:p>
    <w:p w:rsidR="001E773C" w:rsidRDefault="00995D66">
      <w:pPr>
        <w:pStyle w:val="Caption"/>
        <w:jc w:val="center"/>
        <w:rPr>
          <w:ins w:id="433" w:author="HungNguyen" w:date="2012-02-22T19:44:00Z"/>
        </w:rPr>
        <w:pPrChange w:id="434" w:author="Phuong Giang" w:date="2012-02-22T23:05:00Z">
          <w:pPr>
            <w:pStyle w:val="Heading1"/>
          </w:pPr>
        </w:pPrChange>
      </w:pPr>
      <w:bookmarkStart w:id="435" w:name="_Toc317720987"/>
      <w:ins w:id="436" w:author="Phuong Giang" w:date="2012-02-22T23:05:00Z">
        <w:r>
          <w:t xml:space="preserve">Figure </w:t>
        </w:r>
        <w:r>
          <w:fldChar w:fldCharType="begin"/>
        </w:r>
        <w:r>
          <w:instrText xml:space="preserve"> SEQ Figure \* ARABIC </w:instrText>
        </w:r>
      </w:ins>
      <w:r>
        <w:fldChar w:fldCharType="separate"/>
      </w:r>
      <w:ins w:id="437" w:author="Phuong Giang" w:date="2012-02-23T00:34:00Z">
        <w:r w:rsidR="00AF3591">
          <w:rPr>
            <w:noProof/>
          </w:rPr>
          <w:t>3</w:t>
        </w:r>
      </w:ins>
      <w:ins w:id="438" w:author="Phuong Giang" w:date="2012-02-22T23:05:00Z">
        <w:r>
          <w:fldChar w:fldCharType="end"/>
        </w:r>
        <w:r>
          <w:t xml:space="preserve"> – System Component Diagram</w:t>
        </w:r>
      </w:ins>
      <w:bookmarkEnd w:id="435"/>
    </w:p>
    <w:p w:rsidR="0065367C" w:rsidRDefault="0065367C" w:rsidP="0065367C">
      <w:pPr>
        <w:rPr>
          <w:ins w:id="439" w:author="HungNguyen" w:date="2012-02-22T19:44:00Z"/>
        </w:rPr>
      </w:pPr>
      <w:proofErr w:type="spellStart"/>
      <w:ins w:id="440" w:author="HungNguyen" w:date="2012-02-22T19:44:00Z">
        <w:r w:rsidRPr="00B14E72">
          <w:rPr>
            <w:b/>
          </w:rPr>
          <w:t>KnowledgeItem</w:t>
        </w:r>
        <w:proofErr w:type="spellEnd"/>
        <w:r w:rsidRPr="00B14E72">
          <w:rPr>
            <w:b/>
          </w:rPr>
          <w:t>&lt;&lt;UI&gt;&gt;</w:t>
        </w:r>
        <w:r>
          <w:t>: the user interface of Knowledge Item.</w:t>
        </w:r>
      </w:ins>
    </w:p>
    <w:p w:rsidR="0065367C" w:rsidRDefault="0065367C" w:rsidP="0065367C">
      <w:pPr>
        <w:rPr>
          <w:ins w:id="441" w:author="HungNguyen" w:date="2012-02-22T19:44:00Z"/>
        </w:rPr>
      </w:pPr>
      <w:proofErr w:type="spellStart"/>
      <w:ins w:id="442" w:author="HungNguyen" w:date="2012-02-22T19:44:00Z">
        <w:r w:rsidRPr="00B14E72">
          <w:rPr>
            <w:b/>
          </w:rPr>
          <w:t>TeachingPlan</w:t>
        </w:r>
        <w:proofErr w:type="spellEnd"/>
        <w:r w:rsidRPr="00B14E72">
          <w:rPr>
            <w:b/>
          </w:rPr>
          <w:t>&lt;&lt;UI&gt;&gt;</w:t>
        </w:r>
        <w:r>
          <w:t>: the user interface of Teaching Plan.</w:t>
        </w:r>
      </w:ins>
    </w:p>
    <w:p w:rsidR="0065367C" w:rsidRDefault="0065367C" w:rsidP="0065367C">
      <w:pPr>
        <w:rPr>
          <w:ins w:id="443" w:author="HungNguyen" w:date="2012-02-22T19:44:00Z"/>
        </w:rPr>
      </w:pPr>
      <w:proofErr w:type="spellStart"/>
      <w:ins w:id="444" w:author="HungNguyen" w:date="2012-02-22T19:44:00Z">
        <w:r w:rsidRPr="00B14E72">
          <w:rPr>
            <w:b/>
          </w:rPr>
          <w:t>TeachingMethod</w:t>
        </w:r>
        <w:proofErr w:type="spellEnd"/>
        <w:r w:rsidRPr="00B14E72">
          <w:rPr>
            <w:b/>
          </w:rPr>
          <w:t>&lt;&lt;UI&gt;&gt;</w:t>
        </w:r>
        <w:r>
          <w:t>: the user interface of Teaching Method.</w:t>
        </w:r>
      </w:ins>
    </w:p>
    <w:p w:rsidR="0065367C" w:rsidRDefault="0065367C" w:rsidP="0065367C">
      <w:pPr>
        <w:rPr>
          <w:ins w:id="445" w:author="HungNguyen" w:date="2012-02-22T19:44:00Z"/>
        </w:rPr>
      </w:pPr>
      <w:proofErr w:type="spellStart"/>
      <w:ins w:id="446" w:author="HungNguyen" w:date="2012-02-22T19:44:00Z">
        <w:r w:rsidRPr="00B14E72">
          <w:rPr>
            <w:b/>
          </w:rPr>
          <w:t>IDataAccessor</w:t>
        </w:r>
        <w:proofErr w:type="spellEnd"/>
        <w:r>
          <w:t xml:space="preserve">: the interface class includes many methods: Add, </w:t>
        </w:r>
        <w:proofErr w:type="spellStart"/>
        <w:r>
          <w:t>ContainsItem</w:t>
        </w:r>
        <w:proofErr w:type="spellEnd"/>
        <w:r>
          <w:t xml:space="preserve">, Delete, </w:t>
        </w:r>
        <w:proofErr w:type="spellStart"/>
        <w:r>
          <w:t>GetAll</w:t>
        </w:r>
        <w:proofErr w:type="spellEnd"/>
        <w:r>
          <w:t>, Search, and Update.</w:t>
        </w:r>
      </w:ins>
    </w:p>
    <w:p w:rsidR="0065367C" w:rsidRDefault="0065367C" w:rsidP="0065367C">
      <w:pPr>
        <w:rPr>
          <w:ins w:id="447" w:author="HungNguyen" w:date="2012-02-22T19:44:00Z"/>
        </w:rPr>
      </w:pPr>
      <w:proofErr w:type="spellStart"/>
      <w:ins w:id="448" w:author="HungNguyen" w:date="2012-02-22T19:44:00Z">
        <w:r w:rsidRPr="00B14E72">
          <w:rPr>
            <w:b/>
          </w:rPr>
          <w:t>ISearchCondition</w:t>
        </w:r>
        <w:proofErr w:type="spellEnd"/>
        <w:r>
          <w:t xml:space="preserve">: the interface class includes common property: </w:t>
        </w:r>
        <w:proofErr w:type="spellStart"/>
        <w:r>
          <w:t>SelectedClassLevel</w:t>
        </w:r>
        <w:proofErr w:type="spellEnd"/>
        <w:r>
          <w:t>.</w:t>
        </w:r>
      </w:ins>
    </w:p>
    <w:p w:rsidR="0065367C" w:rsidRDefault="0065367C" w:rsidP="0065367C">
      <w:pPr>
        <w:rPr>
          <w:ins w:id="449" w:author="HungNguyen" w:date="2012-02-22T19:44:00Z"/>
        </w:rPr>
      </w:pPr>
      <w:proofErr w:type="spellStart"/>
      <w:ins w:id="450" w:author="HungNguyen" w:date="2012-02-22T19:44:00Z">
        <w:r w:rsidRPr="00B14E72">
          <w:rPr>
            <w:b/>
          </w:rPr>
          <w:t>TLH.KnowledgeItem</w:t>
        </w:r>
        <w:proofErr w:type="spellEnd"/>
        <w:r>
          <w:t xml:space="preserve">: is Knowledge Item Component </w:t>
        </w:r>
      </w:ins>
    </w:p>
    <w:p w:rsidR="0065367C" w:rsidRDefault="0065367C" w:rsidP="0065367C">
      <w:pPr>
        <w:rPr>
          <w:ins w:id="451" w:author="HungNguyen" w:date="2012-02-22T19:44:00Z"/>
        </w:rPr>
      </w:pPr>
      <w:proofErr w:type="spellStart"/>
      <w:ins w:id="452" w:author="HungNguyen" w:date="2012-02-22T19:44:00Z">
        <w:r w:rsidRPr="00B14E72">
          <w:rPr>
            <w:b/>
          </w:rPr>
          <w:t>TLH.TeachingPlan</w:t>
        </w:r>
        <w:proofErr w:type="spellEnd"/>
        <w:r>
          <w:t>:  is Teaching Plan Component</w:t>
        </w:r>
      </w:ins>
    </w:p>
    <w:p w:rsidR="0065367C" w:rsidRDefault="0065367C" w:rsidP="0065367C">
      <w:pPr>
        <w:rPr>
          <w:ins w:id="453" w:author="HungNguyen" w:date="2012-02-22T19:44:00Z"/>
        </w:rPr>
      </w:pPr>
      <w:proofErr w:type="spellStart"/>
      <w:ins w:id="454" w:author="HungNguyen" w:date="2012-02-22T19:44:00Z">
        <w:r w:rsidRPr="00B14E72">
          <w:rPr>
            <w:b/>
          </w:rPr>
          <w:t>TLH.KnowledgeMethod</w:t>
        </w:r>
        <w:proofErr w:type="spellEnd"/>
        <w:r>
          <w:t>: is Knowledge Method Component</w:t>
        </w:r>
      </w:ins>
    </w:p>
    <w:p w:rsidR="0065367C" w:rsidRPr="00035405" w:rsidRDefault="0065367C" w:rsidP="0065367C">
      <w:pPr>
        <w:rPr>
          <w:ins w:id="455" w:author="HungNguyen" w:date="2012-02-22T19:44:00Z"/>
        </w:rPr>
      </w:pPr>
      <w:proofErr w:type="spellStart"/>
      <w:ins w:id="456" w:author="HungNguyen" w:date="2012-02-22T19:44:00Z">
        <w:r w:rsidRPr="000937C1">
          <w:rPr>
            <w:b/>
          </w:rPr>
          <w:t>TLH.Utilities</w:t>
        </w:r>
        <w:proofErr w:type="spellEnd"/>
        <w:r>
          <w:t>: is Utilities Component.</w:t>
        </w:r>
      </w:ins>
    </w:p>
    <w:p w:rsidR="001E773C" w:rsidRPr="00616EF6" w:rsidRDefault="001E773C">
      <w:pPr>
        <w:pPrChange w:id="457" w:author="HungNguyen" w:date="2012-02-22T19:43:00Z">
          <w:pPr>
            <w:pStyle w:val="Heading1"/>
          </w:pPr>
        </w:pPrChange>
      </w:pPr>
    </w:p>
    <w:p w:rsidR="003A11F4" w:rsidRDefault="003A11F4" w:rsidP="003A11F4">
      <w:pPr>
        <w:pStyle w:val="Heading1"/>
      </w:pPr>
      <w:bookmarkStart w:id="458" w:name="_Toc316714934"/>
      <w:bookmarkStart w:id="459" w:name="_Toc317721133"/>
      <w:r>
        <w:lastRenderedPageBreak/>
        <w:t>Detailed Description of Components</w:t>
      </w:r>
      <w:bookmarkEnd w:id="458"/>
      <w:bookmarkEnd w:id="459"/>
    </w:p>
    <w:p w:rsidR="003A11F4" w:rsidRDefault="003A11F4" w:rsidP="003A11F4">
      <w:pPr>
        <w:pStyle w:val="Heading2"/>
        <w:rPr>
          <w:ins w:id="460" w:author="HungNguyen" w:date="2012-02-22T19:45:00Z"/>
        </w:rPr>
      </w:pPr>
      <w:bookmarkStart w:id="461" w:name="_Toc316714935"/>
      <w:bookmarkStart w:id="462" w:name="_Toc317721134"/>
      <w:r>
        <w:t>CRC Cards (Class – Responsibility – Collaborators)</w:t>
      </w:r>
      <w:bookmarkEnd w:id="461"/>
      <w:bookmarkEnd w:id="462"/>
    </w:p>
    <w:tbl>
      <w:tblPr>
        <w:tblStyle w:val="MediumShading1-Accent110"/>
        <w:tblW w:w="0" w:type="auto"/>
        <w:tblLook w:val="04A0" w:firstRow="1" w:lastRow="0" w:firstColumn="1" w:lastColumn="0" w:noHBand="0" w:noVBand="1"/>
        <w:tblPrChange w:id="463" w:author="Phuong Giang" w:date="2012-02-22T23:0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464">
          <w:tblGrid>
            <w:gridCol w:w="4788"/>
            <w:gridCol w:w="4788"/>
          </w:tblGrid>
        </w:tblGridChange>
      </w:tblGrid>
      <w:tr w:rsidR="0065367C" w:rsidTr="00995D66">
        <w:trPr>
          <w:cnfStyle w:val="100000000000" w:firstRow="1" w:lastRow="0" w:firstColumn="0" w:lastColumn="0" w:oddVBand="0" w:evenVBand="0" w:oddHBand="0" w:evenHBand="0" w:firstRowFirstColumn="0" w:firstRowLastColumn="0" w:lastRowFirstColumn="0" w:lastRowLastColumn="0"/>
          <w:ins w:id="465"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466" w:author="Phuong Giang" w:date="2012-02-22T23:05: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467" w:author="HungNguyen" w:date="2012-02-22T19:45:00Z"/>
                <w:b w:val="0"/>
                <w:sz w:val="24"/>
                <w:szCs w:val="24"/>
              </w:rPr>
            </w:pPr>
            <w:proofErr w:type="spellStart"/>
            <w:ins w:id="468" w:author="HungNguyen" w:date="2012-02-22T19:45:00Z">
              <w:r w:rsidRPr="006617AE">
                <w:rPr>
                  <w:sz w:val="24"/>
                  <w:szCs w:val="24"/>
                </w:rPr>
                <w:t>TeachingPlan</w:t>
              </w:r>
              <w:proofErr w:type="spellEnd"/>
            </w:ins>
          </w:p>
        </w:tc>
      </w:tr>
      <w:tr w:rsidR="0065367C" w:rsidTr="00995D66">
        <w:trPr>
          <w:cnfStyle w:val="000000100000" w:firstRow="0" w:lastRow="0" w:firstColumn="0" w:lastColumn="0" w:oddVBand="0" w:evenVBand="0" w:oddHBand="1" w:evenHBand="0" w:firstRowFirstColumn="0" w:firstRowLastColumn="0" w:lastRowFirstColumn="0" w:lastRowLastColumn="0"/>
          <w:ins w:id="46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470" w:author="Phuong Giang" w:date="2012-02-22T23:06: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471" w:author="HungNguyen" w:date="2012-02-22T19:45:00Z"/>
                <w:b w:val="0"/>
              </w:rPr>
            </w:pPr>
            <w:ins w:id="472" w:author="HungNguyen" w:date="2012-02-22T19:45:00Z">
              <w:r w:rsidRPr="006617AE">
                <w:t>Responsibility</w:t>
              </w:r>
            </w:ins>
          </w:p>
        </w:tc>
        <w:tc>
          <w:tcPr>
            <w:tcW w:w="4788" w:type="dxa"/>
            <w:tcPrChange w:id="473" w:author="Phuong Giang" w:date="2012-02-22T23:06: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474" w:author="HungNguyen" w:date="2012-02-22T19:45:00Z"/>
                <w:b/>
              </w:rPr>
            </w:pPr>
            <w:ins w:id="475" w:author="HungNguyen" w:date="2012-02-22T19:45:00Z">
              <w:r w:rsidRPr="006617AE">
                <w:rPr>
                  <w:b/>
                </w:rPr>
                <w:t>Collaborators</w:t>
              </w:r>
            </w:ins>
          </w:p>
        </w:tc>
      </w:tr>
      <w:tr w:rsidR="0065367C" w:rsidTr="00995D66">
        <w:trPr>
          <w:cnfStyle w:val="000000010000" w:firstRow="0" w:lastRow="0" w:firstColumn="0" w:lastColumn="0" w:oddVBand="0" w:evenVBand="0" w:oddHBand="0" w:evenHBand="1" w:firstRowFirstColumn="0" w:firstRowLastColumn="0" w:lastRowFirstColumn="0" w:lastRowLastColumn="0"/>
          <w:ins w:id="47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477"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478" w:author="HungNguyen" w:date="2012-02-22T19:45:00Z"/>
                <w:b w:val="0"/>
              </w:rPr>
            </w:pPr>
            <w:ins w:id="479" w:author="HungNguyen" w:date="2012-02-22T19:45:00Z">
              <w:r w:rsidRPr="00995D66">
                <w:rPr>
                  <w:rPrChange w:id="480" w:author="Phuong Giang" w:date="2012-02-22T23:05:00Z">
                    <w:rPr>
                      <w:rFonts w:asciiTheme="majorHAnsi" w:eastAsiaTheme="majorEastAsia" w:hAnsiTheme="majorHAnsi" w:cstheme="majorBidi"/>
                      <w:color w:val="365F91" w:themeColor="accent1" w:themeShade="BF"/>
                      <w:sz w:val="28"/>
                      <w:szCs w:val="28"/>
                    </w:rPr>
                  </w:rPrChange>
                </w:rPr>
                <w:t>Knows class level</w:t>
              </w:r>
            </w:ins>
          </w:p>
        </w:tc>
        <w:tc>
          <w:tcPr>
            <w:tcW w:w="4788" w:type="dxa"/>
            <w:tcBorders>
              <w:left w:val="single" w:sz="4" w:space="0" w:color="auto"/>
            </w:tcBorders>
            <w:tcPrChange w:id="481"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482"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48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484"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485" w:author="HungNguyen" w:date="2012-02-22T19:45:00Z"/>
                <w:b w:val="0"/>
              </w:rPr>
            </w:pPr>
            <w:ins w:id="486" w:author="HungNguyen" w:date="2012-02-22T19:45:00Z">
              <w:r w:rsidRPr="00995D66">
                <w:rPr>
                  <w:rPrChange w:id="487" w:author="Phuong Giang" w:date="2012-02-22T23:05:00Z">
                    <w:rPr>
                      <w:rFonts w:asciiTheme="majorHAnsi" w:eastAsiaTheme="majorEastAsia" w:hAnsiTheme="majorHAnsi" w:cstheme="majorBidi"/>
                      <w:color w:val="365F91" w:themeColor="accent1" w:themeShade="BF"/>
                      <w:sz w:val="28"/>
                      <w:szCs w:val="28"/>
                    </w:rPr>
                  </w:rPrChange>
                </w:rPr>
                <w:t>Knows composed date</w:t>
              </w:r>
            </w:ins>
          </w:p>
        </w:tc>
        <w:tc>
          <w:tcPr>
            <w:tcW w:w="4788" w:type="dxa"/>
            <w:tcBorders>
              <w:left w:val="single" w:sz="4" w:space="0" w:color="auto"/>
            </w:tcBorders>
            <w:tcPrChange w:id="488"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489"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49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491"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492" w:author="HungNguyen" w:date="2012-02-22T19:45:00Z"/>
                <w:b w:val="0"/>
              </w:rPr>
            </w:pPr>
            <w:ins w:id="493" w:author="HungNguyen" w:date="2012-02-22T19:45:00Z">
              <w:r w:rsidRPr="00995D66">
                <w:rPr>
                  <w:rPrChange w:id="494" w:author="Phuong Giang" w:date="2012-02-22T23:05:00Z">
                    <w:rPr>
                      <w:rFonts w:asciiTheme="majorHAnsi" w:eastAsiaTheme="majorEastAsia" w:hAnsiTheme="majorHAnsi" w:cstheme="majorBidi"/>
                      <w:color w:val="365F91" w:themeColor="accent1" w:themeShade="BF"/>
                      <w:sz w:val="28"/>
                      <w:szCs w:val="28"/>
                    </w:rPr>
                  </w:rPrChange>
                </w:rPr>
                <w:t>Knows teaching date</w:t>
              </w:r>
            </w:ins>
          </w:p>
        </w:tc>
        <w:tc>
          <w:tcPr>
            <w:tcW w:w="4788" w:type="dxa"/>
            <w:tcBorders>
              <w:left w:val="single" w:sz="4" w:space="0" w:color="auto"/>
            </w:tcBorders>
            <w:tcPrChange w:id="495"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496"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49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498"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499" w:author="HungNguyen" w:date="2012-02-22T19:45:00Z"/>
                <w:b w:val="0"/>
              </w:rPr>
            </w:pPr>
            <w:ins w:id="500" w:author="HungNguyen" w:date="2012-02-22T19:45:00Z">
              <w:r w:rsidRPr="00995D66">
                <w:rPr>
                  <w:rPrChange w:id="501" w:author="Phuong Giang" w:date="2012-02-22T23:05:00Z">
                    <w:rPr>
                      <w:rFonts w:asciiTheme="majorHAnsi" w:eastAsiaTheme="majorEastAsia" w:hAnsiTheme="majorHAnsi" w:cstheme="majorBidi"/>
                      <w:color w:val="365F91" w:themeColor="accent1" w:themeShade="BF"/>
                      <w:sz w:val="28"/>
                      <w:szCs w:val="28"/>
                    </w:rPr>
                  </w:rPrChange>
                </w:rPr>
                <w:t>Knows subject</w:t>
              </w:r>
            </w:ins>
          </w:p>
        </w:tc>
        <w:tc>
          <w:tcPr>
            <w:tcW w:w="4788" w:type="dxa"/>
            <w:tcBorders>
              <w:left w:val="single" w:sz="4" w:space="0" w:color="auto"/>
            </w:tcBorders>
            <w:tcPrChange w:id="502"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503"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50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05"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506" w:author="HungNguyen" w:date="2012-02-22T19:45:00Z"/>
                <w:b w:val="0"/>
              </w:rPr>
            </w:pPr>
            <w:ins w:id="507" w:author="HungNguyen" w:date="2012-02-22T19:45:00Z">
              <w:r w:rsidRPr="00995D66">
                <w:rPr>
                  <w:rPrChange w:id="508" w:author="Phuong Giang" w:date="2012-02-22T23:05:00Z">
                    <w:rPr>
                      <w:rFonts w:asciiTheme="majorHAnsi" w:eastAsiaTheme="majorEastAsia" w:hAnsiTheme="majorHAnsi" w:cstheme="majorBidi"/>
                      <w:color w:val="365F91" w:themeColor="accent1" w:themeShade="BF"/>
                      <w:sz w:val="28"/>
                      <w:szCs w:val="28"/>
                    </w:rPr>
                  </w:rPrChange>
                </w:rPr>
                <w:t>Knows topic</w:t>
              </w:r>
            </w:ins>
          </w:p>
        </w:tc>
        <w:tc>
          <w:tcPr>
            <w:tcW w:w="4788" w:type="dxa"/>
            <w:tcBorders>
              <w:left w:val="single" w:sz="4" w:space="0" w:color="auto"/>
            </w:tcBorders>
            <w:tcPrChange w:id="509"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510"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51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12"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513" w:author="HungNguyen" w:date="2012-02-22T19:45:00Z"/>
                <w:b w:val="0"/>
              </w:rPr>
            </w:pPr>
            <w:ins w:id="514" w:author="HungNguyen" w:date="2012-02-22T19:45:00Z">
              <w:r w:rsidRPr="00995D66">
                <w:rPr>
                  <w:rPrChange w:id="515" w:author="Phuong Giang" w:date="2012-02-22T23:05:00Z">
                    <w:rPr>
                      <w:rFonts w:asciiTheme="majorHAnsi" w:eastAsiaTheme="majorEastAsia" w:hAnsiTheme="majorHAnsi" w:cstheme="majorBidi"/>
                      <w:color w:val="365F91" w:themeColor="accent1" w:themeShade="BF"/>
                      <w:sz w:val="28"/>
                      <w:szCs w:val="28"/>
                    </w:rPr>
                  </w:rPrChange>
                </w:rPr>
                <w:t>Know topic number</w:t>
              </w:r>
            </w:ins>
          </w:p>
        </w:tc>
        <w:tc>
          <w:tcPr>
            <w:tcW w:w="4788" w:type="dxa"/>
            <w:tcBorders>
              <w:left w:val="single" w:sz="4" w:space="0" w:color="auto"/>
            </w:tcBorders>
            <w:tcPrChange w:id="516"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517"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51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19"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520" w:author="HungNguyen" w:date="2012-02-22T19:45:00Z"/>
                <w:b w:val="0"/>
              </w:rPr>
            </w:pPr>
            <w:ins w:id="521" w:author="HungNguyen" w:date="2012-02-22T19:45:00Z">
              <w:r w:rsidRPr="00995D66">
                <w:rPr>
                  <w:rPrChange w:id="522" w:author="Phuong Giang" w:date="2012-02-22T23:05:00Z">
                    <w:rPr>
                      <w:rFonts w:asciiTheme="majorHAnsi" w:eastAsiaTheme="majorEastAsia" w:hAnsiTheme="majorHAnsi" w:cstheme="majorBidi"/>
                      <w:color w:val="365F91" w:themeColor="accent1" w:themeShade="BF"/>
                      <w:sz w:val="28"/>
                      <w:szCs w:val="28"/>
                    </w:rPr>
                  </w:rPrChange>
                </w:rPr>
                <w:t>Knows session</w:t>
              </w:r>
            </w:ins>
          </w:p>
        </w:tc>
        <w:tc>
          <w:tcPr>
            <w:tcW w:w="4788" w:type="dxa"/>
            <w:tcBorders>
              <w:left w:val="single" w:sz="4" w:space="0" w:color="auto"/>
            </w:tcBorders>
            <w:tcPrChange w:id="523"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524"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52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26"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527" w:author="HungNguyen" w:date="2012-02-22T19:45:00Z"/>
                <w:b w:val="0"/>
              </w:rPr>
            </w:pPr>
            <w:ins w:id="528" w:author="HungNguyen" w:date="2012-02-22T19:45:00Z">
              <w:r w:rsidRPr="00995D66">
                <w:rPr>
                  <w:rPrChange w:id="529" w:author="Phuong Giang" w:date="2012-02-22T23:05:00Z">
                    <w:rPr>
                      <w:rFonts w:asciiTheme="majorHAnsi" w:eastAsiaTheme="majorEastAsia" w:hAnsiTheme="majorHAnsi" w:cstheme="majorBidi"/>
                      <w:color w:val="365F91" w:themeColor="accent1" w:themeShade="BF"/>
                      <w:sz w:val="28"/>
                      <w:szCs w:val="28"/>
                    </w:rPr>
                  </w:rPrChange>
                </w:rPr>
                <w:t>Knows objective</w:t>
              </w:r>
            </w:ins>
          </w:p>
        </w:tc>
        <w:tc>
          <w:tcPr>
            <w:tcW w:w="4788" w:type="dxa"/>
            <w:tcBorders>
              <w:left w:val="single" w:sz="4" w:space="0" w:color="auto"/>
            </w:tcBorders>
            <w:tcPrChange w:id="530"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531"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53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33"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534" w:author="HungNguyen" w:date="2012-02-22T19:45:00Z"/>
                <w:b w:val="0"/>
              </w:rPr>
            </w:pPr>
            <w:ins w:id="535" w:author="HungNguyen" w:date="2012-02-22T19:45:00Z">
              <w:r w:rsidRPr="00995D66">
                <w:rPr>
                  <w:rPrChange w:id="536" w:author="Phuong Giang" w:date="2012-02-22T23:05:00Z">
                    <w:rPr>
                      <w:rFonts w:asciiTheme="majorHAnsi" w:eastAsiaTheme="majorEastAsia" w:hAnsiTheme="majorHAnsi" w:cstheme="majorBidi"/>
                      <w:color w:val="365F91" w:themeColor="accent1" w:themeShade="BF"/>
                      <w:sz w:val="28"/>
                      <w:szCs w:val="28"/>
                    </w:rPr>
                  </w:rPrChange>
                </w:rPr>
                <w:t>Knows preparation</w:t>
              </w:r>
            </w:ins>
          </w:p>
        </w:tc>
        <w:tc>
          <w:tcPr>
            <w:tcW w:w="4788" w:type="dxa"/>
            <w:tcBorders>
              <w:left w:val="single" w:sz="4" w:space="0" w:color="auto"/>
            </w:tcBorders>
            <w:tcPrChange w:id="537"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538"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53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40"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541" w:author="HungNguyen" w:date="2012-02-22T19:45:00Z"/>
                <w:b w:val="0"/>
              </w:rPr>
            </w:pPr>
            <w:ins w:id="542" w:author="HungNguyen" w:date="2012-02-22T19:45:00Z">
              <w:r w:rsidRPr="00995D66">
                <w:rPr>
                  <w:rPrChange w:id="543" w:author="Phuong Giang" w:date="2012-02-22T23:05:00Z">
                    <w:rPr>
                      <w:rFonts w:asciiTheme="majorHAnsi" w:eastAsiaTheme="majorEastAsia" w:hAnsiTheme="majorHAnsi" w:cstheme="majorBidi"/>
                      <w:color w:val="365F91" w:themeColor="accent1" w:themeShade="BF"/>
                      <w:sz w:val="28"/>
                      <w:szCs w:val="28"/>
                    </w:rPr>
                  </w:rPrChange>
                </w:rPr>
                <w:t>Knows activities</w:t>
              </w:r>
            </w:ins>
          </w:p>
        </w:tc>
        <w:tc>
          <w:tcPr>
            <w:tcW w:w="4788" w:type="dxa"/>
            <w:tcBorders>
              <w:left w:val="single" w:sz="4" w:space="0" w:color="auto"/>
            </w:tcBorders>
            <w:tcPrChange w:id="544"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545"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54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47"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548" w:author="HungNguyen" w:date="2012-02-22T19:45:00Z"/>
                <w:b w:val="0"/>
              </w:rPr>
            </w:pPr>
            <w:ins w:id="549" w:author="HungNguyen" w:date="2012-02-22T19:45:00Z">
              <w:r w:rsidRPr="00995D66">
                <w:rPr>
                  <w:rPrChange w:id="550" w:author="Phuong Giang" w:date="2012-02-22T23:05:00Z">
                    <w:rPr>
                      <w:rFonts w:asciiTheme="majorHAnsi" w:eastAsiaTheme="majorEastAsia" w:hAnsiTheme="majorHAnsi" w:cstheme="majorBidi"/>
                      <w:color w:val="365F91" w:themeColor="accent1" w:themeShade="BF"/>
                      <w:sz w:val="28"/>
                      <w:szCs w:val="28"/>
                    </w:rPr>
                  </w:rPrChange>
                </w:rPr>
                <w:t>Knows note</w:t>
              </w:r>
            </w:ins>
          </w:p>
        </w:tc>
        <w:tc>
          <w:tcPr>
            <w:tcW w:w="4788" w:type="dxa"/>
            <w:tcBorders>
              <w:left w:val="single" w:sz="4" w:space="0" w:color="auto"/>
            </w:tcBorders>
            <w:tcPrChange w:id="551"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552" w:author="HungNguyen" w:date="2012-02-22T19:45:00Z"/>
              </w:rPr>
            </w:pPr>
          </w:p>
        </w:tc>
      </w:tr>
    </w:tbl>
    <w:p w:rsidR="0065367C" w:rsidRPr="00B238FB" w:rsidRDefault="0065367C" w:rsidP="0065367C">
      <w:pPr>
        <w:rPr>
          <w:ins w:id="553" w:author="HungNguyen" w:date="2012-02-22T19:45:00Z"/>
          <w:rFonts w:eastAsia="MS Mincho"/>
          <w:lang w:eastAsia="ja-JP"/>
        </w:rPr>
      </w:pPr>
    </w:p>
    <w:tbl>
      <w:tblPr>
        <w:tblStyle w:val="MediumShading1-Accent110"/>
        <w:tblW w:w="0" w:type="auto"/>
        <w:tblLook w:val="04A0" w:firstRow="1" w:lastRow="0" w:firstColumn="1" w:lastColumn="0" w:noHBand="0" w:noVBand="1"/>
        <w:tblPrChange w:id="554" w:author="Phuong Giang" w:date="2012-02-22T23: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555">
          <w:tblGrid>
            <w:gridCol w:w="4788"/>
            <w:gridCol w:w="4788"/>
          </w:tblGrid>
        </w:tblGridChange>
      </w:tblGrid>
      <w:tr w:rsidR="0065367C" w:rsidTr="00995D66">
        <w:trPr>
          <w:cnfStyle w:val="100000000000" w:firstRow="1" w:lastRow="0" w:firstColumn="0" w:lastColumn="0" w:oddVBand="0" w:evenVBand="0" w:oddHBand="0" w:evenHBand="0" w:firstRowFirstColumn="0" w:firstRowLastColumn="0" w:lastRowFirstColumn="0" w:lastRowLastColumn="0"/>
          <w:ins w:id="556"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557" w:author="Phuong Giang" w:date="2012-02-22T23:06: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558" w:author="HungNguyen" w:date="2012-02-22T19:45:00Z"/>
                <w:b w:val="0"/>
                <w:sz w:val="24"/>
                <w:szCs w:val="24"/>
              </w:rPr>
            </w:pPr>
            <w:proofErr w:type="spellStart"/>
            <w:ins w:id="559" w:author="HungNguyen" w:date="2012-02-22T19:45:00Z">
              <w:r w:rsidRPr="006617AE">
                <w:rPr>
                  <w:sz w:val="24"/>
                  <w:szCs w:val="24"/>
                </w:rPr>
                <w:t>TeachingPlanAccessor</w:t>
              </w:r>
              <w:proofErr w:type="spellEnd"/>
            </w:ins>
          </w:p>
        </w:tc>
      </w:tr>
      <w:tr w:rsidR="0065367C" w:rsidTr="00995D66">
        <w:trPr>
          <w:cnfStyle w:val="000000100000" w:firstRow="0" w:lastRow="0" w:firstColumn="0" w:lastColumn="0" w:oddVBand="0" w:evenVBand="0" w:oddHBand="1" w:evenHBand="0" w:firstRowFirstColumn="0" w:firstRowLastColumn="0" w:lastRowFirstColumn="0" w:lastRowLastColumn="0"/>
          <w:ins w:id="56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561" w:author="Phuong Giang" w:date="2012-02-22T23:06: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562" w:author="HungNguyen" w:date="2012-02-22T19:45:00Z"/>
                <w:b w:val="0"/>
              </w:rPr>
            </w:pPr>
            <w:ins w:id="563" w:author="HungNguyen" w:date="2012-02-22T19:45:00Z">
              <w:r w:rsidRPr="006617AE">
                <w:t>Responsibility</w:t>
              </w:r>
            </w:ins>
          </w:p>
        </w:tc>
        <w:tc>
          <w:tcPr>
            <w:tcW w:w="4788" w:type="dxa"/>
            <w:tcPrChange w:id="564" w:author="Phuong Giang" w:date="2012-02-22T23:06: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565" w:author="HungNguyen" w:date="2012-02-22T19:45:00Z"/>
                <w:b/>
              </w:rPr>
            </w:pPr>
            <w:ins w:id="566" w:author="HungNguyen" w:date="2012-02-22T19:45:00Z">
              <w:r w:rsidRPr="006617AE">
                <w:rPr>
                  <w:b/>
                </w:rPr>
                <w:t>Collaborators</w:t>
              </w:r>
            </w:ins>
          </w:p>
        </w:tc>
      </w:tr>
      <w:tr w:rsidR="0065367C" w:rsidTr="00995D66">
        <w:trPr>
          <w:cnfStyle w:val="000000010000" w:firstRow="0" w:lastRow="0" w:firstColumn="0" w:lastColumn="0" w:oddVBand="0" w:evenVBand="0" w:oddHBand="0" w:evenHBand="1" w:firstRowFirstColumn="0" w:firstRowLastColumn="0" w:lastRowFirstColumn="0" w:lastRowLastColumn="0"/>
          <w:ins w:id="56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68"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569" w:author="HungNguyen" w:date="2012-02-22T19:45:00Z"/>
                <w:b w:val="0"/>
              </w:rPr>
            </w:pPr>
            <w:ins w:id="570" w:author="HungNguyen" w:date="2012-02-22T19:45:00Z">
              <w:r w:rsidRPr="00995D66">
                <w:rPr>
                  <w:rPrChange w:id="571" w:author="Phuong Giang" w:date="2012-02-22T23:06:00Z">
                    <w:rPr>
                      <w:rFonts w:asciiTheme="majorHAnsi" w:eastAsiaTheme="majorEastAsia" w:hAnsiTheme="majorHAnsi" w:cstheme="majorBidi"/>
                      <w:color w:val="365F91" w:themeColor="accent1" w:themeShade="BF"/>
                      <w:sz w:val="28"/>
                      <w:szCs w:val="28"/>
                    </w:rPr>
                  </w:rPrChange>
                </w:rPr>
                <w:t xml:space="preserve">Handles save teaching plan </w:t>
              </w:r>
            </w:ins>
          </w:p>
        </w:tc>
        <w:tc>
          <w:tcPr>
            <w:tcW w:w="4788" w:type="dxa"/>
            <w:tcBorders>
              <w:left w:val="single" w:sz="4" w:space="0" w:color="auto"/>
            </w:tcBorders>
            <w:tcPrChange w:id="572" w:author="Phuong Giang" w:date="2012-02-22T23:06:00Z">
              <w:tcPr>
                <w:tcW w:w="4788" w:type="dxa"/>
                <w:shd w:val="clear" w:color="auto" w:fill="auto"/>
              </w:tcPr>
            </w:tcPrChange>
          </w:tcPr>
          <w:p w:rsidR="0065367C" w:rsidRPr="00995D66" w:rsidRDefault="0065367C" w:rsidP="00995D66">
            <w:pPr>
              <w:spacing w:after="200" w:line="276" w:lineRule="auto"/>
              <w:cnfStyle w:val="000000010000" w:firstRow="0" w:lastRow="0" w:firstColumn="0" w:lastColumn="0" w:oddVBand="0" w:evenVBand="0" w:oddHBand="0" w:evenHBand="1" w:firstRowFirstColumn="0" w:firstRowLastColumn="0" w:lastRowFirstColumn="0" w:lastRowLastColumn="0"/>
              <w:rPr>
                <w:ins w:id="573"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57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75"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576" w:author="HungNguyen" w:date="2012-02-22T19:45:00Z"/>
                <w:b w:val="0"/>
              </w:rPr>
            </w:pPr>
            <w:ins w:id="577" w:author="HungNguyen" w:date="2012-02-22T19:45:00Z">
              <w:r w:rsidRPr="00995D66">
                <w:rPr>
                  <w:rPrChange w:id="578" w:author="Phuong Giang" w:date="2012-02-22T23:06:00Z">
                    <w:rPr>
                      <w:rFonts w:asciiTheme="majorHAnsi" w:eastAsiaTheme="majorEastAsia" w:hAnsiTheme="majorHAnsi" w:cstheme="majorBidi"/>
                      <w:color w:val="365F91" w:themeColor="accent1" w:themeShade="BF"/>
                      <w:sz w:val="28"/>
                      <w:szCs w:val="28"/>
                    </w:rPr>
                  </w:rPrChange>
                </w:rPr>
                <w:t xml:space="preserve">Handles get list subject </w:t>
              </w:r>
            </w:ins>
          </w:p>
        </w:tc>
        <w:tc>
          <w:tcPr>
            <w:tcW w:w="4788" w:type="dxa"/>
            <w:tcBorders>
              <w:left w:val="single" w:sz="4" w:space="0" w:color="auto"/>
            </w:tcBorders>
            <w:tcPrChange w:id="579" w:author="Phuong Giang" w:date="2012-02-22T23:06:00Z">
              <w:tcPr>
                <w:tcW w:w="4788" w:type="dxa"/>
                <w:shd w:val="clear" w:color="auto" w:fill="auto"/>
              </w:tcPr>
            </w:tcPrChange>
          </w:tcPr>
          <w:p w:rsidR="0065367C" w:rsidRPr="00995D66" w:rsidRDefault="0065367C" w:rsidP="00995D66">
            <w:pPr>
              <w:spacing w:after="200" w:line="276" w:lineRule="auto"/>
              <w:cnfStyle w:val="000000100000" w:firstRow="0" w:lastRow="0" w:firstColumn="0" w:lastColumn="0" w:oddVBand="0" w:evenVBand="0" w:oddHBand="1" w:evenHBand="0" w:firstRowFirstColumn="0" w:firstRowLastColumn="0" w:lastRowFirstColumn="0" w:lastRowLastColumn="0"/>
              <w:rPr>
                <w:ins w:id="580"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58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582"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583" w:author="HungNguyen" w:date="2012-02-22T19:45:00Z"/>
                <w:b w:val="0"/>
              </w:rPr>
            </w:pPr>
            <w:ins w:id="584" w:author="HungNguyen" w:date="2012-02-22T19:45:00Z">
              <w:r w:rsidRPr="00995D66">
                <w:rPr>
                  <w:rPrChange w:id="585" w:author="Phuong Giang" w:date="2012-02-22T23:06:00Z">
                    <w:rPr>
                      <w:rFonts w:asciiTheme="majorHAnsi" w:eastAsiaTheme="majorEastAsia" w:hAnsiTheme="majorHAnsi" w:cstheme="majorBidi"/>
                      <w:color w:val="365F91" w:themeColor="accent1" w:themeShade="BF"/>
                      <w:sz w:val="28"/>
                      <w:szCs w:val="28"/>
                    </w:rPr>
                  </w:rPrChange>
                </w:rPr>
                <w:t>Handles load knowledge item</w:t>
              </w:r>
            </w:ins>
          </w:p>
        </w:tc>
        <w:tc>
          <w:tcPr>
            <w:tcW w:w="4788" w:type="dxa"/>
            <w:tcBorders>
              <w:left w:val="single" w:sz="4" w:space="0" w:color="auto"/>
            </w:tcBorders>
            <w:tcPrChange w:id="586" w:author="Phuong Giang" w:date="2012-02-22T23:06:00Z">
              <w:tcPr>
                <w:tcW w:w="4788" w:type="dxa"/>
                <w:shd w:val="clear" w:color="auto" w:fill="auto"/>
              </w:tcPr>
            </w:tcPrChange>
          </w:tcPr>
          <w:p w:rsidR="0065367C" w:rsidRPr="00995D66" w:rsidRDefault="0065367C" w:rsidP="00995D66">
            <w:pPr>
              <w:spacing w:after="200" w:line="276" w:lineRule="auto"/>
              <w:cnfStyle w:val="000000010000" w:firstRow="0" w:lastRow="0" w:firstColumn="0" w:lastColumn="0" w:oddVBand="0" w:evenVBand="0" w:oddHBand="0" w:evenHBand="1" w:firstRowFirstColumn="0" w:firstRowLastColumn="0" w:lastRowFirstColumn="0" w:lastRowLastColumn="0"/>
              <w:rPr>
                <w:ins w:id="587" w:author="HungNguyen" w:date="2012-02-22T19:45:00Z"/>
              </w:rPr>
            </w:pPr>
          </w:p>
        </w:tc>
      </w:tr>
    </w:tbl>
    <w:p w:rsidR="0065367C" w:rsidRPr="00B238FB" w:rsidRDefault="0065367C" w:rsidP="0065367C">
      <w:pPr>
        <w:rPr>
          <w:ins w:id="588" w:author="HungNguyen" w:date="2012-02-22T19:45:00Z"/>
          <w:rFonts w:eastAsia="MS Mincho"/>
          <w:lang w:eastAsia="ja-JP"/>
        </w:rPr>
      </w:pPr>
    </w:p>
    <w:tbl>
      <w:tblPr>
        <w:tblStyle w:val="MediumShading1-Accent110"/>
        <w:tblW w:w="0" w:type="auto"/>
        <w:tblLook w:val="04A0" w:firstRow="1" w:lastRow="0" w:firstColumn="1" w:lastColumn="0" w:noHBand="0" w:noVBand="1"/>
        <w:tblPrChange w:id="589" w:author="Phuong Giang" w:date="2012-02-22T23: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590">
          <w:tblGrid>
            <w:gridCol w:w="4788"/>
            <w:gridCol w:w="4788"/>
          </w:tblGrid>
        </w:tblGridChange>
      </w:tblGrid>
      <w:tr w:rsidR="0065367C" w:rsidTr="00995D66">
        <w:trPr>
          <w:cnfStyle w:val="100000000000" w:firstRow="1" w:lastRow="0" w:firstColumn="0" w:lastColumn="0" w:oddVBand="0" w:evenVBand="0" w:oddHBand="0" w:evenHBand="0" w:firstRowFirstColumn="0" w:firstRowLastColumn="0" w:lastRowFirstColumn="0" w:lastRowLastColumn="0"/>
          <w:ins w:id="591"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592" w:author="Phuong Giang" w:date="2012-02-22T23:06:00Z">
              <w:tcPr>
                <w:tcW w:w="9576" w:type="dxa"/>
                <w:gridSpan w:val="2"/>
                <w:shd w:val="clear" w:color="auto" w:fill="auto"/>
              </w:tcPr>
            </w:tcPrChange>
          </w:tcPr>
          <w:p w:rsidR="0065367C" w:rsidRPr="00B238FB" w:rsidRDefault="0065367C" w:rsidP="00995D66">
            <w:pPr>
              <w:jc w:val="center"/>
              <w:cnfStyle w:val="101000000000" w:firstRow="1" w:lastRow="0" w:firstColumn="1" w:lastColumn="0" w:oddVBand="0" w:evenVBand="0" w:oddHBand="0" w:evenHBand="0" w:firstRowFirstColumn="0" w:firstRowLastColumn="0" w:lastRowFirstColumn="0" w:lastRowLastColumn="0"/>
              <w:rPr>
                <w:ins w:id="593" w:author="HungNguyen" w:date="2012-02-22T19:45:00Z"/>
                <w:rFonts w:eastAsia="MS Mincho"/>
                <w:b w:val="0"/>
                <w:sz w:val="24"/>
                <w:szCs w:val="24"/>
                <w:lang w:eastAsia="ja-JP"/>
              </w:rPr>
            </w:pPr>
            <w:proofErr w:type="spellStart"/>
            <w:ins w:id="594" w:author="HungNguyen" w:date="2012-02-22T19:45:00Z">
              <w:r>
                <w:rPr>
                  <w:sz w:val="24"/>
                  <w:szCs w:val="24"/>
                </w:rPr>
                <w:t>TeachingViewModel</w:t>
              </w:r>
              <w:proofErr w:type="spellEnd"/>
            </w:ins>
          </w:p>
        </w:tc>
      </w:tr>
      <w:tr w:rsidR="0065367C" w:rsidTr="00995D66">
        <w:trPr>
          <w:cnfStyle w:val="000000100000" w:firstRow="0" w:lastRow="0" w:firstColumn="0" w:lastColumn="0" w:oddVBand="0" w:evenVBand="0" w:oddHBand="1" w:evenHBand="0" w:firstRowFirstColumn="0" w:firstRowLastColumn="0" w:lastRowFirstColumn="0" w:lastRowLastColumn="0"/>
          <w:ins w:id="59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596" w:author="Phuong Giang" w:date="2012-02-22T23:06: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597" w:author="HungNguyen" w:date="2012-02-22T19:45:00Z"/>
                <w:b w:val="0"/>
              </w:rPr>
            </w:pPr>
            <w:ins w:id="598" w:author="HungNguyen" w:date="2012-02-22T19:45:00Z">
              <w:r w:rsidRPr="006617AE">
                <w:t>Responsibility</w:t>
              </w:r>
            </w:ins>
          </w:p>
        </w:tc>
        <w:tc>
          <w:tcPr>
            <w:tcW w:w="4788" w:type="dxa"/>
            <w:tcPrChange w:id="599" w:author="Phuong Giang" w:date="2012-02-22T23:06: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600" w:author="HungNguyen" w:date="2012-02-22T19:45:00Z"/>
                <w:b/>
              </w:rPr>
            </w:pPr>
            <w:ins w:id="601" w:author="HungNguyen" w:date="2012-02-22T19:45:00Z">
              <w:r w:rsidRPr="006617AE">
                <w:rPr>
                  <w:b/>
                </w:rPr>
                <w:t>Collaborators</w:t>
              </w:r>
            </w:ins>
          </w:p>
        </w:tc>
      </w:tr>
      <w:tr w:rsidR="0065367C" w:rsidTr="00995D66">
        <w:trPr>
          <w:cnfStyle w:val="000000010000" w:firstRow="0" w:lastRow="0" w:firstColumn="0" w:lastColumn="0" w:oddVBand="0" w:evenVBand="0" w:oddHBand="0" w:evenHBand="1" w:firstRowFirstColumn="0" w:firstRowLastColumn="0" w:lastRowFirstColumn="0" w:lastRowLastColumn="0"/>
          <w:ins w:id="60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03"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04" w:author="HungNguyen" w:date="2012-02-22T19:45:00Z"/>
                <w:b w:val="0"/>
              </w:rPr>
            </w:pPr>
            <w:ins w:id="605" w:author="HungNguyen" w:date="2012-02-22T19:45:00Z">
              <w:r w:rsidRPr="00995D66">
                <w:rPr>
                  <w:rPrChange w:id="606" w:author="Phuong Giang" w:date="2012-02-22T23:06:00Z">
                    <w:rPr>
                      <w:rFonts w:asciiTheme="majorHAnsi" w:eastAsiaTheme="majorEastAsia" w:hAnsiTheme="majorHAnsi" w:cstheme="majorBidi"/>
                      <w:color w:val="365F91" w:themeColor="accent1" w:themeShade="BF"/>
                      <w:sz w:val="28"/>
                      <w:szCs w:val="28"/>
                    </w:rPr>
                  </w:rPrChange>
                </w:rPr>
                <w:t>Knows activities</w:t>
              </w:r>
            </w:ins>
          </w:p>
        </w:tc>
        <w:tc>
          <w:tcPr>
            <w:tcW w:w="4788" w:type="dxa"/>
            <w:tcBorders>
              <w:left w:val="single" w:sz="4" w:space="0" w:color="auto"/>
            </w:tcBorders>
            <w:tcPrChange w:id="607"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08"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0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10"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11" w:author="HungNguyen" w:date="2012-02-22T19:45:00Z"/>
                <w:b w:val="0"/>
              </w:rPr>
            </w:pPr>
            <w:ins w:id="612" w:author="HungNguyen" w:date="2012-02-22T19:45:00Z">
              <w:r w:rsidRPr="00995D66">
                <w:rPr>
                  <w:rPrChange w:id="613" w:author="Phuong Giang" w:date="2012-02-22T23:06:00Z">
                    <w:rPr>
                      <w:rFonts w:asciiTheme="majorHAnsi" w:eastAsiaTheme="majorEastAsia" w:hAnsiTheme="majorHAnsi" w:cstheme="majorBidi"/>
                      <w:color w:val="365F91" w:themeColor="accent1" w:themeShade="BF"/>
                      <w:sz w:val="28"/>
                      <w:szCs w:val="28"/>
                    </w:rPr>
                  </w:rPrChange>
                </w:rPr>
                <w:t>Knows add new activity command</w:t>
              </w:r>
            </w:ins>
          </w:p>
        </w:tc>
        <w:tc>
          <w:tcPr>
            <w:tcW w:w="4788" w:type="dxa"/>
            <w:tcBorders>
              <w:left w:val="single" w:sz="4" w:space="0" w:color="auto"/>
            </w:tcBorders>
            <w:tcPrChange w:id="614"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15"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61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17"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18" w:author="HungNguyen" w:date="2012-02-22T19:45:00Z"/>
                <w:b w:val="0"/>
              </w:rPr>
            </w:pPr>
            <w:ins w:id="619" w:author="HungNguyen" w:date="2012-02-22T19:45:00Z">
              <w:r w:rsidRPr="00995D66">
                <w:rPr>
                  <w:rPrChange w:id="620" w:author="Phuong Giang" w:date="2012-02-22T23:06:00Z">
                    <w:rPr>
                      <w:rFonts w:asciiTheme="majorHAnsi" w:eastAsiaTheme="majorEastAsia" w:hAnsiTheme="majorHAnsi" w:cstheme="majorBidi"/>
                      <w:color w:val="365F91" w:themeColor="accent1" w:themeShade="BF"/>
                      <w:sz w:val="28"/>
                      <w:szCs w:val="28"/>
                    </w:rPr>
                  </w:rPrChange>
                </w:rPr>
                <w:t>Knows class level</w:t>
              </w:r>
            </w:ins>
          </w:p>
        </w:tc>
        <w:tc>
          <w:tcPr>
            <w:tcW w:w="4788" w:type="dxa"/>
            <w:tcBorders>
              <w:left w:val="single" w:sz="4" w:space="0" w:color="auto"/>
            </w:tcBorders>
            <w:tcPrChange w:id="621"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22"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2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24"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25" w:author="HungNguyen" w:date="2012-02-22T19:45:00Z"/>
                <w:b w:val="0"/>
              </w:rPr>
            </w:pPr>
            <w:ins w:id="626" w:author="HungNguyen" w:date="2012-02-22T19:45:00Z">
              <w:r w:rsidRPr="00995D66">
                <w:rPr>
                  <w:rPrChange w:id="627" w:author="Phuong Giang" w:date="2012-02-22T23:06:00Z">
                    <w:rPr>
                      <w:rFonts w:asciiTheme="majorHAnsi" w:eastAsiaTheme="majorEastAsia" w:hAnsiTheme="majorHAnsi" w:cstheme="majorBidi"/>
                      <w:color w:val="365F91" w:themeColor="accent1" w:themeShade="BF"/>
                      <w:sz w:val="28"/>
                      <w:szCs w:val="28"/>
                    </w:rPr>
                  </w:rPrChange>
                </w:rPr>
                <w:lastRenderedPageBreak/>
                <w:t>Knows compose date</w:t>
              </w:r>
            </w:ins>
          </w:p>
        </w:tc>
        <w:tc>
          <w:tcPr>
            <w:tcW w:w="4788" w:type="dxa"/>
            <w:tcBorders>
              <w:left w:val="single" w:sz="4" w:space="0" w:color="auto"/>
            </w:tcBorders>
            <w:tcPrChange w:id="628"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29"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63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31"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32" w:author="HungNguyen" w:date="2012-02-22T19:45:00Z"/>
                <w:b w:val="0"/>
              </w:rPr>
            </w:pPr>
            <w:ins w:id="633" w:author="HungNguyen" w:date="2012-02-22T19:45:00Z">
              <w:r w:rsidRPr="00995D66">
                <w:rPr>
                  <w:rPrChange w:id="634" w:author="Phuong Giang" w:date="2012-02-22T23:06:00Z">
                    <w:rPr>
                      <w:rFonts w:asciiTheme="majorHAnsi" w:eastAsiaTheme="majorEastAsia" w:hAnsiTheme="majorHAnsi" w:cstheme="majorBidi"/>
                      <w:color w:val="365F91" w:themeColor="accent1" w:themeShade="BF"/>
                      <w:sz w:val="28"/>
                      <w:szCs w:val="28"/>
                    </w:rPr>
                  </w:rPrChange>
                </w:rPr>
                <w:t>Knows error</w:t>
              </w:r>
            </w:ins>
          </w:p>
        </w:tc>
        <w:tc>
          <w:tcPr>
            <w:tcW w:w="4788" w:type="dxa"/>
            <w:tcBorders>
              <w:left w:val="single" w:sz="4" w:space="0" w:color="auto"/>
            </w:tcBorders>
            <w:tcPrChange w:id="635"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36"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3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38"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39" w:author="HungNguyen" w:date="2012-02-22T19:45:00Z"/>
                <w:b w:val="0"/>
              </w:rPr>
            </w:pPr>
            <w:ins w:id="640" w:author="HungNguyen" w:date="2012-02-22T19:45:00Z">
              <w:r w:rsidRPr="00995D66">
                <w:rPr>
                  <w:rPrChange w:id="641" w:author="Phuong Giang" w:date="2012-02-22T23:06:00Z">
                    <w:rPr>
                      <w:rFonts w:asciiTheme="majorHAnsi" w:eastAsiaTheme="majorEastAsia" w:hAnsiTheme="majorHAnsi" w:cstheme="majorBidi"/>
                      <w:color w:val="365F91" w:themeColor="accent1" w:themeShade="BF"/>
                      <w:sz w:val="28"/>
                      <w:szCs w:val="28"/>
                    </w:rPr>
                  </w:rPrChange>
                </w:rPr>
                <w:t>Knows export command</w:t>
              </w:r>
            </w:ins>
          </w:p>
        </w:tc>
        <w:tc>
          <w:tcPr>
            <w:tcW w:w="4788" w:type="dxa"/>
            <w:tcBorders>
              <w:left w:val="single" w:sz="4" w:space="0" w:color="auto"/>
            </w:tcBorders>
            <w:tcPrChange w:id="642"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43"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64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45"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46" w:author="HungNguyen" w:date="2012-02-22T19:45:00Z"/>
                <w:b w:val="0"/>
              </w:rPr>
            </w:pPr>
            <w:ins w:id="647" w:author="HungNguyen" w:date="2012-02-22T19:45:00Z">
              <w:r w:rsidRPr="00995D66">
                <w:rPr>
                  <w:rPrChange w:id="648" w:author="Phuong Giang" w:date="2012-02-22T23:06:00Z">
                    <w:rPr>
                      <w:rFonts w:asciiTheme="majorHAnsi" w:eastAsiaTheme="majorEastAsia" w:hAnsiTheme="majorHAnsi" w:cstheme="majorBidi"/>
                      <w:color w:val="365F91" w:themeColor="accent1" w:themeShade="BF"/>
                      <w:sz w:val="28"/>
                      <w:szCs w:val="28"/>
                    </w:rPr>
                  </w:rPrChange>
                </w:rPr>
                <w:t>Knows load command</w:t>
              </w:r>
            </w:ins>
          </w:p>
        </w:tc>
        <w:tc>
          <w:tcPr>
            <w:tcW w:w="4788" w:type="dxa"/>
            <w:tcBorders>
              <w:left w:val="single" w:sz="4" w:space="0" w:color="auto"/>
            </w:tcBorders>
            <w:tcPrChange w:id="649"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50"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5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52"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53" w:author="HungNguyen" w:date="2012-02-22T19:45:00Z"/>
                <w:b w:val="0"/>
              </w:rPr>
            </w:pPr>
            <w:ins w:id="654" w:author="HungNguyen" w:date="2012-02-22T19:45:00Z">
              <w:r w:rsidRPr="00995D66">
                <w:rPr>
                  <w:rPrChange w:id="655" w:author="Phuong Giang" w:date="2012-02-22T23:06:00Z">
                    <w:rPr>
                      <w:rFonts w:asciiTheme="majorHAnsi" w:eastAsiaTheme="majorEastAsia" w:hAnsiTheme="majorHAnsi" w:cstheme="majorBidi"/>
                      <w:color w:val="365F91" w:themeColor="accent1" w:themeShade="BF"/>
                      <w:sz w:val="28"/>
                      <w:szCs w:val="28"/>
                    </w:rPr>
                  </w:rPrChange>
                </w:rPr>
                <w:t>Knows note</w:t>
              </w:r>
            </w:ins>
          </w:p>
        </w:tc>
        <w:tc>
          <w:tcPr>
            <w:tcW w:w="4788" w:type="dxa"/>
            <w:tcBorders>
              <w:left w:val="single" w:sz="4" w:space="0" w:color="auto"/>
            </w:tcBorders>
            <w:tcPrChange w:id="656"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57"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65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59"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60" w:author="HungNguyen" w:date="2012-02-22T19:45:00Z"/>
                <w:b w:val="0"/>
              </w:rPr>
            </w:pPr>
            <w:ins w:id="661" w:author="HungNguyen" w:date="2012-02-22T19:45:00Z">
              <w:r w:rsidRPr="00995D66">
                <w:rPr>
                  <w:rPrChange w:id="662" w:author="Phuong Giang" w:date="2012-02-22T23:06:00Z">
                    <w:rPr>
                      <w:rFonts w:asciiTheme="majorHAnsi" w:eastAsiaTheme="majorEastAsia" w:hAnsiTheme="majorHAnsi" w:cstheme="majorBidi"/>
                      <w:color w:val="365F91" w:themeColor="accent1" w:themeShade="BF"/>
                      <w:sz w:val="28"/>
                      <w:szCs w:val="28"/>
                    </w:rPr>
                  </w:rPrChange>
                </w:rPr>
                <w:t>Knows objective</w:t>
              </w:r>
            </w:ins>
          </w:p>
        </w:tc>
        <w:tc>
          <w:tcPr>
            <w:tcW w:w="4788" w:type="dxa"/>
            <w:tcBorders>
              <w:left w:val="single" w:sz="4" w:space="0" w:color="auto"/>
            </w:tcBorders>
            <w:tcPrChange w:id="663"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64"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6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66"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67" w:author="HungNguyen" w:date="2012-02-22T19:45:00Z"/>
                <w:b w:val="0"/>
              </w:rPr>
            </w:pPr>
            <w:ins w:id="668" w:author="HungNguyen" w:date="2012-02-22T19:45:00Z">
              <w:r w:rsidRPr="00995D66">
                <w:rPr>
                  <w:rPrChange w:id="669" w:author="Phuong Giang" w:date="2012-02-22T23:06:00Z">
                    <w:rPr>
                      <w:rFonts w:asciiTheme="majorHAnsi" w:eastAsiaTheme="majorEastAsia" w:hAnsiTheme="majorHAnsi" w:cstheme="majorBidi"/>
                      <w:color w:val="365F91" w:themeColor="accent1" w:themeShade="BF"/>
                      <w:sz w:val="28"/>
                      <w:szCs w:val="28"/>
                    </w:rPr>
                  </w:rPrChange>
                </w:rPr>
                <w:t>Knows open command</w:t>
              </w:r>
            </w:ins>
          </w:p>
        </w:tc>
        <w:tc>
          <w:tcPr>
            <w:tcW w:w="4788" w:type="dxa"/>
            <w:tcBorders>
              <w:left w:val="single" w:sz="4" w:space="0" w:color="auto"/>
            </w:tcBorders>
            <w:tcPrChange w:id="670"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71"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67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73"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74" w:author="HungNguyen" w:date="2012-02-22T19:45:00Z"/>
                <w:b w:val="0"/>
              </w:rPr>
            </w:pPr>
            <w:ins w:id="675" w:author="HungNguyen" w:date="2012-02-22T19:45:00Z">
              <w:r w:rsidRPr="00995D66">
                <w:rPr>
                  <w:rPrChange w:id="676" w:author="Phuong Giang" w:date="2012-02-22T23:06:00Z">
                    <w:rPr>
                      <w:rFonts w:asciiTheme="majorHAnsi" w:eastAsiaTheme="majorEastAsia" w:hAnsiTheme="majorHAnsi" w:cstheme="majorBidi"/>
                      <w:color w:val="365F91" w:themeColor="accent1" w:themeShade="BF"/>
                      <w:sz w:val="28"/>
                      <w:szCs w:val="28"/>
                    </w:rPr>
                  </w:rPrChange>
                </w:rPr>
                <w:t>Knows preparation</w:t>
              </w:r>
            </w:ins>
          </w:p>
        </w:tc>
        <w:tc>
          <w:tcPr>
            <w:tcW w:w="4788" w:type="dxa"/>
            <w:tcBorders>
              <w:left w:val="single" w:sz="4" w:space="0" w:color="auto"/>
            </w:tcBorders>
            <w:tcPrChange w:id="677"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78"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7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80"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81" w:author="HungNguyen" w:date="2012-02-22T19:45:00Z"/>
                <w:b w:val="0"/>
              </w:rPr>
            </w:pPr>
            <w:ins w:id="682" w:author="HungNguyen" w:date="2012-02-22T19:45:00Z">
              <w:r w:rsidRPr="00995D66">
                <w:rPr>
                  <w:rPrChange w:id="683" w:author="Phuong Giang" w:date="2012-02-22T23:06:00Z">
                    <w:rPr>
                      <w:rFonts w:asciiTheme="majorHAnsi" w:eastAsiaTheme="majorEastAsia" w:hAnsiTheme="majorHAnsi" w:cstheme="majorBidi"/>
                      <w:color w:val="365F91" w:themeColor="accent1" w:themeShade="BF"/>
                      <w:sz w:val="28"/>
                      <w:szCs w:val="28"/>
                    </w:rPr>
                  </w:rPrChange>
                </w:rPr>
                <w:t>Knows remove activity command</w:t>
              </w:r>
            </w:ins>
          </w:p>
        </w:tc>
        <w:tc>
          <w:tcPr>
            <w:tcW w:w="4788" w:type="dxa"/>
            <w:tcBorders>
              <w:left w:val="single" w:sz="4" w:space="0" w:color="auto"/>
            </w:tcBorders>
            <w:tcPrChange w:id="684"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85"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68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87"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688" w:author="HungNguyen" w:date="2012-02-22T19:45:00Z"/>
                <w:b w:val="0"/>
              </w:rPr>
            </w:pPr>
            <w:ins w:id="689" w:author="HungNguyen" w:date="2012-02-22T19:45:00Z">
              <w:r w:rsidRPr="00995D66">
                <w:rPr>
                  <w:rPrChange w:id="690" w:author="Phuong Giang" w:date="2012-02-22T23:06:00Z">
                    <w:rPr>
                      <w:rFonts w:asciiTheme="majorHAnsi" w:eastAsiaTheme="majorEastAsia" w:hAnsiTheme="majorHAnsi" w:cstheme="majorBidi"/>
                      <w:color w:val="365F91" w:themeColor="accent1" w:themeShade="BF"/>
                      <w:sz w:val="28"/>
                      <w:szCs w:val="28"/>
                    </w:rPr>
                  </w:rPrChange>
                </w:rPr>
                <w:t>Knows save command</w:t>
              </w:r>
            </w:ins>
          </w:p>
        </w:tc>
        <w:tc>
          <w:tcPr>
            <w:tcW w:w="4788" w:type="dxa"/>
            <w:tcBorders>
              <w:left w:val="single" w:sz="4" w:space="0" w:color="auto"/>
            </w:tcBorders>
            <w:tcPrChange w:id="691"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692"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69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694"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695" w:author="HungNguyen" w:date="2012-02-22T19:45:00Z"/>
                <w:b w:val="0"/>
              </w:rPr>
            </w:pPr>
            <w:ins w:id="696" w:author="HungNguyen" w:date="2012-02-22T19:45:00Z">
              <w:r w:rsidRPr="00995D66">
                <w:rPr>
                  <w:rPrChange w:id="697" w:author="Phuong Giang" w:date="2012-02-22T23:06:00Z">
                    <w:rPr>
                      <w:rFonts w:asciiTheme="majorHAnsi" w:eastAsiaTheme="majorEastAsia" w:hAnsiTheme="majorHAnsi" w:cstheme="majorBidi"/>
                      <w:color w:val="365F91" w:themeColor="accent1" w:themeShade="BF"/>
                      <w:sz w:val="28"/>
                      <w:szCs w:val="28"/>
                    </w:rPr>
                  </w:rPrChange>
                </w:rPr>
                <w:t>Knows session</w:t>
              </w:r>
            </w:ins>
          </w:p>
        </w:tc>
        <w:tc>
          <w:tcPr>
            <w:tcW w:w="4788" w:type="dxa"/>
            <w:tcBorders>
              <w:left w:val="single" w:sz="4" w:space="0" w:color="auto"/>
            </w:tcBorders>
            <w:tcPrChange w:id="698"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699" w:author="HungNguyen" w:date="2012-02-22T19:45:00Z"/>
              </w:rPr>
            </w:pPr>
          </w:p>
        </w:tc>
      </w:tr>
      <w:tr w:rsidR="0065367C" w:rsidTr="00995D66">
        <w:trPr>
          <w:cnfStyle w:val="000000010000" w:firstRow="0" w:lastRow="0" w:firstColumn="0" w:lastColumn="0" w:oddVBand="0" w:evenVBand="0" w:oddHBand="0" w:evenHBand="1" w:firstRowFirstColumn="0" w:firstRowLastColumn="0" w:lastRowFirstColumn="0" w:lastRowLastColumn="0"/>
          <w:ins w:id="70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01"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702" w:author="HungNguyen" w:date="2012-02-22T19:45:00Z"/>
                <w:b w:val="0"/>
              </w:rPr>
            </w:pPr>
            <w:ins w:id="703" w:author="HungNguyen" w:date="2012-02-22T19:45:00Z">
              <w:r w:rsidRPr="00995D66">
                <w:rPr>
                  <w:rPrChange w:id="704" w:author="Phuong Giang" w:date="2012-02-22T23:06:00Z">
                    <w:rPr>
                      <w:rFonts w:asciiTheme="majorHAnsi" w:eastAsiaTheme="majorEastAsia" w:hAnsiTheme="majorHAnsi" w:cstheme="majorBidi"/>
                      <w:color w:val="365F91" w:themeColor="accent1" w:themeShade="BF"/>
                      <w:sz w:val="28"/>
                      <w:szCs w:val="28"/>
                    </w:rPr>
                  </w:rPrChange>
                </w:rPr>
                <w:t>Knows subject</w:t>
              </w:r>
            </w:ins>
          </w:p>
        </w:tc>
        <w:tc>
          <w:tcPr>
            <w:tcW w:w="4788" w:type="dxa"/>
            <w:tcBorders>
              <w:left w:val="single" w:sz="4" w:space="0" w:color="auto"/>
            </w:tcBorders>
            <w:tcPrChange w:id="705"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706" w:author="HungNguyen" w:date="2012-02-22T19:45:00Z"/>
              </w:rPr>
            </w:pPr>
          </w:p>
        </w:tc>
      </w:tr>
      <w:tr w:rsidR="0065367C" w:rsidTr="00995D66">
        <w:trPr>
          <w:cnfStyle w:val="000000100000" w:firstRow="0" w:lastRow="0" w:firstColumn="0" w:lastColumn="0" w:oddVBand="0" w:evenVBand="0" w:oddHBand="1" w:evenHBand="0" w:firstRowFirstColumn="0" w:firstRowLastColumn="0" w:lastRowFirstColumn="0" w:lastRowLastColumn="0"/>
          <w:ins w:id="70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08"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709" w:author="HungNguyen" w:date="2012-02-22T19:45:00Z"/>
                <w:b w:val="0"/>
              </w:rPr>
            </w:pPr>
            <w:ins w:id="710" w:author="HungNguyen" w:date="2012-02-22T19:45:00Z">
              <w:r w:rsidRPr="00995D66">
                <w:rPr>
                  <w:rPrChange w:id="711" w:author="Phuong Giang" w:date="2012-02-22T23:06:00Z">
                    <w:rPr>
                      <w:rFonts w:asciiTheme="majorHAnsi" w:eastAsiaTheme="majorEastAsia" w:hAnsiTheme="majorHAnsi" w:cstheme="majorBidi"/>
                      <w:color w:val="365F91" w:themeColor="accent1" w:themeShade="BF"/>
                      <w:sz w:val="28"/>
                      <w:szCs w:val="28"/>
                    </w:rPr>
                  </w:rPrChange>
                </w:rPr>
                <w:t>Knows subject list</w:t>
              </w:r>
            </w:ins>
          </w:p>
        </w:tc>
        <w:tc>
          <w:tcPr>
            <w:tcW w:w="4788" w:type="dxa"/>
            <w:tcBorders>
              <w:left w:val="single" w:sz="4" w:space="0" w:color="auto"/>
            </w:tcBorders>
            <w:tcPrChange w:id="712" w:author="Phuong Giang" w:date="2012-02-22T23:06: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713"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71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right w:val="single" w:sz="4" w:space="0" w:color="auto"/>
            </w:tcBorders>
            <w:tcPrChange w:id="715"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716" w:author="HungNguyen" w:date="2012-02-22T19:45:00Z"/>
                <w:b w:val="0"/>
              </w:rPr>
            </w:pPr>
            <w:ins w:id="717" w:author="HungNguyen" w:date="2012-02-22T19:45:00Z">
              <w:r w:rsidRPr="00995D66">
                <w:rPr>
                  <w:rPrChange w:id="718" w:author="Phuong Giang" w:date="2012-02-22T23:06:00Z">
                    <w:rPr>
                      <w:rFonts w:asciiTheme="majorHAnsi" w:eastAsiaTheme="majorEastAsia" w:hAnsiTheme="majorHAnsi" w:cstheme="majorBidi"/>
                      <w:color w:val="365F91" w:themeColor="accent1" w:themeShade="BF"/>
                      <w:sz w:val="28"/>
                      <w:szCs w:val="28"/>
                    </w:rPr>
                  </w:rPrChange>
                </w:rPr>
                <w:t>Knows teaching date</w:t>
              </w:r>
            </w:ins>
          </w:p>
        </w:tc>
        <w:tc>
          <w:tcPr>
            <w:tcW w:w="4788" w:type="dxa"/>
            <w:tcBorders>
              <w:left w:val="single" w:sz="4" w:space="0" w:color="auto"/>
            </w:tcBorders>
            <w:tcPrChange w:id="719" w:author="Phuong Giang" w:date="2012-02-22T23:06: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720"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72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22"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723" w:author="HungNguyen" w:date="2012-02-22T19:45:00Z"/>
                <w:b w:val="0"/>
              </w:rPr>
            </w:pPr>
            <w:ins w:id="724" w:author="HungNguyen" w:date="2012-02-22T19:45:00Z">
              <w:r w:rsidRPr="0042744C">
                <w:rPr>
                  <w:rPrChange w:id="725" w:author="Phuong Giang" w:date="2012-02-22T23:06:00Z">
                    <w:rPr>
                      <w:rFonts w:asciiTheme="majorHAnsi" w:eastAsiaTheme="majorEastAsia" w:hAnsiTheme="majorHAnsi" w:cstheme="majorBidi"/>
                      <w:color w:val="365F91" w:themeColor="accent1" w:themeShade="BF"/>
                      <w:sz w:val="28"/>
                      <w:szCs w:val="28"/>
                    </w:rPr>
                  </w:rPrChange>
                </w:rPr>
                <w:t>Knows topic</w:t>
              </w:r>
            </w:ins>
          </w:p>
        </w:tc>
        <w:tc>
          <w:tcPr>
            <w:tcW w:w="4788" w:type="dxa"/>
            <w:tcBorders>
              <w:left w:val="single" w:sz="4" w:space="0" w:color="auto"/>
            </w:tcBorders>
            <w:tcPrChange w:id="726" w:author="Phuong Giang" w:date="2012-02-22T23:06:00Z">
              <w:tcPr>
                <w:tcW w:w="4788" w:type="dxa"/>
                <w:shd w:val="clear" w:color="auto" w:fill="auto"/>
              </w:tcPr>
            </w:tcPrChange>
          </w:tcPr>
          <w:p w:rsidR="0065367C" w:rsidRPr="0042744C" w:rsidRDefault="0065367C" w:rsidP="00995D66">
            <w:pPr>
              <w:spacing w:after="200" w:line="276" w:lineRule="auto"/>
              <w:cnfStyle w:val="000000100000" w:firstRow="0" w:lastRow="0" w:firstColumn="0" w:lastColumn="0" w:oddVBand="0" w:evenVBand="0" w:oddHBand="1" w:evenHBand="0" w:firstRowFirstColumn="0" w:firstRowLastColumn="0" w:lastRowFirstColumn="0" w:lastRowLastColumn="0"/>
              <w:rPr>
                <w:ins w:id="727"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72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29" w:author="Phuong Giang" w:date="2012-02-22T23:06: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730" w:author="HungNguyen" w:date="2012-02-22T19:45:00Z"/>
                <w:b w:val="0"/>
              </w:rPr>
            </w:pPr>
            <w:ins w:id="731" w:author="HungNguyen" w:date="2012-02-22T19:45:00Z">
              <w:r w:rsidRPr="0042744C">
                <w:rPr>
                  <w:rPrChange w:id="732" w:author="Phuong Giang" w:date="2012-02-22T23:06:00Z">
                    <w:rPr>
                      <w:rFonts w:asciiTheme="majorHAnsi" w:eastAsiaTheme="majorEastAsia" w:hAnsiTheme="majorHAnsi" w:cstheme="majorBidi"/>
                      <w:color w:val="365F91" w:themeColor="accent1" w:themeShade="BF"/>
                      <w:sz w:val="28"/>
                      <w:szCs w:val="28"/>
                    </w:rPr>
                  </w:rPrChange>
                </w:rPr>
                <w:t>Knows topic number</w:t>
              </w:r>
            </w:ins>
          </w:p>
        </w:tc>
        <w:tc>
          <w:tcPr>
            <w:tcW w:w="4788" w:type="dxa"/>
            <w:tcBorders>
              <w:left w:val="single" w:sz="4" w:space="0" w:color="auto"/>
            </w:tcBorders>
            <w:tcPrChange w:id="733" w:author="Phuong Giang" w:date="2012-02-22T23:06:00Z">
              <w:tcPr>
                <w:tcW w:w="4788" w:type="dxa"/>
                <w:shd w:val="clear" w:color="auto" w:fill="auto"/>
              </w:tcPr>
            </w:tcPrChange>
          </w:tcPr>
          <w:p w:rsidR="0065367C" w:rsidRPr="0042744C" w:rsidRDefault="0065367C" w:rsidP="00995D66">
            <w:pPr>
              <w:spacing w:after="200" w:line="276" w:lineRule="auto"/>
              <w:cnfStyle w:val="000000010000" w:firstRow="0" w:lastRow="0" w:firstColumn="0" w:lastColumn="0" w:oddVBand="0" w:evenVBand="0" w:oddHBand="0" w:evenHBand="1" w:firstRowFirstColumn="0" w:firstRowLastColumn="0" w:lastRowFirstColumn="0" w:lastRowLastColumn="0"/>
              <w:rPr>
                <w:ins w:id="734"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73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36" w:author="Phuong Giang" w:date="2012-02-22T23:06: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737" w:author="HungNguyen" w:date="2012-02-22T19:45:00Z"/>
                <w:b w:val="0"/>
              </w:rPr>
            </w:pPr>
            <w:ins w:id="738" w:author="HungNguyen" w:date="2012-02-22T19:45:00Z">
              <w:r w:rsidRPr="0042744C">
                <w:rPr>
                  <w:rPrChange w:id="739" w:author="Phuong Giang" w:date="2012-02-22T23:06:00Z">
                    <w:rPr>
                      <w:rFonts w:asciiTheme="majorHAnsi" w:eastAsiaTheme="majorEastAsia" w:hAnsiTheme="majorHAnsi" w:cstheme="majorBidi"/>
                      <w:color w:val="365F91" w:themeColor="accent1" w:themeShade="BF"/>
                      <w:sz w:val="28"/>
                      <w:szCs w:val="28"/>
                    </w:rPr>
                  </w:rPrChange>
                </w:rPr>
                <w:t>Handles add new activity</w:t>
              </w:r>
            </w:ins>
          </w:p>
        </w:tc>
        <w:tc>
          <w:tcPr>
            <w:tcW w:w="4788" w:type="dxa"/>
            <w:tcBorders>
              <w:left w:val="single" w:sz="4" w:space="0" w:color="auto"/>
            </w:tcBorders>
            <w:tcPrChange w:id="740" w:author="Phuong Giang" w:date="2012-02-22T23:06:00Z">
              <w:tcPr>
                <w:tcW w:w="4788" w:type="dxa"/>
                <w:shd w:val="clear" w:color="auto" w:fill="auto"/>
              </w:tcPr>
            </w:tcPrChange>
          </w:tcPr>
          <w:p w:rsidR="0065367C" w:rsidRPr="0042744C" w:rsidRDefault="00E00D30" w:rsidP="00995D66">
            <w:pPr>
              <w:spacing w:after="200" w:line="276" w:lineRule="auto"/>
              <w:cnfStyle w:val="000000100000" w:firstRow="0" w:lastRow="0" w:firstColumn="0" w:lastColumn="0" w:oddVBand="0" w:evenVBand="0" w:oddHBand="1" w:evenHBand="0" w:firstRowFirstColumn="0" w:firstRowLastColumn="0" w:lastRowFirstColumn="0" w:lastRowLastColumn="0"/>
              <w:rPr>
                <w:ins w:id="741" w:author="HungNguyen" w:date="2012-02-22T19:45:00Z"/>
              </w:rPr>
            </w:pPr>
            <w:proofErr w:type="spellStart"/>
            <w:ins w:id="742" w:author="Phuong Giang" w:date="2012-02-22T20:47:00Z">
              <w:r w:rsidRPr="0042744C">
                <w:rPr>
                  <w:rPrChange w:id="743" w:author="Phuong Giang" w:date="2012-02-22T23:06:00Z">
                    <w:rPr>
                      <w:rFonts w:asciiTheme="majorHAnsi" w:eastAsiaTheme="majorEastAsia" w:hAnsiTheme="majorHAnsi" w:cstheme="majorBidi"/>
                      <w:b/>
                      <w:bCs/>
                      <w:color w:val="365F91" w:themeColor="accent1" w:themeShade="BF"/>
                      <w:sz w:val="28"/>
                      <w:szCs w:val="28"/>
                    </w:rPr>
                  </w:rPrChange>
                </w:rPr>
                <w:t>TeachingPlanAccessor</w:t>
              </w:r>
            </w:ins>
            <w:proofErr w:type="spellEnd"/>
          </w:p>
        </w:tc>
      </w:tr>
      <w:tr w:rsidR="00E00D30" w:rsidTr="0042744C">
        <w:trPr>
          <w:cnfStyle w:val="000000010000" w:firstRow="0" w:lastRow="0" w:firstColumn="0" w:lastColumn="0" w:oddVBand="0" w:evenVBand="0" w:oddHBand="0" w:evenHBand="1" w:firstRowFirstColumn="0" w:firstRowLastColumn="0" w:lastRowFirstColumn="0" w:lastRowLastColumn="0"/>
          <w:ins w:id="74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45" w:author="Phuong Giang" w:date="2012-02-22T23:06:00Z">
              <w:tcPr>
                <w:tcW w:w="4788" w:type="dxa"/>
                <w:shd w:val="clear" w:color="auto" w:fill="auto"/>
              </w:tcPr>
            </w:tcPrChange>
          </w:tcPr>
          <w:p w:rsidR="00E00D30" w:rsidRPr="00616EF6" w:rsidRDefault="00E00D30"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746" w:author="HungNguyen" w:date="2012-02-22T19:45:00Z"/>
                <w:b w:val="0"/>
              </w:rPr>
            </w:pPr>
            <w:ins w:id="747" w:author="HungNguyen" w:date="2012-02-22T19:45:00Z">
              <w:r w:rsidRPr="0042744C">
                <w:rPr>
                  <w:rPrChange w:id="748" w:author="Phuong Giang" w:date="2012-02-22T23:06:00Z">
                    <w:rPr>
                      <w:rFonts w:asciiTheme="majorHAnsi" w:eastAsiaTheme="majorEastAsia" w:hAnsiTheme="majorHAnsi" w:cstheme="majorBidi"/>
                      <w:color w:val="365F91" w:themeColor="accent1" w:themeShade="BF"/>
                      <w:sz w:val="28"/>
                      <w:szCs w:val="28"/>
                    </w:rPr>
                  </w:rPrChange>
                </w:rPr>
                <w:t>Handles export</w:t>
              </w:r>
            </w:ins>
          </w:p>
        </w:tc>
        <w:tc>
          <w:tcPr>
            <w:tcW w:w="4788" w:type="dxa"/>
            <w:tcBorders>
              <w:left w:val="single" w:sz="4" w:space="0" w:color="auto"/>
            </w:tcBorders>
            <w:tcPrChange w:id="749" w:author="Phuong Giang" w:date="2012-02-22T23:06:00Z">
              <w:tcPr>
                <w:tcW w:w="4788" w:type="dxa"/>
                <w:shd w:val="clear" w:color="auto" w:fill="auto"/>
              </w:tcPr>
            </w:tcPrChange>
          </w:tcPr>
          <w:p w:rsidR="00E00D30" w:rsidRPr="0042744C" w:rsidRDefault="00E00D30" w:rsidP="00995D66">
            <w:pPr>
              <w:spacing w:after="200" w:line="276" w:lineRule="auto"/>
              <w:cnfStyle w:val="000000010000" w:firstRow="0" w:lastRow="0" w:firstColumn="0" w:lastColumn="0" w:oddVBand="0" w:evenVBand="0" w:oddHBand="0" w:evenHBand="1" w:firstRowFirstColumn="0" w:firstRowLastColumn="0" w:lastRowFirstColumn="0" w:lastRowLastColumn="0"/>
              <w:rPr>
                <w:ins w:id="750" w:author="HungNguyen" w:date="2012-02-22T19:45:00Z"/>
              </w:rPr>
            </w:pPr>
            <w:proofErr w:type="spellStart"/>
            <w:ins w:id="751" w:author="Phuong Giang" w:date="2012-02-22T20:47:00Z">
              <w:r w:rsidRPr="0042744C">
                <w:rPr>
                  <w:rPrChange w:id="752" w:author="Phuong Giang" w:date="2012-02-22T23:06:00Z">
                    <w:rPr>
                      <w:rFonts w:asciiTheme="majorHAnsi" w:eastAsiaTheme="majorEastAsia" w:hAnsiTheme="majorHAnsi" w:cstheme="majorBidi"/>
                      <w:b/>
                      <w:bCs/>
                      <w:color w:val="365F91" w:themeColor="accent1" w:themeShade="BF"/>
                      <w:sz w:val="28"/>
                      <w:szCs w:val="28"/>
                    </w:rPr>
                  </w:rPrChange>
                </w:rPr>
                <w:t>FileExporter</w:t>
              </w:r>
            </w:ins>
            <w:proofErr w:type="spellEnd"/>
          </w:p>
        </w:tc>
      </w:tr>
      <w:tr w:rsidR="00E00D30" w:rsidTr="0042744C">
        <w:trPr>
          <w:cnfStyle w:val="000000100000" w:firstRow="0" w:lastRow="0" w:firstColumn="0" w:lastColumn="0" w:oddVBand="0" w:evenVBand="0" w:oddHBand="1" w:evenHBand="0" w:firstRowFirstColumn="0" w:firstRowLastColumn="0" w:lastRowFirstColumn="0" w:lastRowLastColumn="0"/>
          <w:ins w:id="75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54" w:author="Phuong Giang" w:date="2012-02-22T23:06:00Z">
              <w:tcPr>
                <w:tcW w:w="4788" w:type="dxa"/>
                <w:shd w:val="clear" w:color="auto" w:fill="auto"/>
              </w:tcPr>
            </w:tcPrChange>
          </w:tcPr>
          <w:p w:rsidR="00E00D30" w:rsidRPr="00616EF6" w:rsidRDefault="00E00D30"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755" w:author="HungNguyen" w:date="2012-02-22T19:45:00Z"/>
                <w:b w:val="0"/>
              </w:rPr>
            </w:pPr>
            <w:ins w:id="756" w:author="HungNguyen" w:date="2012-02-22T19:45:00Z">
              <w:r w:rsidRPr="0042744C">
                <w:rPr>
                  <w:rPrChange w:id="757" w:author="Phuong Giang" w:date="2012-02-22T23:06:00Z">
                    <w:rPr>
                      <w:rFonts w:asciiTheme="majorHAnsi" w:eastAsiaTheme="majorEastAsia" w:hAnsiTheme="majorHAnsi" w:cstheme="majorBidi"/>
                      <w:color w:val="365F91" w:themeColor="accent1" w:themeShade="BF"/>
                      <w:sz w:val="28"/>
                      <w:szCs w:val="28"/>
                    </w:rPr>
                  </w:rPrChange>
                </w:rPr>
                <w:t>Handles load</w:t>
              </w:r>
            </w:ins>
          </w:p>
        </w:tc>
        <w:tc>
          <w:tcPr>
            <w:tcW w:w="4788" w:type="dxa"/>
            <w:tcBorders>
              <w:left w:val="single" w:sz="4" w:space="0" w:color="auto"/>
            </w:tcBorders>
            <w:tcPrChange w:id="758" w:author="Phuong Giang" w:date="2012-02-22T23:06:00Z">
              <w:tcPr>
                <w:tcW w:w="4788" w:type="dxa"/>
                <w:shd w:val="clear" w:color="auto" w:fill="auto"/>
              </w:tcPr>
            </w:tcPrChange>
          </w:tcPr>
          <w:p w:rsidR="00E00D30" w:rsidRPr="0042744C" w:rsidRDefault="00E00D30" w:rsidP="00995D66">
            <w:pPr>
              <w:spacing w:after="200" w:line="276" w:lineRule="auto"/>
              <w:cnfStyle w:val="000000100000" w:firstRow="0" w:lastRow="0" w:firstColumn="0" w:lastColumn="0" w:oddVBand="0" w:evenVBand="0" w:oddHBand="1" w:evenHBand="0" w:firstRowFirstColumn="0" w:firstRowLastColumn="0" w:lastRowFirstColumn="0" w:lastRowLastColumn="0"/>
              <w:rPr>
                <w:ins w:id="759" w:author="HungNguyen" w:date="2012-02-22T19:45:00Z"/>
              </w:rPr>
            </w:pPr>
            <w:proofErr w:type="spellStart"/>
            <w:ins w:id="760" w:author="Phuong Giang" w:date="2012-02-22T20:47:00Z">
              <w:r w:rsidRPr="0042744C">
                <w:rPr>
                  <w:rPrChange w:id="761" w:author="Phuong Giang" w:date="2012-02-22T23:06:00Z">
                    <w:rPr>
                      <w:rFonts w:asciiTheme="majorHAnsi" w:eastAsiaTheme="majorEastAsia" w:hAnsiTheme="majorHAnsi" w:cstheme="majorBidi"/>
                      <w:b/>
                      <w:bCs/>
                      <w:color w:val="365F91" w:themeColor="accent1" w:themeShade="BF"/>
                      <w:sz w:val="28"/>
                      <w:szCs w:val="28"/>
                    </w:rPr>
                  </w:rPrChange>
                </w:rPr>
                <w:t>TeachingPlanAccessor</w:t>
              </w:r>
            </w:ins>
            <w:proofErr w:type="spellEnd"/>
          </w:p>
        </w:tc>
      </w:tr>
      <w:tr w:rsidR="00E00D30" w:rsidTr="0042744C">
        <w:trPr>
          <w:cnfStyle w:val="000000010000" w:firstRow="0" w:lastRow="0" w:firstColumn="0" w:lastColumn="0" w:oddVBand="0" w:evenVBand="0" w:oddHBand="0" w:evenHBand="1" w:firstRowFirstColumn="0" w:firstRowLastColumn="0" w:lastRowFirstColumn="0" w:lastRowLastColumn="0"/>
          <w:ins w:id="76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63" w:author="Phuong Giang" w:date="2012-02-22T23:06:00Z">
              <w:tcPr>
                <w:tcW w:w="4788" w:type="dxa"/>
                <w:shd w:val="clear" w:color="auto" w:fill="auto"/>
              </w:tcPr>
            </w:tcPrChange>
          </w:tcPr>
          <w:p w:rsidR="00E00D30" w:rsidRPr="00616EF6" w:rsidRDefault="00E00D30"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764" w:author="HungNguyen" w:date="2012-02-22T19:45:00Z"/>
                <w:b w:val="0"/>
              </w:rPr>
            </w:pPr>
            <w:ins w:id="765" w:author="HungNguyen" w:date="2012-02-22T19:45:00Z">
              <w:r w:rsidRPr="0042744C">
                <w:rPr>
                  <w:rPrChange w:id="766" w:author="Phuong Giang" w:date="2012-02-22T23:06:00Z">
                    <w:rPr>
                      <w:rFonts w:asciiTheme="majorHAnsi" w:eastAsiaTheme="majorEastAsia" w:hAnsiTheme="majorHAnsi" w:cstheme="majorBidi"/>
                      <w:color w:val="365F91" w:themeColor="accent1" w:themeShade="BF"/>
                      <w:sz w:val="28"/>
                      <w:szCs w:val="28"/>
                    </w:rPr>
                  </w:rPrChange>
                </w:rPr>
                <w:t>Handles remove activity</w:t>
              </w:r>
            </w:ins>
          </w:p>
        </w:tc>
        <w:tc>
          <w:tcPr>
            <w:tcW w:w="4788" w:type="dxa"/>
            <w:tcBorders>
              <w:left w:val="single" w:sz="4" w:space="0" w:color="auto"/>
            </w:tcBorders>
            <w:tcPrChange w:id="767" w:author="Phuong Giang" w:date="2012-02-22T23:06:00Z">
              <w:tcPr>
                <w:tcW w:w="4788" w:type="dxa"/>
                <w:shd w:val="clear" w:color="auto" w:fill="auto"/>
              </w:tcPr>
            </w:tcPrChange>
          </w:tcPr>
          <w:p w:rsidR="00E00D30" w:rsidRPr="0042744C" w:rsidRDefault="00E00D30" w:rsidP="00995D66">
            <w:pPr>
              <w:spacing w:after="200" w:line="276" w:lineRule="auto"/>
              <w:cnfStyle w:val="000000010000" w:firstRow="0" w:lastRow="0" w:firstColumn="0" w:lastColumn="0" w:oddVBand="0" w:evenVBand="0" w:oddHBand="0" w:evenHBand="1" w:firstRowFirstColumn="0" w:firstRowLastColumn="0" w:lastRowFirstColumn="0" w:lastRowLastColumn="0"/>
              <w:rPr>
                <w:ins w:id="768" w:author="HungNguyen" w:date="2012-02-22T19:45:00Z"/>
              </w:rPr>
            </w:pPr>
            <w:proofErr w:type="spellStart"/>
            <w:ins w:id="769" w:author="Phuong Giang" w:date="2012-02-22T20:47:00Z">
              <w:r w:rsidRPr="0042744C">
                <w:rPr>
                  <w:rPrChange w:id="770" w:author="Phuong Giang" w:date="2012-02-22T23:06:00Z">
                    <w:rPr>
                      <w:rFonts w:asciiTheme="majorHAnsi" w:eastAsiaTheme="majorEastAsia" w:hAnsiTheme="majorHAnsi" w:cstheme="majorBidi"/>
                      <w:b/>
                      <w:bCs/>
                      <w:color w:val="365F91" w:themeColor="accent1" w:themeShade="BF"/>
                      <w:sz w:val="28"/>
                      <w:szCs w:val="28"/>
                    </w:rPr>
                  </w:rPrChange>
                </w:rPr>
                <w:t>ActivityViewModel</w:t>
              </w:r>
            </w:ins>
            <w:proofErr w:type="spellEnd"/>
          </w:p>
        </w:tc>
      </w:tr>
      <w:tr w:rsidR="00E00D30" w:rsidTr="0042744C">
        <w:trPr>
          <w:cnfStyle w:val="000000100000" w:firstRow="0" w:lastRow="0" w:firstColumn="0" w:lastColumn="0" w:oddVBand="0" w:evenVBand="0" w:oddHBand="1" w:evenHBand="0" w:firstRowFirstColumn="0" w:firstRowLastColumn="0" w:lastRowFirstColumn="0" w:lastRowLastColumn="0"/>
          <w:ins w:id="77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72" w:author="Phuong Giang" w:date="2012-02-22T23:06:00Z">
              <w:tcPr>
                <w:tcW w:w="4788" w:type="dxa"/>
                <w:shd w:val="clear" w:color="auto" w:fill="auto"/>
              </w:tcPr>
            </w:tcPrChange>
          </w:tcPr>
          <w:p w:rsidR="00E00D30" w:rsidRPr="00616EF6" w:rsidRDefault="00E00D30"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773" w:author="HungNguyen" w:date="2012-02-22T19:45:00Z"/>
                <w:b w:val="0"/>
              </w:rPr>
            </w:pPr>
            <w:ins w:id="774" w:author="HungNguyen" w:date="2012-02-22T19:45:00Z">
              <w:r w:rsidRPr="0042744C">
                <w:rPr>
                  <w:rPrChange w:id="775" w:author="Phuong Giang" w:date="2012-02-22T23:06:00Z">
                    <w:rPr>
                      <w:rFonts w:asciiTheme="majorHAnsi" w:eastAsiaTheme="majorEastAsia" w:hAnsiTheme="majorHAnsi" w:cstheme="majorBidi"/>
                      <w:color w:val="365F91" w:themeColor="accent1" w:themeShade="BF"/>
                      <w:sz w:val="28"/>
                      <w:szCs w:val="28"/>
                    </w:rPr>
                  </w:rPrChange>
                </w:rPr>
                <w:t>Handles save</w:t>
              </w:r>
            </w:ins>
          </w:p>
        </w:tc>
        <w:tc>
          <w:tcPr>
            <w:tcW w:w="4788" w:type="dxa"/>
            <w:tcBorders>
              <w:left w:val="single" w:sz="4" w:space="0" w:color="auto"/>
            </w:tcBorders>
            <w:tcPrChange w:id="776" w:author="Phuong Giang" w:date="2012-02-22T23:06:00Z">
              <w:tcPr>
                <w:tcW w:w="4788" w:type="dxa"/>
                <w:shd w:val="clear" w:color="auto" w:fill="auto"/>
              </w:tcPr>
            </w:tcPrChange>
          </w:tcPr>
          <w:p w:rsidR="00E00D30" w:rsidRPr="0042744C" w:rsidRDefault="00E00D30" w:rsidP="00995D66">
            <w:pPr>
              <w:spacing w:after="200" w:line="276" w:lineRule="auto"/>
              <w:cnfStyle w:val="000000100000" w:firstRow="0" w:lastRow="0" w:firstColumn="0" w:lastColumn="0" w:oddVBand="0" w:evenVBand="0" w:oddHBand="1" w:evenHBand="0" w:firstRowFirstColumn="0" w:firstRowLastColumn="0" w:lastRowFirstColumn="0" w:lastRowLastColumn="0"/>
              <w:rPr>
                <w:ins w:id="777" w:author="HungNguyen" w:date="2012-02-22T19:45:00Z"/>
              </w:rPr>
            </w:pPr>
            <w:proofErr w:type="spellStart"/>
            <w:ins w:id="778" w:author="Phuong Giang" w:date="2012-02-22T20:47:00Z">
              <w:r w:rsidRPr="0042744C">
                <w:rPr>
                  <w:rPrChange w:id="779" w:author="Phuong Giang" w:date="2012-02-22T23:06:00Z">
                    <w:rPr>
                      <w:rFonts w:asciiTheme="majorHAnsi" w:eastAsiaTheme="majorEastAsia" w:hAnsiTheme="majorHAnsi" w:cstheme="majorBidi"/>
                      <w:b/>
                      <w:bCs/>
                      <w:color w:val="365F91" w:themeColor="accent1" w:themeShade="BF"/>
                      <w:sz w:val="28"/>
                      <w:szCs w:val="28"/>
                    </w:rPr>
                  </w:rPrChange>
                </w:rPr>
                <w:t>TeachingPlanAccessor</w:t>
              </w:r>
            </w:ins>
            <w:proofErr w:type="spellEnd"/>
          </w:p>
        </w:tc>
      </w:tr>
    </w:tbl>
    <w:p w:rsidR="0065367C" w:rsidRPr="00B238FB" w:rsidRDefault="0065367C" w:rsidP="0065367C">
      <w:pPr>
        <w:rPr>
          <w:ins w:id="780" w:author="HungNguyen" w:date="2012-02-22T19:45:00Z"/>
          <w:rFonts w:eastAsia="MS Mincho"/>
          <w:lang w:eastAsia="ja-JP"/>
        </w:rPr>
      </w:pPr>
    </w:p>
    <w:tbl>
      <w:tblPr>
        <w:tblStyle w:val="MediumShading1-Accent110"/>
        <w:tblW w:w="0" w:type="auto"/>
        <w:tblLook w:val="04A0" w:firstRow="1" w:lastRow="0" w:firstColumn="1" w:lastColumn="0" w:noHBand="0" w:noVBand="1"/>
        <w:tblPrChange w:id="781"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782">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783"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784"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785" w:author="HungNguyen" w:date="2012-02-22T19:45:00Z"/>
                <w:b w:val="0"/>
                <w:sz w:val="24"/>
                <w:szCs w:val="24"/>
              </w:rPr>
            </w:pPr>
            <w:ins w:id="786" w:author="HungNguyen" w:date="2012-02-22T19:45:00Z">
              <w:r>
                <w:rPr>
                  <w:b w:val="0"/>
                  <w:sz w:val="24"/>
                  <w:szCs w:val="24"/>
                </w:rPr>
                <w:t>Activity</w:t>
              </w:r>
            </w:ins>
          </w:p>
        </w:tc>
      </w:tr>
      <w:tr w:rsidR="0065367C" w:rsidTr="0042744C">
        <w:trPr>
          <w:cnfStyle w:val="000000100000" w:firstRow="0" w:lastRow="0" w:firstColumn="0" w:lastColumn="0" w:oddVBand="0" w:evenVBand="0" w:oddHBand="1" w:evenHBand="0" w:firstRowFirstColumn="0" w:firstRowLastColumn="0" w:lastRowFirstColumn="0" w:lastRowLastColumn="0"/>
          <w:ins w:id="78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788"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789" w:author="HungNguyen" w:date="2012-02-22T19:45:00Z"/>
                <w:b w:val="0"/>
              </w:rPr>
            </w:pPr>
            <w:ins w:id="790" w:author="HungNguyen" w:date="2012-02-22T19:45:00Z">
              <w:r w:rsidRPr="006617AE">
                <w:rPr>
                  <w:b w:val="0"/>
                </w:rPr>
                <w:t>Responsibility</w:t>
              </w:r>
            </w:ins>
          </w:p>
        </w:tc>
        <w:tc>
          <w:tcPr>
            <w:tcW w:w="4788" w:type="dxa"/>
            <w:tcPrChange w:id="791"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792" w:author="HungNguyen" w:date="2012-02-22T19:45:00Z"/>
                <w:b/>
              </w:rPr>
            </w:pPr>
            <w:ins w:id="793"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79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795"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796" w:author="HungNguyen" w:date="2012-02-22T19:45:00Z"/>
                <w:b w:val="0"/>
              </w:rPr>
            </w:pPr>
            <w:ins w:id="797" w:author="HungNguyen" w:date="2012-02-22T19:45:00Z">
              <w:r w:rsidRPr="0042744C">
                <w:rPr>
                  <w:rPrChange w:id="798" w:author="Phuong Giang" w:date="2012-02-22T23:07:00Z">
                    <w:rPr>
                      <w:rFonts w:asciiTheme="majorHAnsi" w:eastAsiaTheme="majorEastAsia" w:hAnsiTheme="majorHAnsi" w:cstheme="majorBidi"/>
                      <w:color w:val="365F91" w:themeColor="accent1" w:themeShade="BF"/>
                      <w:sz w:val="28"/>
                      <w:szCs w:val="28"/>
                    </w:rPr>
                  </w:rPrChange>
                </w:rPr>
                <w:t>Knows content</w:t>
              </w:r>
            </w:ins>
          </w:p>
        </w:tc>
        <w:tc>
          <w:tcPr>
            <w:tcW w:w="4788" w:type="dxa"/>
            <w:tcBorders>
              <w:left w:val="single" w:sz="4" w:space="0" w:color="auto"/>
            </w:tcBorders>
            <w:tcPrChange w:id="799"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800"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80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02"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803" w:author="HungNguyen" w:date="2012-02-22T19:45:00Z"/>
                <w:b w:val="0"/>
              </w:rPr>
            </w:pPr>
            <w:ins w:id="804" w:author="HungNguyen" w:date="2012-02-22T19:45:00Z">
              <w:r w:rsidRPr="0042744C">
                <w:rPr>
                  <w:rPrChange w:id="805" w:author="Phuong Giang" w:date="2012-02-22T23:07:00Z">
                    <w:rPr>
                      <w:rFonts w:asciiTheme="majorHAnsi" w:eastAsiaTheme="majorEastAsia" w:hAnsiTheme="majorHAnsi" w:cstheme="majorBidi"/>
                      <w:color w:val="365F91" w:themeColor="accent1" w:themeShade="BF"/>
                      <w:sz w:val="28"/>
                      <w:szCs w:val="28"/>
                    </w:rPr>
                  </w:rPrChange>
                </w:rPr>
                <w:lastRenderedPageBreak/>
                <w:t>Knows name</w:t>
              </w:r>
            </w:ins>
          </w:p>
        </w:tc>
        <w:tc>
          <w:tcPr>
            <w:tcW w:w="4788" w:type="dxa"/>
            <w:tcBorders>
              <w:left w:val="single" w:sz="4" w:space="0" w:color="auto"/>
            </w:tcBorders>
            <w:tcPrChange w:id="806"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807"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80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09"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810" w:author="HungNguyen" w:date="2012-02-22T19:45:00Z"/>
                <w:b w:val="0"/>
              </w:rPr>
            </w:pPr>
            <w:ins w:id="811" w:author="HungNguyen" w:date="2012-02-22T19:45:00Z">
              <w:r w:rsidRPr="0042744C">
                <w:rPr>
                  <w:rPrChange w:id="812" w:author="Phuong Giang" w:date="2012-02-22T23:07:00Z">
                    <w:rPr>
                      <w:rFonts w:asciiTheme="majorHAnsi" w:eastAsiaTheme="majorEastAsia" w:hAnsiTheme="majorHAnsi" w:cstheme="majorBidi"/>
                      <w:color w:val="365F91" w:themeColor="accent1" w:themeShade="BF"/>
                      <w:sz w:val="28"/>
                      <w:szCs w:val="28"/>
                    </w:rPr>
                  </w:rPrChange>
                </w:rPr>
                <w:t>Knows purpose</w:t>
              </w:r>
            </w:ins>
          </w:p>
        </w:tc>
        <w:tc>
          <w:tcPr>
            <w:tcW w:w="4788" w:type="dxa"/>
            <w:tcBorders>
              <w:left w:val="single" w:sz="4" w:space="0" w:color="auto"/>
            </w:tcBorders>
            <w:tcPrChange w:id="813"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814"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81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16"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817" w:author="HungNguyen" w:date="2012-02-22T19:45:00Z"/>
                <w:b w:val="0"/>
              </w:rPr>
            </w:pPr>
            <w:ins w:id="818" w:author="HungNguyen" w:date="2012-02-22T19:45:00Z">
              <w:r w:rsidRPr="0042744C">
                <w:rPr>
                  <w:rPrChange w:id="819" w:author="Phuong Giang" w:date="2012-02-22T23:07:00Z">
                    <w:rPr>
                      <w:rFonts w:asciiTheme="majorHAnsi" w:eastAsiaTheme="majorEastAsia" w:hAnsiTheme="majorHAnsi" w:cstheme="majorBidi"/>
                      <w:color w:val="365F91" w:themeColor="accent1" w:themeShade="BF"/>
                      <w:sz w:val="28"/>
                      <w:szCs w:val="28"/>
                    </w:rPr>
                  </w:rPrChange>
                </w:rPr>
                <w:t>Knows team size</w:t>
              </w:r>
            </w:ins>
          </w:p>
        </w:tc>
        <w:tc>
          <w:tcPr>
            <w:tcW w:w="4788" w:type="dxa"/>
            <w:tcBorders>
              <w:left w:val="single" w:sz="4" w:space="0" w:color="auto"/>
            </w:tcBorders>
            <w:tcPrChange w:id="820"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821" w:author="HungNguyen" w:date="2012-02-22T19:45:00Z"/>
              </w:rPr>
            </w:pPr>
          </w:p>
        </w:tc>
      </w:tr>
    </w:tbl>
    <w:p w:rsidR="0065367C" w:rsidRPr="00B238FB" w:rsidRDefault="0065367C" w:rsidP="0065367C">
      <w:pPr>
        <w:rPr>
          <w:ins w:id="822" w:author="HungNguyen" w:date="2012-02-22T19:45:00Z"/>
          <w:rFonts w:eastAsia="MS Mincho"/>
          <w:lang w:eastAsia="ja-JP"/>
        </w:rPr>
      </w:pPr>
    </w:p>
    <w:tbl>
      <w:tblPr>
        <w:tblStyle w:val="MediumShading1-Accent110"/>
        <w:tblW w:w="0" w:type="auto"/>
        <w:tblLook w:val="04A0" w:firstRow="1" w:lastRow="0" w:firstColumn="1" w:lastColumn="0" w:noHBand="0" w:noVBand="1"/>
        <w:tblPrChange w:id="823"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824">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825"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826"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827" w:author="HungNguyen" w:date="2012-02-22T19:45:00Z"/>
                <w:b w:val="0"/>
                <w:sz w:val="24"/>
                <w:szCs w:val="24"/>
              </w:rPr>
            </w:pPr>
            <w:proofErr w:type="spellStart"/>
            <w:ins w:id="828" w:author="HungNguyen" w:date="2012-02-22T19:45:00Z">
              <w:r>
                <w:rPr>
                  <w:b w:val="0"/>
                  <w:sz w:val="24"/>
                  <w:szCs w:val="24"/>
                </w:rPr>
                <w:t>ActivityViewModel</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82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830"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831" w:author="HungNguyen" w:date="2012-02-22T19:45:00Z"/>
                <w:b w:val="0"/>
              </w:rPr>
            </w:pPr>
            <w:ins w:id="832" w:author="HungNguyen" w:date="2012-02-22T19:45:00Z">
              <w:r w:rsidRPr="006617AE">
                <w:rPr>
                  <w:b w:val="0"/>
                </w:rPr>
                <w:t>Responsibility</w:t>
              </w:r>
            </w:ins>
          </w:p>
        </w:tc>
        <w:tc>
          <w:tcPr>
            <w:tcW w:w="4788" w:type="dxa"/>
            <w:tcPrChange w:id="833"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834" w:author="HungNguyen" w:date="2012-02-22T19:45:00Z"/>
                <w:b/>
              </w:rPr>
            </w:pPr>
            <w:ins w:id="835"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83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37"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838" w:author="HungNguyen" w:date="2012-02-22T19:45:00Z"/>
                <w:b w:val="0"/>
              </w:rPr>
            </w:pPr>
            <w:ins w:id="839" w:author="HungNguyen" w:date="2012-02-22T19:45:00Z">
              <w:r w:rsidRPr="0042744C">
                <w:rPr>
                  <w:rPrChange w:id="840" w:author="Phuong Giang" w:date="2012-02-22T23:07:00Z">
                    <w:rPr>
                      <w:rFonts w:asciiTheme="majorHAnsi" w:eastAsiaTheme="majorEastAsia" w:hAnsiTheme="majorHAnsi" w:cstheme="majorBidi"/>
                      <w:color w:val="365F91" w:themeColor="accent1" w:themeShade="BF"/>
                      <w:sz w:val="28"/>
                      <w:szCs w:val="28"/>
                    </w:rPr>
                  </w:rPrChange>
                </w:rPr>
                <w:t>Knows content</w:t>
              </w:r>
            </w:ins>
          </w:p>
        </w:tc>
        <w:tc>
          <w:tcPr>
            <w:tcW w:w="4788" w:type="dxa"/>
            <w:tcBorders>
              <w:left w:val="single" w:sz="4" w:space="0" w:color="auto"/>
            </w:tcBorders>
            <w:tcPrChange w:id="841"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842"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84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44"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845" w:author="HungNguyen" w:date="2012-02-22T19:45:00Z"/>
                <w:b w:val="0"/>
              </w:rPr>
            </w:pPr>
            <w:ins w:id="846" w:author="HungNguyen" w:date="2012-02-22T19:45:00Z">
              <w:r w:rsidRPr="0042744C">
                <w:rPr>
                  <w:rPrChange w:id="847" w:author="Phuong Giang" w:date="2012-02-22T23:07:00Z">
                    <w:rPr>
                      <w:rFonts w:asciiTheme="majorHAnsi" w:eastAsiaTheme="majorEastAsia" w:hAnsiTheme="majorHAnsi" w:cstheme="majorBidi"/>
                      <w:color w:val="365F91" w:themeColor="accent1" w:themeShade="BF"/>
                      <w:sz w:val="28"/>
                      <w:szCs w:val="28"/>
                    </w:rPr>
                  </w:rPrChange>
                </w:rPr>
                <w:t>Knows name</w:t>
              </w:r>
            </w:ins>
          </w:p>
        </w:tc>
        <w:tc>
          <w:tcPr>
            <w:tcW w:w="4788" w:type="dxa"/>
            <w:tcBorders>
              <w:left w:val="single" w:sz="4" w:space="0" w:color="auto"/>
            </w:tcBorders>
            <w:tcPrChange w:id="848"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849"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85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51"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852" w:author="HungNguyen" w:date="2012-02-22T19:45:00Z"/>
                <w:b w:val="0"/>
              </w:rPr>
            </w:pPr>
            <w:ins w:id="853" w:author="HungNguyen" w:date="2012-02-22T19:45:00Z">
              <w:r w:rsidRPr="0042744C">
                <w:rPr>
                  <w:rPrChange w:id="854" w:author="Phuong Giang" w:date="2012-02-22T23:07:00Z">
                    <w:rPr>
                      <w:rFonts w:asciiTheme="majorHAnsi" w:eastAsiaTheme="majorEastAsia" w:hAnsiTheme="majorHAnsi" w:cstheme="majorBidi"/>
                      <w:color w:val="365F91" w:themeColor="accent1" w:themeShade="BF"/>
                      <w:sz w:val="28"/>
                      <w:szCs w:val="28"/>
                    </w:rPr>
                  </w:rPrChange>
                </w:rPr>
                <w:t>Knows purpose</w:t>
              </w:r>
            </w:ins>
          </w:p>
        </w:tc>
        <w:tc>
          <w:tcPr>
            <w:tcW w:w="4788" w:type="dxa"/>
            <w:tcBorders>
              <w:left w:val="single" w:sz="4" w:space="0" w:color="auto"/>
            </w:tcBorders>
            <w:tcPrChange w:id="855"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856"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85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58"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859" w:author="HungNguyen" w:date="2012-02-22T19:45:00Z"/>
                <w:b w:val="0"/>
              </w:rPr>
            </w:pPr>
            <w:ins w:id="860" w:author="HungNguyen" w:date="2012-02-22T19:45:00Z">
              <w:r w:rsidRPr="0042744C">
                <w:rPr>
                  <w:rPrChange w:id="861" w:author="Phuong Giang" w:date="2012-02-22T23:07:00Z">
                    <w:rPr>
                      <w:rFonts w:asciiTheme="majorHAnsi" w:eastAsiaTheme="majorEastAsia" w:hAnsiTheme="majorHAnsi" w:cstheme="majorBidi"/>
                      <w:color w:val="365F91" w:themeColor="accent1" w:themeShade="BF"/>
                      <w:sz w:val="28"/>
                      <w:szCs w:val="28"/>
                    </w:rPr>
                  </w:rPrChange>
                </w:rPr>
                <w:t>Knows team size</w:t>
              </w:r>
            </w:ins>
          </w:p>
        </w:tc>
        <w:tc>
          <w:tcPr>
            <w:tcW w:w="4788" w:type="dxa"/>
            <w:tcBorders>
              <w:left w:val="single" w:sz="4" w:space="0" w:color="auto"/>
            </w:tcBorders>
            <w:tcPrChange w:id="862"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863"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86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65"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866" w:author="HungNguyen" w:date="2012-02-22T19:45:00Z"/>
                <w:b w:val="0"/>
              </w:rPr>
            </w:pPr>
            <w:ins w:id="867" w:author="HungNguyen" w:date="2012-02-22T19:45:00Z">
              <w:r w:rsidRPr="0042744C">
                <w:rPr>
                  <w:rPrChange w:id="868" w:author="Phuong Giang" w:date="2012-02-22T23:07:00Z">
                    <w:rPr>
                      <w:rFonts w:asciiTheme="majorHAnsi" w:eastAsiaTheme="majorEastAsia" w:hAnsiTheme="majorHAnsi" w:cstheme="majorBidi"/>
                      <w:color w:val="365F91" w:themeColor="accent1" w:themeShade="BF"/>
                      <w:sz w:val="28"/>
                      <w:szCs w:val="28"/>
                    </w:rPr>
                  </w:rPrChange>
                </w:rPr>
                <w:t xml:space="preserve">Knows </w:t>
              </w:r>
              <w:proofErr w:type="spellStart"/>
              <w:r w:rsidRPr="0042744C">
                <w:rPr>
                  <w:rPrChange w:id="869" w:author="Phuong Giang" w:date="2012-02-22T23:07:00Z">
                    <w:rPr>
                      <w:rFonts w:asciiTheme="majorHAnsi" w:eastAsiaTheme="majorEastAsia" w:hAnsiTheme="majorHAnsi" w:cstheme="majorBidi"/>
                      <w:color w:val="365F91" w:themeColor="accent1" w:themeShade="BF"/>
                      <w:sz w:val="28"/>
                      <w:szCs w:val="28"/>
                    </w:rPr>
                  </w:rPrChange>
                </w:rPr>
                <w:t>isSelected</w:t>
              </w:r>
              <w:proofErr w:type="spellEnd"/>
            </w:ins>
          </w:p>
        </w:tc>
        <w:tc>
          <w:tcPr>
            <w:tcW w:w="4788" w:type="dxa"/>
            <w:tcBorders>
              <w:left w:val="single" w:sz="4" w:space="0" w:color="auto"/>
            </w:tcBorders>
            <w:tcPrChange w:id="870"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871"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87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73"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874" w:author="HungNguyen" w:date="2012-02-22T19:45:00Z"/>
                <w:b w:val="0"/>
              </w:rPr>
            </w:pPr>
            <w:ins w:id="875" w:author="HungNguyen" w:date="2012-02-22T19:45:00Z">
              <w:r w:rsidRPr="0042744C">
                <w:rPr>
                  <w:rPrChange w:id="876" w:author="Phuong Giang" w:date="2012-02-22T23:07:00Z">
                    <w:rPr>
                      <w:rFonts w:asciiTheme="majorHAnsi" w:eastAsiaTheme="majorEastAsia" w:hAnsiTheme="majorHAnsi" w:cstheme="majorBidi"/>
                      <w:color w:val="365F91" w:themeColor="accent1" w:themeShade="BF"/>
                      <w:sz w:val="28"/>
                      <w:szCs w:val="28"/>
                    </w:rPr>
                  </w:rPrChange>
                </w:rPr>
                <w:t>Knows remove command</w:t>
              </w:r>
            </w:ins>
          </w:p>
        </w:tc>
        <w:tc>
          <w:tcPr>
            <w:tcW w:w="4788" w:type="dxa"/>
            <w:tcBorders>
              <w:left w:val="single" w:sz="4" w:space="0" w:color="auto"/>
            </w:tcBorders>
            <w:tcPrChange w:id="877"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878"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87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80"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881" w:author="HungNguyen" w:date="2012-02-22T19:45:00Z"/>
                <w:b w:val="0"/>
              </w:rPr>
            </w:pPr>
            <w:ins w:id="882" w:author="HungNguyen" w:date="2012-02-22T19:45:00Z">
              <w:r w:rsidRPr="0042744C">
                <w:rPr>
                  <w:rPrChange w:id="883" w:author="Phuong Giang" w:date="2012-02-22T23:07:00Z">
                    <w:rPr>
                      <w:rFonts w:asciiTheme="majorHAnsi" w:eastAsiaTheme="majorEastAsia" w:hAnsiTheme="majorHAnsi" w:cstheme="majorBidi"/>
                      <w:color w:val="365F91" w:themeColor="accent1" w:themeShade="BF"/>
                      <w:sz w:val="28"/>
                      <w:szCs w:val="28"/>
                    </w:rPr>
                  </w:rPrChange>
                </w:rPr>
                <w:t>Handles remove</w:t>
              </w:r>
            </w:ins>
          </w:p>
        </w:tc>
        <w:tc>
          <w:tcPr>
            <w:tcW w:w="4788" w:type="dxa"/>
            <w:tcBorders>
              <w:left w:val="single" w:sz="4" w:space="0" w:color="auto"/>
            </w:tcBorders>
            <w:tcPrChange w:id="884"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885"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88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887"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888" w:author="HungNguyen" w:date="2012-02-22T19:45:00Z"/>
                <w:b w:val="0"/>
              </w:rPr>
            </w:pPr>
            <w:ins w:id="889" w:author="HungNguyen" w:date="2012-02-22T19:45:00Z">
              <w:r w:rsidRPr="0042744C">
                <w:rPr>
                  <w:rPrChange w:id="890" w:author="Phuong Giang" w:date="2012-02-22T23:07:00Z">
                    <w:rPr>
                      <w:rFonts w:asciiTheme="majorHAnsi" w:eastAsiaTheme="majorEastAsia" w:hAnsiTheme="majorHAnsi" w:cstheme="majorBidi"/>
                      <w:color w:val="365F91" w:themeColor="accent1" w:themeShade="BF"/>
                      <w:sz w:val="28"/>
                      <w:szCs w:val="28"/>
                    </w:rPr>
                  </w:rPrChange>
                </w:rPr>
                <w:t>Handles add</w:t>
              </w:r>
            </w:ins>
          </w:p>
        </w:tc>
        <w:tc>
          <w:tcPr>
            <w:tcW w:w="4788" w:type="dxa"/>
            <w:tcBorders>
              <w:left w:val="single" w:sz="4" w:space="0" w:color="auto"/>
            </w:tcBorders>
            <w:tcPrChange w:id="891"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892" w:author="HungNguyen" w:date="2012-02-22T19:45:00Z"/>
              </w:rPr>
            </w:pPr>
          </w:p>
        </w:tc>
      </w:tr>
    </w:tbl>
    <w:p w:rsidR="0065367C" w:rsidRPr="00B238FB" w:rsidRDefault="0065367C" w:rsidP="0065367C">
      <w:pPr>
        <w:rPr>
          <w:ins w:id="893" w:author="HungNguyen" w:date="2012-02-22T19:45:00Z"/>
          <w:rFonts w:eastAsia="MS Mincho"/>
          <w:lang w:eastAsia="ja-JP"/>
        </w:rPr>
      </w:pPr>
    </w:p>
    <w:p w:rsidR="0065367C" w:rsidRPr="00B238FB" w:rsidRDefault="0065367C" w:rsidP="0065367C">
      <w:pPr>
        <w:rPr>
          <w:ins w:id="894" w:author="HungNguyen" w:date="2012-02-22T19:45:00Z"/>
          <w:rFonts w:eastAsia="MS Mincho"/>
          <w:lang w:eastAsia="ja-JP"/>
        </w:rPr>
      </w:pPr>
    </w:p>
    <w:tbl>
      <w:tblPr>
        <w:tblStyle w:val="MediumShading1-Accent110"/>
        <w:tblW w:w="0" w:type="auto"/>
        <w:tblLook w:val="04A0" w:firstRow="1" w:lastRow="0" w:firstColumn="1" w:lastColumn="0" w:noHBand="0" w:noVBand="1"/>
        <w:tblPrChange w:id="895"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896">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897"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898"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899" w:author="HungNguyen" w:date="2012-02-22T19:45:00Z"/>
                <w:b w:val="0"/>
                <w:sz w:val="24"/>
                <w:szCs w:val="24"/>
              </w:rPr>
            </w:pPr>
            <w:proofErr w:type="spellStart"/>
            <w:ins w:id="900" w:author="HungNguyen" w:date="2012-02-22T19:45:00Z">
              <w:r w:rsidRPr="006617AE">
                <w:rPr>
                  <w:b w:val="0"/>
                  <w:sz w:val="24"/>
                  <w:szCs w:val="24"/>
                </w:rPr>
                <w:t>KnowledgeItem</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90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902"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903" w:author="HungNguyen" w:date="2012-02-22T19:45:00Z"/>
                <w:b w:val="0"/>
              </w:rPr>
            </w:pPr>
            <w:ins w:id="904" w:author="HungNguyen" w:date="2012-02-22T19:45:00Z">
              <w:r w:rsidRPr="006617AE">
                <w:rPr>
                  <w:b w:val="0"/>
                </w:rPr>
                <w:t>Responsibility</w:t>
              </w:r>
            </w:ins>
          </w:p>
        </w:tc>
        <w:tc>
          <w:tcPr>
            <w:tcW w:w="4788" w:type="dxa"/>
            <w:tcPrChange w:id="905"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906" w:author="HungNguyen" w:date="2012-02-22T19:45:00Z"/>
                <w:b/>
              </w:rPr>
            </w:pPr>
            <w:ins w:id="907"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90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09"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910" w:author="HungNguyen" w:date="2012-02-22T19:45:00Z"/>
                <w:b w:val="0"/>
              </w:rPr>
            </w:pPr>
            <w:ins w:id="911" w:author="HungNguyen" w:date="2012-02-22T19:45:00Z">
              <w:r w:rsidRPr="0042744C">
                <w:rPr>
                  <w:rPrChange w:id="912" w:author="Phuong Giang" w:date="2012-02-22T23:07:00Z">
                    <w:rPr>
                      <w:rFonts w:asciiTheme="majorHAnsi" w:eastAsiaTheme="majorEastAsia" w:hAnsiTheme="majorHAnsi" w:cstheme="majorBidi"/>
                      <w:color w:val="365F91" w:themeColor="accent1" w:themeShade="BF"/>
                      <w:sz w:val="28"/>
                      <w:szCs w:val="28"/>
                    </w:rPr>
                  </w:rPrChange>
                </w:rPr>
                <w:t>Knows id</w:t>
              </w:r>
            </w:ins>
          </w:p>
        </w:tc>
        <w:tc>
          <w:tcPr>
            <w:tcW w:w="4788" w:type="dxa"/>
            <w:tcBorders>
              <w:left w:val="single" w:sz="4" w:space="0" w:color="auto"/>
            </w:tcBorders>
            <w:tcPrChange w:id="913"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914"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91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16"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917" w:author="HungNguyen" w:date="2012-02-22T19:45:00Z"/>
                <w:b w:val="0"/>
              </w:rPr>
            </w:pPr>
            <w:ins w:id="918" w:author="HungNguyen" w:date="2012-02-22T19:45:00Z">
              <w:r w:rsidRPr="0042744C">
                <w:rPr>
                  <w:rPrChange w:id="919" w:author="Phuong Giang" w:date="2012-02-22T23:07:00Z">
                    <w:rPr>
                      <w:rFonts w:asciiTheme="majorHAnsi" w:eastAsiaTheme="majorEastAsia" w:hAnsiTheme="majorHAnsi" w:cstheme="majorBidi"/>
                      <w:color w:val="365F91" w:themeColor="accent1" w:themeShade="BF"/>
                      <w:sz w:val="28"/>
                      <w:szCs w:val="28"/>
                    </w:rPr>
                  </w:rPrChange>
                </w:rPr>
                <w:t>Knows content</w:t>
              </w:r>
            </w:ins>
          </w:p>
        </w:tc>
        <w:tc>
          <w:tcPr>
            <w:tcW w:w="4788" w:type="dxa"/>
            <w:tcBorders>
              <w:left w:val="single" w:sz="4" w:space="0" w:color="auto"/>
            </w:tcBorders>
            <w:tcPrChange w:id="920"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921"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92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23"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924" w:author="HungNguyen" w:date="2012-02-22T19:45:00Z"/>
                <w:b w:val="0"/>
              </w:rPr>
            </w:pPr>
            <w:ins w:id="925" w:author="HungNguyen" w:date="2012-02-22T19:45:00Z">
              <w:r w:rsidRPr="0042744C">
                <w:rPr>
                  <w:rPrChange w:id="926" w:author="Phuong Giang" w:date="2012-02-22T23:07:00Z">
                    <w:rPr>
                      <w:rFonts w:asciiTheme="majorHAnsi" w:eastAsiaTheme="majorEastAsia" w:hAnsiTheme="majorHAnsi" w:cstheme="majorBidi"/>
                      <w:color w:val="365F91" w:themeColor="accent1" w:themeShade="BF"/>
                      <w:sz w:val="28"/>
                      <w:szCs w:val="28"/>
                    </w:rPr>
                  </w:rPrChange>
                </w:rPr>
                <w:t>Knows class level</w:t>
              </w:r>
            </w:ins>
          </w:p>
        </w:tc>
        <w:tc>
          <w:tcPr>
            <w:tcW w:w="4788" w:type="dxa"/>
            <w:tcBorders>
              <w:left w:val="single" w:sz="4" w:space="0" w:color="auto"/>
            </w:tcBorders>
            <w:tcPrChange w:id="927"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928"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92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30"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931" w:author="HungNguyen" w:date="2012-02-22T19:45:00Z"/>
                <w:b w:val="0"/>
              </w:rPr>
            </w:pPr>
            <w:ins w:id="932" w:author="HungNguyen" w:date="2012-02-22T19:45:00Z">
              <w:r w:rsidRPr="0042744C">
                <w:rPr>
                  <w:rPrChange w:id="933" w:author="Phuong Giang" w:date="2012-02-22T23:07:00Z">
                    <w:rPr>
                      <w:rFonts w:asciiTheme="majorHAnsi" w:eastAsiaTheme="majorEastAsia" w:hAnsiTheme="majorHAnsi" w:cstheme="majorBidi"/>
                      <w:color w:val="365F91" w:themeColor="accent1" w:themeShade="BF"/>
                      <w:sz w:val="28"/>
                      <w:szCs w:val="28"/>
                    </w:rPr>
                  </w:rPrChange>
                </w:rPr>
                <w:t>Knows subject</w:t>
              </w:r>
            </w:ins>
          </w:p>
        </w:tc>
        <w:tc>
          <w:tcPr>
            <w:tcW w:w="4788" w:type="dxa"/>
            <w:tcBorders>
              <w:left w:val="single" w:sz="4" w:space="0" w:color="auto"/>
            </w:tcBorders>
            <w:tcPrChange w:id="934"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935"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93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37"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938" w:author="HungNguyen" w:date="2012-02-22T19:45:00Z"/>
                <w:b w:val="0"/>
              </w:rPr>
            </w:pPr>
            <w:ins w:id="939" w:author="HungNguyen" w:date="2012-02-22T19:45:00Z">
              <w:r w:rsidRPr="0042744C">
                <w:rPr>
                  <w:rPrChange w:id="940" w:author="Phuong Giang" w:date="2012-02-22T23:07:00Z">
                    <w:rPr>
                      <w:rFonts w:asciiTheme="majorHAnsi" w:eastAsiaTheme="majorEastAsia" w:hAnsiTheme="majorHAnsi" w:cstheme="majorBidi"/>
                      <w:color w:val="365F91" w:themeColor="accent1" w:themeShade="BF"/>
                      <w:sz w:val="28"/>
                      <w:szCs w:val="28"/>
                    </w:rPr>
                  </w:rPrChange>
                </w:rPr>
                <w:t>Knows topic</w:t>
              </w:r>
            </w:ins>
          </w:p>
        </w:tc>
        <w:tc>
          <w:tcPr>
            <w:tcW w:w="4788" w:type="dxa"/>
            <w:tcBorders>
              <w:left w:val="single" w:sz="4" w:space="0" w:color="auto"/>
            </w:tcBorders>
            <w:tcPrChange w:id="941"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942"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94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44"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945" w:author="HungNguyen" w:date="2012-02-22T19:45:00Z"/>
                <w:b w:val="0"/>
              </w:rPr>
            </w:pPr>
            <w:ins w:id="946" w:author="HungNguyen" w:date="2012-02-22T19:45:00Z">
              <w:r w:rsidRPr="0042744C">
                <w:rPr>
                  <w:rPrChange w:id="947" w:author="Phuong Giang" w:date="2012-02-22T23:07:00Z">
                    <w:rPr>
                      <w:rFonts w:asciiTheme="majorHAnsi" w:eastAsiaTheme="majorEastAsia" w:hAnsiTheme="majorHAnsi" w:cstheme="majorBidi"/>
                      <w:color w:val="365F91" w:themeColor="accent1" w:themeShade="BF"/>
                      <w:sz w:val="28"/>
                      <w:szCs w:val="28"/>
                    </w:rPr>
                  </w:rPrChange>
                </w:rPr>
                <w:t>Know topic number</w:t>
              </w:r>
            </w:ins>
          </w:p>
        </w:tc>
        <w:tc>
          <w:tcPr>
            <w:tcW w:w="4788" w:type="dxa"/>
            <w:tcBorders>
              <w:left w:val="single" w:sz="4" w:space="0" w:color="auto"/>
            </w:tcBorders>
            <w:tcPrChange w:id="948"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949"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95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51"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952" w:author="HungNguyen" w:date="2012-02-22T19:45:00Z"/>
                <w:b w:val="0"/>
              </w:rPr>
            </w:pPr>
            <w:ins w:id="953" w:author="HungNguyen" w:date="2012-02-22T19:45:00Z">
              <w:r w:rsidRPr="0042744C">
                <w:rPr>
                  <w:rPrChange w:id="954" w:author="Phuong Giang" w:date="2012-02-22T23:07:00Z">
                    <w:rPr>
                      <w:rFonts w:asciiTheme="majorHAnsi" w:eastAsiaTheme="majorEastAsia" w:hAnsiTheme="majorHAnsi" w:cstheme="majorBidi"/>
                      <w:color w:val="365F91" w:themeColor="accent1" w:themeShade="BF"/>
                      <w:sz w:val="28"/>
                      <w:szCs w:val="28"/>
                    </w:rPr>
                  </w:rPrChange>
                </w:rPr>
                <w:t>Knows knowledge item type</w:t>
              </w:r>
            </w:ins>
          </w:p>
        </w:tc>
        <w:tc>
          <w:tcPr>
            <w:tcW w:w="4788" w:type="dxa"/>
            <w:tcBorders>
              <w:left w:val="single" w:sz="4" w:space="0" w:color="auto"/>
            </w:tcBorders>
            <w:tcPrChange w:id="955"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956" w:author="HungNguyen" w:date="2012-02-22T19:45:00Z"/>
              </w:rPr>
            </w:pPr>
          </w:p>
        </w:tc>
      </w:tr>
    </w:tbl>
    <w:p w:rsidR="0065367C" w:rsidRDefault="0065367C" w:rsidP="0065367C">
      <w:pPr>
        <w:rPr>
          <w:ins w:id="957" w:author="HungNguyen" w:date="2012-02-22T19:45:00Z"/>
        </w:rPr>
      </w:pPr>
    </w:p>
    <w:tbl>
      <w:tblPr>
        <w:tblStyle w:val="MediumShading1-Accent110"/>
        <w:tblW w:w="0" w:type="auto"/>
        <w:tblLook w:val="04A0" w:firstRow="1" w:lastRow="0" w:firstColumn="1" w:lastColumn="0" w:noHBand="0" w:noVBand="1"/>
        <w:tblPrChange w:id="958"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959">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960"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961"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962" w:author="HungNguyen" w:date="2012-02-22T19:45:00Z"/>
                <w:b w:val="0"/>
                <w:sz w:val="24"/>
                <w:szCs w:val="24"/>
              </w:rPr>
            </w:pPr>
            <w:proofErr w:type="spellStart"/>
            <w:ins w:id="963" w:author="HungNguyen" w:date="2012-02-22T19:45:00Z">
              <w:r w:rsidRPr="006617AE">
                <w:rPr>
                  <w:b w:val="0"/>
                  <w:sz w:val="24"/>
                  <w:szCs w:val="24"/>
                </w:rPr>
                <w:lastRenderedPageBreak/>
                <w:t>KnowledgeItemAccessor</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96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965"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966" w:author="HungNguyen" w:date="2012-02-22T19:45:00Z"/>
                <w:b w:val="0"/>
              </w:rPr>
            </w:pPr>
            <w:ins w:id="967" w:author="HungNguyen" w:date="2012-02-22T19:45:00Z">
              <w:r w:rsidRPr="006617AE">
                <w:rPr>
                  <w:b w:val="0"/>
                </w:rPr>
                <w:t>Responsibility</w:t>
              </w:r>
            </w:ins>
          </w:p>
        </w:tc>
        <w:tc>
          <w:tcPr>
            <w:tcW w:w="4788" w:type="dxa"/>
            <w:tcPrChange w:id="968"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969" w:author="HungNguyen" w:date="2012-02-22T19:45:00Z"/>
                <w:b/>
              </w:rPr>
            </w:pPr>
            <w:ins w:id="970"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97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72"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973" w:author="HungNguyen" w:date="2012-02-22T19:45:00Z"/>
                <w:b w:val="0"/>
              </w:rPr>
            </w:pPr>
            <w:ins w:id="974" w:author="HungNguyen" w:date="2012-02-22T19:45:00Z">
              <w:r w:rsidRPr="0042744C">
                <w:rPr>
                  <w:rPrChange w:id="975" w:author="Phuong Giang" w:date="2012-02-22T23:07:00Z">
                    <w:rPr>
                      <w:rFonts w:asciiTheme="majorHAnsi" w:eastAsiaTheme="majorEastAsia" w:hAnsiTheme="majorHAnsi" w:cstheme="majorBidi"/>
                      <w:color w:val="365F91" w:themeColor="accent1" w:themeShade="BF"/>
                      <w:sz w:val="28"/>
                      <w:szCs w:val="28"/>
                    </w:rPr>
                  </w:rPrChange>
                </w:rPr>
                <w:t>Handles add</w:t>
              </w:r>
            </w:ins>
          </w:p>
        </w:tc>
        <w:tc>
          <w:tcPr>
            <w:tcW w:w="4788" w:type="dxa"/>
            <w:tcBorders>
              <w:left w:val="single" w:sz="4" w:space="0" w:color="auto"/>
            </w:tcBorders>
            <w:tcPrChange w:id="976"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977"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97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79"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980" w:author="HungNguyen" w:date="2012-02-22T19:45:00Z"/>
                <w:b w:val="0"/>
              </w:rPr>
            </w:pPr>
            <w:ins w:id="981" w:author="HungNguyen" w:date="2012-02-22T19:45:00Z">
              <w:r w:rsidRPr="0042744C">
                <w:rPr>
                  <w:rPrChange w:id="982" w:author="Phuong Giang" w:date="2012-02-22T23:07:00Z">
                    <w:rPr>
                      <w:rFonts w:asciiTheme="majorHAnsi" w:eastAsiaTheme="majorEastAsia" w:hAnsiTheme="majorHAnsi" w:cstheme="majorBidi"/>
                      <w:color w:val="365F91" w:themeColor="accent1" w:themeShade="BF"/>
                      <w:sz w:val="28"/>
                      <w:szCs w:val="28"/>
                    </w:rPr>
                  </w:rPrChange>
                </w:rPr>
                <w:t>Handles contain item</w:t>
              </w:r>
            </w:ins>
          </w:p>
        </w:tc>
        <w:tc>
          <w:tcPr>
            <w:tcW w:w="4788" w:type="dxa"/>
            <w:tcBorders>
              <w:left w:val="single" w:sz="4" w:space="0" w:color="auto"/>
            </w:tcBorders>
            <w:tcPrChange w:id="983"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984"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98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86"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987" w:author="HungNguyen" w:date="2012-02-22T19:45:00Z"/>
                <w:b w:val="0"/>
              </w:rPr>
            </w:pPr>
            <w:ins w:id="988" w:author="HungNguyen" w:date="2012-02-22T19:45:00Z">
              <w:r w:rsidRPr="0042744C">
                <w:rPr>
                  <w:rPrChange w:id="989" w:author="Phuong Giang" w:date="2012-02-22T23:07:00Z">
                    <w:rPr>
                      <w:rFonts w:asciiTheme="majorHAnsi" w:eastAsiaTheme="majorEastAsia" w:hAnsiTheme="majorHAnsi" w:cstheme="majorBidi"/>
                      <w:color w:val="365F91" w:themeColor="accent1" w:themeShade="BF"/>
                      <w:sz w:val="28"/>
                      <w:szCs w:val="28"/>
                    </w:rPr>
                  </w:rPrChange>
                </w:rPr>
                <w:t>Handles delete</w:t>
              </w:r>
            </w:ins>
          </w:p>
        </w:tc>
        <w:tc>
          <w:tcPr>
            <w:tcW w:w="4788" w:type="dxa"/>
            <w:tcBorders>
              <w:left w:val="single" w:sz="4" w:space="0" w:color="auto"/>
            </w:tcBorders>
            <w:tcPrChange w:id="990"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991"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99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993"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994" w:author="HungNguyen" w:date="2012-02-22T19:45:00Z"/>
                <w:b w:val="0"/>
              </w:rPr>
            </w:pPr>
            <w:ins w:id="995" w:author="HungNguyen" w:date="2012-02-22T19:45:00Z">
              <w:r w:rsidRPr="0042744C">
                <w:rPr>
                  <w:rPrChange w:id="996" w:author="Phuong Giang" w:date="2012-02-22T23:07:00Z">
                    <w:rPr>
                      <w:rFonts w:asciiTheme="majorHAnsi" w:eastAsiaTheme="majorEastAsia" w:hAnsiTheme="majorHAnsi" w:cstheme="majorBidi"/>
                      <w:color w:val="365F91" w:themeColor="accent1" w:themeShade="BF"/>
                      <w:sz w:val="28"/>
                      <w:szCs w:val="28"/>
                    </w:rPr>
                  </w:rPrChange>
                </w:rPr>
                <w:t>Handles get all</w:t>
              </w:r>
            </w:ins>
          </w:p>
        </w:tc>
        <w:tc>
          <w:tcPr>
            <w:tcW w:w="4788" w:type="dxa"/>
            <w:tcBorders>
              <w:left w:val="single" w:sz="4" w:space="0" w:color="auto"/>
            </w:tcBorders>
            <w:tcPrChange w:id="997"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998"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99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00"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01" w:author="HungNguyen" w:date="2012-02-22T19:45:00Z"/>
                <w:b w:val="0"/>
              </w:rPr>
            </w:pPr>
            <w:ins w:id="1002" w:author="HungNguyen" w:date="2012-02-22T19:45:00Z">
              <w:r w:rsidRPr="0042744C">
                <w:rPr>
                  <w:rPrChange w:id="1003" w:author="Phuong Giang" w:date="2012-02-22T23:07:00Z">
                    <w:rPr>
                      <w:rFonts w:asciiTheme="majorHAnsi" w:eastAsiaTheme="majorEastAsia" w:hAnsiTheme="majorHAnsi" w:cstheme="majorBidi"/>
                      <w:color w:val="365F91" w:themeColor="accent1" w:themeShade="BF"/>
                      <w:sz w:val="28"/>
                      <w:szCs w:val="28"/>
                    </w:rPr>
                  </w:rPrChange>
                </w:rPr>
                <w:t>Handles get subject list</w:t>
              </w:r>
            </w:ins>
          </w:p>
        </w:tc>
        <w:tc>
          <w:tcPr>
            <w:tcW w:w="4788" w:type="dxa"/>
            <w:tcBorders>
              <w:left w:val="single" w:sz="4" w:space="0" w:color="auto"/>
            </w:tcBorders>
            <w:tcPrChange w:id="1004"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05"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00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07"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008" w:author="HungNguyen" w:date="2012-02-22T19:45:00Z"/>
                <w:b w:val="0"/>
              </w:rPr>
            </w:pPr>
            <w:ins w:id="1009" w:author="HungNguyen" w:date="2012-02-22T19:45:00Z">
              <w:r w:rsidRPr="0042744C">
                <w:rPr>
                  <w:rPrChange w:id="1010" w:author="Phuong Giang" w:date="2012-02-22T23:07:00Z">
                    <w:rPr>
                      <w:rFonts w:asciiTheme="majorHAnsi" w:eastAsiaTheme="majorEastAsia" w:hAnsiTheme="majorHAnsi" w:cstheme="majorBidi"/>
                      <w:color w:val="365F91" w:themeColor="accent1" w:themeShade="BF"/>
                      <w:sz w:val="28"/>
                      <w:szCs w:val="28"/>
                    </w:rPr>
                  </w:rPrChange>
                </w:rPr>
                <w:t>Handles topic list</w:t>
              </w:r>
            </w:ins>
          </w:p>
        </w:tc>
        <w:tc>
          <w:tcPr>
            <w:tcW w:w="4788" w:type="dxa"/>
            <w:tcBorders>
              <w:left w:val="single" w:sz="4" w:space="0" w:color="auto"/>
            </w:tcBorders>
            <w:tcPrChange w:id="1011"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012"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01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14"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15" w:author="HungNguyen" w:date="2012-02-22T19:45:00Z"/>
                <w:b w:val="0"/>
              </w:rPr>
            </w:pPr>
            <w:ins w:id="1016" w:author="HungNguyen" w:date="2012-02-22T19:45:00Z">
              <w:r w:rsidRPr="0042744C">
                <w:rPr>
                  <w:rPrChange w:id="1017" w:author="Phuong Giang" w:date="2012-02-22T23:07:00Z">
                    <w:rPr>
                      <w:rFonts w:asciiTheme="majorHAnsi" w:eastAsiaTheme="majorEastAsia" w:hAnsiTheme="majorHAnsi" w:cstheme="majorBidi"/>
                      <w:color w:val="365F91" w:themeColor="accent1" w:themeShade="BF"/>
                      <w:sz w:val="28"/>
                      <w:szCs w:val="28"/>
                    </w:rPr>
                  </w:rPrChange>
                </w:rPr>
                <w:t>Handles search</w:t>
              </w:r>
            </w:ins>
          </w:p>
        </w:tc>
        <w:tc>
          <w:tcPr>
            <w:tcW w:w="4788" w:type="dxa"/>
            <w:tcBorders>
              <w:left w:val="single" w:sz="4" w:space="0" w:color="auto"/>
            </w:tcBorders>
            <w:tcPrChange w:id="1018"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19"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02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21"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022" w:author="HungNguyen" w:date="2012-02-22T19:45:00Z"/>
                <w:b w:val="0"/>
              </w:rPr>
            </w:pPr>
            <w:ins w:id="1023" w:author="HungNguyen" w:date="2012-02-22T19:45:00Z">
              <w:r w:rsidRPr="0042744C">
                <w:rPr>
                  <w:rPrChange w:id="1024" w:author="Phuong Giang" w:date="2012-02-22T23:07:00Z">
                    <w:rPr>
                      <w:rFonts w:asciiTheme="majorHAnsi" w:eastAsiaTheme="majorEastAsia" w:hAnsiTheme="majorHAnsi" w:cstheme="majorBidi"/>
                      <w:color w:val="365F91" w:themeColor="accent1" w:themeShade="BF"/>
                      <w:sz w:val="28"/>
                      <w:szCs w:val="28"/>
                    </w:rPr>
                  </w:rPrChange>
                </w:rPr>
                <w:t>Handles update</w:t>
              </w:r>
            </w:ins>
          </w:p>
        </w:tc>
        <w:tc>
          <w:tcPr>
            <w:tcW w:w="4788" w:type="dxa"/>
            <w:tcBorders>
              <w:left w:val="single" w:sz="4" w:space="0" w:color="auto"/>
            </w:tcBorders>
            <w:tcPrChange w:id="1025"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026"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02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28"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29" w:author="HungNguyen" w:date="2012-02-22T19:45:00Z"/>
                <w:b w:val="0"/>
              </w:rPr>
            </w:pPr>
            <w:ins w:id="1030" w:author="HungNguyen" w:date="2012-02-22T19:45:00Z">
              <w:r w:rsidRPr="0042744C">
                <w:rPr>
                  <w:rPrChange w:id="1031" w:author="Phuong Giang" w:date="2012-02-22T23:07:00Z">
                    <w:rPr>
                      <w:rFonts w:asciiTheme="majorHAnsi" w:eastAsiaTheme="majorEastAsia" w:hAnsiTheme="majorHAnsi" w:cstheme="majorBidi"/>
                      <w:color w:val="365F91" w:themeColor="accent1" w:themeShade="BF"/>
                      <w:sz w:val="28"/>
                      <w:szCs w:val="28"/>
                    </w:rPr>
                  </w:rPrChange>
                </w:rPr>
                <w:t xml:space="preserve">Handles knowledge item </w:t>
              </w:r>
              <w:proofErr w:type="spellStart"/>
              <w:r w:rsidRPr="0042744C">
                <w:rPr>
                  <w:rPrChange w:id="1032" w:author="Phuong Giang" w:date="2012-02-22T23:07:00Z">
                    <w:rPr>
                      <w:rFonts w:asciiTheme="majorHAnsi" w:eastAsiaTheme="majorEastAsia" w:hAnsiTheme="majorHAnsi" w:cstheme="majorBidi"/>
                      <w:color w:val="365F91" w:themeColor="accent1" w:themeShade="BF"/>
                      <w:sz w:val="28"/>
                      <w:szCs w:val="28"/>
                    </w:rPr>
                  </w:rPrChange>
                </w:rPr>
                <w:t>accessor</w:t>
              </w:r>
              <w:proofErr w:type="spellEnd"/>
            </w:ins>
          </w:p>
        </w:tc>
        <w:tc>
          <w:tcPr>
            <w:tcW w:w="4788" w:type="dxa"/>
            <w:tcBorders>
              <w:left w:val="single" w:sz="4" w:space="0" w:color="auto"/>
            </w:tcBorders>
            <w:tcPrChange w:id="1033"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34" w:author="HungNguyen" w:date="2012-02-22T19:45:00Z"/>
              </w:rPr>
            </w:pPr>
          </w:p>
        </w:tc>
      </w:tr>
    </w:tbl>
    <w:p w:rsidR="0065367C" w:rsidRDefault="0065367C" w:rsidP="0065367C">
      <w:pPr>
        <w:rPr>
          <w:ins w:id="1035" w:author="HungNguyen" w:date="2012-02-22T19:45:00Z"/>
        </w:rPr>
      </w:pPr>
    </w:p>
    <w:tbl>
      <w:tblPr>
        <w:tblStyle w:val="MediumShading1-Accent110"/>
        <w:tblW w:w="0" w:type="auto"/>
        <w:tblLook w:val="04A0" w:firstRow="1" w:lastRow="0" w:firstColumn="1" w:lastColumn="0" w:noHBand="0" w:noVBand="1"/>
        <w:tblPrChange w:id="1036"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037">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038"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039"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040" w:author="HungNguyen" w:date="2012-02-22T19:45:00Z"/>
                <w:b w:val="0"/>
                <w:sz w:val="24"/>
                <w:szCs w:val="24"/>
              </w:rPr>
            </w:pPr>
            <w:proofErr w:type="spellStart"/>
            <w:ins w:id="1041" w:author="HungNguyen" w:date="2012-02-22T19:45:00Z">
              <w:r>
                <w:rPr>
                  <w:b w:val="0"/>
                  <w:sz w:val="24"/>
                  <w:szCs w:val="24"/>
                </w:rPr>
                <w:t>KnowledgeItemViewModel</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04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043"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044" w:author="HungNguyen" w:date="2012-02-22T19:45:00Z"/>
                <w:b w:val="0"/>
              </w:rPr>
            </w:pPr>
            <w:ins w:id="1045" w:author="HungNguyen" w:date="2012-02-22T19:45:00Z">
              <w:r w:rsidRPr="006617AE">
                <w:rPr>
                  <w:b w:val="0"/>
                </w:rPr>
                <w:t>Responsibility</w:t>
              </w:r>
            </w:ins>
          </w:p>
        </w:tc>
        <w:tc>
          <w:tcPr>
            <w:tcW w:w="4788" w:type="dxa"/>
            <w:tcPrChange w:id="1046"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047" w:author="HungNguyen" w:date="2012-02-22T19:45:00Z"/>
                <w:b/>
              </w:rPr>
            </w:pPr>
            <w:ins w:id="1048"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04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50"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51" w:author="HungNguyen" w:date="2012-02-22T19:45:00Z"/>
                <w:b w:val="0"/>
              </w:rPr>
            </w:pPr>
            <w:ins w:id="1052" w:author="HungNguyen" w:date="2012-02-22T19:45:00Z">
              <w:r w:rsidRPr="0042744C">
                <w:rPr>
                  <w:rPrChange w:id="1053" w:author="Phuong Giang" w:date="2012-02-22T23:07:00Z">
                    <w:rPr>
                      <w:rFonts w:asciiTheme="majorHAnsi" w:eastAsiaTheme="majorEastAsia" w:hAnsiTheme="majorHAnsi" w:cstheme="majorBidi"/>
                      <w:color w:val="365F91" w:themeColor="accent1" w:themeShade="BF"/>
                      <w:sz w:val="28"/>
                      <w:szCs w:val="28"/>
                    </w:rPr>
                  </w:rPrChange>
                </w:rPr>
                <w:t>Knows can save</w:t>
              </w:r>
            </w:ins>
          </w:p>
        </w:tc>
        <w:tc>
          <w:tcPr>
            <w:tcW w:w="4788" w:type="dxa"/>
            <w:tcBorders>
              <w:left w:val="single" w:sz="4" w:space="0" w:color="auto"/>
            </w:tcBorders>
            <w:tcPrChange w:id="1054"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55"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05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57"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058" w:author="HungNguyen" w:date="2012-02-22T19:45:00Z"/>
                <w:b w:val="0"/>
              </w:rPr>
            </w:pPr>
            <w:ins w:id="1059" w:author="HungNguyen" w:date="2012-02-22T19:45:00Z">
              <w:r w:rsidRPr="0042744C">
                <w:rPr>
                  <w:rPrChange w:id="1060" w:author="Phuong Giang" w:date="2012-02-22T23:07:00Z">
                    <w:rPr>
                      <w:rFonts w:asciiTheme="majorHAnsi" w:eastAsiaTheme="majorEastAsia" w:hAnsiTheme="majorHAnsi" w:cstheme="majorBidi"/>
                      <w:color w:val="365F91" w:themeColor="accent1" w:themeShade="BF"/>
                      <w:sz w:val="28"/>
                      <w:szCs w:val="28"/>
                    </w:rPr>
                  </w:rPrChange>
                </w:rPr>
                <w:t>Knows class level</w:t>
              </w:r>
            </w:ins>
          </w:p>
        </w:tc>
        <w:tc>
          <w:tcPr>
            <w:tcW w:w="4788" w:type="dxa"/>
            <w:tcBorders>
              <w:left w:val="single" w:sz="4" w:space="0" w:color="auto"/>
            </w:tcBorders>
            <w:tcPrChange w:id="1061"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062"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06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64"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65" w:author="HungNguyen" w:date="2012-02-22T19:45:00Z"/>
                <w:b w:val="0"/>
              </w:rPr>
            </w:pPr>
            <w:ins w:id="1066" w:author="HungNguyen" w:date="2012-02-22T19:45:00Z">
              <w:r w:rsidRPr="0042744C">
                <w:rPr>
                  <w:rPrChange w:id="1067" w:author="Phuong Giang" w:date="2012-02-22T23:07:00Z">
                    <w:rPr>
                      <w:rFonts w:asciiTheme="majorHAnsi" w:eastAsiaTheme="majorEastAsia" w:hAnsiTheme="majorHAnsi" w:cstheme="majorBidi"/>
                      <w:color w:val="365F91" w:themeColor="accent1" w:themeShade="BF"/>
                      <w:sz w:val="28"/>
                      <w:szCs w:val="28"/>
                    </w:rPr>
                  </w:rPrChange>
                </w:rPr>
                <w:t>Knows content</w:t>
              </w:r>
            </w:ins>
          </w:p>
        </w:tc>
        <w:tc>
          <w:tcPr>
            <w:tcW w:w="4788" w:type="dxa"/>
            <w:tcBorders>
              <w:left w:val="single" w:sz="4" w:space="0" w:color="auto"/>
            </w:tcBorders>
            <w:tcPrChange w:id="1068"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69"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07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71"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072" w:author="HungNguyen" w:date="2012-02-22T19:45:00Z"/>
                <w:b w:val="0"/>
              </w:rPr>
            </w:pPr>
            <w:ins w:id="1073" w:author="HungNguyen" w:date="2012-02-22T19:45:00Z">
              <w:r w:rsidRPr="0042744C">
                <w:rPr>
                  <w:rPrChange w:id="1074" w:author="Phuong Giang" w:date="2012-02-22T23:07:00Z">
                    <w:rPr>
                      <w:rFonts w:asciiTheme="majorHAnsi" w:eastAsiaTheme="majorEastAsia" w:hAnsiTheme="majorHAnsi" w:cstheme="majorBidi"/>
                      <w:color w:val="365F91" w:themeColor="accent1" w:themeShade="BF"/>
                      <w:sz w:val="28"/>
                      <w:szCs w:val="28"/>
                    </w:rPr>
                  </w:rPrChange>
                </w:rPr>
                <w:t>Knows delete command</w:t>
              </w:r>
            </w:ins>
          </w:p>
        </w:tc>
        <w:tc>
          <w:tcPr>
            <w:tcW w:w="4788" w:type="dxa"/>
            <w:tcBorders>
              <w:left w:val="single" w:sz="4" w:space="0" w:color="auto"/>
            </w:tcBorders>
            <w:tcPrChange w:id="1075"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076"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07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78"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79" w:author="HungNguyen" w:date="2012-02-22T19:45:00Z"/>
                <w:b w:val="0"/>
              </w:rPr>
            </w:pPr>
            <w:ins w:id="1080" w:author="HungNguyen" w:date="2012-02-22T19:45:00Z">
              <w:r w:rsidRPr="0042744C">
                <w:rPr>
                  <w:rPrChange w:id="1081" w:author="Phuong Giang" w:date="2012-02-22T23:07:00Z">
                    <w:rPr>
                      <w:rFonts w:asciiTheme="majorHAnsi" w:eastAsiaTheme="majorEastAsia" w:hAnsiTheme="majorHAnsi" w:cstheme="majorBidi"/>
                      <w:color w:val="365F91" w:themeColor="accent1" w:themeShade="BF"/>
                      <w:sz w:val="28"/>
                      <w:szCs w:val="28"/>
                    </w:rPr>
                  </w:rPrChange>
                </w:rPr>
                <w:t>Knows error</w:t>
              </w:r>
            </w:ins>
          </w:p>
        </w:tc>
        <w:tc>
          <w:tcPr>
            <w:tcW w:w="4788" w:type="dxa"/>
            <w:tcBorders>
              <w:left w:val="single" w:sz="4" w:space="0" w:color="auto"/>
            </w:tcBorders>
            <w:tcPrChange w:id="1082"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83"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08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85"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086" w:author="HungNguyen" w:date="2012-02-22T19:45:00Z"/>
                <w:b w:val="0"/>
              </w:rPr>
            </w:pPr>
            <w:ins w:id="1087" w:author="HungNguyen" w:date="2012-02-22T19:45:00Z">
              <w:r w:rsidRPr="0042744C">
                <w:rPr>
                  <w:rPrChange w:id="1088" w:author="Phuong Giang" w:date="2012-02-22T23:07:00Z">
                    <w:rPr>
                      <w:rFonts w:asciiTheme="majorHAnsi" w:eastAsiaTheme="majorEastAsia" w:hAnsiTheme="majorHAnsi" w:cstheme="majorBidi"/>
                      <w:color w:val="365F91" w:themeColor="accent1" w:themeShade="BF"/>
                      <w:sz w:val="28"/>
                      <w:szCs w:val="28"/>
                    </w:rPr>
                  </w:rPrChange>
                </w:rPr>
                <w:t xml:space="preserve">Knows </w:t>
              </w:r>
              <w:proofErr w:type="spellStart"/>
              <w:r w:rsidRPr="0042744C">
                <w:rPr>
                  <w:rPrChange w:id="1089" w:author="Phuong Giang" w:date="2012-02-22T23:07:00Z">
                    <w:rPr>
                      <w:rFonts w:asciiTheme="majorHAnsi" w:eastAsiaTheme="majorEastAsia" w:hAnsiTheme="majorHAnsi" w:cstheme="majorBidi"/>
                      <w:color w:val="365F91" w:themeColor="accent1" w:themeShade="BF"/>
                      <w:sz w:val="28"/>
                      <w:szCs w:val="28"/>
                    </w:rPr>
                  </w:rPrChange>
                </w:rPr>
                <w:t>isSelected</w:t>
              </w:r>
              <w:proofErr w:type="spellEnd"/>
            </w:ins>
          </w:p>
        </w:tc>
        <w:tc>
          <w:tcPr>
            <w:tcW w:w="4788" w:type="dxa"/>
            <w:tcBorders>
              <w:left w:val="single" w:sz="4" w:space="0" w:color="auto"/>
            </w:tcBorders>
            <w:tcPrChange w:id="1090"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091"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09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093"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094" w:author="HungNguyen" w:date="2012-02-22T19:45:00Z"/>
                <w:b w:val="0"/>
              </w:rPr>
            </w:pPr>
            <w:ins w:id="1095" w:author="HungNguyen" w:date="2012-02-22T19:45:00Z">
              <w:r w:rsidRPr="0042744C">
                <w:rPr>
                  <w:rPrChange w:id="1096" w:author="Phuong Giang" w:date="2012-02-22T23:07:00Z">
                    <w:rPr>
                      <w:rFonts w:asciiTheme="majorHAnsi" w:eastAsiaTheme="majorEastAsia" w:hAnsiTheme="majorHAnsi" w:cstheme="majorBidi"/>
                      <w:color w:val="365F91" w:themeColor="accent1" w:themeShade="BF"/>
                      <w:sz w:val="28"/>
                      <w:szCs w:val="28"/>
                    </w:rPr>
                  </w:rPrChange>
                </w:rPr>
                <w:t>Knows knowledge item type</w:t>
              </w:r>
            </w:ins>
          </w:p>
        </w:tc>
        <w:tc>
          <w:tcPr>
            <w:tcW w:w="4788" w:type="dxa"/>
            <w:tcBorders>
              <w:left w:val="single" w:sz="4" w:space="0" w:color="auto"/>
            </w:tcBorders>
            <w:tcPrChange w:id="1097"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098"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09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00"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101" w:author="HungNguyen" w:date="2012-02-22T19:45:00Z"/>
                <w:b w:val="0"/>
              </w:rPr>
            </w:pPr>
            <w:ins w:id="1102" w:author="HungNguyen" w:date="2012-02-22T19:45:00Z">
              <w:r w:rsidRPr="0042744C">
                <w:rPr>
                  <w:rPrChange w:id="1103" w:author="Phuong Giang" w:date="2012-02-22T23:07:00Z">
                    <w:rPr>
                      <w:rFonts w:asciiTheme="majorHAnsi" w:eastAsiaTheme="majorEastAsia" w:hAnsiTheme="majorHAnsi" w:cstheme="majorBidi"/>
                      <w:color w:val="365F91" w:themeColor="accent1" w:themeShade="BF"/>
                      <w:sz w:val="28"/>
                      <w:szCs w:val="28"/>
                    </w:rPr>
                  </w:rPrChange>
                </w:rPr>
                <w:t>Knows save command</w:t>
              </w:r>
            </w:ins>
          </w:p>
        </w:tc>
        <w:tc>
          <w:tcPr>
            <w:tcW w:w="4788" w:type="dxa"/>
            <w:tcBorders>
              <w:left w:val="single" w:sz="4" w:space="0" w:color="auto"/>
            </w:tcBorders>
            <w:tcPrChange w:id="1104"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105"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10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07"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108" w:author="HungNguyen" w:date="2012-02-22T19:45:00Z"/>
                <w:b w:val="0"/>
              </w:rPr>
            </w:pPr>
            <w:ins w:id="1109" w:author="HungNguyen" w:date="2012-02-22T19:45:00Z">
              <w:r w:rsidRPr="0042744C">
                <w:rPr>
                  <w:rPrChange w:id="1110" w:author="Phuong Giang" w:date="2012-02-22T23:07:00Z">
                    <w:rPr>
                      <w:rFonts w:asciiTheme="majorHAnsi" w:eastAsiaTheme="majorEastAsia" w:hAnsiTheme="majorHAnsi" w:cstheme="majorBidi"/>
                      <w:color w:val="365F91" w:themeColor="accent1" w:themeShade="BF"/>
                      <w:sz w:val="28"/>
                      <w:szCs w:val="28"/>
                    </w:rPr>
                  </w:rPrChange>
                </w:rPr>
                <w:t>Knows subject</w:t>
              </w:r>
            </w:ins>
          </w:p>
        </w:tc>
        <w:tc>
          <w:tcPr>
            <w:tcW w:w="4788" w:type="dxa"/>
            <w:tcBorders>
              <w:left w:val="single" w:sz="4" w:space="0" w:color="auto"/>
            </w:tcBorders>
            <w:tcPrChange w:id="1111"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112"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11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14"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115" w:author="HungNguyen" w:date="2012-02-22T19:45:00Z"/>
                <w:b w:val="0"/>
              </w:rPr>
            </w:pPr>
            <w:ins w:id="1116" w:author="HungNguyen" w:date="2012-02-22T19:45:00Z">
              <w:r w:rsidRPr="0042744C">
                <w:rPr>
                  <w:rPrChange w:id="1117" w:author="Phuong Giang" w:date="2012-02-22T23:07:00Z">
                    <w:rPr>
                      <w:rFonts w:asciiTheme="majorHAnsi" w:eastAsiaTheme="majorEastAsia" w:hAnsiTheme="majorHAnsi" w:cstheme="majorBidi"/>
                      <w:color w:val="365F91" w:themeColor="accent1" w:themeShade="BF"/>
                      <w:sz w:val="28"/>
                      <w:szCs w:val="28"/>
                    </w:rPr>
                  </w:rPrChange>
                </w:rPr>
                <w:t>Knows subject list</w:t>
              </w:r>
            </w:ins>
          </w:p>
        </w:tc>
        <w:tc>
          <w:tcPr>
            <w:tcW w:w="4788" w:type="dxa"/>
            <w:tcBorders>
              <w:left w:val="single" w:sz="4" w:space="0" w:color="auto"/>
            </w:tcBorders>
            <w:tcPrChange w:id="1118"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119"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12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21"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122" w:author="HungNguyen" w:date="2012-02-22T19:45:00Z"/>
                <w:b w:val="0"/>
              </w:rPr>
            </w:pPr>
            <w:ins w:id="1123" w:author="HungNguyen" w:date="2012-02-22T19:45:00Z">
              <w:r w:rsidRPr="0042744C">
                <w:rPr>
                  <w:rPrChange w:id="1124" w:author="Phuong Giang" w:date="2012-02-22T23:07:00Z">
                    <w:rPr>
                      <w:rFonts w:asciiTheme="majorHAnsi" w:eastAsiaTheme="majorEastAsia" w:hAnsiTheme="majorHAnsi" w:cstheme="majorBidi"/>
                      <w:color w:val="365F91" w:themeColor="accent1" w:themeShade="BF"/>
                      <w:sz w:val="28"/>
                      <w:szCs w:val="28"/>
                    </w:rPr>
                  </w:rPrChange>
                </w:rPr>
                <w:t>Knows topic</w:t>
              </w:r>
            </w:ins>
          </w:p>
        </w:tc>
        <w:tc>
          <w:tcPr>
            <w:tcW w:w="4788" w:type="dxa"/>
            <w:tcBorders>
              <w:left w:val="single" w:sz="4" w:space="0" w:color="auto"/>
            </w:tcBorders>
            <w:tcPrChange w:id="1125"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126"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12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28"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129" w:author="HungNguyen" w:date="2012-02-22T19:45:00Z"/>
                <w:b w:val="0"/>
              </w:rPr>
            </w:pPr>
            <w:ins w:id="1130" w:author="HungNguyen" w:date="2012-02-22T19:45:00Z">
              <w:r w:rsidRPr="0042744C">
                <w:rPr>
                  <w:rPrChange w:id="1131" w:author="Phuong Giang" w:date="2012-02-22T23:07:00Z">
                    <w:rPr>
                      <w:rFonts w:asciiTheme="majorHAnsi" w:eastAsiaTheme="majorEastAsia" w:hAnsiTheme="majorHAnsi" w:cstheme="majorBidi"/>
                      <w:color w:val="365F91" w:themeColor="accent1" w:themeShade="BF"/>
                      <w:sz w:val="28"/>
                      <w:szCs w:val="28"/>
                    </w:rPr>
                  </w:rPrChange>
                </w:rPr>
                <w:t>Knows topic list</w:t>
              </w:r>
            </w:ins>
          </w:p>
        </w:tc>
        <w:tc>
          <w:tcPr>
            <w:tcW w:w="4788" w:type="dxa"/>
            <w:tcBorders>
              <w:left w:val="single" w:sz="4" w:space="0" w:color="auto"/>
            </w:tcBorders>
            <w:tcPrChange w:id="1132"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133"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13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35"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136" w:author="HungNguyen" w:date="2012-02-22T19:45:00Z"/>
                <w:b w:val="0"/>
              </w:rPr>
            </w:pPr>
            <w:ins w:id="1137" w:author="HungNguyen" w:date="2012-02-22T19:45:00Z">
              <w:r w:rsidRPr="0042744C">
                <w:rPr>
                  <w:rPrChange w:id="1138" w:author="Phuong Giang" w:date="2012-02-22T23:07:00Z">
                    <w:rPr>
                      <w:rFonts w:asciiTheme="majorHAnsi" w:eastAsiaTheme="majorEastAsia" w:hAnsiTheme="majorHAnsi" w:cstheme="majorBidi"/>
                      <w:color w:val="365F91" w:themeColor="accent1" w:themeShade="BF"/>
                      <w:sz w:val="28"/>
                      <w:szCs w:val="28"/>
                    </w:rPr>
                  </w:rPrChange>
                </w:rPr>
                <w:lastRenderedPageBreak/>
                <w:t>Knows topic number</w:t>
              </w:r>
            </w:ins>
          </w:p>
        </w:tc>
        <w:tc>
          <w:tcPr>
            <w:tcW w:w="4788" w:type="dxa"/>
            <w:tcBorders>
              <w:left w:val="single" w:sz="4" w:space="0" w:color="auto"/>
            </w:tcBorders>
            <w:tcPrChange w:id="1139"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140"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14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42"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143" w:author="HungNguyen" w:date="2012-02-22T19:45:00Z"/>
                <w:b w:val="0"/>
              </w:rPr>
            </w:pPr>
            <w:ins w:id="1144" w:author="HungNguyen" w:date="2012-02-22T19:45:00Z">
              <w:r w:rsidRPr="0042744C">
                <w:rPr>
                  <w:rPrChange w:id="1145" w:author="Phuong Giang" w:date="2012-02-22T23:07:00Z">
                    <w:rPr>
                      <w:rFonts w:asciiTheme="majorHAnsi" w:eastAsiaTheme="majorEastAsia" w:hAnsiTheme="majorHAnsi" w:cstheme="majorBidi"/>
                      <w:color w:val="365F91" w:themeColor="accent1" w:themeShade="BF"/>
                      <w:sz w:val="28"/>
                      <w:szCs w:val="28"/>
                    </w:rPr>
                  </w:rPrChange>
                </w:rPr>
                <w:t>Handles delete</w:t>
              </w:r>
            </w:ins>
          </w:p>
        </w:tc>
        <w:tc>
          <w:tcPr>
            <w:tcW w:w="4788" w:type="dxa"/>
            <w:tcBorders>
              <w:left w:val="single" w:sz="4" w:space="0" w:color="auto"/>
            </w:tcBorders>
            <w:tcPrChange w:id="1146" w:author="Phuong Giang" w:date="2012-02-22T23:07:00Z">
              <w:tcPr>
                <w:tcW w:w="4788" w:type="dxa"/>
                <w:shd w:val="clear" w:color="auto" w:fill="auto"/>
              </w:tcPr>
            </w:tcPrChange>
          </w:tcPr>
          <w:p w:rsidR="0065367C" w:rsidRDefault="00E00D30" w:rsidP="00995D66">
            <w:pPr>
              <w:cnfStyle w:val="000000100000" w:firstRow="0" w:lastRow="0" w:firstColumn="0" w:lastColumn="0" w:oddVBand="0" w:evenVBand="0" w:oddHBand="1" w:evenHBand="0" w:firstRowFirstColumn="0" w:firstRowLastColumn="0" w:lastRowFirstColumn="0" w:lastRowLastColumn="0"/>
              <w:rPr>
                <w:ins w:id="1147" w:author="HungNguyen" w:date="2012-02-22T19:45:00Z"/>
              </w:rPr>
            </w:pPr>
            <w:proofErr w:type="spellStart"/>
            <w:ins w:id="1148" w:author="Phuong Giang" w:date="2012-02-22T20:48:00Z">
              <w:r>
                <w:t>KnowledgeItemAccessor</w:t>
              </w:r>
            </w:ins>
            <w:proofErr w:type="spellEnd"/>
          </w:p>
        </w:tc>
      </w:tr>
      <w:tr w:rsidR="0065367C" w:rsidTr="0042744C">
        <w:trPr>
          <w:cnfStyle w:val="000000010000" w:firstRow="0" w:lastRow="0" w:firstColumn="0" w:lastColumn="0" w:oddVBand="0" w:evenVBand="0" w:oddHBand="0" w:evenHBand="1" w:firstRowFirstColumn="0" w:firstRowLastColumn="0" w:lastRowFirstColumn="0" w:lastRowLastColumn="0"/>
          <w:ins w:id="114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50"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151" w:author="HungNguyen" w:date="2012-02-22T19:45:00Z"/>
                <w:b w:val="0"/>
              </w:rPr>
            </w:pPr>
            <w:ins w:id="1152" w:author="HungNguyen" w:date="2012-02-22T19:45:00Z">
              <w:r w:rsidRPr="0042744C">
                <w:rPr>
                  <w:rPrChange w:id="1153" w:author="Phuong Giang" w:date="2012-02-22T23:07:00Z">
                    <w:rPr>
                      <w:rFonts w:asciiTheme="majorHAnsi" w:eastAsiaTheme="majorEastAsia" w:hAnsiTheme="majorHAnsi" w:cstheme="majorBidi"/>
                      <w:color w:val="365F91" w:themeColor="accent1" w:themeShade="BF"/>
                      <w:sz w:val="28"/>
                      <w:szCs w:val="28"/>
                    </w:rPr>
                  </w:rPrChange>
                </w:rPr>
                <w:t>Handles save</w:t>
              </w:r>
            </w:ins>
          </w:p>
        </w:tc>
        <w:tc>
          <w:tcPr>
            <w:tcW w:w="4788" w:type="dxa"/>
            <w:tcBorders>
              <w:left w:val="single" w:sz="4" w:space="0" w:color="auto"/>
            </w:tcBorders>
            <w:tcPrChange w:id="1154" w:author="Phuong Giang" w:date="2012-02-22T23:07:00Z">
              <w:tcPr>
                <w:tcW w:w="4788" w:type="dxa"/>
                <w:shd w:val="clear" w:color="auto" w:fill="auto"/>
              </w:tcPr>
            </w:tcPrChange>
          </w:tcPr>
          <w:p w:rsidR="0065367C" w:rsidRDefault="00E00D30" w:rsidP="00995D66">
            <w:pPr>
              <w:cnfStyle w:val="000000010000" w:firstRow="0" w:lastRow="0" w:firstColumn="0" w:lastColumn="0" w:oddVBand="0" w:evenVBand="0" w:oddHBand="0" w:evenHBand="1" w:firstRowFirstColumn="0" w:firstRowLastColumn="0" w:lastRowFirstColumn="0" w:lastRowLastColumn="0"/>
              <w:rPr>
                <w:ins w:id="1155" w:author="HungNguyen" w:date="2012-02-22T19:45:00Z"/>
              </w:rPr>
            </w:pPr>
            <w:proofErr w:type="spellStart"/>
            <w:ins w:id="1156" w:author="Phuong Giang" w:date="2012-02-22T20:49:00Z">
              <w:r>
                <w:t>KnowledgeItemAccessor</w:t>
              </w:r>
            </w:ins>
            <w:proofErr w:type="spellEnd"/>
          </w:p>
        </w:tc>
      </w:tr>
    </w:tbl>
    <w:p w:rsidR="0065367C" w:rsidRDefault="0065367C" w:rsidP="0065367C">
      <w:pPr>
        <w:rPr>
          <w:ins w:id="1157" w:author="HungNguyen" w:date="2012-02-22T19:45:00Z"/>
        </w:rPr>
      </w:pPr>
    </w:p>
    <w:tbl>
      <w:tblPr>
        <w:tblStyle w:val="MediumShading1-Accent110"/>
        <w:tblW w:w="0" w:type="auto"/>
        <w:tblLook w:val="04A0" w:firstRow="1" w:lastRow="0" w:firstColumn="1" w:lastColumn="0" w:noHBand="0" w:noVBand="1"/>
        <w:tblPrChange w:id="1158"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159">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160"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161"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162" w:author="HungNguyen" w:date="2012-02-22T19:45:00Z"/>
                <w:b w:val="0"/>
                <w:sz w:val="24"/>
                <w:szCs w:val="24"/>
              </w:rPr>
            </w:pPr>
            <w:proofErr w:type="spellStart"/>
            <w:ins w:id="1163" w:author="HungNguyen" w:date="2012-02-22T19:45:00Z">
              <w:r>
                <w:rPr>
                  <w:b w:val="0"/>
                  <w:sz w:val="24"/>
                  <w:szCs w:val="24"/>
                </w:rPr>
                <w:t>KnowledgeItemListViewModel</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16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165"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166" w:author="HungNguyen" w:date="2012-02-22T19:45:00Z"/>
                <w:b w:val="0"/>
              </w:rPr>
            </w:pPr>
            <w:ins w:id="1167" w:author="HungNguyen" w:date="2012-02-22T19:45:00Z">
              <w:r w:rsidRPr="006617AE">
                <w:rPr>
                  <w:b w:val="0"/>
                </w:rPr>
                <w:t>Responsibility</w:t>
              </w:r>
            </w:ins>
          </w:p>
        </w:tc>
        <w:tc>
          <w:tcPr>
            <w:tcW w:w="4788" w:type="dxa"/>
            <w:tcPrChange w:id="1168"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169" w:author="HungNguyen" w:date="2012-02-22T19:45:00Z"/>
                <w:b/>
              </w:rPr>
            </w:pPr>
            <w:ins w:id="1170"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17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72"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173" w:author="HungNguyen" w:date="2012-02-22T19:45:00Z"/>
                <w:b w:val="0"/>
              </w:rPr>
            </w:pPr>
            <w:ins w:id="1174" w:author="HungNguyen" w:date="2012-02-22T19:45:00Z">
              <w:r w:rsidRPr="0042744C">
                <w:rPr>
                  <w:rPrChange w:id="1175" w:author="Phuong Giang" w:date="2012-02-22T23:07:00Z">
                    <w:rPr>
                      <w:rFonts w:asciiTheme="majorHAnsi" w:eastAsiaTheme="majorEastAsia" w:hAnsiTheme="majorHAnsi" w:cstheme="majorBidi"/>
                      <w:color w:val="365F91" w:themeColor="accent1" w:themeShade="BF"/>
                      <w:sz w:val="28"/>
                      <w:szCs w:val="28"/>
                    </w:rPr>
                  </w:rPrChange>
                </w:rPr>
                <w:t>Knows delete command</w:t>
              </w:r>
            </w:ins>
          </w:p>
        </w:tc>
        <w:tc>
          <w:tcPr>
            <w:tcW w:w="4788" w:type="dxa"/>
            <w:tcBorders>
              <w:left w:val="single" w:sz="4" w:space="0" w:color="auto"/>
            </w:tcBorders>
            <w:tcPrChange w:id="1176"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177"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17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79"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180" w:author="HungNguyen" w:date="2012-02-22T19:45:00Z"/>
                <w:b w:val="0"/>
              </w:rPr>
            </w:pPr>
            <w:ins w:id="1181" w:author="HungNguyen" w:date="2012-02-22T19:45:00Z">
              <w:r w:rsidRPr="0042744C">
                <w:rPr>
                  <w:rPrChange w:id="1182" w:author="Phuong Giang" w:date="2012-02-22T23:07:00Z">
                    <w:rPr>
                      <w:rFonts w:asciiTheme="majorHAnsi" w:eastAsiaTheme="majorEastAsia" w:hAnsiTheme="majorHAnsi" w:cstheme="majorBidi"/>
                      <w:color w:val="365F91" w:themeColor="accent1" w:themeShade="BF"/>
                      <w:sz w:val="28"/>
                      <w:szCs w:val="28"/>
                    </w:rPr>
                  </w:rPrChange>
                </w:rPr>
                <w:t>Knows keyword</w:t>
              </w:r>
            </w:ins>
          </w:p>
        </w:tc>
        <w:tc>
          <w:tcPr>
            <w:tcW w:w="4788" w:type="dxa"/>
            <w:tcBorders>
              <w:left w:val="single" w:sz="4" w:space="0" w:color="auto"/>
            </w:tcBorders>
            <w:tcPrChange w:id="1183"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184"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18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86"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187" w:author="HungNguyen" w:date="2012-02-22T19:45:00Z"/>
                <w:b w:val="0"/>
              </w:rPr>
            </w:pPr>
            <w:ins w:id="1188" w:author="HungNguyen" w:date="2012-02-22T19:45:00Z">
              <w:r w:rsidRPr="0042744C">
                <w:rPr>
                  <w:rPrChange w:id="1189" w:author="Phuong Giang" w:date="2012-02-22T23:07:00Z">
                    <w:rPr>
                      <w:rFonts w:asciiTheme="majorHAnsi" w:eastAsiaTheme="majorEastAsia" w:hAnsiTheme="majorHAnsi" w:cstheme="majorBidi"/>
                      <w:color w:val="365F91" w:themeColor="accent1" w:themeShade="BF"/>
                      <w:sz w:val="28"/>
                      <w:szCs w:val="28"/>
                    </w:rPr>
                  </w:rPrChange>
                </w:rPr>
                <w:t>Knows knowledge item list</w:t>
              </w:r>
            </w:ins>
          </w:p>
        </w:tc>
        <w:tc>
          <w:tcPr>
            <w:tcW w:w="4788" w:type="dxa"/>
            <w:tcBorders>
              <w:left w:val="single" w:sz="4" w:space="0" w:color="auto"/>
            </w:tcBorders>
            <w:tcPrChange w:id="1190"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191"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19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193"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194" w:author="HungNguyen" w:date="2012-02-22T19:45:00Z"/>
                <w:b w:val="0"/>
              </w:rPr>
            </w:pPr>
            <w:ins w:id="1195" w:author="HungNguyen" w:date="2012-02-22T19:45:00Z">
              <w:r w:rsidRPr="0042744C">
                <w:rPr>
                  <w:rPrChange w:id="1196" w:author="Phuong Giang" w:date="2012-02-22T23:07:00Z">
                    <w:rPr>
                      <w:rFonts w:asciiTheme="majorHAnsi" w:eastAsiaTheme="majorEastAsia" w:hAnsiTheme="majorHAnsi" w:cstheme="majorBidi"/>
                      <w:color w:val="365F91" w:themeColor="accent1" w:themeShade="BF"/>
                      <w:sz w:val="28"/>
                      <w:szCs w:val="28"/>
                    </w:rPr>
                  </w:rPrChange>
                </w:rPr>
                <w:t>Knows search condition</w:t>
              </w:r>
            </w:ins>
          </w:p>
        </w:tc>
        <w:tc>
          <w:tcPr>
            <w:tcW w:w="4788" w:type="dxa"/>
            <w:tcBorders>
              <w:left w:val="single" w:sz="4" w:space="0" w:color="auto"/>
            </w:tcBorders>
            <w:tcPrChange w:id="1197"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198"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19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00"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01" w:author="HungNguyen" w:date="2012-02-22T19:45:00Z"/>
                <w:b w:val="0"/>
              </w:rPr>
            </w:pPr>
            <w:ins w:id="1202" w:author="HungNguyen" w:date="2012-02-22T19:45:00Z">
              <w:r w:rsidRPr="0042744C">
                <w:rPr>
                  <w:rPrChange w:id="1203" w:author="Phuong Giang" w:date="2012-02-22T23:07:00Z">
                    <w:rPr>
                      <w:rFonts w:asciiTheme="majorHAnsi" w:eastAsiaTheme="majorEastAsia" w:hAnsiTheme="majorHAnsi" w:cstheme="majorBidi"/>
                      <w:color w:val="365F91" w:themeColor="accent1" w:themeShade="BF"/>
                      <w:sz w:val="28"/>
                      <w:szCs w:val="28"/>
                    </w:rPr>
                  </w:rPrChange>
                </w:rPr>
                <w:t>Knows subject list</w:t>
              </w:r>
            </w:ins>
          </w:p>
        </w:tc>
        <w:tc>
          <w:tcPr>
            <w:tcW w:w="4788" w:type="dxa"/>
            <w:tcBorders>
              <w:left w:val="single" w:sz="4" w:space="0" w:color="auto"/>
            </w:tcBorders>
            <w:tcPrChange w:id="1204"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05"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20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07"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208" w:author="HungNguyen" w:date="2012-02-22T19:45:00Z"/>
                <w:b w:val="0"/>
              </w:rPr>
            </w:pPr>
            <w:ins w:id="1209" w:author="HungNguyen" w:date="2012-02-22T19:45:00Z">
              <w:r w:rsidRPr="0042744C">
                <w:rPr>
                  <w:rPrChange w:id="1210" w:author="Phuong Giang" w:date="2012-02-22T23:07:00Z">
                    <w:rPr>
                      <w:rFonts w:asciiTheme="majorHAnsi" w:eastAsiaTheme="majorEastAsia" w:hAnsiTheme="majorHAnsi" w:cstheme="majorBidi"/>
                      <w:color w:val="365F91" w:themeColor="accent1" w:themeShade="BF"/>
                      <w:sz w:val="28"/>
                      <w:szCs w:val="28"/>
                    </w:rPr>
                  </w:rPrChange>
                </w:rPr>
                <w:t>Handles delete knowledge item</w:t>
              </w:r>
            </w:ins>
          </w:p>
        </w:tc>
        <w:tc>
          <w:tcPr>
            <w:tcW w:w="4788" w:type="dxa"/>
            <w:tcBorders>
              <w:left w:val="single" w:sz="4" w:space="0" w:color="auto"/>
            </w:tcBorders>
            <w:tcPrChange w:id="1211" w:author="Phuong Giang" w:date="2012-02-22T23:07:00Z">
              <w:tcPr>
                <w:tcW w:w="4788" w:type="dxa"/>
                <w:shd w:val="clear" w:color="auto" w:fill="auto"/>
              </w:tcPr>
            </w:tcPrChange>
          </w:tcPr>
          <w:p w:rsidR="0065367C" w:rsidRDefault="00E00D30" w:rsidP="00995D66">
            <w:pPr>
              <w:cnfStyle w:val="000000100000" w:firstRow="0" w:lastRow="0" w:firstColumn="0" w:lastColumn="0" w:oddVBand="0" w:evenVBand="0" w:oddHBand="1" w:evenHBand="0" w:firstRowFirstColumn="0" w:firstRowLastColumn="0" w:lastRowFirstColumn="0" w:lastRowLastColumn="0"/>
              <w:rPr>
                <w:ins w:id="1212" w:author="HungNguyen" w:date="2012-02-22T19:45:00Z"/>
              </w:rPr>
            </w:pPr>
            <w:proofErr w:type="spellStart"/>
            <w:ins w:id="1213" w:author="Phuong Giang" w:date="2012-02-22T20:49:00Z">
              <w:r>
                <w:t>KnowledgeItemAccessor</w:t>
              </w:r>
            </w:ins>
            <w:proofErr w:type="spellEnd"/>
          </w:p>
        </w:tc>
      </w:tr>
      <w:tr w:rsidR="0065367C" w:rsidTr="0042744C">
        <w:trPr>
          <w:cnfStyle w:val="000000010000" w:firstRow="0" w:lastRow="0" w:firstColumn="0" w:lastColumn="0" w:oddVBand="0" w:evenVBand="0" w:oddHBand="0" w:evenHBand="1" w:firstRowFirstColumn="0" w:firstRowLastColumn="0" w:lastRowFirstColumn="0" w:lastRowLastColumn="0"/>
          <w:ins w:id="121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15"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16" w:author="HungNguyen" w:date="2012-02-22T19:45:00Z"/>
                <w:b w:val="0"/>
              </w:rPr>
            </w:pPr>
            <w:ins w:id="1217" w:author="HungNguyen" w:date="2012-02-22T19:45:00Z">
              <w:r w:rsidRPr="0042744C">
                <w:rPr>
                  <w:rPrChange w:id="1218" w:author="Phuong Giang" w:date="2012-02-22T23:07:00Z">
                    <w:rPr>
                      <w:rFonts w:asciiTheme="majorHAnsi" w:eastAsiaTheme="majorEastAsia" w:hAnsiTheme="majorHAnsi" w:cstheme="majorBidi"/>
                      <w:color w:val="365F91" w:themeColor="accent1" w:themeShade="BF"/>
                      <w:sz w:val="28"/>
                      <w:szCs w:val="28"/>
                    </w:rPr>
                  </w:rPrChange>
                </w:rPr>
                <w:t xml:space="preserve">Knows knowledge item </w:t>
              </w:r>
              <w:proofErr w:type="spellStart"/>
              <w:r w:rsidRPr="0042744C">
                <w:rPr>
                  <w:rPrChange w:id="1219" w:author="Phuong Giang" w:date="2012-02-22T23:07:00Z">
                    <w:rPr>
                      <w:rFonts w:asciiTheme="majorHAnsi" w:eastAsiaTheme="majorEastAsia" w:hAnsiTheme="majorHAnsi" w:cstheme="majorBidi"/>
                      <w:color w:val="365F91" w:themeColor="accent1" w:themeShade="BF"/>
                      <w:sz w:val="28"/>
                      <w:szCs w:val="28"/>
                    </w:rPr>
                  </w:rPrChange>
                </w:rPr>
                <w:t>accessor</w:t>
              </w:r>
              <w:proofErr w:type="spellEnd"/>
            </w:ins>
          </w:p>
        </w:tc>
        <w:tc>
          <w:tcPr>
            <w:tcW w:w="4788" w:type="dxa"/>
            <w:tcBorders>
              <w:left w:val="single" w:sz="4" w:space="0" w:color="auto"/>
            </w:tcBorders>
            <w:tcPrChange w:id="1220"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21" w:author="HungNguyen" w:date="2012-02-22T19:45:00Z"/>
              </w:rPr>
            </w:pPr>
          </w:p>
        </w:tc>
      </w:tr>
    </w:tbl>
    <w:p w:rsidR="0065367C" w:rsidRDefault="0065367C" w:rsidP="0065367C">
      <w:pPr>
        <w:rPr>
          <w:ins w:id="1222" w:author="HungNguyen" w:date="2012-02-22T19:45:00Z"/>
        </w:rPr>
      </w:pPr>
    </w:p>
    <w:p w:rsidR="0065367C" w:rsidRDefault="0065367C" w:rsidP="0065367C">
      <w:pPr>
        <w:rPr>
          <w:ins w:id="1223" w:author="HungNguyen" w:date="2012-02-22T19:45:00Z"/>
        </w:rPr>
      </w:pPr>
    </w:p>
    <w:tbl>
      <w:tblPr>
        <w:tblStyle w:val="MediumShading1-Accent110"/>
        <w:tblW w:w="0" w:type="auto"/>
        <w:tblLook w:val="04A0" w:firstRow="1" w:lastRow="0" w:firstColumn="1" w:lastColumn="0" w:noHBand="0" w:noVBand="1"/>
        <w:tblPrChange w:id="1224"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225">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226"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227"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228" w:author="HungNguyen" w:date="2012-02-22T19:45:00Z"/>
                <w:b w:val="0"/>
                <w:sz w:val="24"/>
                <w:szCs w:val="24"/>
              </w:rPr>
            </w:pPr>
            <w:proofErr w:type="spellStart"/>
            <w:ins w:id="1229" w:author="HungNguyen" w:date="2012-02-22T19:45:00Z">
              <w:r w:rsidRPr="006617AE">
                <w:rPr>
                  <w:b w:val="0"/>
                  <w:sz w:val="24"/>
                  <w:szCs w:val="24"/>
                </w:rPr>
                <w:t>TeachingMethod</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23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231" w:author="Phuong Giang" w:date="2012-02-22T23:07: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232" w:author="HungNguyen" w:date="2012-02-22T19:45:00Z"/>
                <w:b w:val="0"/>
              </w:rPr>
            </w:pPr>
            <w:ins w:id="1233" w:author="HungNguyen" w:date="2012-02-22T19:45:00Z">
              <w:r w:rsidRPr="006617AE">
                <w:rPr>
                  <w:b w:val="0"/>
                </w:rPr>
                <w:t>Responsibility</w:t>
              </w:r>
            </w:ins>
          </w:p>
        </w:tc>
        <w:tc>
          <w:tcPr>
            <w:tcW w:w="4788" w:type="dxa"/>
            <w:tcPrChange w:id="1234" w:author="Phuong Giang" w:date="2012-02-22T23:07: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235" w:author="HungNguyen" w:date="2012-02-22T19:45:00Z"/>
                <w:b/>
              </w:rPr>
            </w:pPr>
            <w:ins w:id="1236"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23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38"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39" w:author="HungNguyen" w:date="2012-02-22T19:45:00Z"/>
                <w:b w:val="0"/>
              </w:rPr>
            </w:pPr>
            <w:ins w:id="1240" w:author="HungNguyen" w:date="2012-02-22T19:45:00Z">
              <w:r w:rsidRPr="0042744C">
                <w:rPr>
                  <w:rPrChange w:id="1241" w:author="Phuong Giang" w:date="2012-02-22T23:07:00Z">
                    <w:rPr>
                      <w:rFonts w:asciiTheme="majorHAnsi" w:eastAsiaTheme="majorEastAsia" w:hAnsiTheme="majorHAnsi" w:cstheme="majorBidi"/>
                      <w:color w:val="365F91" w:themeColor="accent1" w:themeShade="BF"/>
                      <w:sz w:val="28"/>
                      <w:szCs w:val="28"/>
                    </w:rPr>
                  </w:rPrChange>
                </w:rPr>
                <w:t>Knows id</w:t>
              </w:r>
            </w:ins>
          </w:p>
        </w:tc>
        <w:tc>
          <w:tcPr>
            <w:tcW w:w="4788" w:type="dxa"/>
            <w:tcBorders>
              <w:left w:val="single" w:sz="4" w:space="0" w:color="auto"/>
            </w:tcBorders>
            <w:tcPrChange w:id="1242"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43"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24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45"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246" w:author="HungNguyen" w:date="2012-02-22T19:45:00Z"/>
                <w:b w:val="0"/>
              </w:rPr>
            </w:pPr>
            <w:ins w:id="1247" w:author="HungNguyen" w:date="2012-02-22T19:45:00Z">
              <w:r w:rsidRPr="0042744C">
                <w:rPr>
                  <w:rPrChange w:id="1248" w:author="Phuong Giang" w:date="2012-02-22T23:07:00Z">
                    <w:rPr>
                      <w:rFonts w:asciiTheme="majorHAnsi" w:eastAsiaTheme="majorEastAsia" w:hAnsiTheme="majorHAnsi" w:cstheme="majorBidi"/>
                      <w:color w:val="365F91" w:themeColor="accent1" w:themeShade="BF"/>
                      <w:sz w:val="28"/>
                      <w:szCs w:val="28"/>
                    </w:rPr>
                  </w:rPrChange>
                </w:rPr>
                <w:t>Knows name</w:t>
              </w:r>
            </w:ins>
          </w:p>
        </w:tc>
        <w:tc>
          <w:tcPr>
            <w:tcW w:w="4788" w:type="dxa"/>
            <w:tcBorders>
              <w:left w:val="single" w:sz="4" w:space="0" w:color="auto"/>
            </w:tcBorders>
            <w:tcPrChange w:id="1249"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250"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25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52"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53" w:author="HungNguyen" w:date="2012-02-22T19:45:00Z"/>
                <w:b w:val="0"/>
              </w:rPr>
            </w:pPr>
            <w:ins w:id="1254" w:author="HungNguyen" w:date="2012-02-22T19:45:00Z">
              <w:r w:rsidRPr="0042744C">
                <w:rPr>
                  <w:rPrChange w:id="1255" w:author="Phuong Giang" w:date="2012-02-22T23:07:00Z">
                    <w:rPr>
                      <w:rFonts w:asciiTheme="majorHAnsi" w:eastAsiaTheme="majorEastAsia" w:hAnsiTheme="majorHAnsi" w:cstheme="majorBidi"/>
                      <w:color w:val="365F91" w:themeColor="accent1" w:themeShade="BF"/>
                      <w:sz w:val="28"/>
                      <w:szCs w:val="28"/>
                    </w:rPr>
                  </w:rPrChange>
                </w:rPr>
                <w:t>Knows team size</w:t>
              </w:r>
            </w:ins>
          </w:p>
        </w:tc>
        <w:tc>
          <w:tcPr>
            <w:tcW w:w="4788" w:type="dxa"/>
            <w:tcBorders>
              <w:left w:val="single" w:sz="4" w:space="0" w:color="auto"/>
            </w:tcBorders>
            <w:tcPrChange w:id="1256"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57"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25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59"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260" w:author="HungNguyen" w:date="2012-02-22T19:45:00Z"/>
                <w:b w:val="0"/>
              </w:rPr>
            </w:pPr>
            <w:ins w:id="1261" w:author="HungNguyen" w:date="2012-02-22T19:45:00Z">
              <w:r w:rsidRPr="0042744C">
                <w:rPr>
                  <w:rPrChange w:id="1262" w:author="Phuong Giang" w:date="2012-02-22T23:07:00Z">
                    <w:rPr>
                      <w:rFonts w:asciiTheme="majorHAnsi" w:eastAsiaTheme="majorEastAsia" w:hAnsiTheme="majorHAnsi" w:cstheme="majorBidi"/>
                      <w:color w:val="365F91" w:themeColor="accent1" w:themeShade="BF"/>
                      <w:sz w:val="28"/>
                      <w:szCs w:val="28"/>
                    </w:rPr>
                  </w:rPrChange>
                </w:rPr>
                <w:t>Knows tools</w:t>
              </w:r>
            </w:ins>
          </w:p>
        </w:tc>
        <w:tc>
          <w:tcPr>
            <w:tcW w:w="4788" w:type="dxa"/>
            <w:tcBorders>
              <w:left w:val="single" w:sz="4" w:space="0" w:color="auto"/>
            </w:tcBorders>
            <w:tcPrChange w:id="1263"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264"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26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66"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67" w:author="HungNguyen" w:date="2012-02-22T19:45:00Z"/>
                <w:b w:val="0"/>
              </w:rPr>
            </w:pPr>
            <w:ins w:id="1268" w:author="HungNguyen" w:date="2012-02-22T19:45:00Z">
              <w:r w:rsidRPr="0042744C">
                <w:rPr>
                  <w:rPrChange w:id="1269" w:author="Phuong Giang" w:date="2012-02-22T23:07:00Z">
                    <w:rPr>
                      <w:rFonts w:asciiTheme="majorHAnsi" w:eastAsiaTheme="majorEastAsia" w:hAnsiTheme="majorHAnsi" w:cstheme="majorBidi"/>
                      <w:color w:val="365F91" w:themeColor="accent1" w:themeShade="BF"/>
                      <w:sz w:val="28"/>
                      <w:szCs w:val="28"/>
                    </w:rPr>
                  </w:rPrChange>
                </w:rPr>
                <w:t>Knows preferred subject</w:t>
              </w:r>
            </w:ins>
          </w:p>
        </w:tc>
        <w:tc>
          <w:tcPr>
            <w:tcW w:w="4788" w:type="dxa"/>
            <w:tcBorders>
              <w:left w:val="single" w:sz="4" w:space="0" w:color="auto"/>
            </w:tcBorders>
            <w:tcPrChange w:id="1270"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71"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27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73"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274" w:author="HungNguyen" w:date="2012-02-22T19:45:00Z"/>
                <w:b w:val="0"/>
              </w:rPr>
            </w:pPr>
            <w:ins w:id="1275" w:author="HungNguyen" w:date="2012-02-22T19:45:00Z">
              <w:r w:rsidRPr="0042744C">
                <w:rPr>
                  <w:rPrChange w:id="1276" w:author="Phuong Giang" w:date="2012-02-22T23:07:00Z">
                    <w:rPr>
                      <w:rFonts w:asciiTheme="majorHAnsi" w:eastAsiaTheme="majorEastAsia" w:hAnsiTheme="majorHAnsi" w:cstheme="majorBidi"/>
                      <w:color w:val="365F91" w:themeColor="accent1" w:themeShade="BF"/>
                      <w:sz w:val="28"/>
                      <w:szCs w:val="28"/>
                    </w:rPr>
                  </w:rPrChange>
                </w:rPr>
                <w:t>Know preferred class level</w:t>
              </w:r>
            </w:ins>
          </w:p>
        </w:tc>
        <w:tc>
          <w:tcPr>
            <w:tcW w:w="4788" w:type="dxa"/>
            <w:tcBorders>
              <w:left w:val="single" w:sz="4" w:space="0" w:color="auto"/>
            </w:tcBorders>
            <w:tcPrChange w:id="1277"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278"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27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80"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81" w:author="HungNguyen" w:date="2012-02-22T19:45:00Z"/>
                <w:b w:val="0"/>
              </w:rPr>
            </w:pPr>
            <w:ins w:id="1282" w:author="HungNguyen" w:date="2012-02-22T19:45:00Z">
              <w:r w:rsidRPr="0042744C">
                <w:rPr>
                  <w:rPrChange w:id="1283" w:author="Phuong Giang" w:date="2012-02-22T23:07:00Z">
                    <w:rPr>
                      <w:rFonts w:asciiTheme="majorHAnsi" w:eastAsiaTheme="majorEastAsia" w:hAnsiTheme="majorHAnsi" w:cstheme="majorBidi"/>
                      <w:color w:val="365F91" w:themeColor="accent1" w:themeShade="BF"/>
                      <w:sz w:val="28"/>
                      <w:szCs w:val="28"/>
                    </w:rPr>
                  </w:rPrChange>
                </w:rPr>
                <w:t>Knows content</w:t>
              </w:r>
            </w:ins>
          </w:p>
        </w:tc>
        <w:tc>
          <w:tcPr>
            <w:tcW w:w="4788" w:type="dxa"/>
            <w:tcBorders>
              <w:left w:val="single" w:sz="4" w:space="0" w:color="auto"/>
            </w:tcBorders>
            <w:tcPrChange w:id="1284"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85"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28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87" w:author="Phuong Giang" w:date="2012-02-22T23:07: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288" w:author="HungNguyen" w:date="2012-02-22T19:45:00Z"/>
                <w:b w:val="0"/>
              </w:rPr>
            </w:pPr>
            <w:ins w:id="1289" w:author="HungNguyen" w:date="2012-02-22T19:45:00Z">
              <w:r w:rsidRPr="0042744C">
                <w:rPr>
                  <w:rPrChange w:id="1290" w:author="Phuong Giang" w:date="2012-02-22T23:07:00Z">
                    <w:rPr>
                      <w:rFonts w:asciiTheme="majorHAnsi" w:eastAsiaTheme="majorEastAsia" w:hAnsiTheme="majorHAnsi" w:cstheme="majorBidi"/>
                      <w:color w:val="365F91" w:themeColor="accent1" w:themeShade="BF"/>
                      <w:sz w:val="28"/>
                      <w:szCs w:val="28"/>
                    </w:rPr>
                  </w:rPrChange>
                </w:rPr>
                <w:t>Knows note</w:t>
              </w:r>
            </w:ins>
          </w:p>
        </w:tc>
        <w:tc>
          <w:tcPr>
            <w:tcW w:w="4788" w:type="dxa"/>
            <w:tcBorders>
              <w:left w:val="single" w:sz="4" w:space="0" w:color="auto"/>
            </w:tcBorders>
            <w:tcPrChange w:id="1291" w:author="Phuong Giang" w:date="2012-02-22T23:07: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292"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29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294" w:author="Phuong Giang" w:date="2012-02-22T23:07: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295" w:author="HungNguyen" w:date="2012-02-22T19:45:00Z"/>
                <w:b w:val="0"/>
              </w:rPr>
            </w:pPr>
            <w:ins w:id="1296" w:author="HungNguyen" w:date="2012-02-22T19:45:00Z">
              <w:r w:rsidRPr="0042744C">
                <w:rPr>
                  <w:rPrChange w:id="1297" w:author="Phuong Giang" w:date="2012-02-22T23:07:00Z">
                    <w:rPr>
                      <w:rFonts w:asciiTheme="majorHAnsi" w:eastAsiaTheme="majorEastAsia" w:hAnsiTheme="majorHAnsi" w:cstheme="majorBidi"/>
                      <w:color w:val="365F91" w:themeColor="accent1" w:themeShade="BF"/>
                      <w:sz w:val="28"/>
                      <w:szCs w:val="28"/>
                    </w:rPr>
                  </w:rPrChange>
                </w:rPr>
                <w:t>Handles auto generate id</w:t>
              </w:r>
            </w:ins>
          </w:p>
        </w:tc>
        <w:tc>
          <w:tcPr>
            <w:tcW w:w="4788" w:type="dxa"/>
            <w:tcBorders>
              <w:left w:val="single" w:sz="4" w:space="0" w:color="auto"/>
            </w:tcBorders>
            <w:tcPrChange w:id="1298" w:author="Phuong Giang" w:date="2012-02-22T23:07: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299" w:author="HungNguyen" w:date="2012-02-22T19:45:00Z"/>
              </w:rPr>
            </w:pPr>
          </w:p>
        </w:tc>
      </w:tr>
    </w:tbl>
    <w:p w:rsidR="0065367C" w:rsidRDefault="0065367C" w:rsidP="0065367C">
      <w:pPr>
        <w:rPr>
          <w:ins w:id="1300" w:author="HungNguyen" w:date="2012-02-22T19:45:00Z"/>
        </w:rPr>
      </w:pPr>
    </w:p>
    <w:tbl>
      <w:tblPr>
        <w:tblStyle w:val="MediumShading1-Accent110"/>
        <w:tblW w:w="0" w:type="auto"/>
        <w:tblLook w:val="04A0" w:firstRow="1" w:lastRow="0" w:firstColumn="1" w:lastColumn="0" w:noHBand="0" w:noVBand="1"/>
        <w:tblPrChange w:id="1301" w:author="Phuong Giang" w:date="2012-02-22T23: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302">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303"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304" w:author="Phuong Giang" w:date="2012-02-22T23:07: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305" w:author="HungNguyen" w:date="2012-02-22T19:45:00Z"/>
                <w:b w:val="0"/>
                <w:sz w:val="24"/>
                <w:szCs w:val="24"/>
              </w:rPr>
            </w:pPr>
            <w:proofErr w:type="spellStart"/>
            <w:ins w:id="1306" w:author="HungNguyen" w:date="2012-02-22T19:45:00Z">
              <w:r w:rsidRPr="006617AE">
                <w:rPr>
                  <w:b w:val="0"/>
                  <w:sz w:val="24"/>
                  <w:szCs w:val="24"/>
                </w:rPr>
                <w:t>TeachingMethodAccessor</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30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308" w:author="Phuong Giang" w:date="2012-02-22T23:08: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309" w:author="HungNguyen" w:date="2012-02-22T19:45:00Z"/>
                <w:b w:val="0"/>
              </w:rPr>
            </w:pPr>
            <w:ins w:id="1310" w:author="HungNguyen" w:date="2012-02-22T19:45:00Z">
              <w:r w:rsidRPr="006617AE">
                <w:rPr>
                  <w:b w:val="0"/>
                </w:rPr>
                <w:t>Responsibility</w:t>
              </w:r>
            </w:ins>
          </w:p>
        </w:tc>
        <w:tc>
          <w:tcPr>
            <w:tcW w:w="4788" w:type="dxa"/>
            <w:tcPrChange w:id="1311" w:author="Phuong Giang" w:date="2012-02-22T23:08: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312" w:author="HungNguyen" w:date="2012-02-22T19:45:00Z"/>
                <w:b/>
              </w:rPr>
            </w:pPr>
            <w:ins w:id="1313"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31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15"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316" w:author="HungNguyen" w:date="2012-02-22T19:45:00Z"/>
                <w:b w:val="0"/>
              </w:rPr>
            </w:pPr>
            <w:ins w:id="1317" w:author="HungNguyen" w:date="2012-02-22T19:45:00Z">
              <w:r w:rsidRPr="0042744C">
                <w:rPr>
                  <w:rPrChange w:id="1318" w:author="Phuong Giang" w:date="2012-02-22T23:08:00Z">
                    <w:rPr>
                      <w:rFonts w:asciiTheme="majorHAnsi" w:eastAsiaTheme="majorEastAsia" w:hAnsiTheme="majorHAnsi" w:cstheme="majorBidi"/>
                      <w:color w:val="365F91" w:themeColor="accent1" w:themeShade="BF"/>
                      <w:sz w:val="28"/>
                      <w:szCs w:val="28"/>
                    </w:rPr>
                  </w:rPrChange>
                </w:rPr>
                <w:t>Handles add</w:t>
              </w:r>
            </w:ins>
          </w:p>
        </w:tc>
        <w:tc>
          <w:tcPr>
            <w:tcW w:w="4788" w:type="dxa"/>
            <w:tcBorders>
              <w:left w:val="single" w:sz="4" w:space="0" w:color="auto"/>
            </w:tcBorders>
            <w:tcPrChange w:id="1319"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320"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32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22"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323" w:author="HungNguyen" w:date="2012-02-22T19:45:00Z"/>
                <w:b w:val="0"/>
              </w:rPr>
            </w:pPr>
            <w:ins w:id="1324" w:author="HungNguyen" w:date="2012-02-22T19:45:00Z">
              <w:r w:rsidRPr="0042744C">
                <w:rPr>
                  <w:rPrChange w:id="1325" w:author="Phuong Giang" w:date="2012-02-22T23:08:00Z">
                    <w:rPr>
                      <w:rFonts w:asciiTheme="majorHAnsi" w:eastAsiaTheme="majorEastAsia" w:hAnsiTheme="majorHAnsi" w:cstheme="majorBidi"/>
                      <w:color w:val="365F91" w:themeColor="accent1" w:themeShade="BF"/>
                      <w:sz w:val="28"/>
                      <w:szCs w:val="28"/>
                    </w:rPr>
                  </w:rPrChange>
                </w:rPr>
                <w:t>Handles contain item</w:t>
              </w:r>
            </w:ins>
          </w:p>
        </w:tc>
        <w:tc>
          <w:tcPr>
            <w:tcW w:w="4788" w:type="dxa"/>
            <w:tcBorders>
              <w:left w:val="single" w:sz="4" w:space="0" w:color="auto"/>
            </w:tcBorders>
            <w:tcPrChange w:id="1326"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327"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32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29"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330" w:author="HungNguyen" w:date="2012-02-22T19:45:00Z"/>
                <w:b w:val="0"/>
              </w:rPr>
            </w:pPr>
            <w:ins w:id="1331" w:author="HungNguyen" w:date="2012-02-22T19:45:00Z">
              <w:r w:rsidRPr="0042744C">
                <w:rPr>
                  <w:rPrChange w:id="1332" w:author="Phuong Giang" w:date="2012-02-22T23:08:00Z">
                    <w:rPr>
                      <w:rFonts w:asciiTheme="majorHAnsi" w:eastAsiaTheme="majorEastAsia" w:hAnsiTheme="majorHAnsi" w:cstheme="majorBidi"/>
                      <w:color w:val="365F91" w:themeColor="accent1" w:themeShade="BF"/>
                      <w:sz w:val="28"/>
                      <w:szCs w:val="28"/>
                    </w:rPr>
                  </w:rPrChange>
                </w:rPr>
                <w:t>Handles delete</w:t>
              </w:r>
            </w:ins>
          </w:p>
        </w:tc>
        <w:tc>
          <w:tcPr>
            <w:tcW w:w="4788" w:type="dxa"/>
            <w:tcBorders>
              <w:left w:val="single" w:sz="4" w:space="0" w:color="auto"/>
            </w:tcBorders>
            <w:tcPrChange w:id="1333"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334"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33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36"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337" w:author="HungNguyen" w:date="2012-02-22T19:45:00Z"/>
                <w:b w:val="0"/>
              </w:rPr>
            </w:pPr>
            <w:ins w:id="1338" w:author="HungNguyen" w:date="2012-02-22T19:45:00Z">
              <w:r w:rsidRPr="0042744C">
                <w:rPr>
                  <w:rPrChange w:id="1339" w:author="Phuong Giang" w:date="2012-02-22T23:08:00Z">
                    <w:rPr>
                      <w:rFonts w:asciiTheme="majorHAnsi" w:eastAsiaTheme="majorEastAsia" w:hAnsiTheme="majorHAnsi" w:cstheme="majorBidi"/>
                      <w:color w:val="365F91" w:themeColor="accent1" w:themeShade="BF"/>
                      <w:sz w:val="28"/>
                      <w:szCs w:val="28"/>
                    </w:rPr>
                  </w:rPrChange>
                </w:rPr>
                <w:t>Handles get all</w:t>
              </w:r>
            </w:ins>
          </w:p>
        </w:tc>
        <w:tc>
          <w:tcPr>
            <w:tcW w:w="4788" w:type="dxa"/>
            <w:tcBorders>
              <w:left w:val="single" w:sz="4" w:space="0" w:color="auto"/>
            </w:tcBorders>
            <w:tcPrChange w:id="1340"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341"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34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43"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344" w:author="HungNguyen" w:date="2012-02-22T19:45:00Z"/>
                <w:b w:val="0"/>
              </w:rPr>
            </w:pPr>
            <w:ins w:id="1345" w:author="HungNguyen" w:date="2012-02-22T19:45:00Z">
              <w:r w:rsidRPr="0042744C">
                <w:rPr>
                  <w:rPrChange w:id="1346" w:author="Phuong Giang" w:date="2012-02-22T23:08:00Z">
                    <w:rPr>
                      <w:rFonts w:asciiTheme="majorHAnsi" w:eastAsiaTheme="majorEastAsia" w:hAnsiTheme="majorHAnsi" w:cstheme="majorBidi"/>
                      <w:color w:val="365F91" w:themeColor="accent1" w:themeShade="BF"/>
                      <w:sz w:val="28"/>
                      <w:szCs w:val="28"/>
                    </w:rPr>
                  </w:rPrChange>
                </w:rPr>
                <w:t>Handles get subject list</w:t>
              </w:r>
            </w:ins>
          </w:p>
        </w:tc>
        <w:tc>
          <w:tcPr>
            <w:tcW w:w="4788" w:type="dxa"/>
            <w:tcBorders>
              <w:left w:val="single" w:sz="4" w:space="0" w:color="auto"/>
            </w:tcBorders>
            <w:tcPrChange w:id="1347"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348"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34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50"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351" w:author="HungNguyen" w:date="2012-02-22T19:45:00Z"/>
                <w:b w:val="0"/>
              </w:rPr>
            </w:pPr>
            <w:ins w:id="1352" w:author="HungNguyen" w:date="2012-02-22T19:45:00Z">
              <w:r w:rsidRPr="0042744C">
                <w:rPr>
                  <w:rPrChange w:id="1353" w:author="Phuong Giang" w:date="2012-02-22T23:08:00Z">
                    <w:rPr>
                      <w:rFonts w:asciiTheme="majorHAnsi" w:eastAsiaTheme="majorEastAsia" w:hAnsiTheme="majorHAnsi" w:cstheme="majorBidi"/>
                      <w:color w:val="365F91" w:themeColor="accent1" w:themeShade="BF"/>
                      <w:sz w:val="28"/>
                      <w:szCs w:val="28"/>
                    </w:rPr>
                  </w:rPrChange>
                </w:rPr>
                <w:t>Handles search</w:t>
              </w:r>
            </w:ins>
          </w:p>
        </w:tc>
        <w:tc>
          <w:tcPr>
            <w:tcW w:w="4788" w:type="dxa"/>
            <w:tcBorders>
              <w:left w:val="single" w:sz="4" w:space="0" w:color="auto"/>
            </w:tcBorders>
            <w:tcPrChange w:id="1354"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355" w:author="HungNguyen" w:date="2012-02-22T19:45:00Z"/>
              </w:rPr>
            </w:pPr>
            <w:proofErr w:type="spellStart"/>
            <w:ins w:id="1356" w:author="HungNguyen" w:date="2012-02-22T19:45:00Z">
              <w:r>
                <w:t>ISearchCondition</w:t>
              </w:r>
              <w:proofErr w:type="spellEnd"/>
            </w:ins>
          </w:p>
        </w:tc>
      </w:tr>
      <w:tr w:rsidR="0065367C" w:rsidTr="0042744C">
        <w:trPr>
          <w:cnfStyle w:val="000000010000" w:firstRow="0" w:lastRow="0" w:firstColumn="0" w:lastColumn="0" w:oddVBand="0" w:evenVBand="0" w:oddHBand="0" w:evenHBand="1" w:firstRowFirstColumn="0" w:firstRowLastColumn="0" w:lastRowFirstColumn="0" w:lastRowLastColumn="0"/>
          <w:ins w:id="135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58"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359" w:author="HungNguyen" w:date="2012-02-22T19:45:00Z"/>
                <w:b w:val="0"/>
              </w:rPr>
            </w:pPr>
            <w:ins w:id="1360" w:author="HungNguyen" w:date="2012-02-22T19:45:00Z">
              <w:r w:rsidRPr="0042744C">
                <w:rPr>
                  <w:rPrChange w:id="1361" w:author="Phuong Giang" w:date="2012-02-22T23:08:00Z">
                    <w:rPr>
                      <w:rFonts w:asciiTheme="majorHAnsi" w:eastAsiaTheme="majorEastAsia" w:hAnsiTheme="majorHAnsi" w:cstheme="majorBidi"/>
                      <w:color w:val="365F91" w:themeColor="accent1" w:themeShade="BF"/>
                      <w:sz w:val="28"/>
                      <w:szCs w:val="28"/>
                    </w:rPr>
                  </w:rPrChange>
                </w:rPr>
                <w:t>Handles update</w:t>
              </w:r>
            </w:ins>
          </w:p>
        </w:tc>
        <w:tc>
          <w:tcPr>
            <w:tcW w:w="4788" w:type="dxa"/>
            <w:tcBorders>
              <w:left w:val="single" w:sz="4" w:space="0" w:color="auto"/>
            </w:tcBorders>
            <w:tcPrChange w:id="1362"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363" w:author="HungNguyen" w:date="2012-02-22T19:45:00Z"/>
              </w:rPr>
            </w:pPr>
          </w:p>
        </w:tc>
      </w:tr>
    </w:tbl>
    <w:p w:rsidR="0065367C" w:rsidRPr="009C5A0B" w:rsidRDefault="0065367C" w:rsidP="0065367C">
      <w:pPr>
        <w:rPr>
          <w:ins w:id="1364" w:author="HungNguyen" w:date="2012-02-22T19:45:00Z"/>
        </w:rPr>
      </w:pPr>
    </w:p>
    <w:tbl>
      <w:tblPr>
        <w:tblStyle w:val="MediumShading1-Accent110"/>
        <w:tblW w:w="0" w:type="auto"/>
        <w:tblLook w:val="04A0" w:firstRow="1" w:lastRow="0" w:firstColumn="1" w:lastColumn="0" w:noHBand="0" w:noVBand="1"/>
        <w:tblPrChange w:id="1365" w:author="Phuong Giang" w:date="2012-02-22T23: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366">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367"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368" w:author="Phuong Giang" w:date="2012-02-22T23:08: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369" w:author="HungNguyen" w:date="2012-02-22T19:45:00Z"/>
                <w:b w:val="0"/>
                <w:sz w:val="24"/>
                <w:szCs w:val="24"/>
              </w:rPr>
            </w:pPr>
            <w:proofErr w:type="spellStart"/>
            <w:ins w:id="1370" w:author="HungNguyen" w:date="2012-02-22T19:45:00Z">
              <w:r>
                <w:rPr>
                  <w:b w:val="0"/>
                  <w:sz w:val="24"/>
                  <w:szCs w:val="24"/>
                </w:rPr>
                <w:t>TeachingMethodViewModel</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37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372" w:author="Phuong Giang" w:date="2012-02-22T23:08: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373" w:author="HungNguyen" w:date="2012-02-22T19:45:00Z"/>
                <w:b w:val="0"/>
              </w:rPr>
            </w:pPr>
            <w:ins w:id="1374" w:author="HungNguyen" w:date="2012-02-22T19:45:00Z">
              <w:r w:rsidRPr="006617AE">
                <w:rPr>
                  <w:b w:val="0"/>
                </w:rPr>
                <w:t>Responsibility</w:t>
              </w:r>
            </w:ins>
          </w:p>
        </w:tc>
        <w:tc>
          <w:tcPr>
            <w:tcW w:w="4788" w:type="dxa"/>
            <w:tcPrChange w:id="1375" w:author="Phuong Giang" w:date="2012-02-22T23:08: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376" w:author="HungNguyen" w:date="2012-02-22T19:45:00Z"/>
                <w:b/>
              </w:rPr>
            </w:pPr>
            <w:ins w:id="1377"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37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79"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380" w:author="HungNguyen" w:date="2012-02-22T19:45:00Z"/>
                <w:b w:val="0"/>
              </w:rPr>
            </w:pPr>
            <w:ins w:id="1381" w:author="HungNguyen" w:date="2012-02-22T19:45:00Z">
              <w:r w:rsidRPr="0042744C">
                <w:rPr>
                  <w:rPrChange w:id="1382" w:author="Phuong Giang" w:date="2012-02-22T23:08:00Z">
                    <w:rPr>
                      <w:rFonts w:asciiTheme="majorHAnsi" w:eastAsiaTheme="majorEastAsia" w:hAnsiTheme="majorHAnsi" w:cstheme="majorBidi"/>
                      <w:color w:val="365F91" w:themeColor="accent1" w:themeShade="BF"/>
                      <w:sz w:val="28"/>
                      <w:szCs w:val="28"/>
                    </w:rPr>
                  </w:rPrChange>
                </w:rPr>
                <w:t>Knows can save</w:t>
              </w:r>
            </w:ins>
          </w:p>
        </w:tc>
        <w:tc>
          <w:tcPr>
            <w:tcW w:w="4788" w:type="dxa"/>
            <w:tcBorders>
              <w:left w:val="single" w:sz="4" w:space="0" w:color="auto"/>
            </w:tcBorders>
            <w:tcPrChange w:id="1383"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384"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38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86"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387" w:author="HungNguyen" w:date="2012-02-22T19:45:00Z"/>
                <w:b w:val="0"/>
              </w:rPr>
            </w:pPr>
            <w:ins w:id="1388" w:author="HungNguyen" w:date="2012-02-22T19:45:00Z">
              <w:r w:rsidRPr="0042744C">
                <w:rPr>
                  <w:rPrChange w:id="1389" w:author="Phuong Giang" w:date="2012-02-22T23:08:00Z">
                    <w:rPr>
                      <w:rFonts w:asciiTheme="majorHAnsi" w:eastAsiaTheme="majorEastAsia" w:hAnsiTheme="majorHAnsi" w:cstheme="majorBidi"/>
                      <w:color w:val="365F91" w:themeColor="accent1" w:themeShade="BF"/>
                      <w:sz w:val="28"/>
                      <w:szCs w:val="28"/>
                    </w:rPr>
                  </w:rPrChange>
                </w:rPr>
                <w:t>Knows content</w:t>
              </w:r>
            </w:ins>
          </w:p>
        </w:tc>
        <w:tc>
          <w:tcPr>
            <w:tcW w:w="4788" w:type="dxa"/>
            <w:tcBorders>
              <w:left w:val="single" w:sz="4" w:space="0" w:color="auto"/>
            </w:tcBorders>
            <w:tcPrChange w:id="1390"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391"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39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393"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394" w:author="HungNguyen" w:date="2012-02-22T19:45:00Z"/>
                <w:b w:val="0"/>
              </w:rPr>
            </w:pPr>
            <w:ins w:id="1395" w:author="HungNguyen" w:date="2012-02-22T19:45:00Z">
              <w:r w:rsidRPr="0042744C">
                <w:rPr>
                  <w:rPrChange w:id="1396" w:author="Phuong Giang" w:date="2012-02-22T23:08:00Z">
                    <w:rPr>
                      <w:rFonts w:asciiTheme="majorHAnsi" w:eastAsiaTheme="majorEastAsia" w:hAnsiTheme="majorHAnsi" w:cstheme="majorBidi"/>
                      <w:color w:val="365F91" w:themeColor="accent1" w:themeShade="BF"/>
                      <w:sz w:val="28"/>
                      <w:szCs w:val="28"/>
                    </w:rPr>
                  </w:rPrChange>
                </w:rPr>
                <w:t>Knows delete command</w:t>
              </w:r>
            </w:ins>
          </w:p>
        </w:tc>
        <w:tc>
          <w:tcPr>
            <w:tcW w:w="4788" w:type="dxa"/>
            <w:tcBorders>
              <w:left w:val="single" w:sz="4" w:space="0" w:color="auto"/>
            </w:tcBorders>
            <w:tcPrChange w:id="1397"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398"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39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00"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401" w:author="HungNguyen" w:date="2012-02-22T19:45:00Z"/>
                <w:b w:val="0"/>
              </w:rPr>
            </w:pPr>
            <w:ins w:id="1402" w:author="HungNguyen" w:date="2012-02-22T19:45:00Z">
              <w:r w:rsidRPr="0042744C">
                <w:rPr>
                  <w:rPrChange w:id="1403" w:author="Phuong Giang" w:date="2012-02-22T23:08:00Z">
                    <w:rPr>
                      <w:rFonts w:asciiTheme="majorHAnsi" w:eastAsiaTheme="majorEastAsia" w:hAnsiTheme="majorHAnsi" w:cstheme="majorBidi"/>
                      <w:color w:val="365F91" w:themeColor="accent1" w:themeShade="BF"/>
                      <w:sz w:val="28"/>
                      <w:szCs w:val="28"/>
                    </w:rPr>
                  </w:rPrChange>
                </w:rPr>
                <w:t>Knows error</w:t>
              </w:r>
            </w:ins>
          </w:p>
        </w:tc>
        <w:tc>
          <w:tcPr>
            <w:tcW w:w="4788" w:type="dxa"/>
            <w:tcBorders>
              <w:left w:val="single" w:sz="4" w:space="0" w:color="auto"/>
            </w:tcBorders>
            <w:tcPrChange w:id="1404"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405"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40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07"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408" w:author="HungNguyen" w:date="2012-02-22T19:45:00Z"/>
                <w:b w:val="0"/>
              </w:rPr>
            </w:pPr>
            <w:ins w:id="1409" w:author="HungNguyen" w:date="2012-02-22T19:45:00Z">
              <w:r w:rsidRPr="0042744C">
                <w:rPr>
                  <w:rPrChange w:id="1410" w:author="Phuong Giang" w:date="2012-02-22T23:08:00Z">
                    <w:rPr>
                      <w:rFonts w:asciiTheme="majorHAnsi" w:eastAsiaTheme="majorEastAsia" w:hAnsiTheme="majorHAnsi" w:cstheme="majorBidi"/>
                      <w:color w:val="365F91" w:themeColor="accent1" w:themeShade="BF"/>
                      <w:sz w:val="28"/>
                      <w:szCs w:val="28"/>
                    </w:rPr>
                  </w:rPrChange>
                </w:rPr>
                <w:t xml:space="preserve">Knows </w:t>
              </w:r>
              <w:proofErr w:type="spellStart"/>
              <w:r w:rsidRPr="0042744C">
                <w:rPr>
                  <w:rPrChange w:id="1411" w:author="Phuong Giang" w:date="2012-02-22T23:08:00Z">
                    <w:rPr>
                      <w:rFonts w:asciiTheme="majorHAnsi" w:eastAsiaTheme="majorEastAsia" w:hAnsiTheme="majorHAnsi" w:cstheme="majorBidi"/>
                      <w:color w:val="365F91" w:themeColor="accent1" w:themeShade="BF"/>
                      <w:sz w:val="28"/>
                      <w:szCs w:val="28"/>
                    </w:rPr>
                  </w:rPrChange>
                </w:rPr>
                <w:t>isSelected</w:t>
              </w:r>
              <w:proofErr w:type="spellEnd"/>
            </w:ins>
          </w:p>
        </w:tc>
        <w:tc>
          <w:tcPr>
            <w:tcW w:w="4788" w:type="dxa"/>
            <w:tcBorders>
              <w:left w:val="single" w:sz="4" w:space="0" w:color="auto"/>
            </w:tcBorders>
            <w:tcPrChange w:id="1412"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413"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41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15"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416" w:author="HungNguyen" w:date="2012-02-22T19:45:00Z"/>
                <w:b w:val="0"/>
              </w:rPr>
            </w:pPr>
            <w:ins w:id="1417" w:author="HungNguyen" w:date="2012-02-22T19:45:00Z">
              <w:r w:rsidRPr="0042744C">
                <w:rPr>
                  <w:rPrChange w:id="1418" w:author="Phuong Giang" w:date="2012-02-22T23:08:00Z">
                    <w:rPr>
                      <w:rFonts w:asciiTheme="majorHAnsi" w:eastAsiaTheme="majorEastAsia" w:hAnsiTheme="majorHAnsi" w:cstheme="majorBidi"/>
                      <w:color w:val="365F91" w:themeColor="accent1" w:themeShade="BF"/>
                      <w:sz w:val="28"/>
                      <w:szCs w:val="28"/>
                    </w:rPr>
                  </w:rPrChange>
                </w:rPr>
                <w:t>Knows name</w:t>
              </w:r>
            </w:ins>
          </w:p>
        </w:tc>
        <w:tc>
          <w:tcPr>
            <w:tcW w:w="4788" w:type="dxa"/>
            <w:tcBorders>
              <w:left w:val="single" w:sz="4" w:space="0" w:color="auto"/>
            </w:tcBorders>
            <w:tcPrChange w:id="1419"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420"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42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22"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423" w:author="HungNguyen" w:date="2012-02-22T19:45:00Z"/>
                <w:b w:val="0"/>
              </w:rPr>
            </w:pPr>
            <w:ins w:id="1424" w:author="HungNguyen" w:date="2012-02-22T19:45:00Z">
              <w:r w:rsidRPr="0042744C">
                <w:rPr>
                  <w:rPrChange w:id="1425" w:author="Phuong Giang" w:date="2012-02-22T23:08:00Z">
                    <w:rPr>
                      <w:rFonts w:asciiTheme="majorHAnsi" w:eastAsiaTheme="majorEastAsia" w:hAnsiTheme="majorHAnsi" w:cstheme="majorBidi"/>
                      <w:color w:val="365F91" w:themeColor="accent1" w:themeShade="BF"/>
                      <w:sz w:val="28"/>
                      <w:szCs w:val="28"/>
                    </w:rPr>
                  </w:rPrChange>
                </w:rPr>
                <w:t>Knows note</w:t>
              </w:r>
            </w:ins>
          </w:p>
        </w:tc>
        <w:tc>
          <w:tcPr>
            <w:tcW w:w="4788" w:type="dxa"/>
            <w:tcBorders>
              <w:left w:val="single" w:sz="4" w:space="0" w:color="auto"/>
            </w:tcBorders>
            <w:tcPrChange w:id="1426"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427"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42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29"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430" w:author="HungNguyen" w:date="2012-02-22T19:45:00Z"/>
                <w:b w:val="0"/>
              </w:rPr>
            </w:pPr>
            <w:ins w:id="1431" w:author="HungNguyen" w:date="2012-02-22T19:45:00Z">
              <w:r w:rsidRPr="0042744C">
                <w:rPr>
                  <w:rPrChange w:id="1432" w:author="Phuong Giang" w:date="2012-02-22T23:08:00Z">
                    <w:rPr>
                      <w:rFonts w:asciiTheme="majorHAnsi" w:eastAsiaTheme="majorEastAsia" w:hAnsiTheme="majorHAnsi" w:cstheme="majorBidi"/>
                      <w:color w:val="365F91" w:themeColor="accent1" w:themeShade="BF"/>
                      <w:sz w:val="28"/>
                      <w:szCs w:val="28"/>
                    </w:rPr>
                  </w:rPrChange>
                </w:rPr>
                <w:t>Knows preferred class level</w:t>
              </w:r>
            </w:ins>
          </w:p>
        </w:tc>
        <w:tc>
          <w:tcPr>
            <w:tcW w:w="4788" w:type="dxa"/>
            <w:tcBorders>
              <w:left w:val="single" w:sz="4" w:space="0" w:color="auto"/>
            </w:tcBorders>
            <w:tcPrChange w:id="1433"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434"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43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36"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437" w:author="HungNguyen" w:date="2012-02-22T19:45:00Z"/>
                <w:b w:val="0"/>
              </w:rPr>
            </w:pPr>
            <w:ins w:id="1438" w:author="HungNguyen" w:date="2012-02-22T19:45:00Z">
              <w:r w:rsidRPr="0042744C">
                <w:rPr>
                  <w:rPrChange w:id="1439" w:author="Phuong Giang" w:date="2012-02-22T23:08:00Z">
                    <w:rPr>
                      <w:rFonts w:asciiTheme="majorHAnsi" w:eastAsiaTheme="majorEastAsia" w:hAnsiTheme="majorHAnsi" w:cstheme="majorBidi"/>
                      <w:color w:val="365F91" w:themeColor="accent1" w:themeShade="BF"/>
                      <w:sz w:val="28"/>
                      <w:szCs w:val="28"/>
                    </w:rPr>
                  </w:rPrChange>
                </w:rPr>
                <w:t>Knows preferred subject</w:t>
              </w:r>
            </w:ins>
          </w:p>
        </w:tc>
        <w:tc>
          <w:tcPr>
            <w:tcW w:w="4788" w:type="dxa"/>
            <w:tcBorders>
              <w:left w:val="single" w:sz="4" w:space="0" w:color="auto"/>
            </w:tcBorders>
            <w:tcPrChange w:id="1440"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441"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44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43"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444" w:author="HungNguyen" w:date="2012-02-22T19:45:00Z"/>
                <w:b w:val="0"/>
              </w:rPr>
            </w:pPr>
            <w:ins w:id="1445" w:author="HungNguyen" w:date="2012-02-22T19:45:00Z">
              <w:r w:rsidRPr="0042744C">
                <w:rPr>
                  <w:rPrChange w:id="1446" w:author="Phuong Giang" w:date="2012-02-22T23:08:00Z">
                    <w:rPr>
                      <w:rFonts w:asciiTheme="majorHAnsi" w:eastAsiaTheme="majorEastAsia" w:hAnsiTheme="majorHAnsi" w:cstheme="majorBidi"/>
                      <w:color w:val="365F91" w:themeColor="accent1" w:themeShade="BF"/>
                      <w:sz w:val="28"/>
                      <w:szCs w:val="28"/>
                    </w:rPr>
                  </w:rPrChange>
                </w:rPr>
                <w:t>Knows save command</w:t>
              </w:r>
            </w:ins>
          </w:p>
        </w:tc>
        <w:tc>
          <w:tcPr>
            <w:tcW w:w="4788" w:type="dxa"/>
            <w:tcBorders>
              <w:left w:val="single" w:sz="4" w:space="0" w:color="auto"/>
            </w:tcBorders>
            <w:tcPrChange w:id="1447"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448"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44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50"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451" w:author="HungNguyen" w:date="2012-02-22T19:45:00Z"/>
                <w:b w:val="0"/>
              </w:rPr>
            </w:pPr>
            <w:ins w:id="1452" w:author="HungNguyen" w:date="2012-02-22T19:45:00Z">
              <w:r w:rsidRPr="0042744C">
                <w:rPr>
                  <w:rPrChange w:id="1453" w:author="Phuong Giang" w:date="2012-02-22T23:08:00Z">
                    <w:rPr>
                      <w:rFonts w:asciiTheme="majorHAnsi" w:eastAsiaTheme="majorEastAsia" w:hAnsiTheme="majorHAnsi" w:cstheme="majorBidi"/>
                      <w:color w:val="365F91" w:themeColor="accent1" w:themeShade="BF"/>
                      <w:sz w:val="28"/>
                      <w:szCs w:val="28"/>
                    </w:rPr>
                  </w:rPrChange>
                </w:rPr>
                <w:t>Knows team size</w:t>
              </w:r>
            </w:ins>
          </w:p>
        </w:tc>
        <w:tc>
          <w:tcPr>
            <w:tcW w:w="4788" w:type="dxa"/>
            <w:tcBorders>
              <w:left w:val="single" w:sz="4" w:space="0" w:color="auto"/>
            </w:tcBorders>
            <w:tcPrChange w:id="1454"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455"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45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57"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458" w:author="HungNguyen" w:date="2012-02-22T19:45:00Z"/>
                <w:b w:val="0"/>
              </w:rPr>
            </w:pPr>
            <w:ins w:id="1459" w:author="HungNguyen" w:date="2012-02-22T19:45:00Z">
              <w:r w:rsidRPr="0042744C">
                <w:rPr>
                  <w:rPrChange w:id="1460" w:author="Phuong Giang" w:date="2012-02-22T23:08:00Z">
                    <w:rPr>
                      <w:rFonts w:asciiTheme="majorHAnsi" w:eastAsiaTheme="majorEastAsia" w:hAnsiTheme="majorHAnsi" w:cstheme="majorBidi"/>
                      <w:color w:val="365F91" w:themeColor="accent1" w:themeShade="BF"/>
                      <w:sz w:val="28"/>
                      <w:szCs w:val="28"/>
                    </w:rPr>
                  </w:rPrChange>
                </w:rPr>
                <w:t>Knows tools</w:t>
              </w:r>
            </w:ins>
          </w:p>
        </w:tc>
        <w:tc>
          <w:tcPr>
            <w:tcW w:w="4788" w:type="dxa"/>
            <w:tcBorders>
              <w:left w:val="single" w:sz="4" w:space="0" w:color="auto"/>
            </w:tcBorders>
            <w:tcPrChange w:id="1461"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462"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46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64"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465" w:author="HungNguyen" w:date="2012-02-22T19:45:00Z"/>
                <w:b w:val="0"/>
              </w:rPr>
            </w:pPr>
            <w:ins w:id="1466" w:author="HungNguyen" w:date="2012-02-22T19:45:00Z">
              <w:r w:rsidRPr="0042744C">
                <w:rPr>
                  <w:rPrChange w:id="1467" w:author="Phuong Giang" w:date="2012-02-22T23:08:00Z">
                    <w:rPr>
                      <w:rFonts w:asciiTheme="majorHAnsi" w:eastAsiaTheme="majorEastAsia" w:hAnsiTheme="majorHAnsi" w:cstheme="majorBidi"/>
                      <w:color w:val="365F91" w:themeColor="accent1" w:themeShade="BF"/>
                      <w:sz w:val="28"/>
                      <w:szCs w:val="28"/>
                    </w:rPr>
                  </w:rPrChange>
                </w:rPr>
                <w:t>Handles delete</w:t>
              </w:r>
            </w:ins>
          </w:p>
        </w:tc>
        <w:tc>
          <w:tcPr>
            <w:tcW w:w="4788" w:type="dxa"/>
            <w:tcBorders>
              <w:left w:val="single" w:sz="4" w:space="0" w:color="auto"/>
            </w:tcBorders>
            <w:tcPrChange w:id="1468" w:author="Phuong Giang" w:date="2012-02-22T23:08:00Z">
              <w:tcPr>
                <w:tcW w:w="4788" w:type="dxa"/>
                <w:shd w:val="clear" w:color="auto" w:fill="auto"/>
              </w:tcPr>
            </w:tcPrChange>
          </w:tcPr>
          <w:p w:rsidR="0065367C" w:rsidRDefault="00E00D30" w:rsidP="00995D66">
            <w:pPr>
              <w:cnfStyle w:val="000000010000" w:firstRow="0" w:lastRow="0" w:firstColumn="0" w:lastColumn="0" w:oddVBand="0" w:evenVBand="0" w:oddHBand="0" w:evenHBand="1" w:firstRowFirstColumn="0" w:firstRowLastColumn="0" w:lastRowFirstColumn="0" w:lastRowLastColumn="0"/>
              <w:rPr>
                <w:ins w:id="1469" w:author="HungNguyen" w:date="2012-02-22T19:45:00Z"/>
              </w:rPr>
            </w:pPr>
            <w:proofErr w:type="spellStart"/>
            <w:ins w:id="1470" w:author="Phuong Giang" w:date="2012-02-22T20:50:00Z">
              <w:r>
                <w:t>TeachingMethodAccessor</w:t>
              </w:r>
            </w:ins>
            <w:proofErr w:type="spellEnd"/>
          </w:p>
        </w:tc>
      </w:tr>
      <w:tr w:rsidR="0065367C" w:rsidTr="0042744C">
        <w:trPr>
          <w:cnfStyle w:val="000000100000" w:firstRow="0" w:lastRow="0" w:firstColumn="0" w:lastColumn="0" w:oddVBand="0" w:evenVBand="0" w:oddHBand="1" w:evenHBand="0" w:firstRowFirstColumn="0" w:firstRowLastColumn="0" w:lastRowFirstColumn="0" w:lastRowLastColumn="0"/>
          <w:ins w:id="147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72"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473" w:author="HungNguyen" w:date="2012-02-22T19:45:00Z"/>
                <w:b w:val="0"/>
              </w:rPr>
            </w:pPr>
            <w:ins w:id="1474" w:author="HungNguyen" w:date="2012-02-22T19:45:00Z">
              <w:r w:rsidRPr="0042744C">
                <w:rPr>
                  <w:rPrChange w:id="1475" w:author="Phuong Giang" w:date="2012-02-22T23:08:00Z">
                    <w:rPr>
                      <w:rFonts w:asciiTheme="majorHAnsi" w:eastAsiaTheme="majorEastAsia" w:hAnsiTheme="majorHAnsi" w:cstheme="majorBidi"/>
                      <w:color w:val="365F91" w:themeColor="accent1" w:themeShade="BF"/>
                      <w:sz w:val="28"/>
                      <w:szCs w:val="28"/>
                    </w:rPr>
                  </w:rPrChange>
                </w:rPr>
                <w:lastRenderedPageBreak/>
                <w:t>Handles save</w:t>
              </w:r>
            </w:ins>
          </w:p>
        </w:tc>
        <w:tc>
          <w:tcPr>
            <w:tcW w:w="4788" w:type="dxa"/>
            <w:tcBorders>
              <w:left w:val="single" w:sz="4" w:space="0" w:color="auto"/>
            </w:tcBorders>
            <w:tcPrChange w:id="1476" w:author="Phuong Giang" w:date="2012-02-22T23:08:00Z">
              <w:tcPr>
                <w:tcW w:w="4788" w:type="dxa"/>
                <w:shd w:val="clear" w:color="auto" w:fill="auto"/>
              </w:tcPr>
            </w:tcPrChange>
          </w:tcPr>
          <w:p w:rsidR="0065367C" w:rsidRDefault="00E00D30" w:rsidP="00995D66">
            <w:pPr>
              <w:cnfStyle w:val="000000100000" w:firstRow="0" w:lastRow="0" w:firstColumn="0" w:lastColumn="0" w:oddVBand="0" w:evenVBand="0" w:oddHBand="1" w:evenHBand="0" w:firstRowFirstColumn="0" w:firstRowLastColumn="0" w:lastRowFirstColumn="0" w:lastRowLastColumn="0"/>
              <w:rPr>
                <w:ins w:id="1477" w:author="HungNguyen" w:date="2012-02-22T19:45:00Z"/>
              </w:rPr>
            </w:pPr>
            <w:proofErr w:type="spellStart"/>
            <w:ins w:id="1478" w:author="Phuong Giang" w:date="2012-02-22T20:50:00Z">
              <w:r>
                <w:t>TeachingMethodAccessor</w:t>
              </w:r>
            </w:ins>
            <w:proofErr w:type="spellEnd"/>
          </w:p>
        </w:tc>
      </w:tr>
    </w:tbl>
    <w:p w:rsidR="0065367C" w:rsidRDefault="0065367C" w:rsidP="0065367C">
      <w:pPr>
        <w:rPr>
          <w:ins w:id="1479" w:author="HungNguyen" w:date="2012-02-22T19:45:00Z"/>
        </w:rPr>
      </w:pPr>
    </w:p>
    <w:tbl>
      <w:tblPr>
        <w:tblStyle w:val="MediumShading1-Accent110"/>
        <w:tblW w:w="0" w:type="auto"/>
        <w:tblLook w:val="04A0" w:firstRow="1" w:lastRow="0" w:firstColumn="1" w:lastColumn="0" w:noHBand="0" w:noVBand="1"/>
        <w:tblPrChange w:id="1480" w:author="Phuong Giang" w:date="2012-02-22T23: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481">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482"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483" w:author="Phuong Giang" w:date="2012-02-22T23:08: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484" w:author="HungNguyen" w:date="2012-02-22T19:45:00Z"/>
                <w:b w:val="0"/>
                <w:sz w:val="24"/>
                <w:szCs w:val="24"/>
              </w:rPr>
            </w:pPr>
            <w:proofErr w:type="spellStart"/>
            <w:ins w:id="1485" w:author="HungNguyen" w:date="2012-02-22T19:45:00Z">
              <w:r>
                <w:rPr>
                  <w:b w:val="0"/>
                  <w:sz w:val="24"/>
                  <w:szCs w:val="24"/>
                </w:rPr>
                <w:t>TeachingMethodListViewModel</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48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487" w:author="Phuong Giang" w:date="2012-02-22T23:08: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488" w:author="HungNguyen" w:date="2012-02-22T19:45:00Z"/>
                <w:b w:val="0"/>
              </w:rPr>
            </w:pPr>
            <w:ins w:id="1489" w:author="HungNguyen" w:date="2012-02-22T19:45:00Z">
              <w:r w:rsidRPr="006617AE">
                <w:rPr>
                  <w:b w:val="0"/>
                </w:rPr>
                <w:t>Responsibility</w:t>
              </w:r>
            </w:ins>
          </w:p>
        </w:tc>
        <w:tc>
          <w:tcPr>
            <w:tcW w:w="4788" w:type="dxa"/>
            <w:tcPrChange w:id="1490" w:author="Phuong Giang" w:date="2012-02-22T23:08: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491" w:author="HungNguyen" w:date="2012-02-22T19:45:00Z"/>
                <w:b/>
              </w:rPr>
            </w:pPr>
            <w:ins w:id="1492"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49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494"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495" w:author="HungNguyen" w:date="2012-02-22T19:45:00Z"/>
                <w:b w:val="0"/>
              </w:rPr>
            </w:pPr>
            <w:ins w:id="1496" w:author="HungNguyen" w:date="2012-02-22T19:45:00Z">
              <w:r w:rsidRPr="0042744C">
                <w:rPr>
                  <w:rPrChange w:id="1497" w:author="Phuong Giang" w:date="2012-02-22T23:08:00Z">
                    <w:rPr>
                      <w:rFonts w:asciiTheme="majorHAnsi" w:eastAsiaTheme="majorEastAsia" w:hAnsiTheme="majorHAnsi" w:cstheme="majorBidi"/>
                      <w:color w:val="365F91" w:themeColor="accent1" w:themeShade="BF"/>
                      <w:sz w:val="28"/>
                      <w:szCs w:val="28"/>
                    </w:rPr>
                  </w:rPrChange>
                </w:rPr>
                <w:t>Knows add new teaching method command</w:t>
              </w:r>
            </w:ins>
          </w:p>
        </w:tc>
        <w:tc>
          <w:tcPr>
            <w:tcW w:w="4788" w:type="dxa"/>
            <w:tcBorders>
              <w:left w:val="single" w:sz="4" w:space="0" w:color="auto"/>
            </w:tcBorders>
            <w:tcPrChange w:id="1498" w:author="Phuong Giang" w:date="2012-02-22T23:08:00Z">
              <w:tcPr>
                <w:tcW w:w="4788" w:type="dxa"/>
                <w:shd w:val="clear" w:color="auto" w:fill="auto"/>
              </w:tcPr>
            </w:tcPrChange>
          </w:tcPr>
          <w:p w:rsidR="0065367C" w:rsidRDefault="00E00D30" w:rsidP="00995D66">
            <w:pPr>
              <w:cnfStyle w:val="000000010000" w:firstRow="0" w:lastRow="0" w:firstColumn="0" w:lastColumn="0" w:oddVBand="0" w:evenVBand="0" w:oddHBand="0" w:evenHBand="1" w:firstRowFirstColumn="0" w:firstRowLastColumn="0" w:lastRowFirstColumn="0" w:lastRowLastColumn="0"/>
              <w:rPr>
                <w:ins w:id="1499" w:author="HungNguyen" w:date="2012-02-22T19:45:00Z"/>
              </w:rPr>
            </w:pPr>
            <w:proofErr w:type="spellStart"/>
            <w:ins w:id="1500" w:author="Phuong Giang" w:date="2012-02-22T20:50:00Z">
              <w:r>
                <w:t>TeachingMethodViewModel</w:t>
              </w:r>
            </w:ins>
            <w:proofErr w:type="spellEnd"/>
          </w:p>
        </w:tc>
      </w:tr>
      <w:tr w:rsidR="0065367C" w:rsidTr="0042744C">
        <w:trPr>
          <w:cnfStyle w:val="000000100000" w:firstRow="0" w:lastRow="0" w:firstColumn="0" w:lastColumn="0" w:oddVBand="0" w:evenVBand="0" w:oddHBand="1" w:evenHBand="0" w:firstRowFirstColumn="0" w:firstRowLastColumn="0" w:lastRowFirstColumn="0" w:lastRowLastColumn="0"/>
          <w:ins w:id="150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02"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503" w:author="HungNguyen" w:date="2012-02-22T19:45:00Z"/>
                <w:b w:val="0"/>
              </w:rPr>
            </w:pPr>
            <w:ins w:id="1504" w:author="HungNguyen" w:date="2012-02-22T19:45:00Z">
              <w:r w:rsidRPr="0042744C">
                <w:rPr>
                  <w:rPrChange w:id="1505" w:author="Phuong Giang" w:date="2012-02-22T23:08:00Z">
                    <w:rPr>
                      <w:rFonts w:asciiTheme="majorHAnsi" w:eastAsiaTheme="majorEastAsia" w:hAnsiTheme="majorHAnsi" w:cstheme="majorBidi"/>
                      <w:color w:val="365F91" w:themeColor="accent1" w:themeShade="BF"/>
                      <w:sz w:val="28"/>
                      <w:szCs w:val="28"/>
                    </w:rPr>
                  </w:rPrChange>
                </w:rPr>
                <w:t>Knows delete command</w:t>
              </w:r>
            </w:ins>
          </w:p>
        </w:tc>
        <w:tc>
          <w:tcPr>
            <w:tcW w:w="4788" w:type="dxa"/>
            <w:tcBorders>
              <w:left w:val="single" w:sz="4" w:space="0" w:color="auto"/>
            </w:tcBorders>
            <w:tcPrChange w:id="1506" w:author="Phuong Giang" w:date="2012-02-22T23:08:00Z">
              <w:tcPr>
                <w:tcW w:w="4788" w:type="dxa"/>
                <w:shd w:val="clear" w:color="auto" w:fill="auto"/>
              </w:tcPr>
            </w:tcPrChange>
          </w:tcPr>
          <w:p w:rsidR="0065367C" w:rsidRDefault="00E00D30" w:rsidP="00995D66">
            <w:pPr>
              <w:cnfStyle w:val="000000100000" w:firstRow="0" w:lastRow="0" w:firstColumn="0" w:lastColumn="0" w:oddVBand="0" w:evenVBand="0" w:oddHBand="1" w:evenHBand="0" w:firstRowFirstColumn="0" w:firstRowLastColumn="0" w:lastRowFirstColumn="0" w:lastRowLastColumn="0"/>
              <w:rPr>
                <w:ins w:id="1507" w:author="HungNguyen" w:date="2012-02-22T19:45:00Z"/>
              </w:rPr>
            </w:pPr>
            <w:proofErr w:type="spellStart"/>
            <w:ins w:id="1508" w:author="Phuong Giang" w:date="2012-02-22T20:50:00Z">
              <w:r>
                <w:t>TeachingMethodAccessor</w:t>
              </w:r>
            </w:ins>
            <w:proofErr w:type="spellEnd"/>
          </w:p>
        </w:tc>
      </w:tr>
      <w:tr w:rsidR="0065367C" w:rsidDel="00E00D30" w:rsidTr="0042744C">
        <w:trPr>
          <w:cnfStyle w:val="000000010000" w:firstRow="0" w:lastRow="0" w:firstColumn="0" w:lastColumn="0" w:oddVBand="0" w:evenVBand="0" w:oddHBand="0" w:evenHBand="1" w:firstRowFirstColumn="0" w:firstRowLastColumn="0" w:lastRowFirstColumn="0" w:lastRowLastColumn="0"/>
          <w:ins w:id="1509" w:author="HungNguyen" w:date="2012-02-22T19:45:00Z"/>
          <w:del w:id="1510" w:author="Phuong Giang" w:date="2012-02-22T20:50: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11" w:author="Phuong Giang" w:date="2012-02-22T23:08:00Z">
              <w:tcPr>
                <w:tcW w:w="4788" w:type="dxa"/>
                <w:shd w:val="clear" w:color="auto" w:fill="auto"/>
              </w:tcPr>
            </w:tcPrChange>
          </w:tcPr>
          <w:p w:rsidR="0065367C" w:rsidRPr="00616EF6" w:rsidDel="00E00D30"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512" w:author="HungNguyen" w:date="2012-02-22T19:45:00Z"/>
                <w:del w:id="1513" w:author="Phuong Giang" w:date="2012-02-22T20:50:00Z"/>
                <w:b w:val="0"/>
              </w:rPr>
            </w:pPr>
            <w:ins w:id="1514" w:author="HungNguyen" w:date="2012-02-22T19:45:00Z">
              <w:del w:id="1515" w:author="Phuong Giang" w:date="2012-02-22T20:50:00Z">
                <w:r w:rsidRPr="0042744C" w:rsidDel="00E00D30">
                  <w:rPr>
                    <w:rPrChange w:id="1516" w:author="Phuong Giang" w:date="2012-02-22T23:08:00Z">
                      <w:rPr>
                        <w:rFonts w:asciiTheme="majorHAnsi" w:eastAsiaTheme="majorEastAsia" w:hAnsiTheme="majorHAnsi" w:cstheme="majorBidi"/>
                        <w:color w:val="365F91" w:themeColor="accent1" w:themeShade="BF"/>
                        <w:sz w:val="28"/>
                        <w:szCs w:val="28"/>
                      </w:rPr>
                    </w:rPrChange>
                  </w:rPr>
                  <w:delText>Knows keyword</w:delText>
                </w:r>
              </w:del>
            </w:ins>
          </w:p>
        </w:tc>
        <w:tc>
          <w:tcPr>
            <w:tcW w:w="4788" w:type="dxa"/>
            <w:tcBorders>
              <w:left w:val="single" w:sz="4" w:space="0" w:color="auto"/>
            </w:tcBorders>
            <w:tcPrChange w:id="1517" w:author="Phuong Giang" w:date="2012-02-22T23:08:00Z">
              <w:tcPr>
                <w:tcW w:w="4788" w:type="dxa"/>
                <w:shd w:val="clear" w:color="auto" w:fill="auto"/>
              </w:tcPr>
            </w:tcPrChange>
          </w:tcPr>
          <w:p w:rsidR="0065367C" w:rsidDel="00E00D30" w:rsidRDefault="0065367C" w:rsidP="00995D66">
            <w:pPr>
              <w:cnfStyle w:val="000000010000" w:firstRow="0" w:lastRow="0" w:firstColumn="0" w:lastColumn="0" w:oddVBand="0" w:evenVBand="0" w:oddHBand="0" w:evenHBand="1" w:firstRowFirstColumn="0" w:firstRowLastColumn="0" w:lastRowFirstColumn="0" w:lastRowLastColumn="0"/>
              <w:rPr>
                <w:ins w:id="1518" w:author="HungNguyen" w:date="2012-02-22T19:45:00Z"/>
                <w:del w:id="1519" w:author="Phuong Giang" w:date="2012-02-22T20:50: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52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21"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522" w:author="HungNguyen" w:date="2012-02-22T19:45:00Z"/>
                <w:b w:val="0"/>
              </w:rPr>
            </w:pPr>
            <w:ins w:id="1523" w:author="HungNguyen" w:date="2012-02-22T19:45:00Z">
              <w:r w:rsidRPr="0042744C">
                <w:rPr>
                  <w:rPrChange w:id="1524" w:author="Phuong Giang" w:date="2012-02-22T23:08:00Z">
                    <w:rPr>
                      <w:rFonts w:asciiTheme="majorHAnsi" w:eastAsiaTheme="majorEastAsia" w:hAnsiTheme="majorHAnsi" w:cstheme="majorBidi"/>
                      <w:color w:val="365F91" w:themeColor="accent1" w:themeShade="BF"/>
                      <w:sz w:val="28"/>
                      <w:szCs w:val="28"/>
                    </w:rPr>
                  </w:rPrChange>
                </w:rPr>
                <w:t>Knows search condition</w:t>
              </w:r>
            </w:ins>
          </w:p>
        </w:tc>
        <w:tc>
          <w:tcPr>
            <w:tcW w:w="4788" w:type="dxa"/>
            <w:tcBorders>
              <w:left w:val="single" w:sz="4" w:space="0" w:color="auto"/>
            </w:tcBorders>
            <w:tcPrChange w:id="1525"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526"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52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28"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529" w:author="HungNguyen" w:date="2012-02-22T19:45:00Z"/>
                <w:b w:val="0"/>
              </w:rPr>
            </w:pPr>
            <w:ins w:id="1530" w:author="HungNguyen" w:date="2012-02-22T19:45:00Z">
              <w:r w:rsidRPr="0042744C">
                <w:rPr>
                  <w:rPrChange w:id="1531" w:author="Phuong Giang" w:date="2012-02-22T23:08:00Z">
                    <w:rPr>
                      <w:rFonts w:asciiTheme="majorHAnsi" w:eastAsiaTheme="majorEastAsia" w:hAnsiTheme="majorHAnsi" w:cstheme="majorBidi"/>
                      <w:color w:val="365F91" w:themeColor="accent1" w:themeShade="BF"/>
                      <w:sz w:val="28"/>
                      <w:szCs w:val="28"/>
                    </w:rPr>
                  </w:rPrChange>
                </w:rPr>
                <w:t>Knows subject list</w:t>
              </w:r>
            </w:ins>
          </w:p>
        </w:tc>
        <w:tc>
          <w:tcPr>
            <w:tcW w:w="4788" w:type="dxa"/>
            <w:tcBorders>
              <w:left w:val="single" w:sz="4" w:space="0" w:color="auto"/>
            </w:tcBorders>
            <w:tcPrChange w:id="1532" w:author="Phuong Giang" w:date="2012-02-22T23:08:00Z">
              <w:tcPr>
                <w:tcW w:w="4788" w:type="dxa"/>
                <w:shd w:val="clear" w:color="auto" w:fill="auto"/>
              </w:tcPr>
            </w:tcPrChange>
          </w:tcPr>
          <w:p w:rsidR="0065367C" w:rsidRDefault="00E00D30" w:rsidP="00995D66">
            <w:pPr>
              <w:cnfStyle w:val="000000010000" w:firstRow="0" w:lastRow="0" w:firstColumn="0" w:lastColumn="0" w:oddVBand="0" w:evenVBand="0" w:oddHBand="0" w:evenHBand="1" w:firstRowFirstColumn="0" w:firstRowLastColumn="0" w:lastRowFirstColumn="0" w:lastRowLastColumn="0"/>
              <w:rPr>
                <w:ins w:id="1533" w:author="HungNguyen" w:date="2012-02-22T19:45:00Z"/>
              </w:rPr>
            </w:pPr>
            <w:proofErr w:type="spellStart"/>
            <w:ins w:id="1534" w:author="Phuong Giang" w:date="2012-02-22T20:50:00Z">
              <w:r>
                <w:t>TeachingMethodAccessor</w:t>
              </w:r>
            </w:ins>
            <w:proofErr w:type="spellEnd"/>
          </w:p>
        </w:tc>
      </w:tr>
      <w:tr w:rsidR="0065367C" w:rsidTr="0042744C">
        <w:trPr>
          <w:cnfStyle w:val="000000100000" w:firstRow="0" w:lastRow="0" w:firstColumn="0" w:lastColumn="0" w:oddVBand="0" w:evenVBand="0" w:oddHBand="1" w:evenHBand="0" w:firstRowFirstColumn="0" w:firstRowLastColumn="0" w:lastRowFirstColumn="0" w:lastRowLastColumn="0"/>
          <w:ins w:id="153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36"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537" w:author="HungNguyen" w:date="2012-02-22T19:45:00Z"/>
                <w:b w:val="0"/>
              </w:rPr>
            </w:pPr>
            <w:ins w:id="1538" w:author="HungNguyen" w:date="2012-02-22T19:45:00Z">
              <w:r w:rsidRPr="0042744C">
                <w:rPr>
                  <w:rPrChange w:id="1539" w:author="Phuong Giang" w:date="2012-02-22T23:08:00Z">
                    <w:rPr>
                      <w:rFonts w:asciiTheme="majorHAnsi" w:eastAsiaTheme="majorEastAsia" w:hAnsiTheme="majorHAnsi" w:cstheme="majorBidi"/>
                      <w:color w:val="365F91" w:themeColor="accent1" w:themeShade="BF"/>
                      <w:sz w:val="28"/>
                      <w:szCs w:val="28"/>
                    </w:rPr>
                  </w:rPrChange>
                </w:rPr>
                <w:t>Knows teaching method list</w:t>
              </w:r>
            </w:ins>
          </w:p>
        </w:tc>
        <w:tc>
          <w:tcPr>
            <w:tcW w:w="4788" w:type="dxa"/>
            <w:tcBorders>
              <w:left w:val="single" w:sz="4" w:space="0" w:color="auto"/>
            </w:tcBorders>
            <w:tcPrChange w:id="1540" w:author="Phuong Giang" w:date="2012-02-22T23:08:00Z">
              <w:tcPr>
                <w:tcW w:w="4788" w:type="dxa"/>
                <w:shd w:val="clear" w:color="auto" w:fill="auto"/>
              </w:tcPr>
            </w:tcPrChange>
          </w:tcPr>
          <w:p w:rsidR="0065367C" w:rsidRDefault="00E00D30" w:rsidP="00995D66">
            <w:pPr>
              <w:cnfStyle w:val="000000100000" w:firstRow="0" w:lastRow="0" w:firstColumn="0" w:lastColumn="0" w:oddVBand="0" w:evenVBand="0" w:oddHBand="1" w:evenHBand="0" w:firstRowFirstColumn="0" w:firstRowLastColumn="0" w:lastRowFirstColumn="0" w:lastRowLastColumn="0"/>
              <w:rPr>
                <w:ins w:id="1541" w:author="HungNguyen" w:date="2012-02-22T19:45:00Z"/>
              </w:rPr>
            </w:pPr>
            <w:proofErr w:type="spellStart"/>
            <w:ins w:id="1542" w:author="Phuong Giang" w:date="2012-02-22T20:50:00Z">
              <w:r>
                <w:t>TeachingMethodAccessor</w:t>
              </w:r>
            </w:ins>
            <w:proofErr w:type="spellEnd"/>
          </w:p>
        </w:tc>
      </w:tr>
      <w:tr w:rsidR="0065367C" w:rsidTr="0042744C">
        <w:trPr>
          <w:cnfStyle w:val="000000010000" w:firstRow="0" w:lastRow="0" w:firstColumn="0" w:lastColumn="0" w:oddVBand="0" w:evenVBand="0" w:oddHBand="0" w:evenHBand="1" w:firstRowFirstColumn="0" w:firstRowLastColumn="0" w:lastRowFirstColumn="0" w:lastRowLastColumn="0"/>
          <w:ins w:id="154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44"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545" w:author="HungNguyen" w:date="2012-02-22T19:45:00Z"/>
                <w:b w:val="0"/>
              </w:rPr>
            </w:pPr>
            <w:ins w:id="1546" w:author="HungNguyen" w:date="2012-02-22T19:45:00Z">
              <w:r w:rsidRPr="0042744C">
                <w:rPr>
                  <w:rPrChange w:id="1547" w:author="Phuong Giang" w:date="2012-02-22T23:08:00Z">
                    <w:rPr>
                      <w:rFonts w:asciiTheme="majorHAnsi" w:eastAsiaTheme="majorEastAsia" w:hAnsiTheme="majorHAnsi" w:cstheme="majorBidi"/>
                      <w:color w:val="365F91" w:themeColor="accent1" w:themeShade="BF"/>
                      <w:sz w:val="28"/>
                      <w:szCs w:val="28"/>
                    </w:rPr>
                  </w:rPrChange>
                </w:rPr>
                <w:t>Handles add new teaching method</w:t>
              </w:r>
            </w:ins>
          </w:p>
        </w:tc>
        <w:tc>
          <w:tcPr>
            <w:tcW w:w="4788" w:type="dxa"/>
            <w:tcBorders>
              <w:left w:val="single" w:sz="4" w:space="0" w:color="auto"/>
            </w:tcBorders>
            <w:tcPrChange w:id="1548" w:author="Phuong Giang" w:date="2012-02-22T23:08:00Z">
              <w:tcPr>
                <w:tcW w:w="4788" w:type="dxa"/>
                <w:shd w:val="clear" w:color="auto" w:fill="auto"/>
              </w:tcPr>
            </w:tcPrChange>
          </w:tcPr>
          <w:p w:rsidR="0065367C" w:rsidRDefault="00E00D30" w:rsidP="00995D66">
            <w:pPr>
              <w:cnfStyle w:val="000000010000" w:firstRow="0" w:lastRow="0" w:firstColumn="0" w:lastColumn="0" w:oddVBand="0" w:evenVBand="0" w:oddHBand="0" w:evenHBand="1" w:firstRowFirstColumn="0" w:firstRowLastColumn="0" w:lastRowFirstColumn="0" w:lastRowLastColumn="0"/>
              <w:rPr>
                <w:ins w:id="1549" w:author="HungNguyen" w:date="2012-02-22T19:45:00Z"/>
              </w:rPr>
            </w:pPr>
            <w:proofErr w:type="spellStart"/>
            <w:ins w:id="1550" w:author="Phuong Giang" w:date="2012-02-22T20:51:00Z">
              <w:r>
                <w:t>TeachingMethodViewModel</w:t>
              </w:r>
            </w:ins>
            <w:proofErr w:type="spellEnd"/>
          </w:p>
        </w:tc>
      </w:tr>
      <w:tr w:rsidR="0065367C" w:rsidTr="0042744C">
        <w:trPr>
          <w:cnfStyle w:val="000000100000" w:firstRow="0" w:lastRow="0" w:firstColumn="0" w:lastColumn="0" w:oddVBand="0" w:evenVBand="0" w:oddHBand="1" w:evenHBand="0" w:firstRowFirstColumn="0" w:firstRowLastColumn="0" w:lastRowFirstColumn="0" w:lastRowLastColumn="0"/>
          <w:ins w:id="155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52"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553" w:author="HungNguyen" w:date="2012-02-22T19:45:00Z"/>
                <w:b w:val="0"/>
              </w:rPr>
            </w:pPr>
            <w:ins w:id="1554" w:author="HungNguyen" w:date="2012-02-22T19:45:00Z">
              <w:r w:rsidRPr="0042744C">
                <w:rPr>
                  <w:rPrChange w:id="1555" w:author="Phuong Giang" w:date="2012-02-22T23:08:00Z">
                    <w:rPr>
                      <w:rFonts w:asciiTheme="majorHAnsi" w:eastAsiaTheme="majorEastAsia" w:hAnsiTheme="majorHAnsi" w:cstheme="majorBidi"/>
                      <w:color w:val="365F91" w:themeColor="accent1" w:themeShade="BF"/>
                      <w:sz w:val="28"/>
                      <w:szCs w:val="28"/>
                    </w:rPr>
                  </w:rPrChange>
                </w:rPr>
                <w:t>Handles delete teaching method</w:t>
              </w:r>
            </w:ins>
          </w:p>
        </w:tc>
        <w:tc>
          <w:tcPr>
            <w:tcW w:w="4788" w:type="dxa"/>
            <w:tcBorders>
              <w:left w:val="single" w:sz="4" w:space="0" w:color="auto"/>
            </w:tcBorders>
            <w:tcPrChange w:id="1556" w:author="Phuong Giang" w:date="2012-02-22T23:08:00Z">
              <w:tcPr>
                <w:tcW w:w="4788" w:type="dxa"/>
                <w:shd w:val="clear" w:color="auto" w:fill="auto"/>
              </w:tcPr>
            </w:tcPrChange>
          </w:tcPr>
          <w:p w:rsidR="0065367C" w:rsidRDefault="00E00D30" w:rsidP="00995D66">
            <w:pPr>
              <w:cnfStyle w:val="000000100000" w:firstRow="0" w:lastRow="0" w:firstColumn="0" w:lastColumn="0" w:oddVBand="0" w:evenVBand="0" w:oddHBand="1" w:evenHBand="0" w:firstRowFirstColumn="0" w:firstRowLastColumn="0" w:lastRowFirstColumn="0" w:lastRowLastColumn="0"/>
              <w:rPr>
                <w:ins w:id="1557" w:author="HungNguyen" w:date="2012-02-22T19:45:00Z"/>
              </w:rPr>
            </w:pPr>
            <w:proofErr w:type="spellStart"/>
            <w:ins w:id="1558" w:author="Phuong Giang" w:date="2012-02-22T20:51:00Z">
              <w:r>
                <w:t>TeachingMethodAccessor</w:t>
              </w:r>
            </w:ins>
            <w:proofErr w:type="spellEnd"/>
          </w:p>
        </w:tc>
      </w:tr>
      <w:tr w:rsidR="0065367C" w:rsidTr="0042744C">
        <w:trPr>
          <w:cnfStyle w:val="000000010000" w:firstRow="0" w:lastRow="0" w:firstColumn="0" w:lastColumn="0" w:oddVBand="0" w:evenVBand="0" w:oddHBand="0" w:evenHBand="1" w:firstRowFirstColumn="0" w:firstRowLastColumn="0" w:lastRowFirstColumn="0" w:lastRowLastColumn="0"/>
          <w:ins w:id="155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60"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561" w:author="HungNguyen" w:date="2012-02-22T19:45:00Z"/>
                <w:b w:val="0"/>
              </w:rPr>
            </w:pPr>
            <w:ins w:id="1562" w:author="HungNguyen" w:date="2012-02-22T19:45:00Z">
              <w:r w:rsidRPr="0042744C">
                <w:rPr>
                  <w:rPrChange w:id="1563" w:author="Phuong Giang" w:date="2012-02-22T23:08:00Z">
                    <w:rPr>
                      <w:rFonts w:asciiTheme="majorHAnsi" w:eastAsiaTheme="majorEastAsia" w:hAnsiTheme="majorHAnsi" w:cstheme="majorBidi"/>
                      <w:color w:val="365F91" w:themeColor="accent1" w:themeShade="BF"/>
                      <w:sz w:val="28"/>
                      <w:szCs w:val="28"/>
                    </w:rPr>
                  </w:rPrChange>
                </w:rPr>
                <w:t>Handles search</w:t>
              </w:r>
            </w:ins>
          </w:p>
        </w:tc>
        <w:tc>
          <w:tcPr>
            <w:tcW w:w="4788" w:type="dxa"/>
            <w:tcBorders>
              <w:left w:val="single" w:sz="4" w:space="0" w:color="auto"/>
            </w:tcBorders>
            <w:tcPrChange w:id="1564" w:author="Phuong Giang" w:date="2012-02-22T23:08:00Z">
              <w:tcPr>
                <w:tcW w:w="4788" w:type="dxa"/>
                <w:shd w:val="clear" w:color="auto" w:fill="auto"/>
              </w:tcPr>
            </w:tcPrChange>
          </w:tcPr>
          <w:p w:rsidR="0065367C" w:rsidRDefault="00E00D30" w:rsidP="00995D66">
            <w:pPr>
              <w:cnfStyle w:val="000000010000" w:firstRow="0" w:lastRow="0" w:firstColumn="0" w:lastColumn="0" w:oddVBand="0" w:evenVBand="0" w:oddHBand="0" w:evenHBand="1" w:firstRowFirstColumn="0" w:firstRowLastColumn="0" w:lastRowFirstColumn="0" w:lastRowLastColumn="0"/>
              <w:rPr>
                <w:ins w:id="1565" w:author="HungNguyen" w:date="2012-02-22T19:45:00Z"/>
              </w:rPr>
            </w:pPr>
            <w:proofErr w:type="spellStart"/>
            <w:ins w:id="1566" w:author="Phuong Giang" w:date="2012-02-22T20:51:00Z">
              <w:r>
                <w:t>TeachingMethodAccessor</w:t>
              </w:r>
            </w:ins>
            <w:proofErr w:type="spellEnd"/>
          </w:p>
        </w:tc>
      </w:tr>
    </w:tbl>
    <w:p w:rsidR="0065367C" w:rsidRDefault="0065367C" w:rsidP="0065367C">
      <w:pPr>
        <w:rPr>
          <w:ins w:id="1567" w:author="HungNguyen" w:date="2012-02-22T19:45:00Z"/>
        </w:rPr>
      </w:pPr>
    </w:p>
    <w:tbl>
      <w:tblPr>
        <w:tblStyle w:val="MediumShading1-Accent110"/>
        <w:tblW w:w="0" w:type="auto"/>
        <w:tblLook w:val="04A0" w:firstRow="1" w:lastRow="0" w:firstColumn="1" w:lastColumn="0" w:noHBand="0" w:noVBand="1"/>
        <w:tblPrChange w:id="1568" w:author="Phuong Giang" w:date="2012-02-22T23: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569">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570"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571" w:author="Phuong Giang" w:date="2012-02-22T23:08: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572" w:author="HungNguyen" w:date="2012-02-22T19:45:00Z"/>
                <w:b w:val="0"/>
                <w:sz w:val="24"/>
                <w:szCs w:val="24"/>
              </w:rPr>
            </w:pPr>
            <w:proofErr w:type="spellStart"/>
            <w:ins w:id="1573" w:author="HungNguyen" w:date="2012-02-22T19:45:00Z">
              <w:r>
                <w:rPr>
                  <w:b w:val="0"/>
                  <w:sz w:val="24"/>
                  <w:szCs w:val="24"/>
                </w:rPr>
                <w:t>IData</w:t>
              </w:r>
              <w:r w:rsidRPr="006617AE">
                <w:rPr>
                  <w:b w:val="0"/>
                  <w:sz w:val="24"/>
                  <w:szCs w:val="24"/>
                </w:rPr>
                <w:t>Accessor</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57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575" w:author="Phuong Giang" w:date="2012-02-22T23:08: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576" w:author="HungNguyen" w:date="2012-02-22T19:45:00Z"/>
                <w:b w:val="0"/>
              </w:rPr>
            </w:pPr>
            <w:ins w:id="1577" w:author="HungNguyen" w:date="2012-02-22T19:45:00Z">
              <w:r w:rsidRPr="006617AE">
                <w:rPr>
                  <w:b w:val="0"/>
                </w:rPr>
                <w:t>Responsibility</w:t>
              </w:r>
            </w:ins>
          </w:p>
        </w:tc>
        <w:tc>
          <w:tcPr>
            <w:tcW w:w="4788" w:type="dxa"/>
            <w:tcPrChange w:id="1578" w:author="Phuong Giang" w:date="2012-02-22T23:08: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579" w:author="HungNguyen" w:date="2012-02-22T19:45:00Z"/>
                <w:b/>
              </w:rPr>
            </w:pPr>
            <w:ins w:id="1580"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58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82"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583" w:author="HungNguyen" w:date="2012-02-22T19:45:00Z"/>
                <w:b w:val="0"/>
              </w:rPr>
            </w:pPr>
            <w:ins w:id="1584" w:author="HungNguyen" w:date="2012-02-22T19:45:00Z">
              <w:r w:rsidRPr="0042744C">
                <w:rPr>
                  <w:rPrChange w:id="1585" w:author="Phuong Giang" w:date="2012-02-22T23:08:00Z">
                    <w:rPr>
                      <w:rFonts w:asciiTheme="majorHAnsi" w:eastAsiaTheme="majorEastAsia" w:hAnsiTheme="majorHAnsi" w:cstheme="majorBidi"/>
                      <w:color w:val="365F91" w:themeColor="accent1" w:themeShade="BF"/>
                      <w:sz w:val="28"/>
                      <w:szCs w:val="28"/>
                    </w:rPr>
                  </w:rPrChange>
                </w:rPr>
                <w:t>Handles add</w:t>
              </w:r>
            </w:ins>
          </w:p>
        </w:tc>
        <w:tc>
          <w:tcPr>
            <w:tcW w:w="4788" w:type="dxa"/>
            <w:tcBorders>
              <w:left w:val="single" w:sz="4" w:space="0" w:color="auto"/>
            </w:tcBorders>
            <w:tcPrChange w:id="1586"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587"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58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89"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590" w:author="HungNguyen" w:date="2012-02-22T19:45:00Z"/>
                <w:b w:val="0"/>
              </w:rPr>
            </w:pPr>
            <w:ins w:id="1591" w:author="HungNguyen" w:date="2012-02-22T19:45:00Z">
              <w:r w:rsidRPr="0042744C">
                <w:rPr>
                  <w:rPrChange w:id="1592" w:author="Phuong Giang" w:date="2012-02-22T23:08:00Z">
                    <w:rPr>
                      <w:rFonts w:asciiTheme="majorHAnsi" w:eastAsiaTheme="majorEastAsia" w:hAnsiTheme="majorHAnsi" w:cstheme="majorBidi"/>
                      <w:color w:val="365F91" w:themeColor="accent1" w:themeShade="BF"/>
                      <w:sz w:val="28"/>
                      <w:szCs w:val="28"/>
                    </w:rPr>
                  </w:rPrChange>
                </w:rPr>
                <w:t>Handles contain item</w:t>
              </w:r>
            </w:ins>
          </w:p>
        </w:tc>
        <w:tc>
          <w:tcPr>
            <w:tcW w:w="4788" w:type="dxa"/>
            <w:tcBorders>
              <w:left w:val="single" w:sz="4" w:space="0" w:color="auto"/>
            </w:tcBorders>
            <w:tcPrChange w:id="1593"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594"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595"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596"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597" w:author="HungNguyen" w:date="2012-02-22T19:45:00Z"/>
                <w:b w:val="0"/>
              </w:rPr>
            </w:pPr>
            <w:ins w:id="1598" w:author="HungNguyen" w:date="2012-02-22T19:45:00Z">
              <w:r w:rsidRPr="0042744C">
                <w:rPr>
                  <w:rPrChange w:id="1599" w:author="Phuong Giang" w:date="2012-02-22T23:08:00Z">
                    <w:rPr>
                      <w:rFonts w:asciiTheme="majorHAnsi" w:eastAsiaTheme="majorEastAsia" w:hAnsiTheme="majorHAnsi" w:cstheme="majorBidi"/>
                      <w:color w:val="365F91" w:themeColor="accent1" w:themeShade="BF"/>
                      <w:sz w:val="28"/>
                      <w:szCs w:val="28"/>
                    </w:rPr>
                  </w:rPrChange>
                </w:rPr>
                <w:t>Handles delete</w:t>
              </w:r>
            </w:ins>
          </w:p>
        </w:tc>
        <w:tc>
          <w:tcPr>
            <w:tcW w:w="4788" w:type="dxa"/>
            <w:tcBorders>
              <w:left w:val="single" w:sz="4" w:space="0" w:color="auto"/>
            </w:tcBorders>
            <w:tcPrChange w:id="1600"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601"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60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03"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604" w:author="HungNguyen" w:date="2012-02-22T19:45:00Z"/>
                <w:b w:val="0"/>
              </w:rPr>
            </w:pPr>
            <w:ins w:id="1605" w:author="HungNguyen" w:date="2012-02-22T19:45:00Z">
              <w:r w:rsidRPr="0042744C">
                <w:rPr>
                  <w:rPrChange w:id="1606" w:author="Phuong Giang" w:date="2012-02-22T23:08:00Z">
                    <w:rPr>
                      <w:rFonts w:asciiTheme="majorHAnsi" w:eastAsiaTheme="majorEastAsia" w:hAnsiTheme="majorHAnsi" w:cstheme="majorBidi"/>
                      <w:color w:val="365F91" w:themeColor="accent1" w:themeShade="BF"/>
                      <w:sz w:val="28"/>
                      <w:szCs w:val="28"/>
                    </w:rPr>
                  </w:rPrChange>
                </w:rPr>
                <w:t>Handles get all</w:t>
              </w:r>
            </w:ins>
          </w:p>
        </w:tc>
        <w:tc>
          <w:tcPr>
            <w:tcW w:w="4788" w:type="dxa"/>
            <w:tcBorders>
              <w:left w:val="single" w:sz="4" w:space="0" w:color="auto"/>
            </w:tcBorders>
            <w:tcPrChange w:id="1607"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608"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60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10"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611" w:author="HungNguyen" w:date="2012-02-22T19:45:00Z"/>
                <w:b w:val="0"/>
              </w:rPr>
            </w:pPr>
            <w:ins w:id="1612" w:author="HungNguyen" w:date="2012-02-22T19:45:00Z">
              <w:r w:rsidRPr="0042744C">
                <w:rPr>
                  <w:rPrChange w:id="1613" w:author="Phuong Giang" w:date="2012-02-22T23:08:00Z">
                    <w:rPr>
                      <w:rFonts w:asciiTheme="majorHAnsi" w:eastAsiaTheme="majorEastAsia" w:hAnsiTheme="majorHAnsi" w:cstheme="majorBidi"/>
                      <w:color w:val="365F91" w:themeColor="accent1" w:themeShade="BF"/>
                      <w:sz w:val="28"/>
                      <w:szCs w:val="28"/>
                    </w:rPr>
                  </w:rPrChange>
                </w:rPr>
                <w:t>Handles search</w:t>
              </w:r>
            </w:ins>
          </w:p>
        </w:tc>
        <w:tc>
          <w:tcPr>
            <w:tcW w:w="4788" w:type="dxa"/>
            <w:tcBorders>
              <w:left w:val="single" w:sz="4" w:space="0" w:color="auto"/>
            </w:tcBorders>
            <w:tcPrChange w:id="1614"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615" w:author="HungNguyen" w:date="2012-02-22T19:45:00Z"/>
              </w:rPr>
            </w:pPr>
            <w:proofErr w:type="spellStart"/>
            <w:ins w:id="1616" w:author="HungNguyen" w:date="2012-02-22T19:45:00Z">
              <w:r>
                <w:t>ISearchCondition</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61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18"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619" w:author="HungNguyen" w:date="2012-02-22T19:45:00Z"/>
                <w:b w:val="0"/>
              </w:rPr>
            </w:pPr>
            <w:ins w:id="1620" w:author="HungNguyen" w:date="2012-02-22T19:45:00Z">
              <w:r w:rsidRPr="0042744C">
                <w:rPr>
                  <w:rPrChange w:id="1621" w:author="Phuong Giang" w:date="2012-02-22T23:08:00Z">
                    <w:rPr>
                      <w:rFonts w:asciiTheme="majorHAnsi" w:eastAsiaTheme="majorEastAsia" w:hAnsiTheme="majorHAnsi" w:cstheme="majorBidi"/>
                      <w:color w:val="365F91" w:themeColor="accent1" w:themeShade="BF"/>
                      <w:sz w:val="28"/>
                      <w:szCs w:val="28"/>
                    </w:rPr>
                  </w:rPrChange>
                </w:rPr>
                <w:t>Handles update</w:t>
              </w:r>
            </w:ins>
          </w:p>
        </w:tc>
        <w:tc>
          <w:tcPr>
            <w:tcW w:w="4788" w:type="dxa"/>
            <w:tcBorders>
              <w:left w:val="single" w:sz="4" w:space="0" w:color="auto"/>
            </w:tcBorders>
            <w:tcPrChange w:id="1622"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623" w:author="HungNguyen" w:date="2012-02-22T19:45:00Z"/>
              </w:rPr>
            </w:pPr>
          </w:p>
        </w:tc>
      </w:tr>
    </w:tbl>
    <w:p w:rsidR="0065367C" w:rsidRDefault="0065367C" w:rsidP="0065367C">
      <w:pPr>
        <w:rPr>
          <w:ins w:id="1624" w:author="HungNguyen" w:date="2012-02-22T19:45:00Z"/>
        </w:rPr>
      </w:pPr>
    </w:p>
    <w:tbl>
      <w:tblPr>
        <w:tblStyle w:val="MediumShading1-Accent110"/>
        <w:tblW w:w="0" w:type="auto"/>
        <w:tblLook w:val="04A0" w:firstRow="1" w:lastRow="0" w:firstColumn="1" w:lastColumn="0" w:noHBand="0" w:noVBand="1"/>
        <w:tblPrChange w:id="1625" w:author="Phuong Giang" w:date="2012-02-22T23: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626">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627"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628" w:author="Phuong Giang" w:date="2012-02-22T23:08: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629" w:author="HungNguyen" w:date="2012-02-22T19:45:00Z"/>
                <w:b w:val="0"/>
                <w:sz w:val="24"/>
                <w:szCs w:val="24"/>
              </w:rPr>
            </w:pPr>
            <w:proofErr w:type="spellStart"/>
            <w:ins w:id="1630" w:author="HungNguyen" w:date="2012-02-22T19:45:00Z">
              <w:r>
                <w:rPr>
                  <w:b w:val="0"/>
                  <w:sz w:val="24"/>
                  <w:szCs w:val="24"/>
                </w:rPr>
                <w:t>ISearchCondition</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63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632" w:author="Phuong Giang" w:date="2012-02-22T23:08: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633" w:author="HungNguyen" w:date="2012-02-22T19:45:00Z"/>
                <w:b w:val="0"/>
              </w:rPr>
            </w:pPr>
            <w:ins w:id="1634" w:author="HungNguyen" w:date="2012-02-22T19:45:00Z">
              <w:r w:rsidRPr="006617AE">
                <w:rPr>
                  <w:b w:val="0"/>
                </w:rPr>
                <w:t>Responsibility</w:t>
              </w:r>
            </w:ins>
          </w:p>
        </w:tc>
        <w:tc>
          <w:tcPr>
            <w:tcW w:w="4788" w:type="dxa"/>
            <w:tcPrChange w:id="1635" w:author="Phuong Giang" w:date="2012-02-22T23:08: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636" w:author="HungNguyen" w:date="2012-02-22T19:45:00Z"/>
                <w:b/>
              </w:rPr>
            </w:pPr>
            <w:ins w:id="1637"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63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39"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640" w:author="HungNguyen" w:date="2012-02-22T19:45:00Z"/>
                <w:b w:val="0"/>
              </w:rPr>
            </w:pPr>
            <w:ins w:id="1641" w:author="HungNguyen" w:date="2012-02-22T19:45:00Z">
              <w:r w:rsidRPr="0042744C">
                <w:rPr>
                  <w:rPrChange w:id="1642" w:author="Phuong Giang" w:date="2012-02-22T23:08:00Z">
                    <w:rPr>
                      <w:rFonts w:asciiTheme="majorHAnsi" w:eastAsiaTheme="majorEastAsia" w:hAnsiTheme="majorHAnsi" w:cstheme="majorBidi"/>
                      <w:color w:val="365F91" w:themeColor="accent1" w:themeShade="BF"/>
                      <w:sz w:val="28"/>
                      <w:szCs w:val="28"/>
                    </w:rPr>
                  </w:rPrChange>
                </w:rPr>
                <w:t>Knows selected class level</w:t>
              </w:r>
            </w:ins>
          </w:p>
        </w:tc>
        <w:tc>
          <w:tcPr>
            <w:tcW w:w="4788" w:type="dxa"/>
            <w:tcBorders>
              <w:left w:val="single" w:sz="4" w:space="0" w:color="auto"/>
            </w:tcBorders>
            <w:tcPrChange w:id="1643"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644" w:author="HungNguyen" w:date="2012-02-22T19:45:00Z"/>
              </w:rPr>
            </w:pPr>
          </w:p>
        </w:tc>
      </w:tr>
      <w:tr w:rsidR="00E00D30" w:rsidTr="0042744C">
        <w:trPr>
          <w:cnfStyle w:val="000000100000" w:firstRow="0" w:lastRow="0" w:firstColumn="0" w:lastColumn="0" w:oddVBand="0" w:evenVBand="0" w:oddHBand="1" w:evenHBand="0" w:firstRowFirstColumn="0" w:firstRowLastColumn="0" w:lastRowFirstColumn="0" w:lastRowLastColumn="0"/>
          <w:ins w:id="1645" w:author="Phuong Giang" w:date="2012-02-22T20:51: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46" w:author="Phuong Giang" w:date="2012-02-22T23:08:00Z">
              <w:tcPr>
                <w:tcW w:w="4788" w:type="dxa"/>
                <w:shd w:val="clear" w:color="auto" w:fill="auto"/>
              </w:tcPr>
            </w:tcPrChange>
          </w:tcPr>
          <w:p w:rsidR="00E00D30" w:rsidRPr="00616EF6" w:rsidRDefault="00E00D30"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647" w:author="Phuong Giang" w:date="2012-02-22T20:51:00Z"/>
                <w:b w:val="0"/>
              </w:rPr>
            </w:pPr>
            <w:ins w:id="1648" w:author="Phuong Giang" w:date="2012-02-22T20:51:00Z">
              <w:r w:rsidRPr="0042744C">
                <w:rPr>
                  <w:rPrChange w:id="1649" w:author="Phuong Giang" w:date="2012-02-22T23:08:00Z">
                    <w:rPr>
                      <w:rFonts w:asciiTheme="majorHAnsi" w:eastAsiaTheme="majorEastAsia" w:hAnsiTheme="majorHAnsi" w:cstheme="majorBidi"/>
                      <w:color w:val="365F91" w:themeColor="accent1" w:themeShade="BF"/>
                      <w:sz w:val="28"/>
                      <w:szCs w:val="28"/>
                    </w:rPr>
                  </w:rPrChange>
                </w:rPr>
                <w:t>Knows keyword</w:t>
              </w:r>
            </w:ins>
          </w:p>
        </w:tc>
        <w:tc>
          <w:tcPr>
            <w:tcW w:w="4788" w:type="dxa"/>
            <w:tcBorders>
              <w:left w:val="single" w:sz="4" w:space="0" w:color="auto"/>
            </w:tcBorders>
            <w:tcPrChange w:id="1650" w:author="Phuong Giang" w:date="2012-02-22T23:08:00Z">
              <w:tcPr>
                <w:tcW w:w="4788" w:type="dxa"/>
                <w:shd w:val="clear" w:color="auto" w:fill="auto"/>
              </w:tcPr>
            </w:tcPrChange>
          </w:tcPr>
          <w:p w:rsidR="00E00D30" w:rsidRDefault="00E00D30" w:rsidP="00995D66">
            <w:pPr>
              <w:cnfStyle w:val="000000100000" w:firstRow="0" w:lastRow="0" w:firstColumn="0" w:lastColumn="0" w:oddVBand="0" w:evenVBand="0" w:oddHBand="1" w:evenHBand="0" w:firstRowFirstColumn="0" w:firstRowLastColumn="0" w:lastRowFirstColumn="0" w:lastRowLastColumn="0"/>
              <w:rPr>
                <w:ins w:id="1651" w:author="Phuong Giang" w:date="2012-02-22T20:51:00Z"/>
              </w:rPr>
            </w:pPr>
          </w:p>
        </w:tc>
      </w:tr>
    </w:tbl>
    <w:p w:rsidR="0065367C" w:rsidRDefault="0065367C" w:rsidP="0065367C">
      <w:pPr>
        <w:rPr>
          <w:ins w:id="1652" w:author="HungNguyen" w:date="2012-02-22T19:45:00Z"/>
        </w:rPr>
      </w:pPr>
    </w:p>
    <w:tbl>
      <w:tblPr>
        <w:tblStyle w:val="MediumShading1-Accent110"/>
        <w:tblW w:w="0" w:type="auto"/>
        <w:tblLook w:val="04A0" w:firstRow="1" w:lastRow="0" w:firstColumn="1" w:lastColumn="0" w:noHBand="0" w:noVBand="1"/>
        <w:tblPrChange w:id="1653" w:author="Phuong Giang" w:date="2012-02-22T23: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654">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655"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656" w:author="Phuong Giang" w:date="2012-02-22T23:08: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657" w:author="HungNguyen" w:date="2012-02-22T19:45:00Z"/>
                <w:b w:val="0"/>
                <w:sz w:val="24"/>
                <w:szCs w:val="24"/>
              </w:rPr>
            </w:pPr>
            <w:proofErr w:type="spellStart"/>
            <w:ins w:id="1658" w:author="HungNguyen" w:date="2012-02-22T19:45:00Z">
              <w:r>
                <w:rPr>
                  <w:b w:val="0"/>
                  <w:sz w:val="24"/>
                  <w:szCs w:val="24"/>
                </w:rPr>
                <w:lastRenderedPageBreak/>
                <w:t>KISearchCondition</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65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660" w:author="Phuong Giang" w:date="2012-02-22T23:08: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661" w:author="HungNguyen" w:date="2012-02-22T19:45:00Z"/>
                <w:b w:val="0"/>
              </w:rPr>
            </w:pPr>
            <w:ins w:id="1662" w:author="HungNguyen" w:date="2012-02-22T19:45:00Z">
              <w:r w:rsidRPr="006617AE">
                <w:rPr>
                  <w:b w:val="0"/>
                </w:rPr>
                <w:t>Responsibility</w:t>
              </w:r>
            </w:ins>
          </w:p>
        </w:tc>
        <w:tc>
          <w:tcPr>
            <w:tcW w:w="4788" w:type="dxa"/>
            <w:tcPrChange w:id="1663" w:author="Phuong Giang" w:date="2012-02-22T23:08: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664" w:author="HungNguyen" w:date="2012-02-22T19:45:00Z"/>
                <w:b/>
              </w:rPr>
            </w:pPr>
            <w:ins w:id="1665"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66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67"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668" w:author="HungNguyen" w:date="2012-02-22T19:45:00Z"/>
                <w:b w:val="0"/>
              </w:rPr>
            </w:pPr>
            <w:ins w:id="1669" w:author="HungNguyen" w:date="2012-02-22T19:45:00Z">
              <w:r w:rsidRPr="0042744C">
                <w:rPr>
                  <w:rPrChange w:id="1670" w:author="Phuong Giang" w:date="2012-02-22T23:08:00Z">
                    <w:rPr>
                      <w:rFonts w:asciiTheme="majorHAnsi" w:eastAsiaTheme="majorEastAsia" w:hAnsiTheme="majorHAnsi" w:cstheme="majorBidi"/>
                      <w:color w:val="365F91" w:themeColor="accent1" w:themeShade="BF"/>
                      <w:sz w:val="28"/>
                      <w:szCs w:val="28"/>
                    </w:rPr>
                  </w:rPrChange>
                </w:rPr>
                <w:t>Knows max topic number</w:t>
              </w:r>
            </w:ins>
          </w:p>
        </w:tc>
        <w:tc>
          <w:tcPr>
            <w:tcW w:w="4788" w:type="dxa"/>
            <w:tcBorders>
              <w:left w:val="single" w:sz="4" w:space="0" w:color="auto"/>
            </w:tcBorders>
            <w:tcPrChange w:id="1671"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672"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673"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74" w:author="Phuong Giang" w:date="2012-02-22T23:08:00Z">
              <w:tcPr>
                <w:tcW w:w="4788" w:type="dxa"/>
                <w:shd w:val="clear" w:color="auto" w:fill="auto"/>
              </w:tcPr>
            </w:tcPrChange>
          </w:tcPr>
          <w:p w:rsidR="0065367C" w:rsidRPr="00616EF6" w:rsidRDefault="0065367C">
            <w:pPr>
              <w:spacing w:after="200" w:line="276" w:lineRule="auto"/>
              <w:cnfStyle w:val="001000100000" w:firstRow="0" w:lastRow="0" w:firstColumn="1" w:lastColumn="0" w:oddVBand="0" w:evenVBand="0" w:oddHBand="1" w:evenHBand="0" w:firstRowFirstColumn="0" w:firstRowLastColumn="0" w:lastRowFirstColumn="0" w:lastRowLastColumn="0"/>
              <w:rPr>
                <w:ins w:id="1675" w:author="HungNguyen" w:date="2012-02-22T19:45:00Z"/>
                <w:b w:val="0"/>
              </w:rPr>
            </w:pPr>
            <w:ins w:id="1676" w:author="HungNguyen" w:date="2012-02-22T19:45:00Z">
              <w:del w:id="1677" w:author="Phuong Giang" w:date="2012-02-22T20:51:00Z">
                <w:r w:rsidRPr="0042744C" w:rsidDel="00E00D30">
                  <w:rPr>
                    <w:rPrChange w:id="1678" w:author="Phuong Giang" w:date="2012-02-22T23:08:00Z">
                      <w:rPr>
                        <w:rFonts w:asciiTheme="majorHAnsi" w:eastAsiaTheme="majorEastAsia" w:hAnsiTheme="majorHAnsi" w:cstheme="majorBidi"/>
                        <w:color w:val="365F91" w:themeColor="accent1" w:themeShade="BF"/>
                        <w:sz w:val="28"/>
                        <w:szCs w:val="28"/>
                      </w:rPr>
                    </w:rPrChange>
                  </w:rPr>
                  <w:delText xml:space="preserve">      </w:delText>
                </w:r>
              </w:del>
              <w:r w:rsidRPr="0042744C">
                <w:rPr>
                  <w:rPrChange w:id="1679" w:author="Phuong Giang" w:date="2012-02-22T23:08:00Z">
                    <w:rPr>
                      <w:rFonts w:asciiTheme="majorHAnsi" w:eastAsiaTheme="majorEastAsia" w:hAnsiTheme="majorHAnsi" w:cstheme="majorBidi"/>
                      <w:color w:val="365F91" w:themeColor="accent1" w:themeShade="BF"/>
                      <w:sz w:val="28"/>
                      <w:szCs w:val="28"/>
                    </w:rPr>
                  </w:rPrChange>
                </w:rPr>
                <w:t>Knows min topic number</w:t>
              </w:r>
            </w:ins>
          </w:p>
        </w:tc>
        <w:tc>
          <w:tcPr>
            <w:tcW w:w="4788" w:type="dxa"/>
            <w:tcBorders>
              <w:left w:val="single" w:sz="4" w:space="0" w:color="auto"/>
            </w:tcBorders>
            <w:tcPrChange w:id="1680"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681"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682"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83"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684" w:author="HungNguyen" w:date="2012-02-22T19:45:00Z"/>
                <w:b w:val="0"/>
              </w:rPr>
            </w:pPr>
            <w:ins w:id="1685" w:author="HungNguyen" w:date="2012-02-22T19:45:00Z">
              <w:r w:rsidRPr="0042744C">
                <w:rPr>
                  <w:rPrChange w:id="1686" w:author="Phuong Giang" w:date="2012-02-22T23:08:00Z">
                    <w:rPr>
                      <w:rFonts w:asciiTheme="majorHAnsi" w:eastAsiaTheme="majorEastAsia" w:hAnsiTheme="majorHAnsi" w:cstheme="majorBidi"/>
                      <w:color w:val="365F91" w:themeColor="accent1" w:themeShade="BF"/>
                      <w:sz w:val="28"/>
                      <w:szCs w:val="28"/>
                    </w:rPr>
                  </w:rPrChange>
                </w:rPr>
                <w:t>Knows selected class level</w:t>
              </w:r>
            </w:ins>
          </w:p>
        </w:tc>
        <w:tc>
          <w:tcPr>
            <w:tcW w:w="4788" w:type="dxa"/>
            <w:tcBorders>
              <w:left w:val="single" w:sz="4" w:space="0" w:color="auto"/>
            </w:tcBorders>
            <w:tcPrChange w:id="1687"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688"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689"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90" w:author="Phuong Giang" w:date="2012-02-22T23:08: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691" w:author="HungNguyen" w:date="2012-02-22T19:45:00Z"/>
                <w:b w:val="0"/>
              </w:rPr>
            </w:pPr>
            <w:ins w:id="1692" w:author="HungNguyen" w:date="2012-02-22T19:45:00Z">
              <w:r w:rsidRPr="0042744C">
                <w:rPr>
                  <w:rPrChange w:id="1693" w:author="Phuong Giang" w:date="2012-02-22T23:08:00Z">
                    <w:rPr>
                      <w:rFonts w:asciiTheme="majorHAnsi" w:eastAsiaTheme="majorEastAsia" w:hAnsiTheme="majorHAnsi" w:cstheme="majorBidi"/>
                      <w:color w:val="365F91" w:themeColor="accent1" w:themeShade="BF"/>
                      <w:sz w:val="28"/>
                      <w:szCs w:val="28"/>
                    </w:rPr>
                  </w:rPrChange>
                </w:rPr>
                <w:t>Knows subject</w:t>
              </w:r>
            </w:ins>
          </w:p>
        </w:tc>
        <w:tc>
          <w:tcPr>
            <w:tcW w:w="4788" w:type="dxa"/>
            <w:tcBorders>
              <w:left w:val="single" w:sz="4" w:space="0" w:color="auto"/>
            </w:tcBorders>
            <w:tcPrChange w:id="1694" w:author="Phuong Giang" w:date="2012-02-22T23:08: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695"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696"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697" w:author="Phuong Giang" w:date="2012-02-22T23:08: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698" w:author="HungNguyen" w:date="2012-02-22T19:45:00Z"/>
                <w:b w:val="0"/>
              </w:rPr>
            </w:pPr>
            <w:ins w:id="1699" w:author="HungNguyen" w:date="2012-02-22T19:45:00Z">
              <w:r w:rsidRPr="0042744C">
                <w:rPr>
                  <w:rPrChange w:id="1700" w:author="Phuong Giang" w:date="2012-02-22T23:08:00Z">
                    <w:rPr>
                      <w:rFonts w:asciiTheme="majorHAnsi" w:eastAsiaTheme="majorEastAsia" w:hAnsiTheme="majorHAnsi" w:cstheme="majorBidi"/>
                      <w:color w:val="365F91" w:themeColor="accent1" w:themeShade="BF"/>
                      <w:sz w:val="28"/>
                      <w:szCs w:val="28"/>
                    </w:rPr>
                  </w:rPrChange>
                </w:rPr>
                <w:t>Handles knowledge item search condition</w:t>
              </w:r>
            </w:ins>
          </w:p>
        </w:tc>
        <w:tc>
          <w:tcPr>
            <w:tcW w:w="4788" w:type="dxa"/>
            <w:tcBorders>
              <w:left w:val="single" w:sz="4" w:space="0" w:color="auto"/>
            </w:tcBorders>
            <w:tcPrChange w:id="1701" w:author="Phuong Giang" w:date="2012-02-22T23:08: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702" w:author="HungNguyen" w:date="2012-02-22T19:45:00Z"/>
              </w:rPr>
            </w:pPr>
          </w:p>
        </w:tc>
      </w:tr>
    </w:tbl>
    <w:p w:rsidR="0065367C" w:rsidRDefault="0065367C" w:rsidP="0065367C">
      <w:pPr>
        <w:rPr>
          <w:ins w:id="1703" w:author="HungNguyen" w:date="2012-02-22T19:45:00Z"/>
        </w:rPr>
      </w:pPr>
    </w:p>
    <w:tbl>
      <w:tblPr>
        <w:tblStyle w:val="MediumShading1-Accent110"/>
        <w:tblW w:w="0" w:type="auto"/>
        <w:tblLook w:val="04A0" w:firstRow="1" w:lastRow="0" w:firstColumn="1" w:lastColumn="0" w:noHBand="0" w:noVBand="1"/>
        <w:tblPrChange w:id="1704" w:author="Phuong Giang" w:date="2012-02-22T23:0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788"/>
        <w:gridCol w:w="4788"/>
        <w:tblGridChange w:id="1705">
          <w:tblGrid>
            <w:gridCol w:w="4788"/>
            <w:gridCol w:w="478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706" w:author="HungNguyen" w:date="2012-02-22T19:45:00Z"/>
        </w:trPr>
        <w:tc>
          <w:tcPr>
            <w:cnfStyle w:val="001000000000" w:firstRow="0" w:lastRow="0" w:firstColumn="1" w:lastColumn="0" w:oddVBand="0" w:evenVBand="0" w:oddHBand="0" w:evenHBand="0" w:firstRowFirstColumn="0" w:firstRowLastColumn="0" w:lastRowFirstColumn="0" w:lastRowLastColumn="0"/>
            <w:tcW w:w="9576" w:type="dxa"/>
            <w:gridSpan w:val="2"/>
            <w:tcPrChange w:id="1707" w:author="Phuong Giang" w:date="2012-02-22T23:08:00Z">
              <w:tcPr>
                <w:tcW w:w="9576" w:type="dxa"/>
                <w:gridSpan w:val="2"/>
                <w:shd w:val="clear" w:color="auto" w:fill="auto"/>
              </w:tcPr>
            </w:tcPrChange>
          </w:tcPr>
          <w:p w:rsidR="0065367C" w:rsidRPr="006617AE" w:rsidRDefault="0065367C" w:rsidP="00995D66">
            <w:pPr>
              <w:jc w:val="center"/>
              <w:cnfStyle w:val="101000000000" w:firstRow="1" w:lastRow="0" w:firstColumn="1" w:lastColumn="0" w:oddVBand="0" w:evenVBand="0" w:oddHBand="0" w:evenHBand="0" w:firstRowFirstColumn="0" w:firstRowLastColumn="0" w:lastRowFirstColumn="0" w:lastRowLastColumn="0"/>
              <w:rPr>
                <w:ins w:id="1708" w:author="HungNguyen" w:date="2012-02-22T19:45:00Z"/>
                <w:b w:val="0"/>
                <w:sz w:val="24"/>
                <w:szCs w:val="24"/>
              </w:rPr>
            </w:pPr>
            <w:proofErr w:type="spellStart"/>
            <w:ins w:id="1709" w:author="HungNguyen" w:date="2012-02-22T19:45:00Z">
              <w:r>
                <w:rPr>
                  <w:b w:val="0"/>
                  <w:sz w:val="24"/>
                  <w:szCs w:val="24"/>
                </w:rPr>
                <w:t>TMSearchCondition</w:t>
              </w:r>
              <w:proofErr w:type="spellEnd"/>
            </w:ins>
          </w:p>
        </w:tc>
      </w:tr>
      <w:tr w:rsidR="0065367C" w:rsidTr="0042744C">
        <w:trPr>
          <w:cnfStyle w:val="000000100000" w:firstRow="0" w:lastRow="0" w:firstColumn="0" w:lastColumn="0" w:oddVBand="0" w:evenVBand="0" w:oddHBand="1" w:evenHBand="0" w:firstRowFirstColumn="0" w:firstRowLastColumn="0" w:lastRowFirstColumn="0" w:lastRowLastColumn="0"/>
          <w:ins w:id="1710"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7BA0CD" w:themeColor="accent1" w:themeTint="BF"/>
            </w:tcBorders>
            <w:tcPrChange w:id="1711" w:author="Phuong Giang" w:date="2012-02-22T23:09:00Z">
              <w:tcPr>
                <w:tcW w:w="4788" w:type="dxa"/>
                <w:shd w:val="clear" w:color="auto" w:fill="auto"/>
              </w:tcPr>
            </w:tcPrChange>
          </w:tcPr>
          <w:p w:rsidR="0065367C" w:rsidRPr="006617AE" w:rsidRDefault="0065367C" w:rsidP="00995D66">
            <w:pPr>
              <w:jc w:val="center"/>
              <w:cnfStyle w:val="001000100000" w:firstRow="0" w:lastRow="0" w:firstColumn="1" w:lastColumn="0" w:oddVBand="0" w:evenVBand="0" w:oddHBand="1" w:evenHBand="0" w:firstRowFirstColumn="0" w:firstRowLastColumn="0" w:lastRowFirstColumn="0" w:lastRowLastColumn="0"/>
              <w:rPr>
                <w:ins w:id="1712" w:author="HungNguyen" w:date="2012-02-22T19:45:00Z"/>
                <w:b w:val="0"/>
              </w:rPr>
            </w:pPr>
            <w:ins w:id="1713" w:author="HungNguyen" w:date="2012-02-22T19:45:00Z">
              <w:r w:rsidRPr="006617AE">
                <w:rPr>
                  <w:b w:val="0"/>
                </w:rPr>
                <w:t>Responsibility</w:t>
              </w:r>
            </w:ins>
          </w:p>
        </w:tc>
        <w:tc>
          <w:tcPr>
            <w:tcW w:w="4788" w:type="dxa"/>
            <w:tcPrChange w:id="1714" w:author="Phuong Giang" w:date="2012-02-22T23:09:00Z">
              <w:tcPr>
                <w:tcW w:w="4788" w:type="dxa"/>
                <w:shd w:val="clear" w:color="auto" w:fill="auto"/>
              </w:tcPr>
            </w:tcPrChange>
          </w:tcPr>
          <w:p w:rsidR="0065367C" w:rsidRPr="006617AE" w:rsidRDefault="0065367C" w:rsidP="00995D66">
            <w:pPr>
              <w:jc w:val="center"/>
              <w:cnfStyle w:val="000000100000" w:firstRow="0" w:lastRow="0" w:firstColumn="0" w:lastColumn="0" w:oddVBand="0" w:evenVBand="0" w:oddHBand="1" w:evenHBand="0" w:firstRowFirstColumn="0" w:firstRowLastColumn="0" w:lastRowFirstColumn="0" w:lastRowLastColumn="0"/>
              <w:rPr>
                <w:ins w:id="1715" w:author="HungNguyen" w:date="2012-02-22T19:45:00Z"/>
                <w:b/>
              </w:rPr>
            </w:pPr>
            <w:ins w:id="1716" w:author="HungNguyen" w:date="2012-02-22T19:45:00Z">
              <w:r w:rsidRPr="006617AE">
                <w:rPr>
                  <w:b/>
                </w:rPr>
                <w:t>Collaborators</w:t>
              </w:r>
            </w:ins>
          </w:p>
        </w:tc>
      </w:tr>
      <w:tr w:rsidR="0065367C" w:rsidTr="0042744C">
        <w:trPr>
          <w:cnfStyle w:val="000000010000" w:firstRow="0" w:lastRow="0" w:firstColumn="0" w:lastColumn="0" w:oddVBand="0" w:evenVBand="0" w:oddHBand="0" w:evenHBand="1" w:firstRowFirstColumn="0" w:firstRowLastColumn="0" w:lastRowFirstColumn="0" w:lastRowLastColumn="0"/>
          <w:ins w:id="1717"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718" w:author="Phuong Giang" w:date="2012-02-22T23:09: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719" w:author="HungNguyen" w:date="2012-02-22T19:45:00Z"/>
                <w:b w:val="0"/>
              </w:rPr>
            </w:pPr>
            <w:ins w:id="1720" w:author="HungNguyen" w:date="2012-02-22T19:45:00Z">
              <w:r w:rsidRPr="0042744C">
                <w:rPr>
                  <w:rPrChange w:id="1721" w:author="Phuong Giang" w:date="2012-02-22T23:08:00Z">
                    <w:rPr>
                      <w:rFonts w:asciiTheme="majorHAnsi" w:eastAsiaTheme="majorEastAsia" w:hAnsiTheme="majorHAnsi" w:cstheme="majorBidi"/>
                      <w:color w:val="365F91" w:themeColor="accent1" w:themeShade="BF"/>
                      <w:sz w:val="28"/>
                      <w:szCs w:val="28"/>
                    </w:rPr>
                  </w:rPrChange>
                </w:rPr>
                <w:t>Knows preferred subject</w:t>
              </w:r>
            </w:ins>
          </w:p>
        </w:tc>
        <w:tc>
          <w:tcPr>
            <w:tcW w:w="4788" w:type="dxa"/>
            <w:tcBorders>
              <w:left w:val="single" w:sz="4" w:space="0" w:color="auto"/>
            </w:tcBorders>
            <w:tcPrChange w:id="1722" w:author="Phuong Giang" w:date="2012-02-22T23:09: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723"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724"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725" w:author="Phuong Giang" w:date="2012-02-22T23:09: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726" w:author="HungNguyen" w:date="2012-02-22T19:45:00Z"/>
                <w:b w:val="0"/>
              </w:rPr>
            </w:pPr>
            <w:ins w:id="1727" w:author="HungNguyen" w:date="2012-02-22T19:45:00Z">
              <w:r w:rsidRPr="0042744C">
                <w:rPr>
                  <w:rPrChange w:id="1728" w:author="Phuong Giang" w:date="2012-02-22T23:08:00Z">
                    <w:rPr>
                      <w:rFonts w:asciiTheme="majorHAnsi" w:eastAsiaTheme="majorEastAsia" w:hAnsiTheme="majorHAnsi" w:cstheme="majorBidi"/>
                      <w:color w:val="365F91" w:themeColor="accent1" w:themeShade="BF"/>
                      <w:sz w:val="28"/>
                      <w:szCs w:val="28"/>
                    </w:rPr>
                  </w:rPrChange>
                </w:rPr>
                <w:t>Knows selected class level</w:t>
              </w:r>
            </w:ins>
          </w:p>
        </w:tc>
        <w:tc>
          <w:tcPr>
            <w:tcW w:w="4788" w:type="dxa"/>
            <w:tcBorders>
              <w:left w:val="single" w:sz="4" w:space="0" w:color="auto"/>
            </w:tcBorders>
            <w:tcPrChange w:id="1729" w:author="Phuong Giang" w:date="2012-02-22T23:09: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730" w:author="HungNguyen" w:date="2012-02-22T19:45:00Z"/>
              </w:rPr>
            </w:pPr>
          </w:p>
        </w:tc>
      </w:tr>
      <w:tr w:rsidR="0065367C" w:rsidTr="0042744C">
        <w:trPr>
          <w:cnfStyle w:val="000000010000" w:firstRow="0" w:lastRow="0" w:firstColumn="0" w:lastColumn="0" w:oddVBand="0" w:evenVBand="0" w:oddHBand="0" w:evenHBand="1" w:firstRowFirstColumn="0" w:firstRowLastColumn="0" w:lastRowFirstColumn="0" w:lastRowLastColumn="0"/>
          <w:ins w:id="1731"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732" w:author="Phuong Giang" w:date="2012-02-22T23:09:00Z">
              <w:tcPr>
                <w:tcW w:w="4788" w:type="dxa"/>
                <w:shd w:val="clear" w:color="auto" w:fill="auto"/>
              </w:tcPr>
            </w:tcPrChange>
          </w:tcPr>
          <w:p w:rsidR="0065367C" w:rsidRPr="00616EF6" w:rsidRDefault="0065367C" w:rsidP="00995D66">
            <w:pPr>
              <w:spacing w:after="200" w:line="276" w:lineRule="auto"/>
              <w:cnfStyle w:val="001000010000" w:firstRow="0" w:lastRow="0" w:firstColumn="1" w:lastColumn="0" w:oddVBand="0" w:evenVBand="0" w:oddHBand="0" w:evenHBand="1" w:firstRowFirstColumn="0" w:firstRowLastColumn="0" w:lastRowFirstColumn="0" w:lastRowLastColumn="0"/>
              <w:rPr>
                <w:ins w:id="1733" w:author="HungNguyen" w:date="2012-02-22T19:45:00Z"/>
                <w:b w:val="0"/>
              </w:rPr>
            </w:pPr>
            <w:ins w:id="1734" w:author="HungNguyen" w:date="2012-02-22T19:45:00Z">
              <w:r w:rsidRPr="0042744C">
                <w:rPr>
                  <w:rPrChange w:id="1735" w:author="Phuong Giang" w:date="2012-02-22T23:08:00Z">
                    <w:rPr>
                      <w:rFonts w:asciiTheme="majorHAnsi" w:eastAsiaTheme="majorEastAsia" w:hAnsiTheme="majorHAnsi" w:cstheme="majorBidi"/>
                      <w:color w:val="365F91" w:themeColor="accent1" w:themeShade="BF"/>
                      <w:sz w:val="28"/>
                      <w:szCs w:val="28"/>
                    </w:rPr>
                  </w:rPrChange>
                </w:rPr>
                <w:t>Knows team size</w:t>
              </w:r>
            </w:ins>
          </w:p>
        </w:tc>
        <w:tc>
          <w:tcPr>
            <w:tcW w:w="4788" w:type="dxa"/>
            <w:tcBorders>
              <w:left w:val="single" w:sz="4" w:space="0" w:color="auto"/>
            </w:tcBorders>
            <w:tcPrChange w:id="1736" w:author="Phuong Giang" w:date="2012-02-22T23:09:00Z">
              <w:tcPr>
                <w:tcW w:w="4788" w:type="dxa"/>
                <w:shd w:val="clear" w:color="auto" w:fill="auto"/>
              </w:tcPr>
            </w:tcPrChange>
          </w:tcPr>
          <w:p w:rsidR="0065367C" w:rsidRDefault="0065367C" w:rsidP="00995D66">
            <w:pPr>
              <w:cnfStyle w:val="000000010000" w:firstRow="0" w:lastRow="0" w:firstColumn="0" w:lastColumn="0" w:oddVBand="0" w:evenVBand="0" w:oddHBand="0" w:evenHBand="1" w:firstRowFirstColumn="0" w:firstRowLastColumn="0" w:lastRowFirstColumn="0" w:lastRowLastColumn="0"/>
              <w:rPr>
                <w:ins w:id="1737" w:author="HungNguyen" w:date="2012-02-22T19:45:00Z"/>
              </w:rPr>
            </w:pPr>
          </w:p>
        </w:tc>
      </w:tr>
      <w:tr w:rsidR="0065367C" w:rsidTr="0042744C">
        <w:trPr>
          <w:cnfStyle w:val="000000100000" w:firstRow="0" w:lastRow="0" w:firstColumn="0" w:lastColumn="0" w:oddVBand="0" w:evenVBand="0" w:oddHBand="1" w:evenHBand="0" w:firstRowFirstColumn="0" w:firstRowLastColumn="0" w:lastRowFirstColumn="0" w:lastRowLastColumn="0"/>
          <w:ins w:id="1738" w:author="HungNguyen" w:date="2012-02-22T19:45:00Z"/>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Change w:id="1739" w:author="Phuong Giang" w:date="2012-02-22T23:09:00Z">
              <w:tcPr>
                <w:tcW w:w="4788" w:type="dxa"/>
                <w:shd w:val="clear" w:color="auto" w:fill="auto"/>
              </w:tcPr>
            </w:tcPrChange>
          </w:tcPr>
          <w:p w:rsidR="0065367C" w:rsidRPr="00616EF6" w:rsidRDefault="0065367C" w:rsidP="00995D66">
            <w:pPr>
              <w:spacing w:after="200" w:line="276" w:lineRule="auto"/>
              <w:cnfStyle w:val="001000100000" w:firstRow="0" w:lastRow="0" w:firstColumn="1" w:lastColumn="0" w:oddVBand="0" w:evenVBand="0" w:oddHBand="1" w:evenHBand="0" w:firstRowFirstColumn="0" w:firstRowLastColumn="0" w:lastRowFirstColumn="0" w:lastRowLastColumn="0"/>
              <w:rPr>
                <w:ins w:id="1740" w:author="HungNguyen" w:date="2012-02-22T19:45:00Z"/>
                <w:b w:val="0"/>
              </w:rPr>
            </w:pPr>
            <w:ins w:id="1741" w:author="HungNguyen" w:date="2012-02-22T19:45:00Z">
              <w:r w:rsidRPr="0042744C">
                <w:rPr>
                  <w:rPrChange w:id="1742" w:author="Phuong Giang" w:date="2012-02-22T23:08:00Z">
                    <w:rPr>
                      <w:rFonts w:asciiTheme="majorHAnsi" w:eastAsiaTheme="majorEastAsia" w:hAnsiTheme="majorHAnsi" w:cstheme="majorBidi"/>
                      <w:color w:val="365F91" w:themeColor="accent1" w:themeShade="BF"/>
                      <w:sz w:val="28"/>
                      <w:szCs w:val="28"/>
                    </w:rPr>
                  </w:rPrChange>
                </w:rPr>
                <w:t>Knows tools</w:t>
              </w:r>
            </w:ins>
          </w:p>
        </w:tc>
        <w:tc>
          <w:tcPr>
            <w:tcW w:w="4788" w:type="dxa"/>
            <w:tcBorders>
              <w:left w:val="single" w:sz="4" w:space="0" w:color="auto"/>
            </w:tcBorders>
            <w:tcPrChange w:id="1743" w:author="Phuong Giang" w:date="2012-02-22T23:09:00Z">
              <w:tcPr>
                <w:tcW w:w="4788" w:type="dxa"/>
                <w:shd w:val="clear" w:color="auto" w:fill="auto"/>
              </w:tcPr>
            </w:tcPrChange>
          </w:tcPr>
          <w:p w:rsidR="0065367C" w:rsidRDefault="0065367C" w:rsidP="00995D66">
            <w:pPr>
              <w:cnfStyle w:val="000000100000" w:firstRow="0" w:lastRow="0" w:firstColumn="0" w:lastColumn="0" w:oddVBand="0" w:evenVBand="0" w:oddHBand="1" w:evenHBand="0" w:firstRowFirstColumn="0" w:firstRowLastColumn="0" w:lastRowFirstColumn="0" w:lastRowLastColumn="0"/>
              <w:rPr>
                <w:ins w:id="1744" w:author="HungNguyen" w:date="2012-02-22T19:45:00Z"/>
              </w:rPr>
            </w:pPr>
          </w:p>
        </w:tc>
      </w:tr>
    </w:tbl>
    <w:p w:rsidR="0065367C" w:rsidRDefault="0065367C" w:rsidP="0065367C">
      <w:pPr>
        <w:rPr>
          <w:ins w:id="1745" w:author="HungNguyen" w:date="2012-02-22T19:45:00Z"/>
        </w:rPr>
      </w:pPr>
    </w:p>
    <w:p w:rsidR="001E773C" w:rsidRPr="00616EF6" w:rsidRDefault="001E773C">
      <w:pPr>
        <w:pPrChange w:id="1746" w:author="HungNguyen" w:date="2012-02-22T19:45:00Z">
          <w:pPr>
            <w:pStyle w:val="Heading2"/>
          </w:pPr>
        </w:pPrChange>
      </w:pPr>
    </w:p>
    <w:p w:rsidR="003A11F4" w:rsidRDefault="003A11F4" w:rsidP="003A11F4">
      <w:pPr>
        <w:pStyle w:val="Heading2"/>
        <w:rPr>
          <w:ins w:id="1747" w:author="HungNguyen" w:date="2012-02-22T19:47:00Z"/>
        </w:rPr>
      </w:pPr>
      <w:bookmarkStart w:id="1748" w:name="_Toc316714936"/>
      <w:bookmarkStart w:id="1749" w:name="_Toc317721135"/>
      <w:r>
        <w:lastRenderedPageBreak/>
        <w:t>Component</w:t>
      </w:r>
      <w:bookmarkEnd w:id="1748"/>
      <w:bookmarkEnd w:id="1749"/>
    </w:p>
    <w:p w:rsidR="0065367C" w:rsidRDefault="0065367C" w:rsidP="0065367C">
      <w:pPr>
        <w:pStyle w:val="Heading3"/>
        <w:tabs>
          <w:tab w:val="left" w:pos="4208"/>
        </w:tabs>
        <w:rPr>
          <w:ins w:id="1750" w:author="HungNguyen" w:date="2012-02-22T19:47:00Z"/>
        </w:rPr>
      </w:pPr>
      <w:bookmarkStart w:id="1751" w:name="_Toc317721136"/>
      <w:bookmarkStart w:id="1752" w:name="_Toc317059095"/>
      <w:bookmarkStart w:id="1753" w:name="_Toc317259546"/>
      <w:bookmarkStart w:id="1754" w:name="_Toc317264588"/>
      <w:proofErr w:type="spellStart"/>
      <w:ins w:id="1755" w:author="HungNguyen" w:date="2012-02-22T19:47:00Z">
        <w:r>
          <w:t>TLH.TeachingPlan</w:t>
        </w:r>
        <w:bookmarkEnd w:id="1751"/>
        <w:proofErr w:type="spellEnd"/>
      </w:ins>
    </w:p>
    <w:p w:rsidR="0065367C" w:rsidRDefault="0065367C" w:rsidP="0065367C">
      <w:pPr>
        <w:pStyle w:val="Heading4"/>
        <w:tabs>
          <w:tab w:val="left" w:pos="4208"/>
        </w:tabs>
        <w:rPr>
          <w:ins w:id="1756" w:author="HungNguyen" w:date="2012-02-22T19:47:00Z"/>
        </w:rPr>
      </w:pPr>
      <w:ins w:id="1757" w:author="HungNguyen" w:date="2012-02-22T19:47:00Z">
        <w:r>
          <w:t>Class Diagram Explanation</w:t>
        </w:r>
      </w:ins>
    </w:p>
    <w:p w:rsidR="0042744C" w:rsidRDefault="00612C28">
      <w:pPr>
        <w:keepNext/>
        <w:rPr>
          <w:ins w:id="1758" w:author="Phuong Giang" w:date="2012-02-22T23:09:00Z"/>
        </w:rPr>
        <w:pPrChange w:id="1759" w:author="Phuong Giang" w:date="2012-02-22T23:09:00Z">
          <w:pPr/>
        </w:pPrChange>
      </w:pPr>
      <w:ins w:id="1760" w:author="HungNguyen" w:date="2012-02-22T19:47:00Z">
        <w:del w:id="1761" w:author="Red Army" w:date="2012-02-22T21:30:00Z">
          <w:r>
            <w:rPr>
              <w:noProof/>
              <w:lang w:eastAsia="ja-JP"/>
              <w:rPrChange w:id="1762" w:author="Unknown">
                <w:rPr>
                  <w:rFonts w:asciiTheme="majorHAnsi" w:eastAsiaTheme="majorEastAsia" w:hAnsiTheme="majorHAnsi" w:cstheme="majorBidi"/>
                  <w:b/>
                  <w:bCs/>
                  <w:noProof/>
                  <w:color w:val="4F81BD" w:themeColor="accent1"/>
                  <w:sz w:val="26"/>
                  <w:szCs w:val="26"/>
                  <w:u w:val="single"/>
                  <w:lang w:eastAsia="ja-JP"/>
                </w:rPr>
              </w:rPrChange>
            </w:rPr>
            <w:drawing>
              <wp:inline distT="0" distB="0" distL="0" distR="0" wp14:anchorId="1777CEC1" wp14:editId="6A4385EC">
                <wp:extent cx="5953125" cy="4724400"/>
                <wp:effectExtent l="0" t="0" r="9525" b="0"/>
                <wp:docPr id="3" name="Picture 3" descr="Description: D:\SOURCE\TLH-trunk\Document\Design\Class Diagram\TLH_TPMan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SOURCE\TLH-trunk\Document\Design\Class Diagram\TLH_TPManageClassDiagram.png"/>
                        <pic:cNvPicPr>
                          <a:picLocks noChangeAspect="1" noChangeArrowheads="1"/>
                        </pic:cNvPicPr>
                      </pic:nvPicPr>
                      <pic:blipFill>
                        <a:blip cstate="print">
                          <a:extLst>
                            <a:ext uri="{28A0092B-C50C-407E-A947-70E740481C1C}">
                              <a14:useLocalDpi xmlns:a14="http://schemas.microsoft.com/office/drawing/2010/main" val="0"/>
                            </a:ext>
                          </a:extLst>
                        </a:blip>
                        <a:srcRect/>
                        <a:stretch>
                          <a:fillRect/>
                        </a:stretch>
                      </pic:blipFill>
                      <pic:spPr bwMode="auto">
                        <a:xfrm>
                          <a:off x="0" y="0"/>
                          <a:ext cx="5953125" cy="4724400"/>
                        </a:xfrm>
                        <a:prstGeom prst="rect">
                          <a:avLst/>
                        </a:prstGeom>
                        <a:noFill/>
                        <a:ln>
                          <a:noFill/>
                        </a:ln>
                      </pic:spPr>
                    </pic:pic>
                  </a:graphicData>
                </a:graphic>
              </wp:inline>
            </w:drawing>
          </w:r>
        </w:del>
      </w:ins>
      <w:ins w:id="1763" w:author="Red Army" w:date="2012-02-22T21:30:00Z">
        <w:r>
          <w:rPr>
            <w:noProof/>
            <w:lang w:eastAsia="ja-JP"/>
            <w:rPrChange w:id="1764" w:author="Unknown">
              <w:rPr>
                <w:rFonts w:asciiTheme="majorHAnsi" w:eastAsiaTheme="majorEastAsia" w:hAnsiTheme="majorHAnsi" w:cstheme="majorBidi"/>
                <w:b/>
                <w:bCs/>
                <w:noProof/>
                <w:color w:val="4F81BD" w:themeColor="accent1"/>
                <w:sz w:val="26"/>
                <w:szCs w:val="26"/>
                <w:u w:val="single"/>
                <w:lang w:eastAsia="ja-JP"/>
              </w:rPr>
            </w:rPrChange>
          </w:rPr>
          <w:drawing>
            <wp:inline distT="0" distB="0" distL="0" distR="0" wp14:anchorId="3B759756" wp14:editId="293B8799">
              <wp:extent cx="5943600" cy="4724641"/>
              <wp:effectExtent l="0" t="0" r="0" b="0"/>
              <wp:docPr id="4" name="Picture 4" descr="D:\TLH\trunk\Document\Design\Class Diagram\TLH_TPMan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LH\trunk\Document\Design\Class Diagram\TLH_TPManage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24641"/>
                      </a:xfrm>
                      <a:prstGeom prst="rect">
                        <a:avLst/>
                      </a:prstGeom>
                      <a:noFill/>
                      <a:ln>
                        <a:noFill/>
                      </a:ln>
                    </pic:spPr>
                  </pic:pic>
                </a:graphicData>
              </a:graphic>
            </wp:inline>
          </w:drawing>
        </w:r>
      </w:ins>
    </w:p>
    <w:p w:rsidR="0065367C" w:rsidRDefault="0042744C">
      <w:pPr>
        <w:pStyle w:val="Caption"/>
        <w:jc w:val="center"/>
        <w:rPr>
          <w:ins w:id="1765" w:author="HungNguyen" w:date="2012-02-22T19:47:00Z"/>
        </w:rPr>
        <w:pPrChange w:id="1766" w:author="Phuong Giang" w:date="2012-02-22T23:09:00Z">
          <w:pPr/>
        </w:pPrChange>
      </w:pPr>
      <w:bookmarkStart w:id="1767" w:name="_Toc317720988"/>
      <w:ins w:id="1768" w:author="Phuong Giang" w:date="2012-02-22T23:09:00Z">
        <w:r>
          <w:t xml:space="preserve">Figure </w:t>
        </w:r>
        <w:r>
          <w:fldChar w:fldCharType="begin"/>
        </w:r>
        <w:r>
          <w:instrText xml:space="preserve"> SEQ Figure \* ARABIC </w:instrText>
        </w:r>
      </w:ins>
      <w:r>
        <w:fldChar w:fldCharType="separate"/>
      </w:r>
      <w:ins w:id="1769" w:author="Phuong Giang" w:date="2012-02-23T00:34:00Z">
        <w:r w:rsidR="00AF3591">
          <w:rPr>
            <w:noProof/>
          </w:rPr>
          <w:t>4</w:t>
        </w:r>
      </w:ins>
      <w:ins w:id="1770" w:author="Phuong Giang" w:date="2012-02-22T23:09:00Z">
        <w:r>
          <w:fldChar w:fldCharType="end"/>
        </w:r>
        <w:r>
          <w:t xml:space="preserve"> - Teaching Plan Class diagram</w:t>
        </w:r>
      </w:ins>
      <w:bookmarkEnd w:id="1767"/>
    </w:p>
    <w:p w:rsidR="0065367C" w:rsidRDefault="0065367C" w:rsidP="0065367C">
      <w:pPr>
        <w:rPr>
          <w:ins w:id="1771" w:author="HungNguyen" w:date="2012-02-22T19:47:00Z"/>
        </w:rPr>
      </w:pPr>
    </w:p>
    <w:p w:rsidR="0065367C" w:rsidRDefault="0065367C" w:rsidP="0065367C">
      <w:pPr>
        <w:pStyle w:val="Heading4"/>
        <w:tabs>
          <w:tab w:val="left" w:pos="4208"/>
        </w:tabs>
        <w:rPr>
          <w:ins w:id="1772" w:author="HungNguyen" w:date="2012-02-22T19:47:00Z"/>
        </w:rPr>
      </w:pPr>
      <w:proofErr w:type="spellStart"/>
      <w:ins w:id="1773" w:author="HungNguyen" w:date="2012-02-22T19:47:00Z">
        <w:r>
          <w:t>IDataErrorInfo</w:t>
        </w:r>
        <w:proofErr w:type="spellEnd"/>
        <w:r>
          <w:t xml:space="preserve"> interface</w:t>
        </w:r>
      </w:ins>
    </w:p>
    <w:p w:rsidR="0065367C" w:rsidRDefault="0065367C" w:rsidP="0065367C">
      <w:pPr>
        <w:rPr>
          <w:ins w:id="1774" w:author="HungNguyen" w:date="2012-02-22T19:47:00Z"/>
          <w:lang w:eastAsia="ja-JP"/>
        </w:rPr>
      </w:pPr>
      <w:ins w:id="1775" w:author="HungNguyen" w:date="2012-02-22T19:47:00Z">
        <w:r>
          <w:rPr>
            <w:lang w:eastAsia="ja-JP"/>
          </w:rPr>
          <w:t xml:space="preserve">                       Get information about data error.</w:t>
        </w:r>
      </w:ins>
    </w:p>
    <w:p w:rsidR="0065367C" w:rsidRPr="009A5E19" w:rsidRDefault="0065367C">
      <w:pPr>
        <w:pStyle w:val="Heading5"/>
        <w:rPr>
          <w:ins w:id="1776" w:author="HungNguyen" w:date="2012-02-22T19:47:00Z"/>
        </w:rPr>
        <w:pPrChange w:id="1777" w:author="Phuong Giang" w:date="2012-02-22T23:48:00Z">
          <w:pPr>
            <w:pStyle w:val="Heading5"/>
            <w:numPr>
              <w:ilvl w:val="0"/>
              <w:numId w:val="0"/>
            </w:numPr>
            <w:ind w:left="0" w:firstLine="0"/>
          </w:pPr>
        </w:pPrChange>
      </w:pPr>
      <w:ins w:id="1778" w:author="HungNguyen" w:date="2012-02-22T19:47:00Z">
        <w:r w:rsidRPr="009A5E19">
          <w:rPr>
            <w:rFonts w:hint="eastAsia"/>
          </w:rPr>
          <w:t>Attributes</w:t>
        </w:r>
      </w:ins>
    </w:p>
    <w:tbl>
      <w:tblPr>
        <w:tblStyle w:val="LightList-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0"/>
        <w:gridCol w:w="1378"/>
        <w:gridCol w:w="832"/>
        <w:gridCol w:w="1142"/>
        <w:gridCol w:w="952"/>
        <w:gridCol w:w="4702"/>
        <w:tblGridChange w:id="1779">
          <w:tblGrid>
            <w:gridCol w:w="570"/>
            <w:gridCol w:w="150"/>
            <w:gridCol w:w="570"/>
            <w:gridCol w:w="658"/>
            <w:gridCol w:w="720"/>
            <w:gridCol w:w="112"/>
            <w:gridCol w:w="720"/>
            <w:gridCol w:w="422"/>
            <w:gridCol w:w="720"/>
            <w:gridCol w:w="232"/>
            <w:gridCol w:w="720"/>
            <w:gridCol w:w="3982"/>
            <w:gridCol w:w="720"/>
          </w:tblGrid>
        </w:tblGridChange>
      </w:tblGrid>
      <w:tr w:rsidR="0042744C" w:rsidRPr="0042744C" w:rsidTr="0042744C">
        <w:trPr>
          <w:cnfStyle w:val="100000000000" w:firstRow="1" w:lastRow="0" w:firstColumn="0" w:lastColumn="0" w:oddVBand="0" w:evenVBand="0" w:oddHBand="0" w:evenHBand="0" w:firstRowFirstColumn="0" w:firstRowLastColumn="0" w:lastRowFirstColumn="0" w:lastRowLastColumn="0"/>
          <w:ins w:id="1780" w:author="HungNguyen" w:date="2012-02-22T19:47:00Z"/>
        </w:trPr>
        <w:tc>
          <w:tcPr>
            <w:tcW w:w="570" w:type="dxa"/>
          </w:tcPr>
          <w:p w:rsidR="0065367C" w:rsidRPr="0030024D" w:rsidRDefault="0065367C" w:rsidP="00995D66">
            <w:pPr>
              <w:pStyle w:val="TableCaption"/>
              <w:jc w:val="center"/>
              <w:rPr>
                <w:ins w:id="1781" w:author="HungNguyen" w:date="2012-02-22T19:47:00Z"/>
                <w:b/>
                <w:rPrChange w:id="1782" w:author="Phuong Giang" w:date="2012-02-22T23:35:00Z">
                  <w:rPr>
                    <w:ins w:id="1783" w:author="HungNguyen" w:date="2012-02-22T19:47:00Z"/>
                    <w:b/>
                    <w:bCs w:val="0"/>
                    <w:color w:val="800000"/>
                  </w:rPr>
                </w:rPrChange>
              </w:rPr>
            </w:pPr>
            <w:ins w:id="1784" w:author="HungNguyen" w:date="2012-02-22T19:47:00Z">
              <w:r w:rsidRPr="0030024D">
                <w:rPr>
                  <w:color w:val="auto"/>
                  <w:rPrChange w:id="1785" w:author="Phuong Giang" w:date="2012-02-22T23:35:00Z">
                    <w:rPr>
                      <w:rFonts w:ascii="Calibri" w:eastAsia="Calibri" w:hAnsi="Calibri" w:cs="Times New Roman"/>
                      <w:snapToGrid/>
                      <w:color w:val="800000"/>
                      <w:sz w:val="22"/>
                      <w:szCs w:val="22"/>
                    </w:rPr>
                  </w:rPrChange>
                </w:rPr>
                <w:t>No</w:t>
              </w:r>
            </w:ins>
          </w:p>
        </w:tc>
        <w:tc>
          <w:tcPr>
            <w:tcW w:w="1378" w:type="dxa"/>
          </w:tcPr>
          <w:p w:rsidR="0065367C" w:rsidRPr="0030024D" w:rsidRDefault="0065367C" w:rsidP="00995D66">
            <w:pPr>
              <w:pStyle w:val="TableCaption"/>
              <w:jc w:val="center"/>
              <w:rPr>
                <w:ins w:id="1786" w:author="HungNguyen" w:date="2012-02-22T19:47:00Z"/>
                <w:b/>
                <w:lang w:eastAsia="ja-JP"/>
                <w:rPrChange w:id="1787" w:author="Phuong Giang" w:date="2012-02-22T23:35:00Z">
                  <w:rPr>
                    <w:ins w:id="1788" w:author="HungNguyen" w:date="2012-02-22T19:47:00Z"/>
                    <w:b/>
                    <w:bCs w:val="0"/>
                    <w:color w:val="800000"/>
                    <w:lang w:eastAsia="ja-JP"/>
                  </w:rPr>
                </w:rPrChange>
              </w:rPr>
            </w:pPr>
            <w:ins w:id="1789" w:author="HungNguyen" w:date="2012-02-22T19:47:00Z">
              <w:r w:rsidRPr="0030024D">
                <w:rPr>
                  <w:color w:val="auto"/>
                  <w:lang w:eastAsia="ja-JP"/>
                  <w:rPrChange w:id="1790" w:author="Phuong Giang" w:date="2012-02-22T23:35:00Z">
                    <w:rPr>
                      <w:rFonts w:ascii="Calibri" w:eastAsia="Calibri" w:hAnsi="Calibri" w:cs="Times New Roman"/>
                      <w:snapToGrid/>
                      <w:color w:val="800000"/>
                      <w:sz w:val="22"/>
                      <w:szCs w:val="22"/>
                      <w:lang w:eastAsia="ja-JP"/>
                    </w:rPr>
                  </w:rPrChange>
                </w:rPr>
                <w:t>Attribute</w:t>
              </w:r>
            </w:ins>
          </w:p>
        </w:tc>
        <w:tc>
          <w:tcPr>
            <w:tcW w:w="832" w:type="dxa"/>
          </w:tcPr>
          <w:p w:rsidR="0065367C" w:rsidRPr="0030024D" w:rsidRDefault="0065367C" w:rsidP="00995D66">
            <w:pPr>
              <w:pStyle w:val="TableCaption"/>
              <w:jc w:val="center"/>
              <w:rPr>
                <w:ins w:id="1791" w:author="HungNguyen" w:date="2012-02-22T19:47:00Z"/>
                <w:b/>
                <w:lang w:eastAsia="ja-JP"/>
                <w:rPrChange w:id="1792" w:author="Phuong Giang" w:date="2012-02-22T23:35:00Z">
                  <w:rPr>
                    <w:ins w:id="1793" w:author="HungNguyen" w:date="2012-02-22T19:47:00Z"/>
                    <w:b/>
                    <w:bCs w:val="0"/>
                    <w:color w:val="800000"/>
                    <w:lang w:eastAsia="ja-JP"/>
                  </w:rPr>
                </w:rPrChange>
              </w:rPr>
            </w:pPr>
            <w:ins w:id="1794" w:author="HungNguyen" w:date="2012-02-22T19:47:00Z">
              <w:r w:rsidRPr="0030024D">
                <w:rPr>
                  <w:color w:val="auto"/>
                  <w:lang w:eastAsia="ja-JP"/>
                  <w:rPrChange w:id="1795" w:author="Phuong Giang" w:date="2012-02-22T23:35:00Z">
                    <w:rPr>
                      <w:rFonts w:ascii="Calibri" w:eastAsia="Calibri" w:hAnsi="Calibri" w:cs="Times New Roman"/>
                      <w:snapToGrid/>
                      <w:color w:val="800000"/>
                      <w:sz w:val="22"/>
                      <w:szCs w:val="22"/>
                      <w:lang w:eastAsia="ja-JP"/>
                    </w:rPr>
                  </w:rPrChange>
                </w:rPr>
                <w:t>Type</w:t>
              </w:r>
            </w:ins>
          </w:p>
        </w:tc>
        <w:tc>
          <w:tcPr>
            <w:tcW w:w="1142" w:type="dxa"/>
          </w:tcPr>
          <w:p w:rsidR="0065367C" w:rsidRPr="0030024D" w:rsidRDefault="0065367C" w:rsidP="00995D66">
            <w:pPr>
              <w:pStyle w:val="TableCaption"/>
              <w:jc w:val="center"/>
              <w:rPr>
                <w:ins w:id="1796" w:author="HungNguyen" w:date="2012-02-22T19:47:00Z"/>
                <w:b/>
                <w:lang w:eastAsia="ja-JP"/>
                <w:rPrChange w:id="1797" w:author="Phuong Giang" w:date="2012-02-22T23:35:00Z">
                  <w:rPr>
                    <w:ins w:id="1798" w:author="HungNguyen" w:date="2012-02-22T19:47:00Z"/>
                    <w:b/>
                    <w:bCs w:val="0"/>
                    <w:color w:val="800000"/>
                    <w:lang w:eastAsia="ja-JP"/>
                  </w:rPr>
                </w:rPrChange>
              </w:rPr>
            </w:pPr>
            <w:ins w:id="1799" w:author="HungNguyen" w:date="2012-02-22T19:47:00Z">
              <w:r w:rsidRPr="0030024D">
                <w:rPr>
                  <w:color w:val="auto"/>
                  <w:lang w:eastAsia="ja-JP"/>
                  <w:rPrChange w:id="1800" w:author="Phuong Giang" w:date="2012-02-22T23:35:00Z">
                    <w:rPr>
                      <w:rFonts w:ascii="Calibri" w:eastAsia="Calibri" w:hAnsi="Calibri" w:cs="Times New Roman"/>
                      <w:snapToGrid/>
                      <w:color w:val="800000"/>
                      <w:sz w:val="22"/>
                      <w:szCs w:val="22"/>
                      <w:lang w:eastAsia="ja-JP"/>
                    </w:rPr>
                  </w:rPrChange>
                </w:rPr>
                <w:t>Default</w:t>
              </w:r>
            </w:ins>
          </w:p>
        </w:tc>
        <w:tc>
          <w:tcPr>
            <w:tcW w:w="952" w:type="dxa"/>
          </w:tcPr>
          <w:p w:rsidR="0065367C" w:rsidRPr="0030024D" w:rsidRDefault="0065367C" w:rsidP="00995D66">
            <w:pPr>
              <w:pStyle w:val="TableCaption"/>
              <w:jc w:val="center"/>
              <w:rPr>
                <w:ins w:id="1801" w:author="HungNguyen" w:date="2012-02-22T19:47:00Z"/>
                <w:b/>
                <w:lang w:eastAsia="ja-JP"/>
                <w:rPrChange w:id="1802" w:author="Phuong Giang" w:date="2012-02-22T23:35:00Z">
                  <w:rPr>
                    <w:ins w:id="1803" w:author="HungNguyen" w:date="2012-02-22T19:47:00Z"/>
                    <w:b/>
                    <w:bCs w:val="0"/>
                    <w:color w:val="800000"/>
                    <w:lang w:eastAsia="ja-JP"/>
                  </w:rPr>
                </w:rPrChange>
              </w:rPr>
            </w:pPr>
            <w:ins w:id="1804" w:author="HungNguyen" w:date="2012-02-22T19:47:00Z">
              <w:r w:rsidRPr="0030024D">
                <w:rPr>
                  <w:color w:val="auto"/>
                  <w:lang w:eastAsia="ja-JP"/>
                  <w:rPrChange w:id="1805" w:author="Phuong Giang" w:date="2012-02-22T23:35:00Z">
                    <w:rPr>
                      <w:rFonts w:ascii="Calibri" w:eastAsia="Calibri" w:hAnsi="Calibri" w:cs="Times New Roman"/>
                      <w:snapToGrid/>
                      <w:color w:val="800000"/>
                      <w:sz w:val="22"/>
                      <w:szCs w:val="22"/>
                      <w:lang w:eastAsia="ja-JP"/>
                    </w:rPr>
                  </w:rPrChange>
                </w:rPr>
                <w:t>Note</w:t>
              </w:r>
            </w:ins>
          </w:p>
        </w:tc>
        <w:tc>
          <w:tcPr>
            <w:tcW w:w="4702" w:type="dxa"/>
          </w:tcPr>
          <w:p w:rsidR="0065367C" w:rsidRPr="0030024D" w:rsidRDefault="0065367C" w:rsidP="00995D66">
            <w:pPr>
              <w:pStyle w:val="TableCaption"/>
              <w:jc w:val="center"/>
              <w:rPr>
                <w:ins w:id="1806" w:author="HungNguyen" w:date="2012-02-22T19:47:00Z"/>
                <w:b/>
                <w:lang w:eastAsia="ja-JP"/>
                <w:rPrChange w:id="1807" w:author="Phuong Giang" w:date="2012-02-22T23:35:00Z">
                  <w:rPr>
                    <w:ins w:id="1808" w:author="HungNguyen" w:date="2012-02-22T19:47:00Z"/>
                    <w:b/>
                    <w:bCs w:val="0"/>
                    <w:color w:val="800000"/>
                    <w:lang w:eastAsia="ja-JP"/>
                  </w:rPr>
                </w:rPrChange>
              </w:rPr>
            </w:pPr>
            <w:ins w:id="1809" w:author="HungNguyen" w:date="2012-02-22T19:47:00Z">
              <w:r w:rsidRPr="0030024D">
                <w:rPr>
                  <w:color w:val="auto"/>
                  <w:lang w:eastAsia="ja-JP"/>
                  <w:rPrChange w:id="1810" w:author="Phuong Giang" w:date="2012-02-22T23:35:00Z">
                    <w:rPr>
                      <w:rFonts w:ascii="Calibri" w:eastAsia="Calibri" w:hAnsi="Calibri" w:cs="Times New Roman"/>
                      <w:snapToGrid/>
                      <w:color w:val="800000"/>
                      <w:sz w:val="22"/>
                      <w:szCs w:val="22"/>
                      <w:lang w:eastAsia="ja-JP"/>
                    </w:rPr>
                  </w:rPrChange>
                </w:rPr>
                <w:t>Description</w:t>
              </w:r>
            </w:ins>
          </w:p>
        </w:tc>
      </w:tr>
      <w:tr w:rsidR="0065367C" w:rsidRPr="00D85E98" w:rsidTr="0042744C">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ExChange w:id="1811" w:author="Phuong Giang" w:date="2012-02-22T23:12:00Z">
            <w:tblPrEx>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ins w:id="1812" w:author="HungNguyen" w:date="2012-02-22T19:47:00Z"/>
          <w:trPrChange w:id="1813" w:author="Phuong Giang" w:date="2012-02-22T23:12:00Z">
            <w:trPr>
              <w:gridBefore w:val="2"/>
            </w:trPr>
          </w:trPrChange>
        </w:trPr>
        <w:tc>
          <w:tcPr>
            <w:tcW w:w="570" w:type="dxa"/>
            <w:tcPrChange w:id="1814" w:author="Phuong Giang" w:date="2012-02-22T23:12:00Z">
              <w:tcPr>
                <w:tcW w:w="570" w:type="dxa"/>
              </w:tcPr>
            </w:tcPrChange>
          </w:tcPr>
          <w:p w:rsidR="0065367C" w:rsidRPr="0030024D" w:rsidRDefault="0065367C" w:rsidP="00995D66">
            <w:pPr>
              <w:pStyle w:val="comment"/>
              <w:ind w:left="0"/>
              <w:rPr>
                <w:ins w:id="1815" w:author="HungNguyen" w:date="2012-02-22T19:47:00Z"/>
                <w:rFonts w:ascii="Times New Roman" w:hAnsi="Times New Roman" w:cs="Times New Roman"/>
                <w:i w:val="0"/>
                <w:color w:val="auto"/>
                <w:sz w:val="22"/>
                <w:szCs w:val="22"/>
                <w:rPrChange w:id="1816" w:author="Phuong Giang" w:date="2012-02-22T23:35:00Z">
                  <w:rPr>
                    <w:ins w:id="1817" w:author="HungNguyen" w:date="2012-02-22T19:47:00Z"/>
                    <w:i w:val="0"/>
                    <w:sz w:val="18"/>
                    <w:szCs w:val="18"/>
                  </w:rPr>
                </w:rPrChange>
              </w:rPr>
            </w:pPr>
            <w:ins w:id="1818" w:author="HungNguyen" w:date="2012-02-22T19:47:00Z">
              <w:r w:rsidRPr="0030024D">
                <w:rPr>
                  <w:rFonts w:ascii="Times New Roman" w:hAnsi="Times New Roman" w:cs="Times New Roman"/>
                  <w:i w:val="0"/>
                  <w:color w:val="auto"/>
                  <w:sz w:val="22"/>
                  <w:szCs w:val="22"/>
                  <w:rPrChange w:id="1819" w:author="Phuong Giang" w:date="2012-02-22T23:35:00Z">
                    <w:rPr>
                      <w:rFonts w:ascii="Calibri" w:eastAsia="Calibri" w:hAnsi="Calibri" w:cs="Times New Roman"/>
                      <w:bCs w:val="0"/>
                      <w:i w:val="0"/>
                      <w:snapToGrid/>
                      <w:color w:val="auto"/>
                      <w:sz w:val="18"/>
                      <w:szCs w:val="18"/>
                      <w:lang w:eastAsia="en-US"/>
                    </w:rPr>
                  </w:rPrChange>
                </w:rPr>
                <w:t>01</w:t>
              </w:r>
            </w:ins>
          </w:p>
        </w:tc>
        <w:tc>
          <w:tcPr>
            <w:tcW w:w="1378" w:type="dxa"/>
            <w:tcPrChange w:id="1820" w:author="Phuong Giang" w:date="2012-02-22T23:12:00Z">
              <w:tcPr>
                <w:tcW w:w="1378" w:type="dxa"/>
                <w:gridSpan w:val="2"/>
              </w:tcPr>
            </w:tcPrChange>
          </w:tcPr>
          <w:p w:rsidR="0065367C" w:rsidRPr="0030024D" w:rsidRDefault="0065367C" w:rsidP="00995D66">
            <w:pPr>
              <w:pStyle w:val="comment"/>
              <w:ind w:left="0"/>
              <w:rPr>
                <w:ins w:id="1821" w:author="HungNguyen" w:date="2012-02-22T19:47:00Z"/>
                <w:rFonts w:ascii="Times New Roman" w:hAnsi="Times New Roman" w:cs="Times New Roman"/>
                <w:i w:val="0"/>
                <w:color w:val="auto"/>
                <w:sz w:val="22"/>
                <w:szCs w:val="22"/>
                <w:rPrChange w:id="1822" w:author="Phuong Giang" w:date="2012-02-22T23:35:00Z">
                  <w:rPr>
                    <w:ins w:id="1823" w:author="HungNguyen" w:date="2012-02-22T19:47:00Z"/>
                    <w:i w:val="0"/>
                    <w:sz w:val="18"/>
                    <w:szCs w:val="18"/>
                  </w:rPr>
                </w:rPrChange>
              </w:rPr>
            </w:pPr>
            <w:ins w:id="1824" w:author="HungNguyen" w:date="2012-02-22T19:47:00Z">
              <w:r w:rsidRPr="0030024D">
                <w:rPr>
                  <w:rFonts w:ascii="Times New Roman" w:hAnsi="Times New Roman" w:cs="Times New Roman"/>
                  <w:i w:val="0"/>
                  <w:color w:val="auto"/>
                  <w:sz w:val="22"/>
                  <w:szCs w:val="22"/>
                  <w:rPrChange w:id="1825" w:author="Phuong Giang" w:date="2012-02-22T23:35:00Z">
                    <w:rPr>
                      <w:rFonts w:ascii="Calibri" w:eastAsia="Calibri" w:hAnsi="Calibri" w:cs="Times New Roman"/>
                      <w:bCs w:val="0"/>
                      <w:i w:val="0"/>
                      <w:snapToGrid/>
                      <w:color w:val="auto"/>
                      <w:sz w:val="18"/>
                      <w:szCs w:val="18"/>
                      <w:lang w:eastAsia="en-US"/>
                    </w:rPr>
                  </w:rPrChange>
                </w:rPr>
                <w:t>Error</w:t>
              </w:r>
            </w:ins>
          </w:p>
        </w:tc>
        <w:tc>
          <w:tcPr>
            <w:tcW w:w="832" w:type="dxa"/>
            <w:tcPrChange w:id="1826" w:author="Phuong Giang" w:date="2012-02-22T23:12:00Z">
              <w:tcPr>
                <w:tcW w:w="832" w:type="dxa"/>
                <w:gridSpan w:val="2"/>
              </w:tcPr>
            </w:tcPrChange>
          </w:tcPr>
          <w:p w:rsidR="0065367C" w:rsidRPr="0030024D" w:rsidRDefault="0065367C" w:rsidP="00995D66">
            <w:pPr>
              <w:pStyle w:val="comment"/>
              <w:ind w:left="0"/>
              <w:rPr>
                <w:ins w:id="1827" w:author="HungNguyen" w:date="2012-02-22T19:47:00Z"/>
                <w:rFonts w:ascii="Times New Roman" w:hAnsi="Times New Roman" w:cs="Times New Roman"/>
                <w:i w:val="0"/>
                <w:color w:val="auto"/>
                <w:sz w:val="22"/>
                <w:szCs w:val="22"/>
                <w:rPrChange w:id="1828" w:author="Phuong Giang" w:date="2012-02-22T23:35:00Z">
                  <w:rPr>
                    <w:ins w:id="1829" w:author="HungNguyen" w:date="2012-02-22T19:47:00Z"/>
                    <w:i w:val="0"/>
                    <w:sz w:val="18"/>
                    <w:szCs w:val="18"/>
                  </w:rPr>
                </w:rPrChange>
              </w:rPr>
            </w:pPr>
            <w:ins w:id="1830" w:author="HungNguyen" w:date="2012-02-22T19:47:00Z">
              <w:r w:rsidRPr="0030024D">
                <w:rPr>
                  <w:rFonts w:ascii="Times New Roman" w:hAnsi="Times New Roman" w:cs="Times New Roman"/>
                  <w:i w:val="0"/>
                  <w:color w:val="auto"/>
                  <w:sz w:val="22"/>
                  <w:szCs w:val="22"/>
                  <w:rPrChange w:id="1831" w:author="Phuong Giang" w:date="2012-02-22T23:35:00Z">
                    <w:rPr>
                      <w:rFonts w:ascii="Calibri" w:eastAsia="Calibri" w:hAnsi="Calibri" w:cs="Times New Roman"/>
                      <w:bCs w:val="0"/>
                      <w:i w:val="0"/>
                      <w:snapToGrid/>
                      <w:color w:val="auto"/>
                      <w:sz w:val="18"/>
                      <w:szCs w:val="18"/>
                      <w:lang w:eastAsia="en-US"/>
                    </w:rPr>
                  </w:rPrChange>
                </w:rPr>
                <w:t>String</w:t>
              </w:r>
            </w:ins>
          </w:p>
        </w:tc>
        <w:tc>
          <w:tcPr>
            <w:tcW w:w="1142" w:type="dxa"/>
            <w:tcPrChange w:id="1832" w:author="Phuong Giang" w:date="2012-02-22T23:12:00Z">
              <w:tcPr>
                <w:tcW w:w="1142" w:type="dxa"/>
                <w:gridSpan w:val="2"/>
              </w:tcPr>
            </w:tcPrChange>
          </w:tcPr>
          <w:p w:rsidR="0065367C" w:rsidRPr="0030024D" w:rsidRDefault="0065367C" w:rsidP="00995D66">
            <w:pPr>
              <w:pStyle w:val="comment"/>
              <w:ind w:left="0"/>
              <w:rPr>
                <w:ins w:id="1833" w:author="HungNguyen" w:date="2012-02-22T19:47:00Z"/>
                <w:rFonts w:ascii="Times New Roman" w:hAnsi="Times New Roman" w:cs="Times New Roman"/>
                <w:i w:val="0"/>
                <w:color w:val="auto"/>
                <w:sz w:val="22"/>
                <w:szCs w:val="22"/>
                <w:rPrChange w:id="1834" w:author="Phuong Giang" w:date="2012-02-22T23:35:00Z">
                  <w:rPr>
                    <w:ins w:id="1835" w:author="HungNguyen" w:date="2012-02-22T19:47:00Z"/>
                    <w:i w:val="0"/>
                    <w:sz w:val="18"/>
                    <w:szCs w:val="18"/>
                  </w:rPr>
                </w:rPrChange>
              </w:rPr>
            </w:pPr>
          </w:p>
        </w:tc>
        <w:tc>
          <w:tcPr>
            <w:tcW w:w="952" w:type="dxa"/>
            <w:tcPrChange w:id="1836" w:author="Phuong Giang" w:date="2012-02-22T23:12:00Z">
              <w:tcPr>
                <w:tcW w:w="952" w:type="dxa"/>
                <w:gridSpan w:val="2"/>
              </w:tcPr>
            </w:tcPrChange>
          </w:tcPr>
          <w:p w:rsidR="0065367C" w:rsidRPr="0030024D" w:rsidRDefault="0065367C" w:rsidP="00995D66">
            <w:pPr>
              <w:pStyle w:val="comment"/>
              <w:ind w:left="0"/>
              <w:rPr>
                <w:ins w:id="1837" w:author="HungNguyen" w:date="2012-02-22T19:47:00Z"/>
                <w:rFonts w:ascii="Times New Roman" w:hAnsi="Times New Roman" w:cs="Times New Roman"/>
                <w:i w:val="0"/>
                <w:color w:val="auto"/>
                <w:sz w:val="22"/>
                <w:szCs w:val="22"/>
                <w:rPrChange w:id="1838" w:author="Phuong Giang" w:date="2012-02-22T23:35:00Z">
                  <w:rPr>
                    <w:ins w:id="1839" w:author="HungNguyen" w:date="2012-02-22T19:47:00Z"/>
                    <w:i w:val="0"/>
                    <w:sz w:val="18"/>
                    <w:szCs w:val="18"/>
                  </w:rPr>
                </w:rPrChange>
              </w:rPr>
            </w:pPr>
            <w:ins w:id="1840" w:author="HungNguyen" w:date="2012-02-22T19:47:00Z">
              <w:r w:rsidRPr="0030024D">
                <w:rPr>
                  <w:rFonts w:ascii="Times New Roman" w:hAnsi="Times New Roman" w:cs="Times New Roman"/>
                  <w:i w:val="0"/>
                  <w:color w:val="auto"/>
                  <w:sz w:val="22"/>
                  <w:szCs w:val="22"/>
                  <w:rPrChange w:id="1841" w:author="Phuong Giang" w:date="2012-02-22T23:35:00Z">
                    <w:rPr>
                      <w:rFonts w:ascii="Calibri" w:eastAsia="Calibri" w:hAnsi="Calibri" w:cs="Times New Roman"/>
                      <w:bCs w:val="0"/>
                      <w:i w:val="0"/>
                      <w:snapToGrid/>
                      <w:color w:val="auto"/>
                      <w:sz w:val="18"/>
                      <w:szCs w:val="18"/>
                      <w:lang w:eastAsia="en-US"/>
                    </w:rPr>
                  </w:rPrChange>
                </w:rPr>
                <w:t>Read-only</w:t>
              </w:r>
            </w:ins>
          </w:p>
        </w:tc>
        <w:tc>
          <w:tcPr>
            <w:tcW w:w="4702" w:type="dxa"/>
            <w:tcPrChange w:id="1842" w:author="Phuong Giang" w:date="2012-02-22T23:12:00Z">
              <w:tcPr>
                <w:tcW w:w="4702" w:type="dxa"/>
                <w:gridSpan w:val="2"/>
              </w:tcPr>
            </w:tcPrChange>
          </w:tcPr>
          <w:p w:rsidR="0065367C" w:rsidRPr="0030024D" w:rsidRDefault="0065367C" w:rsidP="00995D66">
            <w:pPr>
              <w:pStyle w:val="comment"/>
              <w:ind w:left="0"/>
              <w:rPr>
                <w:ins w:id="1843" w:author="HungNguyen" w:date="2012-02-22T19:47:00Z"/>
                <w:rFonts w:ascii="Times New Roman" w:hAnsi="Times New Roman" w:cs="Times New Roman"/>
                <w:i w:val="0"/>
                <w:color w:val="auto"/>
                <w:sz w:val="22"/>
                <w:szCs w:val="22"/>
                <w:rPrChange w:id="1844" w:author="Phuong Giang" w:date="2012-02-22T23:35:00Z">
                  <w:rPr>
                    <w:ins w:id="1845" w:author="HungNguyen" w:date="2012-02-22T19:47:00Z"/>
                    <w:i w:val="0"/>
                    <w:sz w:val="18"/>
                    <w:szCs w:val="18"/>
                  </w:rPr>
                </w:rPrChange>
              </w:rPr>
            </w:pPr>
            <w:ins w:id="1846" w:author="HungNguyen" w:date="2012-02-22T19:47:00Z">
              <w:r w:rsidRPr="0030024D">
                <w:rPr>
                  <w:rFonts w:ascii="Times New Roman" w:hAnsi="Times New Roman" w:cs="Times New Roman"/>
                  <w:i w:val="0"/>
                  <w:color w:val="auto"/>
                  <w:sz w:val="22"/>
                  <w:szCs w:val="22"/>
                  <w:rPrChange w:id="1847" w:author="Phuong Giang" w:date="2012-02-22T23:35:00Z">
                    <w:rPr>
                      <w:rFonts w:ascii="Calibri" w:eastAsia="Calibri" w:hAnsi="Calibri" w:cs="Times New Roman"/>
                      <w:bCs w:val="0"/>
                      <w:i w:val="0"/>
                      <w:snapToGrid/>
                      <w:color w:val="auto"/>
                      <w:sz w:val="18"/>
                      <w:szCs w:val="18"/>
                      <w:lang w:eastAsia="en-US"/>
                    </w:rPr>
                  </w:rPrChange>
                </w:rPr>
                <w:t xml:space="preserve">Gets an error message indicating what is wrong with this </w:t>
              </w:r>
              <w:proofErr w:type="gramStart"/>
              <w:r w:rsidRPr="0030024D">
                <w:rPr>
                  <w:rFonts w:ascii="Times New Roman" w:hAnsi="Times New Roman" w:cs="Times New Roman"/>
                  <w:i w:val="0"/>
                  <w:color w:val="auto"/>
                  <w:sz w:val="22"/>
                  <w:szCs w:val="22"/>
                  <w:rPrChange w:id="1848" w:author="Phuong Giang" w:date="2012-02-22T23:35:00Z">
                    <w:rPr>
                      <w:rFonts w:ascii="Calibri" w:eastAsia="Calibri" w:hAnsi="Calibri" w:cs="Times New Roman"/>
                      <w:bCs w:val="0"/>
                      <w:i w:val="0"/>
                      <w:snapToGrid/>
                      <w:color w:val="auto"/>
                      <w:sz w:val="18"/>
                      <w:szCs w:val="18"/>
                      <w:lang w:eastAsia="en-US"/>
                    </w:rPr>
                  </w:rPrChange>
                </w:rPr>
                <w:t>object.</w:t>
              </w:r>
              <w:proofErr w:type="gramEnd"/>
            </w:ins>
          </w:p>
        </w:tc>
      </w:tr>
      <w:tr w:rsidR="0065367C" w:rsidRPr="00D85E98" w:rsidTr="0042744C">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ExChange w:id="1849" w:author="Phuong Giang" w:date="2012-02-22T23:12:00Z">
            <w:tblPrEx>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ins w:id="1850" w:author="HungNguyen" w:date="2012-02-22T19:47:00Z"/>
          <w:trPrChange w:id="1851" w:author="Phuong Giang" w:date="2012-02-22T23:12:00Z">
            <w:trPr>
              <w:gridBefore w:val="2"/>
            </w:trPr>
          </w:trPrChange>
        </w:trPr>
        <w:tc>
          <w:tcPr>
            <w:tcW w:w="570" w:type="dxa"/>
            <w:tcPrChange w:id="1852" w:author="Phuong Giang" w:date="2012-02-22T23:12:00Z">
              <w:tcPr>
                <w:tcW w:w="570" w:type="dxa"/>
              </w:tcPr>
            </w:tcPrChange>
          </w:tcPr>
          <w:p w:rsidR="0065367C" w:rsidRPr="0030024D" w:rsidRDefault="0065367C" w:rsidP="00995D66">
            <w:pPr>
              <w:pStyle w:val="comment"/>
              <w:ind w:left="0"/>
              <w:rPr>
                <w:ins w:id="1853" w:author="HungNguyen" w:date="2012-02-22T19:47:00Z"/>
                <w:rFonts w:ascii="Times New Roman" w:hAnsi="Times New Roman" w:cs="Times New Roman"/>
                <w:i w:val="0"/>
                <w:color w:val="auto"/>
                <w:sz w:val="22"/>
                <w:szCs w:val="22"/>
                <w:rPrChange w:id="1854" w:author="Phuong Giang" w:date="2012-02-22T23:35:00Z">
                  <w:rPr>
                    <w:ins w:id="1855" w:author="HungNguyen" w:date="2012-02-22T19:47:00Z"/>
                    <w:i w:val="0"/>
                    <w:sz w:val="18"/>
                    <w:szCs w:val="18"/>
                  </w:rPr>
                </w:rPrChange>
              </w:rPr>
            </w:pPr>
            <w:ins w:id="1856" w:author="HungNguyen" w:date="2012-02-22T19:47:00Z">
              <w:r w:rsidRPr="0030024D">
                <w:rPr>
                  <w:rFonts w:ascii="Times New Roman" w:hAnsi="Times New Roman" w:cs="Times New Roman"/>
                  <w:i w:val="0"/>
                  <w:color w:val="auto"/>
                  <w:sz w:val="22"/>
                  <w:szCs w:val="22"/>
                  <w:rPrChange w:id="1857" w:author="Phuong Giang" w:date="2012-02-22T23:35:00Z">
                    <w:rPr>
                      <w:rFonts w:ascii="Calibri" w:eastAsia="Calibri" w:hAnsi="Calibri" w:cs="Times New Roman"/>
                      <w:bCs w:val="0"/>
                      <w:i w:val="0"/>
                      <w:snapToGrid/>
                      <w:color w:val="auto"/>
                      <w:sz w:val="18"/>
                      <w:szCs w:val="18"/>
                      <w:lang w:eastAsia="en-US"/>
                    </w:rPr>
                  </w:rPrChange>
                </w:rPr>
                <w:t>02</w:t>
              </w:r>
            </w:ins>
          </w:p>
        </w:tc>
        <w:tc>
          <w:tcPr>
            <w:tcW w:w="1378" w:type="dxa"/>
            <w:tcPrChange w:id="1858" w:author="Phuong Giang" w:date="2012-02-22T23:12:00Z">
              <w:tcPr>
                <w:tcW w:w="1378" w:type="dxa"/>
                <w:gridSpan w:val="2"/>
              </w:tcPr>
            </w:tcPrChange>
          </w:tcPr>
          <w:p w:rsidR="0065367C" w:rsidRPr="0030024D" w:rsidRDefault="0065367C" w:rsidP="00995D66">
            <w:pPr>
              <w:pStyle w:val="comment"/>
              <w:ind w:left="0"/>
              <w:rPr>
                <w:ins w:id="1859" w:author="HungNguyen" w:date="2012-02-22T19:47:00Z"/>
                <w:rFonts w:ascii="Times New Roman" w:hAnsi="Times New Roman" w:cs="Times New Roman"/>
                <w:i w:val="0"/>
                <w:color w:val="auto"/>
                <w:sz w:val="22"/>
                <w:szCs w:val="22"/>
                <w:rPrChange w:id="1860" w:author="Phuong Giang" w:date="2012-02-22T23:35:00Z">
                  <w:rPr>
                    <w:ins w:id="1861" w:author="HungNguyen" w:date="2012-02-22T19:47:00Z"/>
                    <w:i w:val="0"/>
                    <w:sz w:val="18"/>
                    <w:szCs w:val="18"/>
                  </w:rPr>
                </w:rPrChange>
              </w:rPr>
            </w:pPr>
            <w:ins w:id="1862" w:author="HungNguyen" w:date="2012-02-22T19:47:00Z">
              <w:r w:rsidRPr="0030024D">
                <w:rPr>
                  <w:rFonts w:ascii="Times New Roman" w:hAnsi="Times New Roman" w:cs="Times New Roman"/>
                  <w:i w:val="0"/>
                  <w:color w:val="auto"/>
                  <w:sz w:val="22"/>
                  <w:szCs w:val="22"/>
                  <w:rPrChange w:id="1863" w:author="Phuong Giang" w:date="2012-02-22T23:35:00Z">
                    <w:rPr>
                      <w:rFonts w:ascii="Calibri" w:eastAsia="Calibri" w:hAnsi="Calibri" w:cs="Times New Roman"/>
                      <w:bCs w:val="0"/>
                      <w:i w:val="0"/>
                      <w:snapToGrid/>
                      <w:color w:val="auto"/>
                      <w:sz w:val="18"/>
                      <w:szCs w:val="18"/>
                      <w:lang w:eastAsia="en-US"/>
                    </w:rPr>
                  </w:rPrChange>
                </w:rPr>
                <w:t>this</w:t>
              </w:r>
            </w:ins>
          </w:p>
        </w:tc>
        <w:tc>
          <w:tcPr>
            <w:tcW w:w="832" w:type="dxa"/>
            <w:tcPrChange w:id="1864" w:author="Phuong Giang" w:date="2012-02-22T23:12:00Z">
              <w:tcPr>
                <w:tcW w:w="832" w:type="dxa"/>
                <w:gridSpan w:val="2"/>
              </w:tcPr>
            </w:tcPrChange>
          </w:tcPr>
          <w:p w:rsidR="0065367C" w:rsidRPr="0030024D" w:rsidRDefault="0065367C" w:rsidP="00995D66">
            <w:pPr>
              <w:pStyle w:val="comment"/>
              <w:ind w:left="0"/>
              <w:rPr>
                <w:ins w:id="1865" w:author="HungNguyen" w:date="2012-02-22T19:47:00Z"/>
                <w:rFonts w:ascii="Times New Roman" w:hAnsi="Times New Roman" w:cs="Times New Roman"/>
                <w:i w:val="0"/>
                <w:color w:val="auto"/>
                <w:sz w:val="22"/>
                <w:szCs w:val="22"/>
                <w:rPrChange w:id="1866" w:author="Phuong Giang" w:date="2012-02-22T23:35:00Z">
                  <w:rPr>
                    <w:ins w:id="1867" w:author="HungNguyen" w:date="2012-02-22T19:47:00Z"/>
                    <w:i w:val="0"/>
                    <w:sz w:val="18"/>
                    <w:szCs w:val="18"/>
                  </w:rPr>
                </w:rPrChange>
              </w:rPr>
            </w:pPr>
            <w:ins w:id="1868" w:author="HungNguyen" w:date="2012-02-22T19:47:00Z">
              <w:r w:rsidRPr="0030024D">
                <w:rPr>
                  <w:rFonts w:ascii="Times New Roman" w:hAnsi="Times New Roman" w:cs="Times New Roman"/>
                  <w:i w:val="0"/>
                  <w:color w:val="auto"/>
                  <w:sz w:val="22"/>
                  <w:szCs w:val="22"/>
                  <w:rPrChange w:id="1869" w:author="Phuong Giang" w:date="2012-02-22T23:35:00Z">
                    <w:rPr>
                      <w:rFonts w:ascii="Calibri" w:eastAsia="Calibri" w:hAnsi="Calibri" w:cs="Times New Roman"/>
                      <w:bCs w:val="0"/>
                      <w:i w:val="0"/>
                      <w:snapToGrid/>
                      <w:color w:val="auto"/>
                      <w:sz w:val="18"/>
                      <w:szCs w:val="18"/>
                      <w:lang w:eastAsia="en-US"/>
                    </w:rPr>
                  </w:rPrChange>
                </w:rPr>
                <w:t>string</w:t>
              </w:r>
            </w:ins>
          </w:p>
        </w:tc>
        <w:tc>
          <w:tcPr>
            <w:tcW w:w="1142" w:type="dxa"/>
            <w:tcPrChange w:id="1870" w:author="Phuong Giang" w:date="2012-02-22T23:12:00Z">
              <w:tcPr>
                <w:tcW w:w="1142" w:type="dxa"/>
                <w:gridSpan w:val="2"/>
              </w:tcPr>
            </w:tcPrChange>
          </w:tcPr>
          <w:p w:rsidR="0065367C" w:rsidRPr="0030024D" w:rsidRDefault="0065367C" w:rsidP="00995D66">
            <w:pPr>
              <w:pStyle w:val="comment"/>
              <w:ind w:left="0"/>
              <w:rPr>
                <w:ins w:id="1871" w:author="HungNguyen" w:date="2012-02-22T19:47:00Z"/>
                <w:rFonts w:ascii="Times New Roman" w:hAnsi="Times New Roman" w:cs="Times New Roman"/>
                <w:i w:val="0"/>
                <w:color w:val="auto"/>
                <w:sz w:val="22"/>
                <w:szCs w:val="22"/>
                <w:rPrChange w:id="1872" w:author="Phuong Giang" w:date="2012-02-22T23:35:00Z">
                  <w:rPr>
                    <w:ins w:id="1873" w:author="HungNguyen" w:date="2012-02-22T19:47:00Z"/>
                    <w:i w:val="0"/>
                    <w:sz w:val="18"/>
                    <w:szCs w:val="18"/>
                  </w:rPr>
                </w:rPrChange>
              </w:rPr>
            </w:pPr>
          </w:p>
        </w:tc>
        <w:tc>
          <w:tcPr>
            <w:tcW w:w="952" w:type="dxa"/>
            <w:tcPrChange w:id="1874" w:author="Phuong Giang" w:date="2012-02-22T23:12:00Z">
              <w:tcPr>
                <w:tcW w:w="952" w:type="dxa"/>
                <w:gridSpan w:val="2"/>
              </w:tcPr>
            </w:tcPrChange>
          </w:tcPr>
          <w:p w:rsidR="0065367C" w:rsidRPr="0030024D" w:rsidRDefault="0065367C" w:rsidP="00995D66">
            <w:pPr>
              <w:pStyle w:val="comment"/>
              <w:ind w:left="0"/>
              <w:rPr>
                <w:ins w:id="1875" w:author="HungNguyen" w:date="2012-02-22T19:47:00Z"/>
                <w:rFonts w:ascii="Times New Roman" w:hAnsi="Times New Roman" w:cs="Times New Roman"/>
                <w:i w:val="0"/>
                <w:color w:val="auto"/>
                <w:sz w:val="22"/>
                <w:szCs w:val="22"/>
                <w:rPrChange w:id="1876" w:author="Phuong Giang" w:date="2012-02-22T23:35:00Z">
                  <w:rPr>
                    <w:ins w:id="1877" w:author="HungNguyen" w:date="2012-02-22T19:47:00Z"/>
                    <w:i w:val="0"/>
                    <w:sz w:val="18"/>
                    <w:szCs w:val="18"/>
                  </w:rPr>
                </w:rPrChange>
              </w:rPr>
            </w:pPr>
            <w:ins w:id="1878" w:author="HungNguyen" w:date="2012-02-22T19:47:00Z">
              <w:r w:rsidRPr="0030024D">
                <w:rPr>
                  <w:rFonts w:ascii="Times New Roman" w:hAnsi="Times New Roman" w:cs="Times New Roman"/>
                  <w:i w:val="0"/>
                  <w:color w:val="auto"/>
                  <w:sz w:val="22"/>
                  <w:szCs w:val="22"/>
                  <w:rPrChange w:id="1879" w:author="Phuong Giang" w:date="2012-02-22T23:35:00Z">
                    <w:rPr>
                      <w:rFonts w:ascii="Calibri" w:eastAsia="Calibri" w:hAnsi="Calibri" w:cs="Times New Roman"/>
                      <w:bCs w:val="0"/>
                      <w:i w:val="0"/>
                      <w:snapToGrid/>
                      <w:color w:val="auto"/>
                      <w:sz w:val="18"/>
                      <w:szCs w:val="18"/>
                      <w:lang w:eastAsia="en-US"/>
                    </w:rPr>
                  </w:rPrChange>
                </w:rPr>
                <w:t>Read-</w:t>
              </w:r>
              <w:r w:rsidRPr="0030024D">
                <w:rPr>
                  <w:rFonts w:ascii="Times New Roman" w:hAnsi="Times New Roman" w:cs="Times New Roman"/>
                  <w:i w:val="0"/>
                  <w:color w:val="auto"/>
                  <w:sz w:val="22"/>
                  <w:szCs w:val="22"/>
                  <w:rPrChange w:id="1880" w:author="Phuong Giang" w:date="2012-02-22T23:35:00Z">
                    <w:rPr>
                      <w:rFonts w:ascii="Calibri" w:eastAsia="Calibri" w:hAnsi="Calibri" w:cs="Times New Roman"/>
                      <w:bCs w:val="0"/>
                      <w:i w:val="0"/>
                      <w:snapToGrid/>
                      <w:color w:val="auto"/>
                      <w:sz w:val="18"/>
                      <w:szCs w:val="18"/>
                      <w:lang w:eastAsia="en-US"/>
                    </w:rPr>
                  </w:rPrChange>
                </w:rPr>
                <w:lastRenderedPageBreak/>
                <w:t>only</w:t>
              </w:r>
            </w:ins>
          </w:p>
        </w:tc>
        <w:tc>
          <w:tcPr>
            <w:tcW w:w="4702" w:type="dxa"/>
            <w:tcPrChange w:id="1881" w:author="Phuong Giang" w:date="2012-02-22T23:12:00Z">
              <w:tcPr>
                <w:tcW w:w="4702" w:type="dxa"/>
                <w:gridSpan w:val="2"/>
              </w:tcPr>
            </w:tcPrChange>
          </w:tcPr>
          <w:p w:rsidR="0065367C" w:rsidRPr="0030024D" w:rsidRDefault="0065367C" w:rsidP="00995D66">
            <w:pPr>
              <w:pStyle w:val="comment"/>
              <w:ind w:left="0"/>
              <w:rPr>
                <w:ins w:id="1882" w:author="HungNguyen" w:date="2012-02-22T19:47:00Z"/>
                <w:rFonts w:ascii="Times New Roman" w:hAnsi="Times New Roman" w:cs="Times New Roman"/>
                <w:i w:val="0"/>
                <w:color w:val="auto"/>
                <w:sz w:val="22"/>
                <w:szCs w:val="22"/>
                <w:rPrChange w:id="1883" w:author="Phuong Giang" w:date="2012-02-22T23:35:00Z">
                  <w:rPr>
                    <w:ins w:id="1884" w:author="HungNguyen" w:date="2012-02-22T19:47:00Z"/>
                    <w:i w:val="0"/>
                    <w:sz w:val="18"/>
                    <w:szCs w:val="18"/>
                  </w:rPr>
                </w:rPrChange>
              </w:rPr>
            </w:pPr>
            <w:ins w:id="1885" w:author="HungNguyen" w:date="2012-02-22T19:47:00Z">
              <w:r w:rsidRPr="0030024D">
                <w:rPr>
                  <w:rFonts w:ascii="Times New Roman" w:hAnsi="Times New Roman" w:cs="Times New Roman"/>
                  <w:i w:val="0"/>
                  <w:color w:val="auto"/>
                  <w:sz w:val="22"/>
                  <w:szCs w:val="22"/>
                  <w:rPrChange w:id="1886" w:author="Phuong Giang" w:date="2012-02-22T23:35:00Z">
                    <w:rPr>
                      <w:rFonts w:ascii="Calibri" w:eastAsia="Calibri" w:hAnsi="Calibri" w:cs="Times New Roman"/>
                      <w:bCs w:val="0"/>
                      <w:i w:val="0"/>
                      <w:snapToGrid/>
                      <w:color w:val="auto"/>
                      <w:sz w:val="18"/>
                      <w:szCs w:val="18"/>
                      <w:lang w:eastAsia="en-US"/>
                    </w:rPr>
                  </w:rPrChange>
                </w:rPr>
                <w:lastRenderedPageBreak/>
                <w:t xml:space="preserve">Gets the error message for the property with the </w:t>
              </w:r>
              <w:r w:rsidRPr="0030024D">
                <w:rPr>
                  <w:rFonts w:ascii="Times New Roman" w:hAnsi="Times New Roman" w:cs="Times New Roman"/>
                  <w:i w:val="0"/>
                  <w:color w:val="auto"/>
                  <w:sz w:val="22"/>
                  <w:szCs w:val="22"/>
                  <w:rPrChange w:id="1887" w:author="Phuong Giang" w:date="2012-02-22T23:35:00Z">
                    <w:rPr>
                      <w:rFonts w:ascii="Calibri" w:eastAsia="Calibri" w:hAnsi="Calibri" w:cs="Times New Roman"/>
                      <w:bCs w:val="0"/>
                      <w:i w:val="0"/>
                      <w:snapToGrid/>
                      <w:color w:val="auto"/>
                      <w:sz w:val="18"/>
                      <w:szCs w:val="18"/>
                      <w:lang w:eastAsia="en-US"/>
                    </w:rPr>
                  </w:rPrChange>
                </w:rPr>
                <w:lastRenderedPageBreak/>
                <w:t>given name.</w:t>
              </w:r>
            </w:ins>
          </w:p>
        </w:tc>
      </w:tr>
    </w:tbl>
    <w:p w:rsidR="0065367C" w:rsidRPr="009A5E19" w:rsidRDefault="0065367C">
      <w:pPr>
        <w:pStyle w:val="Heading5"/>
        <w:rPr>
          <w:ins w:id="1888" w:author="HungNguyen" w:date="2012-02-22T19:47:00Z"/>
        </w:rPr>
        <w:pPrChange w:id="1889" w:author="Phuong Giang" w:date="2012-02-22T23:48:00Z">
          <w:pPr>
            <w:pStyle w:val="Heading5"/>
            <w:numPr>
              <w:ilvl w:val="0"/>
              <w:numId w:val="0"/>
            </w:numPr>
            <w:ind w:left="0" w:firstLine="0"/>
          </w:pPr>
        </w:pPrChange>
      </w:pPr>
      <w:ins w:id="1890" w:author="HungNguyen" w:date="2012-02-22T19:47:00Z">
        <w:r w:rsidRPr="009A5E19">
          <w:rPr>
            <w:rFonts w:hint="eastAsia"/>
          </w:rPr>
          <w:lastRenderedPageBreak/>
          <w:t>Methods</w:t>
        </w:r>
      </w:ins>
    </w:p>
    <w:p w:rsidR="0065367C" w:rsidRDefault="0065367C" w:rsidP="0065367C">
      <w:pPr>
        <w:rPr>
          <w:ins w:id="1891" w:author="HungNguyen" w:date="2012-02-22T19:47:00Z"/>
          <w:lang w:eastAsia="ja-JP"/>
        </w:rPr>
      </w:pPr>
      <w:ins w:id="1892" w:author="HungNguyen" w:date="2012-02-22T19:47:00Z">
        <w:r>
          <w:rPr>
            <w:lang w:eastAsia="ja-JP"/>
          </w:rPr>
          <w:t xml:space="preserve">                         N/A</w:t>
        </w:r>
      </w:ins>
    </w:p>
    <w:p w:rsidR="0065367C" w:rsidRDefault="0065367C" w:rsidP="0065367C">
      <w:pPr>
        <w:pStyle w:val="Heading4"/>
        <w:tabs>
          <w:tab w:val="left" w:pos="4208"/>
        </w:tabs>
        <w:rPr>
          <w:ins w:id="1893" w:author="HungNguyen" w:date="2012-02-22T19:47:00Z"/>
        </w:rPr>
      </w:pPr>
      <w:proofErr w:type="spellStart"/>
      <w:ins w:id="1894" w:author="HungNguyen" w:date="2012-02-22T19:47:00Z">
        <w:r>
          <w:t>IWorkSpace</w:t>
        </w:r>
        <w:proofErr w:type="spellEnd"/>
        <w:r>
          <w:t xml:space="preserve"> interface</w:t>
        </w:r>
      </w:ins>
    </w:p>
    <w:p w:rsidR="0065367C" w:rsidRPr="001827DB" w:rsidRDefault="0065367C" w:rsidP="0065367C">
      <w:pPr>
        <w:rPr>
          <w:ins w:id="1895" w:author="HungNguyen" w:date="2012-02-22T19:47:00Z"/>
        </w:rPr>
      </w:pPr>
      <w:ins w:id="1896" w:author="HungNguyen" w:date="2012-02-22T19:47:00Z">
        <w:r>
          <w:t xml:space="preserve">                         </w:t>
        </w:r>
      </w:ins>
    </w:p>
    <w:p w:rsidR="0065367C" w:rsidRPr="009A5E19" w:rsidRDefault="0065367C">
      <w:pPr>
        <w:pStyle w:val="Heading5"/>
        <w:rPr>
          <w:ins w:id="1897" w:author="HungNguyen" w:date="2012-02-22T19:47:00Z"/>
        </w:rPr>
        <w:pPrChange w:id="1898" w:author="Phuong Giang" w:date="2012-02-22T23:48:00Z">
          <w:pPr>
            <w:pStyle w:val="Heading5"/>
            <w:numPr>
              <w:ilvl w:val="0"/>
              <w:numId w:val="0"/>
            </w:numPr>
            <w:ind w:left="0" w:firstLine="0"/>
          </w:pPr>
        </w:pPrChange>
      </w:pPr>
      <w:ins w:id="1899" w:author="HungNguyen" w:date="2012-02-22T19:47:00Z">
        <w:r w:rsidRPr="009A5E19">
          <w:t>Attributes</w:t>
        </w:r>
      </w:ins>
    </w:p>
    <w:p w:rsidR="0065367C" w:rsidRPr="00A413F3" w:rsidRDefault="0065367C" w:rsidP="0065367C">
      <w:pPr>
        <w:rPr>
          <w:ins w:id="1900" w:author="HungNguyen" w:date="2012-02-22T19:47:00Z"/>
        </w:rPr>
      </w:pPr>
      <w:ins w:id="1901" w:author="HungNguyen" w:date="2012-02-22T19:47:00Z">
        <w:r>
          <w:t xml:space="preserve">                         N/A</w:t>
        </w:r>
      </w:ins>
    </w:p>
    <w:p w:rsidR="0065367C" w:rsidRPr="009A5E19" w:rsidRDefault="0065367C">
      <w:pPr>
        <w:pStyle w:val="Heading5"/>
        <w:rPr>
          <w:ins w:id="1902" w:author="HungNguyen" w:date="2012-02-22T19:47:00Z"/>
        </w:rPr>
        <w:pPrChange w:id="1903" w:author="Phuong Giang" w:date="2012-02-22T23:48:00Z">
          <w:pPr>
            <w:pStyle w:val="Heading5"/>
            <w:numPr>
              <w:ilvl w:val="0"/>
              <w:numId w:val="0"/>
            </w:numPr>
            <w:ind w:left="0" w:firstLine="0"/>
          </w:pPr>
        </w:pPrChange>
      </w:pPr>
      <w:ins w:id="1904" w:author="HungNguyen" w:date="2012-02-22T19:47:00Z">
        <w:r w:rsidRPr="00DA4281">
          <w:t>Methods</w:t>
        </w:r>
      </w:ins>
    </w:p>
    <w:p w:rsidR="0065367C" w:rsidRDefault="0065367C" w:rsidP="0065367C">
      <w:pPr>
        <w:rPr>
          <w:ins w:id="1905" w:author="HungNguyen" w:date="2012-02-22T19:47:00Z"/>
        </w:rPr>
      </w:pPr>
      <w:ins w:id="1906" w:author="HungNguyen" w:date="2012-02-22T19:47:00Z">
        <w:r>
          <w:t xml:space="preserve">                         N/A</w:t>
        </w:r>
      </w:ins>
    </w:p>
    <w:p w:rsidR="0065367C" w:rsidRDefault="0065367C" w:rsidP="0065367C">
      <w:pPr>
        <w:pStyle w:val="Heading4"/>
        <w:tabs>
          <w:tab w:val="left" w:pos="4208"/>
        </w:tabs>
        <w:rPr>
          <w:ins w:id="1907" w:author="HungNguyen" w:date="2012-02-22T19:47:00Z"/>
        </w:rPr>
      </w:pPr>
      <w:proofErr w:type="spellStart"/>
      <w:ins w:id="1908" w:author="HungNguyen" w:date="2012-02-22T19:47:00Z">
        <w:r>
          <w:t>INotifyPropertyChanged</w:t>
        </w:r>
        <w:proofErr w:type="spellEnd"/>
        <w:r>
          <w:t xml:space="preserve"> interface</w:t>
        </w:r>
      </w:ins>
    </w:p>
    <w:p w:rsidR="0065367C" w:rsidRDefault="0065367C" w:rsidP="0065367C">
      <w:pPr>
        <w:ind w:left="1728"/>
        <w:rPr>
          <w:ins w:id="1909" w:author="HungNguyen" w:date="2012-02-22T19:47:00Z"/>
        </w:rPr>
      </w:pPr>
      <w:ins w:id="1910" w:author="HungNguyen" w:date="2012-02-22T19:47:00Z">
        <w:r>
          <w:t>System interface</w:t>
        </w:r>
      </w:ins>
    </w:p>
    <w:p w:rsidR="0065367C" w:rsidRPr="009A5E19" w:rsidRDefault="0065367C">
      <w:pPr>
        <w:pStyle w:val="Heading5"/>
        <w:rPr>
          <w:ins w:id="1911" w:author="HungNguyen" w:date="2012-02-22T19:47:00Z"/>
        </w:rPr>
        <w:pPrChange w:id="1912" w:author="Phuong Giang" w:date="2012-02-22T23:48:00Z">
          <w:pPr>
            <w:pStyle w:val="Heading5"/>
            <w:numPr>
              <w:ilvl w:val="0"/>
              <w:numId w:val="0"/>
            </w:numPr>
            <w:ind w:left="0" w:firstLine="0"/>
          </w:pPr>
        </w:pPrChange>
      </w:pPr>
      <w:ins w:id="1913" w:author="HungNguyen" w:date="2012-02-22T19:47:00Z">
        <w:r w:rsidRPr="00DA4281">
          <w:t>Attributes</w:t>
        </w:r>
      </w:ins>
    </w:p>
    <w:p w:rsidR="0065367C" w:rsidRPr="00A413F3" w:rsidRDefault="0065367C" w:rsidP="0065367C">
      <w:pPr>
        <w:rPr>
          <w:ins w:id="1914" w:author="HungNguyen" w:date="2012-02-22T19:47:00Z"/>
        </w:rPr>
      </w:pPr>
      <w:ins w:id="1915" w:author="HungNguyen" w:date="2012-02-22T19:47:00Z">
        <w:r>
          <w:t xml:space="preserve">                                  N/A</w:t>
        </w:r>
      </w:ins>
    </w:p>
    <w:p w:rsidR="0065367C" w:rsidRPr="009A5E19" w:rsidRDefault="0065367C">
      <w:pPr>
        <w:pStyle w:val="Heading5"/>
        <w:rPr>
          <w:ins w:id="1916" w:author="HungNguyen" w:date="2012-02-22T19:47:00Z"/>
        </w:rPr>
        <w:pPrChange w:id="1917" w:author="Phuong Giang" w:date="2012-02-22T23:48:00Z">
          <w:pPr>
            <w:pStyle w:val="Heading5"/>
            <w:numPr>
              <w:ilvl w:val="0"/>
              <w:numId w:val="0"/>
            </w:numPr>
            <w:ind w:left="0" w:firstLine="0"/>
          </w:pPr>
        </w:pPrChange>
      </w:pPr>
      <w:ins w:id="1918" w:author="HungNguyen" w:date="2012-02-22T19:47:00Z">
        <w:r w:rsidRPr="009A5E19">
          <w:t>Methods</w:t>
        </w:r>
      </w:ins>
    </w:p>
    <w:p w:rsidR="0065367C" w:rsidRDefault="0065367C" w:rsidP="0065367C">
      <w:pPr>
        <w:rPr>
          <w:ins w:id="1919" w:author="HungNguyen" w:date="2012-02-22T19:47:00Z"/>
        </w:rPr>
      </w:pPr>
      <w:ins w:id="1920" w:author="HungNguyen" w:date="2012-02-22T19:47:00Z">
        <w:r>
          <w:t xml:space="preserve">                                  </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921"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1922">
          <w:tblGrid>
            <w:gridCol w:w="955"/>
            <w:gridCol w:w="2205"/>
            <w:gridCol w:w="6416"/>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923" w:author="HungNguyen" w:date="2012-02-22T19:47:00Z"/>
        </w:trPr>
        <w:tc>
          <w:tcPr>
            <w:tcW w:w="955" w:type="dxa"/>
            <w:tcPrChange w:id="1924" w:author="Phuong Giang" w:date="2012-02-22T23:13:00Z">
              <w:tcPr>
                <w:tcW w:w="95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1925" w:author="HungNguyen" w:date="2012-02-22T19:47:00Z"/>
                <w:b/>
                <w:rPrChange w:id="1926" w:author="Phuong Giang" w:date="2012-02-22T23:23:00Z">
                  <w:rPr>
                    <w:ins w:id="1927" w:author="HungNguyen" w:date="2012-02-22T19:47:00Z"/>
                    <w:b/>
                    <w:bCs w:val="0"/>
                    <w:color w:val="800000"/>
                  </w:rPr>
                </w:rPrChange>
              </w:rPr>
            </w:pPr>
            <w:ins w:id="1928" w:author="HungNguyen" w:date="2012-02-22T19:47:00Z">
              <w:r w:rsidRPr="0030024D">
                <w:rPr>
                  <w:b/>
                  <w:color w:val="auto"/>
                  <w:rPrChange w:id="1929" w:author="Phuong Giang" w:date="2012-02-22T23:36:00Z">
                    <w:rPr>
                      <w:rFonts w:ascii="Calibri" w:eastAsia="Calibri" w:hAnsi="Calibri" w:cs="Times New Roman"/>
                      <w:b/>
                      <w:snapToGrid/>
                      <w:color w:val="800000"/>
                      <w:sz w:val="22"/>
                      <w:szCs w:val="22"/>
                    </w:rPr>
                  </w:rPrChange>
                </w:rPr>
                <w:t>No</w:t>
              </w:r>
            </w:ins>
          </w:p>
        </w:tc>
        <w:tc>
          <w:tcPr>
            <w:tcW w:w="2205" w:type="dxa"/>
            <w:tcPrChange w:id="1930" w:author="Phuong Giang" w:date="2012-02-22T23:13:00Z">
              <w:tcPr>
                <w:tcW w:w="220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1931" w:author="HungNguyen" w:date="2012-02-22T19:47:00Z"/>
                <w:b/>
                <w:rPrChange w:id="1932" w:author="Phuong Giang" w:date="2012-02-22T23:23:00Z">
                  <w:rPr>
                    <w:ins w:id="1933" w:author="HungNguyen" w:date="2012-02-22T19:47:00Z"/>
                    <w:b/>
                    <w:bCs w:val="0"/>
                    <w:color w:val="800000"/>
                    <w:lang w:eastAsia="ja-JP"/>
                  </w:rPr>
                </w:rPrChange>
              </w:rPr>
            </w:pPr>
            <w:ins w:id="1934" w:author="HungNguyen" w:date="2012-02-22T19:47:00Z">
              <w:r w:rsidRPr="0030024D">
                <w:rPr>
                  <w:b/>
                  <w:color w:val="auto"/>
                  <w:rPrChange w:id="1935" w:author="Phuong Giang" w:date="2012-02-22T23:36:00Z">
                    <w:rPr>
                      <w:rFonts w:ascii="Calibri" w:eastAsia="Calibri" w:hAnsi="Calibri" w:cs="Times New Roman"/>
                      <w:b/>
                      <w:snapToGrid/>
                      <w:color w:val="800000"/>
                      <w:sz w:val="22"/>
                      <w:szCs w:val="22"/>
                      <w:lang w:eastAsia="ja-JP"/>
                    </w:rPr>
                  </w:rPrChange>
                </w:rPr>
                <w:t>Method</w:t>
              </w:r>
            </w:ins>
          </w:p>
        </w:tc>
        <w:tc>
          <w:tcPr>
            <w:tcW w:w="6416" w:type="dxa"/>
            <w:tcPrChange w:id="1936" w:author="Phuong Giang" w:date="2012-02-22T23:13:00Z">
              <w:tcPr>
                <w:tcW w:w="6416"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1937" w:author="HungNguyen" w:date="2012-02-22T19:47:00Z"/>
                <w:b/>
                <w:rPrChange w:id="1938" w:author="Phuong Giang" w:date="2012-02-22T23:23:00Z">
                  <w:rPr>
                    <w:ins w:id="1939" w:author="HungNguyen" w:date="2012-02-22T19:47:00Z"/>
                    <w:b/>
                    <w:bCs w:val="0"/>
                    <w:color w:val="800000"/>
                    <w:lang w:eastAsia="ja-JP"/>
                  </w:rPr>
                </w:rPrChange>
              </w:rPr>
            </w:pPr>
            <w:ins w:id="1940" w:author="HungNguyen" w:date="2012-02-22T19:47:00Z">
              <w:r w:rsidRPr="0030024D">
                <w:rPr>
                  <w:b/>
                  <w:color w:val="auto"/>
                  <w:rPrChange w:id="1941" w:author="Phuong Giang" w:date="2012-02-22T23:36: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1942" w:author="HungNguyen" w:date="2012-02-22T19:47:00Z"/>
        </w:trPr>
        <w:tc>
          <w:tcPr>
            <w:tcW w:w="955" w:type="dxa"/>
            <w:tcPrChange w:id="1943" w:author="Phuong Giang" w:date="2012-02-22T23:13:00Z">
              <w:tcPr>
                <w:tcW w:w="955" w:type="dxa"/>
              </w:tcPr>
            </w:tcPrChange>
          </w:tcPr>
          <w:p w:rsidR="0065367C" w:rsidRPr="00D85E98" w:rsidRDefault="0065367C" w:rsidP="00995D66">
            <w:pPr>
              <w:pStyle w:val="comment"/>
              <w:ind w:left="0"/>
              <w:rPr>
                <w:ins w:id="1944" w:author="HungNguyen" w:date="2012-02-22T19:47:00Z"/>
                <w:rFonts w:ascii="Times New Roman" w:hAnsi="Times New Roman" w:cs="Times New Roman"/>
                <w:i w:val="0"/>
                <w:color w:val="auto"/>
                <w:sz w:val="22"/>
                <w:szCs w:val="22"/>
                <w:rPrChange w:id="1945" w:author="Phuong Giang" w:date="2012-02-22T23:47:00Z">
                  <w:rPr>
                    <w:ins w:id="1946" w:author="HungNguyen" w:date="2012-02-22T19:47:00Z"/>
                    <w:i w:val="0"/>
                    <w:sz w:val="18"/>
                    <w:szCs w:val="18"/>
                  </w:rPr>
                </w:rPrChange>
              </w:rPr>
            </w:pPr>
            <w:ins w:id="1947" w:author="HungNguyen" w:date="2012-02-22T19:47:00Z">
              <w:r w:rsidRPr="00D85E98">
                <w:rPr>
                  <w:rFonts w:ascii="Times New Roman" w:hAnsi="Times New Roman" w:cs="Times New Roman"/>
                  <w:i w:val="0"/>
                  <w:color w:val="auto"/>
                  <w:sz w:val="22"/>
                  <w:szCs w:val="22"/>
                  <w:rPrChange w:id="194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01</w:t>
              </w:r>
            </w:ins>
          </w:p>
        </w:tc>
        <w:tc>
          <w:tcPr>
            <w:tcW w:w="2205" w:type="dxa"/>
            <w:tcPrChange w:id="1949" w:author="Phuong Giang" w:date="2012-02-22T23:13:00Z">
              <w:tcPr>
                <w:tcW w:w="2205" w:type="dxa"/>
              </w:tcPr>
            </w:tcPrChange>
          </w:tcPr>
          <w:p w:rsidR="0065367C" w:rsidRPr="00D85E98" w:rsidRDefault="0065367C" w:rsidP="00995D66">
            <w:pPr>
              <w:pStyle w:val="comment"/>
              <w:ind w:left="0"/>
              <w:rPr>
                <w:ins w:id="1950" w:author="HungNguyen" w:date="2012-02-22T19:47:00Z"/>
                <w:rFonts w:ascii="Times New Roman" w:hAnsi="Times New Roman" w:cs="Times New Roman"/>
                <w:i w:val="0"/>
                <w:color w:val="auto"/>
                <w:sz w:val="22"/>
                <w:szCs w:val="22"/>
                <w:rPrChange w:id="1951" w:author="Phuong Giang" w:date="2012-02-22T23:47:00Z">
                  <w:rPr>
                    <w:ins w:id="1952" w:author="HungNguyen" w:date="2012-02-22T19:47:00Z"/>
                    <w:i w:val="0"/>
                    <w:sz w:val="18"/>
                    <w:szCs w:val="18"/>
                  </w:rPr>
                </w:rPrChange>
              </w:rPr>
            </w:pPr>
            <w:proofErr w:type="spellStart"/>
            <w:ins w:id="1953" w:author="HungNguyen" w:date="2012-02-22T19:47:00Z">
              <w:r w:rsidRPr="00D85E98">
                <w:rPr>
                  <w:rFonts w:ascii="Times New Roman" w:hAnsi="Times New Roman" w:cs="Times New Roman"/>
                  <w:i w:val="0"/>
                  <w:color w:val="auto"/>
                  <w:sz w:val="22"/>
                  <w:szCs w:val="22"/>
                  <w:rPrChange w:id="195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PropertyChanged</w:t>
              </w:r>
              <w:proofErr w:type="spellEnd"/>
            </w:ins>
          </w:p>
        </w:tc>
        <w:tc>
          <w:tcPr>
            <w:tcW w:w="6416" w:type="dxa"/>
            <w:tcPrChange w:id="1955" w:author="Phuong Giang" w:date="2012-02-22T23:13:00Z">
              <w:tcPr>
                <w:tcW w:w="6416" w:type="dxa"/>
              </w:tcPr>
            </w:tcPrChange>
          </w:tcPr>
          <w:p w:rsidR="0065367C" w:rsidRPr="00D85E98" w:rsidRDefault="0065367C" w:rsidP="00995D66">
            <w:pPr>
              <w:pStyle w:val="comment"/>
              <w:ind w:left="0"/>
              <w:rPr>
                <w:ins w:id="1956" w:author="HungNguyen" w:date="2012-02-22T19:47:00Z"/>
                <w:rFonts w:ascii="Times New Roman" w:hAnsi="Times New Roman" w:cs="Times New Roman"/>
                <w:i w:val="0"/>
                <w:color w:val="auto"/>
                <w:sz w:val="22"/>
                <w:szCs w:val="22"/>
                <w:rPrChange w:id="1957" w:author="Phuong Giang" w:date="2012-02-22T23:47:00Z">
                  <w:rPr>
                    <w:ins w:id="1958" w:author="HungNguyen" w:date="2012-02-22T19:47:00Z"/>
                    <w:i w:val="0"/>
                    <w:sz w:val="18"/>
                    <w:szCs w:val="18"/>
                  </w:rPr>
                </w:rPrChange>
              </w:rPr>
            </w:pPr>
            <w:ins w:id="1959" w:author="HungNguyen" w:date="2012-02-22T19:47:00Z">
              <w:r w:rsidRPr="00D85E98">
                <w:rPr>
                  <w:rFonts w:ascii="Times New Roman" w:hAnsi="Times New Roman" w:cs="Times New Roman"/>
                  <w:i w:val="0"/>
                  <w:color w:val="auto"/>
                  <w:sz w:val="22"/>
                  <w:szCs w:val="22"/>
                  <w:rPrChange w:id="196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Occurs when a property value changes.</w:t>
              </w:r>
            </w:ins>
          </w:p>
        </w:tc>
      </w:tr>
    </w:tbl>
    <w:p w:rsidR="0065367C" w:rsidRDefault="0065367C" w:rsidP="0065367C">
      <w:pPr>
        <w:rPr>
          <w:ins w:id="1961" w:author="HungNguyen" w:date="2012-02-22T19:47:00Z"/>
        </w:rPr>
      </w:pPr>
    </w:p>
    <w:p w:rsidR="0065367C" w:rsidRDefault="0065367C" w:rsidP="0065367C">
      <w:pPr>
        <w:pStyle w:val="Heading4"/>
        <w:tabs>
          <w:tab w:val="left" w:pos="4208"/>
        </w:tabs>
        <w:rPr>
          <w:ins w:id="1962" w:author="HungNguyen" w:date="2012-02-22T19:47:00Z"/>
        </w:rPr>
      </w:pPr>
      <w:proofErr w:type="spellStart"/>
      <w:ins w:id="1963" w:author="HungNguyen" w:date="2012-02-22T19:47:00Z">
        <w:r>
          <w:t>IDisposable</w:t>
        </w:r>
        <w:proofErr w:type="spellEnd"/>
        <w:r>
          <w:t xml:space="preserve"> interface</w:t>
        </w:r>
      </w:ins>
    </w:p>
    <w:p w:rsidR="001E773C" w:rsidRDefault="0065367C">
      <w:pPr>
        <w:ind w:firstLine="720"/>
        <w:rPr>
          <w:ins w:id="1964" w:author="HungNguyen" w:date="2012-02-22T19:47:00Z"/>
        </w:rPr>
        <w:pPrChange w:id="1965" w:author="HungNguyen" w:date="2012-02-22T19:59:00Z">
          <w:pPr/>
        </w:pPrChange>
      </w:pPr>
      <w:ins w:id="1966" w:author="HungNguyen" w:date="2012-02-22T19:47:00Z">
        <w:r>
          <w:t xml:space="preserve">                        </w:t>
        </w:r>
      </w:ins>
      <w:ins w:id="1967" w:author="HungNguyen" w:date="2012-02-22T19:59:00Z">
        <w:r w:rsidR="00D50A28">
          <w:t>System interface</w:t>
        </w:r>
      </w:ins>
    </w:p>
    <w:p w:rsidR="0065367C" w:rsidRPr="00DA4281" w:rsidRDefault="0065367C">
      <w:pPr>
        <w:pStyle w:val="Heading5"/>
        <w:rPr>
          <w:ins w:id="1968" w:author="HungNguyen" w:date="2012-02-22T19:47:00Z"/>
        </w:rPr>
        <w:pPrChange w:id="1969" w:author="Phuong Giang" w:date="2012-02-22T23:48:00Z">
          <w:pPr>
            <w:pStyle w:val="Heading5"/>
            <w:numPr>
              <w:ilvl w:val="0"/>
              <w:numId w:val="0"/>
            </w:numPr>
            <w:ind w:left="0" w:firstLine="0"/>
          </w:pPr>
        </w:pPrChange>
      </w:pPr>
      <w:ins w:id="1970" w:author="HungNguyen" w:date="2012-02-22T19:47:00Z">
        <w:r w:rsidRPr="00DA4281">
          <w:t>Attributes</w:t>
        </w:r>
      </w:ins>
    </w:p>
    <w:p w:rsidR="0065367C" w:rsidRPr="00A413F3" w:rsidRDefault="0065367C" w:rsidP="0065367C">
      <w:pPr>
        <w:rPr>
          <w:ins w:id="1971" w:author="HungNguyen" w:date="2012-02-22T19:47:00Z"/>
        </w:rPr>
      </w:pPr>
      <w:ins w:id="1972" w:author="HungNguyen" w:date="2012-02-22T19:47:00Z">
        <w:r>
          <w:t xml:space="preserve">                                  N/A</w:t>
        </w:r>
      </w:ins>
    </w:p>
    <w:p w:rsidR="0065367C" w:rsidRPr="00DA4281" w:rsidRDefault="0065367C">
      <w:pPr>
        <w:pStyle w:val="Heading5"/>
        <w:rPr>
          <w:ins w:id="1973" w:author="HungNguyen" w:date="2012-02-22T19:47:00Z"/>
        </w:rPr>
        <w:pPrChange w:id="1974" w:author="Phuong Giang" w:date="2012-02-22T23:48:00Z">
          <w:pPr>
            <w:pStyle w:val="Heading5"/>
            <w:numPr>
              <w:ilvl w:val="0"/>
              <w:numId w:val="0"/>
            </w:numPr>
            <w:ind w:left="0" w:firstLine="0"/>
          </w:pPr>
        </w:pPrChange>
      </w:pPr>
      <w:ins w:id="1975" w:author="HungNguyen" w:date="2012-02-22T19:47:00Z">
        <w:r w:rsidRPr="00DA4281">
          <w:t>Methods</w:t>
        </w:r>
      </w:ins>
    </w:p>
    <w:p w:rsidR="0065367C" w:rsidRDefault="0065367C" w:rsidP="0065367C">
      <w:pPr>
        <w:rPr>
          <w:ins w:id="1976" w:author="HungNguyen" w:date="2012-02-22T19:47:00Z"/>
        </w:rPr>
      </w:pPr>
      <w:ins w:id="1977" w:author="HungNguyen" w:date="2012-02-22T19:47:00Z">
        <w:r>
          <w:t xml:space="preserve">                                  </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978"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1979">
          <w:tblGrid>
            <w:gridCol w:w="955"/>
            <w:gridCol w:w="2205"/>
            <w:gridCol w:w="6416"/>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1980" w:author="HungNguyen" w:date="2012-02-22T19:47:00Z"/>
        </w:trPr>
        <w:tc>
          <w:tcPr>
            <w:tcW w:w="955" w:type="dxa"/>
            <w:tcPrChange w:id="1981" w:author="Phuong Giang" w:date="2012-02-22T23:13:00Z">
              <w:tcPr>
                <w:tcW w:w="95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1982" w:author="HungNguyen" w:date="2012-02-22T19:47:00Z"/>
                <w:b/>
                <w:rPrChange w:id="1983" w:author="Phuong Giang" w:date="2012-02-22T23:23:00Z">
                  <w:rPr>
                    <w:ins w:id="1984" w:author="HungNguyen" w:date="2012-02-22T19:47:00Z"/>
                    <w:b/>
                    <w:bCs w:val="0"/>
                    <w:color w:val="800000"/>
                  </w:rPr>
                </w:rPrChange>
              </w:rPr>
            </w:pPr>
            <w:ins w:id="1985" w:author="HungNguyen" w:date="2012-02-22T19:47:00Z">
              <w:r w:rsidRPr="0030024D">
                <w:rPr>
                  <w:b/>
                  <w:color w:val="auto"/>
                  <w:rPrChange w:id="1986" w:author="Phuong Giang" w:date="2012-02-22T23:36:00Z">
                    <w:rPr>
                      <w:rFonts w:ascii="Calibri" w:eastAsia="Calibri" w:hAnsi="Calibri" w:cs="Times New Roman"/>
                      <w:b/>
                      <w:snapToGrid/>
                      <w:color w:val="800000"/>
                      <w:sz w:val="22"/>
                      <w:szCs w:val="22"/>
                    </w:rPr>
                  </w:rPrChange>
                </w:rPr>
                <w:t>No</w:t>
              </w:r>
            </w:ins>
          </w:p>
        </w:tc>
        <w:tc>
          <w:tcPr>
            <w:tcW w:w="2205" w:type="dxa"/>
            <w:tcPrChange w:id="1987" w:author="Phuong Giang" w:date="2012-02-22T23:13:00Z">
              <w:tcPr>
                <w:tcW w:w="220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1988" w:author="HungNguyen" w:date="2012-02-22T19:47:00Z"/>
                <w:b/>
                <w:rPrChange w:id="1989" w:author="Phuong Giang" w:date="2012-02-22T23:23:00Z">
                  <w:rPr>
                    <w:ins w:id="1990" w:author="HungNguyen" w:date="2012-02-22T19:47:00Z"/>
                    <w:b/>
                    <w:bCs w:val="0"/>
                    <w:color w:val="800000"/>
                    <w:lang w:eastAsia="ja-JP"/>
                  </w:rPr>
                </w:rPrChange>
              </w:rPr>
            </w:pPr>
            <w:ins w:id="1991" w:author="HungNguyen" w:date="2012-02-22T19:47:00Z">
              <w:r w:rsidRPr="0030024D">
                <w:rPr>
                  <w:b/>
                  <w:color w:val="auto"/>
                  <w:rPrChange w:id="1992" w:author="Phuong Giang" w:date="2012-02-22T23:36:00Z">
                    <w:rPr>
                      <w:rFonts w:ascii="Calibri" w:eastAsia="Calibri" w:hAnsi="Calibri" w:cs="Times New Roman"/>
                      <w:b/>
                      <w:snapToGrid/>
                      <w:color w:val="800000"/>
                      <w:sz w:val="22"/>
                      <w:szCs w:val="22"/>
                      <w:lang w:eastAsia="ja-JP"/>
                    </w:rPr>
                  </w:rPrChange>
                </w:rPr>
                <w:t>Method</w:t>
              </w:r>
            </w:ins>
          </w:p>
        </w:tc>
        <w:tc>
          <w:tcPr>
            <w:tcW w:w="6416" w:type="dxa"/>
            <w:tcPrChange w:id="1993" w:author="Phuong Giang" w:date="2012-02-22T23:13:00Z">
              <w:tcPr>
                <w:tcW w:w="6416"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1994" w:author="HungNguyen" w:date="2012-02-22T19:47:00Z"/>
                <w:b/>
                <w:rPrChange w:id="1995" w:author="Phuong Giang" w:date="2012-02-22T23:23:00Z">
                  <w:rPr>
                    <w:ins w:id="1996" w:author="HungNguyen" w:date="2012-02-22T19:47:00Z"/>
                    <w:b/>
                    <w:bCs w:val="0"/>
                    <w:color w:val="800000"/>
                    <w:lang w:eastAsia="ja-JP"/>
                  </w:rPr>
                </w:rPrChange>
              </w:rPr>
            </w:pPr>
            <w:ins w:id="1997" w:author="HungNguyen" w:date="2012-02-22T19:47:00Z">
              <w:r w:rsidRPr="0030024D">
                <w:rPr>
                  <w:b/>
                  <w:color w:val="auto"/>
                  <w:rPrChange w:id="1998" w:author="Phuong Giang" w:date="2012-02-22T23:36: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1999" w:author="HungNguyen" w:date="2012-02-22T19:47:00Z"/>
        </w:trPr>
        <w:tc>
          <w:tcPr>
            <w:tcW w:w="955" w:type="dxa"/>
            <w:tcPrChange w:id="2000" w:author="Phuong Giang" w:date="2012-02-22T23:13:00Z">
              <w:tcPr>
                <w:tcW w:w="955" w:type="dxa"/>
              </w:tcPr>
            </w:tcPrChange>
          </w:tcPr>
          <w:p w:rsidR="0065367C" w:rsidRPr="00D85E98" w:rsidRDefault="0065367C" w:rsidP="00995D66">
            <w:pPr>
              <w:pStyle w:val="comment"/>
              <w:ind w:left="0"/>
              <w:rPr>
                <w:ins w:id="2001" w:author="HungNguyen" w:date="2012-02-22T19:47:00Z"/>
                <w:rFonts w:ascii="Times New Roman" w:hAnsi="Times New Roman" w:cs="Times New Roman"/>
                <w:i w:val="0"/>
                <w:color w:val="auto"/>
                <w:sz w:val="22"/>
                <w:szCs w:val="22"/>
                <w:rPrChange w:id="2002" w:author="Phuong Giang" w:date="2012-02-22T23:47:00Z">
                  <w:rPr>
                    <w:ins w:id="2003" w:author="HungNguyen" w:date="2012-02-22T19:47:00Z"/>
                    <w:i w:val="0"/>
                    <w:sz w:val="18"/>
                    <w:szCs w:val="18"/>
                  </w:rPr>
                </w:rPrChange>
              </w:rPr>
            </w:pPr>
            <w:ins w:id="2004" w:author="HungNguyen" w:date="2012-02-22T19:47:00Z">
              <w:r w:rsidRPr="00D85E98">
                <w:rPr>
                  <w:rFonts w:ascii="Times New Roman" w:hAnsi="Times New Roman" w:cs="Times New Roman"/>
                  <w:i w:val="0"/>
                  <w:color w:val="auto"/>
                  <w:sz w:val="22"/>
                  <w:szCs w:val="22"/>
                  <w:rPrChange w:id="2005"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01</w:t>
              </w:r>
            </w:ins>
          </w:p>
        </w:tc>
        <w:tc>
          <w:tcPr>
            <w:tcW w:w="2205" w:type="dxa"/>
            <w:tcPrChange w:id="2006" w:author="Phuong Giang" w:date="2012-02-22T23:13:00Z">
              <w:tcPr>
                <w:tcW w:w="2205" w:type="dxa"/>
              </w:tcPr>
            </w:tcPrChange>
          </w:tcPr>
          <w:p w:rsidR="0065367C" w:rsidRPr="00D85E98" w:rsidRDefault="0065367C" w:rsidP="00995D66">
            <w:pPr>
              <w:pStyle w:val="comment"/>
              <w:ind w:left="0"/>
              <w:rPr>
                <w:ins w:id="2007" w:author="HungNguyen" w:date="2012-02-22T19:47:00Z"/>
                <w:rFonts w:ascii="Times New Roman" w:hAnsi="Times New Roman" w:cs="Times New Roman"/>
                <w:i w:val="0"/>
                <w:color w:val="auto"/>
                <w:sz w:val="22"/>
                <w:szCs w:val="22"/>
                <w:rPrChange w:id="2008" w:author="Phuong Giang" w:date="2012-02-22T23:47:00Z">
                  <w:rPr>
                    <w:ins w:id="2009" w:author="HungNguyen" w:date="2012-02-22T19:47:00Z"/>
                    <w:i w:val="0"/>
                    <w:sz w:val="18"/>
                    <w:szCs w:val="18"/>
                  </w:rPr>
                </w:rPrChange>
              </w:rPr>
            </w:pPr>
            <w:ins w:id="2010" w:author="HungNguyen" w:date="2012-02-22T19:47:00Z">
              <w:r w:rsidRPr="00D85E98">
                <w:rPr>
                  <w:rFonts w:ascii="Times New Roman" w:hAnsi="Times New Roman" w:cs="Times New Roman"/>
                  <w:i w:val="0"/>
                  <w:color w:val="auto"/>
                  <w:sz w:val="22"/>
                  <w:szCs w:val="22"/>
                  <w:rPrChange w:id="201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Dispose</w:t>
              </w:r>
            </w:ins>
          </w:p>
        </w:tc>
        <w:tc>
          <w:tcPr>
            <w:tcW w:w="6416" w:type="dxa"/>
            <w:tcPrChange w:id="2012" w:author="Phuong Giang" w:date="2012-02-22T23:13:00Z">
              <w:tcPr>
                <w:tcW w:w="6416" w:type="dxa"/>
              </w:tcPr>
            </w:tcPrChange>
          </w:tcPr>
          <w:p w:rsidR="0065367C" w:rsidRPr="00D85E98" w:rsidRDefault="005B5B8E" w:rsidP="00995D66">
            <w:pPr>
              <w:pStyle w:val="comment"/>
              <w:ind w:left="0"/>
              <w:rPr>
                <w:ins w:id="2013" w:author="HungNguyen" w:date="2012-02-22T19:47:00Z"/>
                <w:rFonts w:ascii="Times New Roman" w:hAnsi="Times New Roman" w:cs="Times New Roman"/>
                <w:i w:val="0"/>
                <w:color w:val="auto"/>
                <w:sz w:val="22"/>
                <w:szCs w:val="22"/>
                <w:rPrChange w:id="2014" w:author="Phuong Giang" w:date="2012-02-22T23:47:00Z">
                  <w:rPr>
                    <w:ins w:id="2015" w:author="HungNguyen" w:date="2012-02-22T19:47:00Z"/>
                    <w:i w:val="0"/>
                    <w:sz w:val="18"/>
                    <w:szCs w:val="18"/>
                  </w:rPr>
                </w:rPrChange>
              </w:rPr>
            </w:pPr>
            <w:ins w:id="2016" w:author="HungNguyen" w:date="2012-02-22T19:54:00Z">
              <w:r w:rsidRPr="00D85E98">
                <w:rPr>
                  <w:rFonts w:ascii="Times New Roman" w:hAnsi="Times New Roman" w:cs="Times New Roman"/>
                  <w:i w:val="0"/>
                  <w:color w:val="auto"/>
                  <w:sz w:val="22"/>
                  <w:szCs w:val="22"/>
                  <w:rPrChange w:id="201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This method is used to dispose</w:t>
              </w:r>
            </w:ins>
          </w:p>
        </w:tc>
      </w:tr>
    </w:tbl>
    <w:p w:rsidR="0065367C" w:rsidRDefault="0065367C" w:rsidP="0065367C">
      <w:pPr>
        <w:rPr>
          <w:ins w:id="2018" w:author="HungNguyen" w:date="2012-02-22T19:47:00Z"/>
        </w:rPr>
      </w:pPr>
    </w:p>
    <w:p w:rsidR="0065367C" w:rsidRDefault="0065367C" w:rsidP="0065367C">
      <w:pPr>
        <w:pStyle w:val="Heading4"/>
        <w:tabs>
          <w:tab w:val="left" w:pos="4208"/>
        </w:tabs>
        <w:rPr>
          <w:ins w:id="2019" w:author="HungNguyen" w:date="2012-02-22T19:47:00Z"/>
        </w:rPr>
      </w:pPr>
      <w:proofErr w:type="spellStart"/>
      <w:ins w:id="2020" w:author="HungNguyen" w:date="2012-02-22T19:47:00Z">
        <w:r>
          <w:t>ViewModelBase</w:t>
        </w:r>
        <w:proofErr w:type="spellEnd"/>
        <w:r>
          <w:t xml:space="preserve"> class</w:t>
        </w:r>
      </w:ins>
    </w:p>
    <w:p w:rsidR="0065367C" w:rsidRPr="00DA4281" w:rsidRDefault="0065367C">
      <w:pPr>
        <w:pStyle w:val="Heading5"/>
        <w:rPr>
          <w:ins w:id="2021" w:author="HungNguyen" w:date="2012-02-22T19:47:00Z"/>
        </w:rPr>
        <w:pPrChange w:id="2022" w:author="Phuong Giang" w:date="2012-02-22T23:49:00Z">
          <w:pPr>
            <w:pStyle w:val="Heading5"/>
            <w:numPr>
              <w:ilvl w:val="0"/>
              <w:numId w:val="0"/>
            </w:numPr>
            <w:ind w:left="0" w:firstLine="0"/>
          </w:pPr>
        </w:pPrChange>
      </w:pPr>
      <w:ins w:id="2023" w:author="HungNguyen" w:date="2012-02-22T19:47:00Z">
        <w:r w:rsidRPr="00DA4281">
          <w:t>Attributes</w:t>
        </w:r>
      </w:ins>
    </w:p>
    <w:p w:rsidR="0065367C" w:rsidRPr="00A413F3" w:rsidRDefault="0065367C" w:rsidP="0065367C">
      <w:pPr>
        <w:rPr>
          <w:ins w:id="2024" w:author="HungNguyen" w:date="2012-02-22T19:47:00Z"/>
        </w:rPr>
      </w:pPr>
      <w:ins w:id="2025" w:author="HungNguyen" w:date="2012-02-22T19:47:00Z">
        <w:r>
          <w:t xml:space="preserve">                                  N/A</w:t>
        </w:r>
      </w:ins>
    </w:p>
    <w:p w:rsidR="0065367C" w:rsidRPr="00DA4281" w:rsidRDefault="0065367C">
      <w:pPr>
        <w:pStyle w:val="Heading5"/>
        <w:rPr>
          <w:ins w:id="2026" w:author="HungNguyen" w:date="2012-02-22T19:47:00Z"/>
        </w:rPr>
        <w:pPrChange w:id="2027" w:author="Phuong Giang" w:date="2012-02-22T23:49:00Z">
          <w:pPr>
            <w:pStyle w:val="Heading5"/>
            <w:numPr>
              <w:ilvl w:val="0"/>
              <w:numId w:val="0"/>
            </w:numPr>
            <w:ind w:left="0" w:firstLine="0"/>
          </w:pPr>
        </w:pPrChange>
      </w:pPr>
      <w:ins w:id="2028" w:author="HungNguyen" w:date="2012-02-22T19:47:00Z">
        <w:r w:rsidRPr="00DA4281">
          <w:lastRenderedPageBreak/>
          <w:t>Methods</w:t>
        </w:r>
      </w:ins>
    </w:p>
    <w:p w:rsidR="0065367C" w:rsidRDefault="0065367C" w:rsidP="0065367C">
      <w:pPr>
        <w:rPr>
          <w:ins w:id="2029" w:author="HungNguyen" w:date="2012-02-22T19:47:00Z"/>
        </w:rPr>
      </w:pPr>
      <w:ins w:id="2030" w:author="HungNguyen" w:date="2012-02-22T19:47:00Z">
        <w:r>
          <w:t xml:space="preserve">                                  </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2031"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2032">
          <w:tblGrid>
            <w:gridCol w:w="955"/>
            <w:gridCol w:w="2205"/>
            <w:gridCol w:w="6416"/>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2033" w:author="HungNguyen" w:date="2012-02-22T19:47:00Z"/>
        </w:trPr>
        <w:tc>
          <w:tcPr>
            <w:tcW w:w="955" w:type="dxa"/>
            <w:tcPrChange w:id="2034" w:author="Phuong Giang" w:date="2012-02-22T23:13:00Z">
              <w:tcPr>
                <w:tcW w:w="95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035" w:author="HungNguyen" w:date="2012-02-22T19:47:00Z"/>
                <w:b/>
                <w:rPrChange w:id="2036" w:author="Phuong Giang" w:date="2012-02-22T23:23:00Z">
                  <w:rPr>
                    <w:ins w:id="2037" w:author="HungNguyen" w:date="2012-02-22T19:47:00Z"/>
                    <w:b/>
                    <w:bCs w:val="0"/>
                    <w:color w:val="800000"/>
                  </w:rPr>
                </w:rPrChange>
              </w:rPr>
            </w:pPr>
            <w:ins w:id="2038" w:author="HungNguyen" w:date="2012-02-22T19:47:00Z">
              <w:r w:rsidRPr="0030024D">
                <w:rPr>
                  <w:b/>
                  <w:color w:val="auto"/>
                  <w:rPrChange w:id="2039" w:author="Phuong Giang" w:date="2012-02-22T23:35:00Z">
                    <w:rPr>
                      <w:rFonts w:ascii="Calibri" w:eastAsia="Calibri" w:hAnsi="Calibri" w:cs="Times New Roman"/>
                      <w:b/>
                      <w:snapToGrid/>
                      <w:color w:val="800000"/>
                      <w:sz w:val="22"/>
                      <w:szCs w:val="22"/>
                    </w:rPr>
                  </w:rPrChange>
                </w:rPr>
                <w:t>No</w:t>
              </w:r>
            </w:ins>
          </w:p>
        </w:tc>
        <w:tc>
          <w:tcPr>
            <w:tcW w:w="2205" w:type="dxa"/>
            <w:tcPrChange w:id="2040" w:author="Phuong Giang" w:date="2012-02-22T23:13:00Z">
              <w:tcPr>
                <w:tcW w:w="220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041" w:author="HungNguyen" w:date="2012-02-22T19:47:00Z"/>
                <w:b/>
                <w:rPrChange w:id="2042" w:author="Phuong Giang" w:date="2012-02-22T23:23:00Z">
                  <w:rPr>
                    <w:ins w:id="2043" w:author="HungNguyen" w:date="2012-02-22T19:47:00Z"/>
                    <w:b/>
                    <w:bCs w:val="0"/>
                    <w:color w:val="800000"/>
                    <w:lang w:eastAsia="ja-JP"/>
                  </w:rPr>
                </w:rPrChange>
              </w:rPr>
            </w:pPr>
            <w:ins w:id="2044" w:author="HungNguyen" w:date="2012-02-22T19:47:00Z">
              <w:r w:rsidRPr="0030024D">
                <w:rPr>
                  <w:b/>
                  <w:color w:val="auto"/>
                  <w:rPrChange w:id="2045" w:author="Phuong Giang" w:date="2012-02-22T23:35:00Z">
                    <w:rPr>
                      <w:rFonts w:ascii="Calibri" w:eastAsia="Calibri" w:hAnsi="Calibri" w:cs="Times New Roman"/>
                      <w:b/>
                      <w:snapToGrid/>
                      <w:color w:val="800000"/>
                      <w:sz w:val="22"/>
                      <w:szCs w:val="22"/>
                      <w:lang w:eastAsia="ja-JP"/>
                    </w:rPr>
                  </w:rPrChange>
                </w:rPr>
                <w:t>Method</w:t>
              </w:r>
            </w:ins>
          </w:p>
        </w:tc>
        <w:tc>
          <w:tcPr>
            <w:tcW w:w="6416" w:type="dxa"/>
            <w:tcPrChange w:id="2046" w:author="Phuong Giang" w:date="2012-02-22T23:13:00Z">
              <w:tcPr>
                <w:tcW w:w="6416"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047" w:author="HungNguyen" w:date="2012-02-22T19:47:00Z"/>
                <w:b/>
                <w:rPrChange w:id="2048" w:author="Phuong Giang" w:date="2012-02-22T23:23:00Z">
                  <w:rPr>
                    <w:ins w:id="2049" w:author="HungNguyen" w:date="2012-02-22T19:47:00Z"/>
                    <w:b/>
                    <w:bCs w:val="0"/>
                    <w:color w:val="800000"/>
                    <w:lang w:eastAsia="ja-JP"/>
                  </w:rPr>
                </w:rPrChange>
              </w:rPr>
            </w:pPr>
            <w:ins w:id="2050" w:author="HungNguyen" w:date="2012-02-22T19:47:00Z">
              <w:r w:rsidRPr="0030024D">
                <w:rPr>
                  <w:b/>
                  <w:color w:val="auto"/>
                  <w:rPrChange w:id="2051" w:author="Phuong Giang" w:date="2012-02-22T23:35: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2052" w:author="HungNguyen" w:date="2012-02-22T19:47:00Z"/>
        </w:trPr>
        <w:tc>
          <w:tcPr>
            <w:tcW w:w="955" w:type="dxa"/>
            <w:tcPrChange w:id="2053" w:author="Phuong Giang" w:date="2012-02-22T23:13:00Z">
              <w:tcPr>
                <w:tcW w:w="955" w:type="dxa"/>
              </w:tcPr>
            </w:tcPrChange>
          </w:tcPr>
          <w:p w:rsidR="0065367C" w:rsidRPr="00D85E98" w:rsidRDefault="0065367C">
            <w:pPr>
              <w:pStyle w:val="comment"/>
              <w:ind w:left="0"/>
              <w:rPr>
                <w:ins w:id="2054" w:author="HungNguyen" w:date="2012-02-22T19:47:00Z"/>
                <w:rFonts w:ascii="Times New Roman" w:hAnsi="Times New Roman" w:cs="Times New Roman"/>
                <w:i w:val="0"/>
                <w:color w:val="auto"/>
                <w:sz w:val="22"/>
                <w:szCs w:val="22"/>
                <w:rPrChange w:id="2055" w:author="Phuong Giang" w:date="2012-02-22T23:47:00Z">
                  <w:rPr>
                    <w:ins w:id="2056" w:author="HungNguyen" w:date="2012-02-22T19:47:00Z"/>
                    <w:i w:val="0"/>
                    <w:sz w:val="18"/>
                    <w:szCs w:val="18"/>
                  </w:rPr>
                </w:rPrChange>
              </w:rPr>
            </w:pPr>
            <w:ins w:id="2057" w:author="HungNguyen" w:date="2012-02-22T19:47:00Z">
              <w:r w:rsidRPr="00D85E98">
                <w:rPr>
                  <w:rFonts w:ascii="Times New Roman" w:hAnsi="Times New Roman" w:cs="Times New Roman"/>
                  <w:i w:val="0"/>
                  <w:color w:val="auto"/>
                  <w:sz w:val="22"/>
                  <w:szCs w:val="22"/>
                  <w:rPrChange w:id="205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01</w:t>
              </w:r>
            </w:ins>
          </w:p>
        </w:tc>
        <w:tc>
          <w:tcPr>
            <w:tcW w:w="2205" w:type="dxa"/>
            <w:tcPrChange w:id="2059" w:author="Phuong Giang" w:date="2012-02-22T23:13:00Z">
              <w:tcPr>
                <w:tcW w:w="2205" w:type="dxa"/>
              </w:tcPr>
            </w:tcPrChange>
          </w:tcPr>
          <w:p w:rsidR="0065367C" w:rsidRPr="00D85E98" w:rsidRDefault="0065367C">
            <w:pPr>
              <w:pStyle w:val="comment"/>
              <w:ind w:left="0"/>
              <w:rPr>
                <w:ins w:id="2060" w:author="HungNguyen" w:date="2012-02-22T19:47:00Z"/>
                <w:rFonts w:ascii="Times New Roman" w:hAnsi="Times New Roman" w:cs="Times New Roman"/>
                <w:i w:val="0"/>
                <w:color w:val="auto"/>
                <w:sz w:val="22"/>
                <w:szCs w:val="22"/>
                <w:rPrChange w:id="2061" w:author="Phuong Giang" w:date="2012-02-22T23:47:00Z">
                  <w:rPr>
                    <w:ins w:id="2062" w:author="HungNguyen" w:date="2012-02-22T19:47:00Z"/>
                    <w:i w:val="0"/>
                    <w:sz w:val="18"/>
                    <w:szCs w:val="18"/>
                  </w:rPr>
                </w:rPrChange>
              </w:rPr>
            </w:pPr>
            <w:ins w:id="2063" w:author="HungNguyen" w:date="2012-02-22T19:47:00Z">
              <w:r w:rsidRPr="00D85E98">
                <w:rPr>
                  <w:rFonts w:ascii="Times New Roman" w:hAnsi="Times New Roman" w:cs="Times New Roman"/>
                  <w:i w:val="0"/>
                  <w:color w:val="auto"/>
                  <w:sz w:val="22"/>
                  <w:szCs w:val="22"/>
                  <w:rPrChange w:id="206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Dispose</w:t>
              </w:r>
            </w:ins>
          </w:p>
        </w:tc>
        <w:tc>
          <w:tcPr>
            <w:tcW w:w="6416" w:type="dxa"/>
            <w:tcPrChange w:id="2065" w:author="Phuong Giang" w:date="2012-02-22T23:13:00Z">
              <w:tcPr>
                <w:tcW w:w="6416" w:type="dxa"/>
              </w:tcPr>
            </w:tcPrChange>
          </w:tcPr>
          <w:p w:rsidR="0065367C" w:rsidRPr="00D85E98" w:rsidRDefault="0065367C">
            <w:pPr>
              <w:pStyle w:val="comment"/>
              <w:ind w:left="0"/>
              <w:rPr>
                <w:ins w:id="2066" w:author="HungNguyen" w:date="2012-02-22T19:47:00Z"/>
                <w:rFonts w:ascii="Times New Roman" w:hAnsi="Times New Roman" w:cs="Times New Roman"/>
                <w:i w:val="0"/>
                <w:color w:val="auto"/>
                <w:sz w:val="22"/>
                <w:szCs w:val="22"/>
                <w:rPrChange w:id="2067" w:author="Phuong Giang" w:date="2012-02-22T23:47:00Z">
                  <w:rPr>
                    <w:ins w:id="2068" w:author="HungNguyen" w:date="2012-02-22T19:47:00Z"/>
                    <w:i w:val="0"/>
                    <w:sz w:val="18"/>
                    <w:szCs w:val="18"/>
                  </w:rPr>
                </w:rPrChange>
              </w:rPr>
            </w:pPr>
          </w:p>
        </w:tc>
      </w:tr>
      <w:tr w:rsidR="0065367C" w:rsidRPr="00D85E98" w:rsidTr="0042744C">
        <w:trPr>
          <w:ins w:id="2069" w:author="HungNguyen" w:date="2012-02-22T19:47:00Z"/>
        </w:trPr>
        <w:tc>
          <w:tcPr>
            <w:tcW w:w="955" w:type="dxa"/>
            <w:tcPrChange w:id="2070" w:author="Phuong Giang" w:date="2012-02-22T23:13:00Z">
              <w:tcPr>
                <w:tcW w:w="955" w:type="dxa"/>
              </w:tcPr>
            </w:tcPrChange>
          </w:tcPr>
          <w:p w:rsidR="0065367C" w:rsidRPr="00D85E98" w:rsidRDefault="0065367C" w:rsidP="00995D66">
            <w:pPr>
              <w:pStyle w:val="comment"/>
              <w:ind w:left="0"/>
              <w:rPr>
                <w:ins w:id="2071" w:author="HungNguyen" w:date="2012-02-22T19:47:00Z"/>
                <w:rFonts w:ascii="Times New Roman" w:hAnsi="Times New Roman" w:cs="Times New Roman"/>
                <w:i w:val="0"/>
                <w:color w:val="auto"/>
                <w:sz w:val="22"/>
                <w:szCs w:val="22"/>
                <w:rPrChange w:id="2072" w:author="Phuong Giang" w:date="2012-02-22T23:47:00Z">
                  <w:rPr>
                    <w:ins w:id="2073" w:author="HungNguyen" w:date="2012-02-22T19:47:00Z"/>
                    <w:i w:val="0"/>
                    <w:sz w:val="18"/>
                    <w:szCs w:val="18"/>
                  </w:rPr>
                </w:rPrChange>
              </w:rPr>
            </w:pPr>
            <w:ins w:id="2074" w:author="HungNguyen" w:date="2012-02-22T19:47:00Z">
              <w:r w:rsidRPr="00D85E98">
                <w:rPr>
                  <w:rFonts w:ascii="Times New Roman" w:hAnsi="Times New Roman" w:cs="Times New Roman"/>
                  <w:i w:val="0"/>
                  <w:color w:val="auto"/>
                  <w:sz w:val="22"/>
                  <w:szCs w:val="22"/>
                  <w:rPrChange w:id="2075"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02</w:t>
              </w:r>
            </w:ins>
          </w:p>
        </w:tc>
        <w:tc>
          <w:tcPr>
            <w:tcW w:w="2205" w:type="dxa"/>
            <w:tcPrChange w:id="2076" w:author="Phuong Giang" w:date="2012-02-22T23:13:00Z">
              <w:tcPr>
                <w:tcW w:w="2205" w:type="dxa"/>
              </w:tcPr>
            </w:tcPrChange>
          </w:tcPr>
          <w:p w:rsidR="0065367C" w:rsidRPr="00D85E98" w:rsidRDefault="0065367C" w:rsidP="00995D66">
            <w:pPr>
              <w:pStyle w:val="comment"/>
              <w:ind w:left="0"/>
              <w:rPr>
                <w:ins w:id="2077" w:author="HungNguyen" w:date="2012-02-22T19:47:00Z"/>
                <w:rFonts w:ascii="Times New Roman" w:hAnsi="Times New Roman" w:cs="Times New Roman"/>
                <w:i w:val="0"/>
                <w:color w:val="auto"/>
                <w:sz w:val="22"/>
                <w:szCs w:val="22"/>
                <w:rPrChange w:id="2078" w:author="Phuong Giang" w:date="2012-02-22T23:47:00Z">
                  <w:rPr>
                    <w:ins w:id="2079" w:author="HungNguyen" w:date="2012-02-22T19:47:00Z"/>
                    <w:i w:val="0"/>
                    <w:sz w:val="18"/>
                    <w:szCs w:val="18"/>
                  </w:rPr>
                </w:rPrChange>
              </w:rPr>
            </w:pPr>
            <w:proofErr w:type="spellStart"/>
            <w:ins w:id="2080" w:author="HungNguyen" w:date="2012-02-22T19:47:00Z">
              <w:r w:rsidRPr="00D85E98">
                <w:rPr>
                  <w:rFonts w:ascii="Times New Roman" w:hAnsi="Times New Roman" w:cs="Times New Roman"/>
                  <w:i w:val="0"/>
                  <w:color w:val="auto"/>
                  <w:sz w:val="22"/>
                  <w:szCs w:val="22"/>
                  <w:rPrChange w:id="208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OnPropertyChanged</w:t>
              </w:r>
              <w:proofErr w:type="spellEnd"/>
            </w:ins>
          </w:p>
        </w:tc>
        <w:tc>
          <w:tcPr>
            <w:tcW w:w="6416" w:type="dxa"/>
            <w:tcPrChange w:id="2082" w:author="Phuong Giang" w:date="2012-02-22T23:13:00Z">
              <w:tcPr>
                <w:tcW w:w="6416" w:type="dxa"/>
              </w:tcPr>
            </w:tcPrChange>
          </w:tcPr>
          <w:p w:rsidR="0065367C" w:rsidRPr="00D85E98" w:rsidRDefault="0065367C" w:rsidP="00995D66">
            <w:pPr>
              <w:pStyle w:val="comment"/>
              <w:ind w:left="0"/>
              <w:rPr>
                <w:ins w:id="2083" w:author="HungNguyen" w:date="2012-02-22T19:47:00Z"/>
                <w:rFonts w:ascii="Times New Roman" w:hAnsi="Times New Roman" w:cs="Times New Roman"/>
                <w:i w:val="0"/>
                <w:color w:val="auto"/>
                <w:sz w:val="22"/>
                <w:szCs w:val="22"/>
                <w:rPrChange w:id="2084" w:author="Phuong Giang" w:date="2012-02-22T23:47:00Z">
                  <w:rPr>
                    <w:ins w:id="2085" w:author="HungNguyen" w:date="2012-02-22T19:47:00Z"/>
                    <w:i w:val="0"/>
                    <w:sz w:val="18"/>
                    <w:szCs w:val="18"/>
                  </w:rPr>
                </w:rPrChange>
              </w:rPr>
            </w:pPr>
          </w:p>
        </w:tc>
      </w:tr>
      <w:tr w:rsidR="0065367C" w:rsidRPr="00D85E98" w:rsidTr="0042744C">
        <w:trPr>
          <w:ins w:id="2086" w:author="HungNguyen" w:date="2012-02-22T19:47:00Z"/>
        </w:trPr>
        <w:tc>
          <w:tcPr>
            <w:tcW w:w="955" w:type="dxa"/>
            <w:tcPrChange w:id="2087" w:author="Phuong Giang" w:date="2012-02-22T23:13:00Z">
              <w:tcPr>
                <w:tcW w:w="955" w:type="dxa"/>
              </w:tcPr>
            </w:tcPrChange>
          </w:tcPr>
          <w:p w:rsidR="0065367C" w:rsidRPr="00D85E98" w:rsidRDefault="0065367C" w:rsidP="00995D66">
            <w:pPr>
              <w:pStyle w:val="comment"/>
              <w:ind w:left="0"/>
              <w:rPr>
                <w:ins w:id="2088" w:author="HungNguyen" w:date="2012-02-22T19:47:00Z"/>
                <w:rFonts w:ascii="Times New Roman" w:hAnsi="Times New Roman" w:cs="Times New Roman"/>
                <w:i w:val="0"/>
                <w:color w:val="auto"/>
                <w:sz w:val="22"/>
                <w:szCs w:val="22"/>
                <w:rPrChange w:id="2089" w:author="Phuong Giang" w:date="2012-02-22T23:47:00Z">
                  <w:rPr>
                    <w:ins w:id="2090" w:author="HungNguyen" w:date="2012-02-22T19:47:00Z"/>
                    <w:i w:val="0"/>
                    <w:sz w:val="18"/>
                    <w:szCs w:val="18"/>
                  </w:rPr>
                </w:rPrChange>
              </w:rPr>
            </w:pPr>
            <w:ins w:id="2091" w:author="HungNguyen" w:date="2012-02-22T19:47:00Z">
              <w:r w:rsidRPr="00D85E98">
                <w:rPr>
                  <w:rFonts w:ascii="Times New Roman" w:hAnsi="Times New Roman" w:cs="Times New Roman"/>
                  <w:i w:val="0"/>
                  <w:color w:val="auto"/>
                  <w:sz w:val="22"/>
                  <w:szCs w:val="22"/>
                  <w:rPrChange w:id="2092"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03</w:t>
              </w:r>
            </w:ins>
          </w:p>
        </w:tc>
        <w:tc>
          <w:tcPr>
            <w:tcW w:w="2205" w:type="dxa"/>
            <w:tcPrChange w:id="2093" w:author="Phuong Giang" w:date="2012-02-22T23:13:00Z">
              <w:tcPr>
                <w:tcW w:w="2205" w:type="dxa"/>
              </w:tcPr>
            </w:tcPrChange>
          </w:tcPr>
          <w:p w:rsidR="0065367C" w:rsidRPr="00D85E98" w:rsidRDefault="0065367C" w:rsidP="00995D66">
            <w:pPr>
              <w:pStyle w:val="comment"/>
              <w:ind w:left="0"/>
              <w:rPr>
                <w:ins w:id="2094" w:author="HungNguyen" w:date="2012-02-22T19:47:00Z"/>
                <w:rFonts w:ascii="Times New Roman" w:hAnsi="Times New Roman" w:cs="Times New Roman"/>
                <w:i w:val="0"/>
                <w:color w:val="auto"/>
                <w:sz w:val="22"/>
                <w:szCs w:val="22"/>
                <w:rPrChange w:id="2095" w:author="Phuong Giang" w:date="2012-02-22T23:47:00Z">
                  <w:rPr>
                    <w:ins w:id="2096" w:author="HungNguyen" w:date="2012-02-22T19:47:00Z"/>
                    <w:i w:val="0"/>
                    <w:sz w:val="18"/>
                    <w:szCs w:val="18"/>
                  </w:rPr>
                </w:rPrChange>
              </w:rPr>
            </w:pPr>
            <w:proofErr w:type="spellStart"/>
            <w:ins w:id="2097" w:author="HungNguyen" w:date="2012-02-22T19:47:00Z">
              <w:r w:rsidRPr="00D85E98">
                <w:rPr>
                  <w:rFonts w:ascii="Times New Roman" w:hAnsi="Times New Roman" w:cs="Times New Roman"/>
                  <w:i w:val="0"/>
                  <w:color w:val="auto"/>
                  <w:sz w:val="22"/>
                  <w:szCs w:val="22"/>
                  <w:rPrChange w:id="209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PropertyChanged</w:t>
              </w:r>
              <w:proofErr w:type="spellEnd"/>
            </w:ins>
          </w:p>
        </w:tc>
        <w:tc>
          <w:tcPr>
            <w:tcW w:w="6416" w:type="dxa"/>
            <w:tcPrChange w:id="2099" w:author="Phuong Giang" w:date="2012-02-22T23:13:00Z">
              <w:tcPr>
                <w:tcW w:w="6416" w:type="dxa"/>
              </w:tcPr>
            </w:tcPrChange>
          </w:tcPr>
          <w:p w:rsidR="0065367C" w:rsidRPr="00D85E98" w:rsidRDefault="0065367C" w:rsidP="00995D66">
            <w:pPr>
              <w:pStyle w:val="comment"/>
              <w:ind w:left="0"/>
              <w:rPr>
                <w:ins w:id="2100" w:author="HungNguyen" w:date="2012-02-22T19:47:00Z"/>
                <w:rFonts w:ascii="Times New Roman" w:hAnsi="Times New Roman" w:cs="Times New Roman"/>
                <w:i w:val="0"/>
                <w:color w:val="auto"/>
                <w:sz w:val="22"/>
                <w:szCs w:val="22"/>
                <w:rPrChange w:id="2101" w:author="Phuong Giang" w:date="2012-02-22T23:47:00Z">
                  <w:rPr>
                    <w:ins w:id="2102" w:author="HungNguyen" w:date="2012-02-22T19:47:00Z"/>
                    <w:i w:val="0"/>
                    <w:sz w:val="18"/>
                    <w:szCs w:val="18"/>
                  </w:rPr>
                </w:rPrChange>
              </w:rPr>
            </w:pPr>
          </w:p>
        </w:tc>
      </w:tr>
    </w:tbl>
    <w:p w:rsidR="0065367C" w:rsidRPr="00242043" w:rsidRDefault="0065367C" w:rsidP="0065367C">
      <w:pPr>
        <w:rPr>
          <w:ins w:id="2103" w:author="HungNguyen" w:date="2012-02-22T19:47:00Z"/>
        </w:rPr>
      </w:pPr>
    </w:p>
    <w:p w:rsidR="0065367C" w:rsidRDefault="0065367C" w:rsidP="0065367C">
      <w:pPr>
        <w:pStyle w:val="Heading4"/>
        <w:tabs>
          <w:tab w:val="left" w:pos="4208"/>
        </w:tabs>
        <w:rPr>
          <w:ins w:id="2104" w:author="HungNguyen" w:date="2012-02-22T19:47:00Z"/>
        </w:rPr>
      </w:pPr>
      <w:ins w:id="2105" w:author="HungNguyen" w:date="2012-02-22T19:47:00Z">
        <w:r>
          <w:t>Activity class</w:t>
        </w:r>
      </w:ins>
    </w:p>
    <w:p w:rsidR="0065367C" w:rsidRPr="001827DB" w:rsidRDefault="0065367C" w:rsidP="0065367C">
      <w:pPr>
        <w:ind w:left="1728"/>
        <w:rPr>
          <w:ins w:id="2106" w:author="HungNguyen" w:date="2012-02-22T19:47:00Z"/>
        </w:rPr>
      </w:pPr>
      <w:proofErr w:type="gramStart"/>
      <w:ins w:id="2107" w:author="HungNguyen" w:date="2012-02-22T19:47:00Z">
        <w:r>
          <w:t>All</w:t>
        </w:r>
        <w:r w:rsidR="005B5B8E">
          <w:t xml:space="preserve"> information </w:t>
        </w:r>
      </w:ins>
      <w:ins w:id="2108" w:author="HungNguyen" w:date="2012-02-22T19:58:00Z">
        <w:r w:rsidR="005B5B8E">
          <w:t>of</w:t>
        </w:r>
      </w:ins>
      <w:ins w:id="2109" w:author="HungNguyen" w:date="2012-02-22T19:47:00Z">
        <w:r>
          <w:t xml:space="preserve"> activity object.</w:t>
        </w:r>
        <w:proofErr w:type="gramEnd"/>
      </w:ins>
    </w:p>
    <w:p w:rsidR="0065367C" w:rsidRPr="00DA4281" w:rsidRDefault="0065367C">
      <w:pPr>
        <w:pStyle w:val="Heading5"/>
        <w:rPr>
          <w:ins w:id="2110" w:author="HungNguyen" w:date="2012-02-22T19:47:00Z"/>
        </w:rPr>
        <w:pPrChange w:id="2111" w:author="Phuong Giang" w:date="2012-02-22T23:49:00Z">
          <w:pPr>
            <w:pStyle w:val="Heading5"/>
            <w:numPr>
              <w:ilvl w:val="0"/>
              <w:numId w:val="0"/>
            </w:numPr>
            <w:ind w:left="0" w:firstLine="0"/>
          </w:pPr>
        </w:pPrChange>
      </w:pPr>
      <w:ins w:id="2112" w:author="HungNguyen" w:date="2012-02-22T19:47:00Z">
        <w:r w:rsidRPr="00DA4281">
          <w:t>Attributes</w:t>
        </w:r>
      </w:ins>
    </w:p>
    <w:p w:rsidR="0065367C" w:rsidRPr="001827DB" w:rsidRDefault="0065367C" w:rsidP="0065367C">
      <w:pPr>
        <w:rPr>
          <w:ins w:id="2113" w:author="HungNguyen" w:date="2012-02-22T19:47:00Z"/>
        </w:rPr>
      </w:pPr>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2114"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378"/>
        <w:gridCol w:w="2030"/>
        <w:gridCol w:w="990"/>
        <w:gridCol w:w="1080"/>
        <w:gridCol w:w="3528"/>
        <w:tblGridChange w:id="2115">
          <w:tblGrid>
            <w:gridCol w:w="570"/>
            <w:gridCol w:w="1378"/>
            <w:gridCol w:w="2030"/>
            <w:gridCol w:w="990"/>
            <w:gridCol w:w="1080"/>
            <w:gridCol w:w="352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2116" w:author="HungNguyen" w:date="2012-02-22T19:47:00Z"/>
        </w:trPr>
        <w:tc>
          <w:tcPr>
            <w:tcW w:w="570" w:type="dxa"/>
            <w:tcPrChange w:id="2117" w:author="Phuong Giang" w:date="2012-02-22T23:13:00Z">
              <w:tcPr>
                <w:tcW w:w="57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118" w:author="HungNguyen" w:date="2012-02-22T19:47:00Z"/>
                <w:b/>
                <w:rPrChange w:id="2119" w:author="Phuong Giang" w:date="2012-02-22T23:23:00Z">
                  <w:rPr>
                    <w:ins w:id="2120" w:author="HungNguyen" w:date="2012-02-22T19:47:00Z"/>
                    <w:b/>
                    <w:bCs w:val="0"/>
                    <w:color w:val="800000"/>
                  </w:rPr>
                </w:rPrChange>
              </w:rPr>
            </w:pPr>
            <w:ins w:id="2121" w:author="HungNguyen" w:date="2012-02-22T19:47:00Z">
              <w:r w:rsidRPr="0030024D">
                <w:rPr>
                  <w:b/>
                  <w:color w:val="auto"/>
                  <w:rPrChange w:id="2122" w:author="Phuong Giang" w:date="2012-02-22T23:36:00Z">
                    <w:rPr>
                      <w:rFonts w:ascii="Calibri" w:eastAsia="Calibri" w:hAnsi="Calibri" w:cs="Times New Roman"/>
                      <w:b/>
                      <w:snapToGrid/>
                      <w:color w:val="800000"/>
                      <w:sz w:val="22"/>
                      <w:szCs w:val="22"/>
                    </w:rPr>
                  </w:rPrChange>
                </w:rPr>
                <w:t>No</w:t>
              </w:r>
            </w:ins>
          </w:p>
        </w:tc>
        <w:tc>
          <w:tcPr>
            <w:tcW w:w="1378" w:type="dxa"/>
            <w:tcPrChange w:id="2123" w:author="Phuong Giang" w:date="2012-02-22T23:13:00Z">
              <w:tcPr>
                <w:tcW w:w="1378"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124" w:author="HungNguyen" w:date="2012-02-22T19:47:00Z"/>
                <w:b/>
                <w:rPrChange w:id="2125" w:author="Phuong Giang" w:date="2012-02-22T23:23:00Z">
                  <w:rPr>
                    <w:ins w:id="2126" w:author="HungNguyen" w:date="2012-02-22T19:47:00Z"/>
                    <w:b/>
                    <w:bCs w:val="0"/>
                    <w:color w:val="800000"/>
                    <w:lang w:eastAsia="ja-JP"/>
                  </w:rPr>
                </w:rPrChange>
              </w:rPr>
            </w:pPr>
            <w:ins w:id="2127" w:author="HungNguyen" w:date="2012-02-22T19:47:00Z">
              <w:r w:rsidRPr="0030024D">
                <w:rPr>
                  <w:b/>
                  <w:color w:val="auto"/>
                  <w:rPrChange w:id="2128" w:author="Phuong Giang" w:date="2012-02-22T23:36:00Z">
                    <w:rPr>
                      <w:rFonts w:ascii="Calibri" w:eastAsia="Calibri" w:hAnsi="Calibri" w:cs="Times New Roman"/>
                      <w:b/>
                      <w:snapToGrid/>
                      <w:color w:val="800000"/>
                      <w:sz w:val="22"/>
                      <w:szCs w:val="22"/>
                      <w:lang w:eastAsia="ja-JP"/>
                    </w:rPr>
                  </w:rPrChange>
                </w:rPr>
                <w:t>Attribute</w:t>
              </w:r>
            </w:ins>
          </w:p>
        </w:tc>
        <w:tc>
          <w:tcPr>
            <w:tcW w:w="2030" w:type="dxa"/>
            <w:tcPrChange w:id="2129" w:author="Phuong Giang" w:date="2012-02-22T23:13:00Z">
              <w:tcPr>
                <w:tcW w:w="203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130" w:author="HungNguyen" w:date="2012-02-22T19:47:00Z"/>
                <w:b/>
                <w:rPrChange w:id="2131" w:author="Phuong Giang" w:date="2012-02-22T23:23:00Z">
                  <w:rPr>
                    <w:ins w:id="2132" w:author="HungNguyen" w:date="2012-02-22T19:47:00Z"/>
                    <w:b/>
                    <w:bCs w:val="0"/>
                    <w:color w:val="800000"/>
                    <w:lang w:eastAsia="ja-JP"/>
                  </w:rPr>
                </w:rPrChange>
              </w:rPr>
            </w:pPr>
            <w:ins w:id="2133" w:author="HungNguyen" w:date="2012-02-22T19:47:00Z">
              <w:r w:rsidRPr="0030024D">
                <w:rPr>
                  <w:b/>
                  <w:color w:val="auto"/>
                  <w:rPrChange w:id="2134" w:author="Phuong Giang" w:date="2012-02-22T23:36:00Z">
                    <w:rPr>
                      <w:rFonts w:ascii="Calibri" w:eastAsia="Calibri" w:hAnsi="Calibri" w:cs="Times New Roman"/>
                      <w:b/>
                      <w:snapToGrid/>
                      <w:color w:val="800000"/>
                      <w:sz w:val="22"/>
                      <w:szCs w:val="22"/>
                      <w:lang w:eastAsia="ja-JP"/>
                    </w:rPr>
                  </w:rPrChange>
                </w:rPr>
                <w:t>Type</w:t>
              </w:r>
            </w:ins>
          </w:p>
        </w:tc>
        <w:tc>
          <w:tcPr>
            <w:tcW w:w="990" w:type="dxa"/>
            <w:tcPrChange w:id="2135" w:author="Phuong Giang" w:date="2012-02-22T23:13:00Z">
              <w:tcPr>
                <w:tcW w:w="99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136" w:author="HungNguyen" w:date="2012-02-22T19:47:00Z"/>
                <w:b/>
                <w:rPrChange w:id="2137" w:author="Phuong Giang" w:date="2012-02-22T23:23:00Z">
                  <w:rPr>
                    <w:ins w:id="2138" w:author="HungNguyen" w:date="2012-02-22T19:47:00Z"/>
                    <w:b/>
                    <w:bCs w:val="0"/>
                    <w:color w:val="800000"/>
                    <w:lang w:eastAsia="ja-JP"/>
                  </w:rPr>
                </w:rPrChange>
              </w:rPr>
            </w:pPr>
            <w:ins w:id="2139" w:author="HungNguyen" w:date="2012-02-22T19:47:00Z">
              <w:r w:rsidRPr="0030024D">
                <w:rPr>
                  <w:b/>
                  <w:color w:val="auto"/>
                  <w:rPrChange w:id="2140" w:author="Phuong Giang" w:date="2012-02-22T23:36:00Z">
                    <w:rPr>
                      <w:rFonts w:ascii="Calibri" w:eastAsia="Calibri" w:hAnsi="Calibri" w:cs="Times New Roman"/>
                      <w:b/>
                      <w:snapToGrid/>
                      <w:color w:val="800000"/>
                      <w:sz w:val="22"/>
                      <w:szCs w:val="22"/>
                      <w:lang w:eastAsia="ja-JP"/>
                    </w:rPr>
                  </w:rPrChange>
                </w:rPr>
                <w:t>Default</w:t>
              </w:r>
            </w:ins>
          </w:p>
        </w:tc>
        <w:tc>
          <w:tcPr>
            <w:tcW w:w="1080" w:type="dxa"/>
            <w:tcPrChange w:id="2141" w:author="Phuong Giang" w:date="2012-02-22T23:13:00Z">
              <w:tcPr>
                <w:tcW w:w="108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142" w:author="HungNguyen" w:date="2012-02-22T19:47:00Z"/>
                <w:b/>
                <w:rPrChange w:id="2143" w:author="Phuong Giang" w:date="2012-02-22T23:23:00Z">
                  <w:rPr>
                    <w:ins w:id="2144" w:author="HungNguyen" w:date="2012-02-22T19:47:00Z"/>
                    <w:b/>
                    <w:bCs w:val="0"/>
                    <w:color w:val="800000"/>
                    <w:lang w:eastAsia="ja-JP"/>
                  </w:rPr>
                </w:rPrChange>
              </w:rPr>
            </w:pPr>
            <w:ins w:id="2145" w:author="HungNguyen" w:date="2012-02-22T19:47:00Z">
              <w:r w:rsidRPr="0030024D">
                <w:rPr>
                  <w:b/>
                  <w:color w:val="auto"/>
                  <w:rPrChange w:id="2146" w:author="Phuong Giang" w:date="2012-02-22T23:36:00Z">
                    <w:rPr>
                      <w:rFonts w:ascii="Calibri" w:eastAsia="Calibri" w:hAnsi="Calibri" w:cs="Times New Roman"/>
                      <w:b/>
                      <w:snapToGrid/>
                      <w:color w:val="800000"/>
                      <w:sz w:val="22"/>
                      <w:szCs w:val="22"/>
                      <w:lang w:eastAsia="ja-JP"/>
                    </w:rPr>
                  </w:rPrChange>
                </w:rPr>
                <w:t>Note</w:t>
              </w:r>
            </w:ins>
          </w:p>
        </w:tc>
        <w:tc>
          <w:tcPr>
            <w:tcW w:w="3528" w:type="dxa"/>
            <w:tcPrChange w:id="2147" w:author="Phuong Giang" w:date="2012-02-22T23:13:00Z">
              <w:tcPr>
                <w:tcW w:w="3528"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148" w:author="HungNguyen" w:date="2012-02-22T19:47:00Z"/>
                <w:b/>
                <w:rPrChange w:id="2149" w:author="Phuong Giang" w:date="2012-02-22T23:23:00Z">
                  <w:rPr>
                    <w:ins w:id="2150" w:author="HungNguyen" w:date="2012-02-22T19:47:00Z"/>
                    <w:b/>
                    <w:bCs w:val="0"/>
                    <w:color w:val="800000"/>
                    <w:lang w:eastAsia="ja-JP"/>
                  </w:rPr>
                </w:rPrChange>
              </w:rPr>
            </w:pPr>
            <w:ins w:id="2151" w:author="HungNguyen" w:date="2012-02-22T19:47:00Z">
              <w:r w:rsidRPr="0030024D">
                <w:rPr>
                  <w:b/>
                  <w:color w:val="auto"/>
                  <w:rPrChange w:id="2152" w:author="Phuong Giang" w:date="2012-02-22T23:36: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2153" w:author="HungNguyen" w:date="2012-02-22T19:47:00Z"/>
        </w:trPr>
        <w:tc>
          <w:tcPr>
            <w:tcW w:w="570" w:type="dxa"/>
            <w:tcPrChange w:id="2154" w:author="Phuong Giang" w:date="2012-02-22T23:13:00Z">
              <w:tcPr>
                <w:tcW w:w="570" w:type="dxa"/>
              </w:tcPr>
            </w:tcPrChange>
          </w:tcPr>
          <w:p w:rsidR="0065367C" w:rsidRPr="00D85E98" w:rsidRDefault="0065367C" w:rsidP="00995D66">
            <w:pPr>
              <w:pStyle w:val="comment"/>
              <w:ind w:left="0"/>
              <w:rPr>
                <w:ins w:id="2155" w:author="HungNguyen" w:date="2012-02-22T19:47:00Z"/>
                <w:rFonts w:ascii="Times New Roman" w:hAnsi="Times New Roman" w:cs="Times New Roman"/>
                <w:i w:val="0"/>
                <w:color w:val="auto"/>
                <w:sz w:val="22"/>
                <w:szCs w:val="22"/>
                <w:rPrChange w:id="2156" w:author="Phuong Giang" w:date="2012-02-22T23:47:00Z">
                  <w:rPr>
                    <w:ins w:id="2157" w:author="HungNguyen" w:date="2012-02-22T19:47:00Z"/>
                    <w:i w:val="0"/>
                    <w:sz w:val="18"/>
                    <w:szCs w:val="18"/>
                  </w:rPr>
                </w:rPrChange>
              </w:rPr>
            </w:pPr>
            <w:ins w:id="2158" w:author="HungNguyen" w:date="2012-02-22T19:47:00Z">
              <w:r w:rsidRPr="00D85E98">
                <w:rPr>
                  <w:rFonts w:ascii="Times New Roman" w:hAnsi="Times New Roman" w:cs="Times New Roman"/>
                  <w:i w:val="0"/>
                  <w:color w:val="auto"/>
                  <w:sz w:val="22"/>
                  <w:szCs w:val="22"/>
                  <w:rPrChange w:id="215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01</w:t>
              </w:r>
            </w:ins>
          </w:p>
        </w:tc>
        <w:tc>
          <w:tcPr>
            <w:tcW w:w="1378" w:type="dxa"/>
            <w:tcPrChange w:id="2160" w:author="Phuong Giang" w:date="2012-02-22T23:13:00Z">
              <w:tcPr>
                <w:tcW w:w="1378" w:type="dxa"/>
              </w:tcPr>
            </w:tcPrChange>
          </w:tcPr>
          <w:p w:rsidR="0065367C" w:rsidRPr="00D85E98" w:rsidRDefault="0065367C" w:rsidP="00995D66">
            <w:pPr>
              <w:pStyle w:val="comment"/>
              <w:ind w:left="0"/>
              <w:rPr>
                <w:ins w:id="2161" w:author="HungNguyen" w:date="2012-02-22T19:47:00Z"/>
                <w:rFonts w:ascii="Times New Roman" w:hAnsi="Times New Roman" w:cs="Times New Roman"/>
                <w:i w:val="0"/>
                <w:color w:val="auto"/>
                <w:sz w:val="22"/>
                <w:szCs w:val="22"/>
                <w:rPrChange w:id="2162" w:author="Phuong Giang" w:date="2012-02-22T23:47:00Z">
                  <w:rPr>
                    <w:ins w:id="2163" w:author="HungNguyen" w:date="2012-02-22T19:47:00Z"/>
                    <w:i w:val="0"/>
                    <w:sz w:val="18"/>
                    <w:szCs w:val="18"/>
                  </w:rPr>
                </w:rPrChange>
              </w:rPr>
            </w:pPr>
            <w:ins w:id="2164" w:author="HungNguyen" w:date="2012-02-22T19:47:00Z">
              <w:r w:rsidRPr="00D85E98">
                <w:rPr>
                  <w:rFonts w:ascii="Times New Roman" w:hAnsi="Times New Roman" w:cs="Times New Roman"/>
                  <w:i w:val="0"/>
                  <w:color w:val="auto"/>
                  <w:sz w:val="22"/>
                  <w:szCs w:val="22"/>
                  <w:rPrChange w:id="2165"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Name</w:t>
              </w:r>
            </w:ins>
          </w:p>
        </w:tc>
        <w:tc>
          <w:tcPr>
            <w:tcW w:w="2030" w:type="dxa"/>
            <w:tcPrChange w:id="2166" w:author="Phuong Giang" w:date="2012-02-22T23:13:00Z">
              <w:tcPr>
                <w:tcW w:w="2030" w:type="dxa"/>
              </w:tcPr>
            </w:tcPrChange>
          </w:tcPr>
          <w:p w:rsidR="0065367C" w:rsidRPr="00D85E98" w:rsidRDefault="0065367C" w:rsidP="00995D66">
            <w:pPr>
              <w:pStyle w:val="comment"/>
              <w:ind w:left="0"/>
              <w:rPr>
                <w:ins w:id="2167" w:author="HungNguyen" w:date="2012-02-22T19:47:00Z"/>
                <w:rFonts w:ascii="Times New Roman" w:hAnsi="Times New Roman" w:cs="Times New Roman"/>
                <w:i w:val="0"/>
                <w:color w:val="auto"/>
                <w:sz w:val="22"/>
                <w:szCs w:val="22"/>
                <w:rPrChange w:id="2168" w:author="Phuong Giang" w:date="2012-02-22T23:47:00Z">
                  <w:rPr>
                    <w:ins w:id="2169" w:author="HungNguyen" w:date="2012-02-22T19:47:00Z"/>
                    <w:i w:val="0"/>
                    <w:sz w:val="18"/>
                    <w:szCs w:val="18"/>
                  </w:rPr>
                </w:rPrChange>
              </w:rPr>
            </w:pPr>
            <w:ins w:id="2170" w:author="HungNguyen" w:date="2012-02-22T19:47:00Z">
              <w:r w:rsidRPr="00D85E98">
                <w:rPr>
                  <w:rFonts w:ascii="Times New Roman" w:hAnsi="Times New Roman" w:cs="Times New Roman"/>
                  <w:i w:val="0"/>
                  <w:color w:val="auto"/>
                  <w:sz w:val="22"/>
                  <w:szCs w:val="22"/>
                  <w:rPrChange w:id="217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172" w:author="Phuong Giang" w:date="2012-02-22T23:13:00Z">
              <w:tcPr>
                <w:tcW w:w="990" w:type="dxa"/>
              </w:tcPr>
            </w:tcPrChange>
          </w:tcPr>
          <w:p w:rsidR="0065367C" w:rsidRPr="00D85E98" w:rsidRDefault="0065367C" w:rsidP="00995D66">
            <w:pPr>
              <w:pStyle w:val="comment"/>
              <w:ind w:left="0"/>
              <w:rPr>
                <w:ins w:id="2173" w:author="HungNguyen" w:date="2012-02-22T19:47:00Z"/>
                <w:rFonts w:ascii="Times New Roman" w:hAnsi="Times New Roman" w:cs="Times New Roman"/>
                <w:i w:val="0"/>
                <w:color w:val="auto"/>
                <w:sz w:val="22"/>
                <w:szCs w:val="22"/>
                <w:rPrChange w:id="2174" w:author="Phuong Giang" w:date="2012-02-22T23:47:00Z">
                  <w:rPr>
                    <w:ins w:id="2175" w:author="HungNguyen" w:date="2012-02-22T19:47:00Z"/>
                    <w:i w:val="0"/>
                    <w:sz w:val="18"/>
                    <w:szCs w:val="18"/>
                  </w:rPr>
                </w:rPrChange>
              </w:rPr>
            </w:pPr>
          </w:p>
        </w:tc>
        <w:tc>
          <w:tcPr>
            <w:tcW w:w="1080" w:type="dxa"/>
            <w:tcPrChange w:id="2176" w:author="Phuong Giang" w:date="2012-02-22T23:13:00Z">
              <w:tcPr>
                <w:tcW w:w="1080" w:type="dxa"/>
              </w:tcPr>
            </w:tcPrChange>
          </w:tcPr>
          <w:p w:rsidR="0065367C" w:rsidRPr="00D85E98" w:rsidRDefault="00B30556" w:rsidP="00995D66">
            <w:pPr>
              <w:pStyle w:val="comment"/>
              <w:ind w:left="0"/>
              <w:rPr>
                <w:ins w:id="2177" w:author="HungNguyen" w:date="2012-02-22T19:47:00Z"/>
                <w:rFonts w:ascii="Times New Roman" w:hAnsi="Times New Roman" w:cs="Times New Roman"/>
                <w:i w:val="0"/>
                <w:color w:val="auto"/>
                <w:sz w:val="22"/>
                <w:szCs w:val="22"/>
                <w:rPrChange w:id="2178" w:author="Phuong Giang" w:date="2012-02-22T23:47:00Z">
                  <w:rPr>
                    <w:ins w:id="2179" w:author="HungNguyen" w:date="2012-02-22T19:47:00Z"/>
                    <w:i w:val="0"/>
                    <w:sz w:val="18"/>
                    <w:szCs w:val="18"/>
                  </w:rPr>
                </w:rPrChange>
              </w:rPr>
            </w:pPr>
            <w:ins w:id="2180" w:author="HungNguyen" w:date="2012-04-16T21:57:00Z">
              <w:r>
                <w:rPr>
                  <w:rFonts w:ascii="Times New Roman" w:hAnsi="Times New Roman" w:cs="Times New Roman"/>
                  <w:i w:val="0"/>
                  <w:color w:val="auto"/>
                  <w:sz w:val="22"/>
                  <w:szCs w:val="22"/>
                </w:rPr>
                <w:t>Private</w:t>
              </w:r>
            </w:ins>
          </w:p>
        </w:tc>
        <w:tc>
          <w:tcPr>
            <w:tcW w:w="3528" w:type="dxa"/>
            <w:tcPrChange w:id="2181" w:author="Phuong Giang" w:date="2012-02-22T23:13:00Z">
              <w:tcPr>
                <w:tcW w:w="3528" w:type="dxa"/>
              </w:tcPr>
            </w:tcPrChange>
          </w:tcPr>
          <w:p w:rsidR="0065367C" w:rsidRPr="00D85E98" w:rsidRDefault="005B5B8E" w:rsidP="00995D66">
            <w:pPr>
              <w:pStyle w:val="comment"/>
              <w:ind w:left="0"/>
              <w:rPr>
                <w:ins w:id="2182" w:author="HungNguyen" w:date="2012-02-22T19:47:00Z"/>
                <w:rFonts w:ascii="Times New Roman" w:hAnsi="Times New Roman" w:cs="Times New Roman"/>
                <w:i w:val="0"/>
                <w:color w:val="auto"/>
                <w:sz w:val="22"/>
                <w:szCs w:val="22"/>
                <w:rPrChange w:id="2183" w:author="Phuong Giang" w:date="2012-02-22T23:47:00Z">
                  <w:rPr>
                    <w:ins w:id="2184" w:author="HungNguyen" w:date="2012-02-22T19:47:00Z"/>
                    <w:i w:val="0"/>
                    <w:sz w:val="18"/>
                    <w:szCs w:val="18"/>
                  </w:rPr>
                </w:rPrChange>
              </w:rPr>
            </w:pPr>
            <w:ins w:id="2185" w:author="HungNguyen" w:date="2012-02-22T19:56:00Z">
              <w:r w:rsidRPr="00D85E98">
                <w:rPr>
                  <w:rFonts w:ascii="Times New Roman" w:hAnsi="Times New Roman" w:cs="Times New Roman"/>
                  <w:i w:val="0"/>
                  <w:color w:val="auto"/>
                  <w:sz w:val="22"/>
                  <w:szCs w:val="22"/>
                  <w:rPrChange w:id="218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The activity name</w:t>
              </w:r>
            </w:ins>
          </w:p>
        </w:tc>
      </w:tr>
      <w:tr w:rsidR="0065367C" w:rsidRPr="00D85E98" w:rsidTr="0042744C">
        <w:trPr>
          <w:ins w:id="2187" w:author="HungNguyen" w:date="2012-02-22T19:47:00Z"/>
        </w:trPr>
        <w:tc>
          <w:tcPr>
            <w:tcW w:w="570" w:type="dxa"/>
            <w:tcPrChange w:id="2188" w:author="Phuong Giang" w:date="2012-02-22T23:13:00Z">
              <w:tcPr>
                <w:tcW w:w="570" w:type="dxa"/>
              </w:tcPr>
            </w:tcPrChange>
          </w:tcPr>
          <w:p w:rsidR="0065367C" w:rsidRPr="00D85E98" w:rsidRDefault="0065367C" w:rsidP="00995D66">
            <w:pPr>
              <w:pStyle w:val="comment"/>
              <w:ind w:left="0"/>
              <w:rPr>
                <w:ins w:id="2189" w:author="HungNguyen" w:date="2012-02-22T19:47:00Z"/>
                <w:rFonts w:ascii="Times New Roman" w:hAnsi="Times New Roman" w:cs="Times New Roman"/>
                <w:i w:val="0"/>
                <w:color w:val="auto"/>
                <w:sz w:val="22"/>
                <w:szCs w:val="22"/>
                <w:rPrChange w:id="2190" w:author="Phuong Giang" w:date="2012-02-22T23:47:00Z">
                  <w:rPr>
                    <w:ins w:id="2191" w:author="HungNguyen" w:date="2012-02-22T19:47:00Z"/>
                    <w:i w:val="0"/>
                    <w:sz w:val="18"/>
                    <w:szCs w:val="18"/>
                  </w:rPr>
                </w:rPrChange>
              </w:rPr>
            </w:pPr>
            <w:ins w:id="2192" w:author="HungNguyen" w:date="2012-02-22T19:47:00Z">
              <w:r w:rsidRPr="00D85E98">
                <w:rPr>
                  <w:rFonts w:ascii="Times New Roman" w:hAnsi="Times New Roman" w:cs="Times New Roman"/>
                  <w:i w:val="0"/>
                  <w:color w:val="auto"/>
                  <w:sz w:val="22"/>
                  <w:szCs w:val="22"/>
                  <w:rPrChange w:id="219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02</w:t>
              </w:r>
            </w:ins>
          </w:p>
        </w:tc>
        <w:tc>
          <w:tcPr>
            <w:tcW w:w="1378" w:type="dxa"/>
            <w:tcPrChange w:id="2194" w:author="Phuong Giang" w:date="2012-02-22T23:13:00Z">
              <w:tcPr>
                <w:tcW w:w="1378" w:type="dxa"/>
              </w:tcPr>
            </w:tcPrChange>
          </w:tcPr>
          <w:p w:rsidR="0065367C" w:rsidRPr="00D85E98" w:rsidRDefault="0065367C" w:rsidP="00995D66">
            <w:pPr>
              <w:pStyle w:val="comment"/>
              <w:ind w:left="0"/>
              <w:rPr>
                <w:ins w:id="2195" w:author="HungNguyen" w:date="2012-02-22T19:47:00Z"/>
                <w:rFonts w:ascii="Times New Roman" w:hAnsi="Times New Roman" w:cs="Times New Roman"/>
                <w:i w:val="0"/>
                <w:color w:val="auto"/>
                <w:sz w:val="22"/>
                <w:szCs w:val="22"/>
                <w:rPrChange w:id="2196" w:author="Phuong Giang" w:date="2012-02-22T23:47:00Z">
                  <w:rPr>
                    <w:ins w:id="2197" w:author="HungNguyen" w:date="2012-02-22T19:47:00Z"/>
                    <w:i w:val="0"/>
                    <w:sz w:val="18"/>
                    <w:szCs w:val="18"/>
                  </w:rPr>
                </w:rPrChange>
              </w:rPr>
            </w:pPr>
            <w:ins w:id="2198" w:author="HungNguyen" w:date="2012-02-22T19:47:00Z">
              <w:r w:rsidRPr="00D85E98">
                <w:rPr>
                  <w:rFonts w:ascii="Times New Roman" w:hAnsi="Times New Roman" w:cs="Times New Roman"/>
                  <w:i w:val="0"/>
                  <w:color w:val="auto"/>
                  <w:sz w:val="22"/>
                  <w:szCs w:val="22"/>
                  <w:rPrChange w:id="219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Purpose</w:t>
              </w:r>
            </w:ins>
          </w:p>
        </w:tc>
        <w:tc>
          <w:tcPr>
            <w:tcW w:w="2030" w:type="dxa"/>
            <w:tcPrChange w:id="2200" w:author="Phuong Giang" w:date="2012-02-22T23:13:00Z">
              <w:tcPr>
                <w:tcW w:w="2030" w:type="dxa"/>
              </w:tcPr>
            </w:tcPrChange>
          </w:tcPr>
          <w:p w:rsidR="0065367C" w:rsidRPr="00D85E98" w:rsidRDefault="0065367C" w:rsidP="00995D66">
            <w:pPr>
              <w:pStyle w:val="comment"/>
              <w:ind w:left="0"/>
              <w:rPr>
                <w:ins w:id="2201" w:author="HungNguyen" w:date="2012-02-22T19:47:00Z"/>
                <w:rFonts w:ascii="Times New Roman" w:hAnsi="Times New Roman" w:cs="Times New Roman"/>
                <w:i w:val="0"/>
                <w:color w:val="auto"/>
                <w:sz w:val="22"/>
                <w:szCs w:val="22"/>
                <w:rPrChange w:id="2202" w:author="Phuong Giang" w:date="2012-02-22T23:47:00Z">
                  <w:rPr>
                    <w:ins w:id="2203" w:author="HungNguyen" w:date="2012-02-22T19:47:00Z"/>
                    <w:i w:val="0"/>
                    <w:sz w:val="18"/>
                    <w:szCs w:val="18"/>
                  </w:rPr>
                </w:rPrChange>
              </w:rPr>
            </w:pPr>
            <w:ins w:id="2204" w:author="HungNguyen" w:date="2012-02-22T19:47:00Z">
              <w:r w:rsidRPr="00D85E98">
                <w:rPr>
                  <w:rFonts w:ascii="Times New Roman" w:hAnsi="Times New Roman" w:cs="Times New Roman"/>
                  <w:i w:val="0"/>
                  <w:color w:val="auto"/>
                  <w:sz w:val="22"/>
                  <w:szCs w:val="22"/>
                  <w:rPrChange w:id="2205"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206" w:author="Phuong Giang" w:date="2012-02-22T23:13:00Z">
              <w:tcPr>
                <w:tcW w:w="990" w:type="dxa"/>
              </w:tcPr>
            </w:tcPrChange>
          </w:tcPr>
          <w:p w:rsidR="0065367C" w:rsidRPr="00D85E98" w:rsidRDefault="0065367C" w:rsidP="00995D66">
            <w:pPr>
              <w:pStyle w:val="comment"/>
              <w:ind w:left="0"/>
              <w:rPr>
                <w:ins w:id="2207" w:author="HungNguyen" w:date="2012-02-22T19:47:00Z"/>
                <w:rFonts w:ascii="Times New Roman" w:hAnsi="Times New Roman" w:cs="Times New Roman"/>
                <w:i w:val="0"/>
                <w:color w:val="auto"/>
                <w:sz w:val="22"/>
                <w:szCs w:val="22"/>
                <w:rPrChange w:id="2208" w:author="Phuong Giang" w:date="2012-02-22T23:47:00Z">
                  <w:rPr>
                    <w:ins w:id="2209" w:author="HungNguyen" w:date="2012-02-22T19:47:00Z"/>
                    <w:i w:val="0"/>
                    <w:sz w:val="18"/>
                    <w:szCs w:val="18"/>
                  </w:rPr>
                </w:rPrChange>
              </w:rPr>
            </w:pPr>
          </w:p>
        </w:tc>
        <w:tc>
          <w:tcPr>
            <w:tcW w:w="1080" w:type="dxa"/>
            <w:tcPrChange w:id="2210" w:author="Phuong Giang" w:date="2012-02-22T23:13:00Z">
              <w:tcPr>
                <w:tcW w:w="1080" w:type="dxa"/>
              </w:tcPr>
            </w:tcPrChange>
          </w:tcPr>
          <w:p w:rsidR="0065367C" w:rsidRPr="00D85E98" w:rsidRDefault="00B30556" w:rsidP="00995D66">
            <w:pPr>
              <w:pStyle w:val="comment"/>
              <w:ind w:left="0"/>
              <w:rPr>
                <w:ins w:id="2211" w:author="HungNguyen" w:date="2012-02-22T19:47:00Z"/>
                <w:rFonts w:ascii="Times New Roman" w:hAnsi="Times New Roman" w:cs="Times New Roman"/>
                <w:i w:val="0"/>
                <w:color w:val="auto"/>
                <w:sz w:val="22"/>
                <w:szCs w:val="22"/>
                <w:rPrChange w:id="2212" w:author="Phuong Giang" w:date="2012-02-22T23:47:00Z">
                  <w:rPr>
                    <w:ins w:id="2213" w:author="HungNguyen" w:date="2012-02-22T19:47:00Z"/>
                    <w:i w:val="0"/>
                    <w:sz w:val="18"/>
                    <w:szCs w:val="18"/>
                  </w:rPr>
                </w:rPrChange>
              </w:rPr>
            </w:pPr>
            <w:ins w:id="2214" w:author="HungNguyen" w:date="2012-04-16T21:57:00Z">
              <w:r>
                <w:rPr>
                  <w:rFonts w:ascii="Times New Roman" w:hAnsi="Times New Roman" w:cs="Times New Roman"/>
                  <w:i w:val="0"/>
                  <w:color w:val="auto"/>
                  <w:sz w:val="22"/>
                  <w:szCs w:val="22"/>
                </w:rPr>
                <w:t>Private</w:t>
              </w:r>
            </w:ins>
          </w:p>
        </w:tc>
        <w:tc>
          <w:tcPr>
            <w:tcW w:w="3528" w:type="dxa"/>
            <w:tcPrChange w:id="2215" w:author="Phuong Giang" w:date="2012-02-22T23:13:00Z">
              <w:tcPr>
                <w:tcW w:w="3528" w:type="dxa"/>
              </w:tcPr>
            </w:tcPrChange>
          </w:tcPr>
          <w:p w:rsidR="0065367C" w:rsidRPr="00D85E98" w:rsidRDefault="005B5B8E" w:rsidP="00995D66">
            <w:pPr>
              <w:pStyle w:val="comment"/>
              <w:ind w:left="0"/>
              <w:rPr>
                <w:ins w:id="2216" w:author="HungNguyen" w:date="2012-02-22T19:47:00Z"/>
                <w:rFonts w:ascii="Times New Roman" w:hAnsi="Times New Roman" w:cs="Times New Roman"/>
                <w:i w:val="0"/>
                <w:color w:val="auto"/>
                <w:sz w:val="22"/>
                <w:szCs w:val="22"/>
                <w:rPrChange w:id="2217" w:author="Phuong Giang" w:date="2012-02-22T23:47:00Z">
                  <w:rPr>
                    <w:ins w:id="2218" w:author="HungNguyen" w:date="2012-02-22T19:47:00Z"/>
                    <w:i w:val="0"/>
                    <w:sz w:val="18"/>
                    <w:szCs w:val="18"/>
                  </w:rPr>
                </w:rPrChange>
              </w:rPr>
            </w:pPr>
            <w:ins w:id="2219" w:author="HungNguyen" w:date="2012-02-22T19:56:00Z">
              <w:r w:rsidRPr="00D85E98">
                <w:rPr>
                  <w:rFonts w:ascii="Times New Roman" w:hAnsi="Times New Roman" w:cs="Times New Roman"/>
                  <w:i w:val="0"/>
                  <w:color w:val="auto"/>
                  <w:sz w:val="22"/>
                  <w:szCs w:val="22"/>
                  <w:rPrChange w:id="222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The purpose of activity</w:t>
              </w:r>
            </w:ins>
          </w:p>
        </w:tc>
      </w:tr>
      <w:tr w:rsidR="0065367C" w:rsidRPr="00D85E98" w:rsidTr="0042744C">
        <w:trPr>
          <w:ins w:id="2221" w:author="HungNguyen" w:date="2012-02-22T19:47:00Z"/>
        </w:trPr>
        <w:tc>
          <w:tcPr>
            <w:tcW w:w="570" w:type="dxa"/>
            <w:tcPrChange w:id="2222" w:author="Phuong Giang" w:date="2012-02-22T23:13:00Z">
              <w:tcPr>
                <w:tcW w:w="570" w:type="dxa"/>
              </w:tcPr>
            </w:tcPrChange>
          </w:tcPr>
          <w:p w:rsidR="0065367C" w:rsidRPr="00D85E98" w:rsidRDefault="0065367C" w:rsidP="00995D66">
            <w:pPr>
              <w:pStyle w:val="comment"/>
              <w:ind w:left="0"/>
              <w:rPr>
                <w:ins w:id="2223" w:author="HungNguyen" w:date="2012-02-22T19:47:00Z"/>
                <w:rFonts w:ascii="Times New Roman" w:hAnsi="Times New Roman" w:cs="Times New Roman"/>
                <w:i w:val="0"/>
                <w:color w:val="auto"/>
                <w:sz w:val="22"/>
                <w:szCs w:val="22"/>
                <w:rPrChange w:id="2224" w:author="Phuong Giang" w:date="2012-02-22T23:47:00Z">
                  <w:rPr>
                    <w:ins w:id="2225" w:author="HungNguyen" w:date="2012-02-22T19:47:00Z"/>
                    <w:i w:val="0"/>
                    <w:sz w:val="18"/>
                    <w:szCs w:val="18"/>
                  </w:rPr>
                </w:rPrChange>
              </w:rPr>
            </w:pPr>
            <w:ins w:id="2226" w:author="HungNguyen" w:date="2012-02-22T19:47:00Z">
              <w:r w:rsidRPr="00D85E98">
                <w:rPr>
                  <w:rFonts w:ascii="Times New Roman" w:hAnsi="Times New Roman" w:cs="Times New Roman"/>
                  <w:i w:val="0"/>
                  <w:color w:val="auto"/>
                  <w:sz w:val="22"/>
                  <w:szCs w:val="22"/>
                  <w:rPrChange w:id="222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03</w:t>
              </w:r>
            </w:ins>
          </w:p>
        </w:tc>
        <w:tc>
          <w:tcPr>
            <w:tcW w:w="1378" w:type="dxa"/>
            <w:tcPrChange w:id="2228" w:author="Phuong Giang" w:date="2012-02-22T23:13:00Z">
              <w:tcPr>
                <w:tcW w:w="1378" w:type="dxa"/>
              </w:tcPr>
            </w:tcPrChange>
          </w:tcPr>
          <w:p w:rsidR="0065367C" w:rsidRPr="00D85E98" w:rsidRDefault="00B30556" w:rsidP="00995D66">
            <w:pPr>
              <w:pStyle w:val="comment"/>
              <w:ind w:left="0"/>
              <w:rPr>
                <w:ins w:id="2229" w:author="HungNguyen" w:date="2012-02-22T19:47:00Z"/>
                <w:rFonts w:ascii="Times New Roman" w:hAnsi="Times New Roman" w:cs="Times New Roman"/>
                <w:i w:val="0"/>
                <w:color w:val="auto"/>
                <w:sz w:val="22"/>
                <w:szCs w:val="22"/>
                <w:rPrChange w:id="2230" w:author="Phuong Giang" w:date="2012-02-22T23:47:00Z">
                  <w:rPr>
                    <w:ins w:id="2231" w:author="HungNguyen" w:date="2012-02-22T19:47:00Z"/>
                    <w:i w:val="0"/>
                    <w:sz w:val="18"/>
                    <w:szCs w:val="18"/>
                  </w:rPr>
                </w:rPrChange>
              </w:rPr>
            </w:pPr>
            <w:ins w:id="2232" w:author="HungNguyen" w:date="2012-04-16T21:56:00Z">
              <w:r>
                <w:rPr>
                  <w:rFonts w:ascii="Times New Roman" w:hAnsi="Times New Roman" w:cs="Times New Roman"/>
                  <w:i w:val="0"/>
                  <w:color w:val="auto"/>
                  <w:sz w:val="22"/>
                  <w:szCs w:val="22"/>
                </w:rPr>
                <w:t>Form</w:t>
              </w:r>
            </w:ins>
          </w:p>
        </w:tc>
        <w:tc>
          <w:tcPr>
            <w:tcW w:w="2030" w:type="dxa"/>
            <w:tcPrChange w:id="2233" w:author="Phuong Giang" w:date="2012-02-22T23:13:00Z">
              <w:tcPr>
                <w:tcW w:w="2030" w:type="dxa"/>
              </w:tcPr>
            </w:tcPrChange>
          </w:tcPr>
          <w:p w:rsidR="0065367C" w:rsidRPr="00D85E98" w:rsidRDefault="00B30556" w:rsidP="00995D66">
            <w:pPr>
              <w:pStyle w:val="comment"/>
              <w:ind w:left="0"/>
              <w:rPr>
                <w:ins w:id="2234" w:author="HungNguyen" w:date="2012-02-22T19:47:00Z"/>
                <w:rFonts w:ascii="Times New Roman" w:hAnsi="Times New Roman" w:cs="Times New Roman"/>
                <w:i w:val="0"/>
                <w:color w:val="auto"/>
                <w:sz w:val="22"/>
                <w:szCs w:val="22"/>
                <w:rPrChange w:id="2235" w:author="Phuong Giang" w:date="2012-02-22T23:47:00Z">
                  <w:rPr>
                    <w:ins w:id="2236" w:author="HungNguyen" w:date="2012-02-22T19:47:00Z"/>
                    <w:i w:val="0"/>
                    <w:sz w:val="18"/>
                    <w:szCs w:val="18"/>
                  </w:rPr>
                </w:rPrChange>
              </w:rPr>
            </w:pPr>
            <w:ins w:id="2237" w:author="HungNguyen" w:date="2012-04-16T21:56:00Z">
              <w:r>
                <w:rPr>
                  <w:rFonts w:ascii="Times New Roman" w:hAnsi="Times New Roman" w:cs="Times New Roman"/>
                  <w:i w:val="0"/>
                  <w:color w:val="auto"/>
                  <w:sz w:val="22"/>
                  <w:szCs w:val="22"/>
                </w:rPr>
                <w:t>String</w:t>
              </w:r>
            </w:ins>
          </w:p>
        </w:tc>
        <w:tc>
          <w:tcPr>
            <w:tcW w:w="990" w:type="dxa"/>
            <w:tcPrChange w:id="2238" w:author="Phuong Giang" w:date="2012-02-22T23:13:00Z">
              <w:tcPr>
                <w:tcW w:w="990" w:type="dxa"/>
              </w:tcPr>
            </w:tcPrChange>
          </w:tcPr>
          <w:p w:rsidR="0065367C" w:rsidRPr="00D85E98" w:rsidRDefault="0065367C" w:rsidP="00995D66">
            <w:pPr>
              <w:pStyle w:val="comment"/>
              <w:ind w:left="0"/>
              <w:rPr>
                <w:ins w:id="2239" w:author="HungNguyen" w:date="2012-02-22T19:47:00Z"/>
                <w:rFonts w:ascii="Times New Roman" w:hAnsi="Times New Roman" w:cs="Times New Roman"/>
                <w:i w:val="0"/>
                <w:color w:val="auto"/>
                <w:sz w:val="22"/>
                <w:szCs w:val="22"/>
                <w:rPrChange w:id="2240" w:author="Phuong Giang" w:date="2012-02-22T23:47:00Z">
                  <w:rPr>
                    <w:ins w:id="2241" w:author="HungNguyen" w:date="2012-02-22T19:47:00Z"/>
                    <w:i w:val="0"/>
                    <w:sz w:val="18"/>
                    <w:szCs w:val="18"/>
                  </w:rPr>
                </w:rPrChange>
              </w:rPr>
            </w:pPr>
          </w:p>
        </w:tc>
        <w:tc>
          <w:tcPr>
            <w:tcW w:w="1080" w:type="dxa"/>
            <w:tcPrChange w:id="2242" w:author="Phuong Giang" w:date="2012-02-22T23:13:00Z">
              <w:tcPr>
                <w:tcW w:w="1080" w:type="dxa"/>
              </w:tcPr>
            </w:tcPrChange>
          </w:tcPr>
          <w:p w:rsidR="0065367C" w:rsidRPr="00D85E98" w:rsidRDefault="00B30556" w:rsidP="00995D66">
            <w:pPr>
              <w:pStyle w:val="comment"/>
              <w:ind w:left="0"/>
              <w:rPr>
                <w:ins w:id="2243" w:author="HungNguyen" w:date="2012-02-22T19:47:00Z"/>
                <w:rFonts w:ascii="Times New Roman" w:hAnsi="Times New Roman" w:cs="Times New Roman"/>
                <w:i w:val="0"/>
                <w:color w:val="auto"/>
                <w:sz w:val="22"/>
                <w:szCs w:val="22"/>
                <w:rPrChange w:id="2244" w:author="Phuong Giang" w:date="2012-02-22T23:47:00Z">
                  <w:rPr>
                    <w:ins w:id="2245" w:author="HungNguyen" w:date="2012-02-22T19:47:00Z"/>
                    <w:i w:val="0"/>
                    <w:sz w:val="18"/>
                    <w:szCs w:val="18"/>
                  </w:rPr>
                </w:rPrChange>
              </w:rPr>
            </w:pPr>
            <w:ins w:id="2246" w:author="HungNguyen" w:date="2012-04-16T21:57:00Z">
              <w:r>
                <w:rPr>
                  <w:rFonts w:ascii="Times New Roman" w:hAnsi="Times New Roman" w:cs="Times New Roman"/>
                  <w:i w:val="0"/>
                  <w:color w:val="auto"/>
                  <w:sz w:val="22"/>
                  <w:szCs w:val="22"/>
                </w:rPr>
                <w:t>Private</w:t>
              </w:r>
            </w:ins>
          </w:p>
        </w:tc>
        <w:tc>
          <w:tcPr>
            <w:tcW w:w="3528" w:type="dxa"/>
            <w:tcPrChange w:id="2247" w:author="Phuong Giang" w:date="2012-02-22T23:13:00Z">
              <w:tcPr>
                <w:tcW w:w="3528" w:type="dxa"/>
              </w:tcPr>
            </w:tcPrChange>
          </w:tcPr>
          <w:p w:rsidR="0065367C" w:rsidRPr="00D85E98" w:rsidRDefault="00B30556" w:rsidP="00995D66">
            <w:pPr>
              <w:pStyle w:val="comment"/>
              <w:ind w:left="0"/>
              <w:rPr>
                <w:ins w:id="2248" w:author="HungNguyen" w:date="2012-02-22T19:47:00Z"/>
                <w:rFonts w:ascii="Times New Roman" w:hAnsi="Times New Roman" w:cs="Times New Roman"/>
                <w:i w:val="0"/>
                <w:color w:val="auto"/>
                <w:sz w:val="22"/>
                <w:szCs w:val="22"/>
                <w:rPrChange w:id="2249" w:author="Phuong Giang" w:date="2012-02-22T23:47:00Z">
                  <w:rPr>
                    <w:ins w:id="2250" w:author="HungNguyen" w:date="2012-02-22T19:47:00Z"/>
                    <w:i w:val="0"/>
                    <w:sz w:val="18"/>
                    <w:szCs w:val="18"/>
                  </w:rPr>
                </w:rPrChange>
              </w:rPr>
            </w:pPr>
            <w:ins w:id="2251" w:author="HungNguyen" w:date="2012-04-16T21:56:00Z">
              <w:r>
                <w:rPr>
                  <w:rFonts w:ascii="Times New Roman" w:hAnsi="Times New Roman" w:cs="Times New Roman"/>
                  <w:i w:val="0"/>
                  <w:color w:val="auto"/>
                  <w:sz w:val="22"/>
                  <w:szCs w:val="22"/>
                </w:rPr>
                <w:t>Individual or group</w:t>
              </w:r>
            </w:ins>
          </w:p>
        </w:tc>
      </w:tr>
      <w:tr w:rsidR="0065367C" w:rsidRPr="00D85E98" w:rsidTr="0042744C">
        <w:trPr>
          <w:ins w:id="2252" w:author="HungNguyen" w:date="2012-02-22T19:47:00Z"/>
        </w:trPr>
        <w:tc>
          <w:tcPr>
            <w:tcW w:w="570" w:type="dxa"/>
            <w:tcPrChange w:id="2253" w:author="Phuong Giang" w:date="2012-02-22T23:13:00Z">
              <w:tcPr>
                <w:tcW w:w="570" w:type="dxa"/>
              </w:tcPr>
            </w:tcPrChange>
          </w:tcPr>
          <w:p w:rsidR="0065367C" w:rsidRPr="00D85E98" w:rsidRDefault="0065367C" w:rsidP="00995D66">
            <w:pPr>
              <w:pStyle w:val="comment"/>
              <w:ind w:left="0"/>
              <w:rPr>
                <w:ins w:id="2254" w:author="HungNguyen" w:date="2012-02-22T19:47:00Z"/>
                <w:rFonts w:ascii="Times New Roman" w:hAnsi="Times New Roman" w:cs="Times New Roman"/>
                <w:i w:val="0"/>
                <w:color w:val="auto"/>
                <w:sz w:val="22"/>
                <w:szCs w:val="22"/>
                <w:rPrChange w:id="2255" w:author="Phuong Giang" w:date="2012-02-22T23:47:00Z">
                  <w:rPr>
                    <w:ins w:id="2256" w:author="HungNguyen" w:date="2012-02-22T19:47:00Z"/>
                    <w:i w:val="0"/>
                    <w:sz w:val="18"/>
                    <w:szCs w:val="18"/>
                  </w:rPr>
                </w:rPrChange>
              </w:rPr>
            </w:pPr>
            <w:ins w:id="2257" w:author="HungNguyen" w:date="2012-02-22T19:47:00Z">
              <w:r w:rsidRPr="00D85E98">
                <w:rPr>
                  <w:rFonts w:ascii="Times New Roman" w:hAnsi="Times New Roman" w:cs="Times New Roman"/>
                  <w:i w:val="0"/>
                  <w:color w:val="auto"/>
                  <w:sz w:val="22"/>
                  <w:szCs w:val="22"/>
                  <w:rPrChange w:id="225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04</w:t>
              </w:r>
            </w:ins>
          </w:p>
        </w:tc>
        <w:tc>
          <w:tcPr>
            <w:tcW w:w="1378" w:type="dxa"/>
            <w:tcPrChange w:id="2259" w:author="Phuong Giang" w:date="2012-02-22T23:13:00Z">
              <w:tcPr>
                <w:tcW w:w="1378" w:type="dxa"/>
              </w:tcPr>
            </w:tcPrChange>
          </w:tcPr>
          <w:p w:rsidR="0065367C" w:rsidRPr="00D85E98" w:rsidRDefault="0065367C" w:rsidP="00995D66">
            <w:pPr>
              <w:pStyle w:val="comment"/>
              <w:ind w:left="0"/>
              <w:rPr>
                <w:ins w:id="2260" w:author="HungNguyen" w:date="2012-02-22T19:47:00Z"/>
                <w:rFonts w:ascii="Times New Roman" w:hAnsi="Times New Roman" w:cs="Times New Roman"/>
                <w:i w:val="0"/>
                <w:color w:val="auto"/>
                <w:sz w:val="22"/>
                <w:szCs w:val="22"/>
                <w:rPrChange w:id="2261" w:author="Phuong Giang" w:date="2012-02-22T23:47:00Z">
                  <w:rPr>
                    <w:ins w:id="2262" w:author="HungNguyen" w:date="2012-02-22T19:47:00Z"/>
                    <w:i w:val="0"/>
                    <w:sz w:val="18"/>
                    <w:szCs w:val="18"/>
                  </w:rPr>
                </w:rPrChange>
              </w:rPr>
            </w:pPr>
            <w:ins w:id="2263" w:author="HungNguyen" w:date="2012-02-22T19:47:00Z">
              <w:r w:rsidRPr="00D85E98">
                <w:rPr>
                  <w:rFonts w:ascii="Times New Roman" w:hAnsi="Times New Roman" w:cs="Times New Roman"/>
                  <w:i w:val="0"/>
                  <w:color w:val="auto"/>
                  <w:sz w:val="22"/>
                  <w:szCs w:val="22"/>
                  <w:rPrChange w:id="226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Content</w:t>
              </w:r>
            </w:ins>
          </w:p>
        </w:tc>
        <w:tc>
          <w:tcPr>
            <w:tcW w:w="2030" w:type="dxa"/>
            <w:tcPrChange w:id="2265" w:author="Phuong Giang" w:date="2012-02-22T23:13:00Z">
              <w:tcPr>
                <w:tcW w:w="2030" w:type="dxa"/>
              </w:tcPr>
            </w:tcPrChange>
          </w:tcPr>
          <w:p w:rsidR="0065367C" w:rsidRPr="00D85E98" w:rsidRDefault="00B30556" w:rsidP="00995D66">
            <w:pPr>
              <w:pStyle w:val="comment"/>
              <w:ind w:left="0"/>
              <w:rPr>
                <w:ins w:id="2266" w:author="HungNguyen" w:date="2012-02-22T19:47:00Z"/>
                <w:rFonts w:ascii="Times New Roman" w:hAnsi="Times New Roman" w:cs="Times New Roman"/>
                <w:i w:val="0"/>
                <w:color w:val="auto"/>
                <w:sz w:val="22"/>
                <w:szCs w:val="22"/>
                <w:rPrChange w:id="2267" w:author="Phuong Giang" w:date="2012-02-22T23:47:00Z">
                  <w:rPr>
                    <w:ins w:id="2268" w:author="HungNguyen" w:date="2012-02-22T19:47:00Z"/>
                    <w:i w:val="0"/>
                    <w:sz w:val="18"/>
                    <w:szCs w:val="18"/>
                  </w:rPr>
                </w:rPrChange>
              </w:rPr>
            </w:pPr>
            <w:ins w:id="2269" w:author="HungNguyen" w:date="2012-04-16T21:56:00Z">
              <w:r>
                <w:rPr>
                  <w:rFonts w:ascii="Times New Roman" w:hAnsi="Times New Roman" w:cs="Times New Roman"/>
                  <w:i w:val="0"/>
                  <w:color w:val="auto"/>
                  <w:sz w:val="22"/>
                  <w:szCs w:val="22"/>
                </w:rPr>
                <w:t>List&lt;</w:t>
              </w:r>
            </w:ins>
            <w:ins w:id="2270" w:author="HungNguyen" w:date="2012-04-16T21:57:00Z">
              <w:r>
                <w:rPr>
                  <w:rFonts w:ascii="Times New Roman" w:hAnsi="Times New Roman" w:cs="Times New Roman"/>
                  <w:i w:val="0"/>
                  <w:color w:val="auto"/>
                  <w:sz w:val="22"/>
                  <w:szCs w:val="22"/>
                </w:rPr>
                <w:t>object</w:t>
              </w:r>
            </w:ins>
            <w:ins w:id="2271" w:author="HungNguyen" w:date="2012-04-16T21:56:00Z">
              <w:r>
                <w:rPr>
                  <w:rFonts w:ascii="Times New Roman" w:hAnsi="Times New Roman" w:cs="Times New Roman"/>
                  <w:i w:val="0"/>
                  <w:color w:val="auto"/>
                  <w:sz w:val="22"/>
                  <w:szCs w:val="22"/>
                </w:rPr>
                <w:t>&gt;</w:t>
              </w:r>
            </w:ins>
          </w:p>
        </w:tc>
        <w:tc>
          <w:tcPr>
            <w:tcW w:w="990" w:type="dxa"/>
            <w:tcPrChange w:id="2272" w:author="Phuong Giang" w:date="2012-02-22T23:13:00Z">
              <w:tcPr>
                <w:tcW w:w="990" w:type="dxa"/>
              </w:tcPr>
            </w:tcPrChange>
          </w:tcPr>
          <w:p w:rsidR="0065367C" w:rsidRPr="00D85E98" w:rsidRDefault="0065367C" w:rsidP="00995D66">
            <w:pPr>
              <w:pStyle w:val="comment"/>
              <w:ind w:left="0"/>
              <w:rPr>
                <w:ins w:id="2273" w:author="HungNguyen" w:date="2012-02-22T19:47:00Z"/>
                <w:rFonts w:ascii="Times New Roman" w:hAnsi="Times New Roman" w:cs="Times New Roman"/>
                <w:i w:val="0"/>
                <w:color w:val="auto"/>
                <w:sz w:val="22"/>
                <w:szCs w:val="22"/>
                <w:rPrChange w:id="2274" w:author="Phuong Giang" w:date="2012-02-22T23:47:00Z">
                  <w:rPr>
                    <w:ins w:id="2275" w:author="HungNguyen" w:date="2012-02-22T19:47:00Z"/>
                    <w:i w:val="0"/>
                    <w:sz w:val="18"/>
                    <w:szCs w:val="18"/>
                  </w:rPr>
                </w:rPrChange>
              </w:rPr>
            </w:pPr>
          </w:p>
        </w:tc>
        <w:tc>
          <w:tcPr>
            <w:tcW w:w="1080" w:type="dxa"/>
            <w:tcPrChange w:id="2276" w:author="Phuong Giang" w:date="2012-02-22T23:13:00Z">
              <w:tcPr>
                <w:tcW w:w="1080" w:type="dxa"/>
              </w:tcPr>
            </w:tcPrChange>
          </w:tcPr>
          <w:p w:rsidR="0065367C" w:rsidRPr="00D85E98" w:rsidRDefault="00B30556" w:rsidP="00995D66">
            <w:pPr>
              <w:pStyle w:val="comment"/>
              <w:ind w:left="0"/>
              <w:rPr>
                <w:ins w:id="2277" w:author="HungNguyen" w:date="2012-02-22T19:47:00Z"/>
                <w:rFonts w:ascii="Times New Roman" w:hAnsi="Times New Roman" w:cs="Times New Roman"/>
                <w:i w:val="0"/>
                <w:color w:val="auto"/>
                <w:sz w:val="22"/>
                <w:szCs w:val="22"/>
                <w:rPrChange w:id="2278" w:author="Phuong Giang" w:date="2012-02-22T23:47:00Z">
                  <w:rPr>
                    <w:ins w:id="2279" w:author="HungNguyen" w:date="2012-02-22T19:47:00Z"/>
                    <w:i w:val="0"/>
                    <w:sz w:val="18"/>
                    <w:szCs w:val="18"/>
                  </w:rPr>
                </w:rPrChange>
              </w:rPr>
            </w:pPr>
            <w:ins w:id="2280" w:author="HungNguyen" w:date="2012-04-16T21:57:00Z">
              <w:r>
                <w:rPr>
                  <w:rFonts w:ascii="Times New Roman" w:hAnsi="Times New Roman" w:cs="Times New Roman"/>
                  <w:i w:val="0"/>
                  <w:color w:val="auto"/>
                  <w:sz w:val="22"/>
                  <w:szCs w:val="22"/>
                </w:rPr>
                <w:t>Private</w:t>
              </w:r>
            </w:ins>
          </w:p>
        </w:tc>
        <w:tc>
          <w:tcPr>
            <w:tcW w:w="3528" w:type="dxa"/>
            <w:tcPrChange w:id="2281" w:author="Phuong Giang" w:date="2012-02-22T23:13:00Z">
              <w:tcPr>
                <w:tcW w:w="3528" w:type="dxa"/>
              </w:tcPr>
            </w:tcPrChange>
          </w:tcPr>
          <w:p w:rsidR="0065367C" w:rsidRPr="00D85E98" w:rsidRDefault="005B5B8E" w:rsidP="00995D66">
            <w:pPr>
              <w:pStyle w:val="comment"/>
              <w:ind w:left="0"/>
              <w:rPr>
                <w:ins w:id="2282" w:author="HungNguyen" w:date="2012-02-22T19:47:00Z"/>
                <w:rFonts w:ascii="Times New Roman" w:hAnsi="Times New Roman" w:cs="Times New Roman"/>
                <w:i w:val="0"/>
                <w:color w:val="auto"/>
                <w:sz w:val="22"/>
                <w:szCs w:val="22"/>
                <w:rPrChange w:id="2283" w:author="Phuong Giang" w:date="2012-02-22T23:47:00Z">
                  <w:rPr>
                    <w:ins w:id="2284" w:author="HungNguyen" w:date="2012-02-22T19:47:00Z"/>
                    <w:i w:val="0"/>
                    <w:sz w:val="18"/>
                    <w:szCs w:val="18"/>
                  </w:rPr>
                </w:rPrChange>
              </w:rPr>
            </w:pPr>
            <w:ins w:id="2285" w:author="HungNguyen" w:date="2012-02-22T19:57:00Z">
              <w:r w:rsidRPr="00D85E98">
                <w:rPr>
                  <w:rFonts w:ascii="Times New Roman" w:hAnsi="Times New Roman" w:cs="Times New Roman"/>
                  <w:i w:val="0"/>
                  <w:color w:val="auto"/>
                  <w:sz w:val="22"/>
                  <w:szCs w:val="22"/>
                  <w:rPrChange w:id="228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The content of activity</w:t>
              </w:r>
            </w:ins>
          </w:p>
        </w:tc>
      </w:tr>
    </w:tbl>
    <w:p w:rsidR="0065367C" w:rsidRDefault="0065367C" w:rsidP="0065367C">
      <w:pPr>
        <w:rPr>
          <w:ins w:id="2287" w:author="HungNguyen" w:date="2012-02-22T19:47:00Z"/>
        </w:rPr>
      </w:pPr>
    </w:p>
    <w:p w:rsidR="0065367C" w:rsidRPr="00DA4281" w:rsidRDefault="0065367C">
      <w:pPr>
        <w:pStyle w:val="Heading5"/>
        <w:rPr>
          <w:ins w:id="2288" w:author="HungNguyen" w:date="2012-02-22T19:47:00Z"/>
        </w:rPr>
        <w:pPrChange w:id="2289" w:author="Phuong Giang" w:date="2012-02-22T23:49:00Z">
          <w:pPr>
            <w:pStyle w:val="Heading5"/>
            <w:numPr>
              <w:ilvl w:val="0"/>
              <w:numId w:val="0"/>
            </w:numPr>
            <w:ind w:left="0" w:firstLine="0"/>
          </w:pPr>
        </w:pPrChange>
      </w:pPr>
      <w:ins w:id="2290" w:author="HungNguyen" w:date="2012-02-22T19:47:00Z">
        <w:r w:rsidRPr="00DA4281">
          <w:t>Methods</w:t>
        </w:r>
      </w:ins>
    </w:p>
    <w:p w:rsidR="0065367C" w:rsidRDefault="0065367C" w:rsidP="0065367C">
      <w:pPr>
        <w:rPr>
          <w:ins w:id="2291" w:author="HungNguyen" w:date="2012-02-22T19:47:00Z"/>
        </w:rPr>
      </w:pPr>
      <w:ins w:id="2292" w:author="HungNguyen" w:date="2012-02-22T19:47:00Z">
        <w:r>
          <w:t xml:space="preserve">                         N/A</w:t>
        </w:r>
      </w:ins>
    </w:p>
    <w:p w:rsidR="0065367C" w:rsidRPr="001827DB" w:rsidRDefault="0065367C" w:rsidP="0065367C">
      <w:pPr>
        <w:rPr>
          <w:ins w:id="2293" w:author="HungNguyen" w:date="2012-02-22T19:47:00Z"/>
        </w:rPr>
      </w:pPr>
    </w:p>
    <w:p w:rsidR="0065367C" w:rsidRDefault="0065367C" w:rsidP="0065367C">
      <w:pPr>
        <w:pStyle w:val="Heading4"/>
        <w:tabs>
          <w:tab w:val="left" w:pos="4208"/>
        </w:tabs>
        <w:rPr>
          <w:ins w:id="2294" w:author="HungNguyen" w:date="2012-02-22T19:47:00Z"/>
        </w:rPr>
      </w:pPr>
      <w:proofErr w:type="spellStart"/>
      <w:ins w:id="2295" w:author="HungNguyen" w:date="2012-02-22T19:47:00Z">
        <w:r>
          <w:t>TeachingPlan</w:t>
        </w:r>
        <w:proofErr w:type="spellEnd"/>
        <w:r>
          <w:t xml:space="preserve"> class</w:t>
        </w:r>
      </w:ins>
    </w:p>
    <w:p w:rsidR="0065367C" w:rsidRDefault="005B5B8E" w:rsidP="0065367C">
      <w:pPr>
        <w:rPr>
          <w:ins w:id="2296" w:author="HungNguyen" w:date="2012-02-22T19:47:00Z"/>
          <w:lang w:eastAsia="ja-JP"/>
        </w:rPr>
      </w:pPr>
      <w:ins w:id="2297" w:author="HungNguyen" w:date="2012-02-22T19:47:00Z">
        <w:r>
          <w:rPr>
            <w:lang w:eastAsia="ja-JP"/>
          </w:rPr>
          <w:t xml:space="preserve">                      </w:t>
        </w:r>
      </w:ins>
      <w:ins w:id="2298" w:author="HungNguyen" w:date="2012-02-22T19:58:00Z">
        <w:r>
          <w:rPr>
            <w:lang w:eastAsia="ja-JP"/>
          </w:rPr>
          <w:tab/>
        </w:r>
        <w:proofErr w:type="gramStart"/>
        <w:r>
          <w:rPr>
            <w:lang w:eastAsia="ja-JP"/>
          </w:rPr>
          <w:t>All information of teaching plan object.</w:t>
        </w:r>
      </w:ins>
      <w:proofErr w:type="gramEnd"/>
    </w:p>
    <w:p w:rsidR="0065367C" w:rsidRPr="00DA4281" w:rsidRDefault="0065367C">
      <w:pPr>
        <w:pStyle w:val="Heading5"/>
        <w:rPr>
          <w:ins w:id="2299" w:author="HungNguyen" w:date="2012-02-22T19:47:00Z"/>
        </w:rPr>
        <w:pPrChange w:id="2300" w:author="Phuong Giang" w:date="2012-02-22T23:49:00Z">
          <w:pPr>
            <w:pStyle w:val="Heading5"/>
            <w:numPr>
              <w:ilvl w:val="0"/>
              <w:numId w:val="0"/>
            </w:numPr>
            <w:ind w:left="0" w:firstLine="0"/>
          </w:pPr>
        </w:pPrChange>
      </w:pPr>
      <w:ins w:id="2301" w:author="HungNguyen" w:date="2012-02-22T19:47:00Z">
        <w:r w:rsidRPr="00DA4281">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2302"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518"/>
        <w:gridCol w:w="1890"/>
        <w:gridCol w:w="990"/>
        <w:gridCol w:w="1080"/>
        <w:gridCol w:w="3528"/>
        <w:tblGridChange w:id="2303">
          <w:tblGrid>
            <w:gridCol w:w="570"/>
            <w:gridCol w:w="1378"/>
            <w:gridCol w:w="2030"/>
            <w:gridCol w:w="990"/>
            <w:gridCol w:w="1080"/>
            <w:gridCol w:w="3528"/>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2304" w:author="HungNguyen" w:date="2012-02-22T19:47:00Z"/>
        </w:trPr>
        <w:tc>
          <w:tcPr>
            <w:tcW w:w="570" w:type="dxa"/>
            <w:tcPrChange w:id="2305" w:author="Phuong Giang" w:date="2012-02-22T23:13:00Z">
              <w:tcPr>
                <w:tcW w:w="57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306" w:author="HungNguyen" w:date="2012-02-22T19:47:00Z"/>
                <w:b/>
                <w:rPrChange w:id="2307" w:author="Phuong Giang" w:date="2012-02-22T23:23:00Z">
                  <w:rPr>
                    <w:ins w:id="2308" w:author="HungNguyen" w:date="2012-02-22T19:47:00Z"/>
                    <w:b/>
                    <w:bCs w:val="0"/>
                    <w:color w:val="800000"/>
                  </w:rPr>
                </w:rPrChange>
              </w:rPr>
            </w:pPr>
            <w:ins w:id="2309" w:author="HungNguyen" w:date="2012-02-22T19:47:00Z">
              <w:r w:rsidRPr="0030024D">
                <w:rPr>
                  <w:b/>
                  <w:color w:val="auto"/>
                  <w:rPrChange w:id="2310" w:author="Phuong Giang" w:date="2012-02-22T23:36:00Z">
                    <w:rPr>
                      <w:rFonts w:ascii="Calibri" w:eastAsia="Calibri" w:hAnsi="Calibri" w:cs="Times New Roman"/>
                      <w:b/>
                      <w:snapToGrid/>
                      <w:color w:val="800000"/>
                      <w:sz w:val="22"/>
                      <w:szCs w:val="22"/>
                    </w:rPr>
                  </w:rPrChange>
                </w:rPr>
                <w:t>No</w:t>
              </w:r>
            </w:ins>
          </w:p>
        </w:tc>
        <w:tc>
          <w:tcPr>
            <w:tcW w:w="1518" w:type="dxa"/>
            <w:tcPrChange w:id="2311" w:author="Phuong Giang" w:date="2012-02-22T23:13:00Z">
              <w:tcPr>
                <w:tcW w:w="1378"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312" w:author="HungNguyen" w:date="2012-02-22T19:47:00Z"/>
                <w:b/>
                <w:rPrChange w:id="2313" w:author="Phuong Giang" w:date="2012-02-22T23:23:00Z">
                  <w:rPr>
                    <w:ins w:id="2314" w:author="HungNguyen" w:date="2012-02-22T19:47:00Z"/>
                    <w:b/>
                    <w:bCs w:val="0"/>
                    <w:color w:val="800000"/>
                    <w:lang w:eastAsia="ja-JP"/>
                  </w:rPr>
                </w:rPrChange>
              </w:rPr>
            </w:pPr>
            <w:ins w:id="2315" w:author="HungNguyen" w:date="2012-02-22T19:47:00Z">
              <w:r w:rsidRPr="0030024D">
                <w:rPr>
                  <w:b/>
                  <w:color w:val="auto"/>
                  <w:rPrChange w:id="2316" w:author="Phuong Giang" w:date="2012-02-22T23:36:00Z">
                    <w:rPr>
                      <w:rFonts w:ascii="Calibri" w:eastAsia="Calibri" w:hAnsi="Calibri" w:cs="Times New Roman"/>
                      <w:b/>
                      <w:snapToGrid/>
                      <w:color w:val="800000"/>
                      <w:sz w:val="22"/>
                      <w:szCs w:val="22"/>
                      <w:lang w:eastAsia="ja-JP"/>
                    </w:rPr>
                  </w:rPrChange>
                </w:rPr>
                <w:t>Attribute</w:t>
              </w:r>
            </w:ins>
          </w:p>
        </w:tc>
        <w:tc>
          <w:tcPr>
            <w:tcW w:w="1890" w:type="dxa"/>
            <w:tcPrChange w:id="2317" w:author="Phuong Giang" w:date="2012-02-22T23:13:00Z">
              <w:tcPr>
                <w:tcW w:w="203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318" w:author="HungNguyen" w:date="2012-02-22T19:47:00Z"/>
                <w:b/>
                <w:rPrChange w:id="2319" w:author="Phuong Giang" w:date="2012-02-22T23:23:00Z">
                  <w:rPr>
                    <w:ins w:id="2320" w:author="HungNguyen" w:date="2012-02-22T19:47:00Z"/>
                    <w:b/>
                    <w:bCs w:val="0"/>
                    <w:color w:val="800000"/>
                    <w:lang w:eastAsia="ja-JP"/>
                  </w:rPr>
                </w:rPrChange>
              </w:rPr>
            </w:pPr>
            <w:ins w:id="2321" w:author="HungNguyen" w:date="2012-02-22T19:47:00Z">
              <w:r w:rsidRPr="0030024D">
                <w:rPr>
                  <w:b/>
                  <w:color w:val="auto"/>
                  <w:rPrChange w:id="2322" w:author="Phuong Giang" w:date="2012-02-22T23:36:00Z">
                    <w:rPr>
                      <w:rFonts w:ascii="Calibri" w:eastAsia="Calibri" w:hAnsi="Calibri" w:cs="Times New Roman"/>
                      <w:b/>
                      <w:snapToGrid/>
                      <w:color w:val="800000"/>
                      <w:sz w:val="22"/>
                      <w:szCs w:val="22"/>
                      <w:lang w:eastAsia="ja-JP"/>
                    </w:rPr>
                  </w:rPrChange>
                </w:rPr>
                <w:t>Type</w:t>
              </w:r>
            </w:ins>
          </w:p>
        </w:tc>
        <w:tc>
          <w:tcPr>
            <w:tcW w:w="990" w:type="dxa"/>
            <w:tcPrChange w:id="2323" w:author="Phuong Giang" w:date="2012-02-22T23:13:00Z">
              <w:tcPr>
                <w:tcW w:w="99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324" w:author="HungNguyen" w:date="2012-02-22T19:47:00Z"/>
                <w:b/>
                <w:rPrChange w:id="2325" w:author="Phuong Giang" w:date="2012-02-22T23:23:00Z">
                  <w:rPr>
                    <w:ins w:id="2326" w:author="HungNguyen" w:date="2012-02-22T19:47:00Z"/>
                    <w:b/>
                    <w:bCs w:val="0"/>
                    <w:color w:val="800000"/>
                    <w:lang w:eastAsia="ja-JP"/>
                  </w:rPr>
                </w:rPrChange>
              </w:rPr>
            </w:pPr>
            <w:ins w:id="2327" w:author="HungNguyen" w:date="2012-02-22T19:47:00Z">
              <w:r w:rsidRPr="0030024D">
                <w:rPr>
                  <w:b/>
                  <w:color w:val="auto"/>
                  <w:rPrChange w:id="2328" w:author="Phuong Giang" w:date="2012-02-22T23:36:00Z">
                    <w:rPr>
                      <w:rFonts w:ascii="Calibri" w:eastAsia="Calibri" w:hAnsi="Calibri" w:cs="Times New Roman"/>
                      <w:b/>
                      <w:snapToGrid/>
                      <w:color w:val="800000"/>
                      <w:sz w:val="22"/>
                      <w:szCs w:val="22"/>
                      <w:lang w:eastAsia="ja-JP"/>
                    </w:rPr>
                  </w:rPrChange>
                </w:rPr>
                <w:t>Default</w:t>
              </w:r>
            </w:ins>
          </w:p>
        </w:tc>
        <w:tc>
          <w:tcPr>
            <w:tcW w:w="1080" w:type="dxa"/>
            <w:tcPrChange w:id="2329" w:author="Phuong Giang" w:date="2012-02-22T23:13:00Z">
              <w:tcPr>
                <w:tcW w:w="108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330" w:author="HungNguyen" w:date="2012-02-22T19:47:00Z"/>
                <w:b/>
                <w:rPrChange w:id="2331" w:author="Phuong Giang" w:date="2012-02-22T23:23:00Z">
                  <w:rPr>
                    <w:ins w:id="2332" w:author="HungNguyen" w:date="2012-02-22T19:47:00Z"/>
                    <w:b/>
                    <w:bCs w:val="0"/>
                    <w:color w:val="800000"/>
                    <w:lang w:eastAsia="ja-JP"/>
                  </w:rPr>
                </w:rPrChange>
              </w:rPr>
            </w:pPr>
            <w:ins w:id="2333" w:author="HungNguyen" w:date="2012-02-22T19:47:00Z">
              <w:r w:rsidRPr="0030024D">
                <w:rPr>
                  <w:b/>
                  <w:color w:val="auto"/>
                  <w:rPrChange w:id="2334" w:author="Phuong Giang" w:date="2012-02-22T23:36:00Z">
                    <w:rPr>
                      <w:rFonts w:ascii="Calibri" w:eastAsia="Calibri" w:hAnsi="Calibri" w:cs="Times New Roman"/>
                      <w:b/>
                      <w:snapToGrid/>
                      <w:color w:val="800000"/>
                      <w:sz w:val="22"/>
                      <w:szCs w:val="22"/>
                      <w:lang w:eastAsia="ja-JP"/>
                    </w:rPr>
                  </w:rPrChange>
                </w:rPr>
                <w:t>Note</w:t>
              </w:r>
            </w:ins>
          </w:p>
        </w:tc>
        <w:tc>
          <w:tcPr>
            <w:tcW w:w="3528" w:type="dxa"/>
            <w:tcPrChange w:id="2335" w:author="Phuong Giang" w:date="2012-02-22T23:13:00Z">
              <w:tcPr>
                <w:tcW w:w="3528"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336" w:author="HungNguyen" w:date="2012-02-22T19:47:00Z"/>
                <w:b/>
                <w:rPrChange w:id="2337" w:author="Phuong Giang" w:date="2012-02-22T23:23:00Z">
                  <w:rPr>
                    <w:ins w:id="2338" w:author="HungNguyen" w:date="2012-02-22T19:47:00Z"/>
                    <w:b/>
                    <w:bCs w:val="0"/>
                    <w:color w:val="800000"/>
                    <w:lang w:eastAsia="ja-JP"/>
                  </w:rPr>
                </w:rPrChange>
              </w:rPr>
            </w:pPr>
            <w:ins w:id="2339" w:author="HungNguyen" w:date="2012-02-22T19:47:00Z">
              <w:r w:rsidRPr="0030024D">
                <w:rPr>
                  <w:b/>
                  <w:color w:val="auto"/>
                  <w:rPrChange w:id="2340" w:author="Phuong Giang" w:date="2012-02-22T23:36: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2341" w:author="HungNguyen" w:date="2012-02-22T19:47:00Z"/>
        </w:trPr>
        <w:tc>
          <w:tcPr>
            <w:tcW w:w="570" w:type="dxa"/>
            <w:tcPrChange w:id="2342" w:author="Phuong Giang" w:date="2012-02-22T23:13:00Z">
              <w:tcPr>
                <w:tcW w:w="570" w:type="dxa"/>
              </w:tcPr>
            </w:tcPrChange>
          </w:tcPr>
          <w:p w:rsidR="0065367C" w:rsidRPr="00D85E98" w:rsidRDefault="0065367C">
            <w:pPr>
              <w:pStyle w:val="comment"/>
              <w:ind w:left="0"/>
              <w:rPr>
                <w:ins w:id="2343" w:author="HungNguyen" w:date="2012-02-22T19:47:00Z"/>
                <w:rFonts w:ascii="Times New Roman" w:hAnsi="Times New Roman" w:cs="Times New Roman"/>
                <w:i w:val="0"/>
                <w:color w:val="auto"/>
                <w:sz w:val="22"/>
                <w:szCs w:val="22"/>
                <w:rPrChange w:id="2344" w:author="Phuong Giang" w:date="2012-02-22T23:47:00Z">
                  <w:rPr>
                    <w:ins w:id="2345" w:author="HungNguyen" w:date="2012-02-22T19:47:00Z"/>
                    <w:i w:val="0"/>
                    <w:sz w:val="18"/>
                    <w:szCs w:val="18"/>
                  </w:rPr>
                </w:rPrChange>
              </w:rPr>
            </w:pPr>
            <w:ins w:id="2346" w:author="HungNguyen" w:date="2012-02-22T19:47:00Z">
              <w:r w:rsidRPr="00D85E98">
                <w:rPr>
                  <w:rFonts w:ascii="Times New Roman" w:hAnsi="Times New Roman" w:cs="Times New Roman"/>
                  <w:i w:val="0"/>
                  <w:color w:val="auto"/>
                  <w:sz w:val="22"/>
                  <w:szCs w:val="22"/>
                  <w:rPrChange w:id="234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01</w:t>
              </w:r>
            </w:ins>
          </w:p>
        </w:tc>
        <w:tc>
          <w:tcPr>
            <w:tcW w:w="1518" w:type="dxa"/>
            <w:tcPrChange w:id="2348" w:author="Phuong Giang" w:date="2012-02-22T23:13:00Z">
              <w:tcPr>
                <w:tcW w:w="1378" w:type="dxa"/>
              </w:tcPr>
            </w:tcPrChange>
          </w:tcPr>
          <w:p w:rsidR="0065367C" w:rsidRPr="00D85E98" w:rsidRDefault="0065367C">
            <w:pPr>
              <w:pStyle w:val="comment"/>
              <w:ind w:left="0"/>
              <w:rPr>
                <w:ins w:id="2349" w:author="HungNguyen" w:date="2012-02-22T19:47:00Z"/>
                <w:rFonts w:ascii="Times New Roman" w:hAnsi="Times New Roman" w:cs="Times New Roman"/>
                <w:i w:val="0"/>
                <w:color w:val="auto"/>
                <w:sz w:val="22"/>
                <w:szCs w:val="22"/>
                <w:rPrChange w:id="2350" w:author="Phuong Giang" w:date="2012-02-22T23:47:00Z">
                  <w:rPr>
                    <w:ins w:id="2351" w:author="HungNguyen" w:date="2012-02-22T19:47:00Z"/>
                    <w:i w:val="0"/>
                    <w:sz w:val="18"/>
                    <w:szCs w:val="18"/>
                  </w:rPr>
                </w:rPrChange>
              </w:rPr>
            </w:pPr>
            <w:ins w:id="2352" w:author="HungNguyen" w:date="2012-02-22T19:47:00Z">
              <w:r w:rsidRPr="00D85E98">
                <w:rPr>
                  <w:rFonts w:ascii="Times New Roman" w:hAnsi="Times New Roman" w:cs="Times New Roman"/>
                  <w:i w:val="0"/>
                  <w:color w:val="auto"/>
                  <w:sz w:val="22"/>
                  <w:szCs w:val="22"/>
                  <w:rPrChange w:id="235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w:t>
              </w:r>
              <w:proofErr w:type="spellStart"/>
              <w:r w:rsidRPr="00D85E98">
                <w:rPr>
                  <w:rFonts w:ascii="Times New Roman" w:hAnsi="Times New Roman" w:cs="Times New Roman"/>
                  <w:i w:val="0"/>
                  <w:color w:val="auto"/>
                  <w:sz w:val="22"/>
                  <w:szCs w:val="22"/>
                  <w:rPrChange w:id="235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classLevel</w:t>
              </w:r>
              <w:proofErr w:type="spellEnd"/>
            </w:ins>
          </w:p>
        </w:tc>
        <w:tc>
          <w:tcPr>
            <w:tcW w:w="1890" w:type="dxa"/>
            <w:tcPrChange w:id="2355" w:author="Phuong Giang" w:date="2012-02-22T23:13:00Z">
              <w:tcPr>
                <w:tcW w:w="2030" w:type="dxa"/>
              </w:tcPr>
            </w:tcPrChange>
          </w:tcPr>
          <w:p w:rsidR="0065367C" w:rsidRPr="00D85E98" w:rsidRDefault="0065367C">
            <w:pPr>
              <w:pStyle w:val="comment"/>
              <w:ind w:left="0"/>
              <w:rPr>
                <w:ins w:id="2356" w:author="HungNguyen" w:date="2012-02-22T19:47:00Z"/>
                <w:rFonts w:ascii="Times New Roman" w:hAnsi="Times New Roman" w:cs="Times New Roman"/>
                <w:i w:val="0"/>
                <w:color w:val="auto"/>
                <w:sz w:val="22"/>
                <w:szCs w:val="22"/>
                <w:rPrChange w:id="2357" w:author="Phuong Giang" w:date="2012-02-22T23:47:00Z">
                  <w:rPr>
                    <w:ins w:id="2358" w:author="HungNguyen" w:date="2012-02-22T19:47:00Z"/>
                    <w:i w:val="0"/>
                    <w:sz w:val="18"/>
                    <w:szCs w:val="18"/>
                  </w:rPr>
                </w:rPrChange>
              </w:rPr>
            </w:pPr>
            <w:proofErr w:type="spellStart"/>
            <w:ins w:id="2359" w:author="HungNguyen" w:date="2012-02-22T19:47:00Z">
              <w:r w:rsidRPr="00D85E98">
                <w:rPr>
                  <w:rFonts w:ascii="Times New Roman" w:hAnsi="Times New Roman" w:cs="Times New Roman"/>
                  <w:i w:val="0"/>
                  <w:color w:val="auto"/>
                  <w:sz w:val="22"/>
                  <w:szCs w:val="22"/>
                  <w:rPrChange w:id="236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Int</w:t>
              </w:r>
              <w:proofErr w:type="spellEnd"/>
            </w:ins>
          </w:p>
        </w:tc>
        <w:tc>
          <w:tcPr>
            <w:tcW w:w="990" w:type="dxa"/>
            <w:tcPrChange w:id="2361" w:author="Phuong Giang" w:date="2012-02-22T23:13:00Z">
              <w:tcPr>
                <w:tcW w:w="990" w:type="dxa"/>
              </w:tcPr>
            </w:tcPrChange>
          </w:tcPr>
          <w:p w:rsidR="0065367C" w:rsidRPr="00D85E98" w:rsidRDefault="0065367C">
            <w:pPr>
              <w:pStyle w:val="comment"/>
              <w:ind w:left="0"/>
              <w:rPr>
                <w:ins w:id="2362" w:author="HungNguyen" w:date="2012-02-22T19:47:00Z"/>
                <w:rFonts w:ascii="Times New Roman" w:hAnsi="Times New Roman" w:cs="Times New Roman"/>
                <w:i w:val="0"/>
                <w:color w:val="auto"/>
                <w:sz w:val="22"/>
                <w:szCs w:val="22"/>
                <w:rPrChange w:id="2363" w:author="Phuong Giang" w:date="2012-02-22T23:47:00Z">
                  <w:rPr>
                    <w:ins w:id="2364" w:author="HungNguyen" w:date="2012-02-22T19:47:00Z"/>
                    <w:i w:val="0"/>
                    <w:sz w:val="18"/>
                    <w:szCs w:val="18"/>
                  </w:rPr>
                </w:rPrChange>
              </w:rPr>
            </w:pPr>
          </w:p>
        </w:tc>
        <w:tc>
          <w:tcPr>
            <w:tcW w:w="1080" w:type="dxa"/>
            <w:tcPrChange w:id="2365" w:author="Phuong Giang" w:date="2012-02-22T23:13:00Z">
              <w:tcPr>
                <w:tcW w:w="1080" w:type="dxa"/>
              </w:tcPr>
            </w:tcPrChange>
          </w:tcPr>
          <w:p w:rsidR="0065367C" w:rsidRPr="00D85E98" w:rsidRDefault="0065367C">
            <w:pPr>
              <w:pStyle w:val="comment"/>
              <w:ind w:left="0"/>
              <w:rPr>
                <w:ins w:id="2366" w:author="HungNguyen" w:date="2012-02-22T19:47:00Z"/>
                <w:rFonts w:ascii="Times New Roman" w:hAnsi="Times New Roman" w:cs="Times New Roman"/>
                <w:i w:val="0"/>
                <w:color w:val="auto"/>
                <w:sz w:val="22"/>
                <w:szCs w:val="22"/>
                <w:rPrChange w:id="2367" w:author="Phuong Giang" w:date="2012-02-22T23:47:00Z">
                  <w:rPr>
                    <w:ins w:id="2368" w:author="HungNguyen" w:date="2012-02-22T19:47:00Z"/>
                    <w:i w:val="0"/>
                    <w:sz w:val="18"/>
                    <w:szCs w:val="18"/>
                  </w:rPr>
                </w:rPrChange>
              </w:rPr>
            </w:pPr>
            <w:ins w:id="2369" w:author="HungNguyen" w:date="2012-02-22T19:47:00Z">
              <w:r w:rsidRPr="00D85E98">
                <w:rPr>
                  <w:rFonts w:ascii="Times New Roman" w:hAnsi="Times New Roman" w:cs="Times New Roman"/>
                  <w:i w:val="0"/>
                  <w:color w:val="auto"/>
                  <w:sz w:val="22"/>
                  <w:szCs w:val="22"/>
                  <w:rPrChange w:id="237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371" w:author="Phuong Giang" w:date="2012-02-22T23:13:00Z">
              <w:tcPr>
                <w:tcW w:w="3528" w:type="dxa"/>
              </w:tcPr>
            </w:tcPrChange>
          </w:tcPr>
          <w:p w:rsidR="0065367C" w:rsidRPr="00D85E98" w:rsidRDefault="0065367C">
            <w:pPr>
              <w:pStyle w:val="comment"/>
              <w:ind w:left="0"/>
              <w:rPr>
                <w:ins w:id="2372" w:author="HungNguyen" w:date="2012-02-22T19:47:00Z"/>
                <w:rFonts w:ascii="Times New Roman" w:hAnsi="Times New Roman" w:cs="Times New Roman"/>
                <w:i w:val="0"/>
                <w:color w:val="auto"/>
                <w:sz w:val="22"/>
                <w:szCs w:val="22"/>
                <w:rPrChange w:id="2373" w:author="Phuong Giang" w:date="2012-02-22T23:47:00Z">
                  <w:rPr>
                    <w:ins w:id="2374" w:author="HungNguyen" w:date="2012-02-22T19:47:00Z"/>
                    <w:i w:val="0"/>
                    <w:sz w:val="18"/>
                    <w:szCs w:val="18"/>
                  </w:rPr>
                </w:rPrChange>
              </w:rPr>
            </w:pPr>
            <w:ins w:id="2375" w:author="HungNguyen" w:date="2012-02-22T19:47:00Z">
              <w:r w:rsidRPr="00D85E98">
                <w:rPr>
                  <w:rFonts w:ascii="Times New Roman" w:hAnsi="Times New Roman" w:cs="Times New Roman"/>
                  <w:i w:val="0"/>
                  <w:color w:val="auto"/>
                  <w:sz w:val="22"/>
                  <w:szCs w:val="22"/>
                  <w:rPrChange w:id="237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The level of class.</w:t>
              </w:r>
            </w:ins>
          </w:p>
        </w:tc>
      </w:tr>
      <w:tr w:rsidR="0065367C" w:rsidRPr="00D85E98" w:rsidTr="0042744C">
        <w:trPr>
          <w:ins w:id="2377" w:author="HungNguyen" w:date="2012-02-22T19:47:00Z"/>
        </w:trPr>
        <w:tc>
          <w:tcPr>
            <w:tcW w:w="570" w:type="dxa"/>
            <w:tcPrChange w:id="2378" w:author="Phuong Giang" w:date="2012-02-22T23:13:00Z">
              <w:tcPr>
                <w:tcW w:w="570" w:type="dxa"/>
              </w:tcPr>
            </w:tcPrChange>
          </w:tcPr>
          <w:p w:rsidR="0065367C" w:rsidRPr="00D85E98" w:rsidRDefault="0065367C">
            <w:pPr>
              <w:pStyle w:val="comment"/>
              <w:ind w:left="0"/>
              <w:rPr>
                <w:ins w:id="2379" w:author="HungNguyen" w:date="2012-02-22T19:47:00Z"/>
                <w:rFonts w:ascii="Times New Roman" w:hAnsi="Times New Roman" w:cs="Times New Roman"/>
                <w:i w:val="0"/>
                <w:color w:val="auto"/>
                <w:sz w:val="22"/>
                <w:szCs w:val="22"/>
                <w:rPrChange w:id="2380" w:author="Phuong Giang" w:date="2012-02-22T23:47:00Z">
                  <w:rPr>
                    <w:ins w:id="2381" w:author="HungNguyen" w:date="2012-02-22T19:47:00Z"/>
                    <w:i w:val="0"/>
                    <w:sz w:val="18"/>
                    <w:szCs w:val="18"/>
                  </w:rPr>
                </w:rPrChange>
              </w:rPr>
            </w:pPr>
            <w:ins w:id="2382" w:author="HungNguyen" w:date="2012-02-22T19:47:00Z">
              <w:r w:rsidRPr="00D85E98">
                <w:rPr>
                  <w:rFonts w:ascii="Times New Roman" w:hAnsi="Times New Roman" w:cs="Times New Roman"/>
                  <w:i w:val="0"/>
                  <w:color w:val="auto"/>
                  <w:sz w:val="22"/>
                  <w:szCs w:val="22"/>
                  <w:rPrChange w:id="238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02</w:t>
              </w:r>
            </w:ins>
          </w:p>
        </w:tc>
        <w:tc>
          <w:tcPr>
            <w:tcW w:w="1518" w:type="dxa"/>
            <w:tcPrChange w:id="2384" w:author="Phuong Giang" w:date="2012-02-22T23:13:00Z">
              <w:tcPr>
                <w:tcW w:w="1378" w:type="dxa"/>
              </w:tcPr>
            </w:tcPrChange>
          </w:tcPr>
          <w:p w:rsidR="0065367C" w:rsidRPr="00D85E98" w:rsidRDefault="0065367C">
            <w:pPr>
              <w:pStyle w:val="comment"/>
              <w:ind w:left="0"/>
              <w:rPr>
                <w:ins w:id="2385" w:author="HungNguyen" w:date="2012-02-22T19:47:00Z"/>
                <w:rFonts w:ascii="Times New Roman" w:hAnsi="Times New Roman" w:cs="Times New Roman"/>
                <w:i w:val="0"/>
                <w:color w:val="auto"/>
                <w:sz w:val="22"/>
                <w:szCs w:val="22"/>
                <w:rPrChange w:id="2386" w:author="Phuong Giang" w:date="2012-02-22T23:47:00Z">
                  <w:rPr>
                    <w:ins w:id="2387" w:author="HungNguyen" w:date="2012-02-22T19:47:00Z"/>
                    <w:i w:val="0"/>
                    <w:sz w:val="18"/>
                    <w:szCs w:val="18"/>
                  </w:rPr>
                </w:rPrChange>
              </w:rPr>
            </w:pPr>
            <w:ins w:id="2388" w:author="HungNguyen" w:date="2012-02-22T19:47:00Z">
              <w:r w:rsidRPr="00D85E98">
                <w:rPr>
                  <w:rFonts w:ascii="Times New Roman" w:hAnsi="Times New Roman" w:cs="Times New Roman"/>
                  <w:i w:val="0"/>
                  <w:color w:val="auto"/>
                  <w:sz w:val="22"/>
                  <w:szCs w:val="22"/>
                  <w:rPrChange w:id="238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w:t>
              </w:r>
              <w:proofErr w:type="spellStart"/>
              <w:r w:rsidRPr="00D85E98">
                <w:rPr>
                  <w:rFonts w:ascii="Times New Roman" w:hAnsi="Times New Roman" w:cs="Times New Roman"/>
                  <w:i w:val="0"/>
                  <w:color w:val="auto"/>
                  <w:sz w:val="22"/>
                  <w:szCs w:val="22"/>
                  <w:rPrChange w:id="239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composeDate</w:t>
              </w:r>
              <w:proofErr w:type="spellEnd"/>
            </w:ins>
          </w:p>
        </w:tc>
        <w:tc>
          <w:tcPr>
            <w:tcW w:w="1890" w:type="dxa"/>
            <w:tcPrChange w:id="2391" w:author="Phuong Giang" w:date="2012-02-22T23:13:00Z">
              <w:tcPr>
                <w:tcW w:w="2030" w:type="dxa"/>
              </w:tcPr>
            </w:tcPrChange>
          </w:tcPr>
          <w:p w:rsidR="0065367C" w:rsidRPr="00D85E98" w:rsidRDefault="0065367C">
            <w:pPr>
              <w:pStyle w:val="comment"/>
              <w:ind w:left="0"/>
              <w:rPr>
                <w:ins w:id="2392" w:author="HungNguyen" w:date="2012-02-22T19:47:00Z"/>
                <w:rFonts w:ascii="Times New Roman" w:hAnsi="Times New Roman" w:cs="Times New Roman"/>
                <w:i w:val="0"/>
                <w:color w:val="auto"/>
                <w:sz w:val="22"/>
                <w:szCs w:val="22"/>
                <w:rPrChange w:id="2393" w:author="Phuong Giang" w:date="2012-02-22T23:47:00Z">
                  <w:rPr>
                    <w:ins w:id="2394" w:author="HungNguyen" w:date="2012-02-22T19:47:00Z"/>
                    <w:i w:val="0"/>
                    <w:sz w:val="18"/>
                    <w:szCs w:val="18"/>
                  </w:rPr>
                </w:rPrChange>
              </w:rPr>
            </w:pPr>
            <w:ins w:id="2395" w:author="HungNguyen" w:date="2012-02-22T19:47:00Z">
              <w:r w:rsidRPr="00D85E98">
                <w:rPr>
                  <w:rFonts w:ascii="Times New Roman" w:hAnsi="Times New Roman" w:cs="Times New Roman"/>
                  <w:i w:val="0"/>
                  <w:color w:val="auto"/>
                  <w:sz w:val="22"/>
                  <w:szCs w:val="22"/>
                  <w:rPrChange w:id="239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&lt;</w:t>
              </w:r>
              <w:proofErr w:type="spellStart"/>
              <w:r w:rsidRPr="00D85E98">
                <w:rPr>
                  <w:rFonts w:ascii="Times New Roman" w:hAnsi="Times New Roman" w:cs="Times New Roman"/>
                  <w:i w:val="0"/>
                  <w:color w:val="auto"/>
                  <w:sz w:val="22"/>
                  <w:szCs w:val="22"/>
                  <w:rPrChange w:id="239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Nullable</w:t>
              </w:r>
              <w:proofErr w:type="spellEnd"/>
              <w:r w:rsidRPr="00D85E98">
                <w:rPr>
                  <w:rFonts w:ascii="Times New Roman" w:hAnsi="Times New Roman" w:cs="Times New Roman"/>
                  <w:i w:val="0"/>
                  <w:color w:val="auto"/>
                  <w:sz w:val="22"/>
                  <w:szCs w:val="22"/>
                  <w:rPrChange w:id="239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&gt;</w:t>
              </w:r>
              <w:proofErr w:type="spellStart"/>
              <w:r w:rsidRPr="00D85E98">
                <w:rPr>
                  <w:rFonts w:ascii="Times New Roman" w:hAnsi="Times New Roman" w:cs="Times New Roman"/>
                  <w:i w:val="0"/>
                  <w:color w:val="auto"/>
                  <w:sz w:val="22"/>
                  <w:szCs w:val="22"/>
                  <w:rPrChange w:id="239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DateTime</w:t>
              </w:r>
              <w:proofErr w:type="spellEnd"/>
            </w:ins>
          </w:p>
        </w:tc>
        <w:tc>
          <w:tcPr>
            <w:tcW w:w="990" w:type="dxa"/>
            <w:tcPrChange w:id="2400" w:author="Phuong Giang" w:date="2012-02-22T23:13:00Z">
              <w:tcPr>
                <w:tcW w:w="990" w:type="dxa"/>
              </w:tcPr>
            </w:tcPrChange>
          </w:tcPr>
          <w:p w:rsidR="0065367C" w:rsidRPr="00D85E98" w:rsidRDefault="0065367C">
            <w:pPr>
              <w:pStyle w:val="comment"/>
              <w:ind w:left="0"/>
              <w:rPr>
                <w:ins w:id="2401" w:author="HungNguyen" w:date="2012-02-22T19:47:00Z"/>
                <w:rFonts w:ascii="Times New Roman" w:hAnsi="Times New Roman" w:cs="Times New Roman"/>
                <w:i w:val="0"/>
                <w:color w:val="auto"/>
                <w:sz w:val="22"/>
                <w:szCs w:val="22"/>
                <w:rPrChange w:id="2402" w:author="Phuong Giang" w:date="2012-02-22T23:47:00Z">
                  <w:rPr>
                    <w:ins w:id="2403" w:author="HungNguyen" w:date="2012-02-22T19:47:00Z"/>
                    <w:i w:val="0"/>
                    <w:sz w:val="18"/>
                    <w:szCs w:val="18"/>
                  </w:rPr>
                </w:rPrChange>
              </w:rPr>
            </w:pPr>
          </w:p>
        </w:tc>
        <w:tc>
          <w:tcPr>
            <w:tcW w:w="1080" w:type="dxa"/>
            <w:tcPrChange w:id="2404" w:author="Phuong Giang" w:date="2012-02-22T23:13:00Z">
              <w:tcPr>
                <w:tcW w:w="1080" w:type="dxa"/>
              </w:tcPr>
            </w:tcPrChange>
          </w:tcPr>
          <w:p w:rsidR="0065367C" w:rsidRPr="00D85E98" w:rsidRDefault="0065367C">
            <w:pPr>
              <w:pStyle w:val="comment"/>
              <w:ind w:left="0"/>
              <w:rPr>
                <w:ins w:id="2405" w:author="HungNguyen" w:date="2012-02-22T19:47:00Z"/>
                <w:rFonts w:ascii="Times New Roman" w:hAnsi="Times New Roman" w:cs="Times New Roman"/>
                <w:i w:val="0"/>
                <w:color w:val="auto"/>
                <w:sz w:val="22"/>
                <w:szCs w:val="22"/>
                <w:rPrChange w:id="2406" w:author="Phuong Giang" w:date="2012-02-22T23:47:00Z">
                  <w:rPr>
                    <w:ins w:id="2407" w:author="HungNguyen" w:date="2012-02-22T19:47:00Z"/>
                    <w:i w:val="0"/>
                    <w:sz w:val="18"/>
                    <w:szCs w:val="18"/>
                  </w:rPr>
                </w:rPrChange>
              </w:rPr>
            </w:pPr>
            <w:ins w:id="2408" w:author="HungNguyen" w:date="2012-02-22T19:47:00Z">
              <w:r w:rsidRPr="00D85E98">
                <w:rPr>
                  <w:rFonts w:ascii="Times New Roman" w:hAnsi="Times New Roman" w:cs="Times New Roman"/>
                  <w:i w:val="0"/>
                  <w:color w:val="auto"/>
                  <w:sz w:val="22"/>
                  <w:szCs w:val="22"/>
                  <w:rPrChange w:id="240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410" w:author="Phuong Giang" w:date="2012-02-22T23:13:00Z">
              <w:tcPr>
                <w:tcW w:w="3528" w:type="dxa"/>
              </w:tcPr>
            </w:tcPrChange>
          </w:tcPr>
          <w:p w:rsidR="0065367C" w:rsidRPr="00D85E98" w:rsidRDefault="000E16A5">
            <w:pPr>
              <w:pStyle w:val="comment"/>
              <w:ind w:left="0"/>
              <w:rPr>
                <w:ins w:id="2411" w:author="HungNguyen" w:date="2012-02-22T19:47:00Z"/>
                <w:rFonts w:ascii="Times New Roman" w:hAnsi="Times New Roman" w:cs="Times New Roman"/>
                <w:i w:val="0"/>
                <w:color w:val="auto"/>
                <w:sz w:val="22"/>
                <w:szCs w:val="22"/>
                <w:rPrChange w:id="2412" w:author="Phuong Giang" w:date="2012-02-22T23:47:00Z">
                  <w:rPr>
                    <w:ins w:id="2413" w:author="HungNguyen" w:date="2012-02-22T19:47:00Z"/>
                    <w:i w:val="0"/>
                    <w:sz w:val="18"/>
                    <w:szCs w:val="18"/>
                  </w:rPr>
                </w:rPrChange>
              </w:rPr>
            </w:pPr>
            <w:ins w:id="2414" w:author="HungNguyen" w:date="2012-02-22T20:00:00Z">
              <w:r w:rsidRPr="00D85E98">
                <w:rPr>
                  <w:rFonts w:ascii="Times New Roman" w:hAnsi="Times New Roman" w:cs="Times New Roman"/>
                  <w:i w:val="0"/>
                  <w:color w:val="auto"/>
                  <w:sz w:val="22"/>
                  <w:szCs w:val="22"/>
                  <w:rPrChange w:id="2415" w:author="Phuong Giang" w:date="2012-02-22T23:47:00Z">
                    <w:rPr>
                      <w:rFonts w:ascii="Times New Roman" w:eastAsia="Calibri" w:hAnsi="Times New Roman" w:cs="Times New Roman"/>
                      <w:bCs w:val="0"/>
                      <w:i w:val="0"/>
                      <w:snapToGrid/>
                      <w:color w:val="auto"/>
                      <w:sz w:val="24"/>
                      <w:szCs w:val="22"/>
                      <w:u w:val="single"/>
                      <w:lang w:eastAsia="en-US"/>
                    </w:rPr>
                  </w:rPrChange>
                </w:rPr>
                <w:t>The date that user composes the Teaching Plan</w:t>
              </w:r>
            </w:ins>
          </w:p>
        </w:tc>
      </w:tr>
      <w:tr w:rsidR="0065367C" w:rsidRPr="00D85E98" w:rsidTr="0042744C">
        <w:trPr>
          <w:ins w:id="2416" w:author="HungNguyen" w:date="2012-02-22T19:47:00Z"/>
        </w:trPr>
        <w:tc>
          <w:tcPr>
            <w:tcW w:w="570" w:type="dxa"/>
            <w:tcPrChange w:id="2417" w:author="Phuong Giang" w:date="2012-02-22T23:13:00Z">
              <w:tcPr>
                <w:tcW w:w="570" w:type="dxa"/>
              </w:tcPr>
            </w:tcPrChange>
          </w:tcPr>
          <w:p w:rsidR="0065367C" w:rsidRPr="00D85E98" w:rsidRDefault="0065367C">
            <w:pPr>
              <w:pStyle w:val="comment"/>
              <w:ind w:left="0"/>
              <w:rPr>
                <w:ins w:id="2418" w:author="HungNguyen" w:date="2012-02-22T19:47:00Z"/>
                <w:rFonts w:ascii="Times New Roman" w:hAnsi="Times New Roman" w:cs="Times New Roman"/>
                <w:i w:val="0"/>
                <w:color w:val="auto"/>
                <w:sz w:val="22"/>
                <w:szCs w:val="22"/>
                <w:rPrChange w:id="2419" w:author="Phuong Giang" w:date="2012-02-22T23:47:00Z">
                  <w:rPr>
                    <w:ins w:id="2420" w:author="HungNguyen" w:date="2012-02-22T19:47:00Z"/>
                    <w:i w:val="0"/>
                    <w:sz w:val="18"/>
                    <w:szCs w:val="18"/>
                  </w:rPr>
                </w:rPrChange>
              </w:rPr>
            </w:pPr>
            <w:ins w:id="2421" w:author="HungNguyen" w:date="2012-02-22T19:47:00Z">
              <w:r w:rsidRPr="00D85E98">
                <w:rPr>
                  <w:rFonts w:ascii="Times New Roman" w:hAnsi="Times New Roman" w:cs="Times New Roman"/>
                  <w:i w:val="0"/>
                  <w:color w:val="auto"/>
                  <w:sz w:val="22"/>
                  <w:szCs w:val="22"/>
                  <w:rPrChange w:id="2422"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03</w:t>
              </w:r>
            </w:ins>
          </w:p>
        </w:tc>
        <w:tc>
          <w:tcPr>
            <w:tcW w:w="1518" w:type="dxa"/>
            <w:tcPrChange w:id="2423" w:author="Phuong Giang" w:date="2012-02-22T23:13:00Z">
              <w:tcPr>
                <w:tcW w:w="1378" w:type="dxa"/>
              </w:tcPr>
            </w:tcPrChange>
          </w:tcPr>
          <w:p w:rsidR="0065367C" w:rsidRPr="00D85E98" w:rsidRDefault="0065367C">
            <w:pPr>
              <w:pStyle w:val="comment"/>
              <w:ind w:left="0"/>
              <w:rPr>
                <w:ins w:id="2424" w:author="HungNguyen" w:date="2012-02-22T19:47:00Z"/>
                <w:rFonts w:ascii="Times New Roman" w:hAnsi="Times New Roman" w:cs="Times New Roman"/>
                <w:i w:val="0"/>
                <w:color w:val="auto"/>
                <w:sz w:val="22"/>
                <w:szCs w:val="22"/>
                <w:rPrChange w:id="2425" w:author="Phuong Giang" w:date="2012-02-22T23:47:00Z">
                  <w:rPr>
                    <w:ins w:id="2426" w:author="HungNguyen" w:date="2012-02-22T19:47:00Z"/>
                    <w:i w:val="0"/>
                    <w:sz w:val="18"/>
                    <w:szCs w:val="18"/>
                  </w:rPr>
                </w:rPrChange>
              </w:rPr>
            </w:pPr>
            <w:ins w:id="2427" w:author="HungNguyen" w:date="2012-02-22T19:47:00Z">
              <w:r w:rsidRPr="00D85E98">
                <w:rPr>
                  <w:rFonts w:ascii="Times New Roman" w:hAnsi="Times New Roman" w:cs="Times New Roman"/>
                  <w:i w:val="0"/>
                  <w:color w:val="auto"/>
                  <w:sz w:val="22"/>
                  <w:szCs w:val="22"/>
                  <w:rPrChange w:id="242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w:t>
              </w:r>
              <w:proofErr w:type="spellStart"/>
              <w:r w:rsidRPr="00D85E98">
                <w:rPr>
                  <w:rFonts w:ascii="Times New Roman" w:hAnsi="Times New Roman" w:cs="Times New Roman"/>
                  <w:i w:val="0"/>
                  <w:color w:val="auto"/>
                  <w:sz w:val="22"/>
                  <w:szCs w:val="22"/>
                  <w:rPrChange w:id="242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teachingDate</w:t>
              </w:r>
              <w:proofErr w:type="spellEnd"/>
            </w:ins>
          </w:p>
        </w:tc>
        <w:tc>
          <w:tcPr>
            <w:tcW w:w="1890" w:type="dxa"/>
            <w:tcPrChange w:id="2430" w:author="Phuong Giang" w:date="2012-02-22T23:13:00Z">
              <w:tcPr>
                <w:tcW w:w="2030" w:type="dxa"/>
              </w:tcPr>
            </w:tcPrChange>
          </w:tcPr>
          <w:p w:rsidR="0065367C" w:rsidRPr="00D85E98" w:rsidRDefault="0065367C">
            <w:pPr>
              <w:pStyle w:val="comment"/>
              <w:ind w:left="0"/>
              <w:rPr>
                <w:ins w:id="2431" w:author="HungNguyen" w:date="2012-02-22T19:47:00Z"/>
                <w:rFonts w:ascii="Times New Roman" w:hAnsi="Times New Roman" w:cs="Times New Roman"/>
                <w:i w:val="0"/>
                <w:color w:val="auto"/>
                <w:sz w:val="22"/>
                <w:szCs w:val="22"/>
                <w:rPrChange w:id="2432" w:author="Phuong Giang" w:date="2012-02-22T23:47:00Z">
                  <w:rPr>
                    <w:ins w:id="2433" w:author="HungNguyen" w:date="2012-02-22T19:47:00Z"/>
                    <w:i w:val="0"/>
                    <w:sz w:val="18"/>
                    <w:szCs w:val="18"/>
                  </w:rPr>
                </w:rPrChange>
              </w:rPr>
            </w:pPr>
            <w:ins w:id="2434" w:author="HungNguyen" w:date="2012-02-22T19:47:00Z">
              <w:r w:rsidRPr="00D85E98">
                <w:rPr>
                  <w:rFonts w:ascii="Times New Roman" w:hAnsi="Times New Roman" w:cs="Times New Roman"/>
                  <w:i w:val="0"/>
                  <w:color w:val="auto"/>
                  <w:sz w:val="22"/>
                  <w:szCs w:val="22"/>
                  <w:rPrChange w:id="2435"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&lt;</w:t>
              </w:r>
              <w:proofErr w:type="spellStart"/>
              <w:r w:rsidRPr="00D85E98">
                <w:rPr>
                  <w:rFonts w:ascii="Times New Roman" w:hAnsi="Times New Roman" w:cs="Times New Roman"/>
                  <w:i w:val="0"/>
                  <w:color w:val="auto"/>
                  <w:sz w:val="22"/>
                  <w:szCs w:val="22"/>
                  <w:rPrChange w:id="243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Nullable</w:t>
              </w:r>
              <w:proofErr w:type="spellEnd"/>
              <w:r w:rsidRPr="00D85E98">
                <w:rPr>
                  <w:rFonts w:ascii="Times New Roman" w:hAnsi="Times New Roman" w:cs="Times New Roman"/>
                  <w:i w:val="0"/>
                  <w:color w:val="auto"/>
                  <w:sz w:val="22"/>
                  <w:szCs w:val="22"/>
                  <w:rPrChange w:id="243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&gt;</w:t>
              </w:r>
              <w:proofErr w:type="spellStart"/>
              <w:r w:rsidRPr="00D85E98">
                <w:rPr>
                  <w:rFonts w:ascii="Times New Roman" w:hAnsi="Times New Roman" w:cs="Times New Roman"/>
                  <w:i w:val="0"/>
                  <w:color w:val="auto"/>
                  <w:sz w:val="22"/>
                  <w:szCs w:val="22"/>
                  <w:rPrChange w:id="243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DateTime</w:t>
              </w:r>
              <w:proofErr w:type="spellEnd"/>
            </w:ins>
          </w:p>
        </w:tc>
        <w:tc>
          <w:tcPr>
            <w:tcW w:w="990" w:type="dxa"/>
            <w:tcPrChange w:id="2439" w:author="Phuong Giang" w:date="2012-02-22T23:13:00Z">
              <w:tcPr>
                <w:tcW w:w="990" w:type="dxa"/>
              </w:tcPr>
            </w:tcPrChange>
          </w:tcPr>
          <w:p w:rsidR="0065367C" w:rsidRPr="00D85E98" w:rsidRDefault="0065367C">
            <w:pPr>
              <w:pStyle w:val="comment"/>
              <w:ind w:left="0"/>
              <w:rPr>
                <w:ins w:id="2440" w:author="HungNguyen" w:date="2012-02-22T19:47:00Z"/>
                <w:rFonts w:ascii="Times New Roman" w:hAnsi="Times New Roman" w:cs="Times New Roman"/>
                <w:i w:val="0"/>
                <w:color w:val="auto"/>
                <w:sz w:val="22"/>
                <w:szCs w:val="22"/>
                <w:rPrChange w:id="2441" w:author="Phuong Giang" w:date="2012-02-22T23:47:00Z">
                  <w:rPr>
                    <w:ins w:id="2442" w:author="HungNguyen" w:date="2012-02-22T19:47:00Z"/>
                    <w:i w:val="0"/>
                    <w:sz w:val="18"/>
                    <w:szCs w:val="18"/>
                  </w:rPr>
                </w:rPrChange>
              </w:rPr>
            </w:pPr>
          </w:p>
        </w:tc>
        <w:tc>
          <w:tcPr>
            <w:tcW w:w="1080" w:type="dxa"/>
            <w:tcPrChange w:id="2443" w:author="Phuong Giang" w:date="2012-02-22T23:13:00Z">
              <w:tcPr>
                <w:tcW w:w="1080" w:type="dxa"/>
              </w:tcPr>
            </w:tcPrChange>
          </w:tcPr>
          <w:p w:rsidR="0065367C" w:rsidRPr="00D85E98" w:rsidRDefault="0065367C">
            <w:pPr>
              <w:pStyle w:val="comment"/>
              <w:ind w:left="0"/>
              <w:rPr>
                <w:ins w:id="2444" w:author="HungNguyen" w:date="2012-02-22T19:47:00Z"/>
                <w:rFonts w:ascii="Times New Roman" w:hAnsi="Times New Roman" w:cs="Times New Roman"/>
                <w:i w:val="0"/>
                <w:color w:val="auto"/>
                <w:sz w:val="22"/>
                <w:szCs w:val="22"/>
                <w:rPrChange w:id="2445" w:author="Phuong Giang" w:date="2012-02-22T23:47:00Z">
                  <w:rPr>
                    <w:ins w:id="2446" w:author="HungNguyen" w:date="2012-02-22T19:47:00Z"/>
                    <w:i w:val="0"/>
                    <w:sz w:val="18"/>
                    <w:szCs w:val="18"/>
                  </w:rPr>
                </w:rPrChange>
              </w:rPr>
            </w:pPr>
            <w:ins w:id="2447" w:author="HungNguyen" w:date="2012-02-22T19:47:00Z">
              <w:r w:rsidRPr="00D85E98">
                <w:rPr>
                  <w:rFonts w:ascii="Times New Roman" w:hAnsi="Times New Roman" w:cs="Times New Roman"/>
                  <w:i w:val="0"/>
                  <w:color w:val="auto"/>
                  <w:sz w:val="22"/>
                  <w:szCs w:val="22"/>
                  <w:rPrChange w:id="244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449" w:author="Phuong Giang" w:date="2012-02-22T23:13:00Z">
              <w:tcPr>
                <w:tcW w:w="3528" w:type="dxa"/>
              </w:tcPr>
            </w:tcPrChange>
          </w:tcPr>
          <w:p w:rsidR="0065367C" w:rsidRPr="00D85E98" w:rsidRDefault="000E16A5">
            <w:pPr>
              <w:pStyle w:val="comment"/>
              <w:ind w:left="0"/>
              <w:rPr>
                <w:ins w:id="2450" w:author="HungNguyen" w:date="2012-02-22T19:47:00Z"/>
                <w:rFonts w:ascii="Times New Roman" w:hAnsi="Times New Roman" w:cs="Times New Roman"/>
                <w:i w:val="0"/>
                <w:color w:val="auto"/>
                <w:sz w:val="22"/>
                <w:szCs w:val="22"/>
                <w:rPrChange w:id="2451" w:author="Phuong Giang" w:date="2012-02-22T23:47:00Z">
                  <w:rPr>
                    <w:ins w:id="2452" w:author="HungNguyen" w:date="2012-02-22T19:47:00Z"/>
                    <w:i w:val="0"/>
                    <w:sz w:val="18"/>
                    <w:szCs w:val="18"/>
                  </w:rPr>
                </w:rPrChange>
              </w:rPr>
            </w:pPr>
            <w:ins w:id="2453" w:author="HungNguyen" w:date="2012-02-22T19:59:00Z">
              <w:r w:rsidRPr="00D85E98">
                <w:rPr>
                  <w:rFonts w:ascii="Times New Roman" w:hAnsi="Times New Roman" w:cs="Times New Roman"/>
                  <w:i w:val="0"/>
                  <w:color w:val="auto"/>
                  <w:sz w:val="22"/>
                  <w:szCs w:val="22"/>
                  <w:rPrChange w:id="2454" w:author="Phuong Giang" w:date="2012-02-22T23:47:00Z">
                    <w:rPr>
                      <w:rFonts w:ascii="Times New Roman" w:eastAsia="Calibri" w:hAnsi="Times New Roman" w:cs="Times New Roman"/>
                      <w:bCs w:val="0"/>
                      <w:i w:val="0"/>
                      <w:snapToGrid/>
                      <w:color w:val="auto"/>
                      <w:sz w:val="24"/>
                      <w:szCs w:val="22"/>
                      <w:u w:val="single"/>
                      <w:lang w:eastAsia="en-US"/>
                    </w:rPr>
                  </w:rPrChange>
                </w:rPr>
                <w:t>The date that this Teaching Plan is used in reality.</w:t>
              </w:r>
            </w:ins>
          </w:p>
        </w:tc>
      </w:tr>
      <w:tr w:rsidR="0065367C" w:rsidRPr="00D85E98" w:rsidTr="0042744C">
        <w:trPr>
          <w:ins w:id="2455" w:author="HungNguyen" w:date="2012-02-22T19:47:00Z"/>
        </w:trPr>
        <w:tc>
          <w:tcPr>
            <w:tcW w:w="570" w:type="dxa"/>
            <w:tcPrChange w:id="2456" w:author="Phuong Giang" w:date="2012-02-22T23:13:00Z">
              <w:tcPr>
                <w:tcW w:w="570" w:type="dxa"/>
              </w:tcPr>
            </w:tcPrChange>
          </w:tcPr>
          <w:p w:rsidR="0065367C" w:rsidRPr="00D85E98" w:rsidRDefault="0065367C">
            <w:pPr>
              <w:pStyle w:val="comment"/>
              <w:ind w:left="0"/>
              <w:rPr>
                <w:ins w:id="2457" w:author="HungNguyen" w:date="2012-02-22T19:47:00Z"/>
                <w:rFonts w:ascii="Times New Roman" w:hAnsi="Times New Roman" w:cs="Times New Roman"/>
                <w:i w:val="0"/>
                <w:color w:val="auto"/>
                <w:sz w:val="22"/>
                <w:szCs w:val="22"/>
                <w:rPrChange w:id="2458" w:author="Phuong Giang" w:date="2012-02-22T23:47:00Z">
                  <w:rPr>
                    <w:ins w:id="2459" w:author="HungNguyen" w:date="2012-02-22T19:47:00Z"/>
                    <w:i w:val="0"/>
                    <w:sz w:val="18"/>
                    <w:szCs w:val="18"/>
                  </w:rPr>
                </w:rPrChange>
              </w:rPr>
            </w:pPr>
            <w:ins w:id="2460" w:author="HungNguyen" w:date="2012-02-22T19:47:00Z">
              <w:r w:rsidRPr="00D85E98">
                <w:rPr>
                  <w:rFonts w:ascii="Times New Roman" w:hAnsi="Times New Roman" w:cs="Times New Roman"/>
                  <w:i w:val="0"/>
                  <w:color w:val="auto"/>
                  <w:sz w:val="22"/>
                  <w:szCs w:val="22"/>
                  <w:rPrChange w:id="246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lastRenderedPageBreak/>
                <w:t>04</w:t>
              </w:r>
            </w:ins>
          </w:p>
        </w:tc>
        <w:tc>
          <w:tcPr>
            <w:tcW w:w="1518" w:type="dxa"/>
            <w:tcPrChange w:id="2462" w:author="Phuong Giang" w:date="2012-02-22T23:13:00Z">
              <w:tcPr>
                <w:tcW w:w="1378" w:type="dxa"/>
              </w:tcPr>
            </w:tcPrChange>
          </w:tcPr>
          <w:p w:rsidR="0065367C" w:rsidRPr="00D85E98" w:rsidRDefault="0065367C">
            <w:pPr>
              <w:pStyle w:val="comment"/>
              <w:ind w:left="0"/>
              <w:rPr>
                <w:ins w:id="2463" w:author="HungNguyen" w:date="2012-02-22T19:47:00Z"/>
                <w:rFonts w:ascii="Times New Roman" w:hAnsi="Times New Roman" w:cs="Times New Roman"/>
                <w:i w:val="0"/>
                <w:color w:val="auto"/>
                <w:sz w:val="22"/>
                <w:szCs w:val="22"/>
                <w:rPrChange w:id="2464" w:author="Phuong Giang" w:date="2012-02-22T23:47:00Z">
                  <w:rPr>
                    <w:ins w:id="2465" w:author="HungNguyen" w:date="2012-02-22T19:47:00Z"/>
                    <w:i w:val="0"/>
                    <w:sz w:val="18"/>
                    <w:szCs w:val="18"/>
                  </w:rPr>
                </w:rPrChange>
              </w:rPr>
            </w:pPr>
            <w:ins w:id="2466" w:author="HungNguyen" w:date="2012-02-22T19:47:00Z">
              <w:r w:rsidRPr="00D85E98">
                <w:rPr>
                  <w:rFonts w:ascii="Times New Roman" w:hAnsi="Times New Roman" w:cs="Times New Roman"/>
                  <w:i w:val="0"/>
                  <w:color w:val="auto"/>
                  <w:sz w:val="22"/>
                  <w:szCs w:val="22"/>
                  <w:rPrChange w:id="246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_subject</w:t>
              </w:r>
            </w:ins>
          </w:p>
        </w:tc>
        <w:tc>
          <w:tcPr>
            <w:tcW w:w="1890" w:type="dxa"/>
            <w:tcPrChange w:id="2468" w:author="Phuong Giang" w:date="2012-02-22T23:13:00Z">
              <w:tcPr>
                <w:tcW w:w="2030" w:type="dxa"/>
              </w:tcPr>
            </w:tcPrChange>
          </w:tcPr>
          <w:p w:rsidR="0065367C" w:rsidRPr="00D85E98" w:rsidRDefault="0065367C">
            <w:pPr>
              <w:pStyle w:val="comment"/>
              <w:ind w:left="0"/>
              <w:rPr>
                <w:ins w:id="2469" w:author="HungNguyen" w:date="2012-02-22T19:47:00Z"/>
                <w:rFonts w:ascii="Times New Roman" w:hAnsi="Times New Roman" w:cs="Times New Roman"/>
                <w:i w:val="0"/>
                <w:color w:val="auto"/>
                <w:sz w:val="22"/>
                <w:szCs w:val="22"/>
                <w:rPrChange w:id="2470" w:author="Phuong Giang" w:date="2012-02-22T23:47:00Z">
                  <w:rPr>
                    <w:ins w:id="2471" w:author="HungNguyen" w:date="2012-02-22T19:47:00Z"/>
                    <w:i w:val="0"/>
                    <w:sz w:val="18"/>
                    <w:szCs w:val="18"/>
                  </w:rPr>
                </w:rPrChange>
              </w:rPr>
            </w:pPr>
            <w:ins w:id="2472" w:author="HungNguyen" w:date="2012-02-22T19:47:00Z">
              <w:r w:rsidRPr="00D85E98">
                <w:rPr>
                  <w:rFonts w:ascii="Times New Roman" w:hAnsi="Times New Roman" w:cs="Times New Roman"/>
                  <w:i w:val="0"/>
                  <w:color w:val="auto"/>
                  <w:sz w:val="22"/>
                  <w:szCs w:val="22"/>
                  <w:rPrChange w:id="247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474" w:author="Phuong Giang" w:date="2012-02-22T23:13:00Z">
              <w:tcPr>
                <w:tcW w:w="990" w:type="dxa"/>
              </w:tcPr>
            </w:tcPrChange>
          </w:tcPr>
          <w:p w:rsidR="0065367C" w:rsidRPr="00D85E98" w:rsidRDefault="0065367C">
            <w:pPr>
              <w:pStyle w:val="comment"/>
              <w:ind w:left="0"/>
              <w:rPr>
                <w:ins w:id="2475" w:author="HungNguyen" w:date="2012-02-22T19:47:00Z"/>
                <w:rFonts w:ascii="Times New Roman" w:hAnsi="Times New Roman" w:cs="Times New Roman"/>
                <w:i w:val="0"/>
                <w:color w:val="auto"/>
                <w:sz w:val="22"/>
                <w:szCs w:val="22"/>
                <w:rPrChange w:id="2476" w:author="Phuong Giang" w:date="2012-02-22T23:47:00Z">
                  <w:rPr>
                    <w:ins w:id="2477" w:author="HungNguyen" w:date="2012-02-22T19:47:00Z"/>
                    <w:i w:val="0"/>
                    <w:sz w:val="18"/>
                    <w:szCs w:val="18"/>
                  </w:rPr>
                </w:rPrChange>
              </w:rPr>
            </w:pPr>
          </w:p>
        </w:tc>
        <w:tc>
          <w:tcPr>
            <w:tcW w:w="1080" w:type="dxa"/>
            <w:tcPrChange w:id="2478" w:author="Phuong Giang" w:date="2012-02-22T23:13:00Z">
              <w:tcPr>
                <w:tcW w:w="1080" w:type="dxa"/>
              </w:tcPr>
            </w:tcPrChange>
          </w:tcPr>
          <w:p w:rsidR="0065367C" w:rsidRPr="00D85E98" w:rsidRDefault="0065367C">
            <w:pPr>
              <w:pStyle w:val="comment"/>
              <w:ind w:left="0"/>
              <w:rPr>
                <w:ins w:id="2479" w:author="HungNguyen" w:date="2012-02-22T19:47:00Z"/>
                <w:rFonts w:ascii="Times New Roman" w:hAnsi="Times New Roman" w:cs="Times New Roman"/>
                <w:i w:val="0"/>
                <w:color w:val="auto"/>
                <w:sz w:val="22"/>
                <w:szCs w:val="22"/>
                <w:rPrChange w:id="2480" w:author="Phuong Giang" w:date="2012-02-22T23:47:00Z">
                  <w:rPr>
                    <w:ins w:id="2481" w:author="HungNguyen" w:date="2012-02-22T19:47:00Z"/>
                    <w:i w:val="0"/>
                    <w:sz w:val="18"/>
                    <w:szCs w:val="18"/>
                  </w:rPr>
                </w:rPrChange>
              </w:rPr>
            </w:pPr>
            <w:ins w:id="2482" w:author="HungNguyen" w:date="2012-02-22T19:47:00Z">
              <w:r w:rsidRPr="00D85E98">
                <w:rPr>
                  <w:rFonts w:ascii="Times New Roman" w:hAnsi="Times New Roman" w:cs="Times New Roman"/>
                  <w:i w:val="0"/>
                  <w:color w:val="auto"/>
                  <w:sz w:val="22"/>
                  <w:szCs w:val="22"/>
                  <w:rPrChange w:id="248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484" w:author="Phuong Giang" w:date="2012-02-22T23:13:00Z">
              <w:tcPr>
                <w:tcW w:w="3528" w:type="dxa"/>
              </w:tcPr>
            </w:tcPrChange>
          </w:tcPr>
          <w:p w:rsidR="0065367C" w:rsidRPr="00D85E98" w:rsidRDefault="000E16A5">
            <w:pPr>
              <w:pStyle w:val="comment"/>
              <w:ind w:left="0"/>
              <w:rPr>
                <w:ins w:id="2485" w:author="HungNguyen" w:date="2012-02-22T19:47:00Z"/>
                <w:rFonts w:ascii="Times New Roman" w:hAnsi="Times New Roman" w:cs="Times New Roman"/>
                <w:i w:val="0"/>
                <w:color w:val="auto"/>
                <w:sz w:val="22"/>
                <w:szCs w:val="22"/>
                <w:rPrChange w:id="2486" w:author="Phuong Giang" w:date="2012-02-22T23:47:00Z">
                  <w:rPr>
                    <w:ins w:id="2487" w:author="HungNguyen" w:date="2012-02-22T19:47:00Z"/>
                    <w:i w:val="0"/>
                    <w:sz w:val="18"/>
                    <w:szCs w:val="18"/>
                  </w:rPr>
                </w:rPrChange>
              </w:rPr>
            </w:pPr>
            <w:ins w:id="2488" w:author="HungNguyen" w:date="2012-02-22T20:00:00Z">
              <w:r w:rsidRPr="00D85E98">
                <w:rPr>
                  <w:rFonts w:ascii="Times New Roman" w:hAnsi="Times New Roman" w:cs="Times New Roman"/>
                  <w:i w:val="0"/>
                  <w:color w:val="auto"/>
                  <w:sz w:val="22"/>
                  <w:szCs w:val="22"/>
                  <w:rPrChange w:id="2489" w:author="Phuong Giang" w:date="2012-02-22T23:47:00Z">
                    <w:rPr>
                      <w:rFonts w:ascii="Times New Roman" w:eastAsia="Calibri" w:hAnsi="Times New Roman" w:cs="Times New Roman"/>
                      <w:bCs w:val="0"/>
                      <w:i w:val="0"/>
                      <w:snapToGrid/>
                      <w:color w:val="auto"/>
                      <w:sz w:val="24"/>
                      <w:szCs w:val="22"/>
                      <w:u w:val="single"/>
                      <w:lang w:eastAsia="en-US"/>
                    </w:rPr>
                  </w:rPrChange>
                </w:rPr>
                <w:t>The Subject to which this Teaching Plan is belonged.</w:t>
              </w:r>
            </w:ins>
          </w:p>
        </w:tc>
      </w:tr>
      <w:tr w:rsidR="0065367C" w:rsidRPr="00D85E98" w:rsidTr="0042744C">
        <w:trPr>
          <w:ins w:id="2490" w:author="HungNguyen" w:date="2012-02-22T19:47:00Z"/>
        </w:trPr>
        <w:tc>
          <w:tcPr>
            <w:tcW w:w="570" w:type="dxa"/>
            <w:tcPrChange w:id="2491" w:author="Phuong Giang" w:date="2012-02-22T23:13:00Z">
              <w:tcPr>
                <w:tcW w:w="570" w:type="dxa"/>
              </w:tcPr>
            </w:tcPrChange>
          </w:tcPr>
          <w:p w:rsidR="0065367C" w:rsidRPr="00D85E98" w:rsidRDefault="0065367C">
            <w:pPr>
              <w:pStyle w:val="comment"/>
              <w:ind w:left="0"/>
              <w:rPr>
                <w:ins w:id="2492" w:author="HungNguyen" w:date="2012-02-22T19:47:00Z"/>
                <w:rFonts w:ascii="Times New Roman" w:hAnsi="Times New Roman" w:cs="Times New Roman"/>
                <w:i w:val="0"/>
                <w:color w:val="auto"/>
                <w:sz w:val="22"/>
                <w:szCs w:val="22"/>
                <w:rPrChange w:id="2493" w:author="Phuong Giang" w:date="2012-02-22T23:47:00Z">
                  <w:rPr>
                    <w:ins w:id="2494" w:author="HungNguyen" w:date="2012-02-22T19:47:00Z"/>
                    <w:i w:val="0"/>
                    <w:sz w:val="18"/>
                    <w:szCs w:val="18"/>
                  </w:rPr>
                </w:rPrChange>
              </w:rPr>
            </w:pPr>
            <w:ins w:id="2495" w:author="HungNguyen" w:date="2012-02-22T19:47:00Z">
              <w:r w:rsidRPr="00D85E98">
                <w:rPr>
                  <w:rFonts w:ascii="Times New Roman" w:hAnsi="Times New Roman" w:cs="Times New Roman"/>
                  <w:i w:val="0"/>
                  <w:color w:val="auto"/>
                  <w:sz w:val="22"/>
                  <w:szCs w:val="22"/>
                  <w:rPrChange w:id="249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05</w:t>
              </w:r>
            </w:ins>
          </w:p>
        </w:tc>
        <w:tc>
          <w:tcPr>
            <w:tcW w:w="1518" w:type="dxa"/>
            <w:tcPrChange w:id="2497" w:author="Phuong Giang" w:date="2012-02-22T23:13:00Z">
              <w:tcPr>
                <w:tcW w:w="1378" w:type="dxa"/>
              </w:tcPr>
            </w:tcPrChange>
          </w:tcPr>
          <w:p w:rsidR="0065367C" w:rsidRPr="00D85E98" w:rsidRDefault="0065367C">
            <w:pPr>
              <w:pStyle w:val="comment"/>
              <w:ind w:left="0"/>
              <w:rPr>
                <w:ins w:id="2498" w:author="HungNguyen" w:date="2012-02-22T19:47:00Z"/>
                <w:rFonts w:ascii="Times New Roman" w:hAnsi="Times New Roman" w:cs="Times New Roman"/>
                <w:i w:val="0"/>
                <w:color w:val="auto"/>
                <w:sz w:val="22"/>
                <w:szCs w:val="22"/>
                <w:rPrChange w:id="2499" w:author="Phuong Giang" w:date="2012-02-22T23:47:00Z">
                  <w:rPr>
                    <w:ins w:id="2500" w:author="HungNguyen" w:date="2012-02-22T19:47:00Z"/>
                    <w:i w:val="0"/>
                    <w:sz w:val="18"/>
                    <w:szCs w:val="18"/>
                  </w:rPr>
                </w:rPrChange>
              </w:rPr>
            </w:pPr>
            <w:ins w:id="2501" w:author="HungNguyen" w:date="2012-02-22T19:47:00Z">
              <w:r w:rsidRPr="00D85E98">
                <w:rPr>
                  <w:rFonts w:ascii="Times New Roman" w:hAnsi="Times New Roman" w:cs="Times New Roman"/>
                  <w:i w:val="0"/>
                  <w:color w:val="auto"/>
                  <w:sz w:val="22"/>
                  <w:szCs w:val="22"/>
                  <w:rPrChange w:id="2502"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_topic</w:t>
              </w:r>
            </w:ins>
          </w:p>
        </w:tc>
        <w:tc>
          <w:tcPr>
            <w:tcW w:w="1890" w:type="dxa"/>
            <w:tcPrChange w:id="2503" w:author="Phuong Giang" w:date="2012-02-22T23:13:00Z">
              <w:tcPr>
                <w:tcW w:w="2030" w:type="dxa"/>
              </w:tcPr>
            </w:tcPrChange>
          </w:tcPr>
          <w:p w:rsidR="0065367C" w:rsidRPr="00D85E98" w:rsidRDefault="0065367C">
            <w:pPr>
              <w:pStyle w:val="comment"/>
              <w:ind w:left="0"/>
              <w:rPr>
                <w:ins w:id="2504" w:author="HungNguyen" w:date="2012-02-22T19:47:00Z"/>
                <w:rFonts w:ascii="Times New Roman" w:hAnsi="Times New Roman" w:cs="Times New Roman"/>
                <w:i w:val="0"/>
                <w:color w:val="auto"/>
                <w:sz w:val="22"/>
                <w:szCs w:val="22"/>
                <w:rPrChange w:id="2505" w:author="Phuong Giang" w:date="2012-02-22T23:47:00Z">
                  <w:rPr>
                    <w:ins w:id="2506" w:author="HungNguyen" w:date="2012-02-22T19:47:00Z"/>
                    <w:i w:val="0"/>
                    <w:sz w:val="18"/>
                    <w:szCs w:val="18"/>
                  </w:rPr>
                </w:rPrChange>
              </w:rPr>
            </w:pPr>
            <w:ins w:id="2507" w:author="HungNguyen" w:date="2012-02-22T19:47:00Z">
              <w:r w:rsidRPr="00D85E98">
                <w:rPr>
                  <w:rFonts w:ascii="Times New Roman" w:hAnsi="Times New Roman" w:cs="Times New Roman"/>
                  <w:i w:val="0"/>
                  <w:color w:val="auto"/>
                  <w:sz w:val="22"/>
                  <w:szCs w:val="22"/>
                  <w:rPrChange w:id="250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509" w:author="Phuong Giang" w:date="2012-02-22T23:13:00Z">
              <w:tcPr>
                <w:tcW w:w="990" w:type="dxa"/>
              </w:tcPr>
            </w:tcPrChange>
          </w:tcPr>
          <w:p w:rsidR="0065367C" w:rsidRPr="00D85E98" w:rsidRDefault="0065367C">
            <w:pPr>
              <w:pStyle w:val="comment"/>
              <w:ind w:left="0"/>
              <w:rPr>
                <w:ins w:id="2510" w:author="HungNguyen" w:date="2012-02-22T19:47:00Z"/>
                <w:rFonts w:ascii="Times New Roman" w:hAnsi="Times New Roman" w:cs="Times New Roman"/>
                <w:i w:val="0"/>
                <w:color w:val="auto"/>
                <w:sz w:val="22"/>
                <w:szCs w:val="22"/>
                <w:rPrChange w:id="2511" w:author="Phuong Giang" w:date="2012-02-22T23:47:00Z">
                  <w:rPr>
                    <w:ins w:id="2512" w:author="HungNguyen" w:date="2012-02-22T19:47:00Z"/>
                    <w:i w:val="0"/>
                    <w:sz w:val="18"/>
                    <w:szCs w:val="18"/>
                  </w:rPr>
                </w:rPrChange>
              </w:rPr>
            </w:pPr>
          </w:p>
        </w:tc>
        <w:tc>
          <w:tcPr>
            <w:tcW w:w="1080" w:type="dxa"/>
            <w:tcPrChange w:id="2513" w:author="Phuong Giang" w:date="2012-02-22T23:13:00Z">
              <w:tcPr>
                <w:tcW w:w="1080" w:type="dxa"/>
              </w:tcPr>
            </w:tcPrChange>
          </w:tcPr>
          <w:p w:rsidR="0065367C" w:rsidRPr="00D85E98" w:rsidRDefault="0065367C">
            <w:pPr>
              <w:pStyle w:val="comment"/>
              <w:ind w:left="0"/>
              <w:rPr>
                <w:ins w:id="2514" w:author="HungNguyen" w:date="2012-02-22T19:47:00Z"/>
                <w:rFonts w:ascii="Times New Roman" w:hAnsi="Times New Roman" w:cs="Times New Roman"/>
                <w:i w:val="0"/>
                <w:color w:val="auto"/>
                <w:sz w:val="22"/>
                <w:szCs w:val="22"/>
                <w:rPrChange w:id="2515" w:author="Phuong Giang" w:date="2012-02-22T23:47:00Z">
                  <w:rPr>
                    <w:ins w:id="2516" w:author="HungNguyen" w:date="2012-02-22T19:47:00Z"/>
                    <w:i w:val="0"/>
                    <w:sz w:val="18"/>
                    <w:szCs w:val="18"/>
                  </w:rPr>
                </w:rPrChange>
              </w:rPr>
            </w:pPr>
            <w:ins w:id="2517" w:author="HungNguyen" w:date="2012-02-22T19:47:00Z">
              <w:r w:rsidRPr="00D85E98">
                <w:rPr>
                  <w:rFonts w:ascii="Times New Roman" w:hAnsi="Times New Roman" w:cs="Times New Roman"/>
                  <w:i w:val="0"/>
                  <w:color w:val="auto"/>
                  <w:sz w:val="22"/>
                  <w:szCs w:val="22"/>
                  <w:rPrChange w:id="251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519" w:author="Phuong Giang" w:date="2012-02-22T23:13:00Z">
              <w:tcPr>
                <w:tcW w:w="3528" w:type="dxa"/>
              </w:tcPr>
            </w:tcPrChange>
          </w:tcPr>
          <w:p w:rsidR="0065367C" w:rsidRPr="00D85E98" w:rsidRDefault="000E16A5">
            <w:pPr>
              <w:pStyle w:val="comment"/>
              <w:ind w:left="0"/>
              <w:rPr>
                <w:ins w:id="2520" w:author="HungNguyen" w:date="2012-02-22T19:47:00Z"/>
                <w:rFonts w:ascii="Times New Roman" w:hAnsi="Times New Roman" w:cs="Times New Roman"/>
                <w:i w:val="0"/>
                <w:color w:val="auto"/>
                <w:sz w:val="22"/>
                <w:szCs w:val="22"/>
                <w:rPrChange w:id="2521" w:author="Phuong Giang" w:date="2012-02-22T23:47:00Z">
                  <w:rPr>
                    <w:ins w:id="2522" w:author="HungNguyen" w:date="2012-02-22T19:47:00Z"/>
                    <w:i w:val="0"/>
                    <w:sz w:val="18"/>
                    <w:szCs w:val="18"/>
                  </w:rPr>
                </w:rPrChange>
              </w:rPr>
            </w:pPr>
            <w:ins w:id="2523" w:author="HungNguyen" w:date="2012-02-22T20:00:00Z">
              <w:r w:rsidRPr="00D85E98">
                <w:rPr>
                  <w:rFonts w:ascii="Times New Roman" w:hAnsi="Times New Roman" w:cs="Times New Roman"/>
                  <w:i w:val="0"/>
                  <w:color w:val="auto"/>
                  <w:sz w:val="22"/>
                  <w:szCs w:val="22"/>
                  <w:rPrChange w:id="2524" w:author="Phuong Giang" w:date="2012-02-22T23:47:00Z">
                    <w:rPr>
                      <w:rFonts w:ascii="Times New Roman" w:eastAsia="Calibri" w:hAnsi="Times New Roman" w:cs="Times New Roman"/>
                      <w:bCs w:val="0"/>
                      <w:i w:val="0"/>
                      <w:snapToGrid/>
                      <w:color w:val="auto"/>
                      <w:sz w:val="24"/>
                      <w:szCs w:val="22"/>
                      <w:u w:val="single"/>
                      <w:lang w:eastAsia="en-US"/>
                    </w:rPr>
                  </w:rPrChange>
                </w:rPr>
                <w:t>The Topic (corresponding to Toping Number) that this Knowledge Item is most related to.</w:t>
              </w:r>
            </w:ins>
          </w:p>
        </w:tc>
      </w:tr>
      <w:tr w:rsidR="0065367C" w:rsidRPr="00D85E98" w:rsidTr="0042744C">
        <w:trPr>
          <w:ins w:id="2525" w:author="HungNguyen" w:date="2012-02-22T19:47:00Z"/>
        </w:trPr>
        <w:tc>
          <w:tcPr>
            <w:tcW w:w="570" w:type="dxa"/>
            <w:tcPrChange w:id="2526" w:author="Phuong Giang" w:date="2012-02-22T23:13:00Z">
              <w:tcPr>
                <w:tcW w:w="570" w:type="dxa"/>
              </w:tcPr>
            </w:tcPrChange>
          </w:tcPr>
          <w:p w:rsidR="0065367C" w:rsidRPr="00D85E98" w:rsidRDefault="0065367C">
            <w:pPr>
              <w:pStyle w:val="comment"/>
              <w:ind w:left="0"/>
              <w:rPr>
                <w:ins w:id="2527" w:author="HungNguyen" w:date="2012-02-22T19:47:00Z"/>
                <w:rFonts w:ascii="Times New Roman" w:hAnsi="Times New Roman" w:cs="Times New Roman"/>
                <w:i w:val="0"/>
                <w:color w:val="auto"/>
                <w:sz w:val="22"/>
                <w:szCs w:val="22"/>
                <w:rPrChange w:id="2528" w:author="Phuong Giang" w:date="2012-02-22T23:47:00Z">
                  <w:rPr>
                    <w:ins w:id="2529" w:author="HungNguyen" w:date="2012-02-22T19:47:00Z"/>
                    <w:i w:val="0"/>
                    <w:sz w:val="18"/>
                    <w:szCs w:val="18"/>
                  </w:rPr>
                </w:rPrChange>
              </w:rPr>
            </w:pPr>
            <w:ins w:id="2530" w:author="HungNguyen" w:date="2012-02-22T19:47:00Z">
              <w:r w:rsidRPr="00D85E98">
                <w:rPr>
                  <w:rFonts w:ascii="Times New Roman" w:hAnsi="Times New Roman" w:cs="Times New Roman"/>
                  <w:i w:val="0"/>
                  <w:color w:val="auto"/>
                  <w:sz w:val="22"/>
                  <w:szCs w:val="22"/>
                  <w:rPrChange w:id="253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06</w:t>
              </w:r>
            </w:ins>
          </w:p>
        </w:tc>
        <w:tc>
          <w:tcPr>
            <w:tcW w:w="1518" w:type="dxa"/>
            <w:tcPrChange w:id="2532" w:author="Phuong Giang" w:date="2012-02-22T23:13:00Z">
              <w:tcPr>
                <w:tcW w:w="1378" w:type="dxa"/>
              </w:tcPr>
            </w:tcPrChange>
          </w:tcPr>
          <w:p w:rsidR="0065367C" w:rsidRPr="00D85E98" w:rsidRDefault="0065367C">
            <w:pPr>
              <w:pStyle w:val="comment"/>
              <w:ind w:left="0"/>
              <w:rPr>
                <w:ins w:id="2533" w:author="HungNguyen" w:date="2012-02-22T19:47:00Z"/>
                <w:rFonts w:ascii="Times New Roman" w:hAnsi="Times New Roman" w:cs="Times New Roman"/>
                <w:i w:val="0"/>
                <w:color w:val="auto"/>
                <w:sz w:val="22"/>
                <w:szCs w:val="22"/>
                <w:rPrChange w:id="2534" w:author="Phuong Giang" w:date="2012-02-22T23:47:00Z">
                  <w:rPr>
                    <w:ins w:id="2535" w:author="HungNguyen" w:date="2012-02-22T19:47:00Z"/>
                    <w:i w:val="0"/>
                    <w:sz w:val="18"/>
                    <w:szCs w:val="18"/>
                  </w:rPr>
                </w:rPrChange>
              </w:rPr>
            </w:pPr>
            <w:ins w:id="2536" w:author="HungNguyen" w:date="2012-02-22T19:47:00Z">
              <w:r w:rsidRPr="00D85E98">
                <w:rPr>
                  <w:rFonts w:ascii="Times New Roman" w:hAnsi="Times New Roman" w:cs="Times New Roman"/>
                  <w:i w:val="0"/>
                  <w:color w:val="auto"/>
                  <w:sz w:val="22"/>
                  <w:szCs w:val="22"/>
                  <w:rPrChange w:id="253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w:t>
              </w:r>
              <w:proofErr w:type="spellStart"/>
              <w:r w:rsidRPr="00D85E98">
                <w:rPr>
                  <w:rFonts w:ascii="Times New Roman" w:hAnsi="Times New Roman" w:cs="Times New Roman"/>
                  <w:i w:val="0"/>
                  <w:color w:val="auto"/>
                  <w:sz w:val="22"/>
                  <w:szCs w:val="22"/>
                  <w:rPrChange w:id="253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topicNo</w:t>
              </w:r>
              <w:proofErr w:type="spellEnd"/>
            </w:ins>
          </w:p>
        </w:tc>
        <w:tc>
          <w:tcPr>
            <w:tcW w:w="1890" w:type="dxa"/>
            <w:tcPrChange w:id="2539" w:author="Phuong Giang" w:date="2012-02-22T23:13:00Z">
              <w:tcPr>
                <w:tcW w:w="2030" w:type="dxa"/>
              </w:tcPr>
            </w:tcPrChange>
          </w:tcPr>
          <w:p w:rsidR="0065367C" w:rsidRPr="00D85E98" w:rsidRDefault="0065367C">
            <w:pPr>
              <w:pStyle w:val="comment"/>
              <w:ind w:left="0"/>
              <w:rPr>
                <w:ins w:id="2540" w:author="HungNguyen" w:date="2012-02-22T19:47:00Z"/>
                <w:rFonts w:ascii="Times New Roman" w:hAnsi="Times New Roman" w:cs="Times New Roman"/>
                <w:i w:val="0"/>
                <w:color w:val="auto"/>
                <w:sz w:val="22"/>
                <w:szCs w:val="22"/>
                <w:rPrChange w:id="2541" w:author="Phuong Giang" w:date="2012-02-22T23:47:00Z">
                  <w:rPr>
                    <w:ins w:id="2542" w:author="HungNguyen" w:date="2012-02-22T19:47:00Z"/>
                    <w:i w:val="0"/>
                    <w:sz w:val="18"/>
                    <w:szCs w:val="18"/>
                  </w:rPr>
                </w:rPrChange>
              </w:rPr>
            </w:pPr>
            <w:proofErr w:type="spellStart"/>
            <w:ins w:id="2543" w:author="HungNguyen" w:date="2012-02-22T19:47:00Z">
              <w:r w:rsidRPr="00D85E98">
                <w:rPr>
                  <w:rFonts w:ascii="Times New Roman" w:hAnsi="Times New Roman" w:cs="Times New Roman"/>
                  <w:i w:val="0"/>
                  <w:color w:val="auto"/>
                  <w:sz w:val="22"/>
                  <w:szCs w:val="22"/>
                  <w:rPrChange w:id="254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Int</w:t>
              </w:r>
              <w:proofErr w:type="spellEnd"/>
            </w:ins>
          </w:p>
        </w:tc>
        <w:tc>
          <w:tcPr>
            <w:tcW w:w="990" w:type="dxa"/>
            <w:tcPrChange w:id="2545" w:author="Phuong Giang" w:date="2012-02-22T23:13:00Z">
              <w:tcPr>
                <w:tcW w:w="990" w:type="dxa"/>
              </w:tcPr>
            </w:tcPrChange>
          </w:tcPr>
          <w:p w:rsidR="0065367C" w:rsidRPr="00D85E98" w:rsidRDefault="0065367C">
            <w:pPr>
              <w:pStyle w:val="comment"/>
              <w:ind w:left="0"/>
              <w:rPr>
                <w:ins w:id="2546" w:author="HungNguyen" w:date="2012-02-22T19:47:00Z"/>
                <w:rFonts w:ascii="Times New Roman" w:hAnsi="Times New Roman" w:cs="Times New Roman"/>
                <w:i w:val="0"/>
                <w:color w:val="auto"/>
                <w:sz w:val="22"/>
                <w:szCs w:val="22"/>
                <w:rPrChange w:id="2547" w:author="Phuong Giang" w:date="2012-02-22T23:47:00Z">
                  <w:rPr>
                    <w:ins w:id="2548" w:author="HungNguyen" w:date="2012-02-22T19:47:00Z"/>
                    <w:i w:val="0"/>
                    <w:sz w:val="18"/>
                    <w:szCs w:val="18"/>
                  </w:rPr>
                </w:rPrChange>
              </w:rPr>
            </w:pPr>
          </w:p>
        </w:tc>
        <w:tc>
          <w:tcPr>
            <w:tcW w:w="1080" w:type="dxa"/>
            <w:tcPrChange w:id="2549" w:author="Phuong Giang" w:date="2012-02-22T23:13:00Z">
              <w:tcPr>
                <w:tcW w:w="1080" w:type="dxa"/>
              </w:tcPr>
            </w:tcPrChange>
          </w:tcPr>
          <w:p w:rsidR="0065367C" w:rsidRPr="00D85E98" w:rsidRDefault="0065367C">
            <w:pPr>
              <w:pStyle w:val="comment"/>
              <w:ind w:left="0"/>
              <w:rPr>
                <w:ins w:id="2550" w:author="HungNguyen" w:date="2012-02-22T19:47:00Z"/>
                <w:rFonts w:ascii="Times New Roman" w:hAnsi="Times New Roman" w:cs="Times New Roman"/>
                <w:i w:val="0"/>
                <w:color w:val="auto"/>
                <w:sz w:val="22"/>
                <w:szCs w:val="22"/>
                <w:rPrChange w:id="2551" w:author="Phuong Giang" w:date="2012-02-22T23:47:00Z">
                  <w:rPr>
                    <w:ins w:id="2552" w:author="HungNguyen" w:date="2012-02-22T19:47:00Z"/>
                    <w:i w:val="0"/>
                    <w:sz w:val="18"/>
                    <w:szCs w:val="18"/>
                  </w:rPr>
                </w:rPrChange>
              </w:rPr>
            </w:pPr>
            <w:ins w:id="2553" w:author="HungNguyen" w:date="2012-02-22T19:47:00Z">
              <w:r w:rsidRPr="00D85E98">
                <w:rPr>
                  <w:rFonts w:ascii="Times New Roman" w:hAnsi="Times New Roman" w:cs="Times New Roman"/>
                  <w:i w:val="0"/>
                  <w:color w:val="auto"/>
                  <w:sz w:val="22"/>
                  <w:szCs w:val="22"/>
                  <w:rPrChange w:id="255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555" w:author="Phuong Giang" w:date="2012-02-22T23:13:00Z">
              <w:tcPr>
                <w:tcW w:w="3528" w:type="dxa"/>
              </w:tcPr>
            </w:tcPrChange>
          </w:tcPr>
          <w:p w:rsidR="0065367C" w:rsidRPr="00D85E98" w:rsidRDefault="000E16A5">
            <w:pPr>
              <w:pStyle w:val="comment"/>
              <w:ind w:left="0"/>
              <w:rPr>
                <w:ins w:id="2556" w:author="HungNguyen" w:date="2012-02-22T19:47:00Z"/>
                <w:rFonts w:ascii="Times New Roman" w:hAnsi="Times New Roman" w:cs="Times New Roman"/>
                <w:i w:val="0"/>
                <w:color w:val="auto"/>
                <w:sz w:val="22"/>
                <w:szCs w:val="22"/>
                <w:rPrChange w:id="2557" w:author="Phuong Giang" w:date="2012-02-22T23:47:00Z">
                  <w:rPr>
                    <w:ins w:id="2558" w:author="HungNguyen" w:date="2012-02-22T19:47:00Z"/>
                    <w:i w:val="0"/>
                    <w:sz w:val="18"/>
                    <w:szCs w:val="18"/>
                  </w:rPr>
                </w:rPrChange>
              </w:rPr>
            </w:pPr>
            <w:ins w:id="2559" w:author="HungNguyen" w:date="2012-02-22T20:01:00Z">
              <w:r w:rsidRPr="00D85E98">
                <w:rPr>
                  <w:rFonts w:ascii="Times New Roman" w:hAnsi="Times New Roman" w:cs="Times New Roman"/>
                  <w:i w:val="0"/>
                  <w:color w:val="auto"/>
                  <w:sz w:val="22"/>
                  <w:szCs w:val="22"/>
                  <w:rPrChange w:id="2560" w:author="Phuong Giang" w:date="2012-02-22T23:47:00Z">
                    <w:rPr>
                      <w:rFonts w:ascii="Times New Roman" w:eastAsia="Calibri" w:hAnsi="Times New Roman" w:cs="Times New Roman"/>
                      <w:bCs w:val="0"/>
                      <w:i w:val="0"/>
                      <w:snapToGrid/>
                      <w:color w:val="auto"/>
                      <w:sz w:val="24"/>
                      <w:szCs w:val="22"/>
                      <w:u w:val="single"/>
                      <w:lang w:eastAsia="en-US"/>
                    </w:rPr>
                  </w:rPrChange>
                </w:rPr>
                <w:t>The order of the topic is defined by user.</w:t>
              </w:r>
            </w:ins>
          </w:p>
        </w:tc>
      </w:tr>
      <w:tr w:rsidR="0065367C" w:rsidRPr="00D85E98" w:rsidTr="0042744C">
        <w:trPr>
          <w:ins w:id="2561" w:author="HungNguyen" w:date="2012-02-22T19:47:00Z"/>
        </w:trPr>
        <w:tc>
          <w:tcPr>
            <w:tcW w:w="570" w:type="dxa"/>
            <w:tcPrChange w:id="2562" w:author="Phuong Giang" w:date="2012-02-22T23:13:00Z">
              <w:tcPr>
                <w:tcW w:w="570" w:type="dxa"/>
              </w:tcPr>
            </w:tcPrChange>
          </w:tcPr>
          <w:p w:rsidR="0065367C" w:rsidRPr="00D85E98" w:rsidRDefault="0065367C">
            <w:pPr>
              <w:pStyle w:val="comment"/>
              <w:ind w:left="0"/>
              <w:rPr>
                <w:ins w:id="2563" w:author="HungNguyen" w:date="2012-02-22T19:47:00Z"/>
                <w:rFonts w:ascii="Times New Roman" w:hAnsi="Times New Roman" w:cs="Times New Roman"/>
                <w:i w:val="0"/>
                <w:color w:val="auto"/>
                <w:sz w:val="22"/>
                <w:szCs w:val="22"/>
                <w:rPrChange w:id="2564" w:author="Phuong Giang" w:date="2012-02-22T23:47:00Z">
                  <w:rPr>
                    <w:ins w:id="2565" w:author="HungNguyen" w:date="2012-02-22T19:47:00Z"/>
                    <w:i w:val="0"/>
                    <w:sz w:val="18"/>
                    <w:szCs w:val="18"/>
                  </w:rPr>
                </w:rPrChange>
              </w:rPr>
            </w:pPr>
            <w:ins w:id="2566" w:author="HungNguyen" w:date="2012-02-22T19:47:00Z">
              <w:r w:rsidRPr="00D85E98">
                <w:rPr>
                  <w:rFonts w:ascii="Times New Roman" w:hAnsi="Times New Roman" w:cs="Times New Roman"/>
                  <w:i w:val="0"/>
                  <w:color w:val="auto"/>
                  <w:sz w:val="22"/>
                  <w:szCs w:val="22"/>
                  <w:rPrChange w:id="256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07</w:t>
              </w:r>
            </w:ins>
          </w:p>
        </w:tc>
        <w:tc>
          <w:tcPr>
            <w:tcW w:w="1518" w:type="dxa"/>
            <w:tcPrChange w:id="2568" w:author="Phuong Giang" w:date="2012-02-22T23:13:00Z">
              <w:tcPr>
                <w:tcW w:w="1378" w:type="dxa"/>
              </w:tcPr>
            </w:tcPrChange>
          </w:tcPr>
          <w:p w:rsidR="0065367C" w:rsidRPr="00D85E98" w:rsidRDefault="0065367C">
            <w:pPr>
              <w:pStyle w:val="comment"/>
              <w:ind w:left="0"/>
              <w:rPr>
                <w:ins w:id="2569" w:author="HungNguyen" w:date="2012-02-22T19:47:00Z"/>
                <w:rFonts w:ascii="Times New Roman" w:hAnsi="Times New Roman" w:cs="Times New Roman"/>
                <w:i w:val="0"/>
                <w:color w:val="auto"/>
                <w:sz w:val="22"/>
                <w:szCs w:val="22"/>
                <w:rPrChange w:id="2570" w:author="Phuong Giang" w:date="2012-02-22T23:47:00Z">
                  <w:rPr>
                    <w:ins w:id="2571" w:author="HungNguyen" w:date="2012-02-22T19:47:00Z"/>
                    <w:i w:val="0"/>
                    <w:sz w:val="18"/>
                    <w:szCs w:val="18"/>
                  </w:rPr>
                </w:rPrChange>
              </w:rPr>
            </w:pPr>
            <w:ins w:id="2572" w:author="HungNguyen" w:date="2012-02-22T19:47:00Z">
              <w:r w:rsidRPr="00D85E98">
                <w:rPr>
                  <w:rFonts w:ascii="Times New Roman" w:hAnsi="Times New Roman" w:cs="Times New Roman"/>
                  <w:i w:val="0"/>
                  <w:color w:val="auto"/>
                  <w:sz w:val="22"/>
                  <w:szCs w:val="22"/>
                  <w:rPrChange w:id="257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_session</w:t>
              </w:r>
            </w:ins>
          </w:p>
        </w:tc>
        <w:tc>
          <w:tcPr>
            <w:tcW w:w="1890" w:type="dxa"/>
            <w:tcPrChange w:id="2574" w:author="Phuong Giang" w:date="2012-02-22T23:13:00Z">
              <w:tcPr>
                <w:tcW w:w="2030" w:type="dxa"/>
              </w:tcPr>
            </w:tcPrChange>
          </w:tcPr>
          <w:p w:rsidR="0065367C" w:rsidRPr="00D85E98" w:rsidRDefault="0065367C">
            <w:pPr>
              <w:pStyle w:val="comment"/>
              <w:ind w:left="0"/>
              <w:rPr>
                <w:ins w:id="2575" w:author="HungNguyen" w:date="2012-02-22T19:47:00Z"/>
                <w:rFonts w:ascii="Times New Roman" w:hAnsi="Times New Roman" w:cs="Times New Roman"/>
                <w:i w:val="0"/>
                <w:color w:val="auto"/>
                <w:sz w:val="22"/>
                <w:szCs w:val="22"/>
                <w:rPrChange w:id="2576" w:author="Phuong Giang" w:date="2012-02-22T23:47:00Z">
                  <w:rPr>
                    <w:ins w:id="2577" w:author="HungNguyen" w:date="2012-02-22T19:47:00Z"/>
                    <w:i w:val="0"/>
                    <w:sz w:val="18"/>
                    <w:szCs w:val="18"/>
                  </w:rPr>
                </w:rPrChange>
              </w:rPr>
            </w:pPr>
            <w:proofErr w:type="spellStart"/>
            <w:ins w:id="2578" w:author="HungNguyen" w:date="2012-02-22T19:47:00Z">
              <w:r w:rsidRPr="00D85E98">
                <w:rPr>
                  <w:rFonts w:ascii="Times New Roman" w:hAnsi="Times New Roman" w:cs="Times New Roman"/>
                  <w:i w:val="0"/>
                  <w:color w:val="auto"/>
                  <w:sz w:val="22"/>
                  <w:szCs w:val="22"/>
                  <w:rPrChange w:id="257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Int</w:t>
              </w:r>
              <w:proofErr w:type="spellEnd"/>
            </w:ins>
          </w:p>
        </w:tc>
        <w:tc>
          <w:tcPr>
            <w:tcW w:w="990" w:type="dxa"/>
            <w:tcPrChange w:id="2580" w:author="Phuong Giang" w:date="2012-02-22T23:13:00Z">
              <w:tcPr>
                <w:tcW w:w="990" w:type="dxa"/>
              </w:tcPr>
            </w:tcPrChange>
          </w:tcPr>
          <w:p w:rsidR="0065367C" w:rsidRPr="00D85E98" w:rsidRDefault="0065367C">
            <w:pPr>
              <w:pStyle w:val="comment"/>
              <w:ind w:left="0"/>
              <w:rPr>
                <w:ins w:id="2581" w:author="HungNguyen" w:date="2012-02-22T19:47:00Z"/>
                <w:rFonts w:ascii="Times New Roman" w:hAnsi="Times New Roman" w:cs="Times New Roman"/>
                <w:i w:val="0"/>
                <w:color w:val="auto"/>
                <w:sz w:val="22"/>
                <w:szCs w:val="22"/>
                <w:rPrChange w:id="2582" w:author="Phuong Giang" w:date="2012-02-22T23:47:00Z">
                  <w:rPr>
                    <w:ins w:id="2583" w:author="HungNguyen" w:date="2012-02-22T19:47:00Z"/>
                    <w:i w:val="0"/>
                    <w:sz w:val="18"/>
                    <w:szCs w:val="18"/>
                  </w:rPr>
                </w:rPrChange>
              </w:rPr>
            </w:pPr>
          </w:p>
        </w:tc>
        <w:tc>
          <w:tcPr>
            <w:tcW w:w="1080" w:type="dxa"/>
            <w:tcPrChange w:id="2584" w:author="Phuong Giang" w:date="2012-02-22T23:13:00Z">
              <w:tcPr>
                <w:tcW w:w="1080" w:type="dxa"/>
              </w:tcPr>
            </w:tcPrChange>
          </w:tcPr>
          <w:p w:rsidR="0065367C" w:rsidRPr="00D85E98" w:rsidRDefault="0065367C">
            <w:pPr>
              <w:pStyle w:val="comment"/>
              <w:ind w:left="0"/>
              <w:rPr>
                <w:ins w:id="2585" w:author="HungNguyen" w:date="2012-02-22T19:47:00Z"/>
                <w:rFonts w:ascii="Times New Roman" w:hAnsi="Times New Roman" w:cs="Times New Roman"/>
                <w:i w:val="0"/>
                <w:color w:val="auto"/>
                <w:sz w:val="22"/>
                <w:szCs w:val="22"/>
                <w:rPrChange w:id="2586" w:author="Phuong Giang" w:date="2012-02-22T23:47:00Z">
                  <w:rPr>
                    <w:ins w:id="2587" w:author="HungNguyen" w:date="2012-02-22T19:47:00Z"/>
                    <w:i w:val="0"/>
                    <w:sz w:val="18"/>
                    <w:szCs w:val="18"/>
                  </w:rPr>
                </w:rPrChange>
              </w:rPr>
            </w:pPr>
            <w:ins w:id="2588" w:author="HungNguyen" w:date="2012-02-22T19:47:00Z">
              <w:r w:rsidRPr="00D85E98">
                <w:rPr>
                  <w:rFonts w:ascii="Times New Roman" w:hAnsi="Times New Roman" w:cs="Times New Roman"/>
                  <w:i w:val="0"/>
                  <w:color w:val="auto"/>
                  <w:sz w:val="22"/>
                  <w:szCs w:val="22"/>
                  <w:rPrChange w:id="258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590" w:author="Phuong Giang" w:date="2012-02-22T23:13:00Z">
              <w:tcPr>
                <w:tcW w:w="3528" w:type="dxa"/>
              </w:tcPr>
            </w:tcPrChange>
          </w:tcPr>
          <w:p w:rsidR="0065367C" w:rsidRPr="00D85E98" w:rsidRDefault="000E16A5">
            <w:pPr>
              <w:pStyle w:val="comment"/>
              <w:ind w:left="0"/>
              <w:rPr>
                <w:ins w:id="2591" w:author="HungNguyen" w:date="2012-02-22T19:47:00Z"/>
                <w:rFonts w:ascii="Times New Roman" w:hAnsi="Times New Roman" w:cs="Times New Roman"/>
                <w:i w:val="0"/>
                <w:color w:val="auto"/>
                <w:sz w:val="22"/>
                <w:szCs w:val="22"/>
                <w:rPrChange w:id="2592" w:author="Phuong Giang" w:date="2012-02-22T23:47:00Z">
                  <w:rPr>
                    <w:ins w:id="2593" w:author="HungNguyen" w:date="2012-02-22T19:47:00Z"/>
                    <w:i w:val="0"/>
                    <w:sz w:val="18"/>
                    <w:szCs w:val="18"/>
                  </w:rPr>
                </w:rPrChange>
              </w:rPr>
            </w:pPr>
            <w:ins w:id="2594" w:author="HungNguyen" w:date="2012-02-22T20:01:00Z">
              <w:r w:rsidRPr="00D85E98">
                <w:rPr>
                  <w:rFonts w:ascii="Times New Roman" w:hAnsi="Times New Roman" w:cs="Times New Roman"/>
                  <w:i w:val="0"/>
                  <w:color w:val="auto"/>
                  <w:sz w:val="22"/>
                  <w:szCs w:val="22"/>
                  <w:rPrChange w:id="2595" w:author="Phuong Giang" w:date="2012-02-22T23:47:00Z">
                    <w:rPr>
                      <w:rFonts w:ascii="Times New Roman" w:eastAsia="Calibri" w:hAnsi="Times New Roman" w:cs="Times New Roman"/>
                      <w:bCs w:val="0"/>
                      <w:i w:val="0"/>
                      <w:snapToGrid/>
                      <w:color w:val="auto"/>
                      <w:sz w:val="24"/>
                      <w:szCs w:val="22"/>
                      <w:u w:val="single"/>
                      <w:lang w:eastAsia="en-US"/>
                    </w:rPr>
                  </w:rPrChange>
                </w:rPr>
                <w:t>The count of the sessions (slots) of a subject in a year.</w:t>
              </w:r>
            </w:ins>
          </w:p>
        </w:tc>
      </w:tr>
      <w:tr w:rsidR="0065367C" w:rsidRPr="00D85E98" w:rsidTr="0042744C">
        <w:trPr>
          <w:ins w:id="2596" w:author="HungNguyen" w:date="2012-02-22T19:47:00Z"/>
        </w:trPr>
        <w:tc>
          <w:tcPr>
            <w:tcW w:w="570" w:type="dxa"/>
            <w:tcPrChange w:id="2597" w:author="Phuong Giang" w:date="2012-02-22T23:13:00Z">
              <w:tcPr>
                <w:tcW w:w="570" w:type="dxa"/>
              </w:tcPr>
            </w:tcPrChange>
          </w:tcPr>
          <w:p w:rsidR="0065367C" w:rsidRPr="00D85E98" w:rsidRDefault="0065367C">
            <w:pPr>
              <w:pStyle w:val="comment"/>
              <w:ind w:left="0"/>
              <w:rPr>
                <w:ins w:id="2598" w:author="HungNguyen" w:date="2012-02-22T19:47:00Z"/>
                <w:rFonts w:ascii="Times New Roman" w:hAnsi="Times New Roman" w:cs="Times New Roman"/>
                <w:i w:val="0"/>
                <w:color w:val="auto"/>
                <w:sz w:val="22"/>
                <w:szCs w:val="22"/>
                <w:rPrChange w:id="2599" w:author="Phuong Giang" w:date="2012-02-22T23:47:00Z">
                  <w:rPr>
                    <w:ins w:id="2600" w:author="HungNguyen" w:date="2012-02-22T19:47:00Z"/>
                    <w:i w:val="0"/>
                    <w:sz w:val="18"/>
                    <w:szCs w:val="18"/>
                  </w:rPr>
                </w:rPrChange>
              </w:rPr>
            </w:pPr>
            <w:ins w:id="2601" w:author="HungNguyen" w:date="2012-02-22T19:47:00Z">
              <w:r w:rsidRPr="00D85E98">
                <w:rPr>
                  <w:rFonts w:ascii="Times New Roman" w:hAnsi="Times New Roman" w:cs="Times New Roman"/>
                  <w:i w:val="0"/>
                  <w:color w:val="auto"/>
                  <w:sz w:val="22"/>
                  <w:szCs w:val="22"/>
                  <w:rPrChange w:id="2602"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08</w:t>
              </w:r>
            </w:ins>
          </w:p>
        </w:tc>
        <w:tc>
          <w:tcPr>
            <w:tcW w:w="1518" w:type="dxa"/>
            <w:tcPrChange w:id="2603" w:author="Phuong Giang" w:date="2012-02-22T23:13:00Z">
              <w:tcPr>
                <w:tcW w:w="1378" w:type="dxa"/>
              </w:tcPr>
            </w:tcPrChange>
          </w:tcPr>
          <w:p w:rsidR="0065367C" w:rsidRPr="00D85E98" w:rsidRDefault="0065367C">
            <w:pPr>
              <w:pStyle w:val="comment"/>
              <w:ind w:left="0"/>
              <w:rPr>
                <w:ins w:id="2604" w:author="HungNguyen" w:date="2012-02-22T19:47:00Z"/>
                <w:rFonts w:ascii="Times New Roman" w:hAnsi="Times New Roman" w:cs="Times New Roman"/>
                <w:i w:val="0"/>
                <w:color w:val="auto"/>
                <w:sz w:val="22"/>
                <w:szCs w:val="22"/>
                <w:rPrChange w:id="2605" w:author="Phuong Giang" w:date="2012-02-22T23:47:00Z">
                  <w:rPr>
                    <w:ins w:id="2606" w:author="HungNguyen" w:date="2012-02-22T19:47:00Z"/>
                    <w:i w:val="0"/>
                    <w:sz w:val="18"/>
                    <w:szCs w:val="18"/>
                  </w:rPr>
                </w:rPrChange>
              </w:rPr>
            </w:pPr>
            <w:ins w:id="2607" w:author="HungNguyen" w:date="2012-02-22T19:47:00Z">
              <w:r w:rsidRPr="00D85E98">
                <w:rPr>
                  <w:rFonts w:ascii="Times New Roman" w:hAnsi="Times New Roman" w:cs="Times New Roman"/>
                  <w:i w:val="0"/>
                  <w:color w:val="auto"/>
                  <w:sz w:val="22"/>
                  <w:szCs w:val="22"/>
                  <w:rPrChange w:id="260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_objective</w:t>
              </w:r>
            </w:ins>
          </w:p>
        </w:tc>
        <w:tc>
          <w:tcPr>
            <w:tcW w:w="1890" w:type="dxa"/>
            <w:tcPrChange w:id="2609" w:author="Phuong Giang" w:date="2012-02-22T23:13:00Z">
              <w:tcPr>
                <w:tcW w:w="2030" w:type="dxa"/>
              </w:tcPr>
            </w:tcPrChange>
          </w:tcPr>
          <w:p w:rsidR="0065367C" w:rsidRPr="00D85E98" w:rsidRDefault="0065367C">
            <w:pPr>
              <w:pStyle w:val="comment"/>
              <w:ind w:left="0"/>
              <w:rPr>
                <w:ins w:id="2610" w:author="HungNguyen" w:date="2012-02-22T19:47:00Z"/>
                <w:rFonts w:ascii="Times New Roman" w:hAnsi="Times New Roman" w:cs="Times New Roman"/>
                <w:i w:val="0"/>
                <w:color w:val="auto"/>
                <w:sz w:val="22"/>
                <w:szCs w:val="22"/>
                <w:rPrChange w:id="2611" w:author="Phuong Giang" w:date="2012-02-22T23:47:00Z">
                  <w:rPr>
                    <w:ins w:id="2612" w:author="HungNguyen" w:date="2012-02-22T19:47:00Z"/>
                    <w:i w:val="0"/>
                    <w:sz w:val="18"/>
                    <w:szCs w:val="18"/>
                  </w:rPr>
                </w:rPrChange>
              </w:rPr>
            </w:pPr>
            <w:ins w:id="2613" w:author="HungNguyen" w:date="2012-02-22T19:47:00Z">
              <w:r w:rsidRPr="00D85E98">
                <w:rPr>
                  <w:rFonts w:ascii="Times New Roman" w:hAnsi="Times New Roman" w:cs="Times New Roman"/>
                  <w:i w:val="0"/>
                  <w:color w:val="auto"/>
                  <w:sz w:val="22"/>
                  <w:szCs w:val="22"/>
                  <w:rPrChange w:id="261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615" w:author="Phuong Giang" w:date="2012-02-22T23:13:00Z">
              <w:tcPr>
                <w:tcW w:w="990" w:type="dxa"/>
              </w:tcPr>
            </w:tcPrChange>
          </w:tcPr>
          <w:p w:rsidR="0065367C" w:rsidRPr="00D85E98" w:rsidRDefault="0065367C">
            <w:pPr>
              <w:pStyle w:val="comment"/>
              <w:ind w:left="0"/>
              <w:rPr>
                <w:ins w:id="2616" w:author="HungNguyen" w:date="2012-02-22T19:47:00Z"/>
                <w:rFonts w:ascii="Times New Roman" w:hAnsi="Times New Roman" w:cs="Times New Roman"/>
                <w:i w:val="0"/>
                <w:color w:val="auto"/>
                <w:sz w:val="22"/>
                <w:szCs w:val="22"/>
                <w:rPrChange w:id="2617" w:author="Phuong Giang" w:date="2012-02-22T23:47:00Z">
                  <w:rPr>
                    <w:ins w:id="2618" w:author="HungNguyen" w:date="2012-02-22T19:47:00Z"/>
                    <w:i w:val="0"/>
                    <w:sz w:val="18"/>
                    <w:szCs w:val="18"/>
                  </w:rPr>
                </w:rPrChange>
              </w:rPr>
            </w:pPr>
          </w:p>
        </w:tc>
        <w:tc>
          <w:tcPr>
            <w:tcW w:w="1080" w:type="dxa"/>
            <w:tcPrChange w:id="2619" w:author="Phuong Giang" w:date="2012-02-22T23:13:00Z">
              <w:tcPr>
                <w:tcW w:w="1080" w:type="dxa"/>
              </w:tcPr>
            </w:tcPrChange>
          </w:tcPr>
          <w:p w:rsidR="0065367C" w:rsidRPr="00D85E98" w:rsidRDefault="0065367C">
            <w:pPr>
              <w:pStyle w:val="comment"/>
              <w:ind w:left="0"/>
              <w:rPr>
                <w:ins w:id="2620" w:author="HungNguyen" w:date="2012-02-22T19:47:00Z"/>
                <w:rFonts w:ascii="Times New Roman" w:hAnsi="Times New Roman" w:cs="Times New Roman"/>
                <w:i w:val="0"/>
                <w:color w:val="auto"/>
                <w:sz w:val="22"/>
                <w:szCs w:val="22"/>
                <w:rPrChange w:id="2621" w:author="Phuong Giang" w:date="2012-02-22T23:47:00Z">
                  <w:rPr>
                    <w:ins w:id="2622" w:author="HungNguyen" w:date="2012-02-22T19:47:00Z"/>
                    <w:i w:val="0"/>
                    <w:sz w:val="18"/>
                    <w:szCs w:val="18"/>
                  </w:rPr>
                </w:rPrChange>
              </w:rPr>
            </w:pPr>
            <w:ins w:id="2623" w:author="HungNguyen" w:date="2012-02-22T19:47:00Z">
              <w:r w:rsidRPr="00D85E98">
                <w:rPr>
                  <w:rFonts w:ascii="Times New Roman" w:hAnsi="Times New Roman" w:cs="Times New Roman"/>
                  <w:i w:val="0"/>
                  <w:color w:val="auto"/>
                  <w:sz w:val="22"/>
                  <w:szCs w:val="22"/>
                  <w:rPrChange w:id="262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625" w:author="Phuong Giang" w:date="2012-02-22T23:13:00Z">
              <w:tcPr>
                <w:tcW w:w="3528" w:type="dxa"/>
              </w:tcPr>
            </w:tcPrChange>
          </w:tcPr>
          <w:p w:rsidR="0065367C" w:rsidRPr="00D85E98" w:rsidRDefault="000E16A5">
            <w:pPr>
              <w:pStyle w:val="comment"/>
              <w:ind w:left="0"/>
              <w:rPr>
                <w:ins w:id="2626" w:author="HungNguyen" w:date="2012-02-22T19:47:00Z"/>
                <w:rFonts w:ascii="Times New Roman" w:hAnsi="Times New Roman" w:cs="Times New Roman"/>
                <w:i w:val="0"/>
                <w:color w:val="auto"/>
                <w:sz w:val="22"/>
                <w:szCs w:val="22"/>
                <w:rPrChange w:id="2627" w:author="Phuong Giang" w:date="2012-02-22T23:47:00Z">
                  <w:rPr>
                    <w:ins w:id="2628" w:author="HungNguyen" w:date="2012-02-22T19:47:00Z"/>
                    <w:i w:val="0"/>
                    <w:sz w:val="18"/>
                    <w:szCs w:val="18"/>
                  </w:rPr>
                </w:rPrChange>
              </w:rPr>
            </w:pPr>
            <w:ins w:id="2629" w:author="HungNguyen" w:date="2012-02-22T20:01:00Z">
              <w:r w:rsidRPr="00D85E98">
                <w:rPr>
                  <w:rFonts w:ascii="Times New Roman" w:hAnsi="Times New Roman" w:cs="Times New Roman"/>
                  <w:i w:val="0"/>
                  <w:color w:val="auto"/>
                  <w:sz w:val="22"/>
                  <w:szCs w:val="22"/>
                  <w:rPrChange w:id="2630" w:author="Phuong Giang" w:date="2012-02-22T23:47:00Z">
                    <w:rPr>
                      <w:rFonts w:ascii="Times New Roman" w:eastAsia="Calibri" w:hAnsi="Times New Roman" w:cs="Times New Roman"/>
                      <w:bCs w:val="0"/>
                      <w:i w:val="0"/>
                      <w:snapToGrid/>
                      <w:color w:val="auto"/>
                      <w:sz w:val="24"/>
                      <w:szCs w:val="22"/>
                      <w:u w:val="single"/>
                      <w:lang w:eastAsia="en-US"/>
                    </w:rPr>
                  </w:rPrChange>
                </w:rPr>
                <w:t>The objectives of the lesson.</w:t>
              </w:r>
            </w:ins>
          </w:p>
        </w:tc>
      </w:tr>
      <w:tr w:rsidR="0065367C" w:rsidRPr="00D85E98" w:rsidTr="0042744C">
        <w:trPr>
          <w:ins w:id="2631" w:author="HungNguyen" w:date="2012-02-22T19:47:00Z"/>
        </w:trPr>
        <w:tc>
          <w:tcPr>
            <w:tcW w:w="570" w:type="dxa"/>
            <w:tcPrChange w:id="2632" w:author="Phuong Giang" w:date="2012-02-22T23:13:00Z">
              <w:tcPr>
                <w:tcW w:w="570" w:type="dxa"/>
              </w:tcPr>
            </w:tcPrChange>
          </w:tcPr>
          <w:p w:rsidR="0065367C" w:rsidRPr="00D85E98" w:rsidRDefault="0065367C">
            <w:pPr>
              <w:pStyle w:val="comment"/>
              <w:ind w:left="0"/>
              <w:rPr>
                <w:ins w:id="2633" w:author="HungNguyen" w:date="2012-02-22T19:47:00Z"/>
                <w:rFonts w:ascii="Times New Roman" w:hAnsi="Times New Roman" w:cs="Times New Roman"/>
                <w:i w:val="0"/>
                <w:color w:val="auto"/>
                <w:sz w:val="22"/>
                <w:szCs w:val="22"/>
                <w:rPrChange w:id="2634" w:author="Phuong Giang" w:date="2012-02-22T23:47:00Z">
                  <w:rPr>
                    <w:ins w:id="2635" w:author="HungNguyen" w:date="2012-02-22T19:47:00Z"/>
                    <w:i w:val="0"/>
                    <w:sz w:val="18"/>
                    <w:szCs w:val="18"/>
                  </w:rPr>
                </w:rPrChange>
              </w:rPr>
            </w:pPr>
            <w:ins w:id="2636" w:author="HungNguyen" w:date="2012-02-22T19:47:00Z">
              <w:r w:rsidRPr="00D85E98">
                <w:rPr>
                  <w:rFonts w:ascii="Times New Roman" w:hAnsi="Times New Roman" w:cs="Times New Roman"/>
                  <w:i w:val="0"/>
                  <w:color w:val="auto"/>
                  <w:sz w:val="22"/>
                  <w:szCs w:val="22"/>
                  <w:rPrChange w:id="263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09</w:t>
              </w:r>
            </w:ins>
          </w:p>
        </w:tc>
        <w:tc>
          <w:tcPr>
            <w:tcW w:w="1518" w:type="dxa"/>
            <w:tcPrChange w:id="2638" w:author="Phuong Giang" w:date="2012-02-22T23:13:00Z">
              <w:tcPr>
                <w:tcW w:w="1378" w:type="dxa"/>
              </w:tcPr>
            </w:tcPrChange>
          </w:tcPr>
          <w:p w:rsidR="0065367C" w:rsidRPr="00D85E98" w:rsidRDefault="0065367C">
            <w:pPr>
              <w:pStyle w:val="comment"/>
              <w:ind w:left="0"/>
              <w:rPr>
                <w:ins w:id="2639" w:author="HungNguyen" w:date="2012-02-22T19:47:00Z"/>
                <w:rFonts w:ascii="Times New Roman" w:hAnsi="Times New Roman" w:cs="Times New Roman"/>
                <w:i w:val="0"/>
                <w:color w:val="auto"/>
                <w:sz w:val="22"/>
                <w:szCs w:val="22"/>
                <w:rPrChange w:id="2640" w:author="Phuong Giang" w:date="2012-02-22T23:47:00Z">
                  <w:rPr>
                    <w:ins w:id="2641" w:author="HungNguyen" w:date="2012-02-22T19:47:00Z"/>
                    <w:i w:val="0"/>
                    <w:sz w:val="18"/>
                    <w:szCs w:val="18"/>
                  </w:rPr>
                </w:rPrChange>
              </w:rPr>
            </w:pPr>
            <w:ins w:id="2642" w:author="HungNguyen" w:date="2012-02-22T19:47:00Z">
              <w:r w:rsidRPr="00D85E98">
                <w:rPr>
                  <w:rFonts w:ascii="Times New Roman" w:hAnsi="Times New Roman" w:cs="Times New Roman"/>
                  <w:i w:val="0"/>
                  <w:color w:val="auto"/>
                  <w:sz w:val="22"/>
                  <w:szCs w:val="22"/>
                  <w:rPrChange w:id="264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_preparation</w:t>
              </w:r>
            </w:ins>
          </w:p>
        </w:tc>
        <w:tc>
          <w:tcPr>
            <w:tcW w:w="1890" w:type="dxa"/>
            <w:tcPrChange w:id="2644" w:author="Phuong Giang" w:date="2012-02-22T23:13:00Z">
              <w:tcPr>
                <w:tcW w:w="2030" w:type="dxa"/>
              </w:tcPr>
            </w:tcPrChange>
          </w:tcPr>
          <w:p w:rsidR="0065367C" w:rsidRPr="00D85E98" w:rsidRDefault="0065367C">
            <w:pPr>
              <w:pStyle w:val="comment"/>
              <w:ind w:left="0"/>
              <w:rPr>
                <w:ins w:id="2645" w:author="HungNguyen" w:date="2012-02-22T19:47:00Z"/>
                <w:rFonts w:ascii="Times New Roman" w:hAnsi="Times New Roman" w:cs="Times New Roman"/>
                <w:i w:val="0"/>
                <w:color w:val="auto"/>
                <w:sz w:val="22"/>
                <w:szCs w:val="22"/>
                <w:rPrChange w:id="2646" w:author="Phuong Giang" w:date="2012-02-22T23:47:00Z">
                  <w:rPr>
                    <w:ins w:id="2647" w:author="HungNguyen" w:date="2012-02-22T19:47:00Z"/>
                    <w:i w:val="0"/>
                    <w:sz w:val="18"/>
                    <w:szCs w:val="18"/>
                  </w:rPr>
                </w:rPrChange>
              </w:rPr>
            </w:pPr>
            <w:ins w:id="2648" w:author="HungNguyen" w:date="2012-02-22T19:47:00Z">
              <w:r w:rsidRPr="00D85E98">
                <w:rPr>
                  <w:rFonts w:ascii="Times New Roman" w:hAnsi="Times New Roman" w:cs="Times New Roman"/>
                  <w:i w:val="0"/>
                  <w:color w:val="auto"/>
                  <w:sz w:val="22"/>
                  <w:szCs w:val="22"/>
                  <w:rPrChange w:id="264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650" w:author="Phuong Giang" w:date="2012-02-22T23:13:00Z">
              <w:tcPr>
                <w:tcW w:w="990" w:type="dxa"/>
              </w:tcPr>
            </w:tcPrChange>
          </w:tcPr>
          <w:p w:rsidR="0065367C" w:rsidRPr="00D85E98" w:rsidRDefault="0065367C">
            <w:pPr>
              <w:pStyle w:val="comment"/>
              <w:ind w:left="0"/>
              <w:rPr>
                <w:ins w:id="2651" w:author="HungNguyen" w:date="2012-02-22T19:47:00Z"/>
                <w:rFonts w:ascii="Times New Roman" w:hAnsi="Times New Roman" w:cs="Times New Roman"/>
                <w:i w:val="0"/>
                <w:color w:val="auto"/>
                <w:sz w:val="22"/>
                <w:szCs w:val="22"/>
                <w:rPrChange w:id="2652" w:author="Phuong Giang" w:date="2012-02-22T23:47:00Z">
                  <w:rPr>
                    <w:ins w:id="2653" w:author="HungNguyen" w:date="2012-02-22T19:47:00Z"/>
                    <w:i w:val="0"/>
                    <w:sz w:val="18"/>
                    <w:szCs w:val="18"/>
                  </w:rPr>
                </w:rPrChange>
              </w:rPr>
            </w:pPr>
          </w:p>
        </w:tc>
        <w:tc>
          <w:tcPr>
            <w:tcW w:w="1080" w:type="dxa"/>
            <w:tcPrChange w:id="2654" w:author="Phuong Giang" w:date="2012-02-22T23:13:00Z">
              <w:tcPr>
                <w:tcW w:w="1080" w:type="dxa"/>
              </w:tcPr>
            </w:tcPrChange>
          </w:tcPr>
          <w:p w:rsidR="0065367C" w:rsidRPr="00D85E98" w:rsidRDefault="0065367C">
            <w:pPr>
              <w:pStyle w:val="comment"/>
              <w:ind w:left="0"/>
              <w:rPr>
                <w:ins w:id="2655" w:author="HungNguyen" w:date="2012-02-22T19:47:00Z"/>
                <w:rFonts w:ascii="Times New Roman" w:hAnsi="Times New Roman" w:cs="Times New Roman"/>
                <w:i w:val="0"/>
                <w:color w:val="auto"/>
                <w:sz w:val="22"/>
                <w:szCs w:val="22"/>
                <w:rPrChange w:id="2656" w:author="Phuong Giang" w:date="2012-02-22T23:47:00Z">
                  <w:rPr>
                    <w:ins w:id="2657" w:author="HungNguyen" w:date="2012-02-22T19:47:00Z"/>
                    <w:i w:val="0"/>
                    <w:sz w:val="18"/>
                    <w:szCs w:val="18"/>
                  </w:rPr>
                </w:rPrChange>
              </w:rPr>
            </w:pPr>
            <w:ins w:id="2658" w:author="HungNguyen" w:date="2012-02-22T19:47:00Z">
              <w:r w:rsidRPr="00D85E98">
                <w:rPr>
                  <w:rFonts w:ascii="Times New Roman" w:hAnsi="Times New Roman" w:cs="Times New Roman"/>
                  <w:i w:val="0"/>
                  <w:color w:val="auto"/>
                  <w:sz w:val="22"/>
                  <w:szCs w:val="22"/>
                  <w:rPrChange w:id="265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660" w:author="Phuong Giang" w:date="2012-02-22T23:13:00Z">
              <w:tcPr>
                <w:tcW w:w="3528" w:type="dxa"/>
              </w:tcPr>
            </w:tcPrChange>
          </w:tcPr>
          <w:p w:rsidR="0065367C" w:rsidRPr="00D85E98" w:rsidRDefault="000E16A5">
            <w:pPr>
              <w:pStyle w:val="comment"/>
              <w:ind w:left="0"/>
              <w:rPr>
                <w:ins w:id="2661" w:author="HungNguyen" w:date="2012-02-22T19:47:00Z"/>
                <w:rFonts w:ascii="Times New Roman" w:hAnsi="Times New Roman" w:cs="Times New Roman"/>
                <w:i w:val="0"/>
                <w:color w:val="auto"/>
                <w:sz w:val="22"/>
                <w:szCs w:val="22"/>
                <w:rPrChange w:id="2662" w:author="Phuong Giang" w:date="2012-02-22T23:47:00Z">
                  <w:rPr>
                    <w:ins w:id="2663" w:author="HungNguyen" w:date="2012-02-22T19:47:00Z"/>
                    <w:i w:val="0"/>
                    <w:sz w:val="18"/>
                    <w:szCs w:val="18"/>
                  </w:rPr>
                </w:rPrChange>
              </w:rPr>
            </w:pPr>
            <w:ins w:id="2664" w:author="HungNguyen" w:date="2012-02-22T20:01:00Z">
              <w:r w:rsidRPr="00D85E98">
                <w:rPr>
                  <w:rFonts w:ascii="Times New Roman" w:hAnsi="Times New Roman" w:cs="Times New Roman"/>
                  <w:i w:val="0"/>
                  <w:color w:val="auto"/>
                  <w:sz w:val="22"/>
                  <w:szCs w:val="22"/>
                  <w:rPrChange w:id="2665" w:author="Phuong Giang" w:date="2012-02-22T23:47:00Z">
                    <w:rPr>
                      <w:rFonts w:ascii="Times New Roman" w:eastAsia="Calibri" w:hAnsi="Times New Roman" w:cs="Times New Roman"/>
                      <w:bCs w:val="0"/>
                      <w:i w:val="0"/>
                      <w:snapToGrid/>
                      <w:color w:val="auto"/>
                      <w:sz w:val="24"/>
                      <w:szCs w:val="22"/>
                      <w:u w:val="single"/>
                      <w:lang w:eastAsia="en-US"/>
                    </w:rPr>
                  </w:rPrChange>
                </w:rPr>
                <w:t>Contain all the before-class activities and equipment that teachers and students will need</w:t>
              </w:r>
            </w:ins>
          </w:p>
        </w:tc>
      </w:tr>
      <w:tr w:rsidR="0065367C" w:rsidRPr="00D85E98" w:rsidTr="0042744C">
        <w:trPr>
          <w:ins w:id="2666" w:author="HungNguyen" w:date="2012-02-22T19:47:00Z"/>
        </w:trPr>
        <w:tc>
          <w:tcPr>
            <w:tcW w:w="570" w:type="dxa"/>
            <w:tcPrChange w:id="2667" w:author="Phuong Giang" w:date="2012-02-22T23:13:00Z">
              <w:tcPr>
                <w:tcW w:w="570" w:type="dxa"/>
              </w:tcPr>
            </w:tcPrChange>
          </w:tcPr>
          <w:p w:rsidR="0065367C" w:rsidRPr="00D85E98" w:rsidRDefault="0065367C">
            <w:pPr>
              <w:pStyle w:val="comment"/>
              <w:ind w:left="0"/>
              <w:rPr>
                <w:ins w:id="2668" w:author="HungNguyen" w:date="2012-02-22T19:47:00Z"/>
                <w:rFonts w:ascii="Times New Roman" w:hAnsi="Times New Roman" w:cs="Times New Roman"/>
                <w:i w:val="0"/>
                <w:color w:val="auto"/>
                <w:sz w:val="22"/>
                <w:szCs w:val="22"/>
                <w:rPrChange w:id="2669" w:author="Phuong Giang" w:date="2012-02-22T23:47:00Z">
                  <w:rPr>
                    <w:ins w:id="2670" w:author="HungNguyen" w:date="2012-02-22T19:47:00Z"/>
                    <w:i w:val="0"/>
                    <w:sz w:val="18"/>
                    <w:szCs w:val="18"/>
                  </w:rPr>
                </w:rPrChange>
              </w:rPr>
            </w:pPr>
            <w:ins w:id="2671" w:author="HungNguyen" w:date="2012-02-22T19:47:00Z">
              <w:r w:rsidRPr="00D85E98">
                <w:rPr>
                  <w:rFonts w:ascii="Times New Roman" w:hAnsi="Times New Roman" w:cs="Times New Roman"/>
                  <w:i w:val="0"/>
                  <w:color w:val="auto"/>
                  <w:sz w:val="22"/>
                  <w:szCs w:val="22"/>
                  <w:rPrChange w:id="2672"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10</w:t>
              </w:r>
            </w:ins>
          </w:p>
        </w:tc>
        <w:tc>
          <w:tcPr>
            <w:tcW w:w="1518" w:type="dxa"/>
            <w:tcPrChange w:id="2673" w:author="Phuong Giang" w:date="2012-02-22T23:13:00Z">
              <w:tcPr>
                <w:tcW w:w="1378" w:type="dxa"/>
              </w:tcPr>
            </w:tcPrChange>
          </w:tcPr>
          <w:p w:rsidR="0065367C" w:rsidRPr="00D85E98" w:rsidRDefault="0065367C">
            <w:pPr>
              <w:pStyle w:val="comment"/>
              <w:ind w:left="0"/>
              <w:rPr>
                <w:ins w:id="2674" w:author="HungNguyen" w:date="2012-02-22T19:47:00Z"/>
                <w:rFonts w:ascii="Times New Roman" w:hAnsi="Times New Roman" w:cs="Times New Roman"/>
                <w:i w:val="0"/>
                <w:color w:val="auto"/>
                <w:sz w:val="22"/>
                <w:szCs w:val="22"/>
                <w:rPrChange w:id="2675" w:author="Phuong Giang" w:date="2012-02-22T23:47:00Z">
                  <w:rPr>
                    <w:ins w:id="2676" w:author="HungNguyen" w:date="2012-02-22T19:47:00Z"/>
                    <w:i w:val="0"/>
                    <w:sz w:val="18"/>
                    <w:szCs w:val="18"/>
                  </w:rPr>
                </w:rPrChange>
              </w:rPr>
            </w:pPr>
            <w:ins w:id="2677" w:author="HungNguyen" w:date="2012-02-22T19:47:00Z">
              <w:r w:rsidRPr="00D85E98">
                <w:rPr>
                  <w:rFonts w:ascii="Times New Roman" w:hAnsi="Times New Roman" w:cs="Times New Roman"/>
                  <w:i w:val="0"/>
                  <w:color w:val="auto"/>
                  <w:sz w:val="22"/>
                  <w:szCs w:val="22"/>
                  <w:rPrChange w:id="267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_activities</w:t>
              </w:r>
            </w:ins>
          </w:p>
        </w:tc>
        <w:tc>
          <w:tcPr>
            <w:tcW w:w="1890" w:type="dxa"/>
            <w:tcPrChange w:id="2679" w:author="Phuong Giang" w:date="2012-02-22T23:13:00Z">
              <w:tcPr>
                <w:tcW w:w="2030" w:type="dxa"/>
              </w:tcPr>
            </w:tcPrChange>
          </w:tcPr>
          <w:p w:rsidR="0065367C" w:rsidRPr="00D85E98" w:rsidRDefault="0065367C">
            <w:pPr>
              <w:pStyle w:val="comment"/>
              <w:ind w:left="0"/>
              <w:rPr>
                <w:ins w:id="2680" w:author="HungNguyen" w:date="2012-02-22T19:47:00Z"/>
                <w:rFonts w:ascii="Times New Roman" w:hAnsi="Times New Roman" w:cs="Times New Roman"/>
                <w:i w:val="0"/>
                <w:color w:val="auto"/>
                <w:sz w:val="22"/>
                <w:szCs w:val="22"/>
                <w:rPrChange w:id="2681" w:author="Phuong Giang" w:date="2012-02-22T23:47:00Z">
                  <w:rPr>
                    <w:ins w:id="2682" w:author="HungNguyen" w:date="2012-02-22T19:47:00Z"/>
                    <w:i w:val="0"/>
                    <w:sz w:val="18"/>
                    <w:szCs w:val="18"/>
                  </w:rPr>
                </w:rPrChange>
              </w:rPr>
            </w:pPr>
            <w:ins w:id="2683" w:author="HungNguyen" w:date="2012-02-22T19:47:00Z">
              <w:r w:rsidRPr="00D85E98">
                <w:rPr>
                  <w:rFonts w:ascii="Times New Roman" w:hAnsi="Times New Roman" w:cs="Times New Roman"/>
                  <w:i w:val="0"/>
                  <w:color w:val="auto"/>
                  <w:sz w:val="22"/>
                  <w:szCs w:val="22"/>
                  <w:rPrChange w:id="268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List&lt;Activity&gt;</w:t>
              </w:r>
            </w:ins>
          </w:p>
        </w:tc>
        <w:tc>
          <w:tcPr>
            <w:tcW w:w="990" w:type="dxa"/>
            <w:tcPrChange w:id="2685" w:author="Phuong Giang" w:date="2012-02-22T23:13:00Z">
              <w:tcPr>
                <w:tcW w:w="990" w:type="dxa"/>
              </w:tcPr>
            </w:tcPrChange>
          </w:tcPr>
          <w:p w:rsidR="0065367C" w:rsidRPr="00D85E98" w:rsidRDefault="0065367C">
            <w:pPr>
              <w:pStyle w:val="comment"/>
              <w:ind w:left="0"/>
              <w:rPr>
                <w:ins w:id="2686" w:author="HungNguyen" w:date="2012-02-22T19:47:00Z"/>
                <w:rFonts w:ascii="Times New Roman" w:hAnsi="Times New Roman" w:cs="Times New Roman"/>
                <w:i w:val="0"/>
                <w:color w:val="auto"/>
                <w:sz w:val="22"/>
                <w:szCs w:val="22"/>
                <w:rPrChange w:id="2687" w:author="Phuong Giang" w:date="2012-02-22T23:47:00Z">
                  <w:rPr>
                    <w:ins w:id="2688" w:author="HungNguyen" w:date="2012-02-22T19:47:00Z"/>
                    <w:i w:val="0"/>
                    <w:sz w:val="18"/>
                    <w:szCs w:val="18"/>
                  </w:rPr>
                </w:rPrChange>
              </w:rPr>
            </w:pPr>
          </w:p>
        </w:tc>
        <w:tc>
          <w:tcPr>
            <w:tcW w:w="1080" w:type="dxa"/>
            <w:tcPrChange w:id="2689" w:author="Phuong Giang" w:date="2012-02-22T23:13:00Z">
              <w:tcPr>
                <w:tcW w:w="1080" w:type="dxa"/>
              </w:tcPr>
            </w:tcPrChange>
          </w:tcPr>
          <w:p w:rsidR="0065367C" w:rsidRPr="00D85E98" w:rsidRDefault="0065367C">
            <w:pPr>
              <w:pStyle w:val="comment"/>
              <w:ind w:left="0"/>
              <w:rPr>
                <w:ins w:id="2690" w:author="HungNguyen" w:date="2012-02-22T19:47:00Z"/>
                <w:rFonts w:ascii="Times New Roman" w:hAnsi="Times New Roman" w:cs="Times New Roman"/>
                <w:i w:val="0"/>
                <w:color w:val="auto"/>
                <w:sz w:val="22"/>
                <w:szCs w:val="22"/>
                <w:rPrChange w:id="2691" w:author="Phuong Giang" w:date="2012-02-22T23:47:00Z">
                  <w:rPr>
                    <w:ins w:id="2692" w:author="HungNguyen" w:date="2012-02-22T19:47:00Z"/>
                    <w:i w:val="0"/>
                    <w:sz w:val="18"/>
                    <w:szCs w:val="18"/>
                  </w:rPr>
                </w:rPrChange>
              </w:rPr>
            </w:pPr>
            <w:ins w:id="2693" w:author="HungNguyen" w:date="2012-02-22T19:47:00Z">
              <w:r w:rsidRPr="00D85E98">
                <w:rPr>
                  <w:rFonts w:ascii="Times New Roman" w:hAnsi="Times New Roman" w:cs="Times New Roman"/>
                  <w:i w:val="0"/>
                  <w:color w:val="auto"/>
                  <w:sz w:val="22"/>
                  <w:szCs w:val="22"/>
                  <w:rPrChange w:id="269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695" w:author="Phuong Giang" w:date="2012-02-22T23:13:00Z">
              <w:tcPr>
                <w:tcW w:w="3528" w:type="dxa"/>
              </w:tcPr>
            </w:tcPrChange>
          </w:tcPr>
          <w:p w:rsidR="0065367C" w:rsidRPr="00D85E98" w:rsidRDefault="000E16A5">
            <w:pPr>
              <w:pStyle w:val="comment"/>
              <w:ind w:left="0"/>
              <w:rPr>
                <w:ins w:id="2696" w:author="HungNguyen" w:date="2012-02-22T19:47:00Z"/>
                <w:rFonts w:ascii="Times New Roman" w:hAnsi="Times New Roman" w:cs="Times New Roman"/>
                <w:i w:val="0"/>
                <w:color w:val="auto"/>
                <w:sz w:val="22"/>
                <w:szCs w:val="22"/>
                <w:rPrChange w:id="2697" w:author="Phuong Giang" w:date="2012-02-22T23:47:00Z">
                  <w:rPr>
                    <w:ins w:id="2698" w:author="HungNguyen" w:date="2012-02-22T19:47:00Z"/>
                    <w:i w:val="0"/>
                    <w:sz w:val="18"/>
                    <w:szCs w:val="18"/>
                  </w:rPr>
                </w:rPrChange>
              </w:rPr>
            </w:pPr>
            <w:ins w:id="2699" w:author="HungNguyen" w:date="2012-02-22T20:02:00Z">
              <w:r w:rsidRPr="00D85E98">
                <w:rPr>
                  <w:rFonts w:ascii="Times New Roman" w:hAnsi="Times New Roman" w:cs="Times New Roman"/>
                  <w:i w:val="0"/>
                  <w:color w:val="auto"/>
                  <w:sz w:val="22"/>
                  <w:szCs w:val="22"/>
                  <w:rPrChange w:id="2700" w:author="Phuong Giang" w:date="2012-02-22T23:47:00Z">
                    <w:rPr>
                      <w:rFonts w:ascii="Times New Roman" w:eastAsia="Calibri" w:hAnsi="Times New Roman" w:cs="Times New Roman"/>
                      <w:bCs w:val="0"/>
                      <w:i w:val="0"/>
                      <w:snapToGrid/>
                      <w:color w:val="auto"/>
                      <w:sz w:val="24"/>
                      <w:szCs w:val="22"/>
                      <w:u w:val="single"/>
                      <w:lang w:eastAsia="en-US"/>
                    </w:rPr>
                  </w:rPrChange>
                </w:rPr>
                <w:t>The combination of Teaching Method with Knowledge Item in use.</w:t>
              </w:r>
            </w:ins>
          </w:p>
        </w:tc>
      </w:tr>
      <w:tr w:rsidR="0065367C" w:rsidRPr="00D85E98" w:rsidTr="0042744C">
        <w:trPr>
          <w:ins w:id="2701" w:author="HungNguyen" w:date="2012-02-22T19:47:00Z"/>
        </w:trPr>
        <w:tc>
          <w:tcPr>
            <w:tcW w:w="570" w:type="dxa"/>
            <w:tcPrChange w:id="2702" w:author="Phuong Giang" w:date="2012-02-22T23:13:00Z">
              <w:tcPr>
                <w:tcW w:w="570" w:type="dxa"/>
              </w:tcPr>
            </w:tcPrChange>
          </w:tcPr>
          <w:p w:rsidR="0065367C" w:rsidRPr="00D85E98" w:rsidRDefault="0065367C">
            <w:pPr>
              <w:pStyle w:val="comment"/>
              <w:ind w:left="0"/>
              <w:rPr>
                <w:ins w:id="2703" w:author="HungNguyen" w:date="2012-02-22T19:47:00Z"/>
                <w:rFonts w:ascii="Times New Roman" w:hAnsi="Times New Roman" w:cs="Times New Roman"/>
                <w:i w:val="0"/>
                <w:color w:val="auto"/>
                <w:sz w:val="22"/>
                <w:szCs w:val="22"/>
                <w:rPrChange w:id="2704" w:author="Phuong Giang" w:date="2012-02-22T23:47:00Z">
                  <w:rPr>
                    <w:ins w:id="2705" w:author="HungNguyen" w:date="2012-02-22T19:47:00Z"/>
                    <w:i w:val="0"/>
                    <w:sz w:val="18"/>
                    <w:szCs w:val="18"/>
                  </w:rPr>
                </w:rPrChange>
              </w:rPr>
            </w:pPr>
            <w:ins w:id="2706" w:author="HungNguyen" w:date="2012-02-22T19:47:00Z">
              <w:r w:rsidRPr="00D85E98">
                <w:rPr>
                  <w:rFonts w:ascii="Times New Roman" w:hAnsi="Times New Roman" w:cs="Times New Roman"/>
                  <w:i w:val="0"/>
                  <w:color w:val="auto"/>
                  <w:sz w:val="22"/>
                  <w:szCs w:val="22"/>
                  <w:rPrChange w:id="270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11</w:t>
              </w:r>
            </w:ins>
          </w:p>
        </w:tc>
        <w:tc>
          <w:tcPr>
            <w:tcW w:w="1518" w:type="dxa"/>
            <w:tcPrChange w:id="2708" w:author="Phuong Giang" w:date="2012-02-22T23:13:00Z">
              <w:tcPr>
                <w:tcW w:w="1378" w:type="dxa"/>
              </w:tcPr>
            </w:tcPrChange>
          </w:tcPr>
          <w:p w:rsidR="0065367C" w:rsidRPr="00D85E98" w:rsidRDefault="0065367C">
            <w:pPr>
              <w:pStyle w:val="comment"/>
              <w:ind w:left="0"/>
              <w:rPr>
                <w:ins w:id="2709" w:author="HungNguyen" w:date="2012-02-22T19:47:00Z"/>
                <w:rFonts w:ascii="Times New Roman" w:hAnsi="Times New Roman" w:cs="Times New Roman"/>
                <w:i w:val="0"/>
                <w:color w:val="auto"/>
                <w:sz w:val="22"/>
                <w:szCs w:val="22"/>
                <w:rPrChange w:id="2710" w:author="Phuong Giang" w:date="2012-02-22T23:47:00Z">
                  <w:rPr>
                    <w:ins w:id="2711" w:author="HungNguyen" w:date="2012-02-22T19:47:00Z"/>
                    <w:i w:val="0"/>
                    <w:sz w:val="18"/>
                    <w:szCs w:val="18"/>
                  </w:rPr>
                </w:rPrChange>
              </w:rPr>
            </w:pPr>
            <w:ins w:id="2712" w:author="HungNguyen" w:date="2012-02-22T19:47:00Z">
              <w:r w:rsidRPr="00D85E98">
                <w:rPr>
                  <w:rFonts w:ascii="Times New Roman" w:hAnsi="Times New Roman" w:cs="Times New Roman"/>
                  <w:i w:val="0"/>
                  <w:color w:val="auto"/>
                  <w:sz w:val="22"/>
                  <w:szCs w:val="22"/>
                  <w:rPrChange w:id="271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_note</w:t>
              </w:r>
            </w:ins>
          </w:p>
        </w:tc>
        <w:tc>
          <w:tcPr>
            <w:tcW w:w="1890" w:type="dxa"/>
            <w:tcPrChange w:id="2714" w:author="Phuong Giang" w:date="2012-02-22T23:13:00Z">
              <w:tcPr>
                <w:tcW w:w="2030" w:type="dxa"/>
              </w:tcPr>
            </w:tcPrChange>
          </w:tcPr>
          <w:p w:rsidR="0065367C" w:rsidRPr="00D85E98" w:rsidRDefault="0065367C">
            <w:pPr>
              <w:pStyle w:val="comment"/>
              <w:ind w:left="0"/>
              <w:rPr>
                <w:ins w:id="2715" w:author="HungNguyen" w:date="2012-02-22T19:47:00Z"/>
                <w:rFonts w:ascii="Times New Roman" w:hAnsi="Times New Roman" w:cs="Times New Roman"/>
                <w:i w:val="0"/>
                <w:color w:val="auto"/>
                <w:sz w:val="22"/>
                <w:szCs w:val="22"/>
                <w:rPrChange w:id="2716" w:author="Phuong Giang" w:date="2012-02-22T23:47:00Z">
                  <w:rPr>
                    <w:ins w:id="2717" w:author="HungNguyen" w:date="2012-02-22T19:47:00Z"/>
                    <w:i w:val="0"/>
                    <w:sz w:val="18"/>
                    <w:szCs w:val="18"/>
                  </w:rPr>
                </w:rPrChange>
              </w:rPr>
            </w:pPr>
            <w:ins w:id="2718" w:author="HungNguyen" w:date="2012-02-22T19:47:00Z">
              <w:r w:rsidRPr="00D85E98">
                <w:rPr>
                  <w:rFonts w:ascii="Times New Roman" w:hAnsi="Times New Roman" w:cs="Times New Roman"/>
                  <w:i w:val="0"/>
                  <w:color w:val="auto"/>
                  <w:sz w:val="22"/>
                  <w:szCs w:val="22"/>
                  <w:rPrChange w:id="271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String</w:t>
              </w:r>
            </w:ins>
          </w:p>
        </w:tc>
        <w:tc>
          <w:tcPr>
            <w:tcW w:w="990" w:type="dxa"/>
            <w:tcPrChange w:id="2720" w:author="Phuong Giang" w:date="2012-02-22T23:13:00Z">
              <w:tcPr>
                <w:tcW w:w="990" w:type="dxa"/>
              </w:tcPr>
            </w:tcPrChange>
          </w:tcPr>
          <w:p w:rsidR="0065367C" w:rsidRPr="00D85E98" w:rsidRDefault="0065367C">
            <w:pPr>
              <w:pStyle w:val="comment"/>
              <w:ind w:left="0"/>
              <w:rPr>
                <w:ins w:id="2721" w:author="HungNguyen" w:date="2012-02-22T19:47:00Z"/>
                <w:rFonts w:ascii="Times New Roman" w:hAnsi="Times New Roman" w:cs="Times New Roman"/>
                <w:i w:val="0"/>
                <w:color w:val="auto"/>
                <w:sz w:val="22"/>
                <w:szCs w:val="22"/>
                <w:rPrChange w:id="2722" w:author="Phuong Giang" w:date="2012-02-22T23:47:00Z">
                  <w:rPr>
                    <w:ins w:id="2723" w:author="HungNguyen" w:date="2012-02-22T19:47:00Z"/>
                    <w:i w:val="0"/>
                    <w:sz w:val="18"/>
                    <w:szCs w:val="18"/>
                  </w:rPr>
                </w:rPrChange>
              </w:rPr>
            </w:pPr>
          </w:p>
        </w:tc>
        <w:tc>
          <w:tcPr>
            <w:tcW w:w="1080" w:type="dxa"/>
            <w:tcPrChange w:id="2724" w:author="Phuong Giang" w:date="2012-02-22T23:13:00Z">
              <w:tcPr>
                <w:tcW w:w="1080" w:type="dxa"/>
              </w:tcPr>
            </w:tcPrChange>
          </w:tcPr>
          <w:p w:rsidR="0065367C" w:rsidRPr="00D85E98" w:rsidRDefault="0065367C">
            <w:pPr>
              <w:pStyle w:val="comment"/>
              <w:ind w:left="0"/>
              <w:rPr>
                <w:ins w:id="2725" w:author="HungNguyen" w:date="2012-02-22T19:47:00Z"/>
                <w:rFonts w:ascii="Times New Roman" w:hAnsi="Times New Roman" w:cs="Times New Roman"/>
                <w:i w:val="0"/>
                <w:color w:val="auto"/>
                <w:sz w:val="22"/>
                <w:szCs w:val="22"/>
                <w:rPrChange w:id="2726" w:author="Phuong Giang" w:date="2012-02-22T23:47:00Z">
                  <w:rPr>
                    <w:ins w:id="2727" w:author="HungNguyen" w:date="2012-02-22T19:47:00Z"/>
                    <w:i w:val="0"/>
                    <w:sz w:val="18"/>
                    <w:szCs w:val="18"/>
                  </w:rPr>
                </w:rPrChange>
              </w:rPr>
            </w:pPr>
            <w:ins w:id="2728" w:author="HungNguyen" w:date="2012-02-22T19:47:00Z">
              <w:r w:rsidRPr="00D85E98">
                <w:rPr>
                  <w:rFonts w:ascii="Times New Roman" w:hAnsi="Times New Roman" w:cs="Times New Roman"/>
                  <w:i w:val="0"/>
                  <w:color w:val="auto"/>
                  <w:sz w:val="22"/>
                  <w:szCs w:val="22"/>
                  <w:rPrChange w:id="272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528" w:type="dxa"/>
            <w:tcPrChange w:id="2730" w:author="Phuong Giang" w:date="2012-02-22T23:13:00Z">
              <w:tcPr>
                <w:tcW w:w="3528" w:type="dxa"/>
              </w:tcPr>
            </w:tcPrChange>
          </w:tcPr>
          <w:p w:rsidR="0065367C" w:rsidRPr="00D85E98" w:rsidRDefault="000E16A5">
            <w:pPr>
              <w:pStyle w:val="comment"/>
              <w:ind w:left="0"/>
              <w:rPr>
                <w:ins w:id="2731" w:author="HungNguyen" w:date="2012-02-22T19:47:00Z"/>
                <w:rFonts w:ascii="Times New Roman" w:hAnsi="Times New Roman" w:cs="Times New Roman"/>
                <w:i w:val="0"/>
                <w:color w:val="auto"/>
                <w:sz w:val="22"/>
                <w:szCs w:val="22"/>
                <w:rPrChange w:id="2732" w:author="Phuong Giang" w:date="2012-02-22T23:47:00Z">
                  <w:rPr>
                    <w:ins w:id="2733" w:author="HungNguyen" w:date="2012-02-22T19:47:00Z"/>
                    <w:i w:val="0"/>
                    <w:sz w:val="18"/>
                    <w:szCs w:val="18"/>
                  </w:rPr>
                </w:rPrChange>
              </w:rPr>
            </w:pPr>
            <w:ins w:id="2734" w:author="HungNguyen" w:date="2012-02-22T20:02:00Z">
              <w:r w:rsidRPr="00D85E98">
                <w:rPr>
                  <w:rFonts w:ascii="Times New Roman" w:hAnsi="Times New Roman" w:cs="Times New Roman"/>
                  <w:i w:val="0"/>
                  <w:color w:val="auto"/>
                  <w:sz w:val="22"/>
                  <w:szCs w:val="22"/>
                  <w:rPrChange w:id="2735" w:author="Phuong Giang" w:date="2012-02-22T23:47:00Z">
                    <w:rPr>
                      <w:rFonts w:ascii="Times New Roman" w:eastAsia="Calibri" w:hAnsi="Times New Roman" w:cs="Times New Roman"/>
                      <w:bCs w:val="0"/>
                      <w:i w:val="0"/>
                      <w:snapToGrid/>
                      <w:color w:val="auto"/>
                      <w:sz w:val="24"/>
                      <w:szCs w:val="22"/>
                      <w:u w:val="single"/>
                      <w:lang w:eastAsia="en-US"/>
                    </w:rPr>
                  </w:rPrChange>
                </w:rPr>
                <w:t>User’s notes on the teaching plan. Can be filled on creation teaching plan or added later</w:t>
              </w:r>
            </w:ins>
          </w:p>
        </w:tc>
      </w:tr>
    </w:tbl>
    <w:p w:rsidR="0065367C" w:rsidRPr="00DA4281" w:rsidRDefault="0065367C">
      <w:pPr>
        <w:pStyle w:val="Heading5"/>
        <w:rPr>
          <w:ins w:id="2736" w:author="HungNguyen" w:date="2012-02-22T19:47:00Z"/>
        </w:rPr>
        <w:pPrChange w:id="2737" w:author="Phuong Giang" w:date="2012-02-22T23:49:00Z">
          <w:pPr>
            <w:pStyle w:val="Heading5"/>
            <w:numPr>
              <w:ilvl w:val="0"/>
              <w:numId w:val="0"/>
            </w:numPr>
            <w:ind w:left="0" w:firstLine="0"/>
          </w:pPr>
        </w:pPrChange>
      </w:pPr>
      <w:ins w:id="2738" w:author="HungNguyen" w:date="2012-02-22T19:47:00Z">
        <w:r w:rsidRPr="00DA4281">
          <w:t>Methods</w:t>
        </w:r>
      </w:ins>
    </w:p>
    <w:p w:rsidR="0065367C" w:rsidRDefault="0065367C" w:rsidP="0065367C">
      <w:pPr>
        <w:rPr>
          <w:ins w:id="2739" w:author="HungNguyen" w:date="2012-02-22T19:47:00Z"/>
        </w:rPr>
      </w:pPr>
      <w:ins w:id="2740" w:author="HungNguyen" w:date="2012-02-22T19:47:00Z">
        <w:r>
          <w:t xml:space="preserve">                         N/A</w:t>
        </w:r>
      </w:ins>
    </w:p>
    <w:p w:rsidR="0065367C" w:rsidRDefault="0065367C" w:rsidP="0065367C">
      <w:pPr>
        <w:pStyle w:val="Heading4"/>
        <w:tabs>
          <w:tab w:val="left" w:pos="4208"/>
        </w:tabs>
        <w:rPr>
          <w:ins w:id="2741" w:author="HungNguyen" w:date="2012-02-22T19:47:00Z"/>
        </w:rPr>
      </w:pPr>
      <w:proofErr w:type="spellStart"/>
      <w:ins w:id="2742" w:author="HungNguyen" w:date="2012-02-22T19:47:00Z">
        <w:r>
          <w:t>TeachingPlanAccessor</w:t>
        </w:r>
        <w:proofErr w:type="spellEnd"/>
        <w:r>
          <w:t xml:space="preserve"> class</w:t>
        </w:r>
      </w:ins>
    </w:p>
    <w:p w:rsidR="0065367C" w:rsidRDefault="0016101B" w:rsidP="0065367C">
      <w:pPr>
        <w:rPr>
          <w:ins w:id="2743" w:author="HungNguyen" w:date="2012-02-22T19:47:00Z"/>
        </w:rPr>
      </w:pPr>
      <w:ins w:id="2744" w:author="HungNguyen" w:date="2012-02-22T19:47:00Z">
        <w:r>
          <w:t xml:space="preserve">              </w:t>
        </w:r>
      </w:ins>
    </w:p>
    <w:p w:rsidR="0065367C" w:rsidRPr="00DA4281" w:rsidRDefault="0065367C">
      <w:pPr>
        <w:pStyle w:val="Heading5"/>
        <w:rPr>
          <w:ins w:id="2745" w:author="HungNguyen" w:date="2012-02-22T19:47:00Z"/>
        </w:rPr>
        <w:pPrChange w:id="2746" w:author="Phuong Giang" w:date="2012-02-22T23:49:00Z">
          <w:pPr>
            <w:pStyle w:val="Heading5"/>
            <w:numPr>
              <w:ilvl w:val="0"/>
              <w:numId w:val="0"/>
            </w:numPr>
            <w:ind w:left="0" w:firstLine="0"/>
          </w:pPr>
        </w:pPrChange>
      </w:pPr>
      <w:ins w:id="2747" w:author="HungNguyen" w:date="2012-02-22T19:47:00Z">
        <w:r w:rsidRPr="00DA4281">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2748"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378"/>
        <w:gridCol w:w="1310"/>
        <w:gridCol w:w="1260"/>
        <w:gridCol w:w="1170"/>
        <w:gridCol w:w="3888"/>
        <w:tblGridChange w:id="2749">
          <w:tblGrid>
            <w:gridCol w:w="570"/>
            <w:gridCol w:w="1378"/>
            <w:gridCol w:w="832"/>
            <w:gridCol w:w="1142"/>
            <w:gridCol w:w="952"/>
            <w:gridCol w:w="4702"/>
          </w:tblGrid>
        </w:tblGridChange>
      </w:tblGrid>
      <w:tr w:rsidR="0065367C" w:rsidTr="0042744C">
        <w:trPr>
          <w:cnfStyle w:val="100000000000" w:firstRow="1" w:lastRow="0" w:firstColumn="0" w:lastColumn="0" w:oddVBand="0" w:evenVBand="0" w:oddHBand="0" w:evenHBand="0" w:firstRowFirstColumn="0" w:firstRowLastColumn="0" w:lastRowFirstColumn="0" w:lastRowLastColumn="0"/>
          <w:ins w:id="2750" w:author="HungNguyen" w:date="2012-02-22T19:47:00Z"/>
        </w:trPr>
        <w:tc>
          <w:tcPr>
            <w:tcW w:w="570" w:type="dxa"/>
            <w:tcPrChange w:id="2751" w:author="Phuong Giang" w:date="2012-02-22T23:13:00Z">
              <w:tcPr>
                <w:tcW w:w="57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752" w:author="HungNguyen" w:date="2012-02-22T19:47:00Z"/>
                <w:b/>
                <w:rPrChange w:id="2753" w:author="Phuong Giang" w:date="2012-02-22T23:23:00Z">
                  <w:rPr>
                    <w:ins w:id="2754" w:author="HungNguyen" w:date="2012-02-22T19:47:00Z"/>
                    <w:b/>
                    <w:bCs w:val="0"/>
                    <w:color w:val="800000"/>
                  </w:rPr>
                </w:rPrChange>
              </w:rPr>
            </w:pPr>
            <w:ins w:id="2755" w:author="HungNguyen" w:date="2012-02-22T19:47:00Z">
              <w:r w:rsidRPr="0030024D">
                <w:rPr>
                  <w:b/>
                  <w:color w:val="auto"/>
                  <w:rPrChange w:id="2756" w:author="Phuong Giang" w:date="2012-02-22T23:37:00Z">
                    <w:rPr>
                      <w:rFonts w:ascii="Calibri" w:eastAsia="Calibri" w:hAnsi="Calibri" w:cs="Times New Roman"/>
                      <w:b/>
                      <w:snapToGrid/>
                      <w:color w:val="800000"/>
                      <w:sz w:val="22"/>
                      <w:szCs w:val="22"/>
                    </w:rPr>
                  </w:rPrChange>
                </w:rPr>
                <w:t>No</w:t>
              </w:r>
            </w:ins>
          </w:p>
        </w:tc>
        <w:tc>
          <w:tcPr>
            <w:tcW w:w="1378" w:type="dxa"/>
            <w:tcPrChange w:id="2757" w:author="Phuong Giang" w:date="2012-02-22T23:13:00Z">
              <w:tcPr>
                <w:tcW w:w="1378"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758" w:author="HungNguyen" w:date="2012-02-22T19:47:00Z"/>
                <w:b/>
                <w:rPrChange w:id="2759" w:author="Phuong Giang" w:date="2012-02-22T23:23:00Z">
                  <w:rPr>
                    <w:ins w:id="2760" w:author="HungNguyen" w:date="2012-02-22T19:47:00Z"/>
                    <w:b/>
                    <w:bCs w:val="0"/>
                    <w:color w:val="800000"/>
                    <w:lang w:eastAsia="ja-JP"/>
                  </w:rPr>
                </w:rPrChange>
              </w:rPr>
            </w:pPr>
            <w:ins w:id="2761" w:author="HungNguyen" w:date="2012-02-22T19:47:00Z">
              <w:r w:rsidRPr="0030024D">
                <w:rPr>
                  <w:b/>
                  <w:color w:val="auto"/>
                  <w:rPrChange w:id="2762" w:author="Phuong Giang" w:date="2012-02-22T23:37:00Z">
                    <w:rPr>
                      <w:rFonts w:ascii="Calibri" w:eastAsia="Calibri" w:hAnsi="Calibri" w:cs="Times New Roman"/>
                      <w:b/>
                      <w:snapToGrid/>
                      <w:color w:val="800000"/>
                      <w:sz w:val="22"/>
                      <w:szCs w:val="22"/>
                      <w:lang w:eastAsia="ja-JP"/>
                    </w:rPr>
                  </w:rPrChange>
                </w:rPr>
                <w:t>Attribute</w:t>
              </w:r>
            </w:ins>
          </w:p>
        </w:tc>
        <w:tc>
          <w:tcPr>
            <w:tcW w:w="1310" w:type="dxa"/>
            <w:tcPrChange w:id="2763" w:author="Phuong Giang" w:date="2012-02-22T23:13:00Z">
              <w:tcPr>
                <w:tcW w:w="832"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764" w:author="HungNguyen" w:date="2012-02-22T19:47:00Z"/>
                <w:b/>
                <w:rPrChange w:id="2765" w:author="Phuong Giang" w:date="2012-02-22T23:23:00Z">
                  <w:rPr>
                    <w:ins w:id="2766" w:author="HungNguyen" w:date="2012-02-22T19:47:00Z"/>
                    <w:b/>
                    <w:bCs w:val="0"/>
                    <w:color w:val="800000"/>
                    <w:lang w:eastAsia="ja-JP"/>
                  </w:rPr>
                </w:rPrChange>
              </w:rPr>
            </w:pPr>
            <w:ins w:id="2767" w:author="HungNguyen" w:date="2012-02-22T19:47:00Z">
              <w:r w:rsidRPr="0030024D">
                <w:rPr>
                  <w:b/>
                  <w:color w:val="auto"/>
                  <w:rPrChange w:id="2768" w:author="Phuong Giang" w:date="2012-02-22T23:37:00Z">
                    <w:rPr>
                      <w:rFonts w:ascii="Calibri" w:eastAsia="Calibri" w:hAnsi="Calibri" w:cs="Times New Roman"/>
                      <w:b/>
                      <w:snapToGrid/>
                      <w:color w:val="800000"/>
                      <w:sz w:val="22"/>
                      <w:szCs w:val="22"/>
                      <w:lang w:eastAsia="ja-JP"/>
                    </w:rPr>
                  </w:rPrChange>
                </w:rPr>
                <w:t>Type</w:t>
              </w:r>
            </w:ins>
          </w:p>
        </w:tc>
        <w:tc>
          <w:tcPr>
            <w:tcW w:w="1260" w:type="dxa"/>
            <w:tcPrChange w:id="2769" w:author="Phuong Giang" w:date="2012-02-22T23:13:00Z">
              <w:tcPr>
                <w:tcW w:w="1142"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770" w:author="HungNguyen" w:date="2012-02-22T19:47:00Z"/>
                <w:b/>
                <w:rPrChange w:id="2771" w:author="Phuong Giang" w:date="2012-02-22T23:23:00Z">
                  <w:rPr>
                    <w:ins w:id="2772" w:author="HungNguyen" w:date="2012-02-22T19:47:00Z"/>
                    <w:b/>
                    <w:bCs w:val="0"/>
                    <w:color w:val="800000"/>
                    <w:lang w:eastAsia="ja-JP"/>
                  </w:rPr>
                </w:rPrChange>
              </w:rPr>
            </w:pPr>
            <w:ins w:id="2773" w:author="HungNguyen" w:date="2012-02-22T19:47:00Z">
              <w:r w:rsidRPr="0030024D">
                <w:rPr>
                  <w:b/>
                  <w:color w:val="auto"/>
                  <w:rPrChange w:id="2774" w:author="Phuong Giang" w:date="2012-02-22T23:37:00Z">
                    <w:rPr>
                      <w:rFonts w:ascii="Calibri" w:eastAsia="Calibri" w:hAnsi="Calibri" w:cs="Times New Roman"/>
                      <w:b/>
                      <w:snapToGrid/>
                      <w:color w:val="800000"/>
                      <w:sz w:val="22"/>
                      <w:szCs w:val="22"/>
                      <w:lang w:eastAsia="ja-JP"/>
                    </w:rPr>
                  </w:rPrChange>
                </w:rPr>
                <w:t>Default</w:t>
              </w:r>
            </w:ins>
          </w:p>
        </w:tc>
        <w:tc>
          <w:tcPr>
            <w:tcW w:w="1170" w:type="dxa"/>
            <w:tcPrChange w:id="2775" w:author="Phuong Giang" w:date="2012-02-22T23:13:00Z">
              <w:tcPr>
                <w:tcW w:w="952"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776" w:author="HungNguyen" w:date="2012-02-22T19:47:00Z"/>
                <w:b/>
                <w:rPrChange w:id="2777" w:author="Phuong Giang" w:date="2012-02-22T23:23:00Z">
                  <w:rPr>
                    <w:ins w:id="2778" w:author="HungNguyen" w:date="2012-02-22T19:47:00Z"/>
                    <w:b/>
                    <w:bCs w:val="0"/>
                    <w:color w:val="800000"/>
                    <w:lang w:eastAsia="ja-JP"/>
                  </w:rPr>
                </w:rPrChange>
              </w:rPr>
            </w:pPr>
            <w:ins w:id="2779" w:author="HungNguyen" w:date="2012-02-22T19:47:00Z">
              <w:r w:rsidRPr="0030024D">
                <w:rPr>
                  <w:b/>
                  <w:color w:val="auto"/>
                  <w:rPrChange w:id="2780" w:author="Phuong Giang" w:date="2012-02-22T23:37:00Z">
                    <w:rPr>
                      <w:rFonts w:ascii="Calibri" w:eastAsia="Calibri" w:hAnsi="Calibri" w:cs="Times New Roman"/>
                      <w:b/>
                      <w:snapToGrid/>
                      <w:color w:val="800000"/>
                      <w:sz w:val="22"/>
                      <w:szCs w:val="22"/>
                      <w:lang w:eastAsia="ja-JP"/>
                    </w:rPr>
                  </w:rPrChange>
                </w:rPr>
                <w:t>Note</w:t>
              </w:r>
            </w:ins>
          </w:p>
        </w:tc>
        <w:tc>
          <w:tcPr>
            <w:tcW w:w="3888" w:type="dxa"/>
            <w:tcPrChange w:id="2781" w:author="Phuong Giang" w:date="2012-02-22T23:13:00Z">
              <w:tcPr>
                <w:tcW w:w="4702"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782" w:author="HungNguyen" w:date="2012-02-22T19:47:00Z"/>
                <w:b/>
                <w:rPrChange w:id="2783" w:author="Phuong Giang" w:date="2012-02-22T23:23:00Z">
                  <w:rPr>
                    <w:ins w:id="2784" w:author="HungNguyen" w:date="2012-02-22T19:47:00Z"/>
                    <w:b/>
                    <w:bCs w:val="0"/>
                    <w:color w:val="800000"/>
                    <w:lang w:eastAsia="ja-JP"/>
                  </w:rPr>
                </w:rPrChange>
              </w:rPr>
            </w:pPr>
            <w:ins w:id="2785" w:author="HungNguyen" w:date="2012-02-22T19:47:00Z">
              <w:r w:rsidRPr="0030024D">
                <w:rPr>
                  <w:b/>
                  <w:color w:val="auto"/>
                  <w:rPrChange w:id="2786" w:author="Phuong Giang" w:date="2012-02-22T23:37: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2787" w:author="HungNguyen" w:date="2012-02-22T19:47:00Z"/>
        </w:trPr>
        <w:tc>
          <w:tcPr>
            <w:tcW w:w="570" w:type="dxa"/>
            <w:tcPrChange w:id="2788" w:author="Phuong Giang" w:date="2012-02-22T23:13:00Z">
              <w:tcPr>
                <w:tcW w:w="570" w:type="dxa"/>
              </w:tcPr>
            </w:tcPrChange>
          </w:tcPr>
          <w:p w:rsidR="0065367C" w:rsidRPr="00D85E98" w:rsidRDefault="0065367C" w:rsidP="00995D66">
            <w:pPr>
              <w:pStyle w:val="comment"/>
              <w:ind w:left="0"/>
              <w:rPr>
                <w:ins w:id="2789" w:author="HungNguyen" w:date="2012-02-22T19:47:00Z"/>
                <w:rFonts w:ascii="Times New Roman" w:hAnsi="Times New Roman" w:cs="Times New Roman"/>
                <w:i w:val="0"/>
                <w:color w:val="auto"/>
                <w:sz w:val="22"/>
                <w:szCs w:val="22"/>
                <w:rPrChange w:id="2790" w:author="Phuong Giang" w:date="2012-02-22T23:47:00Z">
                  <w:rPr>
                    <w:ins w:id="2791" w:author="HungNguyen" w:date="2012-02-22T19:47:00Z"/>
                    <w:i w:val="0"/>
                    <w:sz w:val="18"/>
                    <w:szCs w:val="18"/>
                  </w:rPr>
                </w:rPrChange>
              </w:rPr>
            </w:pPr>
            <w:ins w:id="2792" w:author="HungNguyen" w:date="2012-02-22T19:47:00Z">
              <w:r w:rsidRPr="00D85E98">
                <w:rPr>
                  <w:rFonts w:ascii="Times New Roman" w:hAnsi="Times New Roman" w:cs="Times New Roman"/>
                  <w:i w:val="0"/>
                  <w:color w:val="auto"/>
                  <w:sz w:val="22"/>
                  <w:szCs w:val="22"/>
                  <w:rPrChange w:id="2793"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01</w:t>
              </w:r>
            </w:ins>
          </w:p>
        </w:tc>
        <w:tc>
          <w:tcPr>
            <w:tcW w:w="1378" w:type="dxa"/>
            <w:tcPrChange w:id="2794" w:author="Phuong Giang" w:date="2012-02-22T23:13:00Z">
              <w:tcPr>
                <w:tcW w:w="1378" w:type="dxa"/>
              </w:tcPr>
            </w:tcPrChange>
          </w:tcPr>
          <w:p w:rsidR="0065367C" w:rsidRPr="00D85E98" w:rsidRDefault="0065367C" w:rsidP="00995D66">
            <w:pPr>
              <w:pStyle w:val="comment"/>
              <w:ind w:left="0"/>
              <w:rPr>
                <w:ins w:id="2795" w:author="HungNguyen" w:date="2012-02-22T19:47:00Z"/>
                <w:rFonts w:ascii="Times New Roman" w:hAnsi="Times New Roman" w:cs="Times New Roman"/>
                <w:i w:val="0"/>
                <w:color w:val="auto"/>
                <w:sz w:val="22"/>
                <w:szCs w:val="22"/>
                <w:rPrChange w:id="2796" w:author="Phuong Giang" w:date="2012-02-22T23:47:00Z">
                  <w:rPr>
                    <w:ins w:id="2797" w:author="HungNguyen" w:date="2012-02-22T19:47:00Z"/>
                    <w:i w:val="0"/>
                    <w:sz w:val="18"/>
                    <w:szCs w:val="18"/>
                  </w:rPr>
                </w:rPrChange>
              </w:rPr>
            </w:pPr>
            <w:ins w:id="2798" w:author="HungNguyen" w:date="2012-02-22T19:47:00Z">
              <w:r w:rsidRPr="00D85E98">
                <w:rPr>
                  <w:rFonts w:ascii="Times New Roman" w:hAnsi="Times New Roman" w:cs="Times New Roman"/>
                  <w:i w:val="0"/>
                  <w:color w:val="auto"/>
                  <w:sz w:val="22"/>
                  <w:szCs w:val="22"/>
                  <w:rPrChange w:id="279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_</w:t>
              </w:r>
              <w:proofErr w:type="spellStart"/>
              <w:r w:rsidRPr="00D85E98">
                <w:rPr>
                  <w:rFonts w:ascii="Times New Roman" w:hAnsi="Times New Roman" w:cs="Times New Roman"/>
                  <w:i w:val="0"/>
                  <w:color w:val="auto"/>
                  <w:sz w:val="22"/>
                  <w:szCs w:val="22"/>
                  <w:rPrChange w:id="280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teachingPlan</w:t>
              </w:r>
              <w:proofErr w:type="spellEnd"/>
            </w:ins>
          </w:p>
        </w:tc>
        <w:tc>
          <w:tcPr>
            <w:tcW w:w="1310" w:type="dxa"/>
            <w:tcPrChange w:id="2801" w:author="Phuong Giang" w:date="2012-02-22T23:13:00Z">
              <w:tcPr>
                <w:tcW w:w="832" w:type="dxa"/>
              </w:tcPr>
            </w:tcPrChange>
          </w:tcPr>
          <w:p w:rsidR="0065367C" w:rsidRPr="00D85E98" w:rsidRDefault="0065367C" w:rsidP="00995D66">
            <w:pPr>
              <w:pStyle w:val="comment"/>
              <w:ind w:left="0"/>
              <w:rPr>
                <w:ins w:id="2802" w:author="HungNguyen" w:date="2012-02-22T19:47:00Z"/>
                <w:rFonts w:ascii="Times New Roman" w:hAnsi="Times New Roman" w:cs="Times New Roman"/>
                <w:i w:val="0"/>
                <w:color w:val="auto"/>
                <w:sz w:val="22"/>
                <w:szCs w:val="22"/>
                <w:rPrChange w:id="2803" w:author="Phuong Giang" w:date="2012-02-22T23:47:00Z">
                  <w:rPr>
                    <w:ins w:id="2804" w:author="HungNguyen" w:date="2012-02-22T19:47:00Z"/>
                    <w:i w:val="0"/>
                    <w:sz w:val="18"/>
                    <w:szCs w:val="18"/>
                  </w:rPr>
                </w:rPrChange>
              </w:rPr>
            </w:pPr>
            <w:proofErr w:type="spellStart"/>
            <w:ins w:id="2805" w:author="HungNguyen" w:date="2012-02-22T19:47:00Z">
              <w:r w:rsidRPr="00D85E98">
                <w:rPr>
                  <w:rFonts w:ascii="Times New Roman" w:hAnsi="Times New Roman" w:cs="Times New Roman"/>
                  <w:i w:val="0"/>
                  <w:color w:val="auto"/>
                  <w:sz w:val="22"/>
                  <w:szCs w:val="22"/>
                  <w:rPrChange w:id="280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TeachingPlan</w:t>
              </w:r>
              <w:proofErr w:type="spellEnd"/>
            </w:ins>
          </w:p>
        </w:tc>
        <w:tc>
          <w:tcPr>
            <w:tcW w:w="1260" w:type="dxa"/>
            <w:tcPrChange w:id="2807" w:author="Phuong Giang" w:date="2012-02-22T23:13:00Z">
              <w:tcPr>
                <w:tcW w:w="1142" w:type="dxa"/>
              </w:tcPr>
            </w:tcPrChange>
          </w:tcPr>
          <w:p w:rsidR="0065367C" w:rsidRPr="00D85E98" w:rsidRDefault="0065367C" w:rsidP="00995D66">
            <w:pPr>
              <w:pStyle w:val="comment"/>
              <w:ind w:left="0"/>
              <w:rPr>
                <w:ins w:id="2808" w:author="HungNguyen" w:date="2012-02-22T19:47:00Z"/>
                <w:rFonts w:ascii="Times New Roman" w:hAnsi="Times New Roman" w:cs="Times New Roman"/>
                <w:i w:val="0"/>
                <w:color w:val="auto"/>
                <w:sz w:val="22"/>
                <w:szCs w:val="22"/>
                <w:rPrChange w:id="2809" w:author="Phuong Giang" w:date="2012-02-22T23:47:00Z">
                  <w:rPr>
                    <w:ins w:id="2810" w:author="HungNguyen" w:date="2012-02-22T19:47:00Z"/>
                    <w:i w:val="0"/>
                    <w:sz w:val="18"/>
                    <w:szCs w:val="18"/>
                  </w:rPr>
                </w:rPrChange>
              </w:rPr>
            </w:pPr>
          </w:p>
        </w:tc>
        <w:tc>
          <w:tcPr>
            <w:tcW w:w="1170" w:type="dxa"/>
            <w:tcPrChange w:id="2811" w:author="Phuong Giang" w:date="2012-02-22T23:13:00Z">
              <w:tcPr>
                <w:tcW w:w="952" w:type="dxa"/>
              </w:tcPr>
            </w:tcPrChange>
          </w:tcPr>
          <w:p w:rsidR="0065367C" w:rsidRPr="00D85E98" w:rsidRDefault="0065367C" w:rsidP="00995D66">
            <w:pPr>
              <w:pStyle w:val="comment"/>
              <w:ind w:left="0"/>
              <w:rPr>
                <w:ins w:id="2812" w:author="HungNguyen" w:date="2012-02-22T19:47:00Z"/>
                <w:rFonts w:ascii="Times New Roman" w:hAnsi="Times New Roman" w:cs="Times New Roman"/>
                <w:i w:val="0"/>
                <w:color w:val="auto"/>
                <w:sz w:val="22"/>
                <w:szCs w:val="22"/>
                <w:rPrChange w:id="2813" w:author="Phuong Giang" w:date="2012-02-22T23:47:00Z">
                  <w:rPr>
                    <w:ins w:id="2814" w:author="HungNguyen" w:date="2012-02-22T19:47:00Z"/>
                    <w:i w:val="0"/>
                    <w:sz w:val="18"/>
                    <w:szCs w:val="18"/>
                  </w:rPr>
                </w:rPrChange>
              </w:rPr>
            </w:pPr>
            <w:ins w:id="2815" w:author="HungNguyen" w:date="2012-02-22T19:47:00Z">
              <w:r w:rsidRPr="00D85E98">
                <w:rPr>
                  <w:rFonts w:ascii="Times New Roman" w:hAnsi="Times New Roman" w:cs="Times New Roman"/>
                  <w:i w:val="0"/>
                  <w:color w:val="auto"/>
                  <w:sz w:val="22"/>
                  <w:szCs w:val="22"/>
                  <w:rPrChange w:id="2816"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Private</w:t>
              </w:r>
            </w:ins>
          </w:p>
        </w:tc>
        <w:tc>
          <w:tcPr>
            <w:tcW w:w="3888" w:type="dxa"/>
            <w:tcPrChange w:id="2817" w:author="Phuong Giang" w:date="2012-02-22T23:13:00Z">
              <w:tcPr>
                <w:tcW w:w="4702" w:type="dxa"/>
              </w:tcPr>
            </w:tcPrChange>
          </w:tcPr>
          <w:p w:rsidR="0065367C" w:rsidRPr="00D85E98" w:rsidRDefault="00D50A28" w:rsidP="00995D66">
            <w:pPr>
              <w:pStyle w:val="comment"/>
              <w:ind w:left="0"/>
              <w:rPr>
                <w:ins w:id="2818" w:author="HungNguyen" w:date="2012-02-22T19:47:00Z"/>
                <w:rFonts w:ascii="Times New Roman" w:hAnsi="Times New Roman" w:cs="Times New Roman"/>
                <w:i w:val="0"/>
                <w:color w:val="auto"/>
                <w:sz w:val="22"/>
                <w:szCs w:val="22"/>
                <w:rPrChange w:id="2819" w:author="Phuong Giang" w:date="2012-02-22T23:47:00Z">
                  <w:rPr>
                    <w:ins w:id="2820" w:author="HungNguyen" w:date="2012-02-22T19:47:00Z"/>
                    <w:i w:val="0"/>
                    <w:sz w:val="18"/>
                    <w:szCs w:val="18"/>
                  </w:rPr>
                </w:rPrChange>
              </w:rPr>
            </w:pPr>
            <w:ins w:id="2821" w:author="HungNguyen" w:date="2012-02-22T20:03:00Z">
              <w:r w:rsidRPr="00D85E98">
                <w:rPr>
                  <w:rFonts w:ascii="Times New Roman" w:hAnsi="Times New Roman" w:cs="Times New Roman"/>
                  <w:i w:val="0"/>
                  <w:color w:val="auto"/>
                  <w:sz w:val="22"/>
                  <w:szCs w:val="22"/>
                  <w:rPrChange w:id="2822"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Teaching plan object</w:t>
              </w:r>
            </w:ins>
          </w:p>
        </w:tc>
      </w:tr>
      <w:tr w:rsidR="0065367C" w:rsidRPr="00D85E98" w:rsidTr="0042744C">
        <w:trPr>
          <w:ins w:id="2823" w:author="HungNguyen" w:date="2012-02-22T19:47:00Z"/>
        </w:trPr>
        <w:tc>
          <w:tcPr>
            <w:tcW w:w="570" w:type="dxa"/>
            <w:tcPrChange w:id="2824" w:author="Phuong Giang" w:date="2012-02-22T23:13:00Z">
              <w:tcPr>
                <w:tcW w:w="570" w:type="dxa"/>
              </w:tcPr>
            </w:tcPrChange>
          </w:tcPr>
          <w:p w:rsidR="0065367C" w:rsidRPr="00D85E98" w:rsidRDefault="0065367C" w:rsidP="00995D66">
            <w:pPr>
              <w:pStyle w:val="comment"/>
              <w:ind w:left="0"/>
              <w:rPr>
                <w:ins w:id="2825" w:author="HungNguyen" w:date="2012-02-22T19:47:00Z"/>
                <w:rFonts w:ascii="Times New Roman" w:hAnsi="Times New Roman" w:cs="Times New Roman"/>
                <w:i w:val="0"/>
                <w:color w:val="auto"/>
                <w:sz w:val="22"/>
                <w:szCs w:val="22"/>
                <w:rPrChange w:id="2826" w:author="Phuong Giang" w:date="2012-02-22T23:47:00Z">
                  <w:rPr>
                    <w:ins w:id="2827" w:author="HungNguyen" w:date="2012-02-22T19:47:00Z"/>
                    <w:i w:val="0"/>
                    <w:sz w:val="18"/>
                    <w:szCs w:val="18"/>
                  </w:rPr>
                </w:rPrChange>
              </w:rPr>
            </w:pPr>
            <w:ins w:id="2828" w:author="HungNguyen" w:date="2012-02-22T19:47:00Z">
              <w:r w:rsidRPr="00D85E98">
                <w:rPr>
                  <w:rFonts w:ascii="Times New Roman" w:hAnsi="Times New Roman" w:cs="Times New Roman"/>
                  <w:i w:val="0"/>
                  <w:color w:val="auto"/>
                  <w:sz w:val="22"/>
                  <w:szCs w:val="22"/>
                  <w:rPrChange w:id="2829"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02</w:t>
              </w:r>
            </w:ins>
          </w:p>
        </w:tc>
        <w:tc>
          <w:tcPr>
            <w:tcW w:w="1378" w:type="dxa"/>
            <w:tcPrChange w:id="2830" w:author="Phuong Giang" w:date="2012-02-22T23:13:00Z">
              <w:tcPr>
                <w:tcW w:w="1378" w:type="dxa"/>
              </w:tcPr>
            </w:tcPrChange>
          </w:tcPr>
          <w:p w:rsidR="0065367C" w:rsidRPr="00D85E98" w:rsidRDefault="0065367C" w:rsidP="00995D66">
            <w:pPr>
              <w:pStyle w:val="comment"/>
              <w:ind w:left="0"/>
              <w:rPr>
                <w:ins w:id="2831" w:author="HungNguyen" w:date="2012-02-22T19:47:00Z"/>
                <w:rFonts w:ascii="Times New Roman" w:hAnsi="Times New Roman" w:cs="Times New Roman"/>
                <w:i w:val="0"/>
                <w:color w:val="auto"/>
                <w:sz w:val="22"/>
                <w:szCs w:val="22"/>
                <w:rPrChange w:id="2832" w:author="Phuong Giang" w:date="2012-02-22T23:47:00Z">
                  <w:rPr>
                    <w:ins w:id="2833" w:author="HungNguyen" w:date="2012-02-22T19:47:00Z"/>
                    <w:i w:val="0"/>
                    <w:sz w:val="18"/>
                    <w:szCs w:val="18"/>
                  </w:rPr>
                </w:rPrChange>
              </w:rPr>
            </w:pPr>
            <w:ins w:id="2834" w:author="HungNguyen" w:date="2012-02-22T19:47:00Z">
              <w:r w:rsidRPr="00D85E98">
                <w:rPr>
                  <w:rFonts w:ascii="Times New Roman" w:hAnsi="Times New Roman" w:cs="Times New Roman"/>
                  <w:i w:val="0"/>
                  <w:color w:val="auto"/>
                  <w:sz w:val="22"/>
                  <w:szCs w:val="22"/>
                  <w:rPrChange w:id="2835"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Log</w:t>
              </w:r>
            </w:ins>
          </w:p>
        </w:tc>
        <w:tc>
          <w:tcPr>
            <w:tcW w:w="1310" w:type="dxa"/>
            <w:tcPrChange w:id="2836" w:author="Phuong Giang" w:date="2012-02-22T23:13:00Z">
              <w:tcPr>
                <w:tcW w:w="832" w:type="dxa"/>
              </w:tcPr>
            </w:tcPrChange>
          </w:tcPr>
          <w:p w:rsidR="0065367C" w:rsidRPr="00D85E98" w:rsidRDefault="0065367C" w:rsidP="00995D66">
            <w:pPr>
              <w:pStyle w:val="comment"/>
              <w:ind w:left="0"/>
              <w:rPr>
                <w:ins w:id="2837" w:author="HungNguyen" w:date="2012-02-22T19:47:00Z"/>
                <w:rFonts w:ascii="Times New Roman" w:hAnsi="Times New Roman" w:cs="Times New Roman"/>
                <w:i w:val="0"/>
                <w:color w:val="auto"/>
                <w:sz w:val="22"/>
                <w:szCs w:val="22"/>
                <w:rPrChange w:id="2838" w:author="Phuong Giang" w:date="2012-02-22T23:47:00Z">
                  <w:rPr>
                    <w:ins w:id="2839" w:author="HungNguyen" w:date="2012-02-22T19:47:00Z"/>
                    <w:i w:val="0"/>
                    <w:sz w:val="18"/>
                    <w:szCs w:val="18"/>
                  </w:rPr>
                </w:rPrChange>
              </w:rPr>
            </w:pPr>
            <w:ins w:id="2840" w:author="HungNguyen" w:date="2012-02-22T19:47:00Z">
              <w:r w:rsidRPr="00D85E98">
                <w:rPr>
                  <w:rFonts w:ascii="Times New Roman" w:hAnsi="Times New Roman" w:cs="Times New Roman"/>
                  <w:i w:val="0"/>
                  <w:color w:val="auto"/>
                  <w:sz w:val="22"/>
                  <w:szCs w:val="22"/>
                  <w:rPrChange w:id="284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ILog</w:t>
              </w:r>
            </w:ins>
          </w:p>
        </w:tc>
        <w:tc>
          <w:tcPr>
            <w:tcW w:w="1260" w:type="dxa"/>
            <w:tcPrChange w:id="2842" w:author="Phuong Giang" w:date="2012-02-22T23:13:00Z">
              <w:tcPr>
                <w:tcW w:w="1142" w:type="dxa"/>
              </w:tcPr>
            </w:tcPrChange>
          </w:tcPr>
          <w:p w:rsidR="0065367C" w:rsidRPr="00D85E98" w:rsidRDefault="0065367C" w:rsidP="00995D66">
            <w:pPr>
              <w:pStyle w:val="comment"/>
              <w:ind w:left="0"/>
              <w:rPr>
                <w:ins w:id="2843" w:author="HungNguyen" w:date="2012-02-22T19:47:00Z"/>
                <w:rFonts w:ascii="Times New Roman" w:hAnsi="Times New Roman" w:cs="Times New Roman"/>
                <w:i w:val="0"/>
                <w:color w:val="auto"/>
                <w:sz w:val="22"/>
                <w:szCs w:val="22"/>
                <w:rPrChange w:id="2844" w:author="Phuong Giang" w:date="2012-02-22T23:47:00Z">
                  <w:rPr>
                    <w:ins w:id="2845" w:author="HungNguyen" w:date="2012-02-22T19:47:00Z"/>
                    <w:i w:val="0"/>
                    <w:sz w:val="18"/>
                    <w:szCs w:val="18"/>
                  </w:rPr>
                </w:rPrChange>
              </w:rPr>
            </w:pPr>
          </w:p>
        </w:tc>
        <w:tc>
          <w:tcPr>
            <w:tcW w:w="1170" w:type="dxa"/>
            <w:tcPrChange w:id="2846" w:author="Phuong Giang" w:date="2012-02-22T23:13:00Z">
              <w:tcPr>
                <w:tcW w:w="952" w:type="dxa"/>
              </w:tcPr>
            </w:tcPrChange>
          </w:tcPr>
          <w:p w:rsidR="0065367C" w:rsidRPr="00D85E98" w:rsidRDefault="0065367C" w:rsidP="00995D66">
            <w:pPr>
              <w:pStyle w:val="comment"/>
              <w:ind w:left="0"/>
              <w:rPr>
                <w:ins w:id="2847" w:author="HungNguyen" w:date="2012-02-22T19:47:00Z"/>
                <w:rFonts w:ascii="Times New Roman" w:hAnsi="Times New Roman" w:cs="Times New Roman"/>
                <w:i w:val="0"/>
                <w:color w:val="auto"/>
                <w:sz w:val="22"/>
                <w:szCs w:val="22"/>
                <w:rPrChange w:id="2848" w:author="Phuong Giang" w:date="2012-02-22T23:47:00Z">
                  <w:rPr>
                    <w:ins w:id="2849" w:author="HungNguyen" w:date="2012-02-22T19:47:00Z"/>
                    <w:i w:val="0"/>
                    <w:sz w:val="18"/>
                    <w:szCs w:val="18"/>
                  </w:rPr>
                </w:rPrChange>
              </w:rPr>
            </w:pPr>
            <w:ins w:id="2850" w:author="HungNguyen" w:date="2012-02-22T19:47:00Z">
              <w:r w:rsidRPr="00D85E98">
                <w:rPr>
                  <w:rFonts w:ascii="Times New Roman" w:hAnsi="Times New Roman" w:cs="Times New Roman"/>
                  <w:i w:val="0"/>
                  <w:color w:val="auto"/>
                  <w:sz w:val="22"/>
                  <w:szCs w:val="22"/>
                  <w:rPrChange w:id="285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Protected</w:t>
              </w:r>
            </w:ins>
          </w:p>
        </w:tc>
        <w:tc>
          <w:tcPr>
            <w:tcW w:w="3888" w:type="dxa"/>
            <w:tcPrChange w:id="2852" w:author="Phuong Giang" w:date="2012-02-22T23:13:00Z">
              <w:tcPr>
                <w:tcW w:w="4702" w:type="dxa"/>
              </w:tcPr>
            </w:tcPrChange>
          </w:tcPr>
          <w:p w:rsidR="0065367C" w:rsidRPr="00D85E98" w:rsidRDefault="00D50A28" w:rsidP="00995D66">
            <w:pPr>
              <w:pStyle w:val="comment"/>
              <w:ind w:left="0"/>
              <w:rPr>
                <w:ins w:id="2853" w:author="HungNguyen" w:date="2012-02-22T19:47:00Z"/>
                <w:rFonts w:ascii="Times New Roman" w:hAnsi="Times New Roman" w:cs="Times New Roman"/>
                <w:i w:val="0"/>
                <w:color w:val="auto"/>
                <w:sz w:val="22"/>
                <w:szCs w:val="22"/>
                <w:rPrChange w:id="2854" w:author="Phuong Giang" w:date="2012-02-22T23:47:00Z">
                  <w:rPr>
                    <w:ins w:id="2855" w:author="HungNguyen" w:date="2012-02-22T19:47:00Z"/>
                    <w:i w:val="0"/>
                    <w:sz w:val="18"/>
                    <w:szCs w:val="18"/>
                  </w:rPr>
                </w:rPrChange>
              </w:rPr>
            </w:pPr>
            <w:ins w:id="2856" w:author="HungNguyen" w:date="2012-02-22T20:03:00Z">
              <w:r w:rsidRPr="00D85E98">
                <w:rPr>
                  <w:rFonts w:ascii="Times New Roman" w:hAnsi="Times New Roman" w:cs="Times New Roman"/>
                  <w:i w:val="0"/>
                  <w:color w:val="auto"/>
                  <w:sz w:val="22"/>
                  <w:szCs w:val="22"/>
                  <w:rPrChange w:id="285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Is used to write log file</w:t>
              </w:r>
            </w:ins>
          </w:p>
        </w:tc>
      </w:tr>
    </w:tbl>
    <w:p w:rsidR="0065367C" w:rsidRPr="00DA4281" w:rsidRDefault="0065367C">
      <w:pPr>
        <w:pStyle w:val="Heading5"/>
        <w:rPr>
          <w:ins w:id="2858" w:author="HungNguyen" w:date="2012-02-22T19:47:00Z"/>
        </w:rPr>
        <w:pPrChange w:id="2859" w:author="Phuong Giang" w:date="2012-02-22T23:49:00Z">
          <w:pPr>
            <w:pStyle w:val="Heading5"/>
            <w:numPr>
              <w:ilvl w:val="0"/>
              <w:numId w:val="0"/>
            </w:numPr>
            <w:ind w:left="0" w:firstLine="0"/>
          </w:pPr>
        </w:pPrChange>
      </w:pPr>
      <w:ins w:id="2860" w:author="HungNguyen" w:date="2012-02-22T19:47:00Z">
        <w:r w:rsidRPr="00DA4281">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2861"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2862">
          <w:tblGrid>
            <w:gridCol w:w="955"/>
            <w:gridCol w:w="2205"/>
            <w:gridCol w:w="6416"/>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2863" w:author="HungNguyen" w:date="2012-02-22T19:47:00Z"/>
        </w:trPr>
        <w:tc>
          <w:tcPr>
            <w:tcW w:w="903" w:type="dxa"/>
            <w:tcPrChange w:id="2864" w:author="Phuong Giang" w:date="2012-02-22T23:13:00Z">
              <w:tcPr>
                <w:tcW w:w="903" w:type="dxa"/>
                <w:shd w:val="clear" w:color="auto" w:fill="FFE8E1"/>
              </w:tcPr>
            </w:tcPrChange>
          </w:tcPr>
          <w:p w:rsidR="0065367C" w:rsidRPr="0030024D"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865" w:author="HungNguyen" w:date="2012-02-22T19:47:00Z"/>
                <w:b/>
                <w:rPrChange w:id="2866" w:author="Phuong Giang" w:date="2012-02-22T23:37:00Z">
                  <w:rPr>
                    <w:ins w:id="2867" w:author="HungNguyen" w:date="2012-02-22T19:47:00Z"/>
                    <w:b/>
                    <w:bCs w:val="0"/>
                    <w:color w:val="800000"/>
                  </w:rPr>
                </w:rPrChange>
              </w:rPr>
            </w:pPr>
            <w:ins w:id="2868" w:author="HungNguyen" w:date="2012-02-22T19:47:00Z">
              <w:r w:rsidRPr="0030024D">
                <w:rPr>
                  <w:b/>
                  <w:color w:val="auto"/>
                  <w:rPrChange w:id="2869" w:author="Phuong Giang" w:date="2012-02-22T23:37:00Z">
                    <w:rPr>
                      <w:rFonts w:ascii="Calibri" w:eastAsia="Calibri" w:hAnsi="Calibri" w:cs="Times New Roman"/>
                      <w:b/>
                      <w:snapToGrid/>
                      <w:color w:val="800000"/>
                      <w:sz w:val="22"/>
                      <w:szCs w:val="22"/>
                    </w:rPr>
                  </w:rPrChange>
                </w:rPr>
                <w:t>No</w:t>
              </w:r>
            </w:ins>
          </w:p>
        </w:tc>
        <w:tc>
          <w:tcPr>
            <w:tcW w:w="2085" w:type="dxa"/>
            <w:tcPrChange w:id="2870" w:author="Phuong Giang" w:date="2012-02-22T23:13:00Z">
              <w:tcPr>
                <w:tcW w:w="2085" w:type="dxa"/>
                <w:shd w:val="clear" w:color="auto" w:fill="FFE8E1"/>
              </w:tcPr>
            </w:tcPrChange>
          </w:tcPr>
          <w:p w:rsidR="0065367C" w:rsidRPr="0030024D"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871" w:author="HungNguyen" w:date="2012-02-22T19:47:00Z"/>
                <w:b/>
                <w:rPrChange w:id="2872" w:author="Phuong Giang" w:date="2012-02-22T23:37:00Z">
                  <w:rPr>
                    <w:ins w:id="2873" w:author="HungNguyen" w:date="2012-02-22T19:47:00Z"/>
                    <w:b/>
                    <w:bCs w:val="0"/>
                    <w:color w:val="800000"/>
                    <w:lang w:eastAsia="ja-JP"/>
                  </w:rPr>
                </w:rPrChange>
              </w:rPr>
            </w:pPr>
            <w:ins w:id="2874" w:author="HungNguyen" w:date="2012-02-22T19:47:00Z">
              <w:r w:rsidRPr="0030024D">
                <w:rPr>
                  <w:b/>
                  <w:color w:val="auto"/>
                  <w:rPrChange w:id="2875" w:author="Phuong Giang" w:date="2012-02-22T23:37:00Z">
                    <w:rPr>
                      <w:rFonts w:ascii="Calibri" w:eastAsia="Calibri" w:hAnsi="Calibri" w:cs="Times New Roman"/>
                      <w:b/>
                      <w:snapToGrid/>
                      <w:color w:val="800000"/>
                      <w:sz w:val="22"/>
                      <w:szCs w:val="22"/>
                      <w:lang w:eastAsia="ja-JP"/>
                    </w:rPr>
                  </w:rPrChange>
                </w:rPr>
                <w:t>Method</w:t>
              </w:r>
            </w:ins>
          </w:p>
        </w:tc>
        <w:tc>
          <w:tcPr>
            <w:tcW w:w="6066" w:type="dxa"/>
            <w:tcPrChange w:id="2876" w:author="Phuong Giang" w:date="2012-02-22T23:13:00Z">
              <w:tcPr>
                <w:tcW w:w="6066" w:type="dxa"/>
                <w:shd w:val="clear" w:color="auto" w:fill="FFE8E1"/>
              </w:tcPr>
            </w:tcPrChange>
          </w:tcPr>
          <w:p w:rsidR="0065367C" w:rsidRPr="0030024D"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877" w:author="HungNguyen" w:date="2012-02-22T19:47:00Z"/>
                <w:b/>
                <w:rPrChange w:id="2878" w:author="Phuong Giang" w:date="2012-02-22T23:37:00Z">
                  <w:rPr>
                    <w:ins w:id="2879" w:author="HungNguyen" w:date="2012-02-22T19:47:00Z"/>
                    <w:b/>
                    <w:bCs w:val="0"/>
                    <w:color w:val="800000"/>
                    <w:lang w:eastAsia="ja-JP"/>
                  </w:rPr>
                </w:rPrChange>
              </w:rPr>
            </w:pPr>
            <w:ins w:id="2880" w:author="HungNguyen" w:date="2012-02-22T19:47:00Z">
              <w:r w:rsidRPr="0030024D">
                <w:rPr>
                  <w:b/>
                  <w:color w:val="auto"/>
                  <w:rPrChange w:id="2881" w:author="Phuong Giang" w:date="2012-02-22T23:37:00Z">
                    <w:rPr>
                      <w:rFonts w:ascii="Calibri" w:eastAsia="Calibri" w:hAnsi="Calibri" w:cs="Times New Roman"/>
                      <w:b/>
                      <w:snapToGrid/>
                      <w:color w:val="800000"/>
                      <w:sz w:val="22"/>
                      <w:szCs w:val="22"/>
                      <w:lang w:eastAsia="ja-JP"/>
                    </w:rPr>
                  </w:rPrChange>
                </w:rPr>
                <w:t>Description</w:t>
              </w:r>
            </w:ins>
          </w:p>
        </w:tc>
      </w:tr>
      <w:tr w:rsidR="0065367C" w:rsidRPr="00D85E98" w:rsidTr="0042744C">
        <w:trPr>
          <w:ins w:id="2882" w:author="HungNguyen" w:date="2012-02-22T19:47:00Z"/>
        </w:trPr>
        <w:tc>
          <w:tcPr>
            <w:tcW w:w="903" w:type="dxa"/>
            <w:tcPrChange w:id="2883" w:author="Phuong Giang" w:date="2012-02-22T23:13:00Z">
              <w:tcPr>
                <w:tcW w:w="903" w:type="dxa"/>
              </w:tcPr>
            </w:tcPrChange>
          </w:tcPr>
          <w:p w:rsidR="0065367C" w:rsidRPr="00D85E98" w:rsidRDefault="0065367C" w:rsidP="00995D66">
            <w:pPr>
              <w:pStyle w:val="comment"/>
              <w:ind w:left="0"/>
              <w:rPr>
                <w:ins w:id="2884" w:author="HungNguyen" w:date="2012-02-22T19:47:00Z"/>
                <w:rFonts w:ascii="Times New Roman" w:hAnsi="Times New Roman" w:cs="Times New Roman"/>
                <w:i w:val="0"/>
                <w:color w:val="auto"/>
                <w:sz w:val="22"/>
                <w:szCs w:val="22"/>
                <w:rPrChange w:id="2885" w:author="Phuong Giang" w:date="2012-02-22T23:47:00Z">
                  <w:rPr>
                    <w:ins w:id="2886" w:author="HungNguyen" w:date="2012-02-22T19:47:00Z"/>
                    <w:i w:val="0"/>
                    <w:sz w:val="18"/>
                    <w:szCs w:val="18"/>
                  </w:rPr>
                </w:rPrChange>
              </w:rPr>
            </w:pPr>
            <w:ins w:id="2887" w:author="HungNguyen" w:date="2012-02-22T19:47:00Z">
              <w:r w:rsidRPr="00D85E98">
                <w:rPr>
                  <w:rFonts w:ascii="Times New Roman" w:hAnsi="Times New Roman" w:cs="Times New Roman"/>
                  <w:i w:val="0"/>
                  <w:color w:val="auto"/>
                  <w:sz w:val="22"/>
                  <w:szCs w:val="22"/>
                  <w:rPrChange w:id="2888"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lastRenderedPageBreak/>
                <w:t>01</w:t>
              </w:r>
            </w:ins>
          </w:p>
        </w:tc>
        <w:tc>
          <w:tcPr>
            <w:tcW w:w="2085" w:type="dxa"/>
            <w:tcPrChange w:id="2889" w:author="Phuong Giang" w:date="2012-02-22T23:13:00Z">
              <w:tcPr>
                <w:tcW w:w="2085" w:type="dxa"/>
              </w:tcPr>
            </w:tcPrChange>
          </w:tcPr>
          <w:p w:rsidR="0065367C" w:rsidRPr="00D85E98" w:rsidRDefault="00F860D2" w:rsidP="00995D66">
            <w:pPr>
              <w:pStyle w:val="comment"/>
              <w:ind w:left="0"/>
              <w:rPr>
                <w:ins w:id="2890" w:author="HungNguyen" w:date="2012-02-22T19:47:00Z"/>
                <w:rFonts w:ascii="Times New Roman" w:hAnsi="Times New Roman" w:cs="Times New Roman"/>
                <w:i w:val="0"/>
                <w:color w:val="auto"/>
                <w:sz w:val="22"/>
                <w:szCs w:val="22"/>
                <w:rPrChange w:id="2891" w:author="Phuong Giang" w:date="2012-02-22T23:47:00Z">
                  <w:rPr>
                    <w:ins w:id="2892" w:author="HungNguyen" w:date="2012-02-22T19:47:00Z"/>
                    <w:i w:val="0"/>
                    <w:sz w:val="18"/>
                    <w:szCs w:val="18"/>
                  </w:rPr>
                </w:rPrChange>
              </w:rPr>
            </w:pPr>
            <w:ins w:id="2893" w:author="HungNguyen" w:date="2012-02-22T19:47:00Z">
              <w:r>
                <w:rPr>
                  <w:rFonts w:ascii="Times New Roman" w:hAnsi="Times New Roman" w:cs="Times New Roman"/>
                  <w:i w:val="0"/>
                  <w:color w:val="auto"/>
                  <w:sz w:val="22"/>
                  <w:szCs w:val="22"/>
                  <w:rPrChange w:id="2894" w:author="Phuong Giang" w:date="2012-02-22T23:47:00Z">
                    <w:rPr>
                      <w:rFonts w:ascii="Times New Roman" w:eastAsiaTheme="majorEastAsia" w:hAnsi="Times New Roman" w:cs="Times New Roman"/>
                      <w:bCs w:val="0"/>
                      <w:i w:val="0"/>
                      <w:snapToGrid/>
                      <w:color w:val="auto"/>
                      <w:sz w:val="22"/>
                      <w:szCs w:val="22"/>
                      <w:lang w:eastAsia="en-US"/>
                    </w:rPr>
                  </w:rPrChange>
                </w:rPr>
                <w:t>Save</w:t>
              </w:r>
            </w:ins>
          </w:p>
        </w:tc>
        <w:tc>
          <w:tcPr>
            <w:tcW w:w="6066" w:type="dxa"/>
            <w:tcPrChange w:id="2895" w:author="Phuong Giang" w:date="2012-02-22T23:13:00Z">
              <w:tcPr>
                <w:tcW w:w="6066" w:type="dxa"/>
              </w:tcPr>
            </w:tcPrChange>
          </w:tcPr>
          <w:p w:rsidR="0065367C" w:rsidRPr="00D85E98" w:rsidRDefault="00D50A28" w:rsidP="00995D66">
            <w:pPr>
              <w:pStyle w:val="comment"/>
              <w:ind w:left="0"/>
              <w:rPr>
                <w:ins w:id="2896" w:author="HungNguyen" w:date="2012-02-22T19:47:00Z"/>
                <w:rFonts w:ascii="Times New Roman" w:hAnsi="Times New Roman" w:cs="Times New Roman"/>
                <w:i w:val="0"/>
                <w:color w:val="auto"/>
                <w:sz w:val="22"/>
                <w:szCs w:val="22"/>
                <w:rPrChange w:id="2897" w:author="Phuong Giang" w:date="2012-02-22T23:47:00Z">
                  <w:rPr>
                    <w:ins w:id="2898" w:author="HungNguyen" w:date="2012-02-22T19:47:00Z"/>
                    <w:i w:val="0"/>
                    <w:sz w:val="18"/>
                    <w:szCs w:val="18"/>
                  </w:rPr>
                </w:rPrChange>
              </w:rPr>
            </w:pPr>
            <w:ins w:id="2899" w:author="HungNguyen" w:date="2012-02-22T20:03:00Z">
              <w:r w:rsidRPr="00D85E98">
                <w:rPr>
                  <w:rFonts w:ascii="Times New Roman" w:hAnsi="Times New Roman" w:cs="Times New Roman"/>
                  <w:i w:val="0"/>
                  <w:color w:val="auto"/>
                  <w:sz w:val="22"/>
                  <w:szCs w:val="22"/>
                  <w:rPrChange w:id="2900"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Used to save teaching plan object to database</w:t>
              </w:r>
            </w:ins>
          </w:p>
        </w:tc>
      </w:tr>
      <w:tr w:rsidR="0065367C" w:rsidRPr="00D85E98" w:rsidTr="0042744C">
        <w:trPr>
          <w:ins w:id="2901" w:author="HungNguyen" w:date="2012-02-22T19:47:00Z"/>
        </w:trPr>
        <w:tc>
          <w:tcPr>
            <w:tcW w:w="903" w:type="dxa"/>
            <w:tcPrChange w:id="2902" w:author="Phuong Giang" w:date="2012-02-22T23:13:00Z">
              <w:tcPr>
                <w:tcW w:w="903" w:type="dxa"/>
              </w:tcPr>
            </w:tcPrChange>
          </w:tcPr>
          <w:p w:rsidR="0065367C" w:rsidRPr="00D85E98" w:rsidRDefault="0065367C" w:rsidP="00995D66">
            <w:pPr>
              <w:pStyle w:val="comment"/>
              <w:ind w:left="0"/>
              <w:rPr>
                <w:ins w:id="2903" w:author="HungNguyen" w:date="2012-02-22T19:47:00Z"/>
                <w:rFonts w:ascii="Times New Roman" w:hAnsi="Times New Roman" w:cs="Times New Roman"/>
                <w:i w:val="0"/>
                <w:color w:val="auto"/>
                <w:sz w:val="22"/>
                <w:szCs w:val="22"/>
                <w:rPrChange w:id="2904" w:author="Phuong Giang" w:date="2012-02-22T23:47:00Z">
                  <w:rPr>
                    <w:ins w:id="2905" w:author="HungNguyen" w:date="2012-02-22T19:47:00Z"/>
                    <w:i w:val="0"/>
                    <w:sz w:val="18"/>
                    <w:szCs w:val="18"/>
                  </w:rPr>
                </w:rPrChange>
              </w:rPr>
            </w:pPr>
            <w:ins w:id="2906" w:author="HungNguyen" w:date="2012-02-22T19:47:00Z">
              <w:r w:rsidRPr="00D85E98">
                <w:rPr>
                  <w:rFonts w:ascii="Times New Roman" w:hAnsi="Times New Roman" w:cs="Times New Roman"/>
                  <w:i w:val="0"/>
                  <w:color w:val="auto"/>
                  <w:sz w:val="22"/>
                  <w:szCs w:val="22"/>
                  <w:rPrChange w:id="2907"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02</w:t>
              </w:r>
            </w:ins>
          </w:p>
        </w:tc>
        <w:tc>
          <w:tcPr>
            <w:tcW w:w="2085" w:type="dxa"/>
            <w:tcPrChange w:id="2908" w:author="Phuong Giang" w:date="2012-02-22T23:13:00Z">
              <w:tcPr>
                <w:tcW w:w="2085" w:type="dxa"/>
              </w:tcPr>
            </w:tcPrChange>
          </w:tcPr>
          <w:p w:rsidR="0065367C" w:rsidRPr="00D85E98" w:rsidRDefault="00F860D2" w:rsidP="00995D66">
            <w:pPr>
              <w:pStyle w:val="comment"/>
              <w:ind w:left="0"/>
              <w:rPr>
                <w:ins w:id="2909" w:author="HungNguyen" w:date="2012-02-22T19:47:00Z"/>
                <w:rFonts w:ascii="Times New Roman" w:hAnsi="Times New Roman" w:cs="Times New Roman"/>
                <w:i w:val="0"/>
                <w:color w:val="auto"/>
                <w:sz w:val="22"/>
                <w:szCs w:val="22"/>
                <w:rPrChange w:id="2910" w:author="Phuong Giang" w:date="2012-02-22T23:47:00Z">
                  <w:rPr>
                    <w:ins w:id="2911" w:author="HungNguyen" w:date="2012-02-22T19:47:00Z"/>
                    <w:i w:val="0"/>
                    <w:sz w:val="18"/>
                    <w:szCs w:val="18"/>
                  </w:rPr>
                </w:rPrChange>
              </w:rPr>
            </w:pPr>
            <w:ins w:id="2912" w:author="HungNguyen" w:date="2012-04-16T23:00:00Z">
              <w:r>
                <w:rPr>
                  <w:rFonts w:ascii="Times New Roman" w:hAnsi="Times New Roman" w:cs="Times New Roman"/>
                  <w:i w:val="0"/>
                  <w:color w:val="auto"/>
                  <w:sz w:val="22"/>
                  <w:szCs w:val="22"/>
                </w:rPr>
                <w:t>Load</w:t>
              </w:r>
            </w:ins>
          </w:p>
        </w:tc>
        <w:tc>
          <w:tcPr>
            <w:tcW w:w="6066" w:type="dxa"/>
            <w:tcPrChange w:id="2913" w:author="Phuong Giang" w:date="2012-02-22T23:13:00Z">
              <w:tcPr>
                <w:tcW w:w="6066" w:type="dxa"/>
              </w:tcPr>
            </w:tcPrChange>
          </w:tcPr>
          <w:p w:rsidR="0065367C" w:rsidRPr="00D85E98" w:rsidRDefault="00F860D2" w:rsidP="00995D66">
            <w:pPr>
              <w:pStyle w:val="comment"/>
              <w:ind w:left="0"/>
              <w:rPr>
                <w:ins w:id="2914" w:author="HungNguyen" w:date="2012-02-22T19:47:00Z"/>
                <w:rFonts w:ascii="Times New Roman" w:hAnsi="Times New Roman" w:cs="Times New Roman"/>
                <w:i w:val="0"/>
                <w:color w:val="auto"/>
                <w:sz w:val="22"/>
                <w:szCs w:val="22"/>
                <w:rPrChange w:id="2915" w:author="Phuong Giang" w:date="2012-02-22T23:47:00Z">
                  <w:rPr>
                    <w:ins w:id="2916" w:author="HungNguyen" w:date="2012-02-22T19:47:00Z"/>
                    <w:i w:val="0"/>
                    <w:sz w:val="18"/>
                    <w:szCs w:val="18"/>
                  </w:rPr>
                </w:rPrChange>
              </w:rPr>
            </w:pPr>
            <w:ins w:id="2917" w:author="HungNguyen" w:date="2012-04-16T23:00:00Z">
              <w:r w:rsidRPr="00625280">
                <w:rPr>
                  <w:rFonts w:ascii="Times New Roman" w:hAnsi="Times New Roman" w:cs="Times New Roman"/>
                  <w:i w:val="0"/>
                  <w:color w:val="auto"/>
                  <w:sz w:val="22"/>
                  <w:szCs w:val="22"/>
                </w:rPr>
                <w:t>Used to load teaching plan.</w:t>
              </w:r>
            </w:ins>
          </w:p>
        </w:tc>
      </w:tr>
      <w:tr w:rsidR="0065367C" w:rsidRPr="00D85E98" w:rsidTr="0042744C">
        <w:trPr>
          <w:ins w:id="2918" w:author="HungNguyen" w:date="2012-02-22T19:47:00Z"/>
        </w:trPr>
        <w:tc>
          <w:tcPr>
            <w:tcW w:w="903" w:type="dxa"/>
            <w:tcPrChange w:id="2919" w:author="Phuong Giang" w:date="2012-02-22T23:13:00Z">
              <w:tcPr>
                <w:tcW w:w="903" w:type="dxa"/>
              </w:tcPr>
            </w:tcPrChange>
          </w:tcPr>
          <w:p w:rsidR="0065367C" w:rsidRPr="00D85E98" w:rsidRDefault="0065367C" w:rsidP="00995D66">
            <w:pPr>
              <w:pStyle w:val="comment"/>
              <w:ind w:left="0"/>
              <w:rPr>
                <w:ins w:id="2920" w:author="HungNguyen" w:date="2012-02-22T19:47:00Z"/>
                <w:rFonts w:ascii="Times New Roman" w:hAnsi="Times New Roman" w:cs="Times New Roman"/>
                <w:i w:val="0"/>
                <w:color w:val="auto"/>
                <w:sz w:val="22"/>
                <w:szCs w:val="22"/>
                <w:rPrChange w:id="2921" w:author="Phuong Giang" w:date="2012-02-22T23:47:00Z">
                  <w:rPr>
                    <w:ins w:id="2922" w:author="HungNguyen" w:date="2012-02-22T19:47:00Z"/>
                    <w:i w:val="0"/>
                    <w:sz w:val="18"/>
                    <w:szCs w:val="18"/>
                  </w:rPr>
                </w:rPrChange>
              </w:rPr>
            </w:pPr>
            <w:ins w:id="2923" w:author="HungNguyen" w:date="2012-02-22T19:47:00Z">
              <w:r w:rsidRPr="00D85E98">
                <w:rPr>
                  <w:rFonts w:ascii="Times New Roman" w:hAnsi="Times New Roman" w:cs="Times New Roman"/>
                  <w:i w:val="0"/>
                  <w:color w:val="auto"/>
                  <w:sz w:val="22"/>
                  <w:szCs w:val="22"/>
                  <w:rPrChange w:id="2924"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03</w:t>
              </w:r>
            </w:ins>
          </w:p>
        </w:tc>
        <w:tc>
          <w:tcPr>
            <w:tcW w:w="2085" w:type="dxa"/>
            <w:tcPrChange w:id="2925" w:author="Phuong Giang" w:date="2012-02-22T23:13:00Z">
              <w:tcPr>
                <w:tcW w:w="2085" w:type="dxa"/>
              </w:tcPr>
            </w:tcPrChange>
          </w:tcPr>
          <w:p w:rsidR="0065367C" w:rsidRPr="00D85E98" w:rsidRDefault="00687CE6" w:rsidP="00995D66">
            <w:pPr>
              <w:pStyle w:val="comment"/>
              <w:ind w:left="0"/>
              <w:rPr>
                <w:ins w:id="2926" w:author="HungNguyen" w:date="2012-02-22T19:47:00Z"/>
                <w:rFonts w:ascii="Times New Roman" w:hAnsi="Times New Roman" w:cs="Times New Roman"/>
                <w:i w:val="0"/>
                <w:color w:val="auto"/>
                <w:sz w:val="22"/>
                <w:szCs w:val="22"/>
                <w:rPrChange w:id="2927" w:author="Phuong Giang" w:date="2012-02-22T23:47:00Z">
                  <w:rPr>
                    <w:ins w:id="2928" w:author="HungNguyen" w:date="2012-02-22T19:47:00Z"/>
                    <w:i w:val="0"/>
                    <w:sz w:val="18"/>
                    <w:szCs w:val="18"/>
                  </w:rPr>
                </w:rPrChange>
              </w:rPr>
            </w:pPr>
            <w:proofErr w:type="spellStart"/>
            <w:ins w:id="2929" w:author="HungNguyen" w:date="2012-04-16T23:04:00Z">
              <w:r w:rsidRPr="00625280">
                <w:rPr>
                  <w:rFonts w:ascii="Times New Roman" w:hAnsi="Times New Roman" w:cs="Times New Roman"/>
                  <w:i w:val="0"/>
                  <w:color w:val="auto"/>
                  <w:sz w:val="22"/>
                  <w:szCs w:val="22"/>
                </w:rPr>
                <w:t>ExportTeachingPlan</w:t>
              </w:r>
            </w:ins>
            <w:proofErr w:type="spellEnd"/>
          </w:p>
        </w:tc>
        <w:tc>
          <w:tcPr>
            <w:tcW w:w="6066" w:type="dxa"/>
            <w:tcPrChange w:id="2930" w:author="Phuong Giang" w:date="2012-02-22T23:13:00Z">
              <w:tcPr>
                <w:tcW w:w="6066" w:type="dxa"/>
              </w:tcPr>
            </w:tcPrChange>
          </w:tcPr>
          <w:p w:rsidR="0065367C" w:rsidRPr="00D85E98" w:rsidRDefault="00687CE6">
            <w:pPr>
              <w:pStyle w:val="comment"/>
              <w:ind w:left="0"/>
              <w:rPr>
                <w:ins w:id="2931" w:author="HungNguyen" w:date="2012-02-22T19:47:00Z"/>
                <w:rFonts w:ascii="Times New Roman" w:hAnsi="Times New Roman" w:cs="Times New Roman"/>
                <w:i w:val="0"/>
                <w:color w:val="auto"/>
                <w:sz w:val="22"/>
                <w:szCs w:val="22"/>
                <w:rPrChange w:id="2932" w:author="Phuong Giang" w:date="2012-02-22T23:47:00Z">
                  <w:rPr>
                    <w:ins w:id="2933" w:author="HungNguyen" w:date="2012-02-22T19:47:00Z"/>
                    <w:i w:val="0"/>
                    <w:sz w:val="18"/>
                    <w:szCs w:val="18"/>
                  </w:rPr>
                </w:rPrChange>
              </w:rPr>
            </w:pPr>
            <w:ins w:id="2934" w:author="HungNguyen" w:date="2012-04-16T23:04:00Z">
              <w:r w:rsidRPr="00625280">
                <w:rPr>
                  <w:rFonts w:ascii="Times New Roman" w:hAnsi="Times New Roman" w:cs="Times New Roman"/>
                  <w:i w:val="0"/>
                  <w:color w:val="auto"/>
                  <w:sz w:val="22"/>
                  <w:szCs w:val="22"/>
                </w:rPr>
                <w:t>Used to export teaching plan.</w:t>
              </w:r>
            </w:ins>
          </w:p>
        </w:tc>
      </w:tr>
      <w:tr w:rsidR="0065367C" w:rsidRPr="00D85E98" w:rsidTr="0042744C">
        <w:trPr>
          <w:ins w:id="2935" w:author="HungNguyen" w:date="2012-02-22T19:47:00Z"/>
        </w:trPr>
        <w:tc>
          <w:tcPr>
            <w:tcW w:w="903" w:type="dxa"/>
            <w:tcPrChange w:id="2936" w:author="Phuong Giang" w:date="2012-02-22T23:13:00Z">
              <w:tcPr>
                <w:tcW w:w="903" w:type="dxa"/>
              </w:tcPr>
            </w:tcPrChange>
          </w:tcPr>
          <w:p w:rsidR="0065367C" w:rsidRPr="00D85E98" w:rsidRDefault="0065367C" w:rsidP="00995D66">
            <w:pPr>
              <w:pStyle w:val="comment"/>
              <w:ind w:left="0"/>
              <w:rPr>
                <w:ins w:id="2937" w:author="HungNguyen" w:date="2012-02-22T19:47:00Z"/>
                <w:rFonts w:ascii="Times New Roman" w:hAnsi="Times New Roman" w:cs="Times New Roman"/>
                <w:i w:val="0"/>
                <w:color w:val="auto"/>
                <w:sz w:val="22"/>
                <w:szCs w:val="22"/>
                <w:rPrChange w:id="2938" w:author="Phuong Giang" w:date="2012-02-22T23:47:00Z">
                  <w:rPr>
                    <w:ins w:id="2939" w:author="HungNguyen" w:date="2012-02-22T19:47:00Z"/>
                    <w:i w:val="0"/>
                    <w:sz w:val="18"/>
                    <w:szCs w:val="18"/>
                  </w:rPr>
                </w:rPrChange>
              </w:rPr>
            </w:pPr>
            <w:ins w:id="2940" w:author="HungNguyen" w:date="2012-02-22T19:47:00Z">
              <w:r w:rsidRPr="00D85E98">
                <w:rPr>
                  <w:rFonts w:ascii="Times New Roman" w:hAnsi="Times New Roman" w:cs="Times New Roman"/>
                  <w:i w:val="0"/>
                  <w:color w:val="auto"/>
                  <w:sz w:val="22"/>
                  <w:szCs w:val="22"/>
                  <w:rPrChange w:id="2941" w:author="Phuong Giang" w:date="2012-02-22T23:47:00Z">
                    <w:rPr>
                      <w:rFonts w:asciiTheme="majorHAnsi" w:eastAsiaTheme="majorEastAsia" w:hAnsiTheme="majorHAnsi" w:cstheme="majorBidi"/>
                      <w:bCs w:val="0"/>
                      <w:i w:val="0"/>
                      <w:snapToGrid/>
                      <w:color w:val="243F60" w:themeColor="accent1" w:themeShade="7F"/>
                      <w:sz w:val="18"/>
                      <w:szCs w:val="18"/>
                      <w:lang w:eastAsia="en-US"/>
                    </w:rPr>
                  </w:rPrChange>
                </w:rPr>
                <w:t>04</w:t>
              </w:r>
            </w:ins>
          </w:p>
        </w:tc>
        <w:tc>
          <w:tcPr>
            <w:tcW w:w="2085" w:type="dxa"/>
            <w:tcPrChange w:id="2942" w:author="Phuong Giang" w:date="2012-02-22T23:13:00Z">
              <w:tcPr>
                <w:tcW w:w="2085" w:type="dxa"/>
              </w:tcPr>
            </w:tcPrChange>
          </w:tcPr>
          <w:p w:rsidR="0065367C" w:rsidRPr="00D85E98" w:rsidRDefault="00687CE6" w:rsidP="00995D66">
            <w:pPr>
              <w:pStyle w:val="comment"/>
              <w:ind w:left="0"/>
              <w:rPr>
                <w:ins w:id="2943" w:author="HungNguyen" w:date="2012-02-22T19:47:00Z"/>
                <w:rFonts w:ascii="Times New Roman" w:hAnsi="Times New Roman" w:cs="Times New Roman"/>
                <w:i w:val="0"/>
                <w:color w:val="auto"/>
                <w:sz w:val="22"/>
                <w:szCs w:val="22"/>
                <w:rPrChange w:id="2944" w:author="Phuong Giang" w:date="2012-02-22T23:47:00Z">
                  <w:rPr>
                    <w:ins w:id="2945" w:author="HungNguyen" w:date="2012-02-22T19:47:00Z"/>
                    <w:i w:val="0"/>
                    <w:sz w:val="18"/>
                    <w:szCs w:val="18"/>
                  </w:rPr>
                </w:rPrChange>
              </w:rPr>
            </w:pPr>
            <w:proofErr w:type="spellStart"/>
            <w:ins w:id="2946" w:author="HungNguyen" w:date="2012-04-16T23:04:00Z">
              <w:r>
                <w:rPr>
                  <w:rFonts w:ascii="Times New Roman" w:hAnsi="Times New Roman" w:cs="Times New Roman"/>
                  <w:i w:val="0"/>
                  <w:color w:val="auto"/>
                  <w:sz w:val="22"/>
                  <w:szCs w:val="22"/>
                </w:rPr>
                <w:t>ParseIEumerable</w:t>
              </w:r>
            </w:ins>
            <w:proofErr w:type="spellEnd"/>
          </w:p>
        </w:tc>
        <w:tc>
          <w:tcPr>
            <w:tcW w:w="6066" w:type="dxa"/>
            <w:tcPrChange w:id="2947" w:author="Phuong Giang" w:date="2012-02-22T23:13:00Z">
              <w:tcPr>
                <w:tcW w:w="6066" w:type="dxa"/>
              </w:tcPr>
            </w:tcPrChange>
          </w:tcPr>
          <w:p w:rsidR="0065367C" w:rsidRPr="00D85E98" w:rsidRDefault="00687CE6" w:rsidP="00995D66">
            <w:pPr>
              <w:pStyle w:val="comment"/>
              <w:ind w:left="0"/>
              <w:rPr>
                <w:ins w:id="2948" w:author="HungNguyen" w:date="2012-02-22T19:47:00Z"/>
                <w:rFonts w:ascii="Times New Roman" w:hAnsi="Times New Roman" w:cs="Times New Roman"/>
                <w:i w:val="0"/>
                <w:color w:val="auto"/>
                <w:sz w:val="22"/>
                <w:szCs w:val="22"/>
                <w:rPrChange w:id="2949" w:author="Phuong Giang" w:date="2012-02-22T23:47:00Z">
                  <w:rPr>
                    <w:ins w:id="2950" w:author="HungNguyen" w:date="2012-02-22T19:47:00Z"/>
                    <w:i w:val="0"/>
                    <w:sz w:val="18"/>
                    <w:szCs w:val="18"/>
                  </w:rPr>
                </w:rPrChange>
              </w:rPr>
            </w:pPr>
            <w:ins w:id="2951" w:author="HungNguyen" w:date="2012-04-16T23:04:00Z">
              <w:r>
                <w:rPr>
                  <w:rFonts w:ascii="Times New Roman" w:hAnsi="Times New Roman" w:cs="Times New Roman"/>
                  <w:i w:val="0"/>
                  <w:color w:val="auto"/>
                  <w:sz w:val="22"/>
                  <w:szCs w:val="22"/>
                </w:rPr>
                <w:t>Used to parse list XElement &lt;Activity&gt;</w:t>
              </w:r>
            </w:ins>
          </w:p>
        </w:tc>
      </w:tr>
      <w:tr w:rsidR="00687CE6" w:rsidRPr="00D85E98" w:rsidTr="0042744C">
        <w:trPr>
          <w:ins w:id="2952" w:author="HungNguyen" w:date="2012-04-16T23:03:00Z"/>
        </w:trPr>
        <w:tc>
          <w:tcPr>
            <w:tcW w:w="903" w:type="dxa"/>
          </w:tcPr>
          <w:p w:rsidR="00687CE6" w:rsidRPr="00D85E98" w:rsidRDefault="00687CE6" w:rsidP="00995D66">
            <w:pPr>
              <w:pStyle w:val="comment"/>
              <w:ind w:left="0"/>
              <w:rPr>
                <w:ins w:id="2953" w:author="HungNguyen" w:date="2012-04-16T23:03:00Z"/>
                <w:rFonts w:ascii="Times New Roman" w:hAnsi="Times New Roman" w:cs="Times New Roman"/>
                <w:i w:val="0"/>
                <w:color w:val="auto"/>
                <w:sz w:val="22"/>
                <w:szCs w:val="22"/>
              </w:rPr>
            </w:pPr>
            <w:ins w:id="2954" w:author="HungNguyen" w:date="2012-04-16T23:03:00Z">
              <w:r>
                <w:rPr>
                  <w:rFonts w:ascii="Times New Roman" w:hAnsi="Times New Roman" w:cs="Times New Roman"/>
                  <w:i w:val="0"/>
                  <w:color w:val="auto"/>
                  <w:sz w:val="22"/>
                  <w:szCs w:val="22"/>
                </w:rPr>
                <w:t>05</w:t>
              </w:r>
            </w:ins>
          </w:p>
        </w:tc>
        <w:tc>
          <w:tcPr>
            <w:tcW w:w="2085" w:type="dxa"/>
          </w:tcPr>
          <w:p w:rsidR="00687CE6" w:rsidRPr="00D85E98" w:rsidRDefault="00687CE6" w:rsidP="00995D66">
            <w:pPr>
              <w:pStyle w:val="comment"/>
              <w:ind w:left="0"/>
              <w:rPr>
                <w:ins w:id="2955" w:author="HungNguyen" w:date="2012-04-16T23:03:00Z"/>
                <w:rFonts w:ascii="Times New Roman" w:hAnsi="Times New Roman" w:cs="Times New Roman"/>
                <w:i w:val="0"/>
                <w:color w:val="auto"/>
                <w:sz w:val="22"/>
                <w:szCs w:val="22"/>
              </w:rPr>
            </w:pPr>
            <w:proofErr w:type="spellStart"/>
            <w:ins w:id="2956" w:author="HungNguyen" w:date="2012-04-16T23:04:00Z">
              <w:r>
                <w:rPr>
                  <w:rFonts w:ascii="Times New Roman" w:hAnsi="Times New Roman" w:cs="Times New Roman"/>
                  <w:i w:val="0"/>
                  <w:color w:val="auto"/>
                  <w:sz w:val="22"/>
                  <w:szCs w:val="22"/>
                </w:rPr>
                <w:t>ParseActivityContent</w:t>
              </w:r>
            </w:ins>
            <w:proofErr w:type="spellEnd"/>
          </w:p>
        </w:tc>
        <w:tc>
          <w:tcPr>
            <w:tcW w:w="6066" w:type="dxa"/>
          </w:tcPr>
          <w:p w:rsidR="00687CE6" w:rsidRPr="00D85E98" w:rsidRDefault="00687CE6" w:rsidP="00995D66">
            <w:pPr>
              <w:pStyle w:val="comment"/>
              <w:ind w:left="0"/>
              <w:rPr>
                <w:ins w:id="2957" w:author="HungNguyen" w:date="2012-04-16T23:03:00Z"/>
                <w:rFonts w:ascii="Times New Roman" w:hAnsi="Times New Roman" w:cs="Times New Roman"/>
                <w:i w:val="0"/>
                <w:color w:val="auto"/>
                <w:sz w:val="22"/>
                <w:szCs w:val="22"/>
              </w:rPr>
            </w:pPr>
            <w:ins w:id="2958" w:author="HungNguyen" w:date="2012-04-16T23:04:00Z">
              <w:r>
                <w:rPr>
                  <w:rFonts w:ascii="Times New Roman" w:hAnsi="Times New Roman" w:cs="Times New Roman"/>
                  <w:i w:val="0"/>
                  <w:color w:val="auto"/>
                  <w:sz w:val="22"/>
                  <w:szCs w:val="22"/>
                </w:rPr>
                <w:t>Used to parse list XElement &lt;</w:t>
              </w:r>
            </w:ins>
            <w:ins w:id="2959" w:author="HungNguyen" w:date="2012-04-16T23:05:00Z">
              <w:r>
                <w:rPr>
                  <w:rFonts w:ascii="Times New Roman" w:hAnsi="Times New Roman" w:cs="Times New Roman"/>
                  <w:i w:val="0"/>
                  <w:color w:val="auto"/>
                  <w:sz w:val="22"/>
                  <w:szCs w:val="22"/>
                </w:rPr>
                <w:t>Content</w:t>
              </w:r>
            </w:ins>
            <w:ins w:id="2960" w:author="HungNguyen" w:date="2012-04-16T23:04:00Z">
              <w:r>
                <w:rPr>
                  <w:rFonts w:ascii="Times New Roman" w:hAnsi="Times New Roman" w:cs="Times New Roman"/>
                  <w:i w:val="0"/>
                  <w:color w:val="auto"/>
                  <w:sz w:val="22"/>
                  <w:szCs w:val="22"/>
                </w:rPr>
                <w:t>&gt;</w:t>
              </w:r>
            </w:ins>
          </w:p>
        </w:tc>
      </w:tr>
    </w:tbl>
    <w:p w:rsidR="001E773C" w:rsidRDefault="005F186C">
      <w:pPr>
        <w:pStyle w:val="Heading6"/>
        <w:rPr>
          <w:ins w:id="2961" w:author="HungNguyen" w:date="2012-02-22T19:47:00Z"/>
          <w:lang w:eastAsia="ja-JP"/>
        </w:rPr>
        <w:pPrChange w:id="2962" w:author="Phuong Giang" w:date="2012-02-22T23:50:00Z">
          <w:pPr>
            <w:pStyle w:val="Heading4"/>
            <w:numPr>
              <w:ilvl w:val="0"/>
              <w:numId w:val="0"/>
            </w:numPr>
            <w:ind w:left="0" w:firstLine="0"/>
          </w:pPr>
        </w:pPrChange>
      </w:pPr>
      <w:proofErr w:type="gramStart"/>
      <w:ins w:id="2963" w:author="HungNguyen" w:date="2012-02-22T19:47:00Z">
        <w:r>
          <w:t>Sav</w:t>
        </w:r>
      </w:ins>
      <w:ins w:id="2964" w:author="HungNguyen" w:date="2012-04-17T00:08:00Z">
        <w:r>
          <w:t xml:space="preserve">e </w:t>
        </w:r>
      </w:ins>
      <w:ins w:id="2965" w:author="HungNguyen" w:date="2012-02-22T19:47:00Z">
        <w:r w:rsidR="0065367C">
          <w:rPr>
            <w:rFonts w:hint="eastAsia"/>
          </w:rPr>
          <w:t xml:space="preserve"> method</w:t>
        </w:r>
        <w:proofErr w:type="gramEnd"/>
      </w:ins>
    </w:p>
    <w:p w:rsidR="005F186C" w:rsidRDefault="005F186C">
      <w:pPr>
        <w:autoSpaceDE w:val="0"/>
        <w:autoSpaceDN w:val="0"/>
        <w:adjustRightInd w:val="0"/>
        <w:spacing w:after="0" w:line="240" w:lineRule="auto"/>
        <w:ind w:left="1080" w:firstLine="720"/>
        <w:rPr>
          <w:ins w:id="2966" w:author="HungNguyen" w:date="2012-04-17T00:10:00Z"/>
          <w:rFonts w:ascii="Consolas" w:eastAsiaTheme="minorEastAsia" w:hAnsi="Consolas" w:cs="Consolas"/>
          <w:sz w:val="19"/>
          <w:szCs w:val="19"/>
          <w:lang w:eastAsia="ja-JP"/>
        </w:rPr>
        <w:pPrChange w:id="2967" w:author="HungNguyen" w:date="2012-04-17T00:10:00Z">
          <w:pPr>
            <w:autoSpaceDE w:val="0"/>
            <w:autoSpaceDN w:val="0"/>
            <w:adjustRightInd w:val="0"/>
            <w:spacing w:after="0" w:line="240" w:lineRule="auto"/>
          </w:pPr>
        </w:pPrChange>
      </w:pPr>
      <w:proofErr w:type="gramStart"/>
      <w:ins w:id="2968" w:author="HungNguyen" w:date="2012-04-17T00:10: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color w:val="0000FF"/>
            <w:sz w:val="19"/>
            <w:szCs w:val="19"/>
            <w:lang w:eastAsia="ja-JP"/>
          </w:rPr>
          <w:t>bool</w:t>
        </w:r>
        <w:proofErr w:type="spellEnd"/>
        <w:r>
          <w:rPr>
            <w:rFonts w:ascii="Consolas" w:eastAsiaTheme="minorEastAsia" w:hAnsi="Consolas" w:cs="Consolas"/>
            <w:sz w:val="19"/>
            <w:szCs w:val="19"/>
            <w:lang w:eastAsia="ja-JP"/>
          </w:rPr>
          <w:t xml:space="preserve"> Save(</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filePath</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color w:val="2B91AF"/>
            <w:sz w:val="19"/>
            <w:szCs w:val="19"/>
            <w:lang w:eastAsia="ja-JP"/>
          </w:rPr>
          <w:t>TeachingPlan</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teachingPlanObj</w:t>
        </w:r>
        <w:proofErr w:type="spellEnd"/>
        <w:r>
          <w:rPr>
            <w:rFonts w:ascii="Consolas" w:eastAsiaTheme="minorEastAsia" w:hAnsi="Consolas" w:cs="Consolas"/>
            <w:sz w:val="19"/>
            <w:szCs w:val="19"/>
            <w:lang w:eastAsia="ja-JP"/>
          </w:rPr>
          <w:t>)</w:t>
        </w:r>
      </w:ins>
    </w:p>
    <w:p w:rsidR="001E773C" w:rsidRDefault="00285673">
      <w:pPr>
        <w:pStyle w:val="Heading8"/>
        <w:numPr>
          <w:ilvl w:val="0"/>
          <w:numId w:val="0"/>
        </w:numPr>
        <w:ind w:left="3744"/>
        <w:rPr>
          <w:ins w:id="2969" w:author="HungNguyen" w:date="2012-02-22T19:47:00Z"/>
        </w:rPr>
        <w:pPrChange w:id="2970" w:author="HungNguyen" w:date="2012-02-22T20:19:00Z">
          <w:pPr>
            <w:pStyle w:val="comment"/>
            <w:ind w:left="0"/>
          </w:pPr>
        </w:pPrChange>
      </w:pPr>
      <w:ins w:id="2971" w:author="HungNguyen" w:date="2012-02-22T20:04:00Z">
        <w:r>
          <w:t xml:space="preserve">Used to save </w:t>
        </w:r>
        <w:r w:rsidR="005F186C">
          <w:t xml:space="preserve">teaching plan object to </w:t>
        </w:r>
      </w:ins>
      <w:proofErr w:type="spellStart"/>
      <w:ins w:id="2972" w:author="HungNguyen" w:date="2012-04-17T00:08:00Z">
        <w:r w:rsidR="005F186C">
          <w:t>tlhx</w:t>
        </w:r>
        <w:proofErr w:type="spellEnd"/>
        <w:r w:rsidR="005F186C">
          <w:t xml:space="preserve"> format</w:t>
        </w:r>
      </w:ins>
    </w:p>
    <w:p w:rsidR="001E773C" w:rsidRDefault="0065367C">
      <w:pPr>
        <w:pStyle w:val="Heading8"/>
        <w:numPr>
          <w:ilvl w:val="0"/>
          <w:numId w:val="0"/>
        </w:numPr>
        <w:ind w:left="3744"/>
        <w:rPr>
          <w:ins w:id="2973" w:author="HungNguyen" w:date="2012-02-22T19:47:00Z"/>
          <w:lang w:eastAsia="ja-JP"/>
        </w:rPr>
        <w:pPrChange w:id="2974" w:author="HungNguyen" w:date="2012-02-22T20:18:00Z">
          <w:pPr>
            <w:pStyle w:val="Heading4"/>
            <w:numPr>
              <w:ilvl w:val="0"/>
              <w:numId w:val="0"/>
            </w:numPr>
            <w:ind w:left="0" w:firstLine="0"/>
          </w:pPr>
        </w:pPrChange>
      </w:pPr>
      <w:ins w:id="2975" w:author="HungNguyen" w:date="2012-02-22T19:47:00Z">
        <w:del w:id="2976" w:author="Phuong Giang" w:date="2012-02-23T00:02:00Z">
          <w:r w:rsidDel="001669BE">
            <w:rPr>
              <w:rFonts w:hint="eastAsia"/>
            </w:rPr>
            <w:delText>Parameters</w:delText>
          </w:r>
          <w:r w:rsidDel="001669BE">
            <w:rPr>
              <w:rFonts w:hint="eastAsia"/>
              <w:lang w:eastAsia="ja-JP"/>
            </w:rPr>
            <w:delText xml:space="preserve"> &amp; return</w:delText>
          </w:r>
        </w:del>
      </w:ins>
      <w:ins w:id="2977"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2978" w:author="HungNguyen" w:date="2012-04-17T00:11: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691"/>
        <w:gridCol w:w="1440"/>
        <w:gridCol w:w="810"/>
        <w:gridCol w:w="1080"/>
        <w:gridCol w:w="3978"/>
        <w:tblGridChange w:id="2979">
          <w:tblGrid>
            <w:gridCol w:w="577"/>
            <w:gridCol w:w="1691"/>
            <w:gridCol w:w="1350"/>
            <w:gridCol w:w="900"/>
            <w:gridCol w:w="1080"/>
            <w:gridCol w:w="3978"/>
          </w:tblGrid>
        </w:tblGridChange>
      </w:tblGrid>
      <w:tr w:rsidR="0065367C" w:rsidTr="005F186C">
        <w:trPr>
          <w:cnfStyle w:val="100000000000" w:firstRow="1" w:lastRow="0" w:firstColumn="0" w:lastColumn="0" w:oddVBand="0" w:evenVBand="0" w:oddHBand="0" w:evenHBand="0" w:firstRowFirstColumn="0" w:firstRowLastColumn="0" w:lastRowFirstColumn="0" w:lastRowLastColumn="0"/>
          <w:ins w:id="2980" w:author="HungNguyen" w:date="2012-02-22T19:47:00Z"/>
        </w:trPr>
        <w:tc>
          <w:tcPr>
            <w:tcW w:w="577" w:type="dxa"/>
            <w:tcPrChange w:id="2981" w:author="HungNguyen" w:date="2012-04-17T00:11:00Z">
              <w:tcPr>
                <w:tcW w:w="577"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982" w:author="HungNguyen" w:date="2012-02-22T19:47:00Z"/>
                <w:b/>
                <w:rPrChange w:id="2983" w:author="Phuong Giang" w:date="2012-02-22T23:23:00Z">
                  <w:rPr>
                    <w:ins w:id="2984" w:author="HungNguyen" w:date="2012-02-22T19:47:00Z"/>
                    <w:b/>
                    <w:bCs w:val="0"/>
                    <w:color w:val="800000"/>
                  </w:rPr>
                </w:rPrChange>
              </w:rPr>
            </w:pPr>
            <w:ins w:id="2985" w:author="HungNguyen" w:date="2012-02-22T19:47:00Z">
              <w:r w:rsidRPr="0030024D">
                <w:rPr>
                  <w:bCs w:val="0"/>
                  <w:color w:val="auto"/>
                  <w:rPrChange w:id="2986" w:author="Phuong Giang" w:date="2012-02-22T23:37:00Z">
                    <w:rPr>
                      <w:rFonts w:asciiTheme="majorHAnsi" w:eastAsiaTheme="majorEastAsia" w:hAnsiTheme="majorHAnsi" w:cstheme="majorBidi"/>
                      <w:bCs w:val="0"/>
                      <w:i/>
                      <w:iCs/>
                      <w:snapToGrid/>
                      <w:color w:val="800000"/>
                      <w:sz w:val="22"/>
                      <w:szCs w:val="22"/>
                    </w:rPr>
                  </w:rPrChange>
                </w:rPr>
                <w:t>No</w:t>
              </w:r>
            </w:ins>
          </w:p>
        </w:tc>
        <w:tc>
          <w:tcPr>
            <w:tcW w:w="1691" w:type="dxa"/>
            <w:tcPrChange w:id="2987" w:author="HungNguyen" w:date="2012-04-17T00:11:00Z">
              <w:tcPr>
                <w:tcW w:w="1691"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988" w:author="HungNguyen" w:date="2012-02-22T19:47:00Z"/>
                <w:b/>
                <w:rPrChange w:id="2989" w:author="Phuong Giang" w:date="2012-02-22T23:23:00Z">
                  <w:rPr>
                    <w:ins w:id="2990" w:author="HungNguyen" w:date="2012-02-22T19:47:00Z"/>
                    <w:b/>
                    <w:bCs w:val="0"/>
                    <w:color w:val="800000"/>
                    <w:lang w:eastAsia="ja-JP"/>
                  </w:rPr>
                </w:rPrChange>
              </w:rPr>
            </w:pPr>
            <w:ins w:id="2991" w:author="HungNguyen" w:date="2012-02-22T19:47:00Z">
              <w:r w:rsidRPr="0030024D">
                <w:rPr>
                  <w:bCs w:val="0"/>
                  <w:color w:val="auto"/>
                  <w:rPrChange w:id="2992" w:author="Phuong Giang" w:date="2012-02-22T23:37:00Z">
                    <w:rPr>
                      <w:rFonts w:asciiTheme="majorHAnsi" w:eastAsiaTheme="majorEastAsia" w:hAnsiTheme="majorHAnsi" w:cstheme="majorBidi"/>
                      <w:bCs w:val="0"/>
                      <w:i/>
                      <w:iCs/>
                      <w:snapToGrid/>
                      <w:color w:val="800000"/>
                      <w:sz w:val="22"/>
                      <w:szCs w:val="22"/>
                      <w:lang w:eastAsia="ja-JP"/>
                    </w:rPr>
                  </w:rPrChange>
                </w:rPr>
                <w:t>Parameter</w:t>
              </w:r>
            </w:ins>
          </w:p>
        </w:tc>
        <w:tc>
          <w:tcPr>
            <w:tcW w:w="1440" w:type="dxa"/>
            <w:tcPrChange w:id="2993" w:author="HungNguyen" w:date="2012-04-17T00:11:00Z">
              <w:tcPr>
                <w:tcW w:w="135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2994" w:author="HungNguyen" w:date="2012-02-22T19:47:00Z"/>
                <w:b/>
                <w:rPrChange w:id="2995" w:author="Phuong Giang" w:date="2012-02-22T23:23:00Z">
                  <w:rPr>
                    <w:ins w:id="2996" w:author="HungNguyen" w:date="2012-02-22T19:47:00Z"/>
                    <w:b/>
                    <w:bCs w:val="0"/>
                    <w:color w:val="800000"/>
                    <w:lang w:eastAsia="ja-JP"/>
                  </w:rPr>
                </w:rPrChange>
              </w:rPr>
            </w:pPr>
            <w:ins w:id="2997" w:author="HungNguyen" w:date="2012-02-22T19:47:00Z">
              <w:r w:rsidRPr="0030024D">
                <w:rPr>
                  <w:bCs w:val="0"/>
                  <w:color w:val="auto"/>
                  <w:rPrChange w:id="2998" w:author="Phuong Giang" w:date="2012-02-22T23:37:00Z">
                    <w:rPr>
                      <w:rFonts w:asciiTheme="majorHAnsi" w:eastAsiaTheme="majorEastAsia" w:hAnsiTheme="majorHAnsi" w:cstheme="majorBidi"/>
                      <w:bCs w:val="0"/>
                      <w:i/>
                      <w:iCs/>
                      <w:snapToGrid/>
                      <w:color w:val="800000"/>
                      <w:sz w:val="22"/>
                      <w:szCs w:val="22"/>
                      <w:lang w:eastAsia="ja-JP"/>
                    </w:rPr>
                  </w:rPrChange>
                </w:rPr>
                <w:t>Type</w:t>
              </w:r>
            </w:ins>
          </w:p>
        </w:tc>
        <w:tc>
          <w:tcPr>
            <w:tcW w:w="810" w:type="dxa"/>
            <w:tcPrChange w:id="2999" w:author="HungNguyen" w:date="2012-04-17T00:11:00Z">
              <w:tcPr>
                <w:tcW w:w="90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000" w:author="HungNguyen" w:date="2012-02-22T19:47:00Z"/>
                <w:b/>
                <w:rPrChange w:id="3001" w:author="Phuong Giang" w:date="2012-02-22T23:23:00Z">
                  <w:rPr>
                    <w:ins w:id="3002" w:author="HungNguyen" w:date="2012-02-22T19:47:00Z"/>
                    <w:b/>
                    <w:bCs w:val="0"/>
                    <w:color w:val="800000"/>
                    <w:lang w:eastAsia="ja-JP"/>
                  </w:rPr>
                </w:rPrChange>
              </w:rPr>
            </w:pPr>
            <w:ins w:id="3003" w:author="HungNguyen" w:date="2012-02-22T19:47:00Z">
              <w:r w:rsidRPr="0030024D">
                <w:rPr>
                  <w:bCs w:val="0"/>
                  <w:color w:val="auto"/>
                  <w:rPrChange w:id="3004" w:author="Phuong Giang" w:date="2012-02-22T23:37:00Z">
                    <w:rPr>
                      <w:rFonts w:asciiTheme="majorHAnsi" w:eastAsiaTheme="majorEastAsia" w:hAnsiTheme="majorHAnsi" w:cstheme="majorBidi"/>
                      <w:bCs w:val="0"/>
                      <w:i/>
                      <w:iCs/>
                      <w:snapToGrid/>
                      <w:color w:val="800000"/>
                      <w:sz w:val="22"/>
                      <w:szCs w:val="22"/>
                      <w:lang w:eastAsia="ja-JP"/>
                    </w:rPr>
                  </w:rPrChange>
                </w:rPr>
                <w:t>In/out</w:t>
              </w:r>
            </w:ins>
          </w:p>
        </w:tc>
        <w:tc>
          <w:tcPr>
            <w:tcW w:w="1080" w:type="dxa"/>
            <w:tcPrChange w:id="3005" w:author="HungNguyen" w:date="2012-04-17T00:11:00Z">
              <w:tcPr>
                <w:tcW w:w="1080"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006" w:author="HungNguyen" w:date="2012-02-22T19:47:00Z"/>
                <w:b/>
                <w:rPrChange w:id="3007" w:author="Phuong Giang" w:date="2012-02-22T23:23:00Z">
                  <w:rPr>
                    <w:ins w:id="3008" w:author="HungNguyen" w:date="2012-02-22T19:47:00Z"/>
                    <w:b/>
                    <w:bCs w:val="0"/>
                    <w:color w:val="800000"/>
                    <w:lang w:eastAsia="ja-JP"/>
                  </w:rPr>
                </w:rPrChange>
              </w:rPr>
            </w:pPr>
            <w:ins w:id="3009" w:author="HungNguyen" w:date="2012-02-22T19:47:00Z">
              <w:r w:rsidRPr="0030024D">
                <w:rPr>
                  <w:bCs w:val="0"/>
                  <w:color w:val="auto"/>
                  <w:rPrChange w:id="3010" w:author="Phuong Giang" w:date="2012-02-22T23:37:00Z">
                    <w:rPr>
                      <w:rFonts w:asciiTheme="majorHAnsi" w:eastAsiaTheme="majorEastAsia" w:hAnsiTheme="majorHAnsi" w:cstheme="majorBidi"/>
                      <w:bCs w:val="0"/>
                      <w:i/>
                      <w:iCs/>
                      <w:snapToGrid/>
                      <w:color w:val="800000"/>
                      <w:sz w:val="22"/>
                      <w:szCs w:val="22"/>
                      <w:lang w:eastAsia="ja-JP"/>
                    </w:rPr>
                  </w:rPrChange>
                </w:rPr>
                <w:t>Default</w:t>
              </w:r>
            </w:ins>
          </w:p>
        </w:tc>
        <w:tc>
          <w:tcPr>
            <w:tcW w:w="3978" w:type="dxa"/>
            <w:tcPrChange w:id="3011" w:author="HungNguyen" w:date="2012-04-17T00:11:00Z">
              <w:tcPr>
                <w:tcW w:w="3978"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012" w:author="HungNguyen" w:date="2012-02-22T19:47:00Z"/>
                <w:b/>
                <w:rPrChange w:id="3013" w:author="Phuong Giang" w:date="2012-02-22T23:23:00Z">
                  <w:rPr>
                    <w:ins w:id="3014" w:author="HungNguyen" w:date="2012-02-22T19:47:00Z"/>
                    <w:b/>
                    <w:bCs w:val="0"/>
                    <w:color w:val="800000"/>
                    <w:lang w:eastAsia="ja-JP"/>
                  </w:rPr>
                </w:rPrChange>
              </w:rPr>
            </w:pPr>
            <w:ins w:id="3015" w:author="HungNguyen" w:date="2012-02-22T19:47:00Z">
              <w:r w:rsidRPr="0030024D">
                <w:rPr>
                  <w:bCs w:val="0"/>
                  <w:color w:val="auto"/>
                  <w:rPrChange w:id="3016" w:author="Phuong Giang" w:date="2012-02-22T23:37:00Z">
                    <w:rPr>
                      <w:rFonts w:asciiTheme="majorHAnsi" w:eastAsiaTheme="majorEastAsia" w:hAnsiTheme="majorHAnsi" w:cstheme="majorBidi"/>
                      <w:bCs w:val="0"/>
                      <w:i/>
                      <w:iCs/>
                      <w:snapToGrid/>
                      <w:color w:val="800000"/>
                      <w:sz w:val="22"/>
                      <w:szCs w:val="22"/>
                      <w:lang w:eastAsia="ja-JP"/>
                    </w:rPr>
                  </w:rPrChange>
                </w:rPr>
                <w:t>Description</w:t>
              </w:r>
            </w:ins>
          </w:p>
        </w:tc>
      </w:tr>
      <w:tr w:rsidR="0065367C" w:rsidRPr="00D85E98" w:rsidTr="005F186C">
        <w:trPr>
          <w:ins w:id="3017" w:author="HungNguyen" w:date="2012-02-22T19:47:00Z"/>
        </w:trPr>
        <w:tc>
          <w:tcPr>
            <w:tcW w:w="577" w:type="dxa"/>
            <w:tcPrChange w:id="3018" w:author="HungNguyen" w:date="2012-04-17T00:11:00Z">
              <w:tcPr>
                <w:tcW w:w="577" w:type="dxa"/>
              </w:tcPr>
            </w:tcPrChange>
          </w:tcPr>
          <w:p w:rsidR="0065367C" w:rsidRPr="00D85E98" w:rsidRDefault="0065367C" w:rsidP="00995D66">
            <w:pPr>
              <w:pStyle w:val="comment"/>
              <w:ind w:left="0"/>
              <w:rPr>
                <w:ins w:id="3019" w:author="HungNguyen" w:date="2012-02-22T19:47:00Z"/>
                <w:rFonts w:ascii="Times New Roman" w:hAnsi="Times New Roman" w:cs="Times New Roman"/>
                <w:i w:val="0"/>
                <w:color w:val="auto"/>
                <w:sz w:val="22"/>
                <w:szCs w:val="22"/>
                <w:rPrChange w:id="3020" w:author="Phuong Giang" w:date="2012-02-22T23:47:00Z">
                  <w:rPr>
                    <w:ins w:id="3021" w:author="HungNguyen" w:date="2012-02-22T19:47:00Z"/>
                    <w:i w:val="0"/>
                    <w:sz w:val="18"/>
                    <w:szCs w:val="18"/>
                  </w:rPr>
                </w:rPrChange>
              </w:rPr>
            </w:pPr>
            <w:ins w:id="3022" w:author="HungNguyen" w:date="2012-02-22T19:47:00Z">
              <w:r w:rsidRPr="00D85E98">
                <w:rPr>
                  <w:rFonts w:ascii="Times New Roman" w:hAnsi="Times New Roman" w:cs="Times New Roman"/>
                  <w:i w:val="0"/>
                  <w:color w:val="auto"/>
                  <w:sz w:val="22"/>
                  <w:szCs w:val="22"/>
                  <w:rPrChange w:id="3023" w:author="Phuong Giang" w:date="2012-02-22T23:47:00Z">
                    <w:rPr>
                      <w:rFonts w:asciiTheme="majorHAnsi" w:eastAsiaTheme="majorEastAsia" w:hAnsiTheme="majorHAnsi" w:cstheme="majorBidi"/>
                      <w:b/>
                      <w:i w:val="0"/>
                      <w:iCs/>
                      <w:snapToGrid/>
                      <w:color w:val="4F81BD" w:themeColor="accent1"/>
                      <w:sz w:val="18"/>
                      <w:szCs w:val="18"/>
                      <w:lang w:eastAsia="en-US"/>
                    </w:rPr>
                  </w:rPrChange>
                </w:rPr>
                <w:t>01</w:t>
              </w:r>
            </w:ins>
          </w:p>
        </w:tc>
        <w:tc>
          <w:tcPr>
            <w:tcW w:w="1691" w:type="dxa"/>
            <w:tcPrChange w:id="3024" w:author="HungNguyen" w:date="2012-04-17T00:11:00Z">
              <w:tcPr>
                <w:tcW w:w="1691" w:type="dxa"/>
              </w:tcPr>
            </w:tcPrChange>
          </w:tcPr>
          <w:p w:rsidR="0065367C" w:rsidRPr="00D85E98" w:rsidRDefault="005F186C" w:rsidP="00995D66">
            <w:pPr>
              <w:pStyle w:val="comment"/>
              <w:ind w:left="0"/>
              <w:rPr>
                <w:ins w:id="3025" w:author="HungNguyen" w:date="2012-02-22T19:47:00Z"/>
                <w:rFonts w:ascii="Times New Roman" w:hAnsi="Times New Roman" w:cs="Times New Roman"/>
                <w:i w:val="0"/>
                <w:color w:val="auto"/>
                <w:sz w:val="22"/>
                <w:szCs w:val="22"/>
                <w:rPrChange w:id="3026" w:author="Phuong Giang" w:date="2012-02-22T23:47:00Z">
                  <w:rPr>
                    <w:ins w:id="3027" w:author="HungNguyen" w:date="2012-02-22T19:47:00Z"/>
                    <w:i w:val="0"/>
                    <w:sz w:val="18"/>
                    <w:szCs w:val="18"/>
                  </w:rPr>
                </w:rPrChange>
              </w:rPr>
            </w:pPr>
            <w:proofErr w:type="spellStart"/>
            <w:ins w:id="3028" w:author="HungNguyen" w:date="2012-02-22T19:47:00Z">
              <w:r>
                <w:rPr>
                  <w:rFonts w:ascii="Times New Roman" w:hAnsi="Times New Roman" w:cs="Times New Roman"/>
                  <w:i w:val="0"/>
                  <w:color w:val="auto"/>
                  <w:sz w:val="22"/>
                  <w:szCs w:val="22"/>
                  <w:rPrChange w:id="3029" w:author="Phuong Giang" w:date="2012-02-22T23:47:00Z">
                    <w:rPr>
                      <w:rFonts w:ascii="Times New Roman" w:eastAsiaTheme="majorEastAsia" w:hAnsi="Times New Roman" w:cs="Times New Roman"/>
                      <w:b/>
                      <w:i w:val="0"/>
                      <w:iCs/>
                      <w:snapToGrid/>
                      <w:color w:val="auto"/>
                      <w:sz w:val="22"/>
                      <w:szCs w:val="22"/>
                      <w:lang w:eastAsia="en-US"/>
                    </w:rPr>
                  </w:rPrChange>
                </w:rPr>
                <w:t>file</w:t>
              </w:r>
            </w:ins>
            <w:ins w:id="3030" w:author="HungNguyen" w:date="2012-04-17T00:11:00Z">
              <w:r>
                <w:rPr>
                  <w:rFonts w:ascii="Times New Roman" w:hAnsi="Times New Roman" w:cs="Times New Roman"/>
                  <w:i w:val="0"/>
                  <w:color w:val="auto"/>
                  <w:sz w:val="22"/>
                  <w:szCs w:val="22"/>
                </w:rPr>
                <w:t>Path</w:t>
              </w:r>
            </w:ins>
            <w:proofErr w:type="spellEnd"/>
          </w:p>
        </w:tc>
        <w:tc>
          <w:tcPr>
            <w:tcW w:w="1440" w:type="dxa"/>
            <w:tcPrChange w:id="3031" w:author="HungNguyen" w:date="2012-04-17T00:11:00Z">
              <w:tcPr>
                <w:tcW w:w="1350" w:type="dxa"/>
              </w:tcPr>
            </w:tcPrChange>
          </w:tcPr>
          <w:p w:rsidR="0065367C" w:rsidRPr="00D85E98" w:rsidRDefault="0065367C" w:rsidP="00995D66">
            <w:pPr>
              <w:pStyle w:val="comment"/>
              <w:ind w:left="0"/>
              <w:rPr>
                <w:ins w:id="3032" w:author="HungNguyen" w:date="2012-02-22T19:47:00Z"/>
                <w:rFonts w:ascii="Times New Roman" w:hAnsi="Times New Roman" w:cs="Times New Roman"/>
                <w:i w:val="0"/>
                <w:color w:val="auto"/>
                <w:sz w:val="22"/>
                <w:szCs w:val="22"/>
                <w:rPrChange w:id="3033" w:author="Phuong Giang" w:date="2012-02-22T23:47:00Z">
                  <w:rPr>
                    <w:ins w:id="3034" w:author="HungNguyen" w:date="2012-02-22T19:47:00Z"/>
                    <w:i w:val="0"/>
                    <w:sz w:val="18"/>
                    <w:szCs w:val="18"/>
                  </w:rPr>
                </w:rPrChange>
              </w:rPr>
            </w:pPr>
            <w:ins w:id="3035" w:author="HungNguyen" w:date="2012-02-22T19:47:00Z">
              <w:r w:rsidRPr="00D85E98">
                <w:rPr>
                  <w:rFonts w:ascii="Times New Roman" w:hAnsi="Times New Roman" w:cs="Times New Roman"/>
                  <w:i w:val="0"/>
                  <w:color w:val="auto"/>
                  <w:sz w:val="22"/>
                  <w:szCs w:val="22"/>
                  <w:rPrChange w:id="3036" w:author="Phuong Giang" w:date="2012-02-22T23:47:00Z">
                    <w:rPr>
                      <w:rFonts w:asciiTheme="majorHAnsi" w:eastAsiaTheme="majorEastAsia" w:hAnsiTheme="majorHAnsi" w:cstheme="majorBidi"/>
                      <w:b/>
                      <w:i w:val="0"/>
                      <w:iCs/>
                      <w:snapToGrid/>
                      <w:color w:val="4F81BD" w:themeColor="accent1"/>
                      <w:sz w:val="18"/>
                      <w:szCs w:val="18"/>
                      <w:lang w:eastAsia="en-US"/>
                    </w:rPr>
                  </w:rPrChange>
                </w:rPr>
                <w:t>string</w:t>
              </w:r>
            </w:ins>
          </w:p>
        </w:tc>
        <w:tc>
          <w:tcPr>
            <w:tcW w:w="810" w:type="dxa"/>
            <w:tcPrChange w:id="3037" w:author="HungNguyen" w:date="2012-04-17T00:11:00Z">
              <w:tcPr>
                <w:tcW w:w="900" w:type="dxa"/>
              </w:tcPr>
            </w:tcPrChange>
          </w:tcPr>
          <w:p w:rsidR="0065367C" w:rsidRPr="00D85E98" w:rsidRDefault="0065367C" w:rsidP="00995D66">
            <w:pPr>
              <w:pStyle w:val="comment"/>
              <w:ind w:left="0"/>
              <w:rPr>
                <w:ins w:id="3038" w:author="HungNguyen" w:date="2012-02-22T19:47:00Z"/>
                <w:rFonts w:ascii="Times New Roman" w:hAnsi="Times New Roman" w:cs="Times New Roman"/>
                <w:i w:val="0"/>
                <w:color w:val="auto"/>
                <w:sz w:val="22"/>
                <w:szCs w:val="22"/>
                <w:rPrChange w:id="3039" w:author="Phuong Giang" w:date="2012-02-22T23:47:00Z">
                  <w:rPr>
                    <w:ins w:id="3040" w:author="HungNguyen" w:date="2012-02-22T19:47:00Z"/>
                    <w:i w:val="0"/>
                    <w:sz w:val="18"/>
                    <w:szCs w:val="18"/>
                  </w:rPr>
                </w:rPrChange>
              </w:rPr>
            </w:pPr>
            <w:ins w:id="3041" w:author="HungNguyen" w:date="2012-02-22T19:47:00Z">
              <w:r w:rsidRPr="00D85E98">
                <w:rPr>
                  <w:rFonts w:ascii="Times New Roman" w:hAnsi="Times New Roman" w:cs="Times New Roman"/>
                  <w:i w:val="0"/>
                  <w:color w:val="auto"/>
                  <w:sz w:val="22"/>
                  <w:szCs w:val="22"/>
                  <w:rPrChange w:id="3042" w:author="Phuong Giang" w:date="2012-02-22T23:47:00Z">
                    <w:rPr>
                      <w:rFonts w:asciiTheme="majorHAnsi" w:eastAsiaTheme="majorEastAsia" w:hAnsiTheme="majorHAnsi" w:cstheme="majorBidi"/>
                      <w:b/>
                      <w:i w:val="0"/>
                      <w:iCs/>
                      <w:snapToGrid/>
                      <w:color w:val="4F81BD" w:themeColor="accent1"/>
                      <w:sz w:val="18"/>
                      <w:szCs w:val="18"/>
                      <w:lang w:eastAsia="en-US"/>
                    </w:rPr>
                  </w:rPrChange>
                </w:rPr>
                <w:t>In</w:t>
              </w:r>
            </w:ins>
          </w:p>
        </w:tc>
        <w:tc>
          <w:tcPr>
            <w:tcW w:w="1080" w:type="dxa"/>
            <w:tcPrChange w:id="3043" w:author="HungNguyen" w:date="2012-04-17T00:11:00Z">
              <w:tcPr>
                <w:tcW w:w="1080" w:type="dxa"/>
              </w:tcPr>
            </w:tcPrChange>
          </w:tcPr>
          <w:p w:rsidR="0065367C" w:rsidRPr="00D85E98" w:rsidRDefault="0065367C" w:rsidP="00995D66">
            <w:pPr>
              <w:pStyle w:val="comment"/>
              <w:ind w:left="0"/>
              <w:rPr>
                <w:ins w:id="3044" w:author="HungNguyen" w:date="2012-02-22T19:47:00Z"/>
                <w:rFonts w:ascii="Times New Roman" w:hAnsi="Times New Roman" w:cs="Times New Roman"/>
                <w:i w:val="0"/>
                <w:color w:val="auto"/>
                <w:sz w:val="22"/>
                <w:szCs w:val="22"/>
                <w:rPrChange w:id="3045" w:author="Phuong Giang" w:date="2012-02-22T23:47:00Z">
                  <w:rPr>
                    <w:ins w:id="3046" w:author="HungNguyen" w:date="2012-02-22T19:47:00Z"/>
                    <w:i w:val="0"/>
                    <w:sz w:val="18"/>
                    <w:szCs w:val="18"/>
                  </w:rPr>
                </w:rPrChange>
              </w:rPr>
            </w:pPr>
          </w:p>
        </w:tc>
        <w:tc>
          <w:tcPr>
            <w:tcW w:w="3978" w:type="dxa"/>
            <w:tcPrChange w:id="3047" w:author="HungNguyen" w:date="2012-04-17T00:11:00Z">
              <w:tcPr>
                <w:tcW w:w="3978" w:type="dxa"/>
              </w:tcPr>
            </w:tcPrChange>
          </w:tcPr>
          <w:p w:rsidR="0065367C" w:rsidRPr="00D85E98" w:rsidRDefault="005F186C" w:rsidP="00995D66">
            <w:pPr>
              <w:pStyle w:val="comment"/>
              <w:ind w:left="0"/>
              <w:rPr>
                <w:ins w:id="3048" w:author="HungNguyen" w:date="2012-02-22T19:47:00Z"/>
                <w:rFonts w:ascii="Times New Roman" w:hAnsi="Times New Roman" w:cs="Times New Roman"/>
                <w:i w:val="0"/>
                <w:color w:val="auto"/>
                <w:sz w:val="22"/>
                <w:szCs w:val="22"/>
                <w:rPrChange w:id="3049" w:author="Phuong Giang" w:date="2012-02-22T23:47:00Z">
                  <w:rPr>
                    <w:ins w:id="3050" w:author="HungNguyen" w:date="2012-02-22T19:47:00Z"/>
                    <w:i w:val="0"/>
                    <w:sz w:val="18"/>
                    <w:szCs w:val="18"/>
                  </w:rPr>
                </w:rPrChange>
              </w:rPr>
            </w:pPr>
            <w:ins w:id="3051" w:author="HungNguyen" w:date="2012-04-17T00:11:00Z">
              <w:r>
                <w:rPr>
                  <w:rFonts w:ascii="Times New Roman" w:hAnsi="Times New Roman" w:cs="Times New Roman"/>
                  <w:i w:val="0"/>
                  <w:color w:val="auto"/>
                  <w:sz w:val="22"/>
                  <w:szCs w:val="22"/>
                </w:rPr>
                <w:t>Specify the path to save file.</w:t>
              </w:r>
            </w:ins>
          </w:p>
        </w:tc>
      </w:tr>
      <w:tr w:rsidR="0065367C" w:rsidRPr="00D85E98" w:rsidTr="005F186C">
        <w:trPr>
          <w:ins w:id="3052" w:author="HungNguyen" w:date="2012-02-22T19:47:00Z"/>
        </w:trPr>
        <w:tc>
          <w:tcPr>
            <w:tcW w:w="577" w:type="dxa"/>
            <w:tcPrChange w:id="3053" w:author="HungNguyen" w:date="2012-04-17T00:11:00Z">
              <w:tcPr>
                <w:tcW w:w="577" w:type="dxa"/>
              </w:tcPr>
            </w:tcPrChange>
          </w:tcPr>
          <w:p w:rsidR="0065367C" w:rsidRPr="00D85E98" w:rsidRDefault="0065367C" w:rsidP="00995D66">
            <w:pPr>
              <w:pStyle w:val="comment"/>
              <w:ind w:left="0"/>
              <w:rPr>
                <w:ins w:id="3054" w:author="HungNguyen" w:date="2012-02-22T19:47:00Z"/>
                <w:rFonts w:ascii="Times New Roman" w:hAnsi="Times New Roman" w:cs="Times New Roman"/>
                <w:i w:val="0"/>
                <w:color w:val="auto"/>
                <w:sz w:val="22"/>
                <w:szCs w:val="22"/>
                <w:rPrChange w:id="3055" w:author="Phuong Giang" w:date="2012-02-22T23:47:00Z">
                  <w:rPr>
                    <w:ins w:id="3056" w:author="HungNguyen" w:date="2012-02-22T19:47:00Z"/>
                    <w:i w:val="0"/>
                    <w:sz w:val="18"/>
                    <w:szCs w:val="18"/>
                  </w:rPr>
                </w:rPrChange>
              </w:rPr>
            </w:pPr>
            <w:ins w:id="3057" w:author="HungNguyen" w:date="2012-02-22T19:47:00Z">
              <w:r w:rsidRPr="00D85E98">
                <w:rPr>
                  <w:rFonts w:ascii="Times New Roman" w:hAnsi="Times New Roman" w:cs="Times New Roman"/>
                  <w:i w:val="0"/>
                  <w:color w:val="auto"/>
                  <w:sz w:val="22"/>
                  <w:szCs w:val="22"/>
                  <w:rPrChange w:id="3058" w:author="Phuong Giang" w:date="2012-02-22T23:47:00Z">
                    <w:rPr>
                      <w:rFonts w:asciiTheme="majorHAnsi" w:eastAsiaTheme="majorEastAsia" w:hAnsiTheme="majorHAnsi" w:cstheme="majorBidi"/>
                      <w:b/>
                      <w:i w:val="0"/>
                      <w:iCs/>
                      <w:snapToGrid/>
                      <w:color w:val="4F81BD" w:themeColor="accent1"/>
                      <w:sz w:val="18"/>
                      <w:szCs w:val="18"/>
                      <w:lang w:eastAsia="en-US"/>
                    </w:rPr>
                  </w:rPrChange>
                </w:rPr>
                <w:t>02</w:t>
              </w:r>
            </w:ins>
          </w:p>
        </w:tc>
        <w:tc>
          <w:tcPr>
            <w:tcW w:w="1691" w:type="dxa"/>
            <w:tcPrChange w:id="3059" w:author="HungNguyen" w:date="2012-04-17T00:11:00Z">
              <w:tcPr>
                <w:tcW w:w="1691" w:type="dxa"/>
              </w:tcPr>
            </w:tcPrChange>
          </w:tcPr>
          <w:p w:rsidR="0065367C" w:rsidRPr="00D85E98" w:rsidRDefault="0065367C" w:rsidP="00995D66">
            <w:pPr>
              <w:pStyle w:val="comment"/>
              <w:ind w:left="0"/>
              <w:rPr>
                <w:ins w:id="3060" w:author="HungNguyen" w:date="2012-02-22T19:47:00Z"/>
                <w:rFonts w:ascii="Times New Roman" w:hAnsi="Times New Roman" w:cs="Times New Roman"/>
                <w:i w:val="0"/>
                <w:color w:val="auto"/>
                <w:sz w:val="22"/>
                <w:szCs w:val="22"/>
                <w:rPrChange w:id="3061" w:author="Phuong Giang" w:date="2012-02-22T23:47:00Z">
                  <w:rPr>
                    <w:ins w:id="3062" w:author="HungNguyen" w:date="2012-02-22T19:47:00Z"/>
                    <w:i w:val="0"/>
                    <w:sz w:val="18"/>
                    <w:szCs w:val="18"/>
                  </w:rPr>
                </w:rPrChange>
              </w:rPr>
            </w:pPr>
            <w:proofErr w:type="spellStart"/>
            <w:ins w:id="3063" w:author="HungNguyen" w:date="2012-02-22T19:47:00Z">
              <w:r w:rsidRPr="00D85E98">
                <w:rPr>
                  <w:rFonts w:ascii="Times New Roman" w:hAnsi="Times New Roman" w:cs="Times New Roman"/>
                  <w:i w:val="0"/>
                  <w:color w:val="auto"/>
                  <w:sz w:val="22"/>
                  <w:szCs w:val="22"/>
                  <w:rPrChange w:id="3064" w:author="Phuong Giang" w:date="2012-02-22T23:47:00Z">
                    <w:rPr>
                      <w:rFonts w:asciiTheme="majorHAnsi" w:eastAsiaTheme="majorEastAsia" w:hAnsiTheme="majorHAnsi" w:cstheme="majorBidi"/>
                      <w:b/>
                      <w:i w:val="0"/>
                      <w:iCs/>
                      <w:snapToGrid/>
                      <w:color w:val="4F81BD" w:themeColor="accent1"/>
                      <w:sz w:val="18"/>
                      <w:szCs w:val="18"/>
                      <w:lang w:eastAsia="en-US"/>
                    </w:rPr>
                  </w:rPrChange>
                </w:rPr>
                <w:t>teachingPlanObj</w:t>
              </w:r>
              <w:proofErr w:type="spellEnd"/>
            </w:ins>
          </w:p>
        </w:tc>
        <w:tc>
          <w:tcPr>
            <w:tcW w:w="1440" w:type="dxa"/>
            <w:tcPrChange w:id="3065" w:author="HungNguyen" w:date="2012-04-17T00:11:00Z">
              <w:tcPr>
                <w:tcW w:w="1350" w:type="dxa"/>
              </w:tcPr>
            </w:tcPrChange>
          </w:tcPr>
          <w:p w:rsidR="0065367C" w:rsidRPr="00D85E98" w:rsidRDefault="0065367C" w:rsidP="00995D66">
            <w:pPr>
              <w:pStyle w:val="comment"/>
              <w:ind w:left="0"/>
              <w:rPr>
                <w:ins w:id="3066" w:author="HungNguyen" w:date="2012-02-22T19:47:00Z"/>
                <w:rFonts w:ascii="Times New Roman" w:hAnsi="Times New Roman" w:cs="Times New Roman"/>
                <w:i w:val="0"/>
                <w:color w:val="auto"/>
                <w:sz w:val="22"/>
                <w:szCs w:val="22"/>
                <w:rPrChange w:id="3067" w:author="Phuong Giang" w:date="2012-02-22T23:47:00Z">
                  <w:rPr>
                    <w:ins w:id="3068" w:author="HungNguyen" w:date="2012-02-22T19:47:00Z"/>
                    <w:i w:val="0"/>
                    <w:sz w:val="18"/>
                    <w:szCs w:val="18"/>
                  </w:rPr>
                </w:rPrChange>
              </w:rPr>
            </w:pPr>
            <w:proofErr w:type="spellStart"/>
            <w:ins w:id="3069" w:author="HungNguyen" w:date="2012-02-22T19:47:00Z">
              <w:r w:rsidRPr="00D85E98">
                <w:rPr>
                  <w:rFonts w:ascii="Times New Roman" w:hAnsi="Times New Roman" w:cs="Times New Roman"/>
                  <w:i w:val="0"/>
                  <w:color w:val="auto"/>
                  <w:sz w:val="22"/>
                  <w:szCs w:val="22"/>
                  <w:rPrChange w:id="3070" w:author="Phuong Giang" w:date="2012-02-22T23:47:00Z">
                    <w:rPr>
                      <w:rFonts w:asciiTheme="majorHAnsi" w:eastAsiaTheme="majorEastAsia" w:hAnsiTheme="majorHAnsi" w:cstheme="majorBidi"/>
                      <w:b/>
                      <w:i w:val="0"/>
                      <w:iCs/>
                      <w:snapToGrid/>
                      <w:color w:val="4F81BD" w:themeColor="accent1"/>
                      <w:sz w:val="18"/>
                      <w:szCs w:val="18"/>
                      <w:lang w:eastAsia="en-US"/>
                    </w:rPr>
                  </w:rPrChange>
                </w:rPr>
                <w:t>TeachingPlan</w:t>
              </w:r>
              <w:proofErr w:type="spellEnd"/>
            </w:ins>
          </w:p>
        </w:tc>
        <w:tc>
          <w:tcPr>
            <w:tcW w:w="810" w:type="dxa"/>
            <w:tcPrChange w:id="3071" w:author="HungNguyen" w:date="2012-04-17T00:11:00Z">
              <w:tcPr>
                <w:tcW w:w="900" w:type="dxa"/>
              </w:tcPr>
            </w:tcPrChange>
          </w:tcPr>
          <w:p w:rsidR="0065367C" w:rsidRPr="00D85E98" w:rsidRDefault="0065367C" w:rsidP="00995D66">
            <w:pPr>
              <w:pStyle w:val="comment"/>
              <w:ind w:left="0"/>
              <w:rPr>
                <w:ins w:id="3072" w:author="HungNguyen" w:date="2012-02-22T19:47:00Z"/>
                <w:rFonts w:ascii="Times New Roman" w:hAnsi="Times New Roman" w:cs="Times New Roman"/>
                <w:i w:val="0"/>
                <w:color w:val="auto"/>
                <w:sz w:val="22"/>
                <w:szCs w:val="22"/>
                <w:rPrChange w:id="3073" w:author="Phuong Giang" w:date="2012-02-22T23:47:00Z">
                  <w:rPr>
                    <w:ins w:id="3074" w:author="HungNguyen" w:date="2012-02-22T19:47:00Z"/>
                    <w:i w:val="0"/>
                    <w:sz w:val="18"/>
                    <w:szCs w:val="18"/>
                  </w:rPr>
                </w:rPrChange>
              </w:rPr>
            </w:pPr>
            <w:ins w:id="3075" w:author="HungNguyen" w:date="2012-02-22T19:47:00Z">
              <w:r w:rsidRPr="00D85E98">
                <w:rPr>
                  <w:rFonts w:ascii="Times New Roman" w:hAnsi="Times New Roman" w:cs="Times New Roman"/>
                  <w:i w:val="0"/>
                  <w:color w:val="auto"/>
                  <w:sz w:val="22"/>
                  <w:szCs w:val="22"/>
                  <w:rPrChange w:id="3076" w:author="Phuong Giang" w:date="2012-02-22T23:47:00Z">
                    <w:rPr>
                      <w:rFonts w:asciiTheme="majorHAnsi" w:eastAsiaTheme="majorEastAsia" w:hAnsiTheme="majorHAnsi" w:cstheme="majorBidi"/>
                      <w:b/>
                      <w:i w:val="0"/>
                      <w:iCs/>
                      <w:snapToGrid/>
                      <w:color w:val="4F81BD" w:themeColor="accent1"/>
                      <w:sz w:val="18"/>
                      <w:szCs w:val="18"/>
                      <w:lang w:eastAsia="en-US"/>
                    </w:rPr>
                  </w:rPrChange>
                </w:rPr>
                <w:t>In</w:t>
              </w:r>
            </w:ins>
          </w:p>
        </w:tc>
        <w:tc>
          <w:tcPr>
            <w:tcW w:w="1080" w:type="dxa"/>
            <w:tcPrChange w:id="3077" w:author="HungNguyen" w:date="2012-04-17T00:11:00Z">
              <w:tcPr>
                <w:tcW w:w="1080" w:type="dxa"/>
              </w:tcPr>
            </w:tcPrChange>
          </w:tcPr>
          <w:p w:rsidR="0065367C" w:rsidRPr="00D85E98" w:rsidRDefault="0065367C" w:rsidP="00995D66">
            <w:pPr>
              <w:pStyle w:val="comment"/>
              <w:ind w:left="0"/>
              <w:rPr>
                <w:ins w:id="3078" w:author="HungNguyen" w:date="2012-02-22T19:47:00Z"/>
                <w:rFonts w:ascii="Times New Roman" w:hAnsi="Times New Roman" w:cs="Times New Roman"/>
                <w:i w:val="0"/>
                <w:color w:val="auto"/>
                <w:sz w:val="22"/>
                <w:szCs w:val="22"/>
                <w:rPrChange w:id="3079" w:author="Phuong Giang" w:date="2012-02-22T23:47:00Z">
                  <w:rPr>
                    <w:ins w:id="3080" w:author="HungNguyen" w:date="2012-02-22T19:47:00Z"/>
                    <w:i w:val="0"/>
                    <w:sz w:val="18"/>
                    <w:szCs w:val="18"/>
                  </w:rPr>
                </w:rPrChange>
              </w:rPr>
            </w:pPr>
          </w:p>
        </w:tc>
        <w:tc>
          <w:tcPr>
            <w:tcW w:w="3978" w:type="dxa"/>
            <w:tcPrChange w:id="3081" w:author="HungNguyen" w:date="2012-04-17T00:11:00Z">
              <w:tcPr>
                <w:tcW w:w="3978" w:type="dxa"/>
              </w:tcPr>
            </w:tcPrChange>
          </w:tcPr>
          <w:p w:rsidR="0065367C" w:rsidRPr="00D85E98" w:rsidRDefault="005F186C" w:rsidP="00995D66">
            <w:pPr>
              <w:pStyle w:val="comment"/>
              <w:ind w:left="0"/>
              <w:rPr>
                <w:ins w:id="3082" w:author="HungNguyen" w:date="2012-02-22T19:47:00Z"/>
                <w:rFonts w:ascii="Times New Roman" w:hAnsi="Times New Roman" w:cs="Times New Roman"/>
                <w:i w:val="0"/>
                <w:color w:val="auto"/>
                <w:sz w:val="22"/>
                <w:szCs w:val="22"/>
                <w:rPrChange w:id="3083" w:author="Phuong Giang" w:date="2012-02-22T23:47:00Z">
                  <w:rPr>
                    <w:ins w:id="3084" w:author="HungNguyen" w:date="2012-02-22T19:47:00Z"/>
                    <w:i w:val="0"/>
                    <w:sz w:val="18"/>
                    <w:szCs w:val="18"/>
                  </w:rPr>
                </w:rPrChange>
              </w:rPr>
            </w:pPr>
            <w:ins w:id="3085" w:author="HungNguyen" w:date="2012-04-17T00:12:00Z">
              <w:r>
                <w:rPr>
                  <w:rFonts w:ascii="Times New Roman" w:hAnsi="Times New Roman" w:cs="Times New Roman"/>
                  <w:i w:val="0"/>
                  <w:color w:val="auto"/>
                  <w:sz w:val="22"/>
                  <w:szCs w:val="22"/>
                </w:rPr>
                <w:t>Specify the teaching plan object</w:t>
              </w:r>
            </w:ins>
          </w:p>
        </w:tc>
      </w:tr>
      <w:tr w:rsidR="0065367C" w:rsidRPr="00D85E98" w:rsidTr="005F186C">
        <w:trPr>
          <w:ins w:id="3086" w:author="HungNguyen" w:date="2012-02-22T19:47:00Z"/>
        </w:trPr>
        <w:tc>
          <w:tcPr>
            <w:tcW w:w="577" w:type="dxa"/>
            <w:tcPrChange w:id="3087" w:author="HungNguyen" w:date="2012-04-17T00:11:00Z">
              <w:tcPr>
                <w:tcW w:w="577" w:type="dxa"/>
              </w:tcPr>
            </w:tcPrChange>
          </w:tcPr>
          <w:p w:rsidR="0065367C" w:rsidRPr="00D85E98" w:rsidRDefault="0065367C" w:rsidP="00995D66">
            <w:pPr>
              <w:pStyle w:val="comment"/>
              <w:ind w:left="0"/>
              <w:rPr>
                <w:ins w:id="3088" w:author="HungNguyen" w:date="2012-02-22T19:47:00Z"/>
                <w:rFonts w:ascii="Times New Roman" w:hAnsi="Times New Roman" w:cs="Times New Roman"/>
                <w:i w:val="0"/>
                <w:color w:val="auto"/>
                <w:sz w:val="22"/>
                <w:szCs w:val="22"/>
                <w:rPrChange w:id="3089" w:author="Phuong Giang" w:date="2012-02-22T23:47:00Z">
                  <w:rPr>
                    <w:ins w:id="3090" w:author="HungNguyen" w:date="2012-02-22T19:47:00Z"/>
                    <w:i w:val="0"/>
                    <w:sz w:val="18"/>
                    <w:szCs w:val="18"/>
                  </w:rPr>
                </w:rPrChange>
              </w:rPr>
            </w:pPr>
            <w:ins w:id="3091" w:author="HungNguyen" w:date="2012-02-22T19:47:00Z">
              <w:r w:rsidRPr="00D85E98">
                <w:rPr>
                  <w:rFonts w:ascii="Times New Roman" w:hAnsi="Times New Roman" w:cs="Times New Roman"/>
                  <w:i w:val="0"/>
                  <w:color w:val="auto"/>
                  <w:sz w:val="22"/>
                  <w:szCs w:val="22"/>
                  <w:rPrChange w:id="3092" w:author="Phuong Giang" w:date="2012-02-22T23:47:00Z">
                    <w:rPr>
                      <w:rFonts w:asciiTheme="majorHAnsi" w:eastAsiaTheme="majorEastAsia" w:hAnsiTheme="majorHAnsi" w:cstheme="majorBidi"/>
                      <w:b/>
                      <w:i w:val="0"/>
                      <w:iCs/>
                      <w:snapToGrid/>
                      <w:color w:val="4F81BD" w:themeColor="accent1"/>
                      <w:sz w:val="18"/>
                      <w:szCs w:val="18"/>
                      <w:lang w:eastAsia="en-US"/>
                    </w:rPr>
                  </w:rPrChange>
                </w:rPr>
                <w:t>03</w:t>
              </w:r>
            </w:ins>
          </w:p>
        </w:tc>
        <w:tc>
          <w:tcPr>
            <w:tcW w:w="1691" w:type="dxa"/>
            <w:tcPrChange w:id="3093" w:author="HungNguyen" w:date="2012-04-17T00:11:00Z">
              <w:tcPr>
                <w:tcW w:w="1691" w:type="dxa"/>
              </w:tcPr>
            </w:tcPrChange>
          </w:tcPr>
          <w:p w:rsidR="0065367C" w:rsidRPr="00D85E98" w:rsidRDefault="0065367C" w:rsidP="00995D66">
            <w:pPr>
              <w:pStyle w:val="comment"/>
              <w:ind w:left="0"/>
              <w:rPr>
                <w:ins w:id="3094" w:author="HungNguyen" w:date="2012-02-22T19:47:00Z"/>
                <w:rFonts w:ascii="Times New Roman" w:hAnsi="Times New Roman" w:cs="Times New Roman"/>
                <w:i w:val="0"/>
                <w:color w:val="auto"/>
                <w:sz w:val="22"/>
                <w:szCs w:val="22"/>
                <w:rPrChange w:id="3095" w:author="Phuong Giang" w:date="2012-02-22T23:47:00Z">
                  <w:rPr>
                    <w:ins w:id="3096" w:author="HungNguyen" w:date="2012-02-22T19:47:00Z"/>
                    <w:i w:val="0"/>
                    <w:sz w:val="18"/>
                    <w:szCs w:val="18"/>
                  </w:rPr>
                </w:rPrChange>
              </w:rPr>
            </w:pPr>
            <w:ins w:id="3097" w:author="HungNguyen" w:date="2012-02-22T19:47:00Z">
              <w:r w:rsidRPr="00D85E98">
                <w:rPr>
                  <w:rFonts w:ascii="Times New Roman" w:hAnsi="Times New Roman" w:cs="Times New Roman"/>
                  <w:i w:val="0"/>
                  <w:color w:val="auto"/>
                  <w:sz w:val="22"/>
                  <w:szCs w:val="22"/>
                  <w:rPrChange w:id="3098" w:author="Phuong Giang" w:date="2012-02-22T23:47:00Z">
                    <w:rPr>
                      <w:rFonts w:asciiTheme="majorHAnsi" w:eastAsiaTheme="majorEastAsia" w:hAnsiTheme="majorHAnsi" w:cstheme="majorBidi"/>
                      <w:b/>
                      <w:i w:val="0"/>
                      <w:iCs/>
                      <w:snapToGrid/>
                      <w:color w:val="4F81BD" w:themeColor="accent1"/>
                      <w:sz w:val="18"/>
                      <w:szCs w:val="18"/>
                      <w:lang w:eastAsia="en-US"/>
                    </w:rPr>
                  </w:rPrChange>
                </w:rPr>
                <w:t>&lt;return &gt;</w:t>
              </w:r>
            </w:ins>
          </w:p>
        </w:tc>
        <w:tc>
          <w:tcPr>
            <w:tcW w:w="1440" w:type="dxa"/>
            <w:tcPrChange w:id="3099" w:author="HungNguyen" w:date="2012-04-17T00:11:00Z">
              <w:tcPr>
                <w:tcW w:w="1350" w:type="dxa"/>
              </w:tcPr>
            </w:tcPrChange>
          </w:tcPr>
          <w:p w:rsidR="0065367C" w:rsidRPr="00D85E98" w:rsidRDefault="0065367C" w:rsidP="00995D66">
            <w:pPr>
              <w:pStyle w:val="comment"/>
              <w:ind w:left="0"/>
              <w:rPr>
                <w:ins w:id="3100" w:author="HungNguyen" w:date="2012-02-22T19:47:00Z"/>
                <w:rFonts w:ascii="Times New Roman" w:hAnsi="Times New Roman" w:cs="Times New Roman"/>
                <w:i w:val="0"/>
                <w:color w:val="auto"/>
                <w:sz w:val="22"/>
                <w:szCs w:val="22"/>
                <w:rPrChange w:id="3101" w:author="Phuong Giang" w:date="2012-02-22T23:47:00Z">
                  <w:rPr>
                    <w:ins w:id="3102" w:author="HungNguyen" w:date="2012-02-22T19:47:00Z"/>
                    <w:i w:val="0"/>
                    <w:sz w:val="18"/>
                    <w:szCs w:val="18"/>
                  </w:rPr>
                </w:rPrChange>
              </w:rPr>
            </w:pPr>
            <w:ins w:id="3103" w:author="HungNguyen" w:date="2012-02-22T19:47:00Z">
              <w:r w:rsidRPr="00D85E98">
                <w:rPr>
                  <w:rFonts w:ascii="Times New Roman" w:hAnsi="Times New Roman" w:cs="Times New Roman"/>
                  <w:i w:val="0"/>
                  <w:color w:val="auto"/>
                  <w:sz w:val="22"/>
                  <w:szCs w:val="22"/>
                  <w:rPrChange w:id="3104" w:author="Phuong Giang" w:date="2012-02-22T23:47:00Z">
                    <w:rPr>
                      <w:rFonts w:asciiTheme="majorHAnsi" w:eastAsiaTheme="majorEastAsia" w:hAnsiTheme="majorHAnsi" w:cstheme="majorBidi"/>
                      <w:b/>
                      <w:i w:val="0"/>
                      <w:iCs/>
                      <w:snapToGrid/>
                      <w:color w:val="4F81BD" w:themeColor="accent1"/>
                      <w:sz w:val="18"/>
                      <w:szCs w:val="18"/>
                      <w:lang w:eastAsia="en-US"/>
                    </w:rPr>
                  </w:rPrChange>
                </w:rPr>
                <w:t>Boolean</w:t>
              </w:r>
            </w:ins>
          </w:p>
        </w:tc>
        <w:tc>
          <w:tcPr>
            <w:tcW w:w="810" w:type="dxa"/>
            <w:tcPrChange w:id="3105" w:author="HungNguyen" w:date="2012-04-17T00:11:00Z">
              <w:tcPr>
                <w:tcW w:w="900" w:type="dxa"/>
              </w:tcPr>
            </w:tcPrChange>
          </w:tcPr>
          <w:p w:rsidR="0065367C" w:rsidRPr="00D85E98" w:rsidRDefault="0065367C" w:rsidP="00995D66">
            <w:pPr>
              <w:pStyle w:val="comment"/>
              <w:ind w:left="0"/>
              <w:rPr>
                <w:ins w:id="3106" w:author="HungNguyen" w:date="2012-02-22T19:47:00Z"/>
                <w:rFonts w:ascii="Times New Roman" w:hAnsi="Times New Roman" w:cs="Times New Roman"/>
                <w:i w:val="0"/>
                <w:color w:val="auto"/>
                <w:sz w:val="22"/>
                <w:szCs w:val="22"/>
                <w:rPrChange w:id="3107" w:author="Phuong Giang" w:date="2012-02-22T23:47:00Z">
                  <w:rPr>
                    <w:ins w:id="3108" w:author="HungNguyen" w:date="2012-02-22T19:47:00Z"/>
                    <w:i w:val="0"/>
                    <w:sz w:val="18"/>
                    <w:szCs w:val="18"/>
                  </w:rPr>
                </w:rPrChange>
              </w:rPr>
            </w:pPr>
            <w:ins w:id="3109" w:author="HungNguyen" w:date="2012-02-22T19:47:00Z">
              <w:r w:rsidRPr="00D85E98">
                <w:rPr>
                  <w:rFonts w:ascii="Times New Roman" w:hAnsi="Times New Roman" w:cs="Times New Roman"/>
                  <w:i w:val="0"/>
                  <w:color w:val="auto"/>
                  <w:sz w:val="22"/>
                  <w:szCs w:val="22"/>
                  <w:rPrChange w:id="3110" w:author="Phuong Giang" w:date="2012-02-22T23:47:00Z">
                    <w:rPr>
                      <w:rFonts w:asciiTheme="majorHAnsi" w:eastAsiaTheme="majorEastAsia" w:hAnsiTheme="majorHAnsi" w:cstheme="majorBidi"/>
                      <w:b/>
                      <w:i w:val="0"/>
                      <w:iCs/>
                      <w:snapToGrid/>
                      <w:color w:val="4F81BD" w:themeColor="accent1"/>
                      <w:sz w:val="18"/>
                      <w:szCs w:val="18"/>
                      <w:lang w:eastAsia="en-US"/>
                    </w:rPr>
                  </w:rPrChange>
                </w:rPr>
                <w:t>Out</w:t>
              </w:r>
            </w:ins>
          </w:p>
        </w:tc>
        <w:tc>
          <w:tcPr>
            <w:tcW w:w="1080" w:type="dxa"/>
            <w:tcPrChange w:id="3111" w:author="HungNguyen" w:date="2012-04-17T00:11:00Z">
              <w:tcPr>
                <w:tcW w:w="1080" w:type="dxa"/>
              </w:tcPr>
            </w:tcPrChange>
          </w:tcPr>
          <w:p w:rsidR="0065367C" w:rsidRPr="00D85E98" w:rsidRDefault="0065367C" w:rsidP="00995D66">
            <w:pPr>
              <w:pStyle w:val="comment"/>
              <w:ind w:left="0"/>
              <w:rPr>
                <w:ins w:id="3112" w:author="HungNguyen" w:date="2012-02-22T19:47:00Z"/>
                <w:rFonts w:ascii="Times New Roman" w:hAnsi="Times New Roman" w:cs="Times New Roman"/>
                <w:i w:val="0"/>
                <w:color w:val="auto"/>
                <w:sz w:val="22"/>
                <w:szCs w:val="22"/>
                <w:rPrChange w:id="3113" w:author="Phuong Giang" w:date="2012-02-22T23:47:00Z">
                  <w:rPr>
                    <w:ins w:id="3114" w:author="HungNguyen" w:date="2012-02-22T19:47:00Z"/>
                    <w:i w:val="0"/>
                    <w:sz w:val="18"/>
                    <w:szCs w:val="18"/>
                  </w:rPr>
                </w:rPrChange>
              </w:rPr>
            </w:pPr>
          </w:p>
        </w:tc>
        <w:tc>
          <w:tcPr>
            <w:tcW w:w="3978" w:type="dxa"/>
            <w:tcPrChange w:id="3115" w:author="HungNguyen" w:date="2012-04-17T00:11:00Z">
              <w:tcPr>
                <w:tcW w:w="3978" w:type="dxa"/>
              </w:tcPr>
            </w:tcPrChange>
          </w:tcPr>
          <w:p w:rsidR="0065367C" w:rsidRPr="00D85E98" w:rsidRDefault="008A3203" w:rsidP="00995D66">
            <w:pPr>
              <w:pStyle w:val="comment"/>
              <w:ind w:left="0"/>
              <w:rPr>
                <w:ins w:id="3116" w:author="HungNguyen" w:date="2012-02-22T19:47:00Z"/>
                <w:rFonts w:ascii="Times New Roman" w:hAnsi="Times New Roman" w:cs="Times New Roman"/>
                <w:i w:val="0"/>
                <w:color w:val="auto"/>
                <w:sz w:val="22"/>
                <w:szCs w:val="22"/>
                <w:rPrChange w:id="3117" w:author="Phuong Giang" w:date="2012-02-22T23:47:00Z">
                  <w:rPr>
                    <w:ins w:id="3118" w:author="HungNguyen" w:date="2012-02-22T19:47:00Z"/>
                    <w:i w:val="0"/>
                    <w:sz w:val="18"/>
                    <w:szCs w:val="18"/>
                  </w:rPr>
                </w:rPrChange>
              </w:rPr>
            </w:pPr>
            <w:ins w:id="3119" w:author="HungNguyen" w:date="2012-04-17T00:23:00Z">
              <w:r>
                <w:rPr>
                  <w:rFonts w:ascii="Times New Roman" w:hAnsi="Times New Roman" w:cs="Times New Roman"/>
                  <w:i w:val="0"/>
                  <w:color w:val="auto"/>
                  <w:sz w:val="22"/>
                  <w:szCs w:val="22"/>
                </w:rPr>
                <w:t>Check success or not</w:t>
              </w:r>
            </w:ins>
          </w:p>
        </w:tc>
      </w:tr>
    </w:tbl>
    <w:bookmarkEnd w:id="1752"/>
    <w:bookmarkEnd w:id="1753"/>
    <w:bookmarkEnd w:id="1754"/>
    <w:p w:rsidR="001E773C" w:rsidRDefault="001669BE">
      <w:pPr>
        <w:pStyle w:val="Heading6"/>
        <w:rPr>
          <w:ins w:id="3120" w:author="HungNguyen" w:date="2012-04-17T00:13:00Z"/>
        </w:rPr>
        <w:pPrChange w:id="3121" w:author="Phuong Giang" w:date="2012-02-22T23:51:00Z">
          <w:pPr>
            <w:pStyle w:val="Heading4"/>
            <w:numPr>
              <w:ilvl w:val="0"/>
              <w:numId w:val="0"/>
            </w:numPr>
            <w:ind w:left="0" w:firstLine="0"/>
          </w:pPr>
        </w:pPrChange>
      </w:pPr>
      <w:ins w:id="3122" w:author="Phuong Giang" w:date="2012-02-23T00:02:00Z">
        <w:del w:id="3123" w:author="HungNguyen" w:date="2012-04-17T00:12:00Z">
          <w:r w:rsidRPr="001669BE" w:rsidDel="005F186C">
            <w:rPr>
              <w:rFonts w:ascii="Times New Roman" w:hAnsi="Times New Roman" w:hint="eastAsia"/>
              <w:b/>
            </w:rPr>
            <w:delText>Parameters &amp; return</w:delText>
          </w:r>
        </w:del>
      </w:ins>
      <w:ins w:id="3124" w:author="HungNguyen" w:date="2012-02-22T19:47:00Z">
        <w:del w:id="3125" w:author="Phuong Giang" w:date="2012-02-22T23:51:00Z">
          <w:r w:rsidR="0065367C" w:rsidDel="00DA4281">
            <w:tab/>
            <w:delText>L</w:delText>
          </w:r>
        </w:del>
      </w:ins>
      <w:ins w:id="3126" w:author="Phuong Giang" w:date="2012-02-22T23:51:00Z">
        <w:r w:rsidR="00DA4281">
          <w:t>L</w:t>
        </w:r>
      </w:ins>
      <w:ins w:id="3127" w:author="HungNguyen" w:date="2012-02-22T19:47:00Z">
        <w:r w:rsidR="005F186C">
          <w:t>oad</w:t>
        </w:r>
        <w:r w:rsidR="0065367C">
          <w:rPr>
            <w:rFonts w:hint="eastAsia"/>
          </w:rPr>
          <w:t xml:space="preserve"> method</w:t>
        </w:r>
      </w:ins>
    </w:p>
    <w:p w:rsidR="005F186C" w:rsidRPr="004D370D" w:rsidRDefault="005F186C">
      <w:pPr>
        <w:autoSpaceDE w:val="0"/>
        <w:autoSpaceDN w:val="0"/>
        <w:adjustRightInd w:val="0"/>
        <w:spacing w:after="0" w:line="240" w:lineRule="auto"/>
        <w:ind w:left="1080" w:firstLine="720"/>
        <w:rPr>
          <w:ins w:id="3128" w:author="HungNguyen" w:date="2012-02-22T20:06:00Z"/>
          <w:rFonts w:ascii="Consolas" w:eastAsiaTheme="minorEastAsia" w:hAnsi="Consolas" w:cs="Consolas"/>
          <w:sz w:val="19"/>
          <w:szCs w:val="19"/>
          <w:lang w:eastAsia="ja-JP"/>
          <w:rPrChange w:id="3129" w:author="HungNguyen" w:date="2012-04-17T00:27:00Z">
            <w:rPr>
              <w:ins w:id="3130" w:author="HungNguyen" w:date="2012-02-22T20:06:00Z"/>
            </w:rPr>
          </w:rPrChange>
        </w:rPr>
        <w:pPrChange w:id="3131" w:author="HungNguyen" w:date="2012-04-17T00:27:00Z">
          <w:pPr>
            <w:pStyle w:val="Heading4"/>
            <w:numPr>
              <w:ilvl w:val="0"/>
              <w:numId w:val="0"/>
            </w:numPr>
            <w:ind w:left="0" w:firstLine="0"/>
          </w:pPr>
        </w:pPrChange>
      </w:pPr>
      <w:proofErr w:type="gramStart"/>
      <w:ins w:id="3132" w:author="HungNguyen" w:date="2012-04-17T00:13: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color w:val="2B91AF"/>
            <w:sz w:val="19"/>
            <w:szCs w:val="19"/>
            <w:lang w:eastAsia="ja-JP"/>
          </w:rPr>
          <w:t>TeachingPlan</w:t>
        </w:r>
        <w:proofErr w:type="spellEnd"/>
        <w:r>
          <w:rPr>
            <w:rFonts w:ascii="Consolas" w:eastAsiaTheme="minorEastAsia" w:hAnsi="Consolas" w:cs="Consolas"/>
            <w:sz w:val="19"/>
            <w:szCs w:val="19"/>
            <w:lang w:eastAsia="ja-JP"/>
          </w:rPr>
          <w:t xml:space="preserve"> Load(</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fileName</w:t>
        </w:r>
        <w:proofErr w:type="spellEnd"/>
        <w:r>
          <w:rPr>
            <w:rFonts w:ascii="Consolas" w:eastAsiaTheme="minorEastAsia" w:hAnsi="Consolas" w:cs="Consolas"/>
            <w:sz w:val="19"/>
            <w:szCs w:val="19"/>
            <w:lang w:eastAsia="ja-JP"/>
          </w:rPr>
          <w:t>)</w:t>
        </w:r>
      </w:ins>
    </w:p>
    <w:p w:rsidR="001E773C" w:rsidRPr="001E773C" w:rsidRDefault="000E16A5">
      <w:pPr>
        <w:pStyle w:val="Heading8"/>
        <w:numPr>
          <w:ilvl w:val="0"/>
          <w:numId w:val="0"/>
        </w:numPr>
        <w:ind w:left="3744"/>
        <w:rPr>
          <w:ins w:id="3133" w:author="HungNguyen" w:date="2012-02-22T19:47:00Z"/>
          <w:rPrChange w:id="3134" w:author="HungNguyen" w:date="2012-02-22T20:06:00Z">
            <w:rPr>
              <w:ins w:id="3135" w:author="HungNguyen" w:date="2012-02-22T19:47:00Z"/>
              <w:lang w:eastAsia="ja-JP"/>
            </w:rPr>
          </w:rPrChange>
        </w:rPr>
        <w:pPrChange w:id="3136" w:author="HungNguyen" w:date="2012-04-17T00:31:00Z">
          <w:pPr>
            <w:pStyle w:val="Heading4"/>
            <w:numPr>
              <w:ilvl w:val="0"/>
              <w:numId w:val="0"/>
            </w:numPr>
            <w:ind w:left="0" w:firstLine="0"/>
          </w:pPr>
        </w:pPrChange>
      </w:pPr>
      <w:ins w:id="3137" w:author="HungNguyen" w:date="2012-02-22T20:06:00Z">
        <w:r w:rsidRPr="000E16A5">
          <w:rPr>
            <w:iCs/>
            <w:rPrChange w:id="3138" w:author="HungNguyen" w:date="2012-02-22T20:06:00Z">
              <w:rPr>
                <w:b w:val="0"/>
                <w:bCs w:val="0"/>
                <w:iCs w:val="0"/>
                <w:color w:val="0000FF" w:themeColor="hyperlink"/>
                <w:sz w:val="18"/>
                <w:szCs w:val="18"/>
                <w:u w:val="single"/>
              </w:rPr>
            </w:rPrChange>
          </w:rPr>
          <w:t>Used to load teaching plan</w:t>
        </w:r>
      </w:ins>
    </w:p>
    <w:p w:rsidR="001E773C" w:rsidRDefault="0065367C">
      <w:pPr>
        <w:pStyle w:val="Heading8"/>
        <w:numPr>
          <w:ilvl w:val="0"/>
          <w:numId w:val="0"/>
        </w:numPr>
        <w:ind w:left="3744"/>
        <w:rPr>
          <w:ins w:id="3139" w:author="HungNguyen" w:date="2012-02-22T19:47:00Z"/>
          <w:lang w:eastAsia="ja-JP"/>
        </w:rPr>
        <w:pPrChange w:id="3140" w:author="HungNguyen" w:date="2012-02-22T20:19:00Z">
          <w:pPr>
            <w:pStyle w:val="Heading4"/>
            <w:numPr>
              <w:ilvl w:val="0"/>
              <w:numId w:val="0"/>
            </w:numPr>
            <w:ind w:left="0" w:firstLine="0"/>
          </w:pPr>
        </w:pPrChange>
      </w:pPr>
      <w:ins w:id="3141" w:author="HungNguyen" w:date="2012-02-22T19:47:00Z">
        <w:del w:id="3142" w:author="Phuong Giang" w:date="2012-02-23T00:02:00Z">
          <w:r w:rsidDel="001669BE">
            <w:rPr>
              <w:rFonts w:hint="eastAsia"/>
            </w:rPr>
            <w:delText>Parameters</w:delText>
          </w:r>
          <w:r w:rsidDel="001669BE">
            <w:rPr>
              <w:rFonts w:hint="eastAsia"/>
              <w:lang w:eastAsia="ja-JP"/>
            </w:rPr>
            <w:delText xml:space="preserve"> &amp; return</w:delText>
          </w:r>
        </w:del>
      </w:ins>
      <w:ins w:id="3143"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144" w:author="HungNguyen" w:date="2012-04-17T00:16: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505"/>
        <w:gridCol w:w="810"/>
        <w:gridCol w:w="1170"/>
        <w:gridCol w:w="4158"/>
        <w:tblGridChange w:id="3145">
          <w:tblGrid>
            <w:gridCol w:w="577"/>
            <w:gridCol w:w="1356"/>
            <w:gridCol w:w="1055"/>
            <w:gridCol w:w="743"/>
            <w:gridCol w:w="1333"/>
            <w:gridCol w:w="4512"/>
          </w:tblGrid>
        </w:tblGridChange>
      </w:tblGrid>
      <w:tr w:rsidR="0065367C" w:rsidTr="005F186C">
        <w:trPr>
          <w:cnfStyle w:val="100000000000" w:firstRow="1" w:lastRow="0" w:firstColumn="0" w:lastColumn="0" w:oddVBand="0" w:evenVBand="0" w:oddHBand="0" w:evenHBand="0" w:firstRowFirstColumn="0" w:firstRowLastColumn="0" w:lastRowFirstColumn="0" w:lastRowLastColumn="0"/>
          <w:ins w:id="3146" w:author="HungNguyen" w:date="2012-02-22T19:47:00Z"/>
        </w:trPr>
        <w:tc>
          <w:tcPr>
            <w:tcW w:w="577" w:type="dxa"/>
            <w:tcPrChange w:id="3147" w:author="HungNguyen" w:date="2012-04-17T00:16:00Z">
              <w:tcPr>
                <w:tcW w:w="577"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148" w:author="HungNguyen" w:date="2012-02-22T19:47:00Z"/>
                <w:b/>
                <w:rPrChange w:id="3149" w:author="Phuong Giang" w:date="2012-02-22T23:23:00Z">
                  <w:rPr>
                    <w:ins w:id="3150" w:author="HungNguyen" w:date="2012-02-22T19:47:00Z"/>
                    <w:b/>
                    <w:bCs w:val="0"/>
                    <w:color w:val="800000"/>
                  </w:rPr>
                </w:rPrChange>
              </w:rPr>
            </w:pPr>
            <w:ins w:id="3151" w:author="HungNguyen" w:date="2012-02-22T19:47:00Z">
              <w:r w:rsidRPr="0030024D">
                <w:rPr>
                  <w:bCs w:val="0"/>
                  <w:color w:val="auto"/>
                  <w:rPrChange w:id="3152" w:author="Phuong Giang" w:date="2012-02-22T23:37:00Z">
                    <w:rPr>
                      <w:rFonts w:asciiTheme="majorHAnsi" w:eastAsiaTheme="majorEastAsia" w:hAnsiTheme="majorHAnsi" w:cstheme="majorBidi"/>
                      <w:bCs w:val="0"/>
                      <w:i/>
                      <w:iCs/>
                      <w:snapToGrid/>
                      <w:color w:val="800000"/>
                      <w:sz w:val="22"/>
                      <w:szCs w:val="22"/>
                    </w:rPr>
                  </w:rPrChange>
                </w:rPr>
                <w:t>No</w:t>
              </w:r>
            </w:ins>
          </w:p>
        </w:tc>
        <w:tc>
          <w:tcPr>
            <w:tcW w:w="1356" w:type="dxa"/>
            <w:tcPrChange w:id="3153" w:author="HungNguyen" w:date="2012-04-17T00:16:00Z">
              <w:tcPr>
                <w:tcW w:w="1356"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154" w:author="HungNguyen" w:date="2012-02-22T19:47:00Z"/>
                <w:b/>
                <w:rPrChange w:id="3155" w:author="Phuong Giang" w:date="2012-02-22T23:23:00Z">
                  <w:rPr>
                    <w:ins w:id="3156" w:author="HungNguyen" w:date="2012-02-22T19:47:00Z"/>
                    <w:b/>
                    <w:bCs w:val="0"/>
                    <w:color w:val="800000"/>
                    <w:lang w:eastAsia="ja-JP"/>
                  </w:rPr>
                </w:rPrChange>
              </w:rPr>
            </w:pPr>
            <w:ins w:id="3157" w:author="HungNguyen" w:date="2012-02-22T19:47:00Z">
              <w:r w:rsidRPr="0030024D">
                <w:rPr>
                  <w:bCs w:val="0"/>
                  <w:color w:val="auto"/>
                  <w:rPrChange w:id="3158" w:author="Phuong Giang" w:date="2012-02-22T23:37:00Z">
                    <w:rPr>
                      <w:rFonts w:asciiTheme="majorHAnsi" w:eastAsiaTheme="majorEastAsia" w:hAnsiTheme="majorHAnsi" w:cstheme="majorBidi"/>
                      <w:bCs w:val="0"/>
                      <w:i/>
                      <w:iCs/>
                      <w:snapToGrid/>
                      <w:color w:val="800000"/>
                      <w:sz w:val="22"/>
                      <w:szCs w:val="22"/>
                      <w:lang w:eastAsia="ja-JP"/>
                    </w:rPr>
                  </w:rPrChange>
                </w:rPr>
                <w:t>Parameter</w:t>
              </w:r>
            </w:ins>
          </w:p>
        </w:tc>
        <w:tc>
          <w:tcPr>
            <w:tcW w:w="1505" w:type="dxa"/>
            <w:tcPrChange w:id="3159" w:author="HungNguyen" w:date="2012-04-17T00:16:00Z">
              <w:tcPr>
                <w:tcW w:w="1055"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160" w:author="HungNguyen" w:date="2012-02-22T19:47:00Z"/>
                <w:b/>
                <w:rPrChange w:id="3161" w:author="Phuong Giang" w:date="2012-02-22T23:23:00Z">
                  <w:rPr>
                    <w:ins w:id="3162" w:author="HungNguyen" w:date="2012-02-22T19:47:00Z"/>
                    <w:b/>
                    <w:bCs w:val="0"/>
                    <w:color w:val="800000"/>
                    <w:lang w:eastAsia="ja-JP"/>
                  </w:rPr>
                </w:rPrChange>
              </w:rPr>
            </w:pPr>
            <w:ins w:id="3163" w:author="HungNguyen" w:date="2012-02-22T19:47:00Z">
              <w:r w:rsidRPr="0030024D">
                <w:rPr>
                  <w:bCs w:val="0"/>
                  <w:color w:val="auto"/>
                  <w:rPrChange w:id="3164" w:author="Phuong Giang" w:date="2012-02-22T23:37:00Z">
                    <w:rPr>
                      <w:rFonts w:asciiTheme="majorHAnsi" w:eastAsiaTheme="majorEastAsia" w:hAnsiTheme="majorHAnsi" w:cstheme="majorBidi"/>
                      <w:bCs w:val="0"/>
                      <w:i/>
                      <w:iCs/>
                      <w:snapToGrid/>
                      <w:color w:val="800000"/>
                      <w:sz w:val="22"/>
                      <w:szCs w:val="22"/>
                      <w:lang w:eastAsia="ja-JP"/>
                    </w:rPr>
                  </w:rPrChange>
                </w:rPr>
                <w:t>Type</w:t>
              </w:r>
            </w:ins>
          </w:p>
        </w:tc>
        <w:tc>
          <w:tcPr>
            <w:tcW w:w="810" w:type="dxa"/>
            <w:tcPrChange w:id="3165" w:author="HungNguyen" w:date="2012-04-17T00:16:00Z">
              <w:tcPr>
                <w:tcW w:w="743"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166" w:author="HungNguyen" w:date="2012-02-22T19:47:00Z"/>
                <w:b/>
                <w:rPrChange w:id="3167" w:author="Phuong Giang" w:date="2012-02-22T23:23:00Z">
                  <w:rPr>
                    <w:ins w:id="3168" w:author="HungNguyen" w:date="2012-02-22T19:47:00Z"/>
                    <w:b/>
                    <w:bCs w:val="0"/>
                    <w:color w:val="800000"/>
                    <w:lang w:eastAsia="ja-JP"/>
                  </w:rPr>
                </w:rPrChange>
              </w:rPr>
            </w:pPr>
            <w:ins w:id="3169" w:author="HungNguyen" w:date="2012-02-22T19:47:00Z">
              <w:r w:rsidRPr="0030024D">
                <w:rPr>
                  <w:bCs w:val="0"/>
                  <w:color w:val="auto"/>
                  <w:rPrChange w:id="3170" w:author="Phuong Giang" w:date="2012-02-22T23:37:00Z">
                    <w:rPr>
                      <w:rFonts w:asciiTheme="majorHAnsi" w:eastAsiaTheme="majorEastAsia" w:hAnsiTheme="majorHAnsi" w:cstheme="majorBidi"/>
                      <w:bCs w:val="0"/>
                      <w:i/>
                      <w:iCs/>
                      <w:snapToGrid/>
                      <w:color w:val="800000"/>
                      <w:sz w:val="22"/>
                      <w:szCs w:val="22"/>
                      <w:lang w:eastAsia="ja-JP"/>
                    </w:rPr>
                  </w:rPrChange>
                </w:rPr>
                <w:t>In/out</w:t>
              </w:r>
            </w:ins>
          </w:p>
        </w:tc>
        <w:tc>
          <w:tcPr>
            <w:tcW w:w="1170" w:type="dxa"/>
            <w:tcPrChange w:id="3171" w:author="HungNguyen" w:date="2012-04-17T00:16:00Z">
              <w:tcPr>
                <w:tcW w:w="1333"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172" w:author="HungNguyen" w:date="2012-02-22T19:47:00Z"/>
                <w:b/>
                <w:rPrChange w:id="3173" w:author="Phuong Giang" w:date="2012-02-22T23:23:00Z">
                  <w:rPr>
                    <w:ins w:id="3174" w:author="HungNguyen" w:date="2012-02-22T19:47:00Z"/>
                    <w:b/>
                    <w:bCs w:val="0"/>
                    <w:color w:val="800000"/>
                    <w:lang w:eastAsia="ja-JP"/>
                  </w:rPr>
                </w:rPrChange>
              </w:rPr>
            </w:pPr>
            <w:ins w:id="3175" w:author="HungNguyen" w:date="2012-02-22T19:47:00Z">
              <w:r w:rsidRPr="0030024D">
                <w:rPr>
                  <w:bCs w:val="0"/>
                  <w:color w:val="auto"/>
                  <w:rPrChange w:id="3176" w:author="Phuong Giang" w:date="2012-02-22T23:37:00Z">
                    <w:rPr>
                      <w:rFonts w:asciiTheme="majorHAnsi" w:eastAsiaTheme="majorEastAsia" w:hAnsiTheme="majorHAnsi" w:cstheme="majorBidi"/>
                      <w:bCs w:val="0"/>
                      <w:i/>
                      <w:iCs/>
                      <w:snapToGrid/>
                      <w:color w:val="800000"/>
                      <w:sz w:val="22"/>
                      <w:szCs w:val="22"/>
                      <w:lang w:eastAsia="ja-JP"/>
                    </w:rPr>
                  </w:rPrChange>
                </w:rPr>
                <w:t>Default</w:t>
              </w:r>
            </w:ins>
          </w:p>
        </w:tc>
        <w:tc>
          <w:tcPr>
            <w:tcW w:w="4158" w:type="dxa"/>
            <w:tcPrChange w:id="3177" w:author="HungNguyen" w:date="2012-04-17T00:16:00Z">
              <w:tcPr>
                <w:tcW w:w="4512" w:type="dxa"/>
                <w:shd w:val="clear" w:color="auto" w:fill="FFE8E1"/>
              </w:tcPr>
            </w:tcPrChange>
          </w:tcPr>
          <w:p w:rsidR="0065367C" w:rsidRPr="00310312"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178" w:author="HungNguyen" w:date="2012-02-22T19:47:00Z"/>
                <w:b/>
                <w:rPrChange w:id="3179" w:author="Phuong Giang" w:date="2012-02-22T23:23:00Z">
                  <w:rPr>
                    <w:ins w:id="3180" w:author="HungNguyen" w:date="2012-02-22T19:47:00Z"/>
                    <w:b/>
                    <w:bCs w:val="0"/>
                    <w:color w:val="800000"/>
                    <w:lang w:eastAsia="ja-JP"/>
                  </w:rPr>
                </w:rPrChange>
              </w:rPr>
            </w:pPr>
            <w:ins w:id="3181" w:author="HungNguyen" w:date="2012-02-22T19:47:00Z">
              <w:r w:rsidRPr="0030024D">
                <w:rPr>
                  <w:bCs w:val="0"/>
                  <w:color w:val="auto"/>
                  <w:rPrChange w:id="3182" w:author="Phuong Giang" w:date="2012-02-22T23:37:00Z">
                    <w:rPr>
                      <w:rFonts w:asciiTheme="majorHAnsi" w:eastAsiaTheme="majorEastAsia" w:hAnsiTheme="majorHAnsi" w:cstheme="majorBidi"/>
                      <w:bCs w:val="0"/>
                      <w:i/>
                      <w:iCs/>
                      <w:snapToGrid/>
                      <w:color w:val="800000"/>
                      <w:sz w:val="22"/>
                      <w:szCs w:val="22"/>
                      <w:lang w:eastAsia="ja-JP"/>
                    </w:rPr>
                  </w:rPrChange>
                </w:rPr>
                <w:t>Description</w:t>
              </w:r>
            </w:ins>
          </w:p>
        </w:tc>
      </w:tr>
      <w:tr w:rsidR="005F186C" w:rsidRPr="00D85E98" w:rsidTr="005F186C">
        <w:tblPrEx>
          <w:tblPrExChange w:id="3183" w:author="HungNguyen" w:date="2012-04-17T00:16:00Z">
            <w:tblPrEx>
              <w:tblInd w:w="0" w:type="dxa"/>
              <w:tblLook w:val="0620" w:firstRow="1" w:lastRow="0" w:firstColumn="0" w:lastColumn="0" w:noHBand="1" w:noVBand="1"/>
            </w:tblPrEx>
          </w:tblPrExChange>
        </w:tblPrEx>
        <w:trPr>
          <w:ins w:id="3184" w:author="HungNguyen" w:date="2012-04-17T00:15:00Z"/>
        </w:trPr>
        <w:tc>
          <w:tcPr>
            <w:tcW w:w="577" w:type="dxa"/>
            <w:tcPrChange w:id="3185" w:author="HungNguyen" w:date="2012-04-17T00:16:00Z">
              <w:tcPr>
                <w:tcW w:w="577" w:type="dxa"/>
              </w:tcPr>
            </w:tcPrChange>
          </w:tcPr>
          <w:p w:rsidR="005F186C" w:rsidRPr="00D85E98" w:rsidRDefault="005F186C" w:rsidP="00995D66">
            <w:pPr>
              <w:pStyle w:val="comment"/>
              <w:ind w:left="0"/>
              <w:rPr>
                <w:ins w:id="3186" w:author="HungNguyen" w:date="2012-04-17T00:15:00Z"/>
                <w:rFonts w:ascii="Times New Roman" w:hAnsi="Times New Roman" w:cs="Times New Roman"/>
                <w:i w:val="0"/>
                <w:color w:val="auto"/>
                <w:sz w:val="22"/>
                <w:szCs w:val="22"/>
              </w:rPr>
            </w:pPr>
            <w:ins w:id="3187" w:author="HungNguyen" w:date="2012-04-17T00:15:00Z">
              <w:r w:rsidRPr="00625280">
                <w:rPr>
                  <w:rFonts w:ascii="Times New Roman" w:hAnsi="Times New Roman" w:cs="Times New Roman"/>
                  <w:i w:val="0"/>
                  <w:color w:val="auto"/>
                  <w:sz w:val="22"/>
                  <w:szCs w:val="22"/>
                </w:rPr>
                <w:t>01</w:t>
              </w:r>
            </w:ins>
          </w:p>
        </w:tc>
        <w:tc>
          <w:tcPr>
            <w:tcW w:w="1356" w:type="dxa"/>
            <w:tcPrChange w:id="3188" w:author="HungNguyen" w:date="2012-04-17T00:16:00Z">
              <w:tcPr>
                <w:tcW w:w="1356" w:type="dxa"/>
              </w:tcPr>
            </w:tcPrChange>
          </w:tcPr>
          <w:p w:rsidR="005F186C" w:rsidRPr="00D85E98" w:rsidRDefault="005F186C" w:rsidP="00995D66">
            <w:pPr>
              <w:pStyle w:val="comment"/>
              <w:ind w:left="0"/>
              <w:rPr>
                <w:ins w:id="3189" w:author="HungNguyen" w:date="2012-04-17T00:15:00Z"/>
                <w:rFonts w:ascii="Times New Roman" w:hAnsi="Times New Roman" w:cs="Times New Roman"/>
                <w:i w:val="0"/>
                <w:color w:val="auto"/>
                <w:sz w:val="22"/>
                <w:szCs w:val="22"/>
              </w:rPr>
            </w:pPr>
            <w:ins w:id="3190" w:author="HungNguyen" w:date="2012-04-17T00:15:00Z">
              <w:r w:rsidRPr="00625280">
                <w:rPr>
                  <w:rFonts w:ascii="Times New Roman" w:hAnsi="Times New Roman" w:cs="Times New Roman"/>
                  <w:i w:val="0"/>
                  <w:color w:val="auto"/>
                  <w:sz w:val="22"/>
                  <w:szCs w:val="22"/>
                </w:rPr>
                <w:t>file</w:t>
              </w:r>
              <w:r>
                <w:rPr>
                  <w:rFonts w:ascii="Times New Roman" w:hAnsi="Times New Roman" w:cs="Times New Roman"/>
                  <w:i w:val="0"/>
                  <w:color w:val="auto"/>
                  <w:sz w:val="22"/>
                  <w:szCs w:val="22"/>
                </w:rPr>
                <w:t>Name</w:t>
              </w:r>
            </w:ins>
          </w:p>
        </w:tc>
        <w:tc>
          <w:tcPr>
            <w:tcW w:w="1505" w:type="dxa"/>
            <w:tcPrChange w:id="3191" w:author="HungNguyen" w:date="2012-04-17T00:16:00Z">
              <w:tcPr>
                <w:tcW w:w="1055" w:type="dxa"/>
              </w:tcPr>
            </w:tcPrChange>
          </w:tcPr>
          <w:p w:rsidR="005F186C" w:rsidRPr="00D85E98" w:rsidRDefault="005F186C" w:rsidP="00995D66">
            <w:pPr>
              <w:pStyle w:val="comment"/>
              <w:ind w:left="0"/>
              <w:rPr>
                <w:ins w:id="3192" w:author="HungNguyen" w:date="2012-04-17T00:15:00Z"/>
                <w:rFonts w:ascii="Times New Roman" w:hAnsi="Times New Roman" w:cs="Times New Roman"/>
                <w:i w:val="0"/>
                <w:color w:val="auto"/>
                <w:sz w:val="22"/>
                <w:szCs w:val="22"/>
              </w:rPr>
            </w:pPr>
            <w:ins w:id="3193" w:author="HungNguyen" w:date="2012-04-17T00:15:00Z">
              <w:r w:rsidRPr="00625280">
                <w:rPr>
                  <w:rFonts w:ascii="Times New Roman" w:hAnsi="Times New Roman" w:cs="Times New Roman"/>
                  <w:i w:val="0"/>
                  <w:color w:val="auto"/>
                  <w:sz w:val="22"/>
                  <w:szCs w:val="22"/>
                </w:rPr>
                <w:t>string</w:t>
              </w:r>
            </w:ins>
          </w:p>
        </w:tc>
        <w:tc>
          <w:tcPr>
            <w:tcW w:w="810" w:type="dxa"/>
            <w:tcPrChange w:id="3194" w:author="HungNguyen" w:date="2012-04-17T00:16:00Z">
              <w:tcPr>
                <w:tcW w:w="743" w:type="dxa"/>
              </w:tcPr>
            </w:tcPrChange>
          </w:tcPr>
          <w:p w:rsidR="005F186C" w:rsidRPr="00D85E98" w:rsidRDefault="005F186C" w:rsidP="00995D66">
            <w:pPr>
              <w:pStyle w:val="comment"/>
              <w:ind w:left="0"/>
              <w:rPr>
                <w:ins w:id="3195" w:author="HungNguyen" w:date="2012-04-17T00:15:00Z"/>
                <w:rFonts w:ascii="Times New Roman" w:hAnsi="Times New Roman" w:cs="Times New Roman"/>
                <w:i w:val="0"/>
                <w:color w:val="auto"/>
                <w:sz w:val="22"/>
                <w:szCs w:val="22"/>
              </w:rPr>
            </w:pPr>
            <w:ins w:id="3196" w:author="HungNguyen" w:date="2012-04-17T00:15:00Z">
              <w:r w:rsidRPr="00625280">
                <w:rPr>
                  <w:rFonts w:ascii="Times New Roman" w:hAnsi="Times New Roman" w:cs="Times New Roman"/>
                  <w:i w:val="0"/>
                  <w:color w:val="auto"/>
                  <w:sz w:val="22"/>
                  <w:szCs w:val="22"/>
                </w:rPr>
                <w:t>In</w:t>
              </w:r>
            </w:ins>
          </w:p>
        </w:tc>
        <w:tc>
          <w:tcPr>
            <w:tcW w:w="1170" w:type="dxa"/>
            <w:tcPrChange w:id="3197" w:author="HungNguyen" w:date="2012-04-17T00:16:00Z">
              <w:tcPr>
                <w:tcW w:w="1333" w:type="dxa"/>
              </w:tcPr>
            </w:tcPrChange>
          </w:tcPr>
          <w:p w:rsidR="005F186C" w:rsidRPr="00D85E98" w:rsidRDefault="005F186C" w:rsidP="00995D66">
            <w:pPr>
              <w:pStyle w:val="comment"/>
              <w:ind w:left="0"/>
              <w:rPr>
                <w:ins w:id="3198" w:author="HungNguyen" w:date="2012-04-17T00:15:00Z"/>
                <w:rFonts w:ascii="Times New Roman" w:hAnsi="Times New Roman" w:cs="Times New Roman"/>
                <w:i w:val="0"/>
                <w:color w:val="auto"/>
                <w:sz w:val="22"/>
                <w:szCs w:val="22"/>
              </w:rPr>
            </w:pPr>
          </w:p>
        </w:tc>
        <w:tc>
          <w:tcPr>
            <w:tcW w:w="4158" w:type="dxa"/>
            <w:tcPrChange w:id="3199" w:author="HungNguyen" w:date="2012-04-17T00:16:00Z">
              <w:tcPr>
                <w:tcW w:w="4512" w:type="dxa"/>
              </w:tcPr>
            </w:tcPrChange>
          </w:tcPr>
          <w:p w:rsidR="005F186C" w:rsidRPr="00D85E98" w:rsidRDefault="005F186C" w:rsidP="00995D66">
            <w:pPr>
              <w:pStyle w:val="comment"/>
              <w:ind w:left="0"/>
              <w:rPr>
                <w:ins w:id="3200" w:author="HungNguyen" w:date="2012-04-17T00:15:00Z"/>
                <w:rFonts w:ascii="Times New Roman" w:hAnsi="Times New Roman" w:cs="Times New Roman"/>
                <w:i w:val="0"/>
                <w:color w:val="auto"/>
                <w:sz w:val="22"/>
                <w:szCs w:val="22"/>
              </w:rPr>
            </w:pPr>
            <w:ins w:id="3201" w:author="HungNguyen" w:date="2012-04-17T00:15:00Z">
              <w:r>
                <w:rPr>
                  <w:rFonts w:ascii="Times New Roman" w:hAnsi="Times New Roman" w:cs="Times New Roman"/>
                  <w:i w:val="0"/>
                  <w:color w:val="auto"/>
                  <w:sz w:val="22"/>
                  <w:szCs w:val="22"/>
                </w:rPr>
                <w:t xml:space="preserve">Specify the path to </w:t>
              </w:r>
            </w:ins>
            <w:ins w:id="3202" w:author="HungNguyen" w:date="2012-04-17T00:16:00Z">
              <w:r>
                <w:rPr>
                  <w:rFonts w:ascii="Times New Roman" w:hAnsi="Times New Roman" w:cs="Times New Roman"/>
                  <w:i w:val="0"/>
                  <w:color w:val="auto"/>
                  <w:sz w:val="22"/>
                  <w:szCs w:val="22"/>
                </w:rPr>
                <w:t>load</w:t>
              </w:r>
            </w:ins>
            <w:ins w:id="3203" w:author="HungNguyen" w:date="2012-04-17T00:15:00Z">
              <w:r>
                <w:rPr>
                  <w:rFonts w:ascii="Times New Roman" w:hAnsi="Times New Roman" w:cs="Times New Roman"/>
                  <w:i w:val="0"/>
                  <w:color w:val="auto"/>
                  <w:sz w:val="22"/>
                  <w:szCs w:val="22"/>
                </w:rPr>
                <w:t xml:space="preserve"> file.</w:t>
              </w:r>
            </w:ins>
          </w:p>
        </w:tc>
      </w:tr>
      <w:tr w:rsidR="005F186C" w:rsidRPr="00D85E98" w:rsidTr="005F186C">
        <w:trPr>
          <w:ins w:id="3204" w:author="HungNguyen" w:date="2012-02-22T19:47:00Z"/>
        </w:trPr>
        <w:tc>
          <w:tcPr>
            <w:tcW w:w="577" w:type="dxa"/>
            <w:tcPrChange w:id="3205" w:author="HungNguyen" w:date="2012-04-17T00:16:00Z">
              <w:tcPr>
                <w:tcW w:w="577" w:type="dxa"/>
              </w:tcPr>
            </w:tcPrChange>
          </w:tcPr>
          <w:p w:rsidR="005F186C" w:rsidRPr="00D85E98" w:rsidRDefault="005F186C" w:rsidP="00995D66">
            <w:pPr>
              <w:pStyle w:val="comment"/>
              <w:ind w:left="0"/>
              <w:rPr>
                <w:ins w:id="3206" w:author="HungNguyen" w:date="2012-02-22T19:47:00Z"/>
                <w:rFonts w:ascii="Times New Roman" w:hAnsi="Times New Roman" w:cs="Times New Roman"/>
                <w:i w:val="0"/>
                <w:color w:val="auto"/>
                <w:sz w:val="22"/>
                <w:szCs w:val="22"/>
                <w:rPrChange w:id="3207" w:author="Phuong Giang" w:date="2012-02-22T23:47:00Z">
                  <w:rPr>
                    <w:ins w:id="3208" w:author="HungNguyen" w:date="2012-02-22T19:47:00Z"/>
                    <w:i w:val="0"/>
                    <w:sz w:val="18"/>
                    <w:szCs w:val="18"/>
                  </w:rPr>
                </w:rPrChange>
              </w:rPr>
            </w:pPr>
            <w:ins w:id="3209" w:author="HungNguyen" w:date="2012-02-22T19:47:00Z">
              <w:r>
                <w:rPr>
                  <w:rFonts w:ascii="Times New Roman" w:hAnsi="Times New Roman" w:cs="Times New Roman"/>
                  <w:i w:val="0"/>
                  <w:color w:val="auto"/>
                  <w:sz w:val="22"/>
                  <w:szCs w:val="22"/>
                  <w:rPrChange w:id="3210" w:author="Phuong Giang" w:date="2012-02-22T23:47:00Z">
                    <w:rPr>
                      <w:rFonts w:ascii="Times New Roman" w:eastAsiaTheme="majorEastAsia" w:hAnsi="Times New Roman" w:cs="Times New Roman"/>
                      <w:b/>
                      <w:i w:val="0"/>
                      <w:iCs/>
                      <w:snapToGrid/>
                      <w:color w:val="auto"/>
                      <w:sz w:val="22"/>
                      <w:szCs w:val="22"/>
                      <w:lang w:eastAsia="en-US"/>
                    </w:rPr>
                  </w:rPrChange>
                </w:rPr>
                <w:t>0</w:t>
              </w:r>
            </w:ins>
            <w:ins w:id="3211" w:author="HungNguyen" w:date="2012-04-17T00:15:00Z">
              <w:r>
                <w:rPr>
                  <w:rFonts w:ascii="Times New Roman" w:hAnsi="Times New Roman" w:cs="Times New Roman"/>
                  <w:i w:val="0"/>
                  <w:color w:val="auto"/>
                  <w:sz w:val="22"/>
                  <w:szCs w:val="22"/>
                </w:rPr>
                <w:t>2</w:t>
              </w:r>
            </w:ins>
          </w:p>
        </w:tc>
        <w:tc>
          <w:tcPr>
            <w:tcW w:w="1356" w:type="dxa"/>
            <w:tcPrChange w:id="3212" w:author="HungNguyen" w:date="2012-04-17T00:16:00Z">
              <w:tcPr>
                <w:tcW w:w="1356" w:type="dxa"/>
              </w:tcPr>
            </w:tcPrChange>
          </w:tcPr>
          <w:p w:rsidR="005F186C" w:rsidRPr="00D85E98" w:rsidRDefault="005F186C" w:rsidP="00995D66">
            <w:pPr>
              <w:pStyle w:val="comment"/>
              <w:ind w:left="0"/>
              <w:rPr>
                <w:ins w:id="3213" w:author="HungNguyen" w:date="2012-02-22T19:47:00Z"/>
                <w:rFonts w:ascii="Times New Roman" w:hAnsi="Times New Roman" w:cs="Times New Roman"/>
                <w:i w:val="0"/>
                <w:color w:val="auto"/>
                <w:sz w:val="22"/>
                <w:szCs w:val="22"/>
                <w:rPrChange w:id="3214" w:author="Phuong Giang" w:date="2012-02-22T23:47:00Z">
                  <w:rPr>
                    <w:ins w:id="3215" w:author="HungNguyen" w:date="2012-02-22T19:47:00Z"/>
                    <w:i w:val="0"/>
                    <w:sz w:val="18"/>
                    <w:szCs w:val="18"/>
                  </w:rPr>
                </w:rPrChange>
              </w:rPr>
            </w:pPr>
            <w:ins w:id="3216" w:author="HungNguyen" w:date="2012-02-22T19:47:00Z">
              <w:r w:rsidRPr="00D85E98">
                <w:rPr>
                  <w:rFonts w:ascii="Times New Roman" w:hAnsi="Times New Roman" w:cs="Times New Roman"/>
                  <w:i w:val="0"/>
                  <w:color w:val="auto"/>
                  <w:sz w:val="22"/>
                  <w:szCs w:val="22"/>
                  <w:rPrChange w:id="3217" w:author="Phuong Giang" w:date="2012-02-22T23:47: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505" w:type="dxa"/>
            <w:tcPrChange w:id="3218" w:author="HungNguyen" w:date="2012-04-17T00:16:00Z">
              <w:tcPr>
                <w:tcW w:w="1055" w:type="dxa"/>
              </w:tcPr>
            </w:tcPrChange>
          </w:tcPr>
          <w:p w:rsidR="005F186C" w:rsidRPr="00D85E98" w:rsidRDefault="005F186C" w:rsidP="00995D66">
            <w:pPr>
              <w:pStyle w:val="comment"/>
              <w:ind w:left="0"/>
              <w:rPr>
                <w:ins w:id="3219" w:author="HungNguyen" w:date="2012-02-22T19:47:00Z"/>
                <w:rFonts w:ascii="Times New Roman" w:hAnsi="Times New Roman" w:cs="Times New Roman"/>
                <w:i w:val="0"/>
                <w:color w:val="auto"/>
                <w:sz w:val="22"/>
                <w:szCs w:val="22"/>
                <w:rPrChange w:id="3220" w:author="Phuong Giang" w:date="2012-02-22T23:47:00Z">
                  <w:rPr>
                    <w:ins w:id="3221" w:author="HungNguyen" w:date="2012-02-22T19:47:00Z"/>
                    <w:i w:val="0"/>
                    <w:sz w:val="18"/>
                    <w:szCs w:val="18"/>
                  </w:rPr>
                </w:rPrChange>
              </w:rPr>
            </w:pPr>
            <w:proofErr w:type="spellStart"/>
            <w:ins w:id="3222" w:author="HungNguyen" w:date="2012-02-22T19:47:00Z">
              <w:r w:rsidRPr="00D85E98">
                <w:rPr>
                  <w:rFonts w:ascii="Times New Roman" w:hAnsi="Times New Roman" w:cs="Times New Roman"/>
                  <w:i w:val="0"/>
                  <w:color w:val="auto"/>
                  <w:sz w:val="22"/>
                  <w:szCs w:val="22"/>
                  <w:rPrChange w:id="3223" w:author="Phuong Giang" w:date="2012-02-22T23:47:00Z">
                    <w:rPr>
                      <w:rFonts w:asciiTheme="majorHAnsi" w:eastAsiaTheme="majorEastAsia" w:hAnsiTheme="majorHAnsi" w:cstheme="majorBidi"/>
                      <w:b/>
                      <w:i w:val="0"/>
                      <w:iCs/>
                      <w:snapToGrid/>
                      <w:color w:val="4F81BD" w:themeColor="accent1"/>
                      <w:sz w:val="18"/>
                      <w:szCs w:val="18"/>
                      <w:lang w:eastAsia="en-US"/>
                    </w:rPr>
                  </w:rPrChange>
                </w:rPr>
                <w:t>TeachingPlan</w:t>
              </w:r>
              <w:proofErr w:type="spellEnd"/>
            </w:ins>
          </w:p>
        </w:tc>
        <w:tc>
          <w:tcPr>
            <w:tcW w:w="810" w:type="dxa"/>
            <w:tcPrChange w:id="3224" w:author="HungNguyen" w:date="2012-04-17T00:16:00Z">
              <w:tcPr>
                <w:tcW w:w="743" w:type="dxa"/>
              </w:tcPr>
            </w:tcPrChange>
          </w:tcPr>
          <w:p w:rsidR="005F186C" w:rsidRPr="00D85E98" w:rsidRDefault="005F186C" w:rsidP="00995D66">
            <w:pPr>
              <w:pStyle w:val="comment"/>
              <w:ind w:left="0"/>
              <w:rPr>
                <w:ins w:id="3225" w:author="HungNguyen" w:date="2012-02-22T19:47:00Z"/>
                <w:rFonts w:ascii="Times New Roman" w:hAnsi="Times New Roman" w:cs="Times New Roman"/>
                <w:i w:val="0"/>
                <w:color w:val="auto"/>
                <w:sz w:val="22"/>
                <w:szCs w:val="22"/>
                <w:rPrChange w:id="3226" w:author="Phuong Giang" w:date="2012-02-22T23:47:00Z">
                  <w:rPr>
                    <w:ins w:id="3227" w:author="HungNguyen" w:date="2012-02-22T19:47:00Z"/>
                    <w:i w:val="0"/>
                    <w:sz w:val="18"/>
                    <w:szCs w:val="18"/>
                  </w:rPr>
                </w:rPrChange>
              </w:rPr>
            </w:pPr>
            <w:ins w:id="3228" w:author="HungNguyen" w:date="2012-02-22T19:47:00Z">
              <w:r w:rsidRPr="00D85E98">
                <w:rPr>
                  <w:rFonts w:ascii="Times New Roman" w:hAnsi="Times New Roman" w:cs="Times New Roman"/>
                  <w:i w:val="0"/>
                  <w:color w:val="auto"/>
                  <w:sz w:val="22"/>
                  <w:szCs w:val="22"/>
                  <w:rPrChange w:id="3229" w:author="Phuong Giang" w:date="2012-02-22T23:47: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3230" w:author="HungNguyen" w:date="2012-04-17T00:16:00Z">
              <w:tcPr>
                <w:tcW w:w="1333" w:type="dxa"/>
              </w:tcPr>
            </w:tcPrChange>
          </w:tcPr>
          <w:p w:rsidR="005F186C" w:rsidRPr="00D85E98" w:rsidRDefault="005F186C" w:rsidP="00995D66">
            <w:pPr>
              <w:pStyle w:val="comment"/>
              <w:ind w:left="0"/>
              <w:rPr>
                <w:ins w:id="3231" w:author="HungNguyen" w:date="2012-02-22T19:47:00Z"/>
                <w:rFonts w:ascii="Times New Roman" w:hAnsi="Times New Roman" w:cs="Times New Roman"/>
                <w:i w:val="0"/>
                <w:color w:val="auto"/>
                <w:sz w:val="22"/>
                <w:szCs w:val="22"/>
                <w:rPrChange w:id="3232" w:author="Phuong Giang" w:date="2012-02-22T23:47:00Z">
                  <w:rPr>
                    <w:ins w:id="3233" w:author="HungNguyen" w:date="2012-02-22T19:47:00Z"/>
                    <w:i w:val="0"/>
                    <w:sz w:val="18"/>
                    <w:szCs w:val="18"/>
                  </w:rPr>
                </w:rPrChange>
              </w:rPr>
            </w:pPr>
          </w:p>
        </w:tc>
        <w:tc>
          <w:tcPr>
            <w:tcW w:w="4158" w:type="dxa"/>
            <w:tcPrChange w:id="3234" w:author="HungNguyen" w:date="2012-04-17T00:16:00Z">
              <w:tcPr>
                <w:tcW w:w="4512" w:type="dxa"/>
              </w:tcPr>
            </w:tcPrChange>
          </w:tcPr>
          <w:p w:rsidR="005F186C" w:rsidRPr="00D85E98" w:rsidRDefault="008A3203" w:rsidP="00995D66">
            <w:pPr>
              <w:pStyle w:val="comment"/>
              <w:ind w:left="0"/>
              <w:rPr>
                <w:ins w:id="3235" w:author="HungNguyen" w:date="2012-02-22T19:47:00Z"/>
                <w:rFonts w:ascii="Times New Roman" w:hAnsi="Times New Roman" w:cs="Times New Roman"/>
                <w:i w:val="0"/>
                <w:color w:val="auto"/>
                <w:sz w:val="22"/>
                <w:szCs w:val="22"/>
                <w:rPrChange w:id="3236" w:author="Phuong Giang" w:date="2012-02-22T23:47:00Z">
                  <w:rPr>
                    <w:ins w:id="3237" w:author="HungNguyen" w:date="2012-02-22T19:47:00Z"/>
                    <w:i w:val="0"/>
                    <w:sz w:val="18"/>
                    <w:szCs w:val="18"/>
                  </w:rPr>
                </w:rPrChange>
              </w:rPr>
            </w:pPr>
            <w:ins w:id="3238" w:author="HungNguyen" w:date="2012-04-17T00:23:00Z">
              <w:r>
                <w:rPr>
                  <w:rFonts w:ascii="Times New Roman" w:hAnsi="Times New Roman" w:cs="Times New Roman"/>
                  <w:i w:val="0"/>
                  <w:color w:val="auto"/>
                  <w:sz w:val="22"/>
                  <w:szCs w:val="22"/>
                </w:rPr>
                <w:t>Check success or not</w:t>
              </w:r>
            </w:ins>
          </w:p>
        </w:tc>
      </w:tr>
    </w:tbl>
    <w:p w:rsidR="001E773C" w:rsidRDefault="0065367C">
      <w:pPr>
        <w:pStyle w:val="Heading6"/>
        <w:rPr>
          <w:ins w:id="3239" w:author="HungNguyen" w:date="2012-02-22T19:47:00Z"/>
          <w:lang w:eastAsia="ja-JP"/>
        </w:rPr>
        <w:pPrChange w:id="3240" w:author="Phuong Giang" w:date="2012-02-22T23:51:00Z">
          <w:pPr>
            <w:pStyle w:val="Heading4"/>
            <w:numPr>
              <w:ilvl w:val="0"/>
              <w:numId w:val="0"/>
            </w:numPr>
            <w:ind w:left="0" w:firstLine="0"/>
          </w:pPr>
        </w:pPrChange>
      </w:pPr>
      <w:ins w:id="3241" w:author="HungNguyen" w:date="2012-02-22T19:47:00Z">
        <w:del w:id="3242" w:author="Phuong Giang" w:date="2012-02-22T23:51:00Z">
          <w:r w:rsidDel="00DA4281">
            <w:delText xml:space="preserve">            </w:delText>
          </w:r>
        </w:del>
        <w:r>
          <w:t xml:space="preserve"> </w:t>
        </w:r>
        <w:proofErr w:type="spellStart"/>
        <w:r>
          <w:t>ExportTeachingPlan</w:t>
        </w:r>
        <w:proofErr w:type="spellEnd"/>
        <w:r>
          <w:rPr>
            <w:rFonts w:hint="eastAsia"/>
          </w:rPr>
          <w:t xml:space="preserve"> method</w:t>
        </w:r>
      </w:ins>
    </w:p>
    <w:p w:rsidR="000D7218" w:rsidRDefault="000D7218">
      <w:pPr>
        <w:autoSpaceDE w:val="0"/>
        <w:autoSpaceDN w:val="0"/>
        <w:adjustRightInd w:val="0"/>
        <w:spacing w:after="0" w:line="240" w:lineRule="auto"/>
        <w:ind w:left="1440" w:firstLine="360"/>
        <w:rPr>
          <w:ins w:id="3243" w:author="HungNguyen" w:date="2012-04-17T00:19:00Z"/>
          <w:rFonts w:ascii="Consolas" w:eastAsiaTheme="minorEastAsia" w:hAnsi="Consolas" w:cs="Consolas"/>
          <w:sz w:val="19"/>
          <w:szCs w:val="19"/>
          <w:lang w:eastAsia="ja-JP"/>
        </w:rPr>
        <w:pPrChange w:id="3244" w:author="HungNguyen" w:date="2012-04-17T00:19:00Z">
          <w:pPr>
            <w:autoSpaceDE w:val="0"/>
            <w:autoSpaceDN w:val="0"/>
            <w:adjustRightInd w:val="0"/>
            <w:spacing w:after="0" w:line="240" w:lineRule="auto"/>
          </w:pPr>
        </w:pPrChange>
      </w:pPr>
      <w:proofErr w:type="gramStart"/>
      <w:ins w:id="3245" w:author="HungNguyen" w:date="2012-04-17T00:19: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color w:val="0000FF"/>
            <w:sz w:val="19"/>
            <w:szCs w:val="19"/>
            <w:lang w:eastAsia="ja-JP"/>
          </w:rPr>
          <w:t>bool</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ExportTeachingPlan</w:t>
        </w:r>
        <w:proofErr w:type="spellEnd"/>
        <w:r>
          <w:rPr>
            <w:rFonts w:ascii="Consolas" w:eastAsiaTheme="minorEastAsia" w:hAnsi="Consolas" w:cs="Consolas"/>
            <w:sz w:val="19"/>
            <w:szCs w:val="19"/>
            <w:lang w:eastAsia="ja-JP"/>
          </w:rPr>
          <w:t>(</w:t>
        </w:r>
        <w:proofErr w:type="spellStart"/>
        <w:r>
          <w:rPr>
            <w:rFonts w:ascii="Consolas" w:eastAsiaTheme="minorEastAsia" w:hAnsi="Consolas" w:cs="Consolas"/>
            <w:color w:val="2B91AF"/>
            <w:sz w:val="19"/>
            <w:szCs w:val="19"/>
            <w:lang w:eastAsia="ja-JP"/>
          </w:rPr>
          <w:t>TeachingPlan</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teachingPlan</w:t>
        </w:r>
        <w:proofErr w:type="spell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fileType</w:t>
        </w:r>
        <w:proofErr w:type="spell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fileName</w:t>
        </w:r>
        <w:proofErr w:type="spell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lang</w:t>
        </w:r>
        <w:proofErr w:type="spellEnd"/>
        <w:r>
          <w:rPr>
            <w:rFonts w:ascii="Consolas" w:eastAsiaTheme="minorEastAsia" w:hAnsi="Consolas" w:cs="Consolas"/>
            <w:sz w:val="19"/>
            <w:szCs w:val="19"/>
            <w:lang w:eastAsia="ja-JP"/>
          </w:rPr>
          <w:t>)</w:t>
        </w:r>
      </w:ins>
    </w:p>
    <w:p w:rsidR="001E773C" w:rsidRPr="00616EF6" w:rsidRDefault="000E16A5">
      <w:pPr>
        <w:pStyle w:val="Heading8"/>
        <w:numPr>
          <w:ilvl w:val="0"/>
          <w:numId w:val="0"/>
        </w:numPr>
        <w:ind w:left="3744" w:hanging="144"/>
        <w:rPr>
          <w:ins w:id="3246" w:author="HungNguyen" w:date="2012-02-22T20:06:00Z"/>
        </w:rPr>
        <w:pPrChange w:id="3247" w:author="HungNguyen" w:date="2012-04-17T00:26:00Z">
          <w:pPr>
            <w:pStyle w:val="Heading4"/>
            <w:numPr>
              <w:ilvl w:val="0"/>
              <w:numId w:val="0"/>
            </w:numPr>
            <w:ind w:left="0" w:firstLine="0"/>
          </w:pPr>
        </w:pPrChange>
      </w:pPr>
      <w:ins w:id="3248" w:author="HungNguyen" w:date="2012-02-22T20:06:00Z">
        <w:r w:rsidRPr="000E16A5">
          <w:rPr>
            <w:rPrChange w:id="3249" w:author="HungNguyen" w:date="2012-02-22T20:06:00Z">
              <w:rPr>
                <w:i w:val="0"/>
                <w:color w:val="0000FF" w:themeColor="hyperlink"/>
                <w:sz w:val="18"/>
                <w:szCs w:val="18"/>
                <w:u w:val="single"/>
              </w:rPr>
            </w:rPrChange>
          </w:rPr>
          <w:t>Used to export teaching plan</w:t>
        </w:r>
      </w:ins>
    </w:p>
    <w:p w:rsidR="001E773C" w:rsidRDefault="0065367C">
      <w:pPr>
        <w:pStyle w:val="Heading8"/>
        <w:numPr>
          <w:ilvl w:val="0"/>
          <w:numId w:val="0"/>
        </w:numPr>
        <w:ind w:left="3744"/>
        <w:rPr>
          <w:ins w:id="3250" w:author="HungNguyen" w:date="2012-02-22T19:47:00Z"/>
          <w:lang w:eastAsia="ja-JP"/>
        </w:rPr>
        <w:pPrChange w:id="3251" w:author="HungNguyen" w:date="2012-02-22T20:20:00Z">
          <w:pPr>
            <w:pStyle w:val="Heading4"/>
            <w:numPr>
              <w:ilvl w:val="0"/>
              <w:numId w:val="0"/>
            </w:numPr>
            <w:ind w:left="0" w:firstLine="0"/>
          </w:pPr>
        </w:pPrChange>
      </w:pPr>
      <w:ins w:id="3252" w:author="HungNguyen" w:date="2012-02-22T19:47:00Z">
        <w:del w:id="3253" w:author="Phuong Giang" w:date="2012-02-23T00:02:00Z">
          <w:r w:rsidDel="001669BE">
            <w:rPr>
              <w:rFonts w:hint="eastAsia"/>
            </w:rPr>
            <w:delText>Parameters</w:delText>
          </w:r>
          <w:r w:rsidDel="001669BE">
            <w:rPr>
              <w:rFonts w:hint="eastAsia"/>
              <w:lang w:eastAsia="ja-JP"/>
            </w:rPr>
            <w:delText xml:space="preserve"> &amp; return</w:delText>
          </w:r>
        </w:del>
      </w:ins>
      <w:ins w:id="3254"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255" w:author="HungNguyen" w:date="2012-04-17T00:2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505"/>
        <w:gridCol w:w="810"/>
        <w:gridCol w:w="1170"/>
        <w:gridCol w:w="4158"/>
        <w:tblGridChange w:id="3256">
          <w:tblGrid>
            <w:gridCol w:w="577"/>
            <w:gridCol w:w="1356"/>
            <w:gridCol w:w="1325"/>
            <w:gridCol w:w="990"/>
            <w:gridCol w:w="1170"/>
            <w:gridCol w:w="4158"/>
          </w:tblGrid>
        </w:tblGridChange>
      </w:tblGrid>
      <w:tr w:rsidR="0065367C" w:rsidRPr="00DC2D5F" w:rsidTr="008A3203">
        <w:trPr>
          <w:cnfStyle w:val="100000000000" w:firstRow="1" w:lastRow="0" w:firstColumn="0" w:lastColumn="0" w:oddVBand="0" w:evenVBand="0" w:oddHBand="0" w:evenHBand="0" w:firstRowFirstColumn="0" w:firstRowLastColumn="0" w:lastRowFirstColumn="0" w:lastRowLastColumn="0"/>
          <w:ins w:id="3257" w:author="HungNguyen" w:date="2012-02-22T19:47:00Z"/>
        </w:trPr>
        <w:tc>
          <w:tcPr>
            <w:tcW w:w="577" w:type="dxa"/>
            <w:tcPrChange w:id="3258" w:author="HungNguyen" w:date="2012-04-17T00:20:00Z">
              <w:tcPr>
                <w:tcW w:w="577"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259" w:author="HungNguyen" w:date="2012-02-22T19:47:00Z"/>
                <w:b/>
                <w:rPrChange w:id="3260" w:author="Phuong Giang" w:date="2012-02-22T23:24:00Z">
                  <w:rPr>
                    <w:ins w:id="3261" w:author="HungNguyen" w:date="2012-02-22T19:47:00Z"/>
                    <w:b/>
                    <w:bCs w:val="0"/>
                    <w:color w:val="800000"/>
                  </w:rPr>
                </w:rPrChange>
              </w:rPr>
            </w:pPr>
            <w:ins w:id="3262" w:author="HungNguyen" w:date="2012-02-22T19:47:00Z">
              <w:r w:rsidRPr="00DC2D5F">
                <w:rPr>
                  <w:bCs w:val="0"/>
                  <w:color w:val="auto"/>
                  <w:rPrChange w:id="3263" w:author="Phuong Giang" w:date="2012-02-22T23:24:00Z">
                    <w:rPr>
                      <w:rFonts w:asciiTheme="majorHAnsi" w:eastAsiaTheme="majorEastAsia" w:hAnsiTheme="majorHAnsi" w:cstheme="majorBidi"/>
                      <w:bCs w:val="0"/>
                      <w:i/>
                      <w:iCs/>
                      <w:snapToGrid/>
                      <w:color w:val="800000"/>
                      <w:sz w:val="22"/>
                      <w:szCs w:val="22"/>
                    </w:rPr>
                  </w:rPrChange>
                </w:rPr>
                <w:t>No</w:t>
              </w:r>
            </w:ins>
          </w:p>
        </w:tc>
        <w:tc>
          <w:tcPr>
            <w:tcW w:w="1356" w:type="dxa"/>
            <w:tcPrChange w:id="3264" w:author="HungNguyen" w:date="2012-04-17T00:20:00Z">
              <w:tcPr>
                <w:tcW w:w="1356"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265" w:author="HungNguyen" w:date="2012-02-22T19:47:00Z"/>
                <w:b/>
                <w:rPrChange w:id="3266" w:author="Phuong Giang" w:date="2012-02-22T23:24:00Z">
                  <w:rPr>
                    <w:ins w:id="3267" w:author="HungNguyen" w:date="2012-02-22T19:47:00Z"/>
                    <w:b/>
                    <w:bCs w:val="0"/>
                    <w:color w:val="800000"/>
                    <w:lang w:eastAsia="ja-JP"/>
                  </w:rPr>
                </w:rPrChange>
              </w:rPr>
            </w:pPr>
            <w:ins w:id="3268" w:author="HungNguyen" w:date="2012-02-22T19:47:00Z">
              <w:r w:rsidRPr="00DC2D5F">
                <w:rPr>
                  <w:bCs w:val="0"/>
                  <w:color w:val="auto"/>
                  <w:rPrChange w:id="3269" w:author="Phuong Giang" w:date="2012-02-22T23:24:00Z">
                    <w:rPr>
                      <w:rFonts w:asciiTheme="majorHAnsi" w:eastAsiaTheme="majorEastAsia" w:hAnsiTheme="majorHAnsi" w:cstheme="majorBidi"/>
                      <w:bCs w:val="0"/>
                      <w:i/>
                      <w:iCs/>
                      <w:snapToGrid/>
                      <w:color w:val="800000"/>
                      <w:sz w:val="22"/>
                      <w:szCs w:val="22"/>
                      <w:lang w:eastAsia="ja-JP"/>
                    </w:rPr>
                  </w:rPrChange>
                </w:rPr>
                <w:t>Parameter</w:t>
              </w:r>
            </w:ins>
          </w:p>
        </w:tc>
        <w:tc>
          <w:tcPr>
            <w:tcW w:w="1505" w:type="dxa"/>
            <w:tcPrChange w:id="3270" w:author="HungNguyen" w:date="2012-04-17T00:20:00Z">
              <w:tcPr>
                <w:tcW w:w="132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271" w:author="HungNguyen" w:date="2012-02-22T19:47:00Z"/>
                <w:b/>
                <w:rPrChange w:id="3272" w:author="Phuong Giang" w:date="2012-02-22T23:24:00Z">
                  <w:rPr>
                    <w:ins w:id="3273" w:author="HungNguyen" w:date="2012-02-22T19:47:00Z"/>
                    <w:b/>
                    <w:bCs w:val="0"/>
                    <w:color w:val="800000"/>
                    <w:lang w:eastAsia="ja-JP"/>
                  </w:rPr>
                </w:rPrChange>
              </w:rPr>
            </w:pPr>
            <w:ins w:id="3274" w:author="HungNguyen" w:date="2012-02-22T19:47:00Z">
              <w:r w:rsidRPr="00DC2D5F">
                <w:rPr>
                  <w:bCs w:val="0"/>
                  <w:color w:val="auto"/>
                  <w:rPrChange w:id="3275" w:author="Phuong Giang" w:date="2012-02-22T23:24:00Z">
                    <w:rPr>
                      <w:rFonts w:asciiTheme="majorHAnsi" w:eastAsiaTheme="majorEastAsia" w:hAnsiTheme="majorHAnsi" w:cstheme="majorBidi"/>
                      <w:bCs w:val="0"/>
                      <w:i/>
                      <w:iCs/>
                      <w:snapToGrid/>
                      <w:color w:val="800000"/>
                      <w:sz w:val="22"/>
                      <w:szCs w:val="22"/>
                      <w:lang w:eastAsia="ja-JP"/>
                    </w:rPr>
                  </w:rPrChange>
                </w:rPr>
                <w:t>Type</w:t>
              </w:r>
            </w:ins>
          </w:p>
        </w:tc>
        <w:tc>
          <w:tcPr>
            <w:tcW w:w="810" w:type="dxa"/>
            <w:tcPrChange w:id="3276" w:author="HungNguyen" w:date="2012-04-17T00:20:00Z">
              <w:tcPr>
                <w:tcW w:w="99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277" w:author="HungNguyen" w:date="2012-02-22T19:47:00Z"/>
                <w:b/>
                <w:rPrChange w:id="3278" w:author="Phuong Giang" w:date="2012-02-22T23:24:00Z">
                  <w:rPr>
                    <w:ins w:id="3279" w:author="HungNguyen" w:date="2012-02-22T19:47:00Z"/>
                    <w:b/>
                    <w:bCs w:val="0"/>
                    <w:color w:val="800000"/>
                    <w:lang w:eastAsia="ja-JP"/>
                  </w:rPr>
                </w:rPrChange>
              </w:rPr>
            </w:pPr>
            <w:ins w:id="3280" w:author="HungNguyen" w:date="2012-02-22T19:47:00Z">
              <w:r w:rsidRPr="00DC2D5F">
                <w:rPr>
                  <w:bCs w:val="0"/>
                  <w:color w:val="auto"/>
                  <w:rPrChange w:id="3281" w:author="Phuong Giang" w:date="2012-02-22T23:24:00Z">
                    <w:rPr>
                      <w:rFonts w:asciiTheme="majorHAnsi" w:eastAsiaTheme="majorEastAsia" w:hAnsiTheme="majorHAnsi" w:cstheme="majorBidi"/>
                      <w:bCs w:val="0"/>
                      <w:i/>
                      <w:iCs/>
                      <w:snapToGrid/>
                      <w:color w:val="800000"/>
                      <w:sz w:val="22"/>
                      <w:szCs w:val="22"/>
                      <w:lang w:eastAsia="ja-JP"/>
                    </w:rPr>
                  </w:rPrChange>
                </w:rPr>
                <w:t>In/out</w:t>
              </w:r>
            </w:ins>
          </w:p>
        </w:tc>
        <w:tc>
          <w:tcPr>
            <w:tcW w:w="1170" w:type="dxa"/>
            <w:tcPrChange w:id="3282" w:author="HungNguyen" w:date="2012-04-17T00:20:00Z">
              <w:tcPr>
                <w:tcW w:w="11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283" w:author="HungNguyen" w:date="2012-02-22T19:47:00Z"/>
                <w:b/>
                <w:rPrChange w:id="3284" w:author="Phuong Giang" w:date="2012-02-22T23:24:00Z">
                  <w:rPr>
                    <w:ins w:id="3285" w:author="HungNguyen" w:date="2012-02-22T19:47:00Z"/>
                    <w:b/>
                    <w:bCs w:val="0"/>
                    <w:color w:val="800000"/>
                    <w:lang w:eastAsia="ja-JP"/>
                  </w:rPr>
                </w:rPrChange>
              </w:rPr>
            </w:pPr>
            <w:ins w:id="3286" w:author="HungNguyen" w:date="2012-02-22T19:47:00Z">
              <w:r w:rsidRPr="00DC2D5F">
                <w:rPr>
                  <w:bCs w:val="0"/>
                  <w:color w:val="auto"/>
                  <w:rPrChange w:id="3287" w:author="Phuong Giang" w:date="2012-02-22T23:24:00Z">
                    <w:rPr>
                      <w:rFonts w:asciiTheme="majorHAnsi" w:eastAsiaTheme="majorEastAsia" w:hAnsiTheme="majorHAnsi" w:cstheme="majorBidi"/>
                      <w:bCs w:val="0"/>
                      <w:i/>
                      <w:iCs/>
                      <w:snapToGrid/>
                      <w:color w:val="800000"/>
                      <w:sz w:val="22"/>
                      <w:szCs w:val="22"/>
                      <w:lang w:eastAsia="ja-JP"/>
                    </w:rPr>
                  </w:rPrChange>
                </w:rPr>
                <w:t>Default</w:t>
              </w:r>
            </w:ins>
          </w:p>
        </w:tc>
        <w:tc>
          <w:tcPr>
            <w:tcW w:w="4158" w:type="dxa"/>
            <w:tcPrChange w:id="3288" w:author="HungNguyen" w:date="2012-04-17T00:20:00Z">
              <w:tcPr>
                <w:tcW w:w="4158"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289" w:author="HungNguyen" w:date="2012-02-22T19:47:00Z"/>
                <w:b/>
                <w:rPrChange w:id="3290" w:author="Phuong Giang" w:date="2012-02-22T23:24:00Z">
                  <w:rPr>
                    <w:ins w:id="3291" w:author="HungNguyen" w:date="2012-02-22T19:47:00Z"/>
                    <w:b/>
                    <w:bCs w:val="0"/>
                    <w:color w:val="800000"/>
                    <w:lang w:eastAsia="ja-JP"/>
                  </w:rPr>
                </w:rPrChange>
              </w:rPr>
            </w:pPr>
            <w:ins w:id="3292" w:author="HungNguyen" w:date="2012-02-22T19:47:00Z">
              <w:r w:rsidRPr="00DC2D5F">
                <w:rPr>
                  <w:bCs w:val="0"/>
                  <w:color w:val="auto"/>
                  <w:rPrChange w:id="3293" w:author="Phuong Giang" w:date="2012-02-22T23:24:00Z">
                    <w:rPr>
                      <w:rFonts w:asciiTheme="majorHAnsi" w:eastAsiaTheme="majorEastAsia" w:hAnsiTheme="majorHAnsi" w:cstheme="majorBidi"/>
                      <w:bCs w:val="0"/>
                      <w:i/>
                      <w:iCs/>
                      <w:snapToGrid/>
                      <w:color w:val="800000"/>
                      <w:sz w:val="22"/>
                      <w:szCs w:val="22"/>
                      <w:lang w:eastAsia="ja-JP"/>
                    </w:rPr>
                  </w:rPrChange>
                </w:rPr>
                <w:t>Description</w:t>
              </w:r>
            </w:ins>
          </w:p>
        </w:tc>
      </w:tr>
      <w:tr w:rsidR="0065367C" w:rsidRPr="00D85E98" w:rsidTr="008A3203">
        <w:trPr>
          <w:ins w:id="3294" w:author="HungNguyen" w:date="2012-02-22T19:47:00Z"/>
        </w:trPr>
        <w:tc>
          <w:tcPr>
            <w:tcW w:w="577" w:type="dxa"/>
            <w:tcPrChange w:id="3295" w:author="HungNguyen" w:date="2012-04-17T00:20:00Z">
              <w:tcPr>
                <w:tcW w:w="577" w:type="dxa"/>
              </w:tcPr>
            </w:tcPrChange>
          </w:tcPr>
          <w:p w:rsidR="0065367C" w:rsidRPr="00D85E98" w:rsidRDefault="0065367C" w:rsidP="00995D66">
            <w:pPr>
              <w:pStyle w:val="comment"/>
              <w:ind w:left="0"/>
              <w:rPr>
                <w:ins w:id="3296" w:author="HungNguyen" w:date="2012-02-22T19:47:00Z"/>
                <w:rFonts w:ascii="Times New Roman" w:hAnsi="Times New Roman" w:cs="Times New Roman"/>
                <w:i w:val="0"/>
                <w:color w:val="auto"/>
                <w:sz w:val="22"/>
                <w:szCs w:val="22"/>
                <w:rPrChange w:id="3297" w:author="Phuong Giang" w:date="2012-02-22T23:47:00Z">
                  <w:rPr>
                    <w:ins w:id="3298" w:author="HungNguyen" w:date="2012-02-22T19:47:00Z"/>
                    <w:i w:val="0"/>
                    <w:sz w:val="18"/>
                    <w:szCs w:val="18"/>
                  </w:rPr>
                </w:rPrChange>
              </w:rPr>
            </w:pPr>
            <w:ins w:id="3299" w:author="HungNguyen" w:date="2012-02-22T19:47:00Z">
              <w:r w:rsidRPr="00D85E98">
                <w:rPr>
                  <w:rFonts w:ascii="Times New Roman" w:hAnsi="Times New Roman" w:cs="Times New Roman"/>
                  <w:i w:val="0"/>
                  <w:color w:val="auto"/>
                  <w:sz w:val="22"/>
                  <w:szCs w:val="22"/>
                  <w:rPrChange w:id="3300" w:author="Phuong Giang" w:date="2012-02-22T23:47: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3301" w:author="HungNguyen" w:date="2012-04-17T00:20:00Z">
              <w:tcPr>
                <w:tcW w:w="1356" w:type="dxa"/>
              </w:tcPr>
            </w:tcPrChange>
          </w:tcPr>
          <w:p w:rsidR="0065367C" w:rsidRPr="00D85E98" w:rsidRDefault="0065367C" w:rsidP="00995D66">
            <w:pPr>
              <w:pStyle w:val="comment"/>
              <w:ind w:left="0"/>
              <w:rPr>
                <w:ins w:id="3302" w:author="HungNguyen" w:date="2012-02-22T19:47:00Z"/>
                <w:rFonts w:ascii="Times New Roman" w:hAnsi="Times New Roman" w:cs="Times New Roman"/>
                <w:i w:val="0"/>
                <w:color w:val="auto"/>
                <w:sz w:val="22"/>
                <w:szCs w:val="22"/>
                <w:rPrChange w:id="3303" w:author="Phuong Giang" w:date="2012-02-22T23:47:00Z">
                  <w:rPr>
                    <w:ins w:id="3304" w:author="HungNguyen" w:date="2012-02-22T19:47:00Z"/>
                    <w:i w:val="0"/>
                    <w:sz w:val="18"/>
                    <w:szCs w:val="18"/>
                  </w:rPr>
                </w:rPrChange>
              </w:rPr>
            </w:pPr>
            <w:proofErr w:type="spellStart"/>
            <w:ins w:id="3305" w:author="HungNguyen" w:date="2012-02-22T19:47:00Z">
              <w:r w:rsidRPr="00D85E98">
                <w:rPr>
                  <w:rFonts w:ascii="Times New Roman" w:hAnsi="Times New Roman" w:cs="Times New Roman"/>
                  <w:i w:val="0"/>
                  <w:color w:val="auto"/>
                  <w:sz w:val="22"/>
                  <w:szCs w:val="22"/>
                  <w:rPrChange w:id="3306" w:author="Phuong Giang" w:date="2012-02-22T23:47:00Z">
                    <w:rPr>
                      <w:rFonts w:asciiTheme="majorHAnsi" w:eastAsiaTheme="majorEastAsia" w:hAnsiTheme="majorHAnsi" w:cstheme="majorBidi"/>
                      <w:b/>
                      <w:i w:val="0"/>
                      <w:iCs/>
                      <w:snapToGrid/>
                      <w:color w:val="4F81BD" w:themeColor="accent1"/>
                      <w:sz w:val="18"/>
                      <w:szCs w:val="18"/>
                      <w:lang w:eastAsia="en-US"/>
                    </w:rPr>
                  </w:rPrChange>
                </w:rPr>
                <w:t>teachingPlan</w:t>
              </w:r>
              <w:proofErr w:type="spellEnd"/>
            </w:ins>
          </w:p>
        </w:tc>
        <w:tc>
          <w:tcPr>
            <w:tcW w:w="1505" w:type="dxa"/>
            <w:tcPrChange w:id="3307" w:author="HungNguyen" w:date="2012-04-17T00:20:00Z">
              <w:tcPr>
                <w:tcW w:w="1325" w:type="dxa"/>
              </w:tcPr>
            </w:tcPrChange>
          </w:tcPr>
          <w:p w:rsidR="0065367C" w:rsidRPr="00D85E98" w:rsidRDefault="0065367C" w:rsidP="00995D66">
            <w:pPr>
              <w:pStyle w:val="comment"/>
              <w:ind w:left="0"/>
              <w:rPr>
                <w:ins w:id="3308" w:author="HungNguyen" w:date="2012-02-22T19:47:00Z"/>
                <w:rFonts w:ascii="Times New Roman" w:hAnsi="Times New Roman" w:cs="Times New Roman"/>
                <w:i w:val="0"/>
                <w:color w:val="auto"/>
                <w:sz w:val="22"/>
                <w:szCs w:val="22"/>
                <w:rPrChange w:id="3309" w:author="Phuong Giang" w:date="2012-02-22T23:47:00Z">
                  <w:rPr>
                    <w:ins w:id="3310" w:author="HungNguyen" w:date="2012-02-22T19:47:00Z"/>
                    <w:i w:val="0"/>
                    <w:sz w:val="18"/>
                    <w:szCs w:val="18"/>
                  </w:rPr>
                </w:rPrChange>
              </w:rPr>
            </w:pPr>
            <w:proofErr w:type="spellStart"/>
            <w:ins w:id="3311" w:author="HungNguyen" w:date="2012-02-22T19:47:00Z">
              <w:r w:rsidRPr="00D85E98">
                <w:rPr>
                  <w:rFonts w:ascii="Times New Roman" w:hAnsi="Times New Roman" w:cs="Times New Roman"/>
                  <w:i w:val="0"/>
                  <w:color w:val="auto"/>
                  <w:sz w:val="22"/>
                  <w:szCs w:val="22"/>
                  <w:rPrChange w:id="3312" w:author="Phuong Giang" w:date="2012-02-22T23:47:00Z">
                    <w:rPr>
                      <w:rFonts w:asciiTheme="majorHAnsi" w:eastAsiaTheme="majorEastAsia" w:hAnsiTheme="majorHAnsi" w:cstheme="majorBidi"/>
                      <w:b/>
                      <w:i w:val="0"/>
                      <w:iCs/>
                      <w:snapToGrid/>
                      <w:color w:val="4F81BD" w:themeColor="accent1"/>
                      <w:sz w:val="18"/>
                      <w:szCs w:val="18"/>
                      <w:lang w:eastAsia="en-US"/>
                    </w:rPr>
                  </w:rPrChange>
                </w:rPr>
                <w:t>TeachingPlan</w:t>
              </w:r>
              <w:proofErr w:type="spellEnd"/>
            </w:ins>
          </w:p>
        </w:tc>
        <w:tc>
          <w:tcPr>
            <w:tcW w:w="810" w:type="dxa"/>
            <w:tcPrChange w:id="3313" w:author="HungNguyen" w:date="2012-04-17T00:20:00Z">
              <w:tcPr>
                <w:tcW w:w="990" w:type="dxa"/>
              </w:tcPr>
            </w:tcPrChange>
          </w:tcPr>
          <w:p w:rsidR="0065367C" w:rsidRPr="00D85E98" w:rsidRDefault="0065367C" w:rsidP="00995D66">
            <w:pPr>
              <w:pStyle w:val="comment"/>
              <w:ind w:left="0"/>
              <w:rPr>
                <w:ins w:id="3314" w:author="HungNguyen" w:date="2012-02-22T19:47:00Z"/>
                <w:rFonts w:ascii="Times New Roman" w:hAnsi="Times New Roman" w:cs="Times New Roman"/>
                <w:i w:val="0"/>
                <w:color w:val="auto"/>
                <w:sz w:val="22"/>
                <w:szCs w:val="22"/>
                <w:rPrChange w:id="3315" w:author="Phuong Giang" w:date="2012-02-22T23:47:00Z">
                  <w:rPr>
                    <w:ins w:id="3316" w:author="HungNguyen" w:date="2012-02-22T19:47:00Z"/>
                    <w:i w:val="0"/>
                    <w:sz w:val="18"/>
                    <w:szCs w:val="18"/>
                  </w:rPr>
                </w:rPrChange>
              </w:rPr>
            </w:pPr>
            <w:ins w:id="3317" w:author="HungNguyen" w:date="2012-02-22T19:47:00Z">
              <w:r w:rsidRPr="00D85E98">
                <w:rPr>
                  <w:rFonts w:ascii="Times New Roman" w:hAnsi="Times New Roman" w:cs="Times New Roman"/>
                  <w:i w:val="0"/>
                  <w:color w:val="auto"/>
                  <w:sz w:val="22"/>
                  <w:szCs w:val="22"/>
                  <w:rPrChange w:id="3318" w:author="Phuong Giang" w:date="2012-02-22T23:47:00Z">
                    <w:rPr>
                      <w:rFonts w:asciiTheme="majorHAnsi" w:eastAsiaTheme="majorEastAsia" w:hAnsiTheme="majorHAnsi" w:cstheme="majorBidi"/>
                      <w:b/>
                      <w:i w:val="0"/>
                      <w:iCs/>
                      <w:snapToGrid/>
                      <w:color w:val="4F81BD" w:themeColor="accent1"/>
                      <w:sz w:val="18"/>
                      <w:szCs w:val="18"/>
                      <w:lang w:eastAsia="en-US"/>
                    </w:rPr>
                  </w:rPrChange>
                </w:rPr>
                <w:t>In</w:t>
              </w:r>
            </w:ins>
          </w:p>
        </w:tc>
        <w:tc>
          <w:tcPr>
            <w:tcW w:w="1170" w:type="dxa"/>
            <w:tcPrChange w:id="3319" w:author="HungNguyen" w:date="2012-04-17T00:20:00Z">
              <w:tcPr>
                <w:tcW w:w="1170" w:type="dxa"/>
              </w:tcPr>
            </w:tcPrChange>
          </w:tcPr>
          <w:p w:rsidR="0065367C" w:rsidRPr="00D85E98" w:rsidRDefault="0065367C" w:rsidP="00995D66">
            <w:pPr>
              <w:pStyle w:val="comment"/>
              <w:ind w:left="0"/>
              <w:rPr>
                <w:ins w:id="3320" w:author="HungNguyen" w:date="2012-02-22T19:47:00Z"/>
                <w:rFonts w:ascii="Times New Roman" w:hAnsi="Times New Roman" w:cs="Times New Roman"/>
                <w:i w:val="0"/>
                <w:color w:val="auto"/>
                <w:sz w:val="22"/>
                <w:szCs w:val="22"/>
                <w:rPrChange w:id="3321" w:author="Phuong Giang" w:date="2012-02-22T23:47:00Z">
                  <w:rPr>
                    <w:ins w:id="3322" w:author="HungNguyen" w:date="2012-02-22T19:47:00Z"/>
                    <w:i w:val="0"/>
                    <w:sz w:val="18"/>
                    <w:szCs w:val="18"/>
                  </w:rPr>
                </w:rPrChange>
              </w:rPr>
            </w:pPr>
          </w:p>
        </w:tc>
        <w:tc>
          <w:tcPr>
            <w:tcW w:w="4158" w:type="dxa"/>
            <w:tcPrChange w:id="3323" w:author="HungNguyen" w:date="2012-04-17T00:20:00Z">
              <w:tcPr>
                <w:tcW w:w="4158" w:type="dxa"/>
              </w:tcPr>
            </w:tcPrChange>
          </w:tcPr>
          <w:p w:rsidR="0065367C" w:rsidRPr="00D85E98" w:rsidRDefault="008A3203" w:rsidP="00995D66">
            <w:pPr>
              <w:pStyle w:val="comment"/>
              <w:ind w:left="0"/>
              <w:rPr>
                <w:ins w:id="3324" w:author="HungNguyen" w:date="2012-02-22T19:47:00Z"/>
                <w:rFonts w:ascii="Times New Roman" w:hAnsi="Times New Roman" w:cs="Times New Roman"/>
                <w:i w:val="0"/>
                <w:color w:val="auto"/>
                <w:sz w:val="22"/>
                <w:szCs w:val="22"/>
                <w:rPrChange w:id="3325" w:author="Phuong Giang" w:date="2012-02-22T23:47:00Z">
                  <w:rPr>
                    <w:ins w:id="3326" w:author="HungNguyen" w:date="2012-02-22T19:47:00Z"/>
                    <w:i w:val="0"/>
                    <w:sz w:val="18"/>
                    <w:szCs w:val="18"/>
                  </w:rPr>
                </w:rPrChange>
              </w:rPr>
            </w:pPr>
            <w:ins w:id="3327" w:author="HungNguyen" w:date="2012-04-17T00:21:00Z">
              <w:r>
                <w:rPr>
                  <w:rFonts w:ascii="Times New Roman" w:hAnsi="Times New Roman" w:cs="Times New Roman"/>
                  <w:i w:val="0"/>
                  <w:color w:val="auto"/>
                  <w:sz w:val="22"/>
                  <w:szCs w:val="22"/>
                </w:rPr>
                <w:t>Specific the teaching plan object</w:t>
              </w:r>
            </w:ins>
          </w:p>
        </w:tc>
      </w:tr>
      <w:tr w:rsidR="0065367C" w:rsidRPr="00D85E98" w:rsidTr="008A3203">
        <w:trPr>
          <w:ins w:id="3328" w:author="HungNguyen" w:date="2012-02-22T19:47:00Z"/>
        </w:trPr>
        <w:tc>
          <w:tcPr>
            <w:tcW w:w="577" w:type="dxa"/>
            <w:tcPrChange w:id="3329" w:author="HungNguyen" w:date="2012-04-17T00:20:00Z">
              <w:tcPr>
                <w:tcW w:w="577" w:type="dxa"/>
              </w:tcPr>
            </w:tcPrChange>
          </w:tcPr>
          <w:p w:rsidR="0065367C" w:rsidRPr="00D85E98" w:rsidRDefault="0065367C" w:rsidP="00995D66">
            <w:pPr>
              <w:pStyle w:val="comment"/>
              <w:ind w:left="0"/>
              <w:rPr>
                <w:ins w:id="3330" w:author="HungNguyen" w:date="2012-02-22T19:47:00Z"/>
                <w:rFonts w:ascii="Times New Roman" w:hAnsi="Times New Roman" w:cs="Times New Roman"/>
                <w:i w:val="0"/>
                <w:color w:val="auto"/>
                <w:sz w:val="22"/>
                <w:szCs w:val="22"/>
                <w:rPrChange w:id="3331" w:author="Phuong Giang" w:date="2012-02-22T23:47:00Z">
                  <w:rPr>
                    <w:ins w:id="3332" w:author="HungNguyen" w:date="2012-02-22T19:47:00Z"/>
                    <w:i w:val="0"/>
                    <w:sz w:val="18"/>
                    <w:szCs w:val="18"/>
                  </w:rPr>
                </w:rPrChange>
              </w:rPr>
            </w:pPr>
            <w:ins w:id="3333" w:author="HungNguyen" w:date="2012-02-22T19:47:00Z">
              <w:r w:rsidRPr="00D85E98">
                <w:rPr>
                  <w:rFonts w:ascii="Times New Roman" w:hAnsi="Times New Roman" w:cs="Times New Roman"/>
                  <w:i w:val="0"/>
                  <w:color w:val="auto"/>
                  <w:sz w:val="22"/>
                  <w:szCs w:val="22"/>
                  <w:rPrChange w:id="3334" w:author="Phuong Giang" w:date="2012-02-22T23:47:00Z">
                    <w:rPr>
                      <w:rFonts w:asciiTheme="majorHAnsi" w:eastAsiaTheme="majorEastAsia" w:hAnsiTheme="majorHAnsi" w:cstheme="majorBidi"/>
                      <w:b/>
                      <w:i w:val="0"/>
                      <w:iCs/>
                      <w:snapToGrid/>
                      <w:color w:val="4F81BD" w:themeColor="accent1"/>
                      <w:sz w:val="18"/>
                      <w:szCs w:val="18"/>
                      <w:lang w:eastAsia="en-US"/>
                    </w:rPr>
                  </w:rPrChange>
                </w:rPr>
                <w:t>02</w:t>
              </w:r>
            </w:ins>
          </w:p>
        </w:tc>
        <w:tc>
          <w:tcPr>
            <w:tcW w:w="1356" w:type="dxa"/>
            <w:tcPrChange w:id="3335" w:author="HungNguyen" w:date="2012-04-17T00:20:00Z">
              <w:tcPr>
                <w:tcW w:w="1356" w:type="dxa"/>
              </w:tcPr>
            </w:tcPrChange>
          </w:tcPr>
          <w:p w:rsidR="0065367C" w:rsidRPr="00D85E98" w:rsidRDefault="0065367C" w:rsidP="00995D66">
            <w:pPr>
              <w:pStyle w:val="comment"/>
              <w:ind w:left="0"/>
              <w:rPr>
                <w:ins w:id="3336" w:author="HungNguyen" w:date="2012-02-22T19:47:00Z"/>
                <w:rFonts w:ascii="Times New Roman" w:hAnsi="Times New Roman" w:cs="Times New Roman"/>
                <w:i w:val="0"/>
                <w:color w:val="auto"/>
                <w:sz w:val="22"/>
                <w:szCs w:val="22"/>
                <w:rPrChange w:id="3337" w:author="Phuong Giang" w:date="2012-02-22T23:47:00Z">
                  <w:rPr>
                    <w:ins w:id="3338" w:author="HungNguyen" w:date="2012-02-22T19:47:00Z"/>
                    <w:i w:val="0"/>
                    <w:sz w:val="18"/>
                    <w:szCs w:val="18"/>
                  </w:rPr>
                </w:rPrChange>
              </w:rPr>
            </w:pPr>
            <w:ins w:id="3339" w:author="HungNguyen" w:date="2012-02-22T19:47:00Z">
              <w:r w:rsidRPr="00D85E98">
                <w:rPr>
                  <w:rFonts w:ascii="Times New Roman" w:hAnsi="Times New Roman" w:cs="Times New Roman"/>
                  <w:i w:val="0"/>
                  <w:color w:val="auto"/>
                  <w:sz w:val="22"/>
                  <w:szCs w:val="22"/>
                  <w:rPrChange w:id="3340" w:author="Phuong Giang" w:date="2012-02-22T23:47:00Z">
                    <w:rPr>
                      <w:rFonts w:asciiTheme="majorHAnsi" w:eastAsiaTheme="majorEastAsia" w:hAnsiTheme="majorHAnsi" w:cstheme="majorBidi"/>
                      <w:b/>
                      <w:i w:val="0"/>
                      <w:iCs/>
                      <w:snapToGrid/>
                      <w:color w:val="4F81BD" w:themeColor="accent1"/>
                      <w:sz w:val="18"/>
                      <w:szCs w:val="18"/>
                      <w:lang w:eastAsia="en-US"/>
                    </w:rPr>
                  </w:rPrChange>
                </w:rPr>
                <w:t>fileType</w:t>
              </w:r>
            </w:ins>
          </w:p>
        </w:tc>
        <w:tc>
          <w:tcPr>
            <w:tcW w:w="1505" w:type="dxa"/>
            <w:tcPrChange w:id="3341" w:author="HungNguyen" w:date="2012-04-17T00:20:00Z">
              <w:tcPr>
                <w:tcW w:w="1325" w:type="dxa"/>
              </w:tcPr>
            </w:tcPrChange>
          </w:tcPr>
          <w:p w:rsidR="0065367C" w:rsidRPr="00D85E98" w:rsidRDefault="008A3203" w:rsidP="00995D66">
            <w:pPr>
              <w:pStyle w:val="comment"/>
              <w:ind w:left="0"/>
              <w:rPr>
                <w:ins w:id="3342" w:author="HungNguyen" w:date="2012-02-22T19:47:00Z"/>
                <w:rFonts w:ascii="Times New Roman" w:hAnsi="Times New Roman" w:cs="Times New Roman"/>
                <w:i w:val="0"/>
                <w:color w:val="auto"/>
                <w:sz w:val="22"/>
                <w:szCs w:val="22"/>
                <w:rPrChange w:id="3343" w:author="Phuong Giang" w:date="2012-02-22T23:47:00Z">
                  <w:rPr>
                    <w:ins w:id="3344" w:author="HungNguyen" w:date="2012-02-22T19:47:00Z"/>
                    <w:i w:val="0"/>
                    <w:sz w:val="18"/>
                    <w:szCs w:val="18"/>
                  </w:rPr>
                </w:rPrChange>
              </w:rPr>
            </w:pPr>
            <w:ins w:id="3345" w:author="HungNguyen" w:date="2012-04-17T00:21:00Z">
              <w:r>
                <w:rPr>
                  <w:rFonts w:ascii="Times New Roman" w:hAnsi="Times New Roman" w:cs="Times New Roman"/>
                  <w:i w:val="0"/>
                  <w:color w:val="auto"/>
                  <w:sz w:val="22"/>
                  <w:szCs w:val="22"/>
                </w:rPr>
                <w:t>s</w:t>
              </w:r>
            </w:ins>
            <w:ins w:id="3346" w:author="HungNguyen" w:date="2012-02-22T19:47:00Z">
              <w:r w:rsidR="0065367C" w:rsidRPr="00D85E98">
                <w:rPr>
                  <w:rFonts w:ascii="Times New Roman" w:hAnsi="Times New Roman" w:cs="Times New Roman"/>
                  <w:i w:val="0"/>
                  <w:color w:val="auto"/>
                  <w:sz w:val="22"/>
                  <w:szCs w:val="22"/>
                  <w:rPrChange w:id="3347" w:author="Phuong Giang" w:date="2012-02-22T23:47:00Z">
                    <w:rPr>
                      <w:rFonts w:asciiTheme="majorHAnsi" w:eastAsiaTheme="majorEastAsia" w:hAnsiTheme="majorHAnsi" w:cstheme="majorBidi"/>
                      <w:b/>
                      <w:i w:val="0"/>
                      <w:iCs/>
                      <w:snapToGrid/>
                      <w:color w:val="4F81BD" w:themeColor="accent1"/>
                      <w:sz w:val="18"/>
                      <w:szCs w:val="18"/>
                      <w:lang w:eastAsia="en-US"/>
                    </w:rPr>
                  </w:rPrChange>
                </w:rPr>
                <w:t>tring</w:t>
              </w:r>
            </w:ins>
          </w:p>
        </w:tc>
        <w:tc>
          <w:tcPr>
            <w:tcW w:w="810" w:type="dxa"/>
            <w:tcPrChange w:id="3348" w:author="HungNguyen" w:date="2012-04-17T00:20:00Z">
              <w:tcPr>
                <w:tcW w:w="990" w:type="dxa"/>
              </w:tcPr>
            </w:tcPrChange>
          </w:tcPr>
          <w:p w:rsidR="0065367C" w:rsidRPr="00D85E98" w:rsidRDefault="0065367C" w:rsidP="00995D66">
            <w:pPr>
              <w:pStyle w:val="comment"/>
              <w:ind w:left="0"/>
              <w:rPr>
                <w:ins w:id="3349" w:author="HungNguyen" w:date="2012-02-22T19:47:00Z"/>
                <w:rFonts w:ascii="Times New Roman" w:hAnsi="Times New Roman" w:cs="Times New Roman"/>
                <w:i w:val="0"/>
                <w:color w:val="auto"/>
                <w:sz w:val="22"/>
                <w:szCs w:val="22"/>
                <w:rPrChange w:id="3350" w:author="Phuong Giang" w:date="2012-02-22T23:47:00Z">
                  <w:rPr>
                    <w:ins w:id="3351" w:author="HungNguyen" w:date="2012-02-22T19:47:00Z"/>
                    <w:i w:val="0"/>
                    <w:sz w:val="18"/>
                    <w:szCs w:val="18"/>
                  </w:rPr>
                </w:rPrChange>
              </w:rPr>
            </w:pPr>
            <w:ins w:id="3352" w:author="HungNguyen" w:date="2012-02-22T19:47:00Z">
              <w:r w:rsidRPr="00D85E98">
                <w:rPr>
                  <w:rFonts w:ascii="Times New Roman" w:hAnsi="Times New Roman" w:cs="Times New Roman"/>
                  <w:i w:val="0"/>
                  <w:color w:val="auto"/>
                  <w:sz w:val="22"/>
                  <w:szCs w:val="22"/>
                  <w:rPrChange w:id="3353" w:author="Phuong Giang" w:date="2012-02-22T23:47:00Z">
                    <w:rPr>
                      <w:rFonts w:asciiTheme="majorHAnsi" w:eastAsiaTheme="majorEastAsia" w:hAnsiTheme="majorHAnsi" w:cstheme="majorBidi"/>
                      <w:b/>
                      <w:i w:val="0"/>
                      <w:iCs/>
                      <w:snapToGrid/>
                      <w:color w:val="4F81BD" w:themeColor="accent1"/>
                      <w:sz w:val="18"/>
                      <w:szCs w:val="18"/>
                      <w:lang w:eastAsia="en-US"/>
                    </w:rPr>
                  </w:rPrChange>
                </w:rPr>
                <w:t>In</w:t>
              </w:r>
            </w:ins>
          </w:p>
        </w:tc>
        <w:tc>
          <w:tcPr>
            <w:tcW w:w="1170" w:type="dxa"/>
            <w:tcPrChange w:id="3354" w:author="HungNguyen" w:date="2012-04-17T00:20:00Z">
              <w:tcPr>
                <w:tcW w:w="1170" w:type="dxa"/>
              </w:tcPr>
            </w:tcPrChange>
          </w:tcPr>
          <w:p w:rsidR="0065367C" w:rsidRPr="00D85E98" w:rsidRDefault="0065367C" w:rsidP="00995D66">
            <w:pPr>
              <w:pStyle w:val="comment"/>
              <w:ind w:left="0"/>
              <w:rPr>
                <w:ins w:id="3355" w:author="HungNguyen" w:date="2012-02-22T19:47:00Z"/>
                <w:rFonts w:ascii="Times New Roman" w:hAnsi="Times New Roman" w:cs="Times New Roman"/>
                <w:i w:val="0"/>
                <w:color w:val="auto"/>
                <w:sz w:val="22"/>
                <w:szCs w:val="22"/>
                <w:rPrChange w:id="3356" w:author="Phuong Giang" w:date="2012-02-22T23:47:00Z">
                  <w:rPr>
                    <w:ins w:id="3357" w:author="HungNguyen" w:date="2012-02-22T19:47:00Z"/>
                    <w:i w:val="0"/>
                    <w:sz w:val="18"/>
                    <w:szCs w:val="18"/>
                  </w:rPr>
                </w:rPrChange>
              </w:rPr>
            </w:pPr>
          </w:p>
        </w:tc>
        <w:tc>
          <w:tcPr>
            <w:tcW w:w="4158" w:type="dxa"/>
            <w:tcPrChange w:id="3358" w:author="HungNguyen" w:date="2012-04-17T00:20:00Z">
              <w:tcPr>
                <w:tcW w:w="4158" w:type="dxa"/>
              </w:tcPr>
            </w:tcPrChange>
          </w:tcPr>
          <w:p w:rsidR="0065367C" w:rsidRPr="00D85E98" w:rsidRDefault="008A3203" w:rsidP="00995D66">
            <w:pPr>
              <w:pStyle w:val="comment"/>
              <w:ind w:left="0"/>
              <w:rPr>
                <w:ins w:id="3359" w:author="HungNguyen" w:date="2012-02-22T19:47:00Z"/>
                <w:rFonts w:ascii="Times New Roman" w:hAnsi="Times New Roman" w:cs="Times New Roman"/>
                <w:i w:val="0"/>
                <w:color w:val="auto"/>
                <w:sz w:val="22"/>
                <w:szCs w:val="22"/>
                <w:rPrChange w:id="3360" w:author="Phuong Giang" w:date="2012-02-22T23:47:00Z">
                  <w:rPr>
                    <w:ins w:id="3361" w:author="HungNguyen" w:date="2012-02-22T19:47:00Z"/>
                    <w:i w:val="0"/>
                    <w:sz w:val="18"/>
                    <w:szCs w:val="18"/>
                  </w:rPr>
                </w:rPrChange>
              </w:rPr>
            </w:pPr>
            <w:ins w:id="3362" w:author="HungNguyen" w:date="2012-04-17T00:22:00Z">
              <w:r>
                <w:rPr>
                  <w:rFonts w:ascii="Times New Roman" w:hAnsi="Times New Roman" w:cs="Times New Roman"/>
                  <w:i w:val="0"/>
                  <w:color w:val="auto"/>
                  <w:sz w:val="22"/>
                  <w:szCs w:val="22"/>
                </w:rPr>
                <w:t>Specific the file type</w:t>
              </w:r>
            </w:ins>
          </w:p>
        </w:tc>
      </w:tr>
      <w:tr w:rsidR="008A3203" w:rsidRPr="00D85E98" w:rsidTr="008A3203">
        <w:tblPrEx>
          <w:tblPrExChange w:id="3363" w:author="HungNguyen" w:date="2012-04-17T00:20:00Z">
            <w:tblPrEx>
              <w:tblInd w:w="0" w:type="dxa"/>
              <w:tblLook w:val="0620" w:firstRow="1" w:lastRow="0" w:firstColumn="0" w:lastColumn="0" w:noHBand="1" w:noVBand="1"/>
            </w:tblPrEx>
          </w:tblPrExChange>
        </w:tblPrEx>
        <w:trPr>
          <w:ins w:id="3364" w:author="HungNguyen" w:date="2012-04-17T00:20:00Z"/>
        </w:trPr>
        <w:tc>
          <w:tcPr>
            <w:tcW w:w="577" w:type="dxa"/>
            <w:tcPrChange w:id="3365" w:author="HungNguyen" w:date="2012-04-17T00:20:00Z">
              <w:tcPr>
                <w:tcW w:w="577" w:type="dxa"/>
              </w:tcPr>
            </w:tcPrChange>
          </w:tcPr>
          <w:p w:rsidR="008A3203" w:rsidRPr="00D85E98" w:rsidRDefault="008A3203" w:rsidP="00995D66">
            <w:pPr>
              <w:pStyle w:val="comment"/>
              <w:ind w:left="0"/>
              <w:rPr>
                <w:ins w:id="3366" w:author="HungNguyen" w:date="2012-04-17T00:20:00Z"/>
                <w:rFonts w:ascii="Times New Roman" w:hAnsi="Times New Roman" w:cs="Times New Roman"/>
                <w:i w:val="0"/>
                <w:color w:val="auto"/>
                <w:sz w:val="22"/>
                <w:szCs w:val="22"/>
              </w:rPr>
            </w:pPr>
            <w:ins w:id="3367" w:author="HungNguyen" w:date="2012-04-17T00:20:00Z">
              <w:r>
                <w:rPr>
                  <w:rFonts w:ascii="Times New Roman" w:hAnsi="Times New Roman" w:cs="Times New Roman"/>
                  <w:i w:val="0"/>
                  <w:color w:val="auto"/>
                  <w:sz w:val="22"/>
                  <w:szCs w:val="22"/>
                </w:rPr>
                <w:lastRenderedPageBreak/>
                <w:t>03</w:t>
              </w:r>
            </w:ins>
          </w:p>
        </w:tc>
        <w:tc>
          <w:tcPr>
            <w:tcW w:w="1356" w:type="dxa"/>
            <w:tcPrChange w:id="3368" w:author="HungNguyen" w:date="2012-04-17T00:20:00Z">
              <w:tcPr>
                <w:tcW w:w="1356" w:type="dxa"/>
              </w:tcPr>
            </w:tcPrChange>
          </w:tcPr>
          <w:p w:rsidR="008A3203" w:rsidRPr="00D85E98" w:rsidRDefault="008A3203" w:rsidP="00995D66">
            <w:pPr>
              <w:pStyle w:val="comment"/>
              <w:ind w:left="0"/>
              <w:rPr>
                <w:ins w:id="3369" w:author="HungNguyen" w:date="2012-04-17T00:20:00Z"/>
                <w:rFonts w:ascii="Times New Roman" w:hAnsi="Times New Roman" w:cs="Times New Roman"/>
                <w:i w:val="0"/>
                <w:color w:val="auto"/>
                <w:sz w:val="22"/>
                <w:szCs w:val="22"/>
              </w:rPr>
            </w:pPr>
            <w:ins w:id="3370" w:author="HungNguyen" w:date="2012-04-17T00:20:00Z">
              <w:r>
                <w:rPr>
                  <w:rFonts w:ascii="Times New Roman" w:hAnsi="Times New Roman" w:cs="Times New Roman"/>
                  <w:i w:val="0"/>
                  <w:color w:val="auto"/>
                  <w:sz w:val="22"/>
                  <w:szCs w:val="22"/>
                </w:rPr>
                <w:t>fileName</w:t>
              </w:r>
            </w:ins>
          </w:p>
        </w:tc>
        <w:tc>
          <w:tcPr>
            <w:tcW w:w="1505" w:type="dxa"/>
            <w:tcPrChange w:id="3371" w:author="HungNguyen" w:date="2012-04-17T00:20:00Z">
              <w:tcPr>
                <w:tcW w:w="1325" w:type="dxa"/>
              </w:tcPr>
            </w:tcPrChange>
          </w:tcPr>
          <w:p w:rsidR="008A3203" w:rsidRPr="00D85E98" w:rsidRDefault="008A3203" w:rsidP="00995D66">
            <w:pPr>
              <w:pStyle w:val="comment"/>
              <w:ind w:left="0"/>
              <w:rPr>
                <w:ins w:id="3372" w:author="HungNguyen" w:date="2012-04-17T00:20:00Z"/>
                <w:rFonts w:ascii="Times New Roman" w:hAnsi="Times New Roman" w:cs="Times New Roman"/>
                <w:i w:val="0"/>
                <w:color w:val="auto"/>
                <w:sz w:val="22"/>
                <w:szCs w:val="22"/>
              </w:rPr>
            </w:pPr>
            <w:ins w:id="3373" w:author="HungNguyen" w:date="2012-04-17T00:21:00Z">
              <w:r>
                <w:rPr>
                  <w:rFonts w:ascii="Times New Roman" w:hAnsi="Times New Roman" w:cs="Times New Roman"/>
                  <w:i w:val="0"/>
                  <w:color w:val="auto"/>
                  <w:sz w:val="22"/>
                  <w:szCs w:val="22"/>
                </w:rPr>
                <w:t>string</w:t>
              </w:r>
            </w:ins>
          </w:p>
        </w:tc>
        <w:tc>
          <w:tcPr>
            <w:tcW w:w="810" w:type="dxa"/>
            <w:tcPrChange w:id="3374" w:author="HungNguyen" w:date="2012-04-17T00:20:00Z">
              <w:tcPr>
                <w:tcW w:w="990" w:type="dxa"/>
              </w:tcPr>
            </w:tcPrChange>
          </w:tcPr>
          <w:p w:rsidR="008A3203" w:rsidRPr="00D85E98" w:rsidRDefault="008A3203" w:rsidP="00995D66">
            <w:pPr>
              <w:pStyle w:val="comment"/>
              <w:ind w:left="0"/>
              <w:rPr>
                <w:ins w:id="3375" w:author="HungNguyen" w:date="2012-04-17T00:20:00Z"/>
                <w:rFonts w:ascii="Times New Roman" w:hAnsi="Times New Roman" w:cs="Times New Roman"/>
                <w:i w:val="0"/>
                <w:color w:val="auto"/>
                <w:sz w:val="22"/>
                <w:szCs w:val="22"/>
              </w:rPr>
            </w:pPr>
            <w:ins w:id="3376" w:author="HungNguyen" w:date="2012-04-17T00:21:00Z">
              <w:r>
                <w:rPr>
                  <w:rFonts w:ascii="Times New Roman" w:hAnsi="Times New Roman" w:cs="Times New Roman"/>
                  <w:i w:val="0"/>
                  <w:color w:val="auto"/>
                  <w:sz w:val="22"/>
                  <w:szCs w:val="22"/>
                </w:rPr>
                <w:t>In</w:t>
              </w:r>
            </w:ins>
          </w:p>
        </w:tc>
        <w:tc>
          <w:tcPr>
            <w:tcW w:w="1170" w:type="dxa"/>
            <w:tcPrChange w:id="3377" w:author="HungNguyen" w:date="2012-04-17T00:20:00Z">
              <w:tcPr>
                <w:tcW w:w="1170" w:type="dxa"/>
              </w:tcPr>
            </w:tcPrChange>
          </w:tcPr>
          <w:p w:rsidR="008A3203" w:rsidRPr="00D85E98" w:rsidRDefault="008A3203" w:rsidP="00995D66">
            <w:pPr>
              <w:pStyle w:val="comment"/>
              <w:ind w:left="0"/>
              <w:rPr>
                <w:ins w:id="3378" w:author="HungNguyen" w:date="2012-04-17T00:20:00Z"/>
                <w:rFonts w:ascii="Times New Roman" w:hAnsi="Times New Roman" w:cs="Times New Roman"/>
                <w:i w:val="0"/>
                <w:color w:val="auto"/>
                <w:sz w:val="22"/>
                <w:szCs w:val="22"/>
              </w:rPr>
            </w:pPr>
          </w:p>
        </w:tc>
        <w:tc>
          <w:tcPr>
            <w:tcW w:w="4158" w:type="dxa"/>
            <w:tcPrChange w:id="3379" w:author="HungNguyen" w:date="2012-04-17T00:20:00Z">
              <w:tcPr>
                <w:tcW w:w="4158" w:type="dxa"/>
              </w:tcPr>
            </w:tcPrChange>
          </w:tcPr>
          <w:p w:rsidR="008A3203" w:rsidRPr="00D85E98" w:rsidRDefault="008A3203" w:rsidP="00995D66">
            <w:pPr>
              <w:pStyle w:val="comment"/>
              <w:ind w:left="0"/>
              <w:rPr>
                <w:ins w:id="3380" w:author="HungNguyen" w:date="2012-04-17T00:20:00Z"/>
                <w:rFonts w:ascii="Times New Roman" w:hAnsi="Times New Roman" w:cs="Times New Roman"/>
                <w:i w:val="0"/>
                <w:color w:val="auto"/>
                <w:sz w:val="22"/>
                <w:szCs w:val="22"/>
              </w:rPr>
            </w:pPr>
            <w:ins w:id="3381" w:author="HungNguyen" w:date="2012-04-17T00:22:00Z">
              <w:r>
                <w:rPr>
                  <w:rFonts w:ascii="Times New Roman" w:hAnsi="Times New Roman" w:cs="Times New Roman"/>
                  <w:i w:val="0"/>
                  <w:color w:val="auto"/>
                  <w:sz w:val="22"/>
                  <w:szCs w:val="22"/>
                </w:rPr>
                <w:t>Specific the file full name</w:t>
              </w:r>
            </w:ins>
          </w:p>
        </w:tc>
      </w:tr>
      <w:tr w:rsidR="008A3203" w:rsidRPr="00D85E98" w:rsidTr="008A3203">
        <w:tblPrEx>
          <w:tblPrExChange w:id="3382" w:author="HungNguyen" w:date="2012-04-17T00:20:00Z">
            <w:tblPrEx>
              <w:tblInd w:w="0" w:type="dxa"/>
              <w:tblLook w:val="0620" w:firstRow="1" w:lastRow="0" w:firstColumn="0" w:lastColumn="0" w:noHBand="1" w:noVBand="1"/>
            </w:tblPrEx>
          </w:tblPrExChange>
        </w:tblPrEx>
        <w:trPr>
          <w:ins w:id="3383" w:author="HungNguyen" w:date="2012-04-17T00:20:00Z"/>
        </w:trPr>
        <w:tc>
          <w:tcPr>
            <w:tcW w:w="577" w:type="dxa"/>
            <w:tcPrChange w:id="3384" w:author="HungNguyen" w:date="2012-04-17T00:20:00Z">
              <w:tcPr>
                <w:tcW w:w="577" w:type="dxa"/>
              </w:tcPr>
            </w:tcPrChange>
          </w:tcPr>
          <w:p w:rsidR="008A3203" w:rsidRPr="00D85E98" w:rsidRDefault="008A3203" w:rsidP="00995D66">
            <w:pPr>
              <w:pStyle w:val="comment"/>
              <w:ind w:left="0"/>
              <w:rPr>
                <w:ins w:id="3385" w:author="HungNguyen" w:date="2012-04-17T00:20:00Z"/>
                <w:rFonts w:ascii="Times New Roman" w:hAnsi="Times New Roman" w:cs="Times New Roman"/>
                <w:i w:val="0"/>
                <w:color w:val="auto"/>
                <w:sz w:val="22"/>
                <w:szCs w:val="22"/>
              </w:rPr>
            </w:pPr>
            <w:ins w:id="3386" w:author="HungNguyen" w:date="2012-04-17T00:20:00Z">
              <w:r>
                <w:rPr>
                  <w:rFonts w:ascii="Times New Roman" w:hAnsi="Times New Roman" w:cs="Times New Roman"/>
                  <w:i w:val="0"/>
                  <w:color w:val="auto"/>
                  <w:sz w:val="22"/>
                  <w:szCs w:val="22"/>
                </w:rPr>
                <w:t>04</w:t>
              </w:r>
            </w:ins>
          </w:p>
        </w:tc>
        <w:tc>
          <w:tcPr>
            <w:tcW w:w="1356" w:type="dxa"/>
            <w:tcPrChange w:id="3387" w:author="HungNguyen" w:date="2012-04-17T00:20:00Z">
              <w:tcPr>
                <w:tcW w:w="1356" w:type="dxa"/>
              </w:tcPr>
            </w:tcPrChange>
          </w:tcPr>
          <w:p w:rsidR="008A3203" w:rsidRPr="00D85E98" w:rsidRDefault="008A3203" w:rsidP="00995D66">
            <w:pPr>
              <w:pStyle w:val="comment"/>
              <w:ind w:left="0"/>
              <w:rPr>
                <w:ins w:id="3388" w:author="HungNguyen" w:date="2012-04-17T00:20:00Z"/>
                <w:rFonts w:ascii="Times New Roman" w:hAnsi="Times New Roman" w:cs="Times New Roman"/>
                <w:i w:val="0"/>
                <w:color w:val="auto"/>
                <w:sz w:val="22"/>
                <w:szCs w:val="22"/>
              </w:rPr>
            </w:pPr>
            <w:proofErr w:type="spellStart"/>
            <w:ins w:id="3389" w:author="HungNguyen" w:date="2012-04-17T00:21:00Z">
              <w:r>
                <w:rPr>
                  <w:rFonts w:ascii="Times New Roman" w:hAnsi="Times New Roman" w:cs="Times New Roman"/>
                  <w:i w:val="0"/>
                  <w:color w:val="auto"/>
                  <w:sz w:val="22"/>
                  <w:szCs w:val="22"/>
                </w:rPr>
                <w:t>lang</w:t>
              </w:r>
            </w:ins>
            <w:proofErr w:type="spellEnd"/>
          </w:p>
        </w:tc>
        <w:tc>
          <w:tcPr>
            <w:tcW w:w="1505" w:type="dxa"/>
            <w:tcPrChange w:id="3390" w:author="HungNguyen" w:date="2012-04-17T00:20:00Z">
              <w:tcPr>
                <w:tcW w:w="1325" w:type="dxa"/>
              </w:tcPr>
            </w:tcPrChange>
          </w:tcPr>
          <w:p w:rsidR="008A3203" w:rsidRPr="00D85E98" w:rsidRDefault="008A3203" w:rsidP="00995D66">
            <w:pPr>
              <w:pStyle w:val="comment"/>
              <w:ind w:left="0"/>
              <w:rPr>
                <w:ins w:id="3391" w:author="HungNguyen" w:date="2012-04-17T00:20:00Z"/>
                <w:rFonts w:ascii="Times New Roman" w:hAnsi="Times New Roman" w:cs="Times New Roman"/>
                <w:i w:val="0"/>
                <w:color w:val="auto"/>
                <w:sz w:val="22"/>
                <w:szCs w:val="22"/>
              </w:rPr>
            </w:pPr>
            <w:ins w:id="3392" w:author="HungNguyen" w:date="2012-04-17T00:21:00Z">
              <w:r>
                <w:rPr>
                  <w:rFonts w:ascii="Times New Roman" w:hAnsi="Times New Roman" w:cs="Times New Roman"/>
                  <w:i w:val="0"/>
                  <w:color w:val="auto"/>
                  <w:sz w:val="22"/>
                  <w:szCs w:val="22"/>
                </w:rPr>
                <w:t>string</w:t>
              </w:r>
            </w:ins>
          </w:p>
        </w:tc>
        <w:tc>
          <w:tcPr>
            <w:tcW w:w="810" w:type="dxa"/>
            <w:tcPrChange w:id="3393" w:author="HungNguyen" w:date="2012-04-17T00:20:00Z">
              <w:tcPr>
                <w:tcW w:w="990" w:type="dxa"/>
              </w:tcPr>
            </w:tcPrChange>
          </w:tcPr>
          <w:p w:rsidR="008A3203" w:rsidRPr="00D85E98" w:rsidRDefault="008A3203" w:rsidP="00995D66">
            <w:pPr>
              <w:pStyle w:val="comment"/>
              <w:ind w:left="0"/>
              <w:rPr>
                <w:ins w:id="3394" w:author="HungNguyen" w:date="2012-04-17T00:20:00Z"/>
                <w:rFonts w:ascii="Times New Roman" w:hAnsi="Times New Roman" w:cs="Times New Roman"/>
                <w:i w:val="0"/>
                <w:color w:val="auto"/>
                <w:sz w:val="22"/>
                <w:szCs w:val="22"/>
              </w:rPr>
            </w:pPr>
            <w:ins w:id="3395" w:author="HungNguyen" w:date="2012-04-17T00:21:00Z">
              <w:r>
                <w:rPr>
                  <w:rFonts w:ascii="Times New Roman" w:hAnsi="Times New Roman" w:cs="Times New Roman"/>
                  <w:i w:val="0"/>
                  <w:color w:val="auto"/>
                  <w:sz w:val="22"/>
                  <w:szCs w:val="22"/>
                </w:rPr>
                <w:t>In</w:t>
              </w:r>
            </w:ins>
          </w:p>
        </w:tc>
        <w:tc>
          <w:tcPr>
            <w:tcW w:w="1170" w:type="dxa"/>
            <w:tcPrChange w:id="3396" w:author="HungNguyen" w:date="2012-04-17T00:20:00Z">
              <w:tcPr>
                <w:tcW w:w="1170" w:type="dxa"/>
              </w:tcPr>
            </w:tcPrChange>
          </w:tcPr>
          <w:p w:rsidR="008A3203" w:rsidRPr="00D85E98" w:rsidRDefault="008A3203" w:rsidP="00995D66">
            <w:pPr>
              <w:pStyle w:val="comment"/>
              <w:ind w:left="0"/>
              <w:rPr>
                <w:ins w:id="3397" w:author="HungNguyen" w:date="2012-04-17T00:20:00Z"/>
                <w:rFonts w:ascii="Times New Roman" w:hAnsi="Times New Roman" w:cs="Times New Roman"/>
                <w:i w:val="0"/>
                <w:color w:val="auto"/>
                <w:sz w:val="22"/>
                <w:szCs w:val="22"/>
              </w:rPr>
            </w:pPr>
          </w:p>
        </w:tc>
        <w:tc>
          <w:tcPr>
            <w:tcW w:w="4158" w:type="dxa"/>
            <w:tcPrChange w:id="3398" w:author="HungNguyen" w:date="2012-04-17T00:20:00Z">
              <w:tcPr>
                <w:tcW w:w="4158" w:type="dxa"/>
              </w:tcPr>
            </w:tcPrChange>
          </w:tcPr>
          <w:p w:rsidR="008A3203" w:rsidRPr="00D85E98" w:rsidRDefault="008A3203" w:rsidP="00995D66">
            <w:pPr>
              <w:pStyle w:val="comment"/>
              <w:ind w:left="0"/>
              <w:rPr>
                <w:ins w:id="3399" w:author="HungNguyen" w:date="2012-04-17T00:20:00Z"/>
                <w:rFonts w:ascii="Times New Roman" w:hAnsi="Times New Roman" w:cs="Times New Roman"/>
                <w:i w:val="0"/>
                <w:color w:val="auto"/>
                <w:sz w:val="22"/>
                <w:szCs w:val="22"/>
              </w:rPr>
            </w:pPr>
            <w:ins w:id="3400" w:author="HungNguyen" w:date="2012-04-17T00:22:00Z">
              <w:r>
                <w:rPr>
                  <w:rFonts w:ascii="Times New Roman" w:hAnsi="Times New Roman" w:cs="Times New Roman"/>
                  <w:i w:val="0"/>
                  <w:color w:val="auto"/>
                  <w:sz w:val="22"/>
                  <w:szCs w:val="22"/>
                </w:rPr>
                <w:t>Specific the language</w:t>
              </w:r>
            </w:ins>
          </w:p>
        </w:tc>
      </w:tr>
      <w:tr w:rsidR="0065367C" w:rsidRPr="00D85E98" w:rsidTr="008A3203">
        <w:trPr>
          <w:ins w:id="3401" w:author="HungNguyen" w:date="2012-02-22T19:47:00Z"/>
        </w:trPr>
        <w:tc>
          <w:tcPr>
            <w:tcW w:w="577" w:type="dxa"/>
            <w:tcPrChange w:id="3402" w:author="HungNguyen" w:date="2012-04-17T00:20:00Z">
              <w:tcPr>
                <w:tcW w:w="577" w:type="dxa"/>
              </w:tcPr>
            </w:tcPrChange>
          </w:tcPr>
          <w:p w:rsidR="0065367C" w:rsidRPr="00D85E98" w:rsidRDefault="008A3203" w:rsidP="00995D66">
            <w:pPr>
              <w:pStyle w:val="comment"/>
              <w:ind w:left="0"/>
              <w:rPr>
                <w:ins w:id="3403" w:author="HungNguyen" w:date="2012-02-22T19:47:00Z"/>
                <w:rFonts w:ascii="Times New Roman" w:hAnsi="Times New Roman" w:cs="Times New Roman"/>
                <w:i w:val="0"/>
                <w:color w:val="auto"/>
                <w:sz w:val="22"/>
                <w:szCs w:val="22"/>
                <w:rPrChange w:id="3404" w:author="Phuong Giang" w:date="2012-02-22T23:47:00Z">
                  <w:rPr>
                    <w:ins w:id="3405" w:author="HungNguyen" w:date="2012-02-22T19:47:00Z"/>
                    <w:i w:val="0"/>
                    <w:sz w:val="18"/>
                    <w:szCs w:val="18"/>
                  </w:rPr>
                </w:rPrChange>
              </w:rPr>
            </w:pPr>
            <w:ins w:id="3406" w:author="HungNguyen" w:date="2012-02-22T19:47:00Z">
              <w:r>
                <w:rPr>
                  <w:rFonts w:ascii="Times New Roman" w:hAnsi="Times New Roman" w:cs="Times New Roman"/>
                  <w:i w:val="0"/>
                  <w:color w:val="auto"/>
                  <w:sz w:val="22"/>
                  <w:szCs w:val="22"/>
                  <w:rPrChange w:id="3407" w:author="Phuong Giang" w:date="2012-02-22T23:47:00Z">
                    <w:rPr>
                      <w:rFonts w:ascii="Times New Roman" w:eastAsiaTheme="majorEastAsia" w:hAnsi="Times New Roman" w:cs="Times New Roman"/>
                      <w:b/>
                      <w:i w:val="0"/>
                      <w:iCs/>
                      <w:snapToGrid/>
                      <w:color w:val="auto"/>
                      <w:sz w:val="22"/>
                      <w:szCs w:val="22"/>
                      <w:lang w:eastAsia="en-US"/>
                    </w:rPr>
                  </w:rPrChange>
                </w:rPr>
                <w:t>0</w:t>
              </w:r>
            </w:ins>
            <w:ins w:id="3408" w:author="HungNguyen" w:date="2012-04-17T00:20:00Z">
              <w:r>
                <w:rPr>
                  <w:rFonts w:ascii="Times New Roman" w:hAnsi="Times New Roman" w:cs="Times New Roman"/>
                  <w:i w:val="0"/>
                  <w:color w:val="auto"/>
                  <w:sz w:val="22"/>
                  <w:szCs w:val="22"/>
                </w:rPr>
                <w:t>5</w:t>
              </w:r>
            </w:ins>
          </w:p>
        </w:tc>
        <w:tc>
          <w:tcPr>
            <w:tcW w:w="1356" w:type="dxa"/>
            <w:tcPrChange w:id="3409" w:author="HungNguyen" w:date="2012-04-17T00:20:00Z">
              <w:tcPr>
                <w:tcW w:w="1356" w:type="dxa"/>
              </w:tcPr>
            </w:tcPrChange>
          </w:tcPr>
          <w:p w:rsidR="0065367C" w:rsidRPr="00D85E98" w:rsidRDefault="0065367C" w:rsidP="00995D66">
            <w:pPr>
              <w:pStyle w:val="comment"/>
              <w:ind w:left="0"/>
              <w:rPr>
                <w:ins w:id="3410" w:author="HungNguyen" w:date="2012-02-22T19:47:00Z"/>
                <w:rFonts w:ascii="Times New Roman" w:hAnsi="Times New Roman" w:cs="Times New Roman"/>
                <w:i w:val="0"/>
                <w:color w:val="auto"/>
                <w:sz w:val="22"/>
                <w:szCs w:val="22"/>
                <w:rPrChange w:id="3411" w:author="Phuong Giang" w:date="2012-02-22T23:47:00Z">
                  <w:rPr>
                    <w:ins w:id="3412" w:author="HungNguyen" w:date="2012-02-22T19:47:00Z"/>
                    <w:i w:val="0"/>
                    <w:sz w:val="18"/>
                    <w:szCs w:val="18"/>
                  </w:rPr>
                </w:rPrChange>
              </w:rPr>
            </w:pPr>
            <w:ins w:id="3413" w:author="HungNguyen" w:date="2012-02-22T19:47:00Z">
              <w:r w:rsidRPr="00D85E98">
                <w:rPr>
                  <w:rFonts w:ascii="Times New Roman" w:hAnsi="Times New Roman" w:cs="Times New Roman"/>
                  <w:i w:val="0"/>
                  <w:color w:val="auto"/>
                  <w:sz w:val="22"/>
                  <w:szCs w:val="22"/>
                  <w:rPrChange w:id="3414" w:author="Phuong Giang" w:date="2012-02-22T23:47: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505" w:type="dxa"/>
            <w:tcPrChange w:id="3415" w:author="HungNguyen" w:date="2012-04-17T00:20:00Z">
              <w:tcPr>
                <w:tcW w:w="1325" w:type="dxa"/>
              </w:tcPr>
            </w:tcPrChange>
          </w:tcPr>
          <w:p w:rsidR="0065367C" w:rsidRPr="00D85E98" w:rsidRDefault="0065367C" w:rsidP="00995D66">
            <w:pPr>
              <w:pStyle w:val="comment"/>
              <w:ind w:left="0"/>
              <w:rPr>
                <w:ins w:id="3416" w:author="HungNguyen" w:date="2012-02-22T19:47:00Z"/>
                <w:rFonts w:ascii="Times New Roman" w:hAnsi="Times New Roman" w:cs="Times New Roman"/>
                <w:i w:val="0"/>
                <w:color w:val="auto"/>
                <w:sz w:val="22"/>
                <w:szCs w:val="22"/>
                <w:rPrChange w:id="3417" w:author="Phuong Giang" w:date="2012-02-22T23:47:00Z">
                  <w:rPr>
                    <w:ins w:id="3418" w:author="HungNguyen" w:date="2012-02-22T19:47:00Z"/>
                    <w:i w:val="0"/>
                    <w:sz w:val="18"/>
                    <w:szCs w:val="18"/>
                  </w:rPr>
                </w:rPrChange>
              </w:rPr>
            </w:pPr>
            <w:ins w:id="3419" w:author="HungNguyen" w:date="2012-02-22T19:47:00Z">
              <w:r w:rsidRPr="00D85E98">
                <w:rPr>
                  <w:rFonts w:ascii="Times New Roman" w:hAnsi="Times New Roman" w:cs="Times New Roman"/>
                  <w:i w:val="0"/>
                  <w:color w:val="auto"/>
                  <w:sz w:val="22"/>
                  <w:szCs w:val="22"/>
                  <w:rPrChange w:id="3420" w:author="Phuong Giang" w:date="2012-02-22T23:47:00Z">
                    <w:rPr>
                      <w:rFonts w:asciiTheme="majorHAnsi" w:eastAsiaTheme="majorEastAsia" w:hAnsiTheme="majorHAnsi" w:cstheme="majorBidi"/>
                      <w:b/>
                      <w:i w:val="0"/>
                      <w:iCs/>
                      <w:snapToGrid/>
                      <w:color w:val="4F81BD" w:themeColor="accent1"/>
                      <w:sz w:val="18"/>
                      <w:szCs w:val="18"/>
                      <w:lang w:eastAsia="en-US"/>
                    </w:rPr>
                  </w:rPrChange>
                </w:rPr>
                <w:t>Bool</w:t>
              </w:r>
            </w:ins>
          </w:p>
        </w:tc>
        <w:tc>
          <w:tcPr>
            <w:tcW w:w="810" w:type="dxa"/>
            <w:tcPrChange w:id="3421" w:author="HungNguyen" w:date="2012-04-17T00:20:00Z">
              <w:tcPr>
                <w:tcW w:w="990" w:type="dxa"/>
              </w:tcPr>
            </w:tcPrChange>
          </w:tcPr>
          <w:p w:rsidR="0065367C" w:rsidRPr="00D85E98" w:rsidRDefault="0065367C" w:rsidP="00995D66">
            <w:pPr>
              <w:pStyle w:val="comment"/>
              <w:ind w:left="0"/>
              <w:rPr>
                <w:ins w:id="3422" w:author="HungNguyen" w:date="2012-02-22T19:47:00Z"/>
                <w:rFonts w:ascii="Times New Roman" w:hAnsi="Times New Roman" w:cs="Times New Roman"/>
                <w:i w:val="0"/>
                <w:color w:val="auto"/>
                <w:sz w:val="22"/>
                <w:szCs w:val="22"/>
                <w:rPrChange w:id="3423" w:author="Phuong Giang" w:date="2012-02-22T23:47:00Z">
                  <w:rPr>
                    <w:ins w:id="3424" w:author="HungNguyen" w:date="2012-02-22T19:47:00Z"/>
                    <w:i w:val="0"/>
                    <w:sz w:val="18"/>
                    <w:szCs w:val="18"/>
                  </w:rPr>
                </w:rPrChange>
              </w:rPr>
            </w:pPr>
            <w:ins w:id="3425" w:author="HungNguyen" w:date="2012-02-22T19:47:00Z">
              <w:r w:rsidRPr="00D85E98">
                <w:rPr>
                  <w:rFonts w:ascii="Times New Roman" w:hAnsi="Times New Roman" w:cs="Times New Roman"/>
                  <w:i w:val="0"/>
                  <w:color w:val="auto"/>
                  <w:sz w:val="22"/>
                  <w:szCs w:val="22"/>
                  <w:rPrChange w:id="3426" w:author="Phuong Giang" w:date="2012-02-22T23:47: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3427" w:author="HungNguyen" w:date="2012-04-17T00:20:00Z">
              <w:tcPr>
                <w:tcW w:w="1170" w:type="dxa"/>
              </w:tcPr>
            </w:tcPrChange>
          </w:tcPr>
          <w:p w:rsidR="0065367C" w:rsidRPr="00D85E98" w:rsidRDefault="0065367C" w:rsidP="00995D66">
            <w:pPr>
              <w:pStyle w:val="comment"/>
              <w:ind w:left="0"/>
              <w:rPr>
                <w:ins w:id="3428" w:author="HungNguyen" w:date="2012-02-22T19:47:00Z"/>
                <w:rFonts w:ascii="Times New Roman" w:hAnsi="Times New Roman" w:cs="Times New Roman"/>
                <w:i w:val="0"/>
                <w:color w:val="auto"/>
                <w:sz w:val="22"/>
                <w:szCs w:val="22"/>
                <w:rPrChange w:id="3429" w:author="Phuong Giang" w:date="2012-02-22T23:47:00Z">
                  <w:rPr>
                    <w:ins w:id="3430" w:author="HungNguyen" w:date="2012-02-22T19:47:00Z"/>
                    <w:i w:val="0"/>
                    <w:sz w:val="18"/>
                    <w:szCs w:val="18"/>
                  </w:rPr>
                </w:rPrChange>
              </w:rPr>
            </w:pPr>
          </w:p>
        </w:tc>
        <w:tc>
          <w:tcPr>
            <w:tcW w:w="4158" w:type="dxa"/>
            <w:tcPrChange w:id="3431" w:author="HungNguyen" w:date="2012-04-17T00:20:00Z">
              <w:tcPr>
                <w:tcW w:w="4158" w:type="dxa"/>
              </w:tcPr>
            </w:tcPrChange>
          </w:tcPr>
          <w:p w:rsidR="0065367C" w:rsidRPr="00D85E98" w:rsidRDefault="008A3203" w:rsidP="00995D66">
            <w:pPr>
              <w:pStyle w:val="comment"/>
              <w:ind w:left="0"/>
              <w:rPr>
                <w:ins w:id="3432" w:author="HungNguyen" w:date="2012-02-22T19:47:00Z"/>
                <w:rFonts w:ascii="Times New Roman" w:hAnsi="Times New Roman" w:cs="Times New Roman"/>
                <w:i w:val="0"/>
                <w:color w:val="auto"/>
                <w:sz w:val="22"/>
                <w:szCs w:val="22"/>
                <w:rPrChange w:id="3433" w:author="Phuong Giang" w:date="2012-02-22T23:47:00Z">
                  <w:rPr>
                    <w:ins w:id="3434" w:author="HungNguyen" w:date="2012-02-22T19:47:00Z"/>
                    <w:i w:val="0"/>
                    <w:sz w:val="18"/>
                    <w:szCs w:val="18"/>
                  </w:rPr>
                </w:rPrChange>
              </w:rPr>
            </w:pPr>
            <w:ins w:id="3435" w:author="HungNguyen" w:date="2012-04-17T00:22:00Z">
              <w:r>
                <w:rPr>
                  <w:rFonts w:ascii="Times New Roman" w:hAnsi="Times New Roman" w:cs="Times New Roman"/>
                  <w:i w:val="0"/>
                  <w:color w:val="auto"/>
                  <w:sz w:val="22"/>
                  <w:szCs w:val="22"/>
                </w:rPr>
                <w:t>Check success or not</w:t>
              </w:r>
            </w:ins>
          </w:p>
        </w:tc>
      </w:tr>
    </w:tbl>
    <w:p w:rsidR="004D370D" w:rsidRDefault="004D370D">
      <w:pPr>
        <w:pStyle w:val="Heading6"/>
        <w:rPr>
          <w:ins w:id="3436" w:author="HungNguyen" w:date="2012-04-17T00:29:00Z"/>
        </w:rPr>
      </w:pPr>
      <w:proofErr w:type="spellStart"/>
      <w:ins w:id="3437" w:author="HungNguyen" w:date="2012-04-17T00:29:00Z">
        <w:r>
          <w:t>ParseIENumerable</w:t>
        </w:r>
        <w:proofErr w:type="spellEnd"/>
        <w:r>
          <w:t xml:space="preserve"> method</w:t>
        </w:r>
      </w:ins>
    </w:p>
    <w:p w:rsidR="004D370D" w:rsidRDefault="004D370D">
      <w:pPr>
        <w:autoSpaceDE w:val="0"/>
        <w:autoSpaceDN w:val="0"/>
        <w:adjustRightInd w:val="0"/>
        <w:spacing w:after="0" w:line="240" w:lineRule="auto"/>
        <w:ind w:left="1440" w:firstLine="360"/>
        <w:rPr>
          <w:ins w:id="3438" w:author="HungNguyen" w:date="2012-04-17T00:35:00Z"/>
          <w:rFonts w:ascii="Consolas" w:eastAsiaTheme="minorEastAsia" w:hAnsi="Consolas" w:cs="Consolas"/>
          <w:sz w:val="19"/>
          <w:szCs w:val="19"/>
          <w:lang w:eastAsia="ja-JP"/>
        </w:rPr>
        <w:pPrChange w:id="3439" w:author="HungNguyen" w:date="2012-04-17T00:36:00Z">
          <w:pPr>
            <w:autoSpaceDE w:val="0"/>
            <w:autoSpaceDN w:val="0"/>
            <w:adjustRightInd w:val="0"/>
            <w:spacing w:after="0" w:line="240" w:lineRule="auto"/>
          </w:pPr>
        </w:pPrChange>
      </w:pPr>
      <w:proofErr w:type="gramStart"/>
      <w:ins w:id="3440" w:author="HungNguyen" w:date="2012-04-17T00:35: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2B91AF"/>
            <w:sz w:val="19"/>
            <w:szCs w:val="19"/>
            <w:lang w:eastAsia="ja-JP"/>
          </w:rPr>
          <w:t>List</w:t>
        </w:r>
        <w:r>
          <w:rPr>
            <w:rFonts w:ascii="Consolas" w:eastAsiaTheme="minorEastAsia" w:hAnsi="Consolas" w:cs="Consolas"/>
            <w:sz w:val="19"/>
            <w:szCs w:val="19"/>
            <w:lang w:eastAsia="ja-JP"/>
          </w:rPr>
          <w:t>&lt;</w:t>
        </w:r>
        <w:r>
          <w:rPr>
            <w:rFonts w:ascii="Consolas" w:eastAsiaTheme="minorEastAsia" w:hAnsi="Consolas" w:cs="Consolas"/>
            <w:color w:val="2B91AF"/>
            <w:sz w:val="19"/>
            <w:szCs w:val="19"/>
            <w:lang w:eastAsia="ja-JP"/>
          </w:rPr>
          <w:t>Activity</w:t>
        </w:r>
        <w:r>
          <w:rPr>
            <w:rFonts w:ascii="Consolas" w:eastAsiaTheme="minorEastAsia" w:hAnsi="Consolas" w:cs="Consolas"/>
            <w:sz w:val="19"/>
            <w:szCs w:val="19"/>
            <w:lang w:eastAsia="ja-JP"/>
          </w:rPr>
          <w:t xml:space="preserve">&gt; </w:t>
        </w:r>
        <w:proofErr w:type="spellStart"/>
        <w:r>
          <w:rPr>
            <w:rFonts w:ascii="Consolas" w:eastAsiaTheme="minorEastAsia" w:hAnsi="Consolas" w:cs="Consolas"/>
            <w:sz w:val="19"/>
            <w:szCs w:val="19"/>
            <w:lang w:eastAsia="ja-JP"/>
          </w:rPr>
          <w:t>ParseIEnumerable</w:t>
        </w:r>
        <w:proofErr w:type="spellEnd"/>
        <w:r>
          <w:rPr>
            <w:rFonts w:ascii="Consolas" w:eastAsiaTheme="minorEastAsia" w:hAnsi="Consolas" w:cs="Consolas"/>
            <w:sz w:val="19"/>
            <w:szCs w:val="19"/>
            <w:lang w:eastAsia="ja-JP"/>
          </w:rPr>
          <w:t>(</w:t>
        </w:r>
        <w:proofErr w:type="spellStart"/>
        <w:r>
          <w:rPr>
            <w:rFonts w:ascii="Consolas" w:eastAsiaTheme="minorEastAsia" w:hAnsi="Consolas" w:cs="Consolas"/>
            <w:color w:val="2B91AF"/>
            <w:sz w:val="19"/>
            <w:szCs w:val="19"/>
            <w:lang w:eastAsia="ja-JP"/>
          </w:rPr>
          <w:t>IEnumerable</w:t>
        </w:r>
        <w:proofErr w:type="spellEnd"/>
        <w:r>
          <w:rPr>
            <w:rFonts w:ascii="Consolas" w:eastAsiaTheme="minorEastAsia" w:hAnsi="Consolas" w:cs="Consolas"/>
            <w:sz w:val="19"/>
            <w:szCs w:val="19"/>
            <w:lang w:eastAsia="ja-JP"/>
          </w:rPr>
          <w:t>&lt;</w:t>
        </w:r>
        <w:proofErr w:type="spellStart"/>
        <w:r>
          <w:rPr>
            <w:rFonts w:ascii="Consolas" w:eastAsiaTheme="minorEastAsia" w:hAnsi="Consolas" w:cs="Consolas"/>
            <w:color w:val="2B91AF"/>
            <w:sz w:val="19"/>
            <w:szCs w:val="19"/>
            <w:lang w:eastAsia="ja-JP"/>
          </w:rPr>
          <w:t>XElement</w:t>
        </w:r>
        <w:proofErr w:type="spellEnd"/>
        <w:r>
          <w:rPr>
            <w:rFonts w:ascii="Consolas" w:eastAsiaTheme="minorEastAsia" w:hAnsi="Consolas" w:cs="Consolas"/>
            <w:sz w:val="19"/>
            <w:szCs w:val="19"/>
            <w:lang w:eastAsia="ja-JP"/>
          </w:rPr>
          <w:t xml:space="preserve">&gt; </w:t>
        </w:r>
        <w:proofErr w:type="spellStart"/>
        <w:r>
          <w:rPr>
            <w:rFonts w:ascii="Consolas" w:eastAsiaTheme="minorEastAsia" w:hAnsi="Consolas" w:cs="Consolas"/>
            <w:sz w:val="19"/>
            <w:szCs w:val="19"/>
            <w:lang w:eastAsia="ja-JP"/>
          </w:rPr>
          <w:t>iEnumerable</w:t>
        </w:r>
        <w:proofErr w:type="spellEnd"/>
        <w:r>
          <w:rPr>
            <w:rFonts w:ascii="Consolas" w:eastAsiaTheme="minorEastAsia" w:hAnsi="Consolas" w:cs="Consolas"/>
            <w:sz w:val="19"/>
            <w:szCs w:val="19"/>
            <w:lang w:eastAsia="ja-JP"/>
          </w:rPr>
          <w:t>)</w:t>
        </w:r>
      </w:ins>
    </w:p>
    <w:p w:rsidR="004D370D" w:rsidRPr="00625280" w:rsidRDefault="004D370D">
      <w:pPr>
        <w:pStyle w:val="Heading8"/>
        <w:numPr>
          <w:ilvl w:val="0"/>
          <w:numId w:val="0"/>
        </w:numPr>
        <w:ind w:left="3744"/>
        <w:rPr>
          <w:ins w:id="3441" w:author="HungNguyen" w:date="2012-04-17T00:29:00Z"/>
        </w:rPr>
        <w:pPrChange w:id="3442" w:author="HungNguyen" w:date="2012-04-17T00:31:00Z">
          <w:pPr>
            <w:pStyle w:val="Heading9"/>
            <w:numPr>
              <w:ilvl w:val="0"/>
              <w:numId w:val="0"/>
            </w:numPr>
            <w:ind w:left="0" w:firstLine="0"/>
          </w:pPr>
        </w:pPrChange>
      </w:pPr>
      <w:ins w:id="3443" w:author="HungNguyen" w:date="2012-04-17T00:29:00Z">
        <w:r>
          <w:t xml:space="preserve">Used to </w:t>
        </w:r>
      </w:ins>
      <w:ins w:id="3444" w:author="HungNguyen" w:date="2012-04-17T00:30:00Z">
        <w:r>
          <w:t>parse list XElement&lt;Activity&gt;</w:t>
        </w:r>
      </w:ins>
    </w:p>
    <w:p w:rsidR="004D370D" w:rsidRDefault="004D370D" w:rsidP="004D370D">
      <w:pPr>
        <w:pStyle w:val="Heading8"/>
        <w:numPr>
          <w:ilvl w:val="0"/>
          <w:numId w:val="0"/>
        </w:numPr>
        <w:ind w:left="3744"/>
        <w:rPr>
          <w:ins w:id="3445" w:author="HungNguyen" w:date="2012-04-17T00:29:00Z"/>
          <w:lang w:eastAsia="ja-JP"/>
        </w:rPr>
      </w:pPr>
      <w:ins w:id="3446" w:author="HungNguyen" w:date="2012-04-17T00:29:00Z">
        <w:r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447" w:author="HungNguyen" w:date="2012-04-17T00:33:00Z">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PrChange>
      </w:tblPr>
      <w:tblGrid>
        <w:gridCol w:w="577"/>
        <w:gridCol w:w="1356"/>
        <w:gridCol w:w="2585"/>
        <w:gridCol w:w="810"/>
        <w:gridCol w:w="1080"/>
        <w:gridCol w:w="3168"/>
        <w:tblGridChange w:id="3448">
          <w:tblGrid>
            <w:gridCol w:w="577"/>
            <w:gridCol w:w="1356"/>
            <w:gridCol w:w="1685"/>
            <w:gridCol w:w="810"/>
            <w:gridCol w:w="990"/>
            <w:gridCol w:w="4158"/>
          </w:tblGrid>
        </w:tblGridChange>
      </w:tblGrid>
      <w:tr w:rsidR="004D370D" w:rsidTr="004D370D">
        <w:trPr>
          <w:cnfStyle w:val="100000000000" w:firstRow="1" w:lastRow="0" w:firstColumn="0" w:lastColumn="0" w:oddVBand="0" w:evenVBand="0" w:oddHBand="0" w:evenHBand="0" w:firstRowFirstColumn="0" w:firstRowLastColumn="0" w:lastRowFirstColumn="0" w:lastRowLastColumn="0"/>
          <w:ins w:id="3449" w:author="HungNguyen" w:date="2012-04-17T00:29:00Z"/>
        </w:trPr>
        <w:tc>
          <w:tcPr>
            <w:tcW w:w="577" w:type="dxa"/>
            <w:tcPrChange w:id="3450" w:author="HungNguyen" w:date="2012-04-17T00:33:00Z">
              <w:tcPr>
                <w:tcW w:w="577" w:type="dxa"/>
              </w:tcPr>
            </w:tcPrChange>
          </w:tcPr>
          <w:p w:rsidR="004D370D" w:rsidRPr="00625280" w:rsidRDefault="004D370D" w:rsidP="00B251AB">
            <w:pPr>
              <w:pStyle w:val="TableCaption"/>
              <w:jc w:val="center"/>
              <w:cnfStyle w:val="100000000000" w:firstRow="1" w:lastRow="0" w:firstColumn="0" w:lastColumn="0" w:oddVBand="0" w:evenVBand="0" w:oddHBand="0" w:evenHBand="0" w:firstRowFirstColumn="0" w:firstRowLastColumn="0" w:lastRowFirstColumn="0" w:lastRowLastColumn="0"/>
              <w:rPr>
                <w:ins w:id="3451" w:author="HungNguyen" w:date="2012-04-17T00:29:00Z"/>
                <w:b/>
              </w:rPr>
            </w:pPr>
            <w:ins w:id="3452" w:author="HungNguyen" w:date="2012-04-17T00:29:00Z">
              <w:r w:rsidRPr="00625280">
                <w:rPr>
                  <w:bCs w:val="0"/>
                  <w:color w:val="auto"/>
                </w:rPr>
                <w:t>No</w:t>
              </w:r>
            </w:ins>
          </w:p>
        </w:tc>
        <w:tc>
          <w:tcPr>
            <w:tcW w:w="1356" w:type="dxa"/>
            <w:tcPrChange w:id="3453" w:author="HungNguyen" w:date="2012-04-17T00:33:00Z">
              <w:tcPr>
                <w:tcW w:w="1356" w:type="dxa"/>
              </w:tcPr>
            </w:tcPrChange>
          </w:tcPr>
          <w:p w:rsidR="004D370D" w:rsidRPr="00625280" w:rsidRDefault="004D370D" w:rsidP="00B251AB">
            <w:pPr>
              <w:pStyle w:val="TableCaption"/>
              <w:jc w:val="center"/>
              <w:cnfStyle w:val="100000000000" w:firstRow="1" w:lastRow="0" w:firstColumn="0" w:lastColumn="0" w:oddVBand="0" w:evenVBand="0" w:oddHBand="0" w:evenHBand="0" w:firstRowFirstColumn="0" w:firstRowLastColumn="0" w:lastRowFirstColumn="0" w:lastRowLastColumn="0"/>
              <w:rPr>
                <w:ins w:id="3454" w:author="HungNguyen" w:date="2012-04-17T00:29:00Z"/>
                <w:b/>
              </w:rPr>
            </w:pPr>
            <w:ins w:id="3455" w:author="HungNguyen" w:date="2012-04-17T00:29:00Z">
              <w:r w:rsidRPr="00625280">
                <w:rPr>
                  <w:bCs w:val="0"/>
                  <w:color w:val="auto"/>
                </w:rPr>
                <w:t>Parameter</w:t>
              </w:r>
            </w:ins>
          </w:p>
        </w:tc>
        <w:tc>
          <w:tcPr>
            <w:tcW w:w="2585" w:type="dxa"/>
            <w:tcPrChange w:id="3456" w:author="HungNguyen" w:date="2012-04-17T00:33:00Z">
              <w:tcPr>
                <w:tcW w:w="1685" w:type="dxa"/>
              </w:tcPr>
            </w:tcPrChange>
          </w:tcPr>
          <w:p w:rsidR="004D370D" w:rsidRPr="00625280" w:rsidRDefault="004D370D" w:rsidP="00B251AB">
            <w:pPr>
              <w:pStyle w:val="TableCaption"/>
              <w:jc w:val="center"/>
              <w:cnfStyle w:val="100000000000" w:firstRow="1" w:lastRow="0" w:firstColumn="0" w:lastColumn="0" w:oddVBand="0" w:evenVBand="0" w:oddHBand="0" w:evenHBand="0" w:firstRowFirstColumn="0" w:firstRowLastColumn="0" w:lastRowFirstColumn="0" w:lastRowLastColumn="0"/>
              <w:rPr>
                <w:ins w:id="3457" w:author="HungNguyen" w:date="2012-04-17T00:29:00Z"/>
                <w:b/>
              </w:rPr>
            </w:pPr>
            <w:ins w:id="3458" w:author="HungNguyen" w:date="2012-04-17T00:29:00Z">
              <w:r w:rsidRPr="00625280">
                <w:rPr>
                  <w:bCs w:val="0"/>
                  <w:color w:val="auto"/>
                </w:rPr>
                <w:t>Type</w:t>
              </w:r>
            </w:ins>
          </w:p>
        </w:tc>
        <w:tc>
          <w:tcPr>
            <w:tcW w:w="810" w:type="dxa"/>
            <w:tcPrChange w:id="3459" w:author="HungNguyen" w:date="2012-04-17T00:33:00Z">
              <w:tcPr>
                <w:tcW w:w="810" w:type="dxa"/>
              </w:tcPr>
            </w:tcPrChange>
          </w:tcPr>
          <w:p w:rsidR="004D370D" w:rsidRPr="00625280" w:rsidRDefault="004D370D" w:rsidP="00B251AB">
            <w:pPr>
              <w:pStyle w:val="TableCaption"/>
              <w:jc w:val="center"/>
              <w:cnfStyle w:val="100000000000" w:firstRow="1" w:lastRow="0" w:firstColumn="0" w:lastColumn="0" w:oddVBand="0" w:evenVBand="0" w:oddHBand="0" w:evenHBand="0" w:firstRowFirstColumn="0" w:firstRowLastColumn="0" w:lastRowFirstColumn="0" w:lastRowLastColumn="0"/>
              <w:rPr>
                <w:ins w:id="3460" w:author="HungNguyen" w:date="2012-04-17T00:29:00Z"/>
                <w:b/>
              </w:rPr>
            </w:pPr>
            <w:ins w:id="3461" w:author="HungNguyen" w:date="2012-04-17T00:29:00Z">
              <w:r w:rsidRPr="00625280">
                <w:rPr>
                  <w:bCs w:val="0"/>
                  <w:color w:val="auto"/>
                </w:rPr>
                <w:t>In/out</w:t>
              </w:r>
            </w:ins>
          </w:p>
        </w:tc>
        <w:tc>
          <w:tcPr>
            <w:tcW w:w="1080" w:type="dxa"/>
            <w:tcPrChange w:id="3462" w:author="HungNguyen" w:date="2012-04-17T00:33:00Z">
              <w:tcPr>
                <w:tcW w:w="990" w:type="dxa"/>
              </w:tcPr>
            </w:tcPrChange>
          </w:tcPr>
          <w:p w:rsidR="004D370D" w:rsidRPr="00625280" w:rsidRDefault="004D370D" w:rsidP="00B251AB">
            <w:pPr>
              <w:pStyle w:val="TableCaption"/>
              <w:jc w:val="center"/>
              <w:cnfStyle w:val="100000000000" w:firstRow="1" w:lastRow="0" w:firstColumn="0" w:lastColumn="0" w:oddVBand="0" w:evenVBand="0" w:oddHBand="0" w:evenHBand="0" w:firstRowFirstColumn="0" w:firstRowLastColumn="0" w:lastRowFirstColumn="0" w:lastRowLastColumn="0"/>
              <w:rPr>
                <w:ins w:id="3463" w:author="HungNguyen" w:date="2012-04-17T00:29:00Z"/>
                <w:b/>
              </w:rPr>
            </w:pPr>
            <w:ins w:id="3464" w:author="HungNguyen" w:date="2012-04-17T00:29:00Z">
              <w:r w:rsidRPr="00625280">
                <w:rPr>
                  <w:bCs w:val="0"/>
                  <w:color w:val="auto"/>
                </w:rPr>
                <w:t>Default</w:t>
              </w:r>
            </w:ins>
          </w:p>
        </w:tc>
        <w:tc>
          <w:tcPr>
            <w:tcW w:w="3168" w:type="dxa"/>
            <w:tcPrChange w:id="3465" w:author="HungNguyen" w:date="2012-04-17T00:33:00Z">
              <w:tcPr>
                <w:tcW w:w="4158" w:type="dxa"/>
              </w:tcPr>
            </w:tcPrChange>
          </w:tcPr>
          <w:p w:rsidR="004D370D" w:rsidRPr="00625280" w:rsidRDefault="004D370D" w:rsidP="00B251AB">
            <w:pPr>
              <w:pStyle w:val="TableCaption"/>
              <w:jc w:val="center"/>
              <w:cnfStyle w:val="100000000000" w:firstRow="1" w:lastRow="0" w:firstColumn="0" w:lastColumn="0" w:oddVBand="0" w:evenVBand="0" w:oddHBand="0" w:evenHBand="0" w:firstRowFirstColumn="0" w:firstRowLastColumn="0" w:lastRowFirstColumn="0" w:lastRowLastColumn="0"/>
              <w:rPr>
                <w:ins w:id="3466" w:author="HungNguyen" w:date="2012-04-17T00:29:00Z"/>
                <w:b/>
              </w:rPr>
            </w:pPr>
            <w:ins w:id="3467" w:author="HungNguyen" w:date="2012-04-17T00:29:00Z">
              <w:r w:rsidRPr="00625280">
                <w:rPr>
                  <w:bCs w:val="0"/>
                  <w:color w:val="auto"/>
                </w:rPr>
                <w:t>Description</w:t>
              </w:r>
            </w:ins>
          </w:p>
        </w:tc>
      </w:tr>
      <w:tr w:rsidR="004D370D" w:rsidRPr="00D85E98" w:rsidTr="004D370D">
        <w:trPr>
          <w:ins w:id="3468" w:author="HungNguyen" w:date="2012-04-17T00:29:00Z"/>
        </w:trPr>
        <w:tc>
          <w:tcPr>
            <w:tcW w:w="577" w:type="dxa"/>
            <w:tcPrChange w:id="3469" w:author="HungNguyen" w:date="2012-04-17T00:33:00Z">
              <w:tcPr>
                <w:tcW w:w="577" w:type="dxa"/>
              </w:tcPr>
            </w:tcPrChange>
          </w:tcPr>
          <w:p w:rsidR="004D370D" w:rsidRPr="00625280" w:rsidRDefault="004D370D" w:rsidP="00B251AB">
            <w:pPr>
              <w:pStyle w:val="comment"/>
              <w:ind w:left="0"/>
              <w:rPr>
                <w:ins w:id="3470" w:author="HungNguyen" w:date="2012-04-17T00:29:00Z"/>
                <w:rFonts w:ascii="Times New Roman" w:hAnsi="Times New Roman" w:cs="Times New Roman"/>
                <w:i w:val="0"/>
                <w:color w:val="auto"/>
                <w:sz w:val="22"/>
                <w:szCs w:val="22"/>
              </w:rPr>
            </w:pPr>
            <w:ins w:id="3471" w:author="HungNguyen" w:date="2012-04-17T00:29:00Z">
              <w:r w:rsidRPr="00625280">
                <w:rPr>
                  <w:rFonts w:ascii="Times New Roman" w:hAnsi="Times New Roman" w:cs="Times New Roman"/>
                  <w:i w:val="0"/>
                  <w:color w:val="auto"/>
                  <w:sz w:val="22"/>
                  <w:szCs w:val="22"/>
                </w:rPr>
                <w:t>01</w:t>
              </w:r>
            </w:ins>
          </w:p>
        </w:tc>
        <w:tc>
          <w:tcPr>
            <w:tcW w:w="1356" w:type="dxa"/>
            <w:tcPrChange w:id="3472" w:author="HungNguyen" w:date="2012-04-17T00:33:00Z">
              <w:tcPr>
                <w:tcW w:w="1356" w:type="dxa"/>
              </w:tcPr>
            </w:tcPrChange>
          </w:tcPr>
          <w:p w:rsidR="004D370D" w:rsidRPr="00625280" w:rsidRDefault="004D370D" w:rsidP="00B251AB">
            <w:pPr>
              <w:pStyle w:val="comment"/>
              <w:ind w:left="0"/>
              <w:rPr>
                <w:ins w:id="3473" w:author="HungNguyen" w:date="2012-04-17T00:29:00Z"/>
                <w:rFonts w:ascii="Times New Roman" w:hAnsi="Times New Roman" w:cs="Times New Roman"/>
                <w:i w:val="0"/>
                <w:color w:val="auto"/>
                <w:sz w:val="22"/>
                <w:szCs w:val="22"/>
              </w:rPr>
            </w:pPr>
            <w:proofErr w:type="spellStart"/>
            <w:ins w:id="3474" w:author="HungNguyen" w:date="2012-04-17T00:32:00Z">
              <w:r>
                <w:rPr>
                  <w:rFonts w:ascii="Times New Roman" w:hAnsi="Times New Roman" w:cs="Times New Roman"/>
                  <w:i w:val="0"/>
                  <w:color w:val="auto"/>
                  <w:sz w:val="22"/>
                  <w:szCs w:val="22"/>
                </w:rPr>
                <w:t>iEnumerable</w:t>
              </w:r>
            </w:ins>
            <w:proofErr w:type="spellEnd"/>
          </w:p>
        </w:tc>
        <w:tc>
          <w:tcPr>
            <w:tcW w:w="2585" w:type="dxa"/>
            <w:tcPrChange w:id="3475" w:author="HungNguyen" w:date="2012-04-17T00:33:00Z">
              <w:tcPr>
                <w:tcW w:w="1685" w:type="dxa"/>
              </w:tcPr>
            </w:tcPrChange>
          </w:tcPr>
          <w:p w:rsidR="004D370D" w:rsidRPr="00625280" w:rsidRDefault="004D370D" w:rsidP="00B251AB">
            <w:pPr>
              <w:pStyle w:val="comment"/>
              <w:ind w:left="0"/>
              <w:rPr>
                <w:ins w:id="3476" w:author="HungNguyen" w:date="2012-04-17T00:29:00Z"/>
                <w:rFonts w:ascii="Times New Roman" w:hAnsi="Times New Roman" w:cs="Times New Roman"/>
                <w:i w:val="0"/>
                <w:color w:val="auto"/>
                <w:sz w:val="22"/>
                <w:szCs w:val="22"/>
              </w:rPr>
            </w:pPr>
            <w:proofErr w:type="spellStart"/>
            <w:ins w:id="3477" w:author="HungNguyen" w:date="2012-04-17T00:33:00Z">
              <w:r>
                <w:rPr>
                  <w:rFonts w:ascii="Times New Roman" w:hAnsi="Times New Roman" w:cs="Times New Roman"/>
                  <w:i w:val="0"/>
                  <w:color w:val="auto"/>
                  <w:sz w:val="22"/>
                  <w:szCs w:val="22"/>
                </w:rPr>
                <w:t>IEnumerable</w:t>
              </w:r>
              <w:proofErr w:type="spellEnd"/>
              <w:r>
                <w:rPr>
                  <w:rFonts w:ascii="Times New Roman" w:hAnsi="Times New Roman" w:cs="Times New Roman"/>
                  <w:i w:val="0"/>
                  <w:color w:val="auto"/>
                  <w:sz w:val="22"/>
                  <w:szCs w:val="22"/>
                </w:rPr>
                <w:t>&lt;</w:t>
              </w:r>
              <w:proofErr w:type="spellStart"/>
              <w:r>
                <w:rPr>
                  <w:rFonts w:ascii="Times New Roman" w:hAnsi="Times New Roman" w:cs="Times New Roman"/>
                  <w:i w:val="0"/>
                  <w:color w:val="auto"/>
                  <w:sz w:val="22"/>
                  <w:szCs w:val="22"/>
                </w:rPr>
                <w:t>XElement</w:t>
              </w:r>
              <w:proofErr w:type="spellEnd"/>
              <w:r>
                <w:rPr>
                  <w:rFonts w:ascii="Times New Roman" w:hAnsi="Times New Roman" w:cs="Times New Roman"/>
                  <w:i w:val="0"/>
                  <w:color w:val="auto"/>
                  <w:sz w:val="22"/>
                  <w:szCs w:val="22"/>
                </w:rPr>
                <w:t>&gt;</w:t>
              </w:r>
            </w:ins>
          </w:p>
        </w:tc>
        <w:tc>
          <w:tcPr>
            <w:tcW w:w="810" w:type="dxa"/>
            <w:tcPrChange w:id="3478" w:author="HungNguyen" w:date="2012-04-17T00:33:00Z">
              <w:tcPr>
                <w:tcW w:w="810" w:type="dxa"/>
              </w:tcPr>
            </w:tcPrChange>
          </w:tcPr>
          <w:p w:rsidR="004D370D" w:rsidRPr="00625280" w:rsidRDefault="004D370D" w:rsidP="00B251AB">
            <w:pPr>
              <w:pStyle w:val="comment"/>
              <w:ind w:left="0"/>
              <w:rPr>
                <w:ins w:id="3479" w:author="HungNguyen" w:date="2012-04-17T00:29:00Z"/>
                <w:rFonts w:ascii="Times New Roman" w:hAnsi="Times New Roman" w:cs="Times New Roman"/>
                <w:i w:val="0"/>
                <w:color w:val="auto"/>
                <w:sz w:val="22"/>
                <w:szCs w:val="22"/>
              </w:rPr>
            </w:pPr>
            <w:ins w:id="3480" w:author="HungNguyen" w:date="2012-04-17T00:29:00Z">
              <w:r w:rsidRPr="00625280">
                <w:rPr>
                  <w:rFonts w:ascii="Times New Roman" w:hAnsi="Times New Roman" w:cs="Times New Roman"/>
                  <w:i w:val="0"/>
                  <w:color w:val="auto"/>
                  <w:sz w:val="22"/>
                  <w:szCs w:val="22"/>
                </w:rPr>
                <w:t>In</w:t>
              </w:r>
            </w:ins>
          </w:p>
        </w:tc>
        <w:tc>
          <w:tcPr>
            <w:tcW w:w="1080" w:type="dxa"/>
            <w:tcPrChange w:id="3481" w:author="HungNguyen" w:date="2012-04-17T00:33:00Z">
              <w:tcPr>
                <w:tcW w:w="990" w:type="dxa"/>
              </w:tcPr>
            </w:tcPrChange>
          </w:tcPr>
          <w:p w:rsidR="004D370D" w:rsidRPr="00625280" w:rsidRDefault="004D370D" w:rsidP="00B251AB">
            <w:pPr>
              <w:pStyle w:val="comment"/>
              <w:ind w:left="0"/>
              <w:rPr>
                <w:ins w:id="3482" w:author="HungNguyen" w:date="2012-04-17T00:29:00Z"/>
                <w:rFonts w:ascii="Times New Roman" w:hAnsi="Times New Roman" w:cs="Times New Roman"/>
                <w:i w:val="0"/>
                <w:color w:val="auto"/>
                <w:sz w:val="22"/>
                <w:szCs w:val="22"/>
              </w:rPr>
            </w:pPr>
          </w:p>
        </w:tc>
        <w:tc>
          <w:tcPr>
            <w:tcW w:w="3168" w:type="dxa"/>
            <w:tcPrChange w:id="3483" w:author="HungNguyen" w:date="2012-04-17T00:33:00Z">
              <w:tcPr>
                <w:tcW w:w="4158" w:type="dxa"/>
              </w:tcPr>
            </w:tcPrChange>
          </w:tcPr>
          <w:p w:rsidR="004D370D" w:rsidRPr="00625280" w:rsidRDefault="004D370D">
            <w:pPr>
              <w:pStyle w:val="comment"/>
              <w:ind w:left="0"/>
              <w:rPr>
                <w:ins w:id="3484" w:author="HungNguyen" w:date="2012-04-17T00:29:00Z"/>
                <w:rFonts w:ascii="Times New Roman" w:hAnsi="Times New Roman" w:cs="Times New Roman"/>
                <w:i w:val="0"/>
                <w:color w:val="auto"/>
                <w:sz w:val="22"/>
                <w:szCs w:val="22"/>
              </w:rPr>
            </w:pPr>
            <w:ins w:id="3485" w:author="HungNguyen" w:date="2012-04-17T00:29:00Z">
              <w:r>
                <w:rPr>
                  <w:rFonts w:ascii="Times New Roman" w:hAnsi="Times New Roman" w:cs="Times New Roman"/>
                  <w:i w:val="0"/>
                  <w:color w:val="auto"/>
                  <w:sz w:val="22"/>
                  <w:szCs w:val="22"/>
                </w:rPr>
                <w:t>Specify the</w:t>
              </w:r>
            </w:ins>
            <w:ins w:id="3486" w:author="HungNguyen" w:date="2012-04-17T00:34:00Z">
              <w:r>
                <w:rPr>
                  <w:rFonts w:ascii="Times New Roman" w:hAnsi="Times New Roman" w:cs="Times New Roman"/>
                  <w:i w:val="0"/>
                  <w:color w:val="auto"/>
                  <w:sz w:val="22"/>
                  <w:szCs w:val="22"/>
                </w:rPr>
                <w:t xml:space="preserve"> XElement&lt;Activity&gt;</w:t>
              </w:r>
            </w:ins>
            <w:ins w:id="3487" w:author="HungNguyen" w:date="2012-04-17T00:29:00Z">
              <w:r>
                <w:rPr>
                  <w:rFonts w:ascii="Times New Roman" w:hAnsi="Times New Roman" w:cs="Times New Roman"/>
                  <w:i w:val="0"/>
                  <w:color w:val="auto"/>
                  <w:sz w:val="22"/>
                  <w:szCs w:val="22"/>
                </w:rPr>
                <w:t>.</w:t>
              </w:r>
            </w:ins>
          </w:p>
        </w:tc>
      </w:tr>
      <w:tr w:rsidR="004D370D" w:rsidRPr="00D85E98" w:rsidTr="004D370D">
        <w:trPr>
          <w:ins w:id="3488" w:author="HungNguyen" w:date="2012-04-17T00:29:00Z"/>
        </w:trPr>
        <w:tc>
          <w:tcPr>
            <w:tcW w:w="577" w:type="dxa"/>
            <w:tcPrChange w:id="3489" w:author="HungNguyen" w:date="2012-04-17T00:33:00Z">
              <w:tcPr>
                <w:tcW w:w="577" w:type="dxa"/>
              </w:tcPr>
            </w:tcPrChange>
          </w:tcPr>
          <w:p w:rsidR="004D370D" w:rsidRPr="00625280" w:rsidRDefault="004D370D" w:rsidP="00B251AB">
            <w:pPr>
              <w:pStyle w:val="comment"/>
              <w:ind w:left="0"/>
              <w:rPr>
                <w:ins w:id="3490" w:author="HungNguyen" w:date="2012-04-17T00:29:00Z"/>
                <w:rFonts w:ascii="Times New Roman" w:hAnsi="Times New Roman" w:cs="Times New Roman"/>
                <w:i w:val="0"/>
                <w:color w:val="auto"/>
                <w:sz w:val="22"/>
                <w:szCs w:val="22"/>
              </w:rPr>
            </w:pPr>
            <w:ins w:id="3491" w:author="HungNguyen" w:date="2012-04-17T00:29:00Z">
              <w:r w:rsidRPr="00625280">
                <w:rPr>
                  <w:rFonts w:ascii="Times New Roman" w:hAnsi="Times New Roman" w:cs="Times New Roman"/>
                  <w:i w:val="0"/>
                  <w:color w:val="auto"/>
                  <w:sz w:val="22"/>
                  <w:szCs w:val="22"/>
                </w:rPr>
                <w:t>0</w:t>
              </w:r>
              <w:r>
                <w:rPr>
                  <w:rFonts w:ascii="Times New Roman" w:hAnsi="Times New Roman" w:cs="Times New Roman"/>
                  <w:i w:val="0"/>
                  <w:color w:val="auto"/>
                  <w:sz w:val="22"/>
                  <w:szCs w:val="22"/>
                </w:rPr>
                <w:t>2</w:t>
              </w:r>
            </w:ins>
          </w:p>
        </w:tc>
        <w:tc>
          <w:tcPr>
            <w:tcW w:w="1356" w:type="dxa"/>
            <w:tcPrChange w:id="3492" w:author="HungNguyen" w:date="2012-04-17T00:33:00Z">
              <w:tcPr>
                <w:tcW w:w="1356" w:type="dxa"/>
              </w:tcPr>
            </w:tcPrChange>
          </w:tcPr>
          <w:p w:rsidR="004D370D" w:rsidRPr="00625280" w:rsidRDefault="004D370D" w:rsidP="00B251AB">
            <w:pPr>
              <w:pStyle w:val="comment"/>
              <w:ind w:left="0"/>
              <w:rPr>
                <w:ins w:id="3493" w:author="HungNguyen" w:date="2012-04-17T00:29:00Z"/>
                <w:rFonts w:ascii="Times New Roman" w:hAnsi="Times New Roman" w:cs="Times New Roman"/>
                <w:i w:val="0"/>
                <w:color w:val="auto"/>
                <w:sz w:val="22"/>
                <w:szCs w:val="22"/>
              </w:rPr>
            </w:pPr>
            <w:ins w:id="3494" w:author="HungNguyen" w:date="2012-04-17T00:29:00Z">
              <w:r w:rsidRPr="00625280">
                <w:rPr>
                  <w:rFonts w:ascii="Times New Roman" w:hAnsi="Times New Roman" w:cs="Times New Roman"/>
                  <w:i w:val="0"/>
                  <w:color w:val="auto"/>
                  <w:sz w:val="22"/>
                  <w:szCs w:val="22"/>
                </w:rPr>
                <w:t>&lt;return&gt;</w:t>
              </w:r>
            </w:ins>
          </w:p>
        </w:tc>
        <w:tc>
          <w:tcPr>
            <w:tcW w:w="2585" w:type="dxa"/>
            <w:tcPrChange w:id="3495" w:author="HungNguyen" w:date="2012-04-17T00:33:00Z">
              <w:tcPr>
                <w:tcW w:w="1685" w:type="dxa"/>
              </w:tcPr>
            </w:tcPrChange>
          </w:tcPr>
          <w:p w:rsidR="004D370D" w:rsidRPr="00625280" w:rsidRDefault="004D370D" w:rsidP="00B251AB">
            <w:pPr>
              <w:pStyle w:val="comment"/>
              <w:ind w:left="0"/>
              <w:rPr>
                <w:ins w:id="3496" w:author="HungNguyen" w:date="2012-04-17T00:29:00Z"/>
                <w:rFonts w:ascii="Times New Roman" w:hAnsi="Times New Roman" w:cs="Times New Roman"/>
                <w:i w:val="0"/>
                <w:color w:val="auto"/>
                <w:sz w:val="22"/>
                <w:szCs w:val="22"/>
              </w:rPr>
            </w:pPr>
            <w:ins w:id="3497" w:author="HungNguyen" w:date="2012-04-17T00:32:00Z">
              <w:r>
                <w:rPr>
                  <w:rFonts w:ascii="Times New Roman" w:hAnsi="Times New Roman" w:cs="Times New Roman"/>
                  <w:i w:val="0"/>
                  <w:color w:val="auto"/>
                  <w:sz w:val="22"/>
                  <w:szCs w:val="22"/>
                </w:rPr>
                <w:t>List&lt;Activity&gt;</w:t>
              </w:r>
            </w:ins>
          </w:p>
        </w:tc>
        <w:tc>
          <w:tcPr>
            <w:tcW w:w="810" w:type="dxa"/>
            <w:tcPrChange w:id="3498" w:author="HungNguyen" w:date="2012-04-17T00:33:00Z">
              <w:tcPr>
                <w:tcW w:w="810" w:type="dxa"/>
              </w:tcPr>
            </w:tcPrChange>
          </w:tcPr>
          <w:p w:rsidR="004D370D" w:rsidRPr="00625280" w:rsidRDefault="004D370D" w:rsidP="00B251AB">
            <w:pPr>
              <w:pStyle w:val="comment"/>
              <w:ind w:left="0"/>
              <w:rPr>
                <w:ins w:id="3499" w:author="HungNguyen" w:date="2012-04-17T00:29:00Z"/>
                <w:rFonts w:ascii="Times New Roman" w:hAnsi="Times New Roman" w:cs="Times New Roman"/>
                <w:i w:val="0"/>
                <w:color w:val="auto"/>
                <w:sz w:val="22"/>
                <w:szCs w:val="22"/>
              </w:rPr>
            </w:pPr>
            <w:ins w:id="3500" w:author="HungNguyen" w:date="2012-04-17T00:29:00Z">
              <w:r w:rsidRPr="00625280">
                <w:rPr>
                  <w:rFonts w:ascii="Times New Roman" w:hAnsi="Times New Roman" w:cs="Times New Roman"/>
                  <w:i w:val="0"/>
                  <w:color w:val="auto"/>
                  <w:sz w:val="22"/>
                  <w:szCs w:val="22"/>
                </w:rPr>
                <w:t>out</w:t>
              </w:r>
            </w:ins>
          </w:p>
        </w:tc>
        <w:tc>
          <w:tcPr>
            <w:tcW w:w="1080" w:type="dxa"/>
            <w:tcPrChange w:id="3501" w:author="HungNguyen" w:date="2012-04-17T00:33:00Z">
              <w:tcPr>
                <w:tcW w:w="990" w:type="dxa"/>
              </w:tcPr>
            </w:tcPrChange>
          </w:tcPr>
          <w:p w:rsidR="004D370D" w:rsidRPr="00625280" w:rsidRDefault="004D370D" w:rsidP="00B251AB">
            <w:pPr>
              <w:pStyle w:val="comment"/>
              <w:ind w:left="0"/>
              <w:rPr>
                <w:ins w:id="3502" w:author="HungNguyen" w:date="2012-04-17T00:29:00Z"/>
                <w:rFonts w:ascii="Times New Roman" w:hAnsi="Times New Roman" w:cs="Times New Roman"/>
                <w:i w:val="0"/>
                <w:color w:val="auto"/>
                <w:sz w:val="22"/>
                <w:szCs w:val="22"/>
              </w:rPr>
            </w:pPr>
          </w:p>
        </w:tc>
        <w:tc>
          <w:tcPr>
            <w:tcW w:w="3168" w:type="dxa"/>
            <w:tcPrChange w:id="3503" w:author="HungNguyen" w:date="2012-04-17T00:33:00Z">
              <w:tcPr>
                <w:tcW w:w="4158" w:type="dxa"/>
              </w:tcPr>
            </w:tcPrChange>
          </w:tcPr>
          <w:p w:rsidR="004D370D" w:rsidRPr="00625280" w:rsidRDefault="004D370D" w:rsidP="00B251AB">
            <w:pPr>
              <w:pStyle w:val="comment"/>
              <w:ind w:left="0"/>
              <w:rPr>
                <w:ins w:id="3504" w:author="HungNguyen" w:date="2012-04-17T00:29:00Z"/>
                <w:rFonts w:ascii="Times New Roman" w:hAnsi="Times New Roman" w:cs="Times New Roman"/>
                <w:i w:val="0"/>
                <w:color w:val="auto"/>
                <w:sz w:val="22"/>
                <w:szCs w:val="22"/>
              </w:rPr>
            </w:pPr>
            <w:ins w:id="3505" w:author="HungNguyen" w:date="2012-04-17T00:34:00Z">
              <w:r>
                <w:rPr>
                  <w:rFonts w:ascii="Times New Roman" w:hAnsi="Times New Roman" w:cs="Times New Roman"/>
                  <w:i w:val="0"/>
                  <w:color w:val="auto"/>
                  <w:sz w:val="22"/>
                  <w:szCs w:val="22"/>
                </w:rPr>
                <w:t>Return list activity</w:t>
              </w:r>
            </w:ins>
          </w:p>
        </w:tc>
      </w:tr>
    </w:tbl>
    <w:p w:rsidR="004D370D" w:rsidRPr="00616EF6" w:rsidRDefault="004D370D">
      <w:pPr>
        <w:rPr>
          <w:ins w:id="3506" w:author="HungNguyen" w:date="2012-04-17T00:28:00Z"/>
        </w:rPr>
        <w:pPrChange w:id="3507" w:author="HungNguyen" w:date="2012-04-17T00:29:00Z">
          <w:pPr>
            <w:pStyle w:val="Heading6"/>
          </w:pPr>
        </w:pPrChange>
      </w:pPr>
    </w:p>
    <w:p w:rsidR="00310019" w:rsidRDefault="00310019">
      <w:pPr>
        <w:pStyle w:val="Heading6"/>
        <w:rPr>
          <w:ins w:id="3508" w:author="HungNguyen" w:date="2012-04-17T00:48:00Z"/>
        </w:rPr>
      </w:pPr>
      <w:proofErr w:type="spellStart"/>
      <w:ins w:id="3509" w:author="HungNguyen" w:date="2012-04-17T00:47:00Z">
        <w:r>
          <w:t>ParseActivityContent</w:t>
        </w:r>
        <w:proofErr w:type="spellEnd"/>
        <w:r>
          <w:t xml:space="preserve"> method</w:t>
        </w:r>
      </w:ins>
    </w:p>
    <w:p w:rsidR="00310019" w:rsidRDefault="00310019">
      <w:pPr>
        <w:autoSpaceDE w:val="0"/>
        <w:autoSpaceDN w:val="0"/>
        <w:adjustRightInd w:val="0"/>
        <w:spacing w:after="0" w:line="240" w:lineRule="auto"/>
        <w:ind w:left="1080" w:firstLine="720"/>
        <w:rPr>
          <w:ins w:id="3510" w:author="HungNguyen" w:date="2012-04-17T00:48:00Z"/>
          <w:rFonts w:ascii="Consolas" w:eastAsiaTheme="minorEastAsia" w:hAnsi="Consolas" w:cs="Consolas"/>
          <w:sz w:val="19"/>
          <w:szCs w:val="19"/>
          <w:lang w:eastAsia="ja-JP"/>
        </w:rPr>
        <w:pPrChange w:id="3511" w:author="HungNguyen" w:date="2012-04-17T00:48:00Z">
          <w:pPr>
            <w:autoSpaceDE w:val="0"/>
            <w:autoSpaceDN w:val="0"/>
            <w:adjustRightInd w:val="0"/>
            <w:spacing w:after="0" w:line="240" w:lineRule="auto"/>
          </w:pPr>
        </w:pPrChange>
      </w:pPr>
      <w:proofErr w:type="gramStart"/>
      <w:ins w:id="3512" w:author="HungNguyen" w:date="2012-04-17T00:48: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2B91AF"/>
            <w:sz w:val="19"/>
            <w:szCs w:val="19"/>
            <w:lang w:eastAsia="ja-JP"/>
          </w:rPr>
          <w:t>List</w:t>
        </w:r>
        <w:r>
          <w:rPr>
            <w:rFonts w:ascii="Consolas" w:eastAsiaTheme="minorEastAsia" w:hAnsi="Consolas" w:cs="Consolas"/>
            <w:sz w:val="19"/>
            <w:szCs w:val="19"/>
            <w:lang w:eastAsia="ja-JP"/>
          </w:rPr>
          <w:t>&lt;</w:t>
        </w:r>
        <w:r>
          <w:rPr>
            <w:rFonts w:ascii="Consolas" w:eastAsiaTheme="minorEastAsia" w:hAnsi="Consolas" w:cs="Consolas"/>
            <w:color w:val="0000FF"/>
            <w:sz w:val="19"/>
            <w:szCs w:val="19"/>
            <w:lang w:eastAsia="ja-JP"/>
          </w:rPr>
          <w:t>object</w:t>
        </w:r>
        <w:r>
          <w:rPr>
            <w:rFonts w:ascii="Consolas" w:eastAsiaTheme="minorEastAsia" w:hAnsi="Consolas" w:cs="Consolas"/>
            <w:sz w:val="19"/>
            <w:szCs w:val="19"/>
            <w:lang w:eastAsia="ja-JP"/>
          </w:rPr>
          <w:t xml:space="preserve">&gt; </w:t>
        </w:r>
        <w:proofErr w:type="spellStart"/>
        <w:r>
          <w:rPr>
            <w:rFonts w:ascii="Consolas" w:eastAsiaTheme="minorEastAsia" w:hAnsi="Consolas" w:cs="Consolas"/>
            <w:sz w:val="19"/>
            <w:szCs w:val="19"/>
            <w:lang w:eastAsia="ja-JP"/>
          </w:rPr>
          <w:t>ParseActivityContent</w:t>
        </w:r>
        <w:proofErr w:type="spellEnd"/>
        <w:r>
          <w:rPr>
            <w:rFonts w:ascii="Consolas" w:eastAsiaTheme="minorEastAsia" w:hAnsi="Consolas" w:cs="Consolas"/>
            <w:sz w:val="19"/>
            <w:szCs w:val="19"/>
            <w:lang w:eastAsia="ja-JP"/>
          </w:rPr>
          <w:t>(</w:t>
        </w:r>
        <w:proofErr w:type="spellStart"/>
        <w:r>
          <w:rPr>
            <w:rFonts w:ascii="Consolas" w:eastAsiaTheme="minorEastAsia" w:hAnsi="Consolas" w:cs="Consolas"/>
            <w:color w:val="2B91AF"/>
            <w:sz w:val="19"/>
            <w:szCs w:val="19"/>
            <w:lang w:eastAsia="ja-JP"/>
          </w:rPr>
          <w:t>IEnumerable</w:t>
        </w:r>
        <w:proofErr w:type="spellEnd"/>
        <w:r>
          <w:rPr>
            <w:rFonts w:ascii="Consolas" w:eastAsiaTheme="minorEastAsia" w:hAnsi="Consolas" w:cs="Consolas"/>
            <w:sz w:val="19"/>
            <w:szCs w:val="19"/>
            <w:lang w:eastAsia="ja-JP"/>
          </w:rPr>
          <w:t>&lt;</w:t>
        </w:r>
        <w:proofErr w:type="spellStart"/>
        <w:r>
          <w:rPr>
            <w:rFonts w:ascii="Consolas" w:eastAsiaTheme="minorEastAsia" w:hAnsi="Consolas" w:cs="Consolas"/>
            <w:color w:val="2B91AF"/>
            <w:sz w:val="19"/>
            <w:szCs w:val="19"/>
            <w:lang w:eastAsia="ja-JP"/>
          </w:rPr>
          <w:t>XElement</w:t>
        </w:r>
        <w:proofErr w:type="spellEnd"/>
        <w:r>
          <w:rPr>
            <w:rFonts w:ascii="Consolas" w:eastAsiaTheme="minorEastAsia" w:hAnsi="Consolas" w:cs="Consolas"/>
            <w:sz w:val="19"/>
            <w:szCs w:val="19"/>
            <w:lang w:eastAsia="ja-JP"/>
          </w:rPr>
          <w:t xml:space="preserve">&gt; </w:t>
        </w:r>
        <w:proofErr w:type="spellStart"/>
        <w:r>
          <w:rPr>
            <w:rFonts w:ascii="Consolas" w:eastAsiaTheme="minorEastAsia" w:hAnsi="Consolas" w:cs="Consolas"/>
            <w:sz w:val="19"/>
            <w:szCs w:val="19"/>
            <w:lang w:eastAsia="ja-JP"/>
          </w:rPr>
          <w:t>iEnumerable</w:t>
        </w:r>
        <w:proofErr w:type="spellEnd"/>
        <w:r>
          <w:rPr>
            <w:rFonts w:ascii="Consolas" w:eastAsiaTheme="minorEastAsia" w:hAnsi="Consolas" w:cs="Consolas"/>
            <w:sz w:val="19"/>
            <w:szCs w:val="19"/>
            <w:lang w:eastAsia="ja-JP"/>
          </w:rPr>
          <w:t>)</w:t>
        </w:r>
      </w:ins>
    </w:p>
    <w:p w:rsidR="00D50195" w:rsidRPr="00625280" w:rsidRDefault="00D50195" w:rsidP="00D50195">
      <w:pPr>
        <w:pStyle w:val="Heading8"/>
        <w:numPr>
          <w:ilvl w:val="0"/>
          <w:numId w:val="0"/>
        </w:numPr>
        <w:ind w:left="3744"/>
        <w:rPr>
          <w:ins w:id="3513" w:author="HungNguyen" w:date="2012-04-17T00:48:00Z"/>
        </w:rPr>
      </w:pPr>
      <w:ins w:id="3514" w:author="HungNguyen" w:date="2012-04-17T00:48:00Z">
        <w:r>
          <w:t>Used to parse list XElement&lt;Content&gt;</w:t>
        </w:r>
      </w:ins>
    </w:p>
    <w:p w:rsidR="00D50195" w:rsidRDefault="00D50195" w:rsidP="00D50195">
      <w:pPr>
        <w:pStyle w:val="Heading8"/>
        <w:numPr>
          <w:ilvl w:val="0"/>
          <w:numId w:val="0"/>
        </w:numPr>
        <w:ind w:left="3744"/>
        <w:rPr>
          <w:ins w:id="3515" w:author="HungNguyen" w:date="2012-04-17T00:48:00Z"/>
          <w:lang w:eastAsia="ja-JP"/>
        </w:rPr>
      </w:pPr>
      <w:ins w:id="3516" w:author="HungNguyen" w:date="2012-04-17T00:48:00Z">
        <w:r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2585"/>
        <w:gridCol w:w="810"/>
        <w:gridCol w:w="1080"/>
        <w:gridCol w:w="3168"/>
      </w:tblGrid>
      <w:tr w:rsidR="00D50195" w:rsidTr="00B251AB">
        <w:trPr>
          <w:cnfStyle w:val="100000000000" w:firstRow="1" w:lastRow="0" w:firstColumn="0" w:lastColumn="0" w:oddVBand="0" w:evenVBand="0" w:oddHBand="0" w:evenHBand="0" w:firstRowFirstColumn="0" w:firstRowLastColumn="0" w:lastRowFirstColumn="0" w:lastRowLastColumn="0"/>
          <w:ins w:id="3517" w:author="HungNguyen" w:date="2012-04-17T00:48:00Z"/>
        </w:trPr>
        <w:tc>
          <w:tcPr>
            <w:tcW w:w="577" w:type="dxa"/>
          </w:tcPr>
          <w:p w:rsidR="00D50195" w:rsidRPr="00625280" w:rsidRDefault="00D50195" w:rsidP="00B251AB">
            <w:pPr>
              <w:pStyle w:val="TableCaption"/>
              <w:jc w:val="center"/>
              <w:rPr>
                <w:ins w:id="3518" w:author="HungNguyen" w:date="2012-04-17T00:48:00Z"/>
                <w:b/>
              </w:rPr>
            </w:pPr>
            <w:ins w:id="3519" w:author="HungNguyen" w:date="2012-04-17T00:48:00Z">
              <w:r w:rsidRPr="00625280">
                <w:rPr>
                  <w:bCs w:val="0"/>
                  <w:color w:val="auto"/>
                </w:rPr>
                <w:t>No</w:t>
              </w:r>
            </w:ins>
          </w:p>
        </w:tc>
        <w:tc>
          <w:tcPr>
            <w:tcW w:w="1356" w:type="dxa"/>
          </w:tcPr>
          <w:p w:rsidR="00D50195" w:rsidRPr="00625280" w:rsidRDefault="00D50195" w:rsidP="00B251AB">
            <w:pPr>
              <w:pStyle w:val="TableCaption"/>
              <w:jc w:val="center"/>
              <w:rPr>
                <w:ins w:id="3520" w:author="HungNguyen" w:date="2012-04-17T00:48:00Z"/>
                <w:b/>
              </w:rPr>
            </w:pPr>
            <w:ins w:id="3521" w:author="HungNguyen" w:date="2012-04-17T00:48:00Z">
              <w:r w:rsidRPr="00625280">
                <w:rPr>
                  <w:bCs w:val="0"/>
                  <w:color w:val="auto"/>
                </w:rPr>
                <w:t>Parameter</w:t>
              </w:r>
            </w:ins>
          </w:p>
        </w:tc>
        <w:tc>
          <w:tcPr>
            <w:tcW w:w="2585" w:type="dxa"/>
          </w:tcPr>
          <w:p w:rsidR="00D50195" w:rsidRPr="00625280" w:rsidRDefault="00D50195" w:rsidP="00B251AB">
            <w:pPr>
              <w:pStyle w:val="TableCaption"/>
              <w:jc w:val="center"/>
              <w:rPr>
                <w:ins w:id="3522" w:author="HungNguyen" w:date="2012-04-17T00:48:00Z"/>
                <w:b/>
              </w:rPr>
            </w:pPr>
            <w:ins w:id="3523" w:author="HungNguyen" w:date="2012-04-17T00:48:00Z">
              <w:r w:rsidRPr="00625280">
                <w:rPr>
                  <w:bCs w:val="0"/>
                  <w:color w:val="auto"/>
                </w:rPr>
                <w:t>Type</w:t>
              </w:r>
            </w:ins>
          </w:p>
        </w:tc>
        <w:tc>
          <w:tcPr>
            <w:tcW w:w="810" w:type="dxa"/>
          </w:tcPr>
          <w:p w:rsidR="00D50195" w:rsidRPr="00625280" w:rsidRDefault="00D50195" w:rsidP="00B251AB">
            <w:pPr>
              <w:pStyle w:val="TableCaption"/>
              <w:jc w:val="center"/>
              <w:rPr>
                <w:ins w:id="3524" w:author="HungNguyen" w:date="2012-04-17T00:48:00Z"/>
                <w:b/>
              </w:rPr>
            </w:pPr>
            <w:ins w:id="3525" w:author="HungNguyen" w:date="2012-04-17T00:48:00Z">
              <w:r w:rsidRPr="00625280">
                <w:rPr>
                  <w:bCs w:val="0"/>
                  <w:color w:val="auto"/>
                </w:rPr>
                <w:t>In/out</w:t>
              </w:r>
            </w:ins>
          </w:p>
        </w:tc>
        <w:tc>
          <w:tcPr>
            <w:tcW w:w="1080" w:type="dxa"/>
          </w:tcPr>
          <w:p w:rsidR="00D50195" w:rsidRPr="00625280" w:rsidRDefault="00D50195" w:rsidP="00B251AB">
            <w:pPr>
              <w:pStyle w:val="TableCaption"/>
              <w:jc w:val="center"/>
              <w:rPr>
                <w:ins w:id="3526" w:author="HungNguyen" w:date="2012-04-17T00:48:00Z"/>
                <w:b/>
              </w:rPr>
            </w:pPr>
            <w:ins w:id="3527" w:author="HungNguyen" w:date="2012-04-17T00:48:00Z">
              <w:r w:rsidRPr="00625280">
                <w:rPr>
                  <w:bCs w:val="0"/>
                  <w:color w:val="auto"/>
                </w:rPr>
                <w:t>Default</w:t>
              </w:r>
            </w:ins>
          </w:p>
        </w:tc>
        <w:tc>
          <w:tcPr>
            <w:tcW w:w="3168" w:type="dxa"/>
          </w:tcPr>
          <w:p w:rsidR="00D50195" w:rsidRPr="00625280" w:rsidRDefault="00D50195" w:rsidP="00B251AB">
            <w:pPr>
              <w:pStyle w:val="TableCaption"/>
              <w:jc w:val="center"/>
              <w:rPr>
                <w:ins w:id="3528" w:author="HungNguyen" w:date="2012-04-17T00:48:00Z"/>
                <w:b/>
              </w:rPr>
            </w:pPr>
            <w:ins w:id="3529" w:author="HungNguyen" w:date="2012-04-17T00:48:00Z">
              <w:r w:rsidRPr="00625280">
                <w:rPr>
                  <w:bCs w:val="0"/>
                  <w:color w:val="auto"/>
                </w:rPr>
                <w:t>Description</w:t>
              </w:r>
            </w:ins>
          </w:p>
        </w:tc>
      </w:tr>
      <w:tr w:rsidR="00D50195" w:rsidRPr="00D85E98" w:rsidTr="00B251AB">
        <w:trPr>
          <w:ins w:id="3530" w:author="HungNguyen" w:date="2012-04-17T00:48:00Z"/>
        </w:trPr>
        <w:tc>
          <w:tcPr>
            <w:tcW w:w="577" w:type="dxa"/>
          </w:tcPr>
          <w:p w:rsidR="00D50195" w:rsidRPr="00625280" w:rsidRDefault="00D50195" w:rsidP="00B251AB">
            <w:pPr>
              <w:pStyle w:val="comment"/>
              <w:ind w:left="0"/>
              <w:rPr>
                <w:ins w:id="3531" w:author="HungNguyen" w:date="2012-04-17T00:48:00Z"/>
                <w:rFonts w:ascii="Times New Roman" w:hAnsi="Times New Roman" w:cs="Times New Roman"/>
                <w:i w:val="0"/>
                <w:color w:val="auto"/>
                <w:sz w:val="22"/>
                <w:szCs w:val="22"/>
              </w:rPr>
            </w:pPr>
            <w:ins w:id="3532" w:author="HungNguyen" w:date="2012-04-17T00:48:00Z">
              <w:r w:rsidRPr="00625280">
                <w:rPr>
                  <w:rFonts w:ascii="Times New Roman" w:hAnsi="Times New Roman" w:cs="Times New Roman"/>
                  <w:i w:val="0"/>
                  <w:color w:val="auto"/>
                  <w:sz w:val="22"/>
                  <w:szCs w:val="22"/>
                </w:rPr>
                <w:t>01</w:t>
              </w:r>
            </w:ins>
          </w:p>
        </w:tc>
        <w:tc>
          <w:tcPr>
            <w:tcW w:w="1356" w:type="dxa"/>
          </w:tcPr>
          <w:p w:rsidR="00D50195" w:rsidRPr="00625280" w:rsidRDefault="00D50195" w:rsidP="00B251AB">
            <w:pPr>
              <w:pStyle w:val="comment"/>
              <w:ind w:left="0"/>
              <w:rPr>
                <w:ins w:id="3533" w:author="HungNguyen" w:date="2012-04-17T00:48:00Z"/>
                <w:rFonts w:ascii="Times New Roman" w:hAnsi="Times New Roman" w:cs="Times New Roman"/>
                <w:i w:val="0"/>
                <w:color w:val="auto"/>
                <w:sz w:val="22"/>
                <w:szCs w:val="22"/>
              </w:rPr>
            </w:pPr>
            <w:proofErr w:type="spellStart"/>
            <w:ins w:id="3534" w:author="HungNguyen" w:date="2012-04-17T00:48:00Z">
              <w:r>
                <w:rPr>
                  <w:rFonts w:ascii="Times New Roman" w:hAnsi="Times New Roman" w:cs="Times New Roman"/>
                  <w:i w:val="0"/>
                  <w:color w:val="auto"/>
                  <w:sz w:val="22"/>
                  <w:szCs w:val="22"/>
                </w:rPr>
                <w:t>iEnumerable</w:t>
              </w:r>
              <w:proofErr w:type="spellEnd"/>
            </w:ins>
          </w:p>
        </w:tc>
        <w:tc>
          <w:tcPr>
            <w:tcW w:w="2585" w:type="dxa"/>
          </w:tcPr>
          <w:p w:rsidR="00D50195" w:rsidRPr="00625280" w:rsidRDefault="00D50195" w:rsidP="00B251AB">
            <w:pPr>
              <w:pStyle w:val="comment"/>
              <w:ind w:left="0"/>
              <w:rPr>
                <w:ins w:id="3535" w:author="HungNguyen" w:date="2012-04-17T00:48:00Z"/>
                <w:rFonts w:ascii="Times New Roman" w:hAnsi="Times New Roman" w:cs="Times New Roman"/>
                <w:i w:val="0"/>
                <w:color w:val="auto"/>
                <w:sz w:val="22"/>
                <w:szCs w:val="22"/>
              </w:rPr>
            </w:pPr>
            <w:proofErr w:type="spellStart"/>
            <w:ins w:id="3536" w:author="HungNguyen" w:date="2012-04-17T00:48:00Z">
              <w:r>
                <w:rPr>
                  <w:rFonts w:ascii="Times New Roman" w:hAnsi="Times New Roman" w:cs="Times New Roman"/>
                  <w:i w:val="0"/>
                  <w:color w:val="auto"/>
                  <w:sz w:val="22"/>
                  <w:szCs w:val="22"/>
                </w:rPr>
                <w:t>IEnumerable</w:t>
              </w:r>
              <w:proofErr w:type="spellEnd"/>
              <w:r>
                <w:rPr>
                  <w:rFonts w:ascii="Times New Roman" w:hAnsi="Times New Roman" w:cs="Times New Roman"/>
                  <w:i w:val="0"/>
                  <w:color w:val="auto"/>
                  <w:sz w:val="22"/>
                  <w:szCs w:val="22"/>
                </w:rPr>
                <w:t>&lt;</w:t>
              </w:r>
              <w:proofErr w:type="spellStart"/>
              <w:r>
                <w:rPr>
                  <w:rFonts w:ascii="Times New Roman" w:hAnsi="Times New Roman" w:cs="Times New Roman"/>
                  <w:i w:val="0"/>
                  <w:color w:val="auto"/>
                  <w:sz w:val="22"/>
                  <w:szCs w:val="22"/>
                </w:rPr>
                <w:t>XElement</w:t>
              </w:r>
              <w:proofErr w:type="spellEnd"/>
              <w:r>
                <w:rPr>
                  <w:rFonts w:ascii="Times New Roman" w:hAnsi="Times New Roman" w:cs="Times New Roman"/>
                  <w:i w:val="0"/>
                  <w:color w:val="auto"/>
                  <w:sz w:val="22"/>
                  <w:szCs w:val="22"/>
                </w:rPr>
                <w:t>&gt;</w:t>
              </w:r>
            </w:ins>
          </w:p>
        </w:tc>
        <w:tc>
          <w:tcPr>
            <w:tcW w:w="810" w:type="dxa"/>
          </w:tcPr>
          <w:p w:rsidR="00D50195" w:rsidRPr="00625280" w:rsidRDefault="00D50195" w:rsidP="00B251AB">
            <w:pPr>
              <w:pStyle w:val="comment"/>
              <w:ind w:left="0"/>
              <w:rPr>
                <w:ins w:id="3537" w:author="HungNguyen" w:date="2012-04-17T00:48:00Z"/>
                <w:rFonts w:ascii="Times New Roman" w:hAnsi="Times New Roman" w:cs="Times New Roman"/>
                <w:i w:val="0"/>
                <w:color w:val="auto"/>
                <w:sz w:val="22"/>
                <w:szCs w:val="22"/>
              </w:rPr>
            </w:pPr>
            <w:ins w:id="3538" w:author="HungNguyen" w:date="2012-04-17T00:48:00Z">
              <w:r w:rsidRPr="00625280">
                <w:rPr>
                  <w:rFonts w:ascii="Times New Roman" w:hAnsi="Times New Roman" w:cs="Times New Roman"/>
                  <w:i w:val="0"/>
                  <w:color w:val="auto"/>
                  <w:sz w:val="22"/>
                  <w:szCs w:val="22"/>
                </w:rPr>
                <w:t>In</w:t>
              </w:r>
            </w:ins>
          </w:p>
        </w:tc>
        <w:tc>
          <w:tcPr>
            <w:tcW w:w="1080" w:type="dxa"/>
          </w:tcPr>
          <w:p w:rsidR="00D50195" w:rsidRPr="00625280" w:rsidRDefault="00D50195" w:rsidP="00B251AB">
            <w:pPr>
              <w:pStyle w:val="comment"/>
              <w:ind w:left="0"/>
              <w:rPr>
                <w:ins w:id="3539" w:author="HungNguyen" w:date="2012-04-17T00:48:00Z"/>
                <w:rFonts w:ascii="Times New Roman" w:hAnsi="Times New Roman" w:cs="Times New Roman"/>
                <w:i w:val="0"/>
                <w:color w:val="auto"/>
                <w:sz w:val="22"/>
                <w:szCs w:val="22"/>
              </w:rPr>
            </w:pPr>
          </w:p>
        </w:tc>
        <w:tc>
          <w:tcPr>
            <w:tcW w:w="3168" w:type="dxa"/>
          </w:tcPr>
          <w:p w:rsidR="00D50195" w:rsidRPr="00625280" w:rsidRDefault="00D50195" w:rsidP="00B251AB">
            <w:pPr>
              <w:pStyle w:val="comment"/>
              <w:ind w:left="0"/>
              <w:rPr>
                <w:ins w:id="3540" w:author="HungNguyen" w:date="2012-04-17T00:48:00Z"/>
                <w:rFonts w:ascii="Times New Roman" w:hAnsi="Times New Roman" w:cs="Times New Roman"/>
                <w:i w:val="0"/>
                <w:color w:val="auto"/>
                <w:sz w:val="22"/>
                <w:szCs w:val="22"/>
              </w:rPr>
            </w:pPr>
            <w:ins w:id="3541" w:author="HungNguyen" w:date="2012-04-17T00:48:00Z">
              <w:r>
                <w:rPr>
                  <w:rFonts w:ascii="Times New Roman" w:hAnsi="Times New Roman" w:cs="Times New Roman"/>
                  <w:i w:val="0"/>
                  <w:color w:val="auto"/>
                  <w:sz w:val="22"/>
                  <w:szCs w:val="22"/>
                </w:rPr>
                <w:t>Specify the XElement&lt;</w:t>
              </w:r>
            </w:ins>
            <w:ins w:id="3542" w:author="HungNguyen" w:date="2012-04-17T00:49:00Z">
              <w:r>
                <w:rPr>
                  <w:rFonts w:ascii="Times New Roman" w:hAnsi="Times New Roman" w:cs="Times New Roman"/>
                  <w:i w:val="0"/>
                  <w:color w:val="auto"/>
                  <w:sz w:val="22"/>
                  <w:szCs w:val="22"/>
                </w:rPr>
                <w:t>Content</w:t>
              </w:r>
            </w:ins>
            <w:ins w:id="3543" w:author="HungNguyen" w:date="2012-04-17T00:48:00Z">
              <w:r>
                <w:rPr>
                  <w:rFonts w:ascii="Times New Roman" w:hAnsi="Times New Roman" w:cs="Times New Roman"/>
                  <w:i w:val="0"/>
                  <w:color w:val="auto"/>
                  <w:sz w:val="22"/>
                  <w:szCs w:val="22"/>
                </w:rPr>
                <w:t>&gt;.</w:t>
              </w:r>
            </w:ins>
          </w:p>
        </w:tc>
      </w:tr>
      <w:tr w:rsidR="00D50195" w:rsidRPr="00D85E98" w:rsidTr="00B251AB">
        <w:trPr>
          <w:ins w:id="3544" w:author="HungNguyen" w:date="2012-04-17T00:48:00Z"/>
        </w:trPr>
        <w:tc>
          <w:tcPr>
            <w:tcW w:w="577" w:type="dxa"/>
          </w:tcPr>
          <w:p w:rsidR="00D50195" w:rsidRPr="00625280" w:rsidRDefault="00D50195" w:rsidP="00B251AB">
            <w:pPr>
              <w:pStyle w:val="comment"/>
              <w:ind w:left="0"/>
              <w:rPr>
                <w:ins w:id="3545" w:author="HungNguyen" w:date="2012-04-17T00:48:00Z"/>
                <w:rFonts w:ascii="Times New Roman" w:hAnsi="Times New Roman" w:cs="Times New Roman"/>
                <w:i w:val="0"/>
                <w:color w:val="auto"/>
                <w:sz w:val="22"/>
                <w:szCs w:val="22"/>
              </w:rPr>
            </w:pPr>
            <w:ins w:id="3546" w:author="HungNguyen" w:date="2012-04-17T00:48:00Z">
              <w:r w:rsidRPr="00625280">
                <w:rPr>
                  <w:rFonts w:ascii="Times New Roman" w:hAnsi="Times New Roman" w:cs="Times New Roman"/>
                  <w:i w:val="0"/>
                  <w:color w:val="auto"/>
                  <w:sz w:val="22"/>
                  <w:szCs w:val="22"/>
                </w:rPr>
                <w:t>0</w:t>
              </w:r>
              <w:r>
                <w:rPr>
                  <w:rFonts w:ascii="Times New Roman" w:hAnsi="Times New Roman" w:cs="Times New Roman"/>
                  <w:i w:val="0"/>
                  <w:color w:val="auto"/>
                  <w:sz w:val="22"/>
                  <w:szCs w:val="22"/>
                </w:rPr>
                <w:t>2</w:t>
              </w:r>
            </w:ins>
          </w:p>
        </w:tc>
        <w:tc>
          <w:tcPr>
            <w:tcW w:w="1356" w:type="dxa"/>
          </w:tcPr>
          <w:p w:rsidR="00D50195" w:rsidRPr="00625280" w:rsidRDefault="00D50195" w:rsidP="00B251AB">
            <w:pPr>
              <w:pStyle w:val="comment"/>
              <w:ind w:left="0"/>
              <w:rPr>
                <w:ins w:id="3547" w:author="HungNguyen" w:date="2012-04-17T00:48:00Z"/>
                <w:rFonts w:ascii="Times New Roman" w:hAnsi="Times New Roman" w:cs="Times New Roman"/>
                <w:i w:val="0"/>
                <w:color w:val="auto"/>
                <w:sz w:val="22"/>
                <w:szCs w:val="22"/>
              </w:rPr>
            </w:pPr>
            <w:ins w:id="3548" w:author="HungNguyen" w:date="2012-04-17T00:48:00Z">
              <w:r w:rsidRPr="00625280">
                <w:rPr>
                  <w:rFonts w:ascii="Times New Roman" w:hAnsi="Times New Roman" w:cs="Times New Roman"/>
                  <w:i w:val="0"/>
                  <w:color w:val="auto"/>
                  <w:sz w:val="22"/>
                  <w:szCs w:val="22"/>
                </w:rPr>
                <w:t>&lt;return&gt;</w:t>
              </w:r>
            </w:ins>
          </w:p>
        </w:tc>
        <w:tc>
          <w:tcPr>
            <w:tcW w:w="2585" w:type="dxa"/>
          </w:tcPr>
          <w:p w:rsidR="00D50195" w:rsidRPr="00625280" w:rsidRDefault="00D50195" w:rsidP="00B251AB">
            <w:pPr>
              <w:pStyle w:val="comment"/>
              <w:ind w:left="0"/>
              <w:rPr>
                <w:ins w:id="3549" w:author="HungNguyen" w:date="2012-04-17T00:48:00Z"/>
                <w:rFonts w:ascii="Times New Roman" w:hAnsi="Times New Roman" w:cs="Times New Roman"/>
                <w:i w:val="0"/>
                <w:color w:val="auto"/>
                <w:sz w:val="22"/>
                <w:szCs w:val="22"/>
              </w:rPr>
            </w:pPr>
            <w:ins w:id="3550" w:author="HungNguyen" w:date="2012-04-17T00:48:00Z">
              <w:r>
                <w:rPr>
                  <w:rFonts w:ascii="Times New Roman" w:hAnsi="Times New Roman" w:cs="Times New Roman"/>
                  <w:i w:val="0"/>
                  <w:color w:val="auto"/>
                  <w:sz w:val="22"/>
                  <w:szCs w:val="22"/>
                </w:rPr>
                <w:t>List&lt;</w:t>
              </w:r>
            </w:ins>
            <w:ins w:id="3551" w:author="HungNguyen" w:date="2012-04-17T00:49:00Z">
              <w:r>
                <w:rPr>
                  <w:rFonts w:ascii="Times New Roman" w:hAnsi="Times New Roman" w:cs="Times New Roman"/>
                  <w:i w:val="0"/>
                  <w:color w:val="auto"/>
                  <w:sz w:val="22"/>
                  <w:szCs w:val="22"/>
                </w:rPr>
                <w:t>object</w:t>
              </w:r>
            </w:ins>
            <w:ins w:id="3552" w:author="HungNguyen" w:date="2012-04-17T00:48:00Z">
              <w:r>
                <w:rPr>
                  <w:rFonts w:ascii="Times New Roman" w:hAnsi="Times New Roman" w:cs="Times New Roman"/>
                  <w:i w:val="0"/>
                  <w:color w:val="auto"/>
                  <w:sz w:val="22"/>
                  <w:szCs w:val="22"/>
                </w:rPr>
                <w:t>&gt;</w:t>
              </w:r>
            </w:ins>
          </w:p>
        </w:tc>
        <w:tc>
          <w:tcPr>
            <w:tcW w:w="810" w:type="dxa"/>
          </w:tcPr>
          <w:p w:rsidR="00D50195" w:rsidRPr="00625280" w:rsidRDefault="00D50195" w:rsidP="00B251AB">
            <w:pPr>
              <w:pStyle w:val="comment"/>
              <w:ind w:left="0"/>
              <w:rPr>
                <w:ins w:id="3553" w:author="HungNguyen" w:date="2012-04-17T00:48:00Z"/>
                <w:rFonts w:ascii="Times New Roman" w:hAnsi="Times New Roman" w:cs="Times New Roman"/>
                <w:i w:val="0"/>
                <w:color w:val="auto"/>
                <w:sz w:val="22"/>
                <w:szCs w:val="22"/>
              </w:rPr>
            </w:pPr>
            <w:ins w:id="3554" w:author="HungNguyen" w:date="2012-04-17T00:48:00Z">
              <w:r w:rsidRPr="00625280">
                <w:rPr>
                  <w:rFonts w:ascii="Times New Roman" w:hAnsi="Times New Roman" w:cs="Times New Roman"/>
                  <w:i w:val="0"/>
                  <w:color w:val="auto"/>
                  <w:sz w:val="22"/>
                  <w:szCs w:val="22"/>
                </w:rPr>
                <w:t>out</w:t>
              </w:r>
            </w:ins>
          </w:p>
        </w:tc>
        <w:tc>
          <w:tcPr>
            <w:tcW w:w="1080" w:type="dxa"/>
          </w:tcPr>
          <w:p w:rsidR="00D50195" w:rsidRPr="00625280" w:rsidRDefault="00D50195" w:rsidP="00B251AB">
            <w:pPr>
              <w:pStyle w:val="comment"/>
              <w:ind w:left="0"/>
              <w:rPr>
                <w:ins w:id="3555" w:author="HungNguyen" w:date="2012-04-17T00:48:00Z"/>
                <w:rFonts w:ascii="Times New Roman" w:hAnsi="Times New Roman" w:cs="Times New Roman"/>
                <w:i w:val="0"/>
                <w:color w:val="auto"/>
                <w:sz w:val="22"/>
                <w:szCs w:val="22"/>
              </w:rPr>
            </w:pPr>
          </w:p>
        </w:tc>
        <w:tc>
          <w:tcPr>
            <w:tcW w:w="3168" w:type="dxa"/>
          </w:tcPr>
          <w:p w:rsidR="00D50195" w:rsidRPr="00625280" w:rsidRDefault="00D50195" w:rsidP="00B251AB">
            <w:pPr>
              <w:pStyle w:val="comment"/>
              <w:ind w:left="0"/>
              <w:rPr>
                <w:ins w:id="3556" w:author="HungNguyen" w:date="2012-04-17T00:48:00Z"/>
                <w:rFonts w:ascii="Times New Roman" w:hAnsi="Times New Roman" w:cs="Times New Roman"/>
                <w:i w:val="0"/>
                <w:color w:val="auto"/>
                <w:sz w:val="22"/>
                <w:szCs w:val="22"/>
              </w:rPr>
            </w:pPr>
            <w:ins w:id="3557" w:author="HungNguyen" w:date="2012-04-17T00:48:00Z">
              <w:r>
                <w:rPr>
                  <w:rFonts w:ascii="Times New Roman" w:hAnsi="Times New Roman" w:cs="Times New Roman"/>
                  <w:i w:val="0"/>
                  <w:color w:val="auto"/>
                  <w:sz w:val="22"/>
                  <w:szCs w:val="22"/>
                </w:rPr>
                <w:t xml:space="preserve">Return list </w:t>
              </w:r>
            </w:ins>
            <w:ins w:id="3558" w:author="HungNguyen" w:date="2012-04-17T00:49:00Z">
              <w:r>
                <w:rPr>
                  <w:rFonts w:ascii="Times New Roman" w:hAnsi="Times New Roman" w:cs="Times New Roman"/>
                  <w:i w:val="0"/>
                  <w:color w:val="auto"/>
                  <w:sz w:val="22"/>
                  <w:szCs w:val="22"/>
                </w:rPr>
                <w:t>object</w:t>
              </w:r>
            </w:ins>
          </w:p>
        </w:tc>
      </w:tr>
    </w:tbl>
    <w:p w:rsidR="00310019" w:rsidRPr="00616EF6" w:rsidRDefault="00310019">
      <w:pPr>
        <w:ind w:left="1728"/>
        <w:rPr>
          <w:ins w:id="3559" w:author="HungNguyen" w:date="2012-04-17T00:47:00Z"/>
        </w:rPr>
        <w:pPrChange w:id="3560" w:author="HungNguyen" w:date="2012-04-17T00:48:00Z">
          <w:pPr>
            <w:pStyle w:val="Heading6"/>
          </w:pPr>
        </w:pPrChange>
      </w:pPr>
    </w:p>
    <w:p w:rsidR="0065367C" w:rsidRDefault="0065367C">
      <w:pPr>
        <w:pStyle w:val="Heading4"/>
        <w:rPr>
          <w:ins w:id="3561" w:author="HungNguyen" w:date="2012-02-22T19:47:00Z"/>
        </w:rPr>
        <w:pPrChange w:id="3562" w:author="Phuong Giang" w:date="2012-02-22T23:51:00Z">
          <w:pPr>
            <w:pStyle w:val="Heading4"/>
            <w:tabs>
              <w:tab w:val="left" w:pos="4208"/>
            </w:tabs>
          </w:pPr>
        </w:pPrChange>
      </w:pPr>
      <w:proofErr w:type="spellStart"/>
      <w:ins w:id="3563" w:author="HungNguyen" w:date="2012-02-22T19:47:00Z">
        <w:r w:rsidRPr="00242043">
          <w:t>ActivityViewModel</w:t>
        </w:r>
        <w:proofErr w:type="spellEnd"/>
        <w:r>
          <w:t xml:space="preserve"> class</w:t>
        </w:r>
      </w:ins>
    </w:p>
    <w:p w:rsidR="0065367C" w:rsidDel="00DA4281" w:rsidRDefault="009C1E01" w:rsidP="0065367C">
      <w:pPr>
        <w:rPr>
          <w:ins w:id="3564" w:author="HungNguyen" w:date="2012-02-22T19:47:00Z"/>
          <w:del w:id="3565" w:author="Phuong Giang" w:date="2012-02-22T23:51:00Z"/>
        </w:rPr>
      </w:pPr>
      <w:ins w:id="3566" w:author="HungNguyen" w:date="2012-02-22T19:47:00Z">
        <w:del w:id="3567" w:author="Phuong Giang" w:date="2012-02-22T23:57:00Z">
          <w:r w:rsidDel="001669BE">
            <w:delText xml:space="preserve">              </w:delText>
          </w:r>
        </w:del>
      </w:ins>
    </w:p>
    <w:p w:rsidR="0065367C" w:rsidRPr="009A5E19" w:rsidRDefault="0065367C">
      <w:pPr>
        <w:pStyle w:val="Heading5"/>
        <w:rPr>
          <w:ins w:id="3568" w:author="HungNguyen" w:date="2012-02-22T19:47:00Z"/>
        </w:rPr>
        <w:pPrChange w:id="3569" w:author="Phuong Giang" w:date="2012-02-22T23:52:00Z">
          <w:pPr>
            <w:pStyle w:val="Heading5"/>
            <w:numPr>
              <w:ilvl w:val="0"/>
              <w:numId w:val="0"/>
            </w:numPr>
            <w:ind w:left="0" w:firstLine="0"/>
          </w:pPr>
        </w:pPrChange>
      </w:pPr>
      <w:ins w:id="3570" w:author="HungNguyen" w:date="2012-02-22T19:47:00Z">
        <w:r w:rsidRPr="009A5E19">
          <w:rPr>
            <w:rFonts w:hint="eastAsia"/>
          </w:rPr>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571" w:author="Phuong Giang" w:date="2012-02-22T23:13: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788"/>
        <w:gridCol w:w="1350"/>
        <w:gridCol w:w="1080"/>
        <w:gridCol w:w="1170"/>
        <w:gridCol w:w="3618"/>
        <w:tblGridChange w:id="3572">
          <w:tblGrid>
            <w:gridCol w:w="570"/>
            <w:gridCol w:w="150"/>
            <w:gridCol w:w="570"/>
            <w:gridCol w:w="658"/>
            <w:gridCol w:w="832"/>
            <w:gridCol w:w="298"/>
            <w:gridCol w:w="844"/>
            <w:gridCol w:w="506"/>
            <w:gridCol w:w="630"/>
            <w:gridCol w:w="450"/>
            <w:gridCol w:w="1170"/>
            <w:gridCol w:w="2898"/>
            <w:gridCol w:w="720"/>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3573" w:author="HungNguyen" w:date="2012-02-22T19:47:00Z"/>
          <w:trPrChange w:id="3574" w:author="Phuong Giang" w:date="2012-02-22T23:13:00Z">
            <w:trPr>
              <w:gridBefore w:val="2"/>
            </w:trPr>
          </w:trPrChange>
        </w:trPr>
        <w:tc>
          <w:tcPr>
            <w:tcW w:w="570" w:type="dxa"/>
            <w:tcPrChange w:id="3575" w:author="Phuong Giang" w:date="2012-02-22T23:13:00Z">
              <w:tcPr>
                <w:tcW w:w="5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576" w:author="HungNguyen" w:date="2012-02-22T19:47:00Z"/>
                <w:b/>
                <w:rPrChange w:id="3577" w:author="Phuong Giang" w:date="2012-02-22T23:24:00Z">
                  <w:rPr>
                    <w:ins w:id="3578" w:author="HungNguyen" w:date="2012-02-22T19:47:00Z"/>
                    <w:b/>
                    <w:bCs w:val="0"/>
                    <w:color w:val="800000"/>
                  </w:rPr>
                </w:rPrChange>
              </w:rPr>
            </w:pPr>
            <w:ins w:id="3579" w:author="HungNguyen" w:date="2012-02-22T19:47:00Z">
              <w:r w:rsidRPr="0030024D">
                <w:rPr>
                  <w:color w:val="auto"/>
                  <w:rPrChange w:id="3580" w:author="Phuong Giang" w:date="2012-02-22T23:37:00Z">
                    <w:rPr>
                      <w:rFonts w:asciiTheme="majorHAnsi" w:eastAsiaTheme="majorEastAsia" w:hAnsiTheme="majorHAnsi" w:cstheme="majorBidi"/>
                      <w:i/>
                      <w:iCs/>
                      <w:snapToGrid/>
                      <w:color w:val="800000"/>
                      <w:sz w:val="22"/>
                      <w:szCs w:val="22"/>
                    </w:rPr>
                  </w:rPrChange>
                </w:rPr>
                <w:t>No</w:t>
              </w:r>
            </w:ins>
          </w:p>
        </w:tc>
        <w:tc>
          <w:tcPr>
            <w:tcW w:w="1788" w:type="dxa"/>
            <w:tcPrChange w:id="3581" w:author="Phuong Giang" w:date="2012-02-22T23:13:00Z">
              <w:tcPr>
                <w:tcW w:w="1788" w:type="dxa"/>
                <w:gridSpan w:val="3"/>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582" w:author="HungNguyen" w:date="2012-02-22T19:47:00Z"/>
                <w:b/>
                <w:rPrChange w:id="3583" w:author="Phuong Giang" w:date="2012-02-22T23:24:00Z">
                  <w:rPr>
                    <w:ins w:id="3584" w:author="HungNguyen" w:date="2012-02-22T19:47:00Z"/>
                    <w:b/>
                    <w:bCs w:val="0"/>
                    <w:color w:val="800000"/>
                    <w:lang w:eastAsia="ja-JP"/>
                  </w:rPr>
                </w:rPrChange>
              </w:rPr>
            </w:pPr>
            <w:ins w:id="3585" w:author="HungNguyen" w:date="2012-02-22T19:47:00Z">
              <w:r w:rsidRPr="0030024D">
                <w:rPr>
                  <w:color w:val="auto"/>
                  <w:rPrChange w:id="3586" w:author="Phuong Giang" w:date="2012-02-22T23:37:00Z">
                    <w:rPr>
                      <w:rFonts w:asciiTheme="majorHAnsi" w:eastAsiaTheme="majorEastAsia" w:hAnsiTheme="majorHAnsi" w:cstheme="majorBidi"/>
                      <w:i/>
                      <w:iCs/>
                      <w:snapToGrid/>
                      <w:color w:val="800000"/>
                      <w:sz w:val="22"/>
                      <w:szCs w:val="22"/>
                      <w:lang w:eastAsia="ja-JP"/>
                    </w:rPr>
                  </w:rPrChange>
                </w:rPr>
                <w:t>Attribute</w:t>
              </w:r>
            </w:ins>
          </w:p>
        </w:tc>
        <w:tc>
          <w:tcPr>
            <w:tcW w:w="1350" w:type="dxa"/>
            <w:tcPrChange w:id="3587" w:author="Phuong Giang" w:date="2012-02-22T23:13:00Z">
              <w:tcPr>
                <w:tcW w:w="1350" w:type="dxa"/>
                <w:gridSpan w:val="2"/>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588" w:author="HungNguyen" w:date="2012-02-22T19:47:00Z"/>
                <w:b/>
                <w:rPrChange w:id="3589" w:author="Phuong Giang" w:date="2012-02-22T23:24:00Z">
                  <w:rPr>
                    <w:ins w:id="3590" w:author="HungNguyen" w:date="2012-02-22T19:47:00Z"/>
                    <w:b/>
                    <w:bCs w:val="0"/>
                    <w:color w:val="800000"/>
                    <w:lang w:eastAsia="ja-JP"/>
                  </w:rPr>
                </w:rPrChange>
              </w:rPr>
            </w:pPr>
            <w:ins w:id="3591" w:author="HungNguyen" w:date="2012-02-22T19:47:00Z">
              <w:r w:rsidRPr="0030024D">
                <w:rPr>
                  <w:color w:val="auto"/>
                  <w:rPrChange w:id="3592" w:author="Phuong Giang" w:date="2012-02-22T23:37:00Z">
                    <w:rPr>
                      <w:rFonts w:asciiTheme="majorHAnsi" w:eastAsiaTheme="majorEastAsia" w:hAnsiTheme="majorHAnsi" w:cstheme="majorBidi"/>
                      <w:i/>
                      <w:iCs/>
                      <w:snapToGrid/>
                      <w:color w:val="800000"/>
                      <w:sz w:val="22"/>
                      <w:szCs w:val="22"/>
                      <w:lang w:eastAsia="ja-JP"/>
                    </w:rPr>
                  </w:rPrChange>
                </w:rPr>
                <w:t>Type</w:t>
              </w:r>
            </w:ins>
          </w:p>
        </w:tc>
        <w:tc>
          <w:tcPr>
            <w:tcW w:w="1080" w:type="dxa"/>
            <w:tcPrChange w:id="3593" w:author="Phuong Giang" w:date="2012-02-22T23:13:00Z">
              <w:tcPr>
                <w:tcW w:w="1080" w:type="dxa"/>
                <w:gridSpan w:val="2"/>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594" w:author="HungNguyen" w:date="2012-02-22T19:47:00Z"/>
                <w:b/>
                <w:rPrChange w:id="3595" w:author="Phuong Giang" w:date="2012-02-22T23:24:00Z">
                  <w:rPr>
                    <w:ins w:id="3596" w:author="HungNguyen" w:date="2012-02-22T19:47:00Z"/>
                    <w:b/>
                    <w:bCs w:val="0"/>
                    <w:color w:val="800000"/>
                    <w:lang w:eastAsia="ja-JP"/>
                  </w:rPr>
                </w:rPrChange>
              </w:rPr>
            </w:pPr>
            <w:ins w:id="3597" w:author="HungNguyen" w:date="2012-02-22T19:47:00Z">
              <w:r w:rsidRPr="0030024D">
                <w:rPr>
                  <w:color w:val="auto"/>
                  <w:rPrChange w:id="3598" w:author="Phuong Giang" w:date="2012-02-22T23:37:00Z">
                    <w:rPr>
                      <w:rFonts w:asciiTheme="majorHAnsi" w:eastAsiaTheme="majorEastAsia" w:hAnsiTheme="majorHAnsi" w:cstheme="majorBidi"/>
                      <w:i/>
                      <w:iCs/>
                      <w:snapToGrid/>
                      <w:color w:val="800000"/>
                      <w:sz w:val="22"/>
                      <w:szCs w:val="22"/>
                      <w:lang w:eastAsia="ja-JP"/>
                    </w:rPr>
                  </w:rPrChange>
                </w:rPr>
                <w:t>Default</w:t>
              </w:r>
            </w:ins>
          </w:p>
        </w:tc>
        <w:tc>
          <w:tcPr>
            <w:tcW w:w="1170" w:type="dxa"/>
            <w:tcPrChange w:id="3599" w:author="Phuong Giang" w:date="2012-02-22T23:13:00Z">
              <w:tcPr>
                <w:tcW w:w="11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600" w:author="HungNguyen" w:date="2012-02-22T19:47:00Z"/>
                <w:b/>
                <w:rPrChange w:id="3601" w:author="Phuong Giang" w:date="2012-02-22T23:24:00Z">
                  <w:rPr>
                    <w:ins w:id="3602" w:author="HungNguyen" w:date="2012-02-22T19:47:00Z"/>
                    <w:b/>
                    <w:bCs w:val="0"/>
                    <w:color w:val="800000"/>
                    <w:lang w:eastAsia="ja-JP"/>
                  </w:rPr>
                </w:rPrChange>
              </w:rPr>
            </w:pPr>
            <w:ins w:id="3603" w:author="HungNguyen" w:date="2012-02-22T19:47:00Z">
              <w:r w:rsidRPr="0030024D">
                <w:rPr>
                  <w:color w:val="auto"/>
                  <w:rPrChange w:id="3604" w:author="Phuong Giang" w:date="2012-02-22T23:37:00Z">
                    <w:rPr>
                      <w:rFonts w:asciiTheme="majorHAnsi" w:eastAsiaTheme="majorEastAsia" w:hAnsiTheme="majorHAnsi" w:cstheme="majorBidi"/>
                      <w:i/>
                      <w:iCs/>
                      <w:snapToGrid/>
                      <w:color w:val="800000"/>
                      <w:sz w:val="22"/>
                      <w:szCs w:val="22"/>
                      <w:lang w:eastAsia="ja-JP"/>
                    </w:rPr>
                  </w:rPrChange>
                </w:rPr>
                <w:t>Note</w:t>
              </w:r>
            </w:ins>
          </w:p>
        </w:tc>
        <w:tc>
          <w:tcPr>
            <w:tcW w:w="3618" w:type="dxa"/>
            <w:tcPrChange w:id="3605" w:author="Phuong Giang" w:date="2012-02-22T23:13:00Z">
              <w:tcPr>
                <w:tcW w:w="3618" w:type="dxa"/>
                <w:gridSpan w:val="2"/>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606" w:author="HungNguyen" w:date="2012-02-22T19:47:00Z"/>
                <w:b/>
                <w:rPrChange w:id="3607" w:author="Phuong Giang" w:date="2012-02-22T23:24:00Z">
                  <w:rPr>
                    <w:ins w:id="3608" w:author="HungNguyen" w:date="2012-02-22T19:47:00Z"/>
                    <w:b/>
                    <w:bCs w:val="0"/>
                    <w:color w:val="800000"/>
                    <w:lang w:eastAsia="ja-JP"/>
                  </w:rPr>
                </w:rPrChange>
              </w:rPr>
            </w:pPr>
            <w:ins w:id="3609" w:author="HungNguyen" w:date="2012-02-22T19:47:00Z">
              <w:r w:rsidRPr="0030024D">
                <w:rPr>
                  <w:color w:val="auto"/>
                  <w:rPrChange w:id="3610"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3611" w:author="HungNguyen" w:date="2012-02-22T19:47:00Z"/>
          <w:trPrChange w:id="3612" w:author="Phuong Giang" w:date="2012-02-22T23:13:00Z">
            <w:trPr>
              <w:gridBefore w:val="2"/>
            </w:trPr>
          </w:trPrChange>
        </w:trPr>
        <w:tc>
          <w:tcPr>
            <w:tcW w:w="570" w:type="dxa"/>
            <w:tcPrChange w:id="3613" w:author="Phuong Giang" w:date="2012-02-22T23:13:00Z">
              <w:tcPr>
                <w:tcW w:w="570" w:type="dxa"/>
              </w:tcPr>
            </w:tcPrChange>
          </w:tcPr>
          <w:p w:rsidR="0065367C" w:rsidRPr="00D85E98" w:rsidRDefault="0065367C" w:rsidP="00995D66">
            <w:pPr>
              <w:pStyle w:val="comment"/>
              <w:ind w:left="0"/>
              <w:rPr>
                <w:ins w:id="3614" w:author="HungNguyen" w:date="2012-02-22T19:47:00Z"/>
                <w:rFonts w:ascii="Times New Roman" w:hAnsi="Times New Roman" w:cs="Times New Roman"/>
                <w:i w:val="0"/>
                <w:color w:val="auto"/>
                <w:sz w:val="22"/>
                <w:szCs w:val="22"/>
                <w:rPrChange w:id="3615" w:author="Phuong Giang" w:date="2012-02-22T23:47:00Z">
                  <w:rPr>
                    <w:ins w:id="3616" w:author="HungNguyen" w:date="2012-02-22T19:47:00Z"/>
                    <w:i w:val="0"/>
                    <w:sz w:val="18"/>
                    <w:szCs w:val="18"/>
                  </w:rPr>
                </w:rPrChange>
              </w:rPr>
            </w:pPr>
            <w:ins w:id="3617" w:author="HungNguyen" w:date="2012-02-22T19:47:00Z">
              <w:r w:rsidRPr="00D85E98">
                <w:rPr>
                  <w:rFonts w:ascii="Times New Roman" w:hAnsi="Times New Roman" w:cs="Times New Roman"/>
                  <w:i w:val="0"/>
                  <w:color w:val="auto"/>
                  <w:sz w:val="22"/>
                  <w:szCs w:val="22"/>
                  <w:rPrChange w:id="3618"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01</w:t>
              </w:r>
            </w:ins>
          </w:p>
        </w:tc>
        <w:tc>
          <w:tcPr>
            <w:tcW w:w="1788" w:type="dxa"/>
            <w:tcPrChange w:id="3619" w:author="Phuong Giang" w:date="2012-02-22T23:13:00Z">
              <w:tcPr>
                <w:tcW w:w="1788" w:type="dxa"/>
                <w:gridSpan w:val="3"/>
              </w:tcPr>
            </w:tcPrChange>
          </w:tcPr>
          <w:p w:rsidR="0065367C" w:rsidRPr="00D85E98" w:rsidRDefault="0065367C" w:rsidP="00995D66">
            <w:pPr>
              <w:pStyle w:val="comment"/>
              <w:ind w:left="0"/>
              <w:rPr>
                <w:ins w:id="3620" w:author="HungNguyen" w:date="2012-02-22T19:47:00Z"/>
                <w:rFonts w:ascii="Times New Roman" w:hAnsi="Times New Roman" w:cs="Times New Roman"/>
                <w:i w:val="0"/>
                <w:color w:val="auto"/>
                <w:sz w:val="22"/>
                <w:szCs w:val="22"/>
                <w:rPrChange w:id="3621" w:author="Phuong Giang" w:date="2012-02-22T23:47:00Z">
                  <w:rPr>
                    <w:ins w:id="3622" w:author="HungNguyen" w:date="2012-02-22T19:47:00Z"/>
                    <w:i w:val="0"/>
                    <w:sz w:val="18"/>
                    <w:szCs w:val="18"/>
                  </w:rPr>
                </w:rPrChange>
              </w:rPr>
            </w:pPr>
            <w:ins w:id="3623" w:author="HungNguyen" w:date="2012-02-22T19:47:00Z">
              <w:r w:rsidRPr="00D85E98">
                <w:rPr>
                  <w:rFonts w:ascii="Times New Roman" w:hAnsi="Times New Roman" w:cs="Times New Roman"/>
                  <w:i w:val="0"/>
                  <w:color w:val="auto"/>
                  <w:sz w:val="22"/>
                  <w:szCs w:val="22"/>
                  <w:rPrChange w:id="3624"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Content</w:t>
              </w:r>
            </w:ins>
          </w:p>
        </w:tc>
        <w:tc>
          <w:tcPr>
            <w:tcW w:w="1350" w:type="dxa"/>
            <w:tcPrChange w:id="3625" w:author="Phuong Giang" w:date="2012-02-22T23:13:00Z">
              <w:tcPr>
                <w:tcW w:w="1350" w:type="dxa"/>
                <w:gridSpan w:val="2"/>
              </w:tcPr>
            </w:tcPrChange>
          </w:tcPr>
          <w:p w:rsidR="0065367C" w:rsidRPr="00D85E98" w:rsidRDefault="0065367C" w:rsidP="00995D66">
            <w:pPr>
              <w:pStyle w:val="comment"/>
              <w:ind w:left="0"/>
              <w:rPr>
                <w:ins w:id="3626" w:author="HungNguyen" w:date="2012-02-22T19:47:00Z"/>
                <w:rFonts w:ascii="Times New Roman" w:hAnsi="Times New Roman" w:cs="Times New Roman"/>
                <w:i w:val="0"/>
                <w:color w:val="auto"/>
                <w:sz w:val="22"/>
                <w:szCs w:val="22"/>
                <w:rPrChange w:id="3627" w:author="Phuong Giang" w:date="2012-02-22T23:47:00Z">
                  <w:rPr>
                    <w:ins w:id="3628" w:author="HungNguyen" w:date="2012-02-22T19:47:00Z"/>
                    <w:i w:val="0"/>
                    <w:sz w:val="18"/>
                    <w:szCs w:val="18"/>
                  </w:rPr>
                </w:rPrChange>
              </w:rPr>
            </w:pPr>
            <w:ins w:id="3629" w:author="HungNguyen" w:date="2012-02-22T19:47:00Z">
              <w:r w:rsidRPr="00D85E98">
                <w:rPr>
                  <w:rFonts w:ascii="Times New Roman" w:hAnsi="Times New Roman" w:cs="Times New Roman"/>
                  <w:i w:val="0"/>
                  <w:color w:val="auto"/>
                  <w:sz w:val="22"/>
                  <w:szCs w:val="22"/>
                  <w:rPrChange w:id="3630"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080" w:type="dxa"/>
            <w:tcPrChange w:id="3631" w:author="Phuong Giang" w:date="2012-02-22T23:13:00Z">
              <w:tcPr>
                <w:tcW w:w="1080" w:type="dxa"/>
                <w:gridSpan w:val="2"/>
              </w:tcPr>
            </w:tcPrChange>
          </w:tcPr>
          <w:p w:rsidR="0065367C" w:rsidRPr="00D85E98" w:rsidRDefault="0065367C" w:rsidP="00995D66">
            <w:pPr>
              <w:pStyle w:val="comment"/>
              <w:ind w:left="0"/>
              <w:rPr>
                <w:ins w:id="3632" w:author="HungNguyen" w:date="2012-02-22T19:47:00Z"/>
                <w:rFonts w:ascii="Times New Roman" w:hAnsi="Times New Roman" w:cs="Times New Roman"/>
                <w:i w:val="0"/>
                <w:color w:val="auto"/>
                <w:sz w:val="22"/>
                <w:szCs w:val="22"/>
                <w:rPrChange w:id="3633" w:author="Phuong Giang" w:date="2012-02-22T23:47:00Z">
                  <w:rPr>
                    <w:ins w:id="3634" w:author="HungNguyen" w:date="2012-02-22T19:47:00Z"/>
                    <w:i w:val="0"/>
                    <w:sz w:val="18"/>
                    <w:szCs w:val="18"/>
                  </w:rPr>
                </w:rPrChange>
              </w:rPr>
            </w:pPr>
          </w:p>
        </w:tc>
        <w:tc>
          <w:tcPr>
            <w:tcW w:w="1170" w:type="dxa"/>
            <w:tcPrChange w:id="3635" w:author="Phuong Giang" w:date="2012-02-22T23:13:00Z">
              <w:tcPr>
                <w:tcW w:w="1170" w:type="dxa"/>
              </w:tcPr>
            </w:tcPrChange>
          </w:tcPr>
          <w:p w:rsidR="0065367C" w:rsidRPr="00D85E98" w:rsidRDefault="0065367C" w:rsidP="00995D66">
            <w:pPr>
              <w:pStyle w:val="comment"/>
              <w:ind w:left="0"/>
              <w:rPr>
                <w:ins w:id="3636" w:author="HungNguyen" w:date="2012-02-22T19:47:00Z"/>
                <w:rFonts w:ascii="Times New Roman" w:hAnsi="Times New Roman" w:cs="Times New Roman"/>
                <w:i w:val="0"/>
                <w:color w:val="auto"/>
                <w:sz w:val="22"/>
                <w:szCs w:val="22"/>
                <w:rPrChange w:id="3637" w:author="Phuong Giang" w:date="2012-02-22T23:47:00Z">
                  <w:rPr>
                    <w:ins w:id="3638" w:author="HungNguyen" w:date="2012-02-22T19:47:00Z"/>
                    <w:i w:val="0"/>
                    <w:sz w:val="18"/>
                    <w:szCs w:val="18"/>
                  </w:rPr>
                </w:rPrChange>
              </w:rPr>
            </w:pPr>
            <w:ins w:id="3639" w:author="HungNguyen" w:date="2012-02-22T19:47:00Z">
              <w:r w:rsidRPr="00D85E98">
                <w:rPr>
                  <w:rFonts w:ascii="Times New Roman" w:hAnsi="Times New Roman" w:cs="Times New Roman"/>
                  <w:i w:val="0"/>
                  <w:color w:val="auto"/>
                  <w:sz w:val="22"/>
                  <w:szCs w:val="22"/>
                  <w:rPrChange w:id="3640"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3618" w:type="dxa"/>
            <w:tcPrChange w:id="3641" w:author="Phuong Giang" w:date="2012-02-22T23:13:00Z">
              <w:tcPr>
                <w:tcW w:w="3618" w:type="dxa"/>
                <w:gridSpan w:val="2"/>
              </w:tcPr>
            </w:tcPrChange>
          </w:tcPr>
          <w:p w:rsidR="0065367C" w:rsidRPr="00D85E98" w:rsidRDefault="009C1E01" w:rsidP="00995D66">
            <w:pPr>
              <w:pStyle w:val="comment"/>
              <w:ind w:left="0"/>
              <w:rPr>
                <w:ins w:id="3642" w:author="HungNguyen" w:date="2012-02-22T19:47:00Z"/>
                <w:rFonts w:ascii="Times New Roman" w:hAnsi="Times New Roman" w:cs="Times New Roman"/>
                <w:i w:val="0"/>
                <w:color w:val="auto"/>
                <w:sz w:val="22"/>
                <w:szCs w:val="22"/>
                <w:rPrChange w:id="3643" w:author="Phuong Giang" w:date="2012-02-22T23:47:00Z">
                  <w:rPr>
                    <w:ins w:id="3644" w:author="HungNguyen" w:date="2012-02-22T19:47:00Z"/>
                    <w:i w:val="0"/>
                    <w:sz w:val="18"/>
                    <w:szCs w:val="18"/>
                  </w:rPr>
                </w:rPrChange>
              </w:rPr>
            </w:pPr>
            <w:ins w:id="3645" w:author="HungNguyen" w:date="2012-02-22T20:07:00Z">
              <w:r w:rsidRPr="00D85E98">
                <w:rPr>
                  <w:rFonts w:ascii="Times New Roman" w:hAnsi="Times New Roman" w:cs="Times New Roman"/>
                  <w:i w:val="0"/>
                  <w:color w:val="auto"/>
                  <w:sz w:val="22"/>
                  <w:szCs w:val="22"/>
                  <w:rPrChange w:id="3646"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The content of activity</w:t>
              </w:r>
            </w:ins>
          </w:p>
        </w:tc>
      </w:tr>
      <w:tr w:rsidR="0065367C" w:rsidRPr="00D85E98" w:rsidTr="0042744C">
        <w:trPr>
          <w:ins w:id="3647" w:author="HungNguyen" w:date="2012-02-22T19:47:00Z"/>
          <w:trPrChange w:id="3648" w:author="Phuong Giang" w:date="2012-02-22T23:13:00Z">
            <w:trPr>
              <w:gridBefore w:val="2"/>
            </w:trPr>
          </w:trPrChange>
        </w:trPr>
        <w:tc>
          <w:tcPr>
            <w:tcW w:w="570" w:type="dxa"/>
            <w:tcPrChange w:id="3649" w:author="Phuong Giang" w:date="2012-02-22T23:13:00Z">
              <w:tcPr>
                <w:tcW w:w="570" w:type="dxa"/>
              </w:tcPr>
            </w:tcPrChange>
          </w:tcPr>
          <w:p w:rsidR="0065367C" w:rsidRPr="00D85E98" w:rsidRDefault="0065367C" w:rsidP="00995D66">
            <w:pPr>
              <w:pStyle w:val="comment"/>
              <w:ind w:left="0"/>
              <w:rPr>
                <w:ins w:id="3650" w:author="HungNguyen" w:date="2012-02-22T19:47:00Z"/>
                <w:rFonts w:ascii="Times New Roman" w:hAnsi="Times New Roman" w:cs="Times New Roman"/>
                <w:i w:val="0"/>
                <w:color w:val="auto"/>
                <w:sz w:val="22"/>
                <w:szCs w:val="22"/>
                <w:rPrChange w:id="3651" w:author="Phuong Giang" w:date="2012-02-22T23:47:00Z">
                  <w:rPr>
                    <w:ins w:id="3652" w:author="HungNguyen" w:date="2012-02-22T19:47:00Z"/>
                    <w:i w:val="0"/>
                    <w:sz w:val="18"/>
                    <w:szCs w:val="18"/>
                  </w:rPr>
                </w:rPrChange>
              </w:rPr>
            </w:pPr>
            <w:ins w:id="3653" w:author="HungNguyen" w:date="2012-02-22T19:47:00Z">
              <w:r w:rsidRPr="00D85E98">
                <w:rPr>
                  <w:rFonts w:ascii="Times New Roman" w:hAnsi="Times New Roman" w:cs="Times New Roman"/>
                  <w:i w:val="0"/>
                  <w:color w:val="auto"/>
                  <w:sz w:val="22"/>
                  <w:szCs w:val="22"/>
                  <w:rPrChange w:id="3654"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02</w:t>
              </w:r>
            </w:ins>
          </w:p>
        </w:tc>
        <w:tc>
          <w:tcPr>
            <w:tcW w:w="1788" w:type="dxa"/>
            <w:tcPrChange w:id="3655" w:author="Phuong Giang" w:date="2012-02-22T23:13:00Z">
              <w:tcPr>
                <w:tcW w:w="1788" w:type="dxa"/>
                <w:gridSpan w:val="3"/>
              </w:tcPr>
            </w:tcPrChange>
          </w:tcPr>
          <w:p w:rsidR="0065367C" w:rsidRPr="00D85E98" w:rsidRDefault="00616EF6" w:rsidP="00995D66">
            <w:pPr>
              <w:pStyle w:val="comment"/>
              <w:ind w:left="0"/>
              <w:rPr>
                <w:ins w:id="3656" w:author="HungNguyen" w:date="2012-02-22T19:47:00Z"/>
                <w:rFonts w:ascii="Times New Roman" w:hAnsi="Times New Roman" w:cs="Times New Roman"/>
                <w:i w:val="0"/>
                <w:color w:val="auto"/>
                <w:sz w:val="22"/>
                <w:szCs w:val="22"/>
                <w:rPrChange w:id="3657" w:author="Phuong Giang" w:date="2012-02-22T23:47:00Z">
                  <w:rPr>
                    <w:ins w:id="3658" w:author="HungNguyen" w:date="2012-02-22T19:47:00Z"/>
                    <w:i w:val="0"/>
                    <w:sz w:val="18"/>
                    <w:szCs w:val="18"/>
                  </w:rPr>
                </w:rPrChange>
              </w:rPr>
            </w:pPr>
            <w:ins w:id="3659" w:author="HungNguyen" w:date="2012-04-17T08:55:00Z">
              <w:r>
                <w:rPr>
                  <w:rFonts w:ascii="Times New Roman" w:hAnsi="Times New Roman" w:cs="Times New Roman"/>
                  <w:i w:val="0"/>
                  <w:color w:val="auto"/>
                  <w:sz w:val="22"/>
                  <w:szCs w:val="22"/>
                </w:rPr>
                <w:t>N</w:t>
              </w:r>
            </w:ins>
            <w:ins w:id="3660" w:author="HungNguyen" w:date="2012-02-22T19:47:00Z">
              <w:r w:rsidR="0065367C" w:rsidRPr="00D85E98">
                <w:rPr>
                  <w:rFonts w:ascii="Times New Roman" w:hAnsi="Times New Roman" w:cs="Times New Roman"/>
                  <w:i w:val="0"/>
                  <w:color w:val="auto"/>
                  <w:sz w:val="22"/>
                  <w:szCs w:val="22"/>
                  <w:rPrChange w:id="3661"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ame</w:t>
              </w:r>
            </w:ins>
          </w:p>
        </w:tc>
        <w:tc>
          <w:tcPr>
            <w:tcW w:w="1350" w:type="dxa"/>
            <w:tcPrChange w:id="3662" w:author="Phuong Giang" w:date="2012-02-22T23:13:00Z">
              <w:tcPr>
                <w:tcW w:w="1350" w:type="dxa"/>
                <w:gridSpan w:val="2"/>
              </w:tcPr>
            </w:tcPrChange>
          </w:tcPr>
          <w:p w:rsidR="0065367C" w:rsidRPr="00D85E98" w:rsidRDefault="0065367C" w:rsidP="00995D66">
            <w:pPr>
              <w:pStyle w:val="comment"/>
              <w:ind w:left="0"/>
              <w:rPr>
                <w:ins w:id="3663" w:author="HungNguyen" w:date="2012-02-22T19:47:00Z"/>
                <w:rFonts w:ascii="Times New Roman" w:hAnsi="Times New Roman" w:cs="Times New Roman"/>
                <w:i w:val="0"/>
                <w:color w:val="auto"/>
                <w:sz w:val="22"/>
                <w:szCs w:val="22"/>
                <w:rPrChange w:id="3664" w:author="Phuong Giang" w:date="2012-02-22T23:47:00Z">
                  <w:rPr>
                    <w:ins w:id="3665" w:author="HungNguyen" w:date="2012-02-22T19:47:00Z"/>
                    <w:i w:val="0"/>
                    <w:sz w:val="18"/>
                    <w:szCs w:val="18"/>
                  </w:rPr>
                </w:rPrChange>
              </w:rPr>
            </w:pPr>
            <w:ins w:id="3666" w:author="HungNguyen" w:date="2012-02-22T19:47:00Z">
              <w:r w:rsidRPr="00D85E98">
                <w:rPr>
                  <w:rFonts w:ascii="Times New Roman" w:hAnsi="Times New Roman" w:cs="Times New Roman"/>
                  <w:i w:val="0"/>
                  <w:color w:val="auto"/>
                  <w:sz w:val="22"/>
                  <w:szCs w:val="22"/>
                  <w:rPrChange w:id="3667"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080" w:type="dxa"/>
            <w:tcPrChange w:id="3668" w:author="Phuong Giang" w:date="2012-02-22T23:13:00Z">
              <w:tcPr>
                <w:tcW w:w="1080" w:type="dxa"/>
                <w:gridSpan w:val="2"/>
              </w:tcPr>
            </w:tcPrChange>
          </w:tcPr>
          <w:p w:rsidR="0065367C" w:rsidRPr="00D85E98" w:rsidRDefault="0065367C" w:rsidP="00995D66">
            <w:pPr>
              <w:pStyle w:val="comment"/>
              <w:ind w:left="0"/>
              <w:rPr>
                <w:ins w:id="3669" w:author="HungNguyen" w:date="2012-02-22T19:47:00Z"/>
                <w:rFonts w:ascii="Times New Roman" w:hAnsi="Times New Roman" w:cs="Times New Roman"/>
                <w:i w:val="0"/>
                <w:color w:val="auto"/>
                <w:sz w:val="22"/>
                <w:szCs w:val="22"/>
                <w:rPrChange w:id="3670" w:author="Phuong Giang" w:date="2012-02-22T23:47:00Z">
                  <w:rPr>
                    <w:ins w:id="3671" w:author="HungNguyen" w:date="2012-02-22T19:47:00Z"/>
                    <w:i w:val="0"/>
                    <w:sz w:val="18"/>
                    <w:szCs w:val="18"/>
                  </w:rPr>
                </w:rPrChange>
              </w:rPr>
            </w:pPr>
          </w:p>
        </w:tc>
        <w:tc>
          <w:tcPr>
            <w:tcW w:w="1170" w:type="dxa"/>
            <w:tcPrChange w:id="3672" w:author="Phuong Giang" w:date="2012-02-22T23:13:00Z">
              <w:tcPr>
                <w:tcW w:w="1170" w:type="dxa"/>
              </w:tcPr>
            </w:tcPrChange>
          </w:tcPr>
          <w:p w:rsidR="0065367C" w:rsidRPr="00D85E98" w:rsidRDefault="0065367C" w:rsidP="00995D66">
            <w:pPr>
              <w:pStyle w:val="comment"/>
              <w:ind w:left="0"/>
              <w:rPr>
                <w:ins w:id="3673" w:author="HungNguyen" w:date="2012-02-22T19:47:00Z"/>
                <w:rFonts w:ascii="Times New Roman" w:hAnsi="Times New Roman" w:cs="Times New Roman"/>
                <w:i w:val="0"/>
                <w:color w:val="auto"/>
                <w:sz w:val="22"/>
                <w:szCs w:val="22"/>
                <w:rPrChange w:id="3674" w:author="Phuong Giang" w:date="2012-02-22T23:47:00Z">
                  <w:rPr>
                    <w:ins w:id="3675" w:author="HungNguyen" w:date="2012-02-22T19:47:00Z"/>
                    <w:i w:val="0"/>
                    <w:sz w:val="18"/>
                    <w:szCs w:val="18"/>
                  </w:rPr>
                </w:rPrChange>
              </w:rPr>
            </w:pPr>
            <w:ins w:id="3676" w:author="HungNguyen" w:date="2012-02-22T19:47:00Z">
              <w:r w:rsidRPr="00D85E98">
                <w:rPr>
                  <w:rFonts w:ascii="Times New Roman" w:hAnsi="Times New Roman" w:cs="Times New Roman"/>
                  <w:i w:val="0"/>
                  <w:color w:val="auto"/>
                  <w:sz w:val="22"/>
                  <w:szCs w:val="22"/>
                  <w:rPrChange w:id="3677"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3618" w:type="dxa"/>
            <w:tcPrChange w:id="3678" w:author="Phuong Giang" w:date="2012-02-22T23:13:00Z">
              <w:tcPr>
                <w:tcW w:w="3618" w:type="dxa"/>
                <w:gridSpan w:val="2"/>
              </w:tcPr>
            </w:tcPrChange>
          </w:tcPr>
          <w:p w:rsidR="0065367C" w:rsidRPr="00D85E98" w:rsidRDefault="009C1E01" w:rsidP="00995D66">
            <w:pPr>
              <w:pStyle w:val="comment"/>
              <w:ind w:left="0"/>
              <w:rPr>
                <w:ins w:id="3679" w:author="HungNguyen" w:date="2012-02-22T19:47:00Z"/>
                <w:rFonts w:ascii="Times New Roman" w:hAnsi="Times New Roman" w:cs="Times New Roman"/>
                <w:i w:val="0"/>
                <w:color w:val="auto"/>
                <w:sz w:val="22"/>
                <w:szCs w:val="22"/>
                <w:rPrChange w:id="3680" w:author="Phuong Giang" w:date="2012-02-22T23:47:00Z">
                  <w:rPr>
                    <w:ins w:id="3681" w:author="HungNguyen" w:date="2012-02-22T19:47:00Z"/>
                    <w:i w:val="0"/>
                    <w:sz w:val="18"/>
                    <w:szCs w:val="18"/>
                  </w:rPr>
                </w:rPrChange>
              </w:rPr>
            </w:pPr>
            <w:ins w:id="3682" w:author="HungNguyen" w:date="2012-02-22T20:07:00Z">
              <w:r w:rsidRPr="00D85E98">
                <w:rPr>
                  <w:rFonts w:ascii="Times New Roman" w:hAnsi="Times New Roman" w:cs="Times New Roman"/>
                  <w:i w:val="0"/>
                  <w:color w:val="auto"/>
                  <w:sz w:val="22"/>
                  <w:szCs w:val="22"/>
                  <w:rPrChange w:id="3683"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The name of activity</w:t>
              </w:r>
            </w:ins>
          </w:p>
        </w:tc>
      </w:tr>
      <w:tr w:rsidR="0065367C" w:rsidRPr="00D85E98" w:rsidTr="0042744C">
        <w:trPr>
          <w:ins w:id="3684" w:author="HungNguyen" w:date="2012-02-22T19:47:00Z"/>
          <w:trPrChange w:id="3685" w:author="Phuong Giang" w:date="2012-02-22T23:13:00Z">
            <w:trPr>
              <w:gridAfter w:val="0"/>
            </w:trPr>
          </w:trPrChange>
        </w:trPr>
        <w:tc>
          <w:tcPr>
            <w:tcW w:w="570" w:type="dxa"/>
            <w:tcPrChange w:id="3686" w:author="Phuong Giang" w:date="2012-02-22T23:13:00Z">
              <w:tcPr>
                <w:tcW w:w="570" w:type="dxa"/>
              </w:tcPr>
            </w:tcPrChange>
          </w:tcPr>
          <w:p w:rsidR="0065367C" w:rsidRPr="00D85E98" w:rsidRDefault="0065367C" w:rsidP="00995D66">
            <w:pPr>
              <w:pStyle w:val="comment"/>
              <w:ind w:left="0"/>
              <w:rPr>
                <w:ins w:id="3687" w:author="HungNguyen" w:date="2012-02-22T19:47:00Z"/>
                <w:rFonts w:ascii="Times New Roman" w:hAnsi="Times New Roman" w:cs="Times New Roman"/>
                <w:i w:val="0"/>
                <w:color w:val="auto"/>
                <w:sz w:val="22"/>
                <w:szCs w:val="22"/>
                <w:rPrChange w:id="3688" w:author="Phuong Giang" w:date="2012-02-22T23:47:00Z">
                  <w:rPr>
                    <w:ins w:id="3689" w:author="HungNguyen" w:date="2012-02-22T19:47:00Z"/>
                    <w:i w:val="0"/>
                    <w:sz w:val="18"/>
                    <w:szCs w:val="18"/>
                  </w:rPr>
                </w:rPrChange>
              </w:rPr>
            </w:pPr>
            <w:ins w:id="3690" w:author="HungNguyen" w:date="2012-02-22T19:47:00Z">
              <w:r w:rsidRPr="00D85E98">
                <w:rPr>
                  <w:rFonts w:ascii="Times New Roman" w:hAnsi="Times New Roman" w:cs="Times New Roman"/>
                  <w:i w:val="0"/>
                  <w:color w:val="auto"/>
                  <w:sz w:val="22"/>
                  <w:szCs w:val="22"/>
                  <w:rPrChange w:id="3691"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03</w:t>
              </w:r>
            </w:ins>
          </w:p>
        </w:tc>
        <w:tc>
          <w:tcPr>
            <w:tcW w:w="1788" w:type="dxa"/>
            <w:tcPrChange w:id="3692" w:author="Phuong Giang" w:date="2012-02-22T23:13:00Z">
              <w:tcPr>
                <w:tcW w:w="1378" w:type="dxa"/>
                <w:gridSpan w:val="3"/>
              </w:tcPr>
            </w:tcPrChange>
          </w:tcPr>
          <w:p w:rsidR="0065367C" w:rsidRPr="00D85E98" w:rsidRDefault="0065367C" w:rsidP="00995D66">
            <w:pPr>
              <w:pStyle w:val="comment"/>
              <w:ind w:left="0"/>
              <w:rPr>
                <w:ins w:id="3693" w:author="HungNguyen" w:date="2012-02-22T19:47:00Z"/>
                <w:rFonts w:ascii="Times New Roman" w:hAnsi="Times New Roman" w:cs="Times New Roman"/>
                <w:i w:val="0"/>
                <w:color w:val="auto"/>
                <w:sz w:val="22"/>
                <w:szCs w:val="22"/>
                <w:rPrChange w:id="3694" w:author="Phuong Giang" w:date="2012-02-22T23:47:00Z">
                  <w:rPr>
                    <w:ins w:id="3695" w:author="HungNguyen" w:date="2012-02-22T19:47:00Z"/>
                    <w:i w:val="0"/>
                    <w:sz w:val="18"/>
                    <w:szCs w:val="18"/>
                  </w:rPr>
                </w:rPrChange>
              </w:rPr>
            </w:pPr>
            <w:ins w:id="3696" w:author="HungNguyen" w:date="2012-02-22T19:47:00Z">
              <w:r w:rsidRPr="00D85E98">
                <w:rPr>
                  <w:rFonts w:ascii="Times New Roman" w:hAnsi="Times New Roman" w:cs="Times New Roman"/>
                  <w:i w:val="0"/>
                  <w:color w:val="auto"/>
                  <w:sz w:val="22"/>
                  <w:szCs w:val="22"/>
                  <w:rPrChange w:id="3697"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Purpose</w:t>
              </w:r>
            </w:ins>
          </w:p>
        </w:tc>
        <w:tc>
          <w:tcPr>
            <w:tcW w:w="1350" w:type="dxa"/>
            <w:tcPrChange w:id="3698" w:author="Phuong Giang" w:date="2012-02-22T23:13:00Z">
              <w:tcPr>
                <w:tcW w:w="832" w:type="dxa"/>
              </w:tcPr>
            </w:tcPrChange>
          </w:tcPr>
          <w:p w:rsidR="0065367C" w:rsidRPr="00D85E98" w:rsidRDefault="0065367C" w:rsidP="00995D66">
            <w:pPr>
              <w:pStyle w:val="comment"/>
              <w:ind w:left="0"/>
              <w:rPr>
                <w:ins w:id="3699" w:author="HungNguyen" w:date="2012-02-22T19:47:00Z"/>
                <w:rFonts w:ascii="Times New Roman" w:hAnsi="Times New Roman" w:cs="Times New Roman"/>
                <w:i w:val="0"/>
                <w:color w:val="auto"/>
                <w:sz w:val="22"/>
                <w:szCs w:val="22"/>
                <w:rPrChange w:id="3700" w:author="Phuong Giang" w:date="2012-02-22T23:47:00Z">
                  <w:rPr>
                    <w:ins w:id="3701" w:author="HungNguyen" w:date="2012-02-22T19:47:00Z"/>
                    <w:i w:val="0"/>
                    <w:sz w:val="18"/>
                    <w:szCs w:val="18"/>
                  </w:rPr>
                </w:rPrChange>
              </w:rPr>
            </w:pPr>
            <w:ins w:id="3702" w:author="HungNguyen" w:date="2012-02-22T19:47:00Z">
              <w:r w:rsidRPr="00D85E98">
                <w:rPr>
                  <w:rFonts w:ascii="Times New Roman" w:hAnsi="Times New Roman" w:cs="Times New Roman"/>
                  <w:i w:val="0"/>
                  <w:color w:val="auto"/>
                  <w:sz w:val="22"/>
                  <w:szCs w:val="22"/>
                  <w:rPrChange w:id="3703"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080" w:type="dxa"/>
            <w:tcPrChange w:id="3704" w:author="Phuong Giang" w:date="2012-02-22T23:13:00Z">
              <w:tcPr>
                <w:tcW w:w="1142" w:type="dxa"/>
                <w:gridSpan w:val="2"/>
              </w:tcPr>
            </w:tcPrChange>
          </w:tcPr>
          <w:p w:rsidR="0065367C" w:rsidRPr="00D85E98" w:rsidRDefault="0065367C" w:rsidP="00995D66">
            <w:pPr>
              <w:pStyle w:val="comment"/>
              <w:ind w:left="0"/>
              <w:rPr>
                <w:ins w:id="3705" w:author="HungNguyen" w:date="2012-02-22T19:47:00Z"/>
                <w:rFonts w:ascii="Times New Roman" w:hAnsi="Times New Roman" w:cs="Times New Roman"/>
                <w:i w:val="0"/>
                <w:color w:val="auto"/>
                <w:sz w:val="22"/>
                <w:szCs w:val="22"/>
                <w:rPrChange w:id="3706" w:author="Phuong Giang" w:date="2012-02-22T23:47:00Z">
                  <w:rPr>
                    <w:ins w:id="3707" w:author="HungNguyen" w:date="2012-02-22T19:47:00Z"/>
                    <w:i w:val="0"/>
                    <w:sz w:val="18"/>
                    <w:szCs w:val="18"/>
                  </w:rPr>
                </w:rPrChange>
              </w:rPr>
            </w:pPr>
          </w:p>
        </w:tc>
        <w:tc>
          <w:tcPr>
            <w:tcW w:w="1170" w:type="dxa"/>
            <w:tcPrChange w:id="3708" w:author="Phuong Giang" w:date="2012-02-22T23:13:00Z">
              <w:tcPr>
                <w:tcW w:w="1136" w:type="dxa"/>
                <w:gridSpan w:val="2"/>
              </w:tcPr>
            </w:tcPrChange>
          </w:tcPr>
          <w:p w:rsidR="0065367C" w:rsidRPr="00D85E98" w:rsidRDefault="0065367C" w:rsidP="00995D66">
            <w:pPr>
              <w:pStyle w:val="comment"/>
              <w:ind w:left="0"/>
              <w:rPr>
                <w:ins w:id="3709" w:author="HungNguyen" w:date="2012-02-22T19:47:00Z"/>
                <w:rFonts w:ascii="Times New Roman" w:hAnsi="Times New Roman" w:cs="Times New Roman"/>
                <w:i w:val="0"/>
                <w:color w:val="auto"/>
                <w:sz w:val="22"/>
                <w:szCs w:val="22"/>
                <w:rPrChange w:id="3710" w:author="Phuong Giang" w:date="2012-02-22T23:47:00Z">
                  <w:rPr>
                    <w:ins w:id="3711" w:author="HungNguyen" w:date="2012-02-22T19:47:00Z"/>
                    <w:i w:val="0"/>
                    <w:sz w:val="18"/>
                    <w:szCs w:val="18"/>
                  </w:rPr>
                </w:rPrChange>
              </w:rPr>
            </w:pPr>
            <w:ins w:id="3712" w:author="HungNguyen" w:date="2012-02-22T19:47:00Z">
              <w:r w:rsidRPr="00D85E98">
                <w:rPr>
                  <w:rFonts w:ascii="Times New Roman" w:hAnsi="Times New Roman" w:cs="Times New Roman"/>
                  <w:i w:val="0"/>
                  <w:color w:val="auto"/>
                  <w:sz w:val="22"/>
                  <w:szCs w:val="22"/>
                  <w:rPrChange w:id="3713"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3618" w:type="dxa"/>
            <w:tcPrChange w:id="3714" w:author="Phuong Giang" w:date="2012-02-22T23:13:00Z">
              <w:tcPr>
                <w:tcW w:w="4518" w:type="dxa"/>
                <w:gridSpan w:val="3"/>
              </w:tcPr>
            </w:tcPrChange>
          </w:tcPr>
          <w:p w:rsidR="0065367C" w:rsidRPr="00D85E98" w:rsidRDefault="009C1E01" w:rsidP="00995D66">
            <w:pPr>
              <w:pStyle w:val="comment"/>
              <w:ind w:left="0"/>
              <w:rPr>
                <w:ins w:id="3715" w:author="HungNguyen" w:date="2012-02-22T19:47:00Z"/>
                <w:rFonts w:ascii="Times New Roman" w:hAnsi="Times New Roman" w:cs="Times New Roman"/>
                <w:i w:val="0"/>
                <w:color w:val="auto"/>
                <w:sz w:val="22"/>
                <w:szCs w:val="22"/>
                <w:rPrChange w:id="3716" w:author="Phuong Giang" w:date="2012-02-22T23:47:00Z">
                  <w:rPr>
                    <w:ins w:id="3717" w:author="HungNguyen" w:date="2012-02-22T19:47:00Z"/>
                    <w:i w:val="0"/>
                    <w:sz w:val="18"/>
                    <w:szCs w:val="18"/>
                  </w:rPr>
                </w:rPrChange>
              </w:rPr>
            </w:pPr>
            <w:ins w:id="3718" w:author="HungNguyen" w:date="2012-02-22T20:07:00Z">
              <w:r w:rsidRPr="00D85E98">
                <w:rPr>
                  <w:rFonts w:ascii="Times New Roman" w:hAnsi="Times New Roman" w:cs="Times New Roman"/>
                  <w:i w:val="0"/>
                  <w:color w:val="auto"/>
                  <w:sz w:val="22"/>
                  <w:szCs w:val="22"/>
                  <w:rPrChange w:id="371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The purpose of activity</w:t>
              </w:r>
            </w:ins>
          </w:p>
        </w:tc>
      </w:tr>
      <w:tr w:rsidR="0065367C" w:rsidRPr="00D85E98" w:rsidTr="0042744C">
        <w:trPr>
          <w:ins w:id="3720" w:author="HungNguyen" w:date="2012-02-22T19:47:00Z"/>
          <w:trPrChange w:id="3721" w:author="Phuong Giang" w:date="2012-02-22T23:13:00Z">
            <w:trPr>
              <w:gridAfter w:val="0"/>
            </w:trPr>
          </w:trPrChange>
        </w:trPr>
        <w:tc>
          <w:tcPr>
            <w:tcW w:w="570" w:type="dxa"/>
            <w:tcPrChange w:id="3722" w:author="Phuong Giang" w:date="2012-02-22T23:13:00Z">
              <w:tcPr>
                <w:tcW w:w="570" w:type="dxa"/>
              </w:tcPr>
            </w:tcPrChange>
          </w:tcPr>
          <w:p w:rsidR="0065367C" w:rsidRPr="00D85E98" w:rsidRDefault="0065367C" w:rsidP="00995D66">
            <w:pPr>
              <w:pStyle w:val="comment"/>
              <w:ind w:left="0"/>
              <w:rPr>
                <w:ins w:id="3723" w:author="HungNguyen" w:date="2012-02-22T19:47:00Z"/>
                <w:rFonts w:ascii="Times New Roman" w:hAnsi="Times New Roman" w:cs="Times New Roman"/>
                <w:i w:val="0"/>
                <w:color w:val="auto"/>
                <w:sz w:val="22"/>
                <w:szCs w:val="22"/>
                <w:rPrChange w:id="3724" w:author="Phuong Giang" w:date="2012-02-22T23:47:00Z">
                  <w:rPr>
                    <w:ins w:id="3725" w:author="HungNguyen" w:date="2012-02-22T19:47:00Z"/>
                    <w:i w:val="0"/>
                    <w:sz w:val="18"/>
                    <w:szCs w:val="18"/>
                  </w:rPr>
                </w:rPrChange>
              </w:rPr>
            </w:pPr>
            <w:ins w:id="3726" w:author="HungNguyen" w:date="2012-02-22T19:47:00Z">
              <w:r w:rsidRPr="00D85E98">
                <w:rPr>
                  <w:rFonts w:ascii="Times New Roman" w:hAnsi="Times New Roman" w:cs="Times New Roman"/>
                  <w:i w:val="0"/>
                  <w:color w:val="auto"/>
                  <w:sz w:val="22"/>
                  <w:szCs w:val="22"/>
                  <w:rPrChange w:id="3727"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04</w:t>
              </w:r>
            </w:ins>
          </w:p>
        </w:tc>
        <w:tc>
          <w:tcPr>
            <w:tcW w:w="1788" w:type="dxa"/>
            <w:tcPrChange w:id="3728" w:author="Phuong Giang" w:date="2012-02-22T23:13:00Z">
              <w:tcPr>
                <w:tcW w:w="1378" w:type="dxa"/>
                <w:gridSpan w:val="3"/>
              </w:tcPr>
            </w:tcPrChange>
          </w:tcPr>
          <w:p w:rsidR="0065367C" w:rsidRPr="00D85E98" w:rsidRDefault="0065367C" w:rsidP="00995D66">
            <w:pPr>
              <w:pStyle w:val="comment"/>
              <w:ind w:left="0"/>
              <w:rPr>
                <w:ins w:id="3729" w:author="HungNguyen" w:date="2012-02-22T19:47:00Z"/>
                <w:rFonts w:ascii="Times New Roman" w:hAnsi="Times New Roman" w:cs="Times New Roman"/>
                <w:i w:val="0"/>
                <w:color w:val="auto"/>
                <w:sz w:val="22"/>
                <w:szCs w:val="22"/>
                <w:rPrChange w:id="3730" w:author="Phuong Giang" w:date="2012-02-22T23:47:00Z">
                  <w:rPr>
                    <w:ins w:id="3731" w:author="HungNguyen" w:date="2012-02-22T19:47:00Z"/>
                    <w:i w:val="0"/>
                    <w:sz w:val="18"/>
                    <w:szCs w:val="18"/>
                  </w:rPr>
                </w:rPrChange>
              </w:rPr>
            </w:pPr>
            <w:proofErr w:type="spellStart"/>
            <w:ins w:id="3732" w:author="HungNguyen" w:date="2012-02-22T19:47:00Z">
              <w:r w:rsidRPr="00D85E98">
                <w:rPr>
                  <w:rFonts w:ascii="Times New Roman" w:hAnsi="Times New Roman" w:cs="Times New Roman"/>
                  <w:i w:val="0"/>
                  <w:color w:val="auto"/>
                  <w:sz w:val="22"/>
                  <w:szCs w:val="22"/>
                  <w:rPrChange w:id="3733"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TeamSize</w:t>
              </w:r>
              <w:proofErr w:type="spellEnd"/>
            </w:ins>
          </w:p>
        </w:tc>
        <w:tc>
          <w:tcPr>
            <w:tcW w:w="1350" w:type="dxa"/>
            <w:tcPrChange w:id="3734" w:author="Phuong Giang" w:date="2012-02-22T23:13:00Z">
              <w:tcPr>
                <w:tcW w:w="832" w:type="dxa"/>
              </w:tcPr>
            </w:tcPrChange>
          </w:tcPr>
          <w:p w:rsidR="0065367C" w:rsidRPr="00D85E98" w:rsidRDefault="0065367C" w:rsidP="00995D66">
            <w:pPr>
              <w:pStyle w:val="comment"/>
              <w:ind w:left="0"/>
              <w:rPr>
                <w:ins w:id="3735" w:author="HungNguyen" w:date="2012-02-22T19:47:00Z"/>
                <w:rFonts w:ascii="Times New Roman" w:hAnsi="Times New Roman" w:cs="Times New Roman"/>
                <w:i w:val="0"/>
                <w:color w:val="auto"/>
                <w:sz w:val="22"/>
                <w:szCs w:val="22"/>
                <w:rPrChange w:id="3736" w:author="Phuong Giang" w:date="2012-02-22T23:47:00Z">
                  <w:rPr>
                    <w:ins w:id="3737" w:author="HungNguyen" w:date="2012-02-22T19:47:00Z"/>
                    <w:i w:val="0"/>
                    <w:sz w:val="18"/>
                    <w:szCs w:val="18"/>
                  </w:rPr>
                </w:rPrChange>
              </w:rPr>
            </w:pPr>
            <w:proofErr w:type="spellStart"/>
            <w:ins w:id="3738" w:author="HungNguyen" w:date="2012-02-22T19:47:00Z">
              <w:r w:rsidRPr="00D85E98">
                <w:rPr>
                  <w:rFonts w:ascii="Times New Roman" w:hAnsi="Times New Roman" w:cs="Times New Roman"/>
                  <w:i w:val="0"/>
                  <w:color w:val="auto"/>
                  <w:sz w:val="22"/>
                  <w:szCs w:val="22"/>
                  <w:rPrChange w:id="373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Int</w:t>
              </w:r>
              <w:proofErr w:type="spellEnd"/>
            </w:ins>
          </w:p>
        </w:tc>
        <w:tc>
          <w:tcPr>
            <w:tcW w:w="1080" w:type="dxa"/>
            <w:tcPrChange w:id="3740" w:author="Phuong Giang" w:date="2012-02-22T23:13:00Z">
              <w:tcPr>
                <w:tcW w:w="1142" w:type="dxa"/>
                <w:gridSpan w:val="2"/>
              </w:tcPr>
            </w:tcPrChange>
          </w:tcPr>
          <w:p w:rsidR="0065367C" w:rsidRPr="00D85E98" w:rsidRDefault="0065367C" w:rsidP="00995D66">
            <w:pPr>
              <w:pStyle w:val="comment"/>
              <w:ind w:left="0"/>
              <w:rPr>
                <w:ins w:id="3741" w:author="HungNguyen" w:date="2012-02-22T19:47:00Z"/>
                <w:rFonts w:ascii="Times New Roman" w:hAnsi="Times New Roman" w:cs="Times New Roman"/>
                <w:i w:val="0"/>
                <w:color w:val="auto"/>
                <w:sz w:val="22"/>
                <w:szCs w:val="22"/>
                <w:rPrChange w:id="3742" w:author="Phuong Giang" w:date="2012-02-22T23:47:00Z">
                  <w:rPr>
                    <w:ins w:id="3743" w:author="HungNguyen" w:date="2012-02-22T19:47:00Z"/>
                    <w:i w:val="0"/>
                    <w:sz w:val="18"/>
                    <w:szCs w:val="18"/>
                  </w:rPr>
                </w:rPrChange>
              </w:rPr>
            </w:pPr>
          </w:p>
        </w:tc>
        <w:tc>
          <w:tcPr>
            <w:tcW w:w="1170" w:type="dxa"/>
            <w:tcPrChange w:id="3744" w:author="Phuong Giang" w:date="2012-02-22T23:13:00Z">
              <w:tcPr>
                <w:tcW w:w="1136" w:type="dxa"/>
                <w:gridSpan w:val="2"/>
              </w:tcPr>
            </w:tcPrChange>
          </w:tcPr>
          <w:p w:rsidR="0065367C" w:rsidRPr="00D85E98" w:rsidRDefault="0065367C" w:rsidP="00995D66">
            <w:pPr>
              <w:pStyle w:val="comment"/>
              <w:ind w:left="0"/>
              <w:rPr>
                <w:ins w:id="3745" w:author="HungNguyen" w:date="2012-02-22T19:47:00Z"/>
                <w:rFonts w:ascii="Times New Roman" w:hAnsi="Times New Roman" w:cs="Times New Roman"/>
                <w:i w:val="0"/>
                <w:color w:val="auto"/>
                <w:sz w:val="22"/>
                <w:szCs w:val="22"/>
                <w:rPrChange w:id="3746" w:author="Phuong Giang" w:date="2012-02-22T23:47:00Z">
                  <w:rPr>
                    <w:ins w:id="3747" w:author="HungNguyen" w:date="2012-02-22T19:47:00Z"/>
                    <w:i w:val="0"/>
                    <w:sz w:val="18"/>
                    <w:szCs w:val="18"/>
                  </w:rPr>
                </w:rPrChange>
              </w:rPr>
            </w:pPr>
            <w:ins w:id="3748" w:author="HungNguyen" w:date="2012-02-22T19:47:00Z">
              <w:r w:rsidRPr="00D85E98">
                <w:rPr>
                  <w:rFonts w:ascii="Times New Roman" w:hAnsi="Times New Roman" w:cs="Times New Roman"/>
                  <w:i w:val="0"/>
                  <w:color w:val="auto"/>
                  <w:sz w:val="22"/>
                  <w:szCs w:val="22"/>
                  <w:rPrChange w:id="374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3618" w:type="dxa"/>
            <w:tcPrChange w:id="3750" w:author="Phuong Giang" w:date="2012-02-22T23:13:00Z">
              <w:tcPr>
                <w:tcW w:w="4518" w:type="dxa"/>
                <w:gridSpan w:val="3"/>
              </w:tcPr>
            </w:tcPrChange>
          </w:tcPr>
          <w:p w:rsidR="0065367C" w:rsidRPr="00D85E98" w:rsidRDefault="009C1E01" w:rsidP="00995D66">
            <w:pPr>
              <w:pStyle w:val="comment"/>
              <w:ind w:left="0"/>
              <w:rPr>
                <w:ins w:id="3751" w:author="HungNguyen" w:date="2012-02-22T19:47:00Z"/>
                <w:rFonts w:ascii="Times New Roman" w:hAnsi="Times New Roman" w:cs="Times New Roman"/>
                <w:i w:val="0"/>
                <w:color w:val="auto"/>
                <w:sz w:val="22"/>
                <w:szCs w:val="22"/>
                <w:rPrChange w:id="3752" w:author="Phuong Giang" w:date="2012-02-22T23:47:00Z">
                  <w:rPr>
                    <w:ins w:id="3753" w:author="HungNguyen" w:date="2012-02-22T19:47:00Z"/>
                    <w:i w:val="0"/>
                    <w:sz w:val="18"/>
                    <w:szCs w:val="18"/>
                  </w:rPr>
                </w:rPrChange>
              </w:rPr>
            </w:pPr>
            <w:ins w:id="3754" w:author="HungNguyen" w:date="2012-02-22T20:07:00Z">
              <w:r w:rsidRPr="00D85E98">
                <w:rPr>
                  <w:rFonts w:ascii="Times New Roman" w:hAnsi="Times New Roman" w:cs="Times New Roman"/>
                  <w:i w:val="0"/>
                  <w:color w:val="auto"/>
                  <w:sz w:val="22"/>
                  <w:szCs w:val="22"/>
                  <w:rPrChange w:id="3755"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How many pupils in activity</w:t>
              </w:r>
            </w:ins>
          </w:p>
        </w:tc>
      </w:tr>
      <w:tr w:rsidR="0065367C" w:rsidRPr="00D85E98" w:rsidTr="0042744C">
        <w:trPr>
          <w:ins w:id="3756" w:author="HungNguyen" w:date="2012-02-22T19:47:00Z"/>
          <w:trPrChange w:id="3757" w:author="Phuong Giang" w:date="2012-02-22T23:13:00Z">
            <w:trPr>
              <w:gridAfter w:val="0"/>
            </w:trPr>
          </w:trPrChange>
        </w:trPr>
        <w:tc>
          <w:tcPr>
            <w:tcW w:w="570" w:type="dxa"/>
            <w:tcPrChange w:id="3758" w:author="Phuong Giang" w:date="2012-02-22T23:13:00Z">
              <w:tcPr>
                <w:tcW w:w="570" w:type="dxa"/>
              </w:tcPr>
            </w:tcPrChange>
          </w:tcPr>
          <w:p w:rsidR="0065367C" w:rsidRPr="00D85E98" w:rsidRDefault="0065367C" w:rsidP="00995D66">
            <w:pPr>
              <w:pStyle w:val="comment"/>
              <w:ind w:left="0"/>
              <w:rPr>
                <w:ins w:id="3759" w:author="HungNguyen" w:date="2012-02-22T19:47:00Z"/>
                <w:rFonts w:ascii="Times New Roman" w:hAnsi="Times New Roman" w:cs="Times New Roman"/>
                <w:i w:val="0"/>
                <w:color w:val="auto"/>
                <w:sz w:val="22"/>
                <w:szCs w:val="22"/>
                <w:rPrChange w:id="3760" w:author="Phuong Giang" w:date="2012-02-22T23:47:00Z">
                  <w:rPr>
                    <w:ins w:id="3761" w:author="HungNguyen" w:date="2012-02-22T19:47:00Z"/>
                    <w:i w:val="0"/>
                    <w:sz w:val="18"/>
                    <w:szCs w:val="18"/>
                  </w:rPr>
                </w:rPrChange>
              </w:rPr>
            </w:pPr>
            <w:ins w:id="3762" w:author="HungNguyen" w:date="2012-02-22T19:47:00Z">
              <w:r w:rsidRPr="00D85E98">
                <w:rPr>
                  <w:rFonts w:ascii="Times New Roman" w:hAnsi="Times New Roman" w:cs="Times New Roman"/>
                  <w:i w:val="0"/>
                  <w:color w:val="auto"/>
                  <w:sz w:val="22"/>
                  <w:szCs w:val="22"/>
                  <w:rPrChange w:id="3763"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lastRenderedPageBreak/>
                <w:t>05</w:t>
              </w:r>
            </w:ins>
          </w:p>
        </w:tc>
        <w:tc>
          <w:tcPr>
            <w:tcW w:w="1788" w:type="dxa"/>
            <w:tcPrChange w:id="3764" w:author="Phuong Giang" w:date="2012-02-22T23:13:00Z">
              <w:tcPr>
                <w:tcW w:w="1378" w:type="dxa"/>
                <w:gridSpan w:val="3"/>
              </w:tcPr>
            </w:tcPrChange>
          </w:tcPr>
          <w:p w:rsidR="0065367C" w:rsidRPr="00D85E98" w:rsidRDefault="0065367C" w:rsidP="00995D66">
            <w:pPr>
              <w:pStyle w:val="comment"/>
              <w:ind w:left="0"/>
              <w:rPr>
                <w:ins w:id="3765" w:author="HungNguyen" w:date="2012-02-22T19:47:00Z"/>
                <w:rFonts w:ascii="Times New Roman" w:hAnsi="Times New Roman" w:cs="Times New Roman"/>
                <w:i w:val="0"/>
                <w:color w:val="auto"/>
                <w:sz w:val="22"/>
                <w:szCs w:val="22"/>
                <w:rPrChange w:id="3766" w:author="Phuong Giang" w:date="2012-02-22T23:47:00Z">
                  <w:rPr>
                    <w:ins w:id="3767" w:author="HungNguyen" w:date="2012-02-22T19:47:00Z"/>
                    <w:i w:val="0"/>
                    <w:sz w:val="18"/>
                    <w:szCs w:val="18"/>
                  </w:rPr>
                </w:rPrChange>
              </w:rPr>
            </w:pPr>
            <w:proofErr w:type="spellStart"/>
            <w:ins w:id="3768" w:author="HungNguyen" w:date="2012-02-22T19:47:00Z">
              <w:r w:rsidRPr="00D85E98">
                <w:rPr>
                  <w:rFonts w:ascii="Times New Roman" w:hAnsi="Times New Roman" w:cs="Times New Roman"/>
                  <w:i w:val="0"/>
                  <w:color w:val="auto"/>
                  <w:sz w:val="22"/>
                  <w:szCs w:val="22"/>
                  <w:rPrChange w:id="376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IsSelected</w:t>
              </w:r>
              <w:proofErr w:type="spellEnd"/>
            </w:ins>
          </w:p>
        </w:tc>
        <w:tc>
          <w:tcPr>
            <w:tcW w:w="1350" w:type="dxa"/>
            <w:tcPrChange w:id="3770" w:author="Phuong Giang" w:date="2012-02-22T23:13:00Z">
              <w:tcPr>
                <w:tcW w:w="832" w:type="dxa"/>
              </w:tcPr>
            </w:tcPrChange>
          </w:tcPr>
          <w:p w:rsidR="0065367C" w:rsidRPr="00D85E98" w:rsidRDefault="0065367C" w:rsidP="00995D66">
            <w:pPr>
              <w:pStyle w:val="comment"/>
              <w:ind w:left="0"/>
              <w:rPr>
                <w:ins w:id="3771" w:author="HungNguyen" w:date="2012-02-22T19:47:00Z"/>
                <w:rFonts w:ascii="Times New Roman" w:hAnsi="Times New Roman" w:cs="Times New Roman"/>
                <w:i w:val="0"/>
                <w:color w:val="auto"/>
                <w:sz w:val="22"/>
                <w:szCs w:val="22"/>
                <w:rPrChange w:id="3772" w:author="Phuong Giang" w:date="2012-02-22T23:47:00Z">
                  <w:rPr>
                    <w:ins w:id="3773" w:author="HungNguyen" w:date="2012-02-22T19:47:00Z"/>
                    <w:i w:val="0"/>
                    <w:sz w:val="18"/>
                    <w:szCs w:val="18"/>
                  </w:rPr>
                </w:rPrChange>
              </w:rPr>
            </w:pPr>
            <w:ins w:id="3774" w:author="HungNguyen" w:date="2012-02-22T19:47:00Z">
              <w:r w:rsidRPr="00D85E98">
                <w:rPr>
                  <w:rFonts w:ascii="Times New Roman" w:hAnsi="Times New Roman" w:cs="Times New Roman"/>
                  <w:i w:val="0"/>
                  <w:color w:val="auto"/>
                  <w:sz w:val="22"/>
                  <w:szCs w:val="22"/>
                  <w:rPrChange w:id="3775"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Bool</w:t>
              </w:r>
            </w:ins>
          </w:p>
        </w:tc>
        <w:tc>
          <w:tcPr>
            <w:tcW w:w="1080" w:type="dxa"/>
            <w:tcPrChange w:id="3776" w:author="Phuong Giang" w:date="2012-02-22T23:13:00Z">
              <w:tcPr>
                <w:tcW w:w="1142" w:type="dxa"/>
                <w:gridSpan w:val="2"/>
              </w:tcPr>
            </w:tcPrChange>
          </w:tcPr>
          <w:p w:rsidR="0065367C" w:rsidRPr="00D85E98" w:rsidRDefault="0065367C" w:rsidP="00995D66">
            <w:pPr>
              <w:pStyle w:val="comment"/>
              <w:ind w:left="0"/>
              <w:rPr>
                <w:ins w:id="3777" w:author="HungNguyen" w:date="2012-02-22T19:47:00Z"/>
                <w:rFonts w:ascii="Times New Roman" w:hAnsi="Times New Roman" w:cs="Times New Roman"/>
                <w:i w:val="0"/>
                <w:color w:val="auto"/>
                <w:sz w:val="22"/>
                <w:szCs w:val="22"/>
                <w:rPrChange w:id="3778" w:author="Phuong Giang" w:date="2012-02-22T23:47:00Z">
                  <w:rPr>
                    <w:ins w:id="3779" w:author="HungNguyen" w:date="2012-02-22T19:47:00Z"/>
                    <w:i w:val="0"/>
                    <w:sz w:val="18"/>
                    <w:szCs w:val="18"/>
                  </w:rPr>
                </w:rPrChange>
              </w:rPr>
            </w:pPr>
          </w:p>
        </w:tc>
        <w:tc>
          <w:tcPr>
            <w:tcW w:w="1170" w:type="dxa"/>
            <w:tcPrChange w:id="3780" w:author="Phuong Giang" w:date="2012-02-22T23:13:00Z">
              <w:tcPr>
                <w:tcW w:w="1136" w:type="dxa"/>
                <w:gridSpan w:val="2"/>
              </w:tcPr>
            </w:tcPrChange>
          </w:tcPr>
          <w:p w:rsidR="0065367C" w:rsidRPr="00D85E98" w:rsidRDefault="0065367C" w:rsidP="00995D66">
            <w:pPr>
              <w:pStyle w:val="comment"/>
              <w:ind w:left="0"/>
              <w:rPr>
                <w:ins w:id="3781" w:author="HungNguyen" w:date="2012-02-22T19:47:00Z"/>
                <w:rFonts w:ascii="Times New Roman" w:hAnsi="Times New Roman" w:cs="Times New Roman"/>
                <w:i w:val="0"/>
                <w:color w:val="auto"/>
                <w:sz w:val="22"/>
                <w:szCs w:val="22"/>
                <w:rPrChange w:id="3782" w:author="Phuong Giang" w:date="2012-02-22T23:47:00Z">
                  <w:rPr>
                    <w:ins w:id="3783" w:author="HungNguyen" w:date="2012-02-22T19:47:00Z"/>
                    <w:i w:val="0"/>
                    <w:sz w:val="18"/>
                    <w:szCs w:val="18"/>
                  </w:rPr>
                </w:rPrChange>
              </w:rPr>
            </w:pPr>
            <w:ins w:id="3784" w:author="HungNguyen" w:date="2012-02-22T19:47:00Z">
              <w:r w:rsidRPr="00D85E98">
                <w:rPr>
                  <w:rFonts w:ascii="Times New Roman" w:hAnsi="Times New Roman" w:cs="Times New Roman"/>
                  <w:i w:val="0"/>
                  <w:color w:val="auto"/>
                  <w:sz w:val="22"/>
                  <w:szCs w:val="22"/>
                  <w:rPrChange w:id="3785"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3618" w:type="dxa"/>
            <w:tcPrChange w:id="3786" w:author="Phuong Giang" w:date="2012-02-22T23:13:00Z">
              <w:tcPr>
                <w:tcW w:w="4518" w:type="dxa"/>
                <w:gridSpan w:val="3"/>
              </w:tcPr>
            </w:tcPrChange>
          </w:tcPr>
          <w:p w:rsidR="0065367C" w:rsidRPr="00D85E98" w:rsidRDefault="0065367C" w:rsidP="00995D66">
            <w:pPr>
              <w:pStyle w:val="comment"/>
              <w:ind w:left="0"/>
              <w:rPr>
                <w:ins w:id="3787" w:author="HungNguyen" w:date="2012-02-22T19:47:00Z"/>
                <w:rFonts w:ascii="Times New Roman" w:hAnsi="Times New Roman" w:cs="Times New Roman"/>
                <w:i w:val="0"/>
                <w:color w:val="auto"/>
                <w:sz w:val="22"/>
                <w:szCs w:val="22"/>
                <w:rPrChange w:id="3788" w:author="Phuong Giang" w:date="2012-02-22T23:47:00Z">
                  <w:rPr>
                    <w:ins w:id="3789" w:author="HungNguyen" w:date="2012-02-22T19:47:00Z"/>
                    <w:i w:val="0"/>
                    <w:sz w:val="18"/>
                    <w:szCs w:val="18"/>
                  </w:rPr>
                </w:rPrChange>
              </w:rPr>
            </w:pPr>
          </w:p>
        </w:tc>
      </w:tr>
      <w:tr w:rsidR="0065367C" w:rsidRPr="00D85E98" w:rsidTr="0042744C">
        <w:trPr>
          <w:ins w:id="3790" w:author="HungNguyen" w:date="2012-02-22T19:47:00Z"/>
          <w:trPrChange w:id="3791" w:author="Phuong Giang" w:date="2012-02-22T23:13:00Z">
            <w:trPr>
              <w:gridAfter w:val="0"/>
            </w:trPr>
          </w:trPrChange>
        </w:trPr>
        <w:tc>
          <w:tcPr>
            <w:tcW w:w="570" w:type="dxa"/>
            <w:tcPrChange w:id="3792" w:author="Phuong Giang" w:date="2012-02-22T23:13:00Z">
              <w:tcPr>
                <w:tcW w:w="570" w:type="dxa"/>
              </w:tcPr>
            </w:tcPrChange>
          </w:tcPr>
          <w:p w:rsidR="0065367C" w:rsidRPr="00D85E98" w:rsidRDefault="0065367C" w:rsidP="00995D66">
            <w:pPr>
              <w:pStyle w:val="comment"/>
              <w:ind w:left="0"/>
              <w:rPr>
                <w:ins w:id="3793" w:author="HungNguyen" w:date="2012-02-22T19:47:00Z"/>
                <w:rFonts w:ascii="Times New Roman" w:hAnsi="Times New Roman" w:cs="Times New Roman"/>
                <w:i w:val="0"/>
                <w:color w:val="auto"/>
                <w:sz w:val="22"/>
                <w:szCs w:val="22"/>
                <w:rPrChange w:id="3794" w:author="Phuong Giang" w:date="2012-02-22T23:47:00Z">
                  <w:rPr>
                    <w:ins w:id="3795" w:author="HungNguyen" w:date="2012-02-22T19:47:00Z"/>
                    <w:i w:val="0"/>
                    <w:sz w:val="18"/>
                    <w:szCs w:val="18"/>
                  </w:rPr>
                </w:rPrChange>
              </w:rPr>
            </w:pPr>
            <w:ins w:id="3796" w:author="HungNguyen" w:date="2012-02-22T19:47:00Z">
              <w:r w:rsidRPr="00D85E98">
                <w:rPr>
                  <w:rFonts w:ascii="Times New Roman" w:hAnsi="Times New Roman" w:cs="Times New Roman"/>
                  <w:i w:val="0"/>
                  <w:color w:val="auto"/>
                  <w:sz w:val="22"/>
                  <w:szCs w:val="22"/>
                  <w:rPrChange w:id="3797"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06</w:t>
              </w:r>
            </w:ins>
          </w:p>
        </w:tc>
        <w:tc>
          <w:tcPr>
            <w:tcW w:w="1788" w:type="dxa"/>
            <w:tcPrChange w:id="3798" w:author="Phuong Giang" w:date="2012-02-22T23:13:00Z">
              <w:tcPr>
                <w:tcW w:w="1378" w:type="dxa"/>
                <w:gridSpan w:val="3"/>
              </w:tcPr>
            </w:tcPrChange>
          </w:tcPr>
          <w:p w:rsidR="0065367C" w:rsidRPr="00D85E98" w:rsidRDefault="0065367C" w:rsidP="00995D66">
            <w:pPr>
              <w:pStyle w:val="comment"/>
              <w:ind w:left="0"/>
              <w:rPr>
                <w:ins w:id="3799" w:author="HungNguyen" w:date="2012-02-22T19:47:00Z"/>
                <w:rFonts w:ascii="Times New Roman" w:hAnsi="Times New Roman" w:cs="Times New Roman"/>
                <w:i w:val="0"/>
                <w:color w:val="auto"/>
                <w:sz w:val="22"/>
                <w:szCs w:val="22"/>
                <w:rPrChange w:id="3800" w:author="Phuong Giang" w:date="2012-02-22T23:47:00Z">
                  <w:rPr>
                    <w:ins w:id="3801" w:author="HungNguyen" w:date="2012-02-22T19:47:00Z"/>
                    <w:i w:val="0"/>
                    <w:sz w:val="18"/>
                    <w:szCs w:val="18"/>
                  </w:rPr>
                </w:rPrChange>
              </w:rPr>
            </w:pPr>
            <w:proofErr w:type="spellStart"/>
            <w:ins w:id="3802" w:author="HungNguyen" w:date="2012-02-22T19:47:00Z">
              <w:r w:rsidRPr="00D85E98">
                <w:rPr>
                  <w:rFonts w:ascii="Times New Roman" w:hAnsi="Times New Roman" w:cs="Times New Roman"/>
                  <w:i w:val="0"/>
                  <w:color w:val="auto"/>
                  <w:sz w:val="22"/>
                  <w:szCs w:val="22"/>
                  <w:rPrChange w:id="3803"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RemoveCommand</w:t>
              </w:r>
              <w:proofErr w:type="spellEnd"/>
            </w:ins>
          </w:p>
        </w:tc>
        <w:tc>
          <w:tcPr>
            <w:tcW w:w="1350" w:type="dxa"/>
            <w:tcPrChange w:id="3804" w:author="Phuong Giang" w:date="2012-02-22T23:13:00Z">
              <w:tcPr>
                <w:tcW w:w="832" w:type="dxa"/>
              </w:tcPr>
            </w:tcPrChange>
          </w:tcPr>
          <w:p w:rsidR="0065367C" w:rsidRPr="00D85E98" w:rsidRDefault="0065367C" w:rsidP="00995D66">
            <w:pPr>
              <w:pStyle w:val="comment"/>
              <w:ind w:left="0"/>
              <w:rPr>
                <w:ins w:id="3805" w:author="HungNguyen" w:date="2012-02-22T19:47:00Z"/>
                <w:rFonts w:ascii="Times New Roman" w:hAnsi="Times New Roman" w:cs="Times New Roman"/>
                <w:i w:val="0"/>
                <w:color w:val="auto"/>
                <w:sz w:val="22"/>
                <w:szCs w:val="22"/>
                <w:rPrChange w:id="3806" w:author="Phuong Giang" w:date="2012-02-22T23:47:00Z">
                  <w:rPr>
                    <w:ins w:id="3807" w:author="HungNguyen" w:date="2012-02-22T19:47:00Z"/>
                    <w:i w:val="0"/>
                    <w:sz w:val="18"/>
                    <w:szCs w:val="18"/>
                  </w:rPr>
                </w:rPrChange>
              </w:rPr>
            </w:pPr>
            <w:proofErr w:type="spellStart"/>
            <w:ins w:id="3808" w:author="HungNguyen" w:date="2012-02-22T19:47:00Z">
              <w:r w:rsidRPr="00D85E98">
                <w:rPr>
                  <w:rFonts w:ascii="Times New Roman" w:hAnsi="Times New Roman" w:cs="Times New Roman"/>
                  <w:i w:val="0"/>
                  <w:color w:val="auto"/>
                  <w:sz w:val="22"/>
                  <w:szCs w:val="22"/>
                  <w:rPrChange w:id="380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ICommand</w:t>
              </w:r>
              <w:proofErr w:type="spellEnd"/>
            </w:ins>
          </w:p>
        </w:tc>
        <w:tc>
          <w:tcPr>
            <w:tcW w:w="1080" w:type="dxa"/>
            <w:tcPrChange w:id="3810" w:author="Phuong Giang" w:date="2012-02-22T23:13:00Z">
              <w:tcPr>
                <w:tcW w:w="1142" w:type="dxa"/>
                <w:gridSpan w:val="2"/>
              </w:tcPr>
            </w:tcPrChange>
          </w:tcPr>
          <w:p w:rsidR="0065367C" w:rsidRPr="00D85E98" w:rsidRDefault="0065367C" w:rsidP="00995D66">
            <w:pPr>
              <w:pStyle w:val="comment"/>
              <w:ind w:left="0"/>
              <w:rPr>
                <w:ins w:id="3811" w:author="HungNguyen" w:date="2012-02-22T19:47:00Z"/>
                <w:rFonts w:ascii="Times New Roman" w:hAnsi="Times New Roman" w:cs="Times New Roman"/>
                <w:i w:val="0"/>
                <w:color w:val="auto"/>
                <w:sz w:val="22"/>
                <w:szCs w:val="22"/>
                <w:rPrChange w:id="3812" w:author="Phuong Giang" w:date="2012-02-22T23:47:00Z">
                  <w:rPr>
                    <w:ins w:id="3813" w:author="HungNguyen" w:date="2012-02-22T19:47:00Z"/>
                    <w:i w:val="0"/>
                    <w:sz w:val="18"/>
                    <w:szCs w:val="18"/>
                  </w:rPr>
                </w:rPrChange>
              </w:rPr>
            </w:pPr>
          </w:p>
        </w:tc>
        <w:tc>
          <w:tcPr>
            <w:tcW w:w="1170" w:type="dxa"/>
            <w:tcPrChange w:id="3814" w:author="Phuong Giang" w:date="2012-02-22T23:13:00Z">
              <w:tcPr>
                <w:tcW w:w="1136" w:type="dxa"/>
                <w:gridSpan w:val="2"/>
              </w:tcPr>
            </w:tcPrChange>
          </w:tcPr>
          <w:p w:rsidR="0065367C" w:rsidRPr="00D85E98" w:rsidRDefault="0065367C" w:rsidP="00995D66">
            <w:pPr>
              <w:pStyle w:val="comment"/>
              <w:ind w:left="0"/>
              <w:rPr>
                <w:ins w:id="3815" w:author="HungNguyen" w:date="2012-02-22T19:47:00Z"/>
                <w:rFonts w:ascii="Times New Roman" w:hAnsi="Times New Roman" w:cs="Times New Roman"/>
                <w:i w:val="0"/>
                <w:color w:val="auto"/>
                <w:sz w:val="22"/>
                <w:szCs w:val="22"/>
                <w:rPrChange w:id="3816" w:author="Phuong Giang" w:date="2012-02-22T23:47:00Z">
                  <w:rPr>
                    <w:ins w:id="3817" w:author="HungNguyen" w:date="2012-02-22T19:47:00Z"/>
                    <w:i w:val="0"/>
                    <w:sz w:val="18"/>
                    <w:szCs w:val="18"/>
                  </w:rPr>
                </w:rPrChange>
              </w:rPr>
            </w:pPr>
            <w:ins w:id="3818" w:author="HungNguyen" w:date="2012-02-22T19:47:00Z">
              <w:r w:rsidRPr="00D85E98">
                <w:rPr>
                  <w:rFonts w:ascii="Times New Roman" w:hAnsi="Times New Roman" w:cs="Times New Roman"/>
                  <w:i w:val="0"/>
                  <w:color w:val="auto"/>
                  <w:sz w:val="22"/>
                  <w:szCs w:val="22"/>
                  <w:rPrChange w:id="381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 xml:space="preserve">Public </w:t>
              </w:r>
            </w:ins>
          </w:p>
        </w:tc>
        <w:tc>
          <w:tcPr>
            <w:tcW w:w="3618" w:type="dxa"/>
            <w:tcPrChange w:id="3820" w:author="Phuong Giang" w:date="2012-02-22T23:13:00Z">
              <w:tcPr>
                <w:tcW w:w="4518" w:type="dxa"/>
                <w:gridSpan w:val="3"/>
              </w:tcPr>
            </w:tcPrChange>
          </w:tcPr>
          <w:p w:rsidR="0065367C" w:rsidRPr="00D85E98" w:rsidRDefault="0065367C" w:rsidP="00995D66">
            <w:pPr>
              <w:pStyle w:val="comment"/>
              <w:ind w:left="0"/>
              <w:rPr>
                <w:ins w:id="3821" w:author="HungNguyen" w:date="2012-02-22T19:47:00Z"/>
                <w:rFonts w:ascii="Times New Roman" w:hAnsi="Times New Roman" w:cs="Times New Roman"/>
                <w:i w:val="0"/>
                <w:color w:val="auto"/>
                <w:sz w:val="22"/>
                <w:szCs w:val="22"/>
                <w:rPrChange w:id="3822" w:author="Phuong Giang" w:date="2012-02-22T23:47:00Z">
                  <w:rPr>
                    <w:ins w:id="3823" w:author="HungNguyen" w:date="2012-02-22T19:47:00Z"/>
                    <w:i w:val="0"/>
                    <w:sz w:val="18"/>
                    <w:szCs w:val="18"/>
                  </w:rPr>
                </w:rPrChange>
              </w:rPr>
            </w:pPr>
          </w:p>
        </w:tc>
      </w:tr>
    </w:tbl>
    <w:p w:rsidR="0065367C" w:rsidRPr="009A5E19" w:rsidRDefault="0065367C">
      <w:pPr>
        <w:pStyle w:val="Heading5"/>
        <w:rPr>
          <w:ins w:id="3824" w:author="HungNguyen" w:date="2012-02-22T19:47:00Z"/>
        </w:rPr>
        <w:pPrChange w:id="3825" w:author="Phuong Giang" w:date="2012-02-22T23:52:00Z">
          <w:pPr>
            <w:pStyle w:val="Heading5"/>
            <w:numPr>
              <w:ilvl w:val="0"/>
              <w:numId w:val="0"/>
            </w:numPr>
            <w:ind w:left="0" w:firstLine="0"/>
          </w:pPr>
        </w:pPrChange>
      </w:pPr>
      <w:ins w:id="3826" w:author="HungNguyen" w:date="2012-02-22T19:47:00Z">
        <w:r w:rsidRPr="00DA4281">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827"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3828">
          <w:tblGrid>
            <w:gridCol w:w="955"/>
            <w:gridCol w:w="2205"/>
            <w:gridCol w:w="6416"/>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3829" w:author="HungNguyen" w:date="2012-02-22T19:47:00Z"/>
        </w:trPr>
        <w:tc>
          <w:tcPr>
            <w:tcW w:w="955" w:type="dxa"/>
            <w:tcPrChange w:id="3830" w:author="Phuong Giang" w:date="2012-02-22T23:14:00Z">
              <w:tcPr>
                <w:tcW w:w="95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831" w:author="HungNguyen" w:date="2012-02-22T19:47:00Z"/>
                <w:b/>
                <w:rPrChange w:id="3832" w:author="Phuong Giang" w:date="2012-02-22T23:24:00Z">
                  <w:rPr>
                    <w:ins w:id="3833" w:author="HungNguyen" w:date="2012-02-22T19:47:00Z"/>
                    <w:b/>
                    <w:bCs w:val="0"/>
                    <w:color w:val="800000"/>
                  </w:rPr>
                </w:rPrChange>
              </w:rPr>
            </w:pPr>
            <w:ins w:id="3834" w:author="HungNguyen" w:date="2012-02-22T19:47:00Z">
              <w:r w:rsidRPr="0030024D">
                <w:rPr>
                  <w:color w:val="auto"/>
                  <w:rPrChange w:id="3835" w:author="Phuong Giang" w:date="2012-02-22T23:37:00Z">
                    <w:rPr>
                      <w:rFonts w:asciiTheme="majorHAnsi" w:eastAsiaTheme="majorEastAsia" w:hAnsiTheme="majorHAnsi" w:cstheme="majorBidi"/>
                      <w:i/>
                      <w:iCs/>
                      <w:snapToGrid/>
                      <w:color w:val="800000"/>
                      <w:sz w:val="22"/>
                      <w:szCs w:val="22"/>
                    </w:rPr>
                  </w:rPrChange>
                </w:rPr>
                <w:t>No</w:t>
              </w:r>
            </w:ins>
          </w:p>
        </w:tc>
        <w:tc>
          <w:tcPr>
            <w:tcW w:w="2205" w:type="dxa"/>
            <w:tcPrChange w:id="3836" w:author="Phuong Giang" w:date="2012-02-22T23:14:00Z">
              <w:tcPr>
                <w:tcW w:w="220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837" w:author="HungNguyen" w:date="2012-02-22T19:47:00Z"/>
                <w:b/>
                <w:rPrChange w:id="3838" w:author="Phuong Giang" w:date="2012-02-22T23:24:00Z">
                  <w:rPr>
                    <w:ins w:id="3839" w:author="HungNguyen" w:date="2012-02-22T19:47:00Z"/>
                    <w:b/>
                    <w:bCs w:val="0"/>
                    <w:color w:val="800000"/>
                    <w:lang w:eastAsia="ja-JP"/>
                  </w:rPr>
                </w:rPrChange>
              </w:rPr>
            </w:pPr>
            <w:ins w:id="3840" w:author="HungNguyen" w:date="2012-02-22T19:47:00Z">
              <w:r w:rsidRPr="0030024D">
                <w:rPr>
                  <w:color w:val="auto"/>
                  <w:rPrChange w:id="3841" w:author="Phuong Giang" w:date="2012-02-22T23:37:00Z">
                    <w:rPr>
                      <w:rFonts w:asciiTheme="majorHAnsi" w:eastAsiaTheme="majorEastAsia" w:hAnsiTheme="majorHAnsi" w:cstheme="majorBidi"/>
                      <w:i/>
                      <w:iCs/>
                      <w:snapToGrid/>
                      <w:color w:val="800000"/>
                      <w:sz w:val="22"/>
                      <w:szCs w:val="22"/>
                      <w:lang w:eastAsia="ja-JP"/>
                    </w:rPr>
                  </w:rPrChange>
                </w:rPr>
                <w:t>Method</w:t>
              </w:r>
            </w:ins>
          </w:p>
        </w:tc>
        <w:tc>
          <w:tcPr>
            <w:tcW w:w="6416" w:type="dxa"/>
            <w:tcPrChange w:id="3842" w:author="Phuong Giang" w:date="2012-02-22T23:14:00Z">
              <w:tcPr>
                <w:tcW w:w="6416"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843" w:author="HungNguyen" w:date="2012-02-22T19:47:00Z"/>
                <w:b/>
                <w:rPrChange w:id="3844" w:author="Phuong Giang" w:date="2012-02-22T23:24:00Z">
                  <w:rPr>
                    <w:ins w:id="3845" w:author="HungNguyen" w:date="2012-02-22T19:47:00Z"/>
                    <w:b/>
                    <w:bCs w:val="0"/>
                    <w:color w:val="800000"/>
                    <w:lang w:eastAsia="ja-JP"/>
                  </w:rPr>
                </w:rPrChange>
              </w:rPr>
            </w:pPr>
            <w:ins w:id="3846" w:author="HungNguyen" w:date="2012-02-22T19:47:00Z">
              <w:r w:rsidRPr="0030024D">
                <w:rPr>
                  <w:color w:val="auto"/>
                  <w:rPrChange w:id="3847"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3848" w:author="HungNguyen" w:date="2012-02-22T19:47:00Z"/>
        </w:trPr>
        <w:tc>
          <w:tcPr>
            <w:tcW w:w="955" w:type="dxa"/>
            <w:tcPrChange w:id="3849" w:author="Phuong Giang" w:date="2012-02-22T23:14:00Z">
              <w:tcPr>
                <w:tcW w:w="955" w:type="dxa"/>
              </w:tcPr>
            </w:tcPrChange>
          </w:tcPr>
          <w:p w:rsidR="0065367C" w:rsidRPr="00D85E98" w:rsidRDefault="0065367C" w:rsidP="00995D66">
            <w:pPr>
              <w:pStyle w:val="comment"/>
              <w:ind w:left="0"/>
              <w:rPr>
                <w:ins w:id="3850" w:author="HungNguyen" w:date="2012-02-22T19:47:00Z"/>
                <w:rFonts w:ascii="Times New Roman" w:hAnsi="Times New Roman" w:cs="Times New Roman"/>
                <w:i w:val="0"/>
                <w:color w:val="auto"/>
                <w:sz w:val="22"/>
                <w:szCs w:val="22"/>
                <w:rPrChange w:id="3851" w:author="Phuong Giang" w:date="2012-02-22T23:47:00Z">
                  <w:rPr>
                    <w:ins w:id="3852" w:author="HungNguyen" w:date="2012-02-22T19:47:00Z"/>
                    <w:i w:val="0"/>
                    <w:sz w:val="18"/>
                    <w:szCs w:val="18"/>
                  </w:rPr>
                </w:rPrChange>
              </w:rPr>
            </w:pPr>
            <w:ins w:id="3853" w:author="HungNguyen" w:date="2012-02-22T19:47:00Z">
              <w:r w:rsidRPr="00D85E98">
                <w:rPr>
                  <w:rFonts w:ascii="Times New Roman" w:hAnsi="Times New Roman" w:cs="Times New Roman"/>
                  <w:i w:val="0"/>
                  <w:color w:val="auto"/>
                  <w:sz w:val="22"/>
                  <w:szCs w:val="22"/>
                  <w:rPrChange w:id="3854"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01</w:t>
              </w:r>
            </w:ins>
          </w:p>
        </w:tc>
        <w:tc>
          <w:tcPr>
            <w:tcW w:w="2205" w:type="dxa"/>
            <w:tcPrChange w:id="3855" w:author="Phuong Giang" w:date="2012-02-22T23:14:00Z">
              <w:tcPr>
                <w:tcW w:w="2205" w:type="dxa"/>
              </w:tcPr>
            </w:tcPrChange>
          </w:tcPr>
          <w:p w:rsidR="0065367C" w:rsidRPr="00D85E98" w:rsidRDefault="0065367C" w:rsidP="00995D66">
            <w:pPr>
              <w:pStyle w:val="comment"/>
              <w:ind w:left="0"/>
              <w:rPr>
                <w:ins w:id="3856" w:author="HungNguyen" w:date="2012-02-22T19:47:00Z"/>
                <w:rFonts w:ascii="Times New Roman" w:hAnsi="Times New Roman" w:cs="Times New Roman"/>
                <w:i w:val="0"/>
                <w:color w:val="auto"/>
                <w:sz w:val="22"/>
                <w:szCs w:val="22"/>
                <w:rPrChange w:id="3857" w:author="Phuong Giang" w:date="2012-02-22T23:47:00Z">
                  <w:rPr>
                    <w:ins w:id="3858" w:author="HungNguyen" w:date="2012-02-22T19:47:00Z"/>
                    <w:i w:val="0"/>
                    <w:sz w:val="18"/>
                    <w:szCs w:val="18"/>
                  </w:rPr>
                </w:rPrChange>
              </w:rPr>
            </w:pPr>
            <w:ins w:id="3859" w:author="HungNguyen" w:date="2012-02-22T19:47:00Z">
              <w:r w:rsidRPr="00D85E98">
                <w:rPr>
                  <w:rFonts w:ascii="Times New Roman" w:hAnsi="Times New Roman" w:cs="Times New Roman"/>
                  <w:i w:val="0"/>
                  <w:color w:val="auto"/>
                  <w:sz w:val="22"/>
                  <w:szCs w:val="22"/>
                  <w:rPrChange w:id="3860"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Remove</w:t>
              </w:r>
            </w:ins>
          </w:p>
        </w:tc>
        <w:tc>
          <w:tcPr>
            <w:tcW w:w="6416" w:type="dxa"/>
            <w:tcPrChange w:id="3861" w:author="Phuong Giang" w:date="2012-02-22T23:14:00Z">
              <w:tcPr>
                <w:tcW w:w="6416" w:type="dxa"/>
              </w:tcPr>
            </w:tcPrChange>
          </w:tcPr>
          <w:p w:rsidR="0065367C" w:rsidRPr="00D85E98" w:rsidRDefault="009C1E01" w:rsidP="00995D66">
            <w:pPr>
              <w:pStyle w:val="comment"/>
              <w:ind w:left="0"/>
              <w:rPr>
                <w:ins w:id="3862" w:author="HungNguyen" w:date="2012-02-22T19:47:00Z"/>
                <w:rFonts w:ascii="Times New Roman" w:hAnsi="Times New Roman" w:cs="Times New Roman"/>
                <w:i w:val="0"/>
                <w:color w:val="auto"/>
                <w:sz w:val="22"/>
                <w:szCs w:val="22"/>
                <w:rPrChange w:id="3863" w:author="Phuong Giang" w:date="2012-02-22T23:47:00Z">
                  <w:rPr>
                    <w:ins w:id="3864" w:author="HungNguyen" w:date="2012-02-22T19:47:00Z"/>
                    <w:i w:val="0"/>
                    <w:sz w:val="18"/>
                    <w:szCs w:val="18"/>
                  </w:rPr>
                </w:rPrChange>
              </w:rPr>
            </w:pPr>
            <w:ins w:id="3865" w:author="HungNguyen" w:date="2012-02-22T20:07:00Z">
              <w:r w:rsidRPr="00D85E98">
                <w:rPr>
                  <w:rFonts w:ascii="Times New Roman" w:hAnsi="Times New Roman" w:cs="Times New Roman"/>
                  <w:i w:val="0"/>
                  <w:color w:val="auto"/>
                  <w:sz w:val="22"/>
                  <w:szCs w:val="22"/>
                  <w:rPrChange w:id="3866"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U</w:t>
              </w:r>
            </w:ins>
            <w:ins w:id="3867" w:author="HungNguyen" w:date="2012-02-22T20:08:00Z">
              <w:r w:rsidRPr="00D85E98">
                <w:rPr>
                  <w:rFonts w:ascii="Times New Roman" w:hAnsi="Times New Roman" w:cs="Times New Roman"/>
                  <w:i w:val="0"/>
                  <w:color w:val="auto"/>
                  <w:sz w:val="22"/>
                  <w:szCs w:val="22"/>
                  <w:rPrChange w:id="3868"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sed to remove activity from list</w:t>
              </w:r>
              <w:r w:rsidR="00B5457E" w:rsidRPr="00D85E98">
                <w:rPr>
                  <w:rFonts w:ascii="Times New Roman" w:hAnsi="Times New Roman" w:cs="Times New Roman"/>
                  <w:i w:val="0"/>
                  <w:color w:val="auto"/>
                  <w:sz w:val="22"/>
                  <w:szCs w:val="22"/>
                  <w:rPrChange w:id="386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 xml:space="preserve"> activity</w:t>
              </w:r>
            </w:ins>
          </w:p>
        </w:tc>
      </w:tr>
      <w:tr w:rsidR="0065367C" w:rsidRPr="00D85E98" w:rsidTr="0042744C">
        <w:trPr>
          <w:ins w:id="3870" w:author="HungNguyen" w:date="2012-02-22T19:47:00Z"/>
        </w:trPr>
        <w:tc>
          <w:tcPr>
            <w:tcW w:w="955" w:type="dxa"/>
            <w:tcPrChange w:id="3871" w:author="Phuong Giang" w:date="2012-02-22T23:14:00Z">
              <w:tcPr>
                <w:tcW w:w="955" w:type="dxa"/>
              </w:tcPr>
            </w:tcPrChange>
          </w:tcPr>
          <w:p w:rsidR="0065367C" w:rsidRPr="00D85E98" w:rsidRDefault="0065367C" w:rsidP="00995D66">
            <w:pPr>
              <w:pStyle w:val="comment"/>
              <w:ind w:left="0"/>
              <w:rPr>
                <w:ins w:id="3872" w:author="HungNguyen" w:date="2012-02-22T19:47:00Z"/>
                <w:rFonts w:ascii="Times New Roman" w:hAnsi="Times New Roman" w:cs="Times New Roman"/>
                <w:i w:val="0"/>
                <w:color w:val="auto"/>
                <w:sz w:val="22"/>
                <w:szCs w:val="22"/>
                <w:rPrChange w:id="3873" w:author="Phuong Giang" w:date="2012-02-22T23:47:00Z">
                  <w:rPr>
                    <w:ins w:id="3874" w:author="HungNguyen" w:date="2012-02-22T19:47:00Z"/>
                    <w:i w:val="0"/>
                    <w:sz w:val="18"/>
                    <w:szCs w:val="18"/>
                  </w:rPr>
                </w:rPrChange>
              </w:rPr>
            </w:pPr>
            <w:ins w:id="3875" w:author="HungNguyen" w:date="2012-02-22T19:47:00Z">
              <w:r w:rsidRPr="00D85E98">
                <w:rPr>
                  <w:rFonts w:ascii="Times New Roman" w:hAnsi="Times New Roman" w:cs="Times New Roman"/>
                  <w:i w:val="0"/>
                  <w:color w:val="auto"/>
                  <w:sz w:val="22"/>
                  <w:szCs w:val="22"/>
                  <w:rPrChange w:id="3876"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02</w:t>
              </w:r>
            </w:ins>
          </w:p>
        </w:tc>
        <w:tc>
          <w:tcPr>
            <w:tcW w:w="2205" w:type="dxa"/>
            <w:tcPrChange w:id="3877" w:author="Phuong Giang" w:date="2012-02-22T23:14:00Z">
              <w:tcPr>
                <w:tcW w:w="2205" w:type="dxa"/>
              </w:tcPr>
            </w:tcPrChange>
          </w:tcPr>
          <w:p w:rsidR="0065367C" w:rsidRPr="00D85E98" w:rsidRDefault="0065367C" w:rsidP="00995D66">
            <w:pPr>
              <w:pStyle w:val="comment"/>
              <w:ind w:left="0"/>
              <w:rPr>
                <w:ins w:id="3878" w:author="HungNguyen" w:date="2012-02-22T19:47:00Z"/>
                <w:rFonts w:ascii="Times New Roman" w:hAnsi="Times New Roman" w:cs="Times New Roman"/>
                <w:i w:val="0"/>
                <w:color w:val="auto"/>
                <w:sz w:val="22"/>
                <w:szCs w:val="22"/>
                <w:rPrChange w:id="3879" w:author="Phuong Giang" w:date="2012-02-22T23:47:00Z">
                  <w:rPr>
                    <w:ins w:id="3880" w:author="HungNguyen" w:date="2012-02-22T19:47:00Z"/>
                    <w:i w:val="0"/>
                    <w:sz w:val="18"/>
                    <w:szCs w:val="18"/>
                  </w:rPr>
                </w:rPrChange>
              </w:rPr>
            </w:pPr>
            <w:ins w:id="3881" w:author="HungNguyen" w:date="2012-02-22T19:47:00Z">
              <w:r w:rsidRPr="00D85E98">
                <w:rPr>
                  <w:rFonts w:ascii="Times New Roman" w:hAnsi="Times New Roman" w:cs="Times New Roman"/>
                  <w:i w:val="0"/>
                  <w:color w:val="auto"/>
                  <w:sz w:val="22"/>
                  <w:szCs w:val="22"/>
                  <w:rPrChange w:id="3882"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Add</w:t>
              </w:r>
            </w:ins>
          </w:p>
        </w:tc>
        <w:tc>
          <w:tcPr>
            <w:tcW w:w="6416" w:type="dxa"/>
            <w:tcPrChange w:id="3883" w:author="Phuong Giang" w:date="2012-02-22T23:14:00Z">
              <w:tcPr>
                <w:tcW w:w="6416" w:type="dxa"/>
              </w:tcPr>
            </w:tcPrChange>
          </w:tcPr>
          <w:p w:rsidR="0065367C" w:rsidRPr="00D85E98" w:rsidRDefault="009C1E01" w:rsidP="00995D66">
            <w:pPr>
              <w:pStyle w:val="comment"/>
              <w:ind w:left="0"/>
              <w:rPr>
                <w:ins w:id="3884" w:author="HungNguyen" w:date="2012-02-22T19:47:00Z"/>
                <w:rFonts w:ascii="Times New Roman" w:hAnsi="Times New Roman" w:cs="Times New Roman"/>
                <w:i w:val="0"/>
                <w:color w:val="auto"/>
                <w:sz w:val="22"/>
                <w:szCs w:val="22"/>
                <w:rPrChange w:id="3885" w:author="Phuong Giang" w:date="2012-02-22T23:47:00Z">
                  <w:rPr>
                    <w:ins w:id="3886" w:author="HungNguyen" w:date="2012-02-22T19:47:00Z"/>
                    <w:i w:val="0"/>
                    <w:sz w:val="18"/>
                    <w:szCs w:val="18"/>
                  </w:rPr>
                </w:rPrChange>
              </w:rPr>
            </w:pPr>
            <w:ins w:id="3887" w:author="HungNguyen" w:date="2012-02-22T20:08:00Z">
              <w:r w:rsidRPr="00D85E98">
                <w:rPr>
                  <w:rFonts w:ascii="Times New Roman" w:hAnsi="Times New Roman" w:cs="Times New Roman"/>
                  <w:i w:val="0"/>
                  <w:color w:val="auto"/>
                  <w:sz w:val="22"/>
                  <w:szCs w:val="22"/>
                  <w:rPrChange w:id="3888"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Used to add activity to list</w:t>
              </w:r>
              <w:r w:rsidR="00B5457E" w:rsidRPr="00D85E98">
                <w:rPr>
                  <w:rFonts w:ascii="Times New Roman" w:hAnsi="Times New Roman" w:cs="Times New Roman"/>
                  <w:i w:val="0"/>
                  <w:color w:val="auto"/>
                  <w:sz w:val="22"/>
                  <w:szCs w:val="22"/>
                  <w:rPrChange w:id="3889" w:author="Phuong Giang" w:date="2012-02-22T23:47:00Z">
                    <w:rPr>
                      <w:rFonts w:asciiTheme="majorHAnsi" w:eastAsiaTheme="majorEastAsia" w:hAnsiTheme="majorHAnsi" w:cstheme="majorBidi"/>
                      <w:b/>
                      <w:bCs w:val="0"/>
                      <w:i w:val="0"/>
                      <w:iCs/>
                      <w:snapToGrid/>
                      <w:color w:val="4F81BD" w:themeColor="accent1"/>
                      <w:sz w:val="18"/>
                      <w:szCs w:val="18"/>
                      <w:lang w:eastAsia="en-US"/>
                    </w:rPr>
                  </w:rPrChange>
                </w:rPr>
                <w:t xml:space="preserve"> activity</w:t>
              </w:r>
            </w:ins>
          </w:p>
        </w:tc>
      </w:tr>
    </w:tbl>
    <w:p w:rsidR="0065367C" w:rsidRPr="00242043" w:rsidRDefault="0065367C" w:rsidP="0065367C">
      <w:pPr>
        <w:rPr>
          <w:ins w:id="3890" w:author="HungNguyen" w:date="2012-02-22T19:47:00Z"/>
        </w:rPr>
      </w:pPr>
    </w:p>
    <w:p w:rsidR="001E773C" w:rsidRDefault="0065367C">
      <w:pPr>
        <w:pStyle w:val="Heading6"/>
        <w:rPr>
          <w:ins w:id="3891" w:author="HungNguyen" w:date="2012-04-17T08:58:00Z"/>
        </w:rPr>
        <w:pPrChange w:id="3892" w:author="Phuong Giang" w:date="2012-02-22T23:54:00Z">
          <w:pPr>
            <w:pStyle w:val="Heading4"/>
            <w:numPr>
              <w:ilvl w:val="0"/>
              <w:numId w:val="0"/>
            </w:numPr>
            <w:ind w:left="0" w:firstLine="0"/>
          </w:pPr>
        </w:pPrChange>
      </w:pPr>
      <w:ins w:id="3893" w:author="HungNguyen" w:date="2012-02-22T19:47:00Z">
        <w:r>
          <w:t>Remove</w:t>
        </w:r>
        <w:r>
          <w:rPr>
            <w:rFonts w:hint="eastAsia"/>
          </w:rPr>
          <w:t xml:space="preserve"> method</w:t>
        </w:r>
      </w:ins>
    </w:p>
    <w:p w:rsidR="00616EF6" w:rsidRPr="00616EF6" w:rsidRDefault="00616EF6">
      <w:pPr>
        <w:autoSpaceDE w:val="0"/>
        <w:autoSpaceDN w:val="0"/>
        <w:adjustRightInd w:val="0"/>
        <w:spacing w:after="0" w:line="240" w:lineRule="auto"/>
        <w:rPr>
          <w:ins w:id="3894" w:author="HungNguyen" w:date="2012-02-22T20:08:00Z"/>
          <w:rFonts w:ascii="Consolas" w:eastAsiaTheme="minorEastAsia" w:hAnsi="Consolas" w:cs="Consolas"/>
          <w:sz w:val="19"/>
          <w:szCs w:val="19"/>
          <w:lang w:eastAsia="ja-JP"/>
          <w:rPrChange w:id="3895" w:author="HungNguyen" w:date="2012-04-17T08:59:00Z">
            <w:rPr>
              <w:ins w:id="3896" w:author="HungNguyen" w:date="2012-02-22T20:08:00Z"/>
            </w:rPr>
          </w:rPrChange>
        </w:rPr>
        <w:pPrChange w:id="3897" w:author="HungNguyen" w:date="2012-04-17T08:59:00Z">
          <w:pPr>
            <w:pStyle w:val="Heading4"/>
            <w:numPr>
              <w:ilvl w:val="0"/>
              <w:numId w:val="0"/>
            </w:numPr>
            <w:ind w:left="0" w:firstLine="0"/>
          </w:pPr>
        </w:pPrChange>
      </w:pPr>
      <w:proofErr w:type="gramStart"/>
      <w:ins w:id="3898" w:author="HungNguyen" w:date="2012-04-17T08:58: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bool</w:t>
        </w:r>
        <w:r>
          <w:rPr>
            <w:rFonts w:ascii="Consolas" w:eastAsiaTheme="minorEastAsia" w:hAnsi="Consolas" w:cs="Consolas"/>
            <w:sz w:val="19"/>
            <w:szCs w:val="19"/>
            <w:lang w:eastAsia="ja-JP"/>
          </w:rPr>
          <w:t xml:space="preserve"> Remove()</w:t>
        </w:r>
      </w:ins>
    </w:p>
    <w:p w:rsidR="001E773C" w:rsidRDefault="000E16A5">
      <w:pPr>
        <w:rPr>
          <w:ins w:id="3899" w:author="HungNguyen" w:date="2012-02-22T20:08:00Z"/>
        </w:rPr>
        <w:pPrChange w:id="3900" w:author="Phuong Giang" w:date="2012-02-22T23:56:00Z">
          <w:pPr>
            <w:pStyle w:val="Heading4"/>
            <w:numPr>
              <w:ilvl w:val="0"/>
              <w:numId w:val="0"/>
            </w:numPr>
            <w:ind w:left="0" w:firstLine="0"/>
          </w:pPr>
        </w:pPrChange>
      </w:pPr>
      <w:ins w:id="3901" w:author="HungNguyen" w:date="2012-02-22T20:08:00Z">
        <w:r w:rsidRPr="000E16A5">
          <w:rPr>
            <w:rPrChange w:id="3902" w:author="HungNguyen" w:date="2012-02-22T20:08:00Z">
              <w:rPr>
                <w:b w:val="0"/>
                <w:bCs w:val="0"/>
                <w:iCs w:val="0"/>
                <w:color w:val="0000FF" w:themeColor="hyperlink"/>
                <w:sz w:val="18"/>
                <w:szCs w:val="18"/>
                <w:u w:val="single"/>
              </w:rPr>
            </w:rPrChange>
          </w:rPr>
          <w:t>Used to remove activity from list activity</w:t>
        </w:r>
      </w:ins>
    </w:p>
    <w:p w:rsidR="001E773C" w:rsidRDefault="0065367C">
      <w:pPr>
        <w:rPr>
          <w:ins w:id="3903" w:author="HungNguyen" w:date="2012-02-22T19:47:00Z"/>
        </w:rPr>
        <w:pPrChange w:id="3904" w:author="Phuong Giang" w:date="2012-02-22T23:56:00Z">
          <w:pPr>
            <w:pStyle w:val="Heading4"/>
            <w:numPr>
              <w:ilvl w:val="0"/>
              <w:numId w:val="0"/>
            </w:numPr>
            <w:ind w:left="0" w:firstLine="0"/>
          </w:pPr>
        </w:pPrChange>
      </w:pPr>
      <w:ins w:id="3905" w:author="HungNguyen" w:date="2012-02-22T19:47:00Z">
        <w:del w:id="3906" w:author="Phuong Giang" w:date="2012-02-23T00:02:00Z">
          <w:r w:rsidDel="001669BE">
            <w:rPr>
              <w:rFonts w:hint="eastAsia"/>
            </w:rPr>
            <w:delText>Parameters &amp; return</w:delText>
          </w:r>
        </w:del>
      </w:ins>
      <w:ins w:id="3907" w:author="Phuong Giang" w:date="2012-02-23T00:02:00Z">
        <w:r w:rsidR="001669BE" w:rsidRPr="001669BE">
          <w:rPr>
            <w:rFonts w:ascii="Times New Roman" w:hAnsi="Times New Roman" w:hint="eastAsia"/>
            <w:b/>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908"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3909">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3910" w:author="HungNguyen" w:date="2012-02-22T19:47:00Z"/>
        </w:trPr>
        <w:tc>
          <w:tcPr>
            <w:tcW w:w="577" w:type="dxa"/>
            <w:tcPrChange w:id="3911" w:author="Phuong Giang" w:date="2012-02-22T23:14:00Z">
              <w:tcPr>
                <w:tcW w:w="577"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912" w:author="HungNguyen" w:date="2012-02-22T19:47:00Z"/>
                <w:b/>
                <w:rPrChange w:id="3913" w:author="Phuong Giang" w:date="2012-02-22T23:24:00Z">
                  <w:rPr>
                    <w:ins w:id="3914" w:author="HungNguyen" w:date="2012-02-22T19:47:00Z"/>
                    <w:b/>
                    <w:bCs w:val="0"/>
                    <w:color w:val="800000"/>
                  </w:rPr>
                </w:rPrChange>
              </w:rPr>
            </w:pPr>
            <w:ins w:id="3915" w:author="HungNguyen" w:date="2012-02-22T19:47:00Z">
              <w:r w:rsidRPr="0030024D">
                <w:rPr>
                  <w:bCs w:val="0"/>
                  <w:color w:val="auto"/>
                  <w:rPrChange w:id="3916" w:author="Phuong Giang" w:date="2012-02-22T23:37:00Z">
                    <w:rPr>
                      <w:rFonts w:asciiTheme="majorHAnsi" w:eastAsiaTheme="majorEastAsia" w:hAnsiTheme="majorHAnsi" w:cstheme="majorBidi"/>
                      <w:bCs w:val="0"/>
                      <w:i/>
                      <w:iCs/>
                      <w:snapToGrid/>
                      <w:color w:val="800000"/>
                      <w:sz w:val="22"/>
                      <w:szCs w:val="22"/>
                    </w:rPr>
                  </w:rPrChange>
                </w:rPr>
                <w:t>No</w:t>
              </w:r>
            </w:ins>
          </w:p>
        </w:tc>
        <w:tc>
          <w:tcPr>
            <w:tcW w:w="1356" w:type="dxa"/>
            <w:tcPrChange w:id="3917" w:author="Phuong Giang" w:date="2012-02-22T23:14:00Z">
              <w:tcPr>
                <w:tcW w:w="1356"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918" w:author="HungNguyen" w:date="2012-02-22T19:47:00Z"/>
                <w:b/>
                <w:rPrChange w:id="3919" w:author="Phuong Giang" w:date="2012-02-22T23:24:00Z">
                  <w:rPr>
                    <w:ins w:id="3920" w:author="HungNguyen" w:date="2012-02-22T19:47:00Z"/>
                    <w:b/>
                    <w:bCs w:val="0"/>
                    <w:color w:val="800000"/>
                    <w:lang w:eastAsia="ja-JP"/>
                  </w:rPr>
                </w:rPrChange>
              </w:rPr>
            </w:pPr>
            <w:ins w:id="3921" w:author="HungNguyen" w:date="2012-02-22T19:47:00Z">
              <w:r w:rsidRPr="0030024D">
                <w:rPr>
                  <w:bCs w:val="0"/>
                  <w:color w:val="auto"/>
                  <w:rPrChange w:id="3922" w:author="Phuong Giang" w:date="2012-02-22T23:37:00Z">
                    <w:rPr>
                      <w:rFonts w:asciiTheme="majorHAnsi" w:eastAsiaTheme="majorEastAsia" w:hAnsiTheme="majorHAnsi" w:cstheme="majorBidi"/>
                      <w:bCs w:val="0"/>
                      <w:i/>
                      <w:iCs/>
                      <w:snapToGrid/>
                      <w:color w:val="800000"/>
                      <w:sz w:val="22"/>
                      <w:szCs w:val="22"/>
                      <w:lang w:eastAsia="ja-JP"/>
                    </w:rPr>
                  </w:rPrChange>
                </w:rPr>
                <w:t>Parameter</w:t>
              </w:r>
            </w:ins>
          </w:p>
        </w:tc>
        <w:tc>
          <w:tcPr>
            <w:tcW w:w="1325" w:type="dxa"/>
            <w:tcPrChange w:id="3923" w:author="Phuong Giang" w:date="2012-02-22T23:14:00Z">
              <w:tcPr>
                <w:tcW w:w="132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924" w:author="HungNguyen" w:date="2012-02-22T19:47:00Z"/>
                <w:b/>
                <w:rPrChange w:id="3925" w:author="Phuong Giang" w:date="2012-02-22T23:24:00Z">
                  <w:rPr>
                    <w:ins w:id="3926" w:author="HungNguyen" w:date="2012-02-22T19:47:00Z"/>
                    <w:b/>
                    <w:bCs w:val="0"/>
                    <w:color w:val="800000"/>
                    <w:lang w:eastAsia="ja-JP"/>
                  </w:rPr>
                </w:rPrChange>
              </w:rPr>
            </w:pPr>
            <w:ins w:id="3927" w:author="HungNguyen" w:date="2012-02-22T19:47:00Z">
              <w:r w:rsidRPr="0030024D">
                <w:rPr>
                  <w:bCs w:val="0"/>
                  <w:color w:val="auto"/>
                  <w:rPrChange w:id="3928" w:author="Phuong Giang" w:date="2012-02-22T23:37:00Z">
                    <w:rPr>
                      <w:rFonts w:asciiTheme="majorHAnsi" w:eastAsiaTheme="majorEastAsia" w:hAnsiTheme="majorHAnsi" w:cstheme="majorBidi"/>
                      <w:bCs w:val="0"/>
                      <w:i/>
                      <w:iCs/>
                      <w:snapToGrid/>
                      <w:color w:val="800000"/>
                      <w:sz w:val="22"/>
                      <w:szCs w:val="22"/>
                      <w:lang w:eastAsia="ja-JP"/>
                    </w:rPr>
                  </w:rPrChange>
                </w:rPr>
                <w:t>Type</w:t>
              </w:r>
            </w:ins>
          </w:p>
        </w:tc>
        <w:tc>
          <w:tcPr>
            <w:tcW w:w="990" w:type="dxa"/>
            <w:tcPrChange w:id="3929" w:author="Phuong Giang" w:date="2012-02-22T23:14:00Z">
              <w:tcPr>
                <w:tcW w:w="99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930" w:author="HungNguyen" w:date="2012-02-22T19:47:00Z"/>
                <w:b/>
                <w:rPrChange w:id="3931" w:author="Phuong Giang" w:date="2012-02-22T23:24:00Z">
                  <w:rPr>
                    <w:ins w:id="3932" w:author="HungNguyen" w:date="2012-02-22T19:47:00Z"/>
                    <w:b/>
                    <w:bCs w:val="0"/>
                    <w:color w:val="800000"/>
                    <w:lang w:eastAsia="ja-JP"/>
                  </w:rPr>
                </w:rPrChange>
              </w:rPr>
            </w:pPr>
            <w:ins w:id="3933" w:author="HungNguyen" w:date="2012-02-22T19:47:00Z">
              <w:r w:rsidRPr="0030024D">
                <w:rPr>
                  <w:bCs w:val="0"/>
                  <w:color w:val="auto"/>
                  <w:rPrChange w:id="3934" w:author="Phuong Giang" w:date="2012-02-22T23:37:00Z">
                    <w:rPr>
                      <w:rFonts w:asciiTheme="majorHAnsi" w:eastAsiaTheme="majorEastAsia" w:hAnsiTheme="majorHAnsi" w:cstheme="majorBidi"/>
                      <w:bCs w:val="0"/>
                      <w:i/>
                      <w:iCs/>
                      <w:snapToGrid/>
                      <w:color w:val="800000"/>
                      <w:sz w:val="22"/>
                      <w:szCs w:val="22"/>
                      <w:lang w:eastAsia="ja-JP"/>
                    </w:rPr>
                  </w:rPrChange>
                </w:rPr>
                <w:t>In/out</w:t>
              </w:r>
            </w:ins>
          </w:p>
        </w:tc>
        <w:tc>
          <w:tcPr>
            <w:tcW w:w="1170" w:type="dxa"/>
            <w:tcPrChange w:id="3935" w:author="Phuong Giang" w:date="2012-02-22T23:14:00Z">
              <w:tcPr>
                <w:tcW w:w="11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936" w:author="HungNguyen" w:date="2012-02-22T19:47:00Z"/>
                <w:b/>
                <w:rPrChange w:id="3937" w:author="Phuong Giang" w:date="2012-02-22T23:24:00Z">
                  <w:rPr>
                    <w:ins w:id="3938" w:author="HungNguyen" w:date="2012-02-22T19:47:00Z"/>
                    <w:b/>
                    <w:bCs w:val="0"/>
                    <w:color w:val="800000"/>
                    <w:lang w:eastAsia="ja-JP"/>
                  </w:rPr>
                </w:rPrChange>
              </w:rPr>
            </w:pPr>
            <w:ins w:id="3939" w:author="HungNguyen" w:date="2012-02-22T19:47:00Z">
              <w:r w:rsidRPr="0030024D">
                <w:rPr>
                  <w:bCs w:val="0"/>
                  <w:color w:val="auto"/>
                  <w:rPrChange w:id="3940" w:author="Phuong Giang" w:date="2012-02-22T23:37:00Z">
                    <w:rPr>
                      <w:rFonts w:asciiTheme="majorHAnsi" w:eastAsiaTheme="majorEastAsia" w:hAnsiTheme="majorHAnsi" w:cstheme="majorBidi"/>
                      <w:bCs w:val="0"/>
                      <w:i/>
                      <w:iCs/>
                      <w:snapToGrid/>
                      <w:color w:val="800000"/>
                      <w:sz w:val="22"/>
                      <w:szCs w:val="22"/>
                      <w:lang w:eastAsia="ja-JP"/>
                    </w:rPr>
                  </w:rPrChange>
                </w:rPr>
                <w:t>Default</w:t>
              </w:r>
            </w:ins>
          </w:p>
        </w:tc>
        <w:tc>
          <w:tcPr>
            <w:tcW w:w="4158" w:type="dxa"/>
            <w:tcPrChange w:id="3941" w:author="Phuong Giang" w:date="2012-02-22T23:14:00Z">
              <w:tcPr>
                <w:tcW w:w="4158"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3942" w:author="HungNguyen" w:date="2012-02-22T19:47:00Z"/>
                <w:b/>
                <w:rPrChange w:id="3943" w:author="Phuong Giang" w:date="2012-02-22T23:24:00Z">
                  <w:rPr>
                    <w:ins w:id="3944" w:author="HungNguyen" w:date="2012-02-22T19:47:00Z"/>
                    <w:b/>
                    <w:bCs w:val="0"/>
                    <w:color w:val="800000"/>
                    <w:lang w:eastAsia="ja-JP"/>
                  </w:rPr>
                </w:rPrChange>
              </w:rPr>
            </w:pPr>
            <w:ins w:id="3945" w:author="HungNguyen" w:date="2012-02-22T19:47:00Z">
              <w:r w:rsidRPr="0030024D">
                <w:rPr>
                  <w:bCs w:val="0"/>
                  <w:color w:val="auto"/>
                  <w:rPrChange w:id="3946" w:author="Phuong Giang" w:date="2012-02-22T23:37:00Z">
                    <w:rPr>
                      <w:rFonts w:asciiTheme="majorHAnsi" w:eastAsiaTheme="majorEastAsia" w:hAnsiTheme="majorHAnsi" w:cstheme="majorBidi"/>
                      <w:bCs w:val="0"/>
                      <w:i/>
                      <w:iCs/>
                      <w:snapToGrid/>
                      <w:color w:val="800000"/>
                      <w:sz w:val="22"/>
                      <w:szCs w:val="22"/>
                      <w:lang w:eastAsia="ja-JP"/>
                    </w:rPr>
                  </w:rPrChange>
                </w:rPr>
                <w:t>Description</w:t>
              </w:r>
            </w:ins>
          </w:p>
        </w:tc>
      </w:tr>
      <w:tr w:rsidR="0065367C" w:rsidRPr="00D85E98" w:rsidTr="0042744C">
        <w:trPr>
          <w:ins w:id="3947" w:author="HungNguyen" w:date="2012-02-22T19:47:00Z"/>
        </w:trPr>
        <w:tc>
          <w:tcPr>
            <w:tcW w:w="577" w:type="dxa"/>
            <w:tcPrChange w:id="3948" w:author="Phuong Giang" w:date="2012-02-22T23:14:00Z">
              <w:tcPr>
                <w:tcW w:w="577" w:type="dxa"/>
              </w:tcPr>
            </w:tcPrChange>
          </w:tcPr>
          <w:p w:rsidR="0065367C" w:rsidRPr="00D85E98" w:rsidRDefault="0065367C" w:rsidP="00995D66">
            <w:pPr>
              <w:pStyle w:val="comment"/>
              <w:ind w:left="0"/>
              <w:rPr>
                <w:ins w:id="3949" w:author="HungNguyen" w:date="2012-02-22T19:47:00Z"/>
                <w:rFonts w:ascii="Times New Roman" w:hAnsi="Times New Roman" w:cs="Times New Roman"/>
                <w:i w:val="0"/>
                <w:color w:val="auto"/>
                <w:sz w:val="22"/>
                <w:szCs w:val="22"/>
                <w:rPrChange w:id="3950" w:author="Phuong Giang" w:date="2012-02-22T23:47:00Z">
                  <w:rPr>
                    <w:ins w:id="3951" w:author="HungNguyen" w:date="2012-02-22T19:47:00Z"/>
                    <w:i w:val="0"/>
                    <w:sz w:val="18"/>
                    <w:szCs w:val="18"/>
                  </w:rPr>
                </w:rPrChange>
              </w:rPr>
            </w:pPr>
            <w:ins w:id="3952" w:author="HungNguyen" w:date="2012-02-22T19:47:00Z">
              <w:r w:rsidRPr="00D85E98">
                <w:rPr>
                  <w:rFonts w:ascii="Times New Roman" w:hAnsi="Times New Roman" w:cs="Times New Roman"/>
                  <w:i w:val="0"/>
                  <w:color w:val="auto"/>
                  <w:sz w:val="22"/>
                  <w:szCs w:val="22"/>
                  <w:rPrChange w:id="3953" w:author="Phuong Giang" w:date="2012-02-22T23:47: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3954" w:author="Phuong Giang" w:date="2012-02-22T23:14:00Z">
              <w:tcPr>
                <w:tcW w:w="1356" w:type="dxa"/>
              </w:tcPr>
            </w:tcPrChange>
          </w:tcPr>
          <w:p w:rsidR="0065367C" w:rsidRPr="00D85E98" w:rsidRDefault="0065367C" w:rsidP="00995D66">
            <w:pPr>
              <w:pStyle w:val="comment"/>
              <w:ind w:left="0"/>
              <w:rPr>
                <w:ins w:id="3955" w:author="HungNguyen" w:date="2012-02-22T19:47:00Z"/>
                <w:rFonts w:ascii="Times New Roman" w:hAnsi="Times New Roman" w:cs="Times New Roman"/>
                <w:i w:val="0"/>
                <w:color w:val="auto"/>
                <w:sz w:val="22"/>
                <w:szCs w:val="22"/>
                <w:rPrChange w:id="3956" w:author="Phuong Giang" w:date="2012-02-22T23:47:00Z">
                  <w:rPr>
                    <w:ins w:id="3957" w:author="HungNguyen" w:date="2012-02-22T19:47:00Z"/>
                    <w:i w:val="0"/>
                    <w:sz w:val="18"/>
                    <w:szCs w:val="18"/>
                  </w:rPr>
                </w:rPrChange>
              </w:rPr>
            </w:pPr>
            <w:ins w:id="3958" w:author="HungNguyen" w:date="2012-02-22T19:47:00Z">
              <w:r w:rsidRPr="00D85E98">
                <w:rPr>
                  <w:rFonts w:ascii="Times New Roman" w:hAnsi="Times New Roman" w:cs="Times New Roman"/>
                  <w:i w:val="0"/>
                  <w:color w:val="auto"/>
                  <w:sz w:val="22"/>
                  <w:szCs w:val="22"/>
                  <w:rPrChange w:id="3959" w:author="Phuong Giang" w:date="2012-02-22T23:47: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Change w:id="3960" w:author="Phuong Giang" w:date="2012-02-22T23:14:00Z">
              <w:tcPr>
                <w:tcW w:w="1325" w:type="dxa"/>
              </w:tcPr>
            </w:tcPrChange>
          </w:tcPr>
          <w:p w:rsidR="0065367C" w:rsidRPr="00D85E98" w:rsidRDefault="0065367C" w:rsidP="00995D66">
            <w:pPr>
              <w:pStyle w:val="comment"/>
              <w:ind w:left="0"/>
              <w:rPr>
                <w:ins w:id="3961" w:author="HungNguyen" w:date="2012-02-22T19:47:00Z"/>
                <w:rFonts w:ascii="Times New Roman" w:hAnsi="Times New Roman" w:cs="Times New Roman"/>
                <w:i w:val="0"/>
                <w:color w:val="auto"/>
                <w:sz w:val="22"/>
                <w:szCs w:val="22"/>
                <w:rPrChange w:id="3962" w:author="Phuong Giang" w:date="2012-02-22T23:47:00Z">
                  <w:rPr>
                    <w:ins w:id="3963" w:author="HungNguyen" w:date="2012-02-22T19:47:00Z"/>
                    <w:i w:val="0"/>
                    <w:sz w:val="18"/>
                    <w:szCs w:val="18"/>
                  </w:rPr>
                </w:rPrChange>
              </w:rPr>
            </w:pPr>
            <w:ins w:id="3964" w:author="HungNguyen" w:date="2012-02-22T19:47:00Z">
              <w:r w:rsidRPr="00D85E98">
                <w:rPr>
                  <w:rFonts w:ascii="Times New Roman" w:hAnsi="Times New Roman" w:cs="Times New Roman"/>
                  <w:i w:val="0"/>
                  <w:color w:val="auto"/>
                  <w:sz w:val="22"/>
                  <w:szCs w:val="22"/>
                  <w:rPrChange w:id="3965" w:author="Phuong Giang" w:date="2012-02-22T23:47: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Change w:id="3966" w:author="Phuong Giang" w:date="2012-02-22T23:14:00Z">
              <w:tcPr>
                <w:tcW w:w="990" w:type="dxa"/>
              </w:tcPr>
            </w:tcPrChange>
          </w:tcPr>
          <w:p w:rsidR="0065367C" w:rsidRPr="00D85E98" w:rsidRDefault="0065367C" w:rsidP="00995D66">
            <w:pPr>
              <w:pStyle w:val="comment"/>
              <w:ind w:left="0"/>
              <w:rPr>
                <w:ins w:id="3967" w:author="HungNguyen" w:date="2012-02-22T19:47:00Z"/>
                <w:rFonts w:ascii="Times New Roman" w:hAnsi="Times New Roman" w:cs="Times New Roman"/>
                <w:i w:val="0"/>
                <w:color w:val="auto"/>
                <w:sz w:val="22"/>
                <w:szCs w:val="22"/>
                <w:rPrChange w:id="3968" w:author="Phuong Giang" w:date="2012-02-22T23:47:00Z">
                  <w:rPr>
                    <w:ins w:id="3969" w:author="HungNguyen" w:date="2012-02-22T19:47:00Z"/>
                    <w:i w:val="0"/>
                    <w:sz w:val="18"/>
                    <w:szCs w:val="18"/>
                  </w:rPr>
                </w:rPrChange>
              </w:rPr>
            </w:pPr>
            <w:ins w:id="3970" w:author="HungNguyen" w:date="2012-02-22T19:47:00Z">
              <w:r w:rsidRPr="00D85E98">
                <w:rPr>
                  <w:rFonts w:ascii="Times New Roman" w:hAnsi="Times New Roman" w:cs="Times New Roman"/>
                  <w:i w:val="0"/>
                  <w:color w:val="auto"/>
                  <w:sz w:val="22"/>
                  <w:szCs w:val="22"/>
                  <w:rPrChange w:id="3971" w:author="Phuong Giang" w:date="2012-02-22T23:47: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3972" w:author="Phuong Giang" w:date="2012-02-22T23:14:00Z">
              <w:tcPr>
                <w:tcW w:w="1170" w:type="dxa"/>
              </w:tcPr>
            </w:tcPrChange>
          </w:tcPr>
          <w:p w:rsidR="0065367C" w:rsidRPr="00D85E98" w:rsidRDefault="0065367C" w:rsidP="00995D66">
            <w:pPr>
              <w:pStyle w:val="comment"/>
              <w:ind w:left="0"/>
              <w:rPr>
                <w:ins w:id="3973" w:author="HungNguyen" w:date="2012-02-22T19:47:00Z"/>
                <w:rFonts w:ascii="Times New Roman" w:hAnsi="Times New Roman" w:cs="Times New Roman"/>
                <w:i w:val="0"/>
                <w:color w:val="auto"/>
                <w:sz w:val="22"/>
                <w:szCs w:val="22"/>
                <w:rPrChange w:id="3974" w:author="Phuong Giang" w:date="2012-02-22T23:47:00Z">
                  <w:rPr>
                    <w:ins w:id="3975" w:author="HungNguyen" w:date="2012-02-22T19:47:00Z"/>
                    <w:i w:val="0"/>
                    <w:sz w:val="18"/>
                    <w:szCs w:val="18"/>
                  </w:rPr>
                </w:rPrChange>
              </w:rPr>
            </w:pPr>
          </w:p>
        </w:tc>
        <w:tc>
          <w:tcPr>
            <w:tcW w:w="4158" w:type="dxa"/>
            <w:tcPrChange w:id="3976" w:author="Phuong Giang" w:date="2012-02-22T23:14:00Z">
              <w:tcPr>
                <w:tcW w:w="4158" w:type="dxa"/>
              </w:tcPr>
            </w:tcPrChange>
          </w:tcPr>
          <w:p w:rsidR="0065367C" w:rsidRPr="00D85E98" w:rsidRDefault="0065367C" w:rsidP="00995D66">
            <w:pPr>
              <w:pStyle w:val="comment"/>
              <w:ind w:left="0"/>
              <w:rPr>
                <w:ins w:id="3977" w:author="HungNguyen" w:date="2012-02-22T19:47:00Z"/>
                <w:rFonts w:ascii="Times New Roman" w:hAnsi="Times New Roman" w:cs="Times New Roman"/>
                <w:i w:val="0"/>
                <w:color w:val="auto"/>
                <w:sz w:val="22"/>
                <w:szCs w:val="22"/>
                <w:rPrChange w:id="3978" w:author="Phuong Giang" w:date="2012-02-22T23:47:00Z">
                  <w:rPr>
                    <w:ins w:id="3979" w:author="HungNguyen" w:date="2012-02-22T19:47:00Z"/>
                    <w:i w:val="0"/>
                    <w:sz w:val="18"/>
                    <w:szCs w:val="18"/>
                  </w:rPr>
                </w:rPrChange>
              </w:rPr>
            </w:pPr>
          </w:p>
        </w:tc>
      </w:tr>
    </w:tbl>
    <w:p w:rsidR="001E773C" w:rsidRDefault="0065367C">
      <w:pPr>
        <w:pStyle w:val="Heading6"/>
        <w:rPr>
          <w:ins w:id="3980" w:author="HungNguyen" w:date="2012-04-17T08:59:00Z"/>
        </w:rPr>
        <w:pPrChange w:id="3981" w:author="Phuong Giang" w:date="2012-02-22T23:57:00Z">
          <w:pPr>
            <w:pStyle w:val="Heading4"/>
            <w:numPr>
              <w:ilvl w:val="0"/>
              <w:numId w:val="0"/>
            </w:numPr>
            <w:ind w:left="0" w:firstLine="0"/>
          </w:pPr>
        </w:pPrChange>
      </w:pPr>
      <w:ins w:id="3982" w:author="HungNguyen" w:date="2012-02-22T19:47:00Z">
        <w:r>
          <w:t>Add</w:t>
        </w:r>
        <w:r>
          <w:rPr>
            <w:rFonts w:hint="eastAsia"/>
          </w:rPr>
          <w:t xml:space="preserve"> method</w:t>
        </w:r>
      </w:ins>
    </w:p>
    <w:p w:rsidR="00616EF6" w:rsidRPr="00616EF6" w:rsidRDefault="00616EF6">
      <w:pPr>
        <w:autoSpaceDE w:val="0"/>
        <w:autoSpaceDN w:val="0"/>
        <w:adjustRightInd w:val="0"/>
        <w:spacing w:after="0" w:line="240" w:lineRule="auto"/>
        <w:rPr>
          <w:ins w:id="3983" w:author="HungNguyen" w:date="2012-02-22T20:08:00Z"/>
          <w:rFonts w:ascii="Consolas" w:eastAsiaTheme="minorEastAsia" w:hAnsi="Consolas" w:cs="Consolas"/>
          <w:sz w:val="19"/>
          <w:szCs w:val="19"/>
          <w:lang w:eastAsia="ja-JP"/>
          <w:rPrChange w:id="3984" w:author="HungNguyen" w:date="2012-04-17T08:59:00Z">
            <w:rPr>
              <w:ins w:id="3985" w:author="HungNguyen" w:date="2012-02-22T20:08:00Z"/>
            </w:rPr>
          </w:rPrChange>
        </w:rPr>
        <w:pPrChange w:id="3986" w:author="HungNguyen" w:date="2012-04-17T08:59:00Z">
          <w:pPr>
            <w:pStyle w:val="Heading4"/>
            <w:numPr>
              <w:ilvl w:val="0"/>
              <w:numId w:val="0"/>
            </w:numPr>
            <w:ind w:left="0" w:firstLine="0"/>
          </w:pPr>
        </w:pPrChange>
      </w:pPr>
      <w:proofErr w:type="gramStart"/>
      <w:ins w:id="3987" w:author="HungNguyen" w:date="2012-04-17T08:59: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bool</w:t>
        </w:r>
        <w:r>
          <w:rPr>
            <w:rFonts w:ascii="Consolas" w:eastAsiaTheme="minorEastAsia" w:hAnsi="Consolas" w:cs="Consolas"/>
            <w:sz w:val="19"/>
            <w:szCs w:val="19"/>
            <w:lang w:eastAsia="ja-JP"/>
          </w:rPr>
          <w:t xml:space="preserve"> Add(</w:t>
        </w:r>
        <w:r>
          <w:rPr>
            <w:rFonts w:ascii="Consolas" w:eastAsiaTheme="minorEastAsia" w:hAnsi="Consolas" w:cs="Consolas"/>
            <w:color w:val="2B91AF"/>
            <w:sz w:val="19"/>
            <w:szCs w:val="19"/>
            <w:lang w:eastAsia="ja-JP"/>
          </w:rPr>
          <w:t>Activity</w:t>
        </w:r>
        <w:r>
          <w:rPr>
            <w:rFonts w:ascii="Consolas" w:eastAsiaTheme="minorEastAsia" w:hAnsi="Consolas" w:cs="Consolas"/>
            <w:sz w:val="19"/>
            <w:szCs w:val="19"/>
            <w:lang w:eastAsia="ja-JP"/>
          </w:rPr>
          <w:t xml:space="preserve"> activity)</w:t>
        </w:r>
      </w:ins>
    </w:p>
    <w:p w:rsidR="001E773C" w:rsidRPr="001E773C" w:rsidRDefault="000E16A5">
      <w:pPr>
        <w:rPr>
          <w:ins w:id="3988" w:author="HungNguyen" w:date="2012-02-22T19:47:00Z"/>
          <w:rPrChange w:id="3989" w:author="HungNguyen" w:date="2012-02-22T20:09:00Z">
            <w:rPr>
              <w:ins w:id="3990" w:author="HungNguyen" w:date="2012-02-22T19:47:00Z"/>
              <w:lang w:eastAsia="ja-JP"/>
            </w:rPr>
          </w:rPrChange>
        </w:rPr>
        <w:pPrChange w:id="3991" w:author="Phuong Giang" w:date="2012-02-22T23:56:00Z">
          <w:pPr>
            <w:pStyle w:val="Heading4"/>
            <w:numPr>
              <w:ilvl w:val="0"/>
              <w:numId w:val="0"/>
            </w:numPr>
            <w:ind w:left="0" w:firstLine="0"/>
          </w:pPr>
        </w:pPrChange>
      </w:pPr>
      <w:ins w:id="3992" w:author="HungNguyen" w:date="2012-02-22T20:08:00Z">
        <w:r w:rsidRPr="000E16A5">
          <w:rPr>
            <w:rPrChange w:id="3993" w:author="HungNguyen" w:date="2012-02-22T20:09:00Z">
              <w:rPr>
                <w:b w:val="0"/>
                <w:bCs w:val="0"/>
                <w:iCs w:val="0"/>
                <w:color w:val="0000FF" w:themeColor="hyperlink"/>
                <w:sz w:val="18"/>
                <w:szCs w:val="18"/>
                <w:u w:val="single"/>
              </w:rPr>
            </w:rPrChange>
          </w:rPr>
          <w:t>Used to add activity to list activity</w:t>
        </w:r>
      </w:ins>
    </w:p>
    <w:p w:rsidR="001E773C" w:rsidRDefault="0065367C">
      <w:pPr>
        <w:rPr>
          <w:ins w:id="3994" w:author="HungNguyen" w:date="2012-02-22T19:47:00Z"/>
          <w:lang w:eastAsia="ja-JP"/>
        </w:rPr>
        <w:pPrChange w:id="3995" w:author="Phuong Giang" w:date="2012-02-22T23:56:00Z">
          <w:pPr>
            <w:pStyle w:val="Heading4"/>
            <w:numPr>
              <w:ilvl w:val="0"/>
              <w:numId w:val="0"/>
            </w:numPr>
            <w:ind w:left="0" w:firstLine="0"/>
          </w:pPr>
        </w:pPrChange>
      </w:pPr>
      <w:ins w:id="3996" w:author="HungNguyen" w:date="2012-02-22T19:47:00Z">
        <w:del w:id="3997" w:author="Phuong Giang" w:date="2012-02-23T00:02:00Z">
          <w:r w:rsidDel="001669BE">
            <w:rPr>
              <w:rFonts w:hint="eastAsia"/>
            </w:rPr>
            <w:delText>Parameters</w:delText>
          </w:r>
          <w:r w:rsidDel="001669BE">
            <w:rPr>
              <w:rFonts w:hint="eastAsia"/>
              <w:lang w:eastAsia="ja-JP"/>
            </w:rPr>
            <w:delText xml:space="preserve"> &amp; return</w:delText>
          </w:r>
        </w:del>
      </w:ins>
      <w:ins w:id="3998" w:author="Phuong Giang" w:date="2012-02-23T00:02:00Z">
        <w:r w:rsidR="001669BE" w:rsidRPr="001669BE">
          <w:rPr>
            <w:rFonts w:ascii="Times New Roman" w:hAnsi="Times New Roman" w:hint="eastAsia"/>
            <w:b/>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3999"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4000">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4001" w:author="HungNguyen" w:date="2012-02-22T19:47:00Z"/>
        </w:trPr>
        <w:tc>
          <w:tcPr>
            <w:tcW w:w="577" w:type="dxa"/>
            <w:tcPrChange w:id="4002" w:author="Phuong Giang" w:date="2012-02-22T23:14:00Z">
              <w:tcPr>
                <w:tcW w:w="577"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003" w:author="HungNguyen" w:date="2012-02-22T19:47:00Z"/>
                <w:b/>
                <w:rPrChange w:id="4004" w:author="Phuong Giang" w:date="2012-02-22T23:25:00Z">
                  <w:rPr>
                    <w:ins w:id="4005" w:author="HungNguyen" w:date="2012-02-22T19:47:00Z"/>
                    <w:b/>
                    <w:bCs w:val="0"/>
                    <w:color w:val="800000"/>
                  </w:rPr>
                </w:rPrChange>
              </w:rPr>
            </w:pPr>
            <w:ins w:id="4006" w:author="HungNguyen" w:date="2012-02-22T19:47:00Z">
              <w:r w:rsidRPr="0030024D">
                <w:rPr>
                  <w:bCs w:val="0"/>
                  <w:color w:val="auto"/>
                  <w:rPrChange w:id="4007" w:author="Phuong Giang" w:date="2012-02-22T23:37:00Z">
                    <w:rPr>
                      <w:rFonts w:asciiTheme="majorHAnsi" w:eastAsiaTheme="majorEastAsia" w:hAnsiTheme="majorHAnsi" w:cstheme="majorBidi"/>
                      <w:bCs w:val="0"/>
                      <w:i/>
                      <w:iCs/>
                      <w:snapToGrid/>
                      <w:color w:val="800000"/>
                      <w:sz w:val="22"/>
                      <w:szCs w:val="22"/>
                    </w:rPr>
                  </w:rPrChange>
                </w:rPr>
                <w:t>No</w:t>
              </w:r>
            </w:ins>
          </w:p>
        </w:tc>
        <w:tc>
          <w:tcPr>
            <w:tcW w:w="1356" w:type="dxa"/>
            <w:tcPrChange w:id="4008" w:author="Phuong Giang" w:date="2012-02-22T23:14:00Z">
              <w:tcPr>
                <w:tcW w:w="1356"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009" w:author="HungNguyen" w:date="2012-02-22T19:47:00Z"/>
                <w:b/>
                <w:rPrChange w:id="4010" w:author="Phuong Giang" w:date="2012-02-22T23:25:00Z">
                  <w:rPr>
                    <w:ins w:id="4011" w:author="HungNguyen" w:date="2012-02-22T19:47:00Z"/>
                    <w:b/>
                    <w:bCs w:val="0"/>
                    <w:color w:val="800000"/>
                    <w:lang w:eastAsia="ja-JP"/>
                  </w:rPr>
                </w:rPrChange>
              </w:rPr>
            </w:pPr>
            <w:ins w:id="4012" w:author="HungNguyen" w:date="2012-02-22T19:47:00Z">
              <w:r w:rsidRPr="0030024D">
                <w:rPr>
                  <w:bCs w:val="0"/>
                  <w:color w:val="auto"/>
                  <w:rPrChange w:id="4013" w:author="Phuong Giang" w:date="2012-02-22T23:37:00Z">
                    <w:rPr>
                      <w:rFonts w:asciiTheme="majorHAnsi" w:eastAsiaTheme="majorEastAsia" w:hAnsiTheme="majorHAnsi" w:cstheme="majorBidi"/>
                      <w:bCs w:val="0"/>
                      <w:i/>
                      <w:iCs/>
                      <w:snapToGrid/>
                      <w:color w:val="800000"/>
                      <w:sz w:val="22"/>
                      <w:szCs w:val="22"/>
                      <w:lang w:eastAsia="ja-JP"/>
                    </w:rPr>
                  </w:rPrChange>
                </w:rPr>
                <w:t>Parameter</w:t>
              </w:r>
            </w:ins>
          </w:p>
        </w:tc>
        <w:tc>
          <w:tcPr>
            <w:tcW w:w="1325" w:type="dxa"/>
            <w:tcPrChange w:id="4014" w:author="Phuong Giang" w:date="2012-02-22T23:14:00Z">
              <w:tcPr>
                <w:tcW w:w="132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015" w:author="HungNguyen" w:date="2012-02-22T19:47:00Z"/>
                <w:b/>
                <w:rPrChange w:id="4016" w:author="Phuong Giang" w:date="2012-02-22T23:25:00Z">
                  <w:rPr>
                    <w:ins w:id="4017" w:author="HungNguyen" w:date="2012-02-22T19:47:00Z"/>
                    <w:b/>
                    <w:bCs w:val="0"/>
                    <w:color w:val="800000"/>
                    <w:lang w:eastAsia="ja-JP"/>
                  </w:rPr>
                </w:rPrChange>
              </w:rPr>
            </w:pPr>
            <w:ins w:id="4018" w:author="HungNguyen" w:date="2012-02-22T19:47:00Z">
              <w:r w:rsidRPr="0030024D">
                <w:rPr>
                  <w:bCs w:val="0"/>
                  <w:color w:val="auto"/>
                  <w:rPrChange w:id="4019" w:author="Phuong Giang" w:date="2012-02-22T23:37:00Z">
                    <w:rPr>
                      <w:rFonts w:asciiTheme="majorHAnsi" w:eastAsiaTheme="majorEastAsia" w:hAnsiTheme="majorHAnsi" w:cstheme="majorBidi"/>
                      <w:bCs w:val="0"/>
                      <w:i/>
                      <w:iCs/>
                      <w:snapToGrid/>
                      <w:color w:val="800000"/>
                      <w:sz w:val="22"/>
                      <w:szCs w:val="22"/>
                      <w:lang w:eastAsia="ja-JP"/>
                    </w:rPr>
                  </w:rPrChange>
                </w:rPr>
                <w:t>Type</w:t>
              </w:r>
            </w:ins>
          </w:p>
        </w:tc>
        <w:tc>
          <w:tcPr>
            <w:tcW w:w="990" w:type="dxa"/>
            <w:tcPrChange w:id="4020" w:author="Phuong Giang" w:date="2012-02-22T23:14:00Z">
              <w:tcPr>
                <w:tcW w:w="99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021" w:author="HungNguyen" w:date="2012-02-22T19:47:00Z"/>
                <w:b/>
                <w:rPrChange w:id="4022" w:author="Phuong Giang" w:date="2012-02-22T23:25:00Z">
                  <w:rPr>
                    <w:ins w:id="4023" w:author="HungNguyen" w:date="2012-02-22T19:47:00Z"/>
                    <w:b/>
                    <w:bCs w:val="0"/>
                    <w:color w:val="800000"/>
                    <w:lang w:eastAsia="ja-JP"/>
                  </w:rPr>
                </w:rPrChange>
              </w:rPr>
            </w:pPr>
            <w:ins w:id="4024" w:author="HungNguyen" w:date="2012-02-22T19:47:00Z">
              <w:r w:rsidRPr="0030024D">
                <w:rPr>
                  <w:bCs w:val="0"/>
                  <w:color w:val="auto"/>
                  <w:rPrChange w:id="4025" w:author="Phuong Giang" w:date="2012-02-22T23:37:00Z">
                    <w:rPr>
                      <w:rFonts w:asciiTheme="majorHAnsi" w:eastAsiaTheme="majorEastAsia" w:hAnsiTheme="majorHAnsi" w:cstheme="majorBidi"/>
                      <w:bCs w:val="0"/>
                      <w:i/>
                      <w:iCs/>
                      <w:snapToGrid/>
                      <w:color w:val="800000"/>
                      <w:sz w:val="22"/>
                      <w:szCs w:val="22"/>
                      <w:lang w:eastAsia="ja-JP"/>
                    </w:rPr>
                  </w:rPrChange>
                </w:rPr>
                <w:t>In/out</w:t>
              </w:r>
            </w:ins>
          </w:p>
        </w:tc>
        <w:tc>
          <w:tcPr>
            <w:tcW w:w="1170" w:type="dxa"/>
            <w:tcPrChange w:id="4026" w:author="Phuong Giang" w:date="2012-02-22T23:14:00Z">
              <w:tcPr>
                <w:tcW w:w="11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027" w:author="HungNguyen" w:date="2012-02-22T19:47:00Z"/>
                <w:b/>
                <w:rPrChange w:id="4028" w:author="Phuong Giang" w:date="2012-02-22T23:25:00Z">
                  <w:rPr>
                    <w:ins w:id="4029" w:author="HungNguyen" w:date="2012-02-22T19:47:00Z"/>
                    <w:b/>
                    <w:bCs w:val="0"/>
                    <w:color w:val="800000"/>
                    <w:lang w:eastAsia="ja-JP"/>
                  </w:rPr>
                </w:rPrChange>
              </w:rPr>
            </w:pPr>
            <w:ins w:id="4030" w:author="HungNguyen" w:date="2012-02-22T19:47:00Z">
              <w:r w:rsidRPr="0030024D">
                <w:rPr>
                  <w:bCs w:val="0"/>
                  <w:color w:val="auto"/>
                  <w:rPrChange w:id="4031" w:author="Phuong Giang" w:date="2012-02-22T23:37:00Z">
                    <w:rPr>
                      <w:rFonts w:asciiTheme="majorHAnsi" w:eastAsiaTheme="majorEastAsia" w:hAnsiTheme="majorHAnsi" w:cstheme="majorBidi"/>
                      <w:bCs w:val="0"/>
                      <w:i/>
                      <w:iCs/>
                      <w:snapToGrid/>
                      <w:color w:val="800000"/>
                      <w:sz w:val="22"/>
                      <w:szCs w:val="22"/>
                      <w:lang w:eastAsia="ja-JP"/>
                    </w:rPr>
                  </w:rPrChange>
                </w:rPr>
                <w:t>Default</w:t>
              </w:r>
            </w:ins>
          </w:p>
        </w:tc>
        <w:tc>
          <w:tcPr>
            <w:tcW w:w="4158" w:type="dxa"/>
            <w:tcPrChange w:id="4032" w:author="Phuong Giang" w:date="2012-02-22T23:14:00Z">
              <w:tcPr>
                <w:tcW w:w="4158"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033" w:author="HungNguyen" w:date="2012-02-22T19:47:00Z"/>
                <w:b/>
                <w:rPrChange w:id="4034" w:author="Phuong Giang" w:date="2012-02-22T23:25:00Z">
                  <w:rPr>
                    <w:ins w:id="4035" w:author="HungNguyen" w:date="2012-02-22T19:47:00Z"/>
                    <w:b/>
                    <w:bCs w:val="0"/>
                    <w:color w:val="800000"/>
                    <w:lang w:eastAsia="ja-JP"/>
                  </w:rPr>
                </w:rPrChange>
              </w:rPr>
            </w:pPr>
            <w:ins w:id="4036" w:author="HungNguyen" w:date="2012-02-22T19:47:00Z">
              <w:r w:rsidRPr="0030024D">
                <w:rPr>
                  <w:bCs w:val="0"/>
                  <w:color w:val="auto"/>
                  <w:rPrChange w:id="4037" w:author="Phuong Giang" w:date="2012-02-22T23:37:00Z">
                    <w:rPr>
                      <w:rFonts w:asciiTheme="majorHAnsi" w:eastAsiaTheme="majorEastAsia" w:hAnsiTheme="majorHAnsi" w:cstheme="majorBidi"/>
                      <w:bCs w:val="0"/>
                      <w:i/>
                      <w:iCs/>
                      <w:snapToGrid/>
                      <w:color w:val="800000"/>
                      <w:sz w:val="22"/>
                      <w:szCs w:val="22"/>
                      <w:lang w:eastAsia="ja-JP"/>
                    </w:rPr>
                  </w:rPrChange>
                </w:rPr>
                <w:t>Description</w:t>
              </w:r>
            </w:ins>
          </w:p>
        </w:tc>
      </w:tr>
      <w:tr w:rsidR="0065367C" w:rsidRPr="00D85E98" w:rsidTr="0042744C">
        <w:trPr>
          <w:ins w:id="4038" w:author="HungNguyen" w:date="2012-02-22T19:47:00Z"/>
        </w:trPr>
        <w:tc>
          <w:tcPr>
            <w:tcW w:w="577" w:type="dxa"/>
            <w:tcPrChange w:id="4039" w:author="Phuong Giang" w:date="2012-02-22T23:14:00Z">
              <w:tcPr>
                <w:tcW w:w="577" w:type="dxa"/>
              </w:tcPr>
            </w:tcPrChange>
          </w:tcPr>
          <w:p w:rsidR="0065367C" w:rsidRPr="00D85E98" w:rsidRDefault="0065367C" w:rsidP="00995D66">
            <w:pPr>
              <w:pStyle w:val="comment"/>
              <w:ind w:left="0"/>
              <w:rPr>
                <w:ins w:id="4040" w:author="HungNguyen" w:date="2012-02-22T19:47:00Z"/>
                <w:rFonts w:ascii="Times New Roman" w:hAnsi="Times New Roman" w:cs="Times New Roman"/>
                <w:i w:val="0"/>
                <w:color w:val="auto"/>
                <w:sz w:val="22"/>
                <w:szCs w:val="22"/>
                <w:rPrChange w:id="4041" w:author="Phuong Giang" w:date="2012-02-22T23:46:00Z">
                  <w:rPr>
                    <w:ins w:id="4042" w:author="HungNguyen" w:date="2012-02-22T19:47:00Z"/>
                    <w:i w:val="0"/>
                    <w:sz w:val="18"/>
                    <w:szCs w:val="18"/>
                  </w:rPr>
                </w:rPrChange>
              </w:rPr>
            </w:pPr>
            <w:ins w:id="4043" w:author="HungNguyen" w:date="2012-02-22T19:47:00Z">
              <w:r w:rsidRPr="00D85E98">
                <w:rPr>
                  <w:rFonts w:ascii="Times New Roman" w:hAnsi="Times New Roman" w:cs="Times New Roman"/>
                  <w:i w:val="0"/>
                  <w:color w:val="auto"/>
                  <w:sz w:val="22"/>
                  <w:szCs w:val="22"/>
                  <w:rPrChange w:id="4044"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4045" w:author="Phuong Giang" w:date="2012-02-22T23:14:00Z">
              <w:tcPr>
                <w:tcW w:w="1356" w:type="dxa"/>
              </w:tcPr>
            </w:tcPrChange>
          </w:tcPr>
          <w:p w:rsidR="0065367C" w:rsidRPr="00D85E98" w:rsidRDefault="0065367C" w:rsidP="00995D66">
            <w:pPr>
              <w:pStyle w:val="comment"/>
              <w:ind w:left="0"/>
              <w:rPr>
                <w:ins w:id="4046" w:author="HungNguyen" w:date="2012-02-22T19:47:00Z"/>
                <w:rFonts w:ascii="Times New Roman" w:hAnsi="Times New Roman" w:cs="Times New Roman"/>
                <w:i w:val="0"/>
                <w:color w:val="auto"/>
                <w:sz w:val="22"/>
                <w:szCs w:val="22"/>
                <w:rPrChange w:id="4047" w:author="Phuong Giang" w:date="2012-02-22T23:46:00Z">
                  <w:rPr>
                    <w:ins w:id="4048" w:author="HungNguyen" w:date="2012-02-22T19:47:00Z"/>
                    <w:i w:val="0"/>
                    <w:sz w:val="18"/>
                    <w:szCs w:val="18"/>
                  </w:rPr>
                </w:rPrChange>
              </w:rPr>
            </w:pPr>
            <w:ins w:id="4049" w:author="HungNguyen" w:date="2012-02-22T19:47:00Z">
              <w:r w:rsidRPr="00D85E98">
                <w:rPr>
                  <w:rFonts w:ascii="Times New Roman" w:hAnsi="Times New Roman" w:cs="Times New Roman"/>
                  <w:i w:val="0"/>
                  <w:color w:val="auto"/>
                  <w:sz w:val="22"/>
                  <w:szCs w:val="22"/>
                  <w:rPrChange w:id="4050" w:author="Phuong Giang" w:date="2012-02-22T23:46:00Z">
                    <w:rPr>
                      <w:rFonts w:asciiTheme="majorHAnsi" w:eastAsiaTheme="majorEastAsia" w:hAnsiTheme="majorHAnsi" w:cstheme="majorBidi"/>
                      <w:b/>
                      <w:i w:val="0"/>
                      <w:iCs/>
                      <w:snapToGrid/>
                      <w:color w:val="4F81BD" w:themeColor="accent1"/>
                      <w:sz w:val="18"/>
                      <w:szCs w:val="18"/>
                      <w:lang w:eastAsia="en-US"/>
                    </w:rPr>
                  </w:rPrChange>
                </w:rPr>
                <w:t>activity</w:t>
              </w:r>
            </w:ins>
          </w:p>
        </w:tc>
        <w:tc>
          <w:tcPr>
            <w:tcW w:w="1325" w:type="dxa"/>
            <w:tcPrChange w:id="4051" w:author="Phuong Giang" w:date="2012-02-22T23:14:00Z">
              <w:tcPr>
                <w:tcW w:w="1325" w:type="dxa"/>
              </w:tcPr>
            </w:tcPrChange>
          </w:tcPr>
          <w:p w:rsidR="0065367C" w:rsidRPr="00D85E98" w:rsidRDefault="0065367C" w:rsidP="00995D66">
            <w:pPr>
              <w:pStyle w:val="comment"/>
              <w:ind w:left="0"/>
              <w:rPr>
                <w:ins w:id="4052" w:author="HungNguyen" w:date="2012-02-22T19:47:00Z"/>
                <w:rFonts w:ascii="Times New Roman" w:hAnsi="Times New Roman" w:cs="Times New Roman"/>
                <w:i w:val="0"/>
                <w:color w:val="auto"/>
                <w:sz w:val="22"/>
                <w:szCs w:val="22"/>
                <w:rPrChange w:id="4053" w:author="Phuong Giang" w:date="2012-02-22T23:46:00Z">
                  <w:rPr>
                    <w:ins w:id="4054" w:author="HungNguyen" w:date="2012-02-22T19:47:00Z"/>
                    <w:i w:val="0"/>
                    <w:sz w:val="18"/>
                    <w:szCs w:val="18"/>
                  </w:rPr>
                </w:rPrChange>
              </w:rPr>
            </w:pPr>
            <w:ins w:id="4055" w:author="HungNguyen" w:date="2012-02-22T19:47:00Z">
              <w:r w:rsidRPr="00D85E98">
                <w:rPr>
                  <w:rFonts w:ascii="Times New Roman" w:hAnsi="Times New Roman" w:cs="Times New Roman"/>
                  <w:i w:val="0"/>
                  <w:color w:val="auto"/>
                  <w:sz w:val="22"/>
                  <w:szCs w:val="22"/>
                  <w:rPrChange w:id="4056" w:author="Phuong Giang" w:date="2012-02-22T23:46:00Z">
                    <w:rPr>
                      <w:rFonts w:asciiTheme="majorHAnsi" w:eastAsiaTheme="majorEastAsia" w:hAnsiTheme="majorHAnsi" w:cstheme="majorBidi"/>
                      <w:b/>
                      <w:i w:val="0"/>
                      <w:iCs/>
                      <w:snapToGrid/>
                      <w:color w:val="4F81BD" w:themeColor="accent1"/>
                      <w:sz w:val="18"/>
                      <w:szCs w:val="18"/>
                      <w:lang w:eastAsia="en-US"/>
                    </w:rPr>
                  </w:rPrChange>
                </w:rPr>
                <w:t>Activity</w:t>
              </w:r>
            </w:ins>
          </w:p>
        </w:tc>
        <w:tc>
          <w:tcPr>
            <w:tcW w:w="990" w:type="dxa"/>
            <w:tcPrChange w:id="4057" w:author="Phuong Giang" w:date="2012-02-22T23:14:00Z">
              <w:tcPr>
                <w:tcW w:w="990" w:type="dxa"/>
              </w:tcPr>
            </w:tcPrChange>
          </w:tcPr>
          <w:p w:rsidR="0065367C" w:rsidRPr="00D85E98" w:rsidRDefault="0065367C" w:rsidP="00995D66">
            <w:pPr>
              <w:pStyle w:val="comment"/>
              <w:ind w:left="0"/>
              <w:rPr>
                <w:ins w:id="4058" w:author="HungNguyen" w:date="2012-02-22T19:47:00Z"/>
                <w:rFonts w:ascii="Times New Roman" w:hAnsi="Times New Roman" w:cs="Times New Roman"/>
                <w:i w:val="0"/>
                <w:color w:val="auto"/>
                <w:sz w:val="22"/>
                <w:szCs w:val="22"/>
                <w:rPrChange w:id="4059" w:author="Phuong Giang" w:date="2012-02-22T23:46:00Z">
                  <w:rPr>
                    <w:ins w:id="4060" w:author="HungNguyen" w:date="2012-02-22T19:47:00Z"/>
                    <w:i w:val="0"/>
                    <w:sz w:val="18"/>
                    <w:szCs w:val="18"/>
                  </w:rPr>
                </w:rPrChange>
              </w:rPr>
            </w:pPr>
            <w:ins w:id="4061" w:author="HungNguyen" w:date="2012-02-22T19:47:00Z">
              <w:r w:rsidRPr="00D85E98">
                <w:rPr>
                  <w:rFonts w:ascii="Times New Roman" w:hAnsi="Times New Roman" w:cs="Times New Roman"/>
                  <w:i w:val="0"/>
                  <w:color w:val="auto"/>
                  <w:sz w:val="22"/>
                  <w:szCs w:val="22"/>
                  <w:rPrChange w:id="4062" w:author="Phuong Giang" w:date="2012-02-22T23:46:00Z">
                    <w:rPr>
                      <w:rFonts w:asciiTheme="majorHAnsi" w:eastAsiaTheme="majorEastAsia" w:hAnsiTheme="majorHAnsi" w:cstheme="majorBidi"/>
                      <w:b/>
                      <w:i w:val="0"/>
                      <w:iCs/>
                      <w:snapToGrid/>
                      <w:color w:val="4F81BD" w:themeColor="accent1"/>
                      <w:sz w:val="18"/>
                      <w:szCs w:val="18"/>
                      <w:lang w:eastAsia="en-US"/>
                    </w:rPr>
                  </w:rPrChange>
                </w:rPr>
                <w:t>In</w:t>
              </w:r>
            </w:ins>
          </w:p>
        </w:tc>
        <w:tc>
          <w:tcPr>
            <w:tcW w:w="1170" w:type="dxa"/>
            <w:tcPrChange w:id="4063" w:author="Phuong Giang" w:date="2012-02-22T23:14:00Z">
              <w:tcPr>
                <w:tcW w:w="1170" w:type="dxa"/>
              </w:tcPr>
            </w:tcPrChange>
          </w:tcPr>
          <w:p w:rsidR="0065367C" w:rsidRPr="00D85E98" w:rsidRDefault="0065367C" w:rsidP="00995D66">
            <w:pPr>
              <w:pStyle w:val="comment"/>
              <w:ind w:left="0"/>
              <w:rPr>
                <w:ins w:id="4064" w:author="HungNguyen" w:date="2012-02-22T19:47:00Z"/>
                <w:rFonts w:ascii="Times New Roman" w:hAnsi="Times New Roman" w:cs="Times New Roman"/>
                <w:i w:val="0"/>
                <w:color w:val="auto"/>
                <w:sz w:val="22"/>
                <w:szCs w:val="22"/>
                <w:rPrChange w:id="4065" w:author="Phuong Giang" w:date="2012-02-22T23:46:00Z">
                  <w:rPr>
                    <w:ins w:id="4066" w:author="HungNguyen" w:date="2012-02-22T19:47:00Z"/>
                    <w:i w:val="0"/>
                    <w:sz w:val="18"/>
                    <w:szCs w:val="18"/>
                  </w:rPr>
                </w:rPrChange>
              </w:rPr>
            </w:pPr>
          </w:p>
        </w:tc>
        <w:tc>
          <w:tcPr>
            <w:tcW w:w="4158" w:type="dxa"/>
            <w:tcPrChange w:id="4067" w:author="Phuong Giang" w:date="2012-02-22T23:14:00Z">
              <w:tcPr>
                <w:tcW w:w="4158" w:type="dxa"/>
              </w:tcPr>
            </w:tcPrChange>
          </w:tcPr>
          <w:p w:rsidR="0065367C" w:rsidRPr="00D85E98" w:rsidRDefault="0065367C" w:rsidP="00995D66">
            <w:pPr>
              <w:pStyle w:val="comment"/>
              <w:ind w:left="0"/>
              <w:rPr>
                <w:ins w:id="4068" w:author="HungNguyen" w:date="2012-02-22T19:47:00Z"/>
                <w:rFonts w:ascii="Times New Roman" w:hAnsi="Times New Roman" w:cs="Times New Roman"/>
                <w:i w:val="0"/>
                <w:color w:val="auto"/>
                <w:sz w:val="22"/>
                <w:szCs w:val="22"/>
                <w:rPrChange w:id="4069" w:author="Phuong Giang" w:date="2012-02-22T23:46:00Z">
                  <w:rPr>
                    <w:ins w:id="4070" w:author="HungNguyen" w:date="2012-02-22T19:47:00Z"/>
                    <w:i w:val="0"/>
                    <w:sz w:val="18"/>
                    <w:szCs w:val="18"/>
                  </w:rPr>
                </w:rPrChange>
              </w:rPr>
            </w:pPr>
          </w:p>
        </w:tc>
      </w:tr>
      <w:tr w:rsidR="0065367C" w:rsidRPr="00D85E98" w:rsidTr="0042744C">
        <w:trPr>
          <w:ins w:id="4071" w:author="HungNguyen" w:date="2012-02-22T19:47:00Z"/>
        </w:trPr>
        <w:tc>
          <w:tcPr>
            <w:tcW w:w="577" w:type="dxa"/>
            <w:tcPrChange w:id="4072" w:author="Phuong Giang" w:date="2012-02-22T23:14:00Z">
              <w:tcPr>
                <w:tcW w:w="577" w:type="dxa"/>
              </w:tcPr>
            </w:tcPrChange>
          </w:tcPr>
          <w:p w:rsidR="0065367C" w:rsidRPr="00D85E98" w:rsidRDefault="0065367C" w:rsidP="00995D66">
            <w:pPr>
              <w:pStyle w:val="comment"/>
              <w:ind w:left="0"/>
              <w:rPr>
                <w:ins w:id="4073" w:author="HungNguyen" w:date="2012-02-22T19:47:00Z"/>
                <w:rFonts w:ascii="Times New Roman" w:hAnsi="Times New Roman" w:cs="Times New Roman"/>
                <w:i w:val="0"/>
                <w:color w:val="auto"/>
                <w:sz w:val="22"/>
                <w:szCs w:val="22"/>
                <w:rPrChange w:id="4074" w:author="Phuong Giang" w:date="2012-02-22T23:46:00Z">
                  <w:rPr>
                    <w:ins w:id="4075" w:author="HungNguyen" w:date="2012-02-22T19:47:00Z"/>
                    <w:i w:val="0"/>
                    <w:sz w:val="18"/>
                    <w:szCs w:val="18"/>
                  </w:rPr>
                </w:rPrChange>
              </w:rPr>
            </w:pPr>
            <w:ins w:id="4076" w:author="HungNguyen" w:date="2012-02-22T19:47:00Z">
              <w:r w:rsidRPr="00D85E98">
                <w:rPr>
                  <w:rFonts w:ascii="Times New Roman" w:hAnsi="Times New Roman" w:cs="Times New Roman"/>
                  <w:i w:val="0"/>
                  <w:color w:val="auto"/>
                  <w:sz w:val="22"/>
                  <w:szCs w:val="22"/>
                  <w:rPrChange w:id="4077"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02</w:t>
              </w:r>
            </w:ins>
          </w:p>
        </w:tc>
        <w:tc>
          <w:tcPr>
            <w:tcW w:w="1356" w:type="dxa"/>
            <w:tcPrChange w:id="4078" w:author="Phuong Giang" w:date="2012-02-22T23:14:00Z">
              <w:tcPr>
                <w:tcW w:w="1356" w:type="dxa"/>
              </w:tcPr>
            </w:tcPrChange>
          </w:tcPr>
          <w:p w:rsidR="0065367C" w:rsidRPr="00D85E98" w:rsidRDefault="0065367C" w:rsidP="00995D66">
            <w:pPr>
              <w:pStyle w:val="comment"/>
              <w:ind w:left="0"/>
              <w:rPr>
                <w:ins w:id="4079" w:author="HungNguyen" w:date="2012-02-22T19:47:00Z"/>
                <w:rFonts w:ascii="Times New Roman" w:hAnsi="Times New Roman" w:cs="Times New Roman"/>
                <w:i w:val="0"/>
                <w:color w:val="auto"/>
                <w:sz w:val="22"/>
                <w:szCs w:val="22"/>
                <w:rPrChange w:id="4080" w:author="Phuong Giang" w:date="2012-02-22T23:46:00Z">
                  <w:rPr>
                    <w:ins w:id="4081" w:author="HungNguyen" w:date="2012-02-22T19:47:00Z"/>
                    <w:i w:val="0"/>
                    <w:sz w:val="18"/>
                    <w:szCs w:val="18"/>
                  </w:rPr>
                </w:rPrChange>
              </w:rPr>
            </w:pPr>
            <w:ins w:id="4082" w:author="HungNguyen" w:date="2012-02-22T19:47:00Z">
              <w:r w:rsidRPr="00D85E98">
                <w:rPr>
                  <w:rFonts w:ascii="Times New Roman" w:hAnsi="Times New Roman" w:cs="Times New Roman"/>
                  <w:i w:val="0"/>
                  <w:color w:val="auto"/>
                  <w:sz w:val="22"/>
                  <w:szCs w:val="22"/>
                  <w:rPrChange w:id="408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Change w:id="4084" w:author="Phuong Giang" w:date="2012-02-22T23:14:00Z">
              <w:tcPr>
                <w:tcW w:w="1325" w:type="dxa"/>
              </w:tcPr>
            </w:tcPrChange>
          </w:tcPr>
          <w:p w:rsidR="0065367C" w:rsidRPr="00D85E98" w:rsidRDefault="0065367C" w:rsidP="00995D66">
            <w:pPr>
              <w:pStyle w:val="comment"/>
              <w:ind w:left="0"/>
              <w:rPr>
                <w:ins w:id="4085" w:author="HungNguyen" w:date="2012-02-22T19:47:00Z"/>
                <w:rFonts w:ascii="Times New Roman" w:hAnsi="Times New Roman" w:cs="Times New Roman"/>
                <w:i w:val="0"/>
                <w:color w:val="auto"/>
                <w:sz w:val="22"/>
                <w:szCs w:val="22"/>
                <w:rPrChange w:id="4086" w:author="Phuong Giang" w:date="2012-02-22T23:46:00Z">
                  <w:rPr>
                    <w:ins w:id="4087" w:author="HungNguyen" w:date="2012-02-22T19:47:00Z"/>
                    <w:i w:val="0"/>
                    <w:sz w:val="18"/>
                    <w:szCs w:val="18"/>
                  </w:rPr>
                </w:rPrChange>
              </w:rPr>
            </w:pPr>
            <w:ins w:id="4088" w:author="HungNguyen" w:date="2012-02-22T19:47:00Z">
              <w:r w:rsidRPr="00D85E98">
                <w:rPr>
                  <w:rFonts w:ascii="Times New Roman" w:hAnsi="Times New Roman" w:cs="Times New Roman"/>
                  <w:i w:val="0"/>
                  <w:color w:val="auto"/>
                  <w:sz w:val="22"/>
                  <w:szCs w:val="22"/>
                  <w:rPrChange w:id="4089" w:author="Phuong Giang" w:date="2012-02-22T23:46: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Change w:id="4090" w:author="Phuong Giang" w:date="2012-02-22T23:14:00Z">
              <w:tcPr>
                <w:tcW w:w="990" w:type="dxa"/>
              </w:tcPr>
            </w:tcPrChange>
          </w:tcPr>
          <w:p w:rsidR="0065367C" w:rsidRPr="00D85E98" w:rsidRDefault="0065367C" w:rsidP="00995D66">
            <w:pPr>
              <w:pStyle w:val="comment"/>
              <w:ind w:left="0"/>
              <w:rPr>
                <w:ins w:id="4091" w:author="HungNguyen" w:date="2012-02-22T19:47:00Z"/>
                <w:rFonts w:ascii="Times New Roman" w:hAnsi="Times New Roman" w:cs="Times New Roman"/>
                <w:i w:val="0"/>
                <w:color w:val="auto"/>
                <w:sz w:val="22"/>
                <w:szCs w:val="22"/>
                <w:rPrChange w:id="4092" w:author="Phuong Giang" w:date="2012-02-22T23:46:00Z">
                  <w:rPr>
                    <w:ins w:id="4093" w:author="HungNguyen" w:date="2012-02-22T19:47:00Z"/>
                    <w:i w:val="0"/>
                    <w:sz w:val="18"/>
                    <w:szCs w:val="18"/>
                  </w:rPr>
                </w:rPrChange>
              </w:rPr>
            </w:pPr>
            <w:ins w:id="4094" w:author="HungNguyen" w:date="2012-02-22T19:47:00Z">
              <w:r w:rsidRPr="00D85E98">
                <w:rPr>
                  <w:rFonts w:ascii="Times New Roman" w:hAnsi="Times New Roman" w:cs="Times New Roman"/>
                  <w:i w:val="0"/>
                  <w:color w:val="auto"/>
                  <w:sz w:val="22"/>
                  <w:szCs w:val="22"/>
                  <w:rPrChange w:id="4095" w:author="Phuong Giang" w:date="2012-02-22T23:46: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4096" w:author="Phuong Giang" w:date="2012-02-22T23:14:00Z">
              <w:tcPr>
                <w:tcW w:w="1170" w:type="dxa"/>
              </w:tcPr>
            </w:tcPrChange>
          </w:tcPr>
          <w:p w:rsidR="0065367C" w:rsidRPr="00D85E98" w:rsidRDefault="0065367C" w:rsidP="00995D66">
            <w:pPr>
              <w:pStyle w:val="comment"/>
              <w:ind w:left="0"/>
              <w:rPr>
                <w:ins w:id="4097" w:author="HungNguyen" w:date="2012-02-22T19:47:00Z"/>
                <w:rFonts w:ascii="Times New Roman" w:hAnsi="Times New Roman" w:cs="Times New Roman"/>
                <w:i w:val="0"/>
                <w:color w:val="auto"/>
                <w:sz w:val="22"/>
                <w:szCs w:val="22"/>
                <w:rPrChange w:id="4098" w:author="Phuong Giang" w:date="2012-02-22T23:46:00Z">
                  <w:rPr>
                    <w:ins w:id="4099" w:author="HungNguyen" w:date="2012-02-22T19:47:00Z"/>
                    <w:i w:val="0"/>
                    <w:sz w:val="18"/>
                    <w:szCs w:val="18"/>
                  </w:rPr>
                </w:rPrChange>
              </w:rPr>
            </w:pPr>
          </w:p>
        </w:tc>
        <w:tc>
          <w:tcPr>
            <w:tcW w:w="4158" w:type="dxa"/>
            <w:tcPrChange w:id="4100" w:author="Phuong Giang" w:date="2012-02-22T23:14:00Z">
              <w:tcPr>
                <w:tcW w:w="4158" w:type="dxa"/>
              </w:tcPr>
            </w:tcPrChange>
          </w:tcPr>
          <w:p w:rsidR="0065367C" w:rsidRPr="00D85E98" w:rsidRDefault="0065367C" w:rsidP="00995D66">
            <w:pPr>
              <w:pStyle w:val="comment"/>
              <w:ind w:left="0"/>
              <w:rPr>
                <w:ins w:id="4101" w:author="HungNguyen" w:date="2012-02-22T19:47:00Z"/>
                <w:rFonts w:ascii="Times New Roman" w:hAnsi="Times New Roman" w:cs="Times New Roman"/>
                <w:i w:val="0"/>
                <w:color w:val="auto"/>
                <w:sz w:val="22"/>
                <w:szCs w:val="22"/>
                <w:rPrChange w:id="4102" w:author="Phuong Giang" w:date="2012-02-22T23:46:00Z">
                  <w:rPr>
                    <w:ins w:id="4103" w:author="HungNguyen" w:date="2012-02-22T19:47:00Z"/>
                    <w:i w:val="0"/>
                    <w:sz w:val="18"/>
                    <w:szCs w:val="18"/>
                  </w:rPr>
                </w:rPrChange>
              </w:rPr>
            </w:pPr>
          </w:p>
        </w:tc>
      </w:tr>
    </w:tbl>
    <w:p w:rsidR="0065367C" w:rsidRDefault="0065367C" w:rsidP="0065367C">
      <w:pPr>
        <w:rPr>
          <w:ins w:id="4104" w:author="HungNguyen" w:date="2012-02-22T19:47:00Z"/>
        </w:rPr>
      </w:pPr>
    </w:p>
    <w:p w:rsidR="001E773C" w:rsidRDefault="0065367C">
      <w:pPr>
        <w:pStyle w:val="Heading4"/>
        <w:rPr>
          <w:ins w:id="4105" w:author="HungNguyen" w:date="2012-02-22T19:47:00Z"/>
        </w:rPr>
        <w:pPrChange w:id="4106" w:author="Phuong Giang" w:date="2012-02-22T23:58:00Z">
          <w:pPr>
            <w:pStyle w:val="Heading4"/>
            <w:numPr>
              <w:numId w:val="6"/>
            </w:numPr>
            <w:tabs>
              <w:tab w:val="left" w:pos="4208"/>
            </w:tabs>
          </w:pPr>
        </w:pPrChange>
      </w:pPr>
      <w:proofErr w:type="spellStart"/>
      <w:ins w:id="4107" w:author="HungNguyen" w:date="2012-02-22T19:47:00Z">
        <w:r w:rsidRPr="00237098">
          <w:t>TeachingPlanViewModel</w:t>
        </w:r>
        <w:proofErr w:type="spellEnd"/>
        <w:r>
          <w:t xml:space="preserve"> class</w:t>
        </w:r>
      </w:ins>
    </w:p>
    <w:p w:rsidR="0065367C" w:rsidRDefault="0065367C" w:rsidP="0065367C">
      <w:pPr>
        <w:rPr>
          <w:ins w:id="4108" w:author="HungNguyen" w:date="2012-02-22T19:47:00Z"/>
        </w:rPr>
      </w:pPr>
      <w:ins w:id="4109" w:author="HungNguyen" w:date="2012-02-22T19:47:00Z">
        <w:r>
          <w:tab/>
        </w:r>
      </w:ins>
    </w:p>
    <w:p w:rsidR="0065367C" w:rsidRPr="009A5E19" w:rsidRDefault="0065367C">
      <w:pPr>
        <w:pStyle w:val="Heading5"/>
        <w:rPr>
          <w:ins w:id="4110" w:author="HungNguyen" w:date="2012-02-22T19:47:00Z"/>
        </w:rPr>
        <w:pPrChange w:id="4111" w:author="Phuong Giang" w:date="2012-02-22T23:57:00Z">
          <w:pPr>
            <w:pStyle w:val="Heading5"/>
            <w:numPr>
              <w:ilvl w:val="0"/>
              <w:numId w:val="0"/>
            </w:numPr>
            <w:ind w:left="0" w:firstLine="0"/>
          </w:pPr>
        </w:pPrChange>
      </w:pPr>
      <w:ins w:id="4112" w:author="HungNguyen" w:date="2012-02-22T19:47:00Z">
        <w:r w:rsidRPr="009A5E19">
          <w:rPr>
            <w:rFonts w:hint="eastAsia"/>
          </w:rPr>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4113"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2238"/>
        <w:gridCol w:w="1620"/>
        <w:gridCol w:w="1170"/>
        <w:gridCol w:w="990"/>
        <w:gridCol w:w="2988"/>
        <w:tblGridChange w:id="4114">
          <w:tblGrid>
            <w:gridCol w:w="570"/>
            <w:gridCol w:w="1378"/>
            <w:gridCol w:w="590"/>
            <w:gridCol w:w="900"/>
            <w:gridCol w:w="180"/>
            <w:gridCol w:w="1170"/>
            <w:gridCol w:w="1170"/>
            <w:gridCol w:w="630"/>
            <w:gridCol w:w="298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4115" w:author="HungNguyen" w:date="2012-02-22T19:47:00Z"/>
        </w:trPr>
        <w:tc>
          <w:tcPr>
            <w:tcW w:w="570" w:type="dxa"/>
            <w:tcPrChange w:id="4116" w:author="Phuong Giang" w:date="2012-02-22T23:14:00Z">
              <w:tcPr>
                <w:tcW w:w="5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117" w:author="HungNguyen" w:date="2012-02-22T19:47:00Z"/>
                <w:b/>
                <w:rPrChange w:id="4118" w:author="Phuong Giang" w:date="2012-02-22T23:24:00Z">
                  <w:rPr>
                    <w:ins w:id="4119" w:author="HungNguyen" w:date="2012-02-22T19:47:00Z"/>
                    <w:b/>
                    <w:bCs w:val="0"/>
                    <w:color w:val="800000"/>
                  </w:rPr>
                </w:rPrChange>
              </w:rPr>
            </w:pPr>
            <w:ins w:id="4120" w:author="HungNguyen" w:date="2012-02-22T19:47:00Z">
              <w:r w:rsidRPr="0030024D">
                <w:rPr>
                  <w:color w:val="auto"/>
                  <w:rPrChange w:id="4121" w:author="Phuong Giang" w:date="2012-02-22T23:37:00Z">
                    <w:rPr>
                      <w:rFonts w:asciiTheme="majorHAnsi" w:eastAsiaTheme="majorEastAsia" w:hAnsiTheme="majorHAnsi" w:cstheme="majorBidi"/>
                      <w:i/>
                      <w:iCs/>
                      <w:snapToGrid/>
                      <w:color w:val="800000"/>
                      <w:sz w:val="22"/>
                      <w:szCs w:val="22"/>
                    </w:rPr>
                  </w:rPrChange>
                </w:rPr>
                <w:t>No</w:t>
              </w:r>
            </w:ins>
          </w:p>
        </w:tc>
        <w:tc>
          <w:tcPr>
            <w:tcW w:w="2238" w:type="dxa"/>
            <w:tcPrChange w:id="4122" w:author="Phuong Giang" w:date="2012-02-22T23:14:00Z">
              <w:tcPr>
                <w:tcW w:w="1378"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123" w:author="HungNguyen" w:date="2012-02-22T19:47:00Z"/>
                <w:b/>
                <w:rPrChange w:id="4124" w:author="Phuong Giang" w:date="2012-02-22T23:24:00Z">
                  <w:rPr>
                    <w:ins w:id="4125" w:author="HungNguyen" w:date="2012-02-22T19:47:00Z"/>
                    <w:b/>
                    <w:bCs w:val="0"/>
                    <w:color w:val="800000"/>
                    <w:lang w:eastAsia="ja-JP"/>
                  </w:rPr>
                </w:rPrChange>
              </w:rPr>
            </w:pPr>
            <w:ins w:id="4126" w:author="HungNguyen" w:date="2012-02-22T19:47:00Z">
              <w:r w:rsidRPr="0030024D">
                <w:rPr>
                  <w:color w:val="auto"/>
                  <w:rPrChange w:id="4127" w:author="Phuong Giang" w:date="2012-02-22T23:37:00Z">
                    <w:rPr>
                      <w:rFonts w:asciiTheme="majorHAnsi" w:eastAsiaTheme="majorEastAsia" w:hAnsiTheme="majorHAnsi" w:cstheme="majorBidi"/>
                      <w:i/>
                      <w:iCs/>
                      <w:snapToGrid/>
                      <w:color w:val="800000"/>
                      <w:sz w:val="22"/>
                      <w:szCs w:val="22"/>
                      <w:lang w:eastAsia="ja-JP"/>
                    </w:rPr>
                  </w:rPrChange>
                </w:rPr>
                <w:t>Attribute</w:t>
              </w:r>
            </w:ins>
          </w:p>
        </w:tc>
        <w:tc>
          <w:tcPr>
            <w:tcW w:w="1620" w:type="dxa"/>
            <w:tcPrChange w:id="4128" w:author="Phuong Giang" w:date="2012-02-22T23:14:00Z">
              <w:tcPr>
                <w:tcW w:w="1490" w:type="dxa"/>
                <w:gridSpan w:val="2"/>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129" w:author="HungNguyen" w:date="2012-02-22T19:47:00Z"/>
                <w:b/>
                <w:rPrChange w:id="4130" w:author="Phuong Giang" w:date="2012-02-22T23:24:00Z">
                  <w:rPr>
                    <w:ins w:id="4131" w:author="HungNguyen" w:date="2012-02-22T19:47:00Z"/>
                    <w:b/>
                    <w:bCs w:val="0"/>
                    <w:color w:val="800000"/>
                    <w:lang w:eastAsia="ja-JP"/>
                  </w:rPr>
                </w:rPrChange>
              </w:rPr>
            </w:pPr>
            <w:ins w:id="4132" w:author="HungNguyen" w:date="2012-02-22T19:47:00Z">
              <w:r w:rsidRPr="0030024D">
                <w:rPr>
                  <w:color w:val="auto"/>
                  <w:rPrChange w:id="4133" w:author="Phuong Giang" w:date="2012-02-22T23:37:00Z">
                    <w:rPr>
                      <w:rFonts w:asciiTheme="majorHAnsi" w:eastAsiaTheme="majorEastAsia" w:hAnsiTheme="majorHAnsi" w:cstheme="majorBidi"/>
                      <w:i/>
                      <w:iCs/>
                      <w:snapToGrid/>
                      <w:color w:val="800000"/>
                      <w:sz w:val="22"/>
                      <w:szCs w:val="22"/>
                      <w:lang w:eastAsia="ja-JP"/>
                    </w:rPr>
                  </w:rPrChange>
                </w:rPr>
                <w:t>Type</w:t>
              </w:r>
            </w:ins>
          </w:p>
        </w:tc>
        <w:tc>
          <w:tcPr>
            <w:tcW w:w="1170" w:type="dxa"/>
            <w:tcPrChange w:id="4134" w:author="Phuong Giang" w:date="2012-02-22T23:14:00Z">
              <w:tcPr>
                <w:tcW w:w="1350" w:type="dxa"/>
                <w:gridSpan w:val="2"/>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135" w:author="HungNguyen" w:date="2012-02-22T19:47:00Z"/>
                <w:b/>
                <w:rPrChange w:id="4136" w:author="Phuong Giang" w:date="2012-02-22T23:24:00Z">
                  <w:rPr>
                    <w:ins w:id="4137" w:author="HungNguyen" w:date="2012-02-22T19:47:00Z"/>
                    <w:b/>
                    <w:bCs w:val="0"/>
                    <w:color w:val="800000"/>
                    <w:lang w:eastAsia="ja-JP"/>
                  </w:rPr>
                </w:rPrChange>
              </w:rPr>
            </w:pPr>
            <w:ins w:id="4138" w:author="HungNguyen" w:date="2012-02-22T19:47:00Z">
              <w:r w:rsidRPr="0030024D">
                <w:rPr>
                  <w:color w:val="auto"/>
                  <w:rPrChange w:id="4139" w:author="Phuong Giang" w:date="2012-02-22T23:37:00Z">
                    <w:rPr>
                      <w:rFonts w:asciiTheme="majorHAnsi" w:eastAsiaTheme="majorEastAsia" w:hAnsiTheme="majorHAnsi" w:cstheme="majorBidi"/>
                      <w:i/>
                      <w:iCs/>
                      <w:snapToGrid/>
                      <w:color w:val="800000"/>
                      <w:sz w:val="22"/>
                      <w:szCs w:val="22"/>
                      <w:lang w:eastAsia="ja-JP"/>
                    </w:rPr>
                  </w:rPrChange>
                </w:rPr>
                <w:t>Default</w:t>
              </w:r>
            </w:ins>
          </w:p>
        </w:tc>
        <w:tc>
          <w:tcPr>
            <w:tcW w:w="990" w:type="dxa"/>
            <w:tcPrChange w:id="4140" w:author="Phuong Giang" w:date="2012-02-22T23:14:00Z">
              <w:tcPr>
                <w:tcW w:w="1170"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141" w:author="HungNguyen" w:date="2012-02-22T19:47:00Z"/>
                <w:b/>
                <w:rPrChange w:id="4142" w:author="Phuong Giang" w:date="2012-02-22T23:24:00Z">
                  <w:rPr>
                    <w:ins w:id="4143" w:author="HungNguyen" w:date="2012-02-22T19:47:00Z"/>
                    <w:b/>
                    <w:bCs w:val="0"/>
                    <w:color w:val="800000"/>
                    <w:lang w:eastAsia="ja-JP"/>
                  </w:rPr>
                </w:rPrChange>
              </w:rPr>
            </w:pPr>
            <w:ins w:id="4144" w:author="HungNguyen" w:date="2012-02-22T19:47:00Z">
              <w:r w:rsidRPr="0030024D">
                <w:rPr>
                  <w:color w:val="auto"/>
                  <w:rPrChange w:id="4145" w:author="Phuong Giang" w:date="2012-02-22T23:37:00Z">
                    <w:rPr>
                      <w:rFonts w:asciiTheme="majorHAnsi" w:eastAsiaTheme="majorEastAsia" w:hAnsiTheme="majorHAnsi" w:cstheme="majorBidi"/>
                      <w:i/>
                      <w:iCs/>
                      <w:snapToGrid/>
                      <w:color w:val="800000"/>
                      <w:sz w:val="22"/>
                      <w:szCs w:val="22"/>
                      <w:lang w:eastAsia="ja-JP"/>
                    </w:rPr>
                  </w:rPrChange>
                </w:rPr>
                <w:t>Note</w:t>
              </w:r>
            </w:ins>
          </w:p>
        </w:tc>
        <w:tc>
          <w:tcPr>
            <w:tcW w:w="2988" w:type="dxa"/>
            <w:tcPrChange w:id="4146" w:author="Phuong Giang" w:date="2012-02-22T23:14:00Z">
              <w:tcPr>
                <w:tcW w:w="3618" w:type="dxa"/>
                <w:gridSpan w:val="2"/>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147" w:author="HungNguyen" w:date="2012-02-22T19:47:00Z"/>
                <w:b/>
                <w:rPrChange w:id="4148" w:author="Phuong Giang" w:date="2012-02-22T23:24:00Z">
                  <w:rPr>
                    <w:ins w:id="4149" w:author="HungNguyen" w:date="2012-02-22T19:47:00Z"/>
                    <w:b/>
                    <w:bCs w:val="0"/>
                    <w:color w:val="800000"/>
                    <w:lang w:eastAsia="ja-JP"/>
                  </w:rPr>
                </w:rPrChange>
              </w:rPr>
            </w:pPr>
            <w:ins w:id="4150" w:author="HungNguyen" w:date="2012-02-22T19:47:00Z">
              <w:r w:rsidRPr="0030024D">
                <w:rPr>
                  <w:color w:val="auto"/>
                  <w:rPrChange w:id="4151"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4152" w:author="HungNguyen" w:date="2012-02-22T19:47:00Z"/>
        </w:trPr>
        <w:tc>
          <w:tcPr>
            <w:tcW w:w="570" w:type="dxa"/>
            <w:tcPrChange w:id="4153" w:author="Phuong Giang" w:date="2012-02-22T23:14:00Z">
              <w:tcPr>
                <w:tcW w:w="570" w:type="dxa"/>
              </w:tcPr>
            </w:tcPrChange>
          </w:tcPr>
          <w:p w:rsidR="0065367C" w:rsidRPr="00D85E98" w:rsidRDefault="0065367C" w:rsidP="00995D66">
            <w:pPr>
              <w:pStyle w:val="comment"/>
              <w:ind w:left="0"/>
              <w:rPr>
                <w:ins w:id="4154" w:author="HungNguyen" w:date="2012-02-22T19:47:00Z"/>
                <w:rFonts w:ascii="Times New Roman" w:hAnsi="Times New Roman" w:cs="Times New Roman"/>
                <w:i w:val="0"/>
                <w:color w:val="auto"/>
                <w:sz w:val="22"/>
                <w:szCs w:val="22"/>
                <w:rPrChange w:id="4155" w:author="Phuong Giang" w:date="2012-02-22T23:46:00Z">
                  <w:rPr>
                    <w:ins w:id="4156" w:author="HungNguyen" w:date="2012-02-22T19:47:00Z"/>
                    <w:i w:val="0"/>
                    <w:sz w:val="18"/>
                    <w:szCs w:val="18"/>
                  </w:rPr>
                </w:rPrChange>
              </w:rPr>
            </w:pPr>
            <w:ins w:id="4157" w:author="HungNguyen" w:date="2012-02-22T19:47:00Z">
              <w:r w:rsidRPr="00D85E98">
                <w:rPr>
                  <w:rFonts w:ascii="Times New Roman" w:hAnsi="Times New Roman" w:cs="Times New Roman"/>
                  <w:i w:val="0"/>
                  <w:color w:val="auto"/>
                  <w:sz w:val="22"/>
                  <w:szCs w:val="22"/>
                  <w:rPrChange w:id="415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01</w:t>
              </w:r>
            </w:ins>
          </w:p>
        </w:tc>
        <w:tc>
          <w:tcPr>
            <w:tcW w:w="2238" w:type="dxa"/>
            <w:tcPrChange w:id="4159" w:author="Phuong Giang" w:date="2012-02-22T23:14:00Z">
              <w:tcPr>
                <w:tcW w:w="1378" w:type="dxa"/>
              </w:tcPr>
            </w:tcPrChange>
          </w:tcPr>
          <w:p w:rsidR="0065367C" w:rsidRPr="00D85E98" w:rsidRDefault="0065367C" w:rsidP="00995D66">
            <w:pPr>
              <w:pStyle w:val="comment"/>
              <w:ind w:left="0"/>
              <w:rPr>
                <w:ins w:id="4160" w:author="HungNguyen" w:date="2012-02-22T19:47:00Z"/>
                <w:rFonts w:ascii="Times New Roman" w:hAnsi="Times New Roman" w:cs="Times New Roman"/>
                <w:i w:val="0"/>
                <w:color w:val="auto"/>
                <w:sz w:val="22"/>
                <w:szCs w:val="22"/>
                <w:rPrChange w:id="4161" w:author="Phuong Giang" w:date="2012-02-22T23:46:00Z">
                  <w:rPr>
                    <w:ins w:id="4162" w:author="HungNguyen" w:date="2012-02-22T19:47:00Z"/>
                    <w:i w:val="0"/>
                    <w:sz w:val="18"/>
                    <w:szCs w:val="18"/>
                  </w:rPr>
                </w:rPrChange>
              </w:rPr>
            </w:pPr>
            <w:proofErr w:type="spellStart"/>
            <w:ins w:id="4163" w:author="HungNguyen" w:date="2012-02-22T19:47:00Z">
              <w:r w:rsidRPr="00D85E98">
                <w:rPr>
                  <w:rFonts w:ascii="Times New Roman" w:hAnsi="Times New Roman" w:cs="Times New Roman"/>
                  <w:i w:val="0"/>
                  <w:color w:val="auto"/>
                  <w:sz w:val="22"/>
                  <w:szCs w:val="22"/>
                  <w:rPrChange w:id="416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ClassLevel</w:t>
              </w:r>
              <w:proofErr w:type="spellEnd"/>
            </w:ins>
          </w:p>
        </w:tc>
        <w:tc>
          <w:tcPr>
            <w:tcW w:w="1620" w:type="dxa"/>
            <w:tcPrChange w:id="4165" w:author="Phuong Giang" w:date="2012-02-22T23:14:00Z">
              <w:tcPr>
                <w:tcW w:w="1490" w:type="dxa"/>
                <w:gridSpan w:val="2"/>
              </w:tcPr>
            </w:tcPrChange>
          </w:tcPr>
          <w:p w:rsidR="0065367C" w:rsidRPr="00D85E98" w:rsidRDefault="0065367C" w:rsidP="00995D66">
            <w:pPr>
              <w:pStyle w:val="comment"/>
              <w:ind w:left="0"/>
              <w:rPr>
                <w:ins w:id="4166" w:author="HungNguyen" w:date="2012-02-22T19:47:00Z"/>
                <w:rFonts w:ascii="Times New Roman" w:hAnsi="Times New Roman" w:cs="Times New Roman"/>
                <w:i w:val="0"/>
                <w:color w:val="auto"/>
                <w:sz w:val="22"/>
                <w:szCs w:val="22"/>
                <w:rPrChange w:id="4167" w:author="Phuong Giang" w:date="2012-02-22T23:46:00Z">
                  <w:rPr>
                    <w:ins w:id="4168" w:author="HungNguyen" w:date="2012-02-22T19:47:00Z"/>
                    <w:i w:val="0"/>
                    <w:sz w:val="18"/>
                    <w:szCs w:val="18"/>
                  </w:rPr>
                </w:rPrChange>
              </w:rPr>
            </w:pPr>
            <w:proofErr w:type="spellStart"/>
            <w:ins w:id="4169" w:author="HungNguyen" w:date="2012-02-22T19:47:00Z">
              <w:r w:rsidRPr="00D85E98">
                <w:rPr>
                  <w:rFonts w:ascii="Times New Roman" w:hAnsi="Times New Roman" w:cs="Times New Roman"/>
                  <w:i w:val="0"/>
                  <w:color w:val="auto"/>
                  <w:sz w:val="22"/>
                  <w:szCs w:val="22"/>
                  <w:rPrChange w:id="4170"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Int</w:t>
              </w:r>
              <w:proofErr w:type="spellEnd"/>
            </w:ins>
          </w:p>
        </w:tc>
        <w:tc>
          <w:tcPr>
            <w:tcW w:w="1170" w:type="dxa"/>
            <w:tcPrChange w:id="4171" w:author="Phuong Giang" w:date="2012-02-22T23:14:00Z">
              <w:tcPr>
                <w:tcW w:w="1350" w:type="dxa"/>
                <w:gridSpan w:val="2"/>
              </w:tcPr>
            </w:tcPrChange>
          </w:tcPr>
          <w:p w:rsidR="0065367C" w:rsidRPr="00D85E98" w:rsidRDefault="0065367C" w:rsidP="00995D66">
            <w:pPr>
              <w:pStyle w:val="comment"/>
              <w:ind w:left="0"/>
              <w:rPr>
                <w:ins w:id="4172" w:author="HungNguyen" w:date="2012-02-22T19:47:00Z"/>
                <w:rFonts w:ascii="Times New Roman" w:hAnsi="Times New Roman" w:cs="Times New Roman"/>
                <w:i w:val="0"/>
                <w:color w:val="auto"/>
                <w:sz w:val="22"/>
                <w:szCs w:val="22"/>
                <w:rPrChange w:id="4173" w:author="Phuong Giang" w:date="2012-02-22T23:46:00Z">
                  <w:rPr>
                    <w:ins w:id="4174" w:author="HungNguyen" w:date="2012-02-22T19:47:00Z"/>
                    <w:i w:val="0"/>
                    <w:sz w:val="18"/>
                    <w:szCs w:val="18"/>
                  </w:rPr>
                </w:rPrChange>
              </w:rPr>
            </w:pPr>
          </w:p>
        </w:tc>
        <w:tc>
          <w:tcPr>
            <w:tcW w:w="990" w:type="dxa"/>
            <w:tcPrChange w:id="4175" w:author="Phuong Giang" w:date="2012-02-22T23:14:00Z">
              <w:tcPr>
                <w:tcW w:w="1170" w:type="dxa"/>
              </w:tcPr>
            </w:tcPrChange>
          </w:tcPr>
          <w:p w:rsidR="0065367C" w:rsidRPr="00D85E98" w:rsidRDefault="0065367C" w:rsidP="00995D66">
            <w:pPr>
              <w:pStyle w:val="comment"/>
              <w:ind w:left="0"/>
              <w:rPr>
                <w:ins w:id="4176" w:author="HungNguyen" w:date="2012-02-22T19:47:00Z"/>
                <w:rFonts w:ascii="Times New Roman" w:hAnsi="Times New Roman" w:cs="Times New Roman"/>
                <w:i w:val="0"/>
                <w:color w:val="auto"/>
                <w:sz w:val="22"/>
                <w:szCs w:val="22"/>
                <w:rPrChange w:id="4177" w:author="Phuong Giang" w:date="2012-02-22T23:46:00Z">
                  <w:rPr>
                    <w:ins w:id="4178" w:author="HungNguyen" w:date="2012-02-22T19:47:00Z"/>
                    <w:i w:val="0"/>
                    <w:sz w:val="18"/>
                    <w:szCs w:val="18"/>
                  </w:rPr>
                </w:rPrChange>
              </w:rPr>
            </w:pPr>
            <w:ins w:id="4179" w:author="HungNguyen" w:date="2012-02-22T19:47:00Z">
              <w:r w:rsidRPr="00D85E98">
                <w:rPr>
                  <w:rFonts w:ascii="Times New Roman" w:hAnsi="Times New Roman" w:cs="Times New Roman"/>
                  <w:i w:val="0"/>
                  <w:color w:val="auto"/>
                  <w:sz w:val="22"/>
                  <w:szCs w:val="22"/>
                  <w:rPrChange w:id="4180"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181" w:author="Phuong Giang" w:date="2012-02-22T23:14:00Z">
              <w:tcPr>
                <w:tcW w:w="3618" w:type="dxa"/>
                <w:gridSpan w:val="2"/>
              </w:tcPr>
            </w:tcPrChange>
          </w:tcPr>
          <w:p w:rsidR="0065367C" w:rsidRPr="00D85E98" w:rsidRDefault="0065367C" w:rsidP="00995D66">
            <w:pPr>
              <w:pStyle w:val="comment"/>
              <w:ind w:left="0"/>
              <w:rPr>
                <w:ins w:id="4182" w:author="HungNguyen" w:date="2012-02-22T19:47:00Z"/>
                <w:rFonts w:ascii="Times New Roman" w:hAnsi="Times New Roman" w:cs="Times New Roman"/>
                <w:i w:val="0"/>
                <w:color w:val="auto"/>
                <w:sz w:val="22"/>
                <w:szCs w:val="22"/>
                <w:rPrChange w:id="4183" w:author="Phuong Giang" w:date="2012-02-22T23:46:00Z">
                  <w:rPr>
                    <w:ins w:id="4184" w:author="HungNguyen" w:date="2012-02-22T19:47:00Z"/>
                    <w:i w:val="0"/>
                    <w:sz w:val="18"/>
                    <w:szCs w:val="18"/>
                  </w:rPr>
                </w:rPrChange>
              </w:rPr>
            </w:pPr>
          </w:p>
        </w:tc>
      </w:tr>
      <w:tr w:rsidR="0065367C" w:rsidRPr="00D85E98" w:rsidTr="0042744C">
        <w:trPr>
          <w:ins w:id="4185" w:author="HungNguyen" w:date="2012-02-22T19:47:00Z"/>
        </w:trPr>
        <w:tc>
          <w:tcPr>
            <w:tcW w:w="570" w:type="dxa"/>
            <w:tcPrChange w:id="4186" w:author="Phuong Giang" w:date="2012-02-22T23:14:00Z">
              <w:tcPr>
                <w:tcW w:w="570" w:type="dxa"/>
              </w:tcPr>
            </w:tcPrChange>
          </w:tcPr>
          <w:p w:rsidR="0065367C" w:rsidRPr="00D85E98" w:rsidRDefault="0065367C" w:rsidP="00995D66">
            <w:pPr>
              <w:pStyle w:val="comment"/>
              <w:ind w:left="0"/>
              <w:rPr>
                <w:ins w:id="4187" w:author="HungNguyen" w:date="2012-02-22T19:47:00Z"/>
                <w:rFonts w:ascii="Times New Roman" w:hAnsi="Times New Roman" w:cs="Times New Roman"/>
                <w:i w:val="0"/>
                <w:color w:val="auto"/>
                <w:sz w:val="22"/>
                <w:szCs w:val="22"/>
                <w:rPrChange w:id="4188" w:author="Phuong Giang" w:date="2012-02-22T23:46:00Z">
                  <w:rPr>
                    <w:ins w:id="4189" w:author="HungNguyen" w:date="2012-02-22T19:47:00Z"/>
                    <w:i w:val="0"/>
                    <w:sz w:val="18"/>
                    <w:szCs w:val="18"/>
                  </w:rPr>
                </w:rPrChange>
              </w:rPr>
            </w:pPr>
            <w:ins w:id="4190" w:author="HungNguyen" w:date="2012-02-22T19:47:00Z">
              <w:r w:rsidRPr="00D85E98">
                <w:rPr>
                  <w:rFonts w:ascii="Times New Roman" w:hAnsi="Times New Roman" w:cs="Times New Roman"/>
                  <w:i w:val="0"/>
                  <w:color w:val="auto"/>
                  <w:sz w:val="22"/>
                  <w:szCs w:val="22"/>
                  <w:rPrChange w:id="419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02</w:t>
              </w:r>
            </w:ins>
          </w:p>
        </w:tc>
        <w:tc>
          <w:tcPr>
            <w:tcW w:w="2238" w:type="dxa"/>
            <w:tcPrChange w:id="4192" w:author="Phuong Giang" w:date="2012-02-22T23:14:00Z">
              <w:tcPr>
                <w:tcW w:w="1378" w:type="dxa"/>
              </w:tcPr>
            </w:tcPrChange>
          </w:tcPr>
          <w:p w:rsidR="0065367C" w:rsidRPr="00D85E98" w:rsidRDefault="0065367C" w:rsidP="00995D66">
            <w:pPr>
              <w:pStyle w:val="comment"/>
              <w:ind w:left="0"/>
              <w:rPr>
                <w:ins w:id="4193" w:author="HungNguyen" w:date="2012-02-22T19:47:00Z"/>
                <w:rFonts w:ascii="Times New Roman" w:hAnsi="Times New Roman" w:cs="Times New Roman"/>
                <w:i w:val="0"/>
                <w:color w:val="auto"/>
                <w:sz w:val="22"/>
                <w:szCs w:val="22"/>
                <w:rPrChange w:id="4194" w:author="Phuong Giang" w:date="2012-02-22T23:46:00Z">
                  <w:rPr>
                    <w:ins w:id="4195" w:author="HungNguyen" w:date="2012-02-22T19:47:00Z"/>
                    <w:i w:val="0"/>
                    <w:sz w:val="18"/>
                    <w:szCs w:val="18"/>
                  </w:rPr>
                </w:rPrChange>
              </w:rPr>
            </w:pPr>
            <w:proofErr w:type="spellStart"/>
            <w:ins w:id="4196" w:author="HungNguyen" w:date="2012-02-22T19:47:00Z">
              <w:r w:rsidRPr="00D85E98">
                <w:rPr>
                  <w:rFonts w:ascii="Times New Roman" w:hAnsi="Times New Roman" w:cs="Times New Roman"/>
                  <w:i w:val="0"/>
                  <w:color w:val="auto"/>
                  <w:sz w:val="22"/>
                  <w:szCs w:val="22"/>
                  <w:rPrChange w:id="4197"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ComposeDate</w:t>
              </w:r>
              <w:proofErr w:type="spellEnd"/>
            </w:ins>
          </w:p>
        </w:tc>
        <w:tc>
          <w:tcPr>
            <w:tcW w:w="1620" w:type="dxa"/>
            <w:tcPrChange w:id="4198" w:author="Phuong Giang" w:date="2012-02-22T23:14:00Z">
              <w:tcPr>
                <w:tcW w:w="1490" w:type="dxa"/>
                <w:gridSpan w:val="2"/>
              </w:tcPr>
            </w:tcPrChange>
          </w:tcPr>
          <w:p w:rsidR="0065367C" w:rsidRPr="00D85E98" w:rsidRDefault="0065367C" w:rsidP="00995D66">
            <w:pPr>
              <w:pStyle w:val="comment"/>
              <w:ind w:left="0"/>
              <w:rPr>
                <w:ins w:id="4199" w:author="HungNguyen" w:date="2012-02-22T19:47:00Z"/>
                <w:rFonts w:ascii="Times New Roman" w:hAnsi="Times New Roman" w:cs="Times New Roman"/>
                <w:i w:val="0"/>
                <w:color w:val="auto"/>
                <w:sz w:val="22"/>
                <w:szCs w:val="22"/>
                <w:rPrChange w:id="4200" w:author="Phuong Giang" w:date="2012-02-22T23:46:00Z">
                  <w:rPr>
                    <w:ins w:id="4201" w:author="HungNguyen" w:date="2012-02-22T19:47:00Z"/>
                    <w:i w:val="0"/>
                    <w:sz w:val="18"/>
                    <w:szCs w:val="18"/>
                  </w:rPr>
                </w:rPrChange>
              </w:rPr>
            </w:pPr>
            <w:proofErr w:type="spellStart"/>
            <w:ins w:id="4202" w:author="HungNguyen" w:date="2012-02-22T19:47:00Z">
              <w:r w:rsidRPr="00D85E98">
                <w:rPr>
                  <w:rFonts w:ascii="Times New Roman" w:hAnsi="Times New Roman" w:cs="Times New Roman"/>
                  <w:i w:val="0"/>
                  <w:color w:val="auto"/>
                  <w:sz w:val="22"/>
                  <w:szCs w:val="22"/>
                  <w:rPrChange w:id="4203"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DateTime</w:t>
              </w:r>
              <w:proofErr w:type="spellEnd"/>
            </w:ins>
          </w:p>
        </w:tc>
        <w:tc>
          <w:tcPr>
            <w:tcW w:w="1170" w:type="dxa"/>
            <w:tcPrChange w:id="4204" w:author="Phuong Giang" w:date="2012-02-22T23:14:00Z">
              <w:tcPr>
                <w:tcW w:w="1350" w:type="dxa"/>
                <w:gridSpan w:val="2"/>
              </w:tcPr>
            </w:tcPrChange>
          </w:tcPr>
          <w:p w:rsidR="0065367C" w:rsidRPr="00D85E98" w:rsidRDefault="0065367C" w:rsidP="00995D66">
            <w:pPr>
              <w:pStyle w:val="comment"/>
              <w:ind w:left="0"/>
              <w:rPr>
                <w:ins w:id="4205" w:author="HungNguyen" w:date="2012-02-22T19:47:00Z"/>
                <w:rFonts w:ascii="Times New Roman" w:hAnsi="Times New Roman" w:cs="Times New Roman"/>
                <w:i w:val="0"/>
                <w:color w:val="auto"/>
                <w:sz w:val="22"/>
                <w:szCs w:val="22"/>
                <w:rPrChange w:id="4206" w:author="Phuong Giang" w:date="2012-02-22T23:46:00Z">
                  <w:rPr>
                    <w:ins w:id="4207" w:author="HungNguyen" w:date="2012-02-22T19:47:00Z"/>
                    <w:i w:val="0"/>
                    <w:sz w:val="18"/>
                    <w:szCs w:val="18"/>
                  </w:rPr>
                </w:rPrChange>
              </w:rPr>
            </w:pPr>
          </w:p>
        </w:tc>
        <w:tc>
          <w:tcPr>
            <w:tcW w:w="990" w:type="dxa"/>
            <w:tcPrChange w:id="4208" w:author="Phuong Giang" w:date="2012-02-22T23:14:00Z">
              <w:tcPr>
                <w:tcW w:w="1170" w:type="dxa"/>
              </w:tcPr>
            </w:tcPrChange>
          </w:tcPr>
          <w:p w:rsidR="0065367C" w:rsidRPr="00D85E98" w:rsidRDefault="0065367C" w:rsidP="00995D66">
            <w:pPr>
              <w:pStyle w:val="comment"/>
              <w:ind w:left="0"/>
              <w:rPr>
                <w:ins w:id="4209" w:author="HungNguyen" w:date="2012-02-22T19:47:00Z"/>
                <w:rFonts w:ascii="Times New Roman" w:hAnsi="Times New Roman" w:cs="Times New Roman"/>
                <w:i w:val="0"/>
                <w:color w:val="auto"/>
                <w:sz w:val="22"/>
                <w:szCs w:val="22"/>
                <w:rPrChange w:id="4210" w:author="Phuong Giang" w:date="2012-02-22T23:46:00Z">
                  <w:rPr>
                    <w:ins w:id="4211" w:author="HungNguyen" w:date="2012-02-22T19:47:00Z"/>
                    <w:i w:val="0"/>
                    <w:sz w:val="18"/>
                    <w:szCs w:val="18"/>
                  </w:rPr>
                </w:rPrChange>
              </w:rPr>
            </w:pPr>
            <w:ins w:id="4212" w:author="HungNguyen" w:date="2012-02-22T19:47:00Z">
              <w:r w:rsidRPr="00D85E98">
                <w:rPr>
                  <w:rFonts w:ascii="Times New Roman" w:hAnsi="Times New Roman" w:cs="Times New Roman"/>
                  <w:i w:val="0"/>
                  <w:color w:val="auto"/>
                  <w:sz w:val="22"/>
                  <w:szCs w:val="22"/>
                  <w:rPrChange w:id="4213"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214" w:author="Phuong Giang" w:date="2012-02-22T23:14:00Z">
              <w:tcPr>
                <w:tcW w:w="3618" w:type="dxa"/>
                <w:gridSpan w:val="2"/>
              </w:tcPr>
            </w:tcPrChange>
          </w:tcPr>
          <w:p w:rsidR="0065367C" w:rsidRPr="00D85E98" w:rsidRDefault="0065367C" w:rsidP="00995D66">
            <w:pPr>
              <w:pStyle w:val="comment"/>
              <w:ind w:left="0"/>
              <w:rPr>
                <w:ins w:id="4215" w:author="HungNguyen" w:date="2012-02-22T19:47:00Z"/>
                <w:rFonts w:ascii="Times New Roman" w:hAnsi="Times New Roman" w:cs="Times New Roman"/>
                <w:i w:val="0"/>
                <w:color w:val="auto"/>
                <w:sz w:val="22"/>
                <w:szCs w:val="22"/>
                <w:rPrChange w:id="4216" w:author="Phuong Giang" w:date="2012-02-22T23:46:00Z">
                  <w:rPr>
                    <w:ins w:id="4217" w:author="HungNguyen" w:date="2012-02-22T19:47:00Z"/>
                    <w:i w:val="0"/>
                    <w:sz w:val="18"/>
                    <w:szCs w:val="18"/>
                  </w:rPr>
                </w:rPrChange>
              </w:rPr>
            </w:pPr>
          </w:p>
        </w:tc>
      </w:tr>
      <w:tr w:rsidR="0065367C" w:rsidRPr="00D85E98" w:rsidTr="0042744C">
        <w:trPr>
          <w:ins w:id="4218" w:author="HungNguyen" w:date="2012-02-22T19:47:00Z"/>
        </w:trPr>
        <w:tc>
          <w:tcPr>
            <w:tcW w:w="570" w:type="dxa"/>
            <w:tcPrChange w:id="4219" w:author="Phuong Giang" w:date="2012-02-22T23:14:00Z">
              <w:tcPr>
                <w:tcW w:w="570" w:type="dxa"/>
              </w:tcPr>
            </w:tcPrChange>
          </w:tcPr>
          <w:p w:rsidR="0065367C" w:rsidRPr="00D85E98" w:rsidRDefault="0065367C" w:rsidP="00995D66">
            <w:pPr>
              <w:pStyle w:val="comment"/>
              <w:ind w:left="0"/>
              <w:rPr>
                <w:ins w:id="4220" w:author="HungNguyen" w:date="2012-02-22T19:47:00Z"/>
                <w:rFonts w:ascii="Times New Roman" w:hAnsi="Times New Roman" w:cs="Times New Roman"/>
                <w:i w:val="0"/>
                <w:color w:val="auto"/>
                <w:sz w:val="22"/>
                <w:szCs w:val="22"/>
                <w:rPrChange w:id="4221" w:author="Phuong Giang" w:date="2012-02-22T23:46:00Z">
                  <w:rPr>
                    <w:ins w:id="4222" w:author="HungNguyen" w:date="2012-02-22T19:47:00Z"/>
                    <w:i w:val="0"/>
                    <w:sz w:val="18"/>
                    <w:szCs w:val="18"/>
                  </w:rPr>
                </w:rPrChange>
              </w:rPr>
            </w:pPr>
            <w:ins w:id="4223" w:author="HungNguyen" w:date="2012-02-22T19:47:00Z">
              <w:r w:rsidRPr="00D85E98">
                <w:rPr>
                  <w:rFonts w:ascii="Times New Roman" w:hAnsi="Times New Roman" w:cs="Times New Roman"/>
                  <w:i w:val="0"/>
                  <w:color w:val="auto"/>
                  <w:sz w:val="22"/>
                  <w:szCs w:val="22"/>
                  <w:rPrChange w:id="422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03</w:t>
              </w:r>
            </w:ins>
          </w:p>
        </w:tc>
        <w:tc>
          <w:tcPr>
            <w:tcW w:w="2238" w:type="dxa"/>
            <w:tcPrChange w:id="4225" w:author="Phuong Giang" w:date="2012-02-22T23:14:00Z">
              <w:tcPr>
                <w:tcW w:w="1968" w:type="dxa"/>
                <w:gridSpan w:val="2"/>
              </w:tcPr>
            </w:tcPrChange>
          </w:tcPr>
          <w:p w:rsidR="0065367C" w:rsidRPr="00D85E98" w:rsidRDefault="0065367C" w:rsidP="00995D66">
            <w:pPr>
              <w:pStyle w:val="comment"/>
              <w:ind w:left="0"/>
              <w:rPr>
                <w:ins w:id="4226" w:author="HungNguyen" w:date="2012-02-22T19:47:00Z"/>
                <w:rFonts w:ascii="Times New Roman" w:hAnsi="Times New Roman" w:cs="Times New Roman"/>
                <w:i w:val="0"/>
                <w:color w:val="auto"/>
                <w:sz w:val="22"/>
                <w:szCs w:val="22"/>
                <w:rPrChange w:id="4227" w:author="Phuong Giang" w:date="2012-02-22T23:46:00Z">
                  <w:rPr>
                    <w:ins w:id="4228" w:author="HungNguyen" w:date="2012-02-22T19:47:00Z"/>
                    <w:i w:val="0"/>
                    <w:sz w:val="18"/>
                    <w:szCs w:val="18"/>
                  </w:rPr>
                </w:rPrChange>
              </w:rPr>
            </w:pPr>
            <w:proofErr w:type="spellStart"/>
            <w:ins w:id="4229" w:author="HungNguyen" w:date="2012-02-22T19:47:00Z">
              <w:r w:rsidRPr="00D85E98">
                <w:rPr>
                  <w:rFonts w:ascii="Times New Roman" w:hAnsi="Times New Roman" w:cs="Times New Roman"/>
                  <w:i w:val="0"/>
                  <w:color w:val="auto"/>
                  <w:sz w:val="22"/>
                  <w:szCs w:val="22"/>
                  <w:rPrChange w:id="4230"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TeachingDate</w:t>
              </w:r>
              <w:proofErr w:type="spellEnd"/>
            </w:ins>
          </w:p>
        </w:tc>
        <w:tc>
          <w:tcPr>
            <w:tcW w:w="1620" w:type="dxa"/>
            <w:tcPrChange w:id="4231" w:author="Phuong Giang" w:date="2012-02-22T23:14:00Z">
              <w:tcPr>
                <w:tcW w:w="1080" w:type="dxa"/>
                <w:gridSpan w:val="2"/>
              </w:tcPr>
            </w:tcPrChange>
          </w:tcPr>
          <w:p w:rsidR="0065367C" w:rsidRPr="00D85E98" w:rsidRDefault="0065367C" w:rsidP="00995D66">
            <w:pPr>
              <w:pStyle w:val="comment"/>
              <w:ind w:left="0"/>
              <w:rPr>
                <w:ins w:id="4232" w:author="HungNguyen" w:date="2012-02-22T19:47:00Z"/>
                <w:rFonts w:ascii="Times New Roman" w:hAnsi="Times New Roman" w:cs="Times New Roman"/>
                <w:i w:val="0"/>
                <w:color w:val="auto"/>
                <w:sz w:val="22"/>
                <w:szCs w:val="22"/>
                <w:rPrChange w:id="4233" w:author="Phuong Giang" w:date="2012-02-22T23:46:00Z">
                  <w:rPr>
                    <w:ins w:id="4234" w:author="HungNguyen" w:date="2012-02-22T19:47:00Z"/>
                    <w:i w:val="0"/>
                    <w:sz w:val="18"/>
                    <w:szCs w:val="18"/>
                  </w:rPr>
                </w:rPrChange>
              </w:rPr>
            </w:pPr>
            <w:proofErr w:type="spellStart"/>
            <w:ins w:id="4235" w:author="HungNguyen" w:date="2012-02-22T19:47:00Z">
              <w:r w:rsidRPr="00D85E98">
                <w:rPr>
                  <w:rFonts w:ascii="Times New Roman" w:hAnsi="Times New Roman" w:cs="Times New Roman"/>
                  <w:i w:val="0"/>
                  <w:color w:val="auto"/>
                  <w:sz w:val="22"/>
                  <w:szCs w:val="22"/>
                  <w:rPrChange w:id="4236"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DateTime</w:t>
              </w:r>
              <w:proofErr w:type="spellEnd"/>
            </w:ins>
          </w:p>
        </w:tc>
        <w:tc>
          <w:tcPr>
            <w:tcW w:w="1170" w:type="dxa"/>
            <w:tcPrChange w:id="4237" w:author="Phuong Giang" w:date="2012-02-22T23:14:00Z">
              <w:tcPr>
                <w:tcW w:w="1170" w:type="dxa"/>
              </w:tcPr>
            </w:tcPrChange>
          </w:tcPr>
          <w:p w:rsidR="0065367C" w:rsidRPr="00D85E98" w:rsidRDefault="0065367C" w:rsidP="00995D66">
            <w:pPr>
              <w:pStyle w:val="comment"/>
              <w:ind w:left="0"/>
              <w:rPr>
                <w:ins w:id="4238" w:author="HungNguyen" w:date="2012-02-22T19:47:00Z"/>
                <w:rFonts w:ascii="Times New Roman" w:hAnsi="Times New Roman" w:cs="Times New Roman"/>
                <w:i w:val="0"/>
                <w:color w:val="auto"/>
                <w:sz w:val="22"/>
                <w:szCs w:val="22"/>
                <w:rPrChange w:id="4239" w:author="Phuong Giang" w:date="2012-02-22T23:46:00Z">
                  <w:rPr>
                    <w:ins w:id="4240" w:author="HungNguyen" w:date="2012-02-22T19:47:00Z"/>
                    <w:i w:val="0"/>
                    <w:sz w:val="18"/>
                    <w:szCs w:val="18"/>
                  </w:rPr>
                </w:rPrChange>
              </w:rPr>
            </w:pPr>
          </w:p>
        </w:tc>
        <w:tc>
          <w:tcPr>
            <w:tcW w:w="990" w:type="dxa"/>
            <w:tcPrChange w:id="4241" w:author="Phuong Giang" w:date="2012-02-22T23:14:00Z">
              <w:tcPr>
                <w:tcW w:w="1800" w:type="dxa"/>
                <w:gridSpan w:val="2"/>
              </w:tcPr>
            </w:tcPrChange>
          </w:tcPr>
          <w:p w:rsidR="0065367C" w:rsidRPr="00D85E98" w:rsidRDefault="0065367C" w:rsidP="00995D66">
            <w:pPr>
              <w:pStyle w:val="comment"/>
              <w:ind w:left="0"/>
              <w:rPr>
                <w:ins w:id="4242" w:author="HungNguyen" w:date="2012-02-22T19:47:00Z"/>
                <w:rFonts w:ascii="Times New Roman" w:hAnsi="Times New Roman" w:cs="Times New Roman"/>
                <w:i w:val="0"/>
                <w:color w:val="auto"/>
                <w:sz w:val="22"/>
                <w:szCs w:val="22"/>
                <w:rPrChange w:id="4243" w:author="Phuong Giang" w:date="2012-02-22T23:46:00Z">
                  <w:rPr>
                    <w:ins w:id="4244" w:author="HungNguyen" w:date="2012-02-22T19:47:00Z"/>
                    <w:i w:val="0"/>
                    <w:sz w:val="18"/>
                    <w:szCs w:val="18"/>
                  </w:rPr>
                </w:rPrChange>
              </w:rPr>
            </w:pPr>
            <w:ins w:id="4245" w:author="HungNguyen" w:date="2012-02-22T19:47:00Z">
              <w:r w:rsidRPr="00D85E98">
                <w:rPr>
                  <w:rFonts w:ascii="Times New Roman" w:hAnsi="Times New Roman" w:cs="Times New Roman"/>
                  <w:i w:val="0"/>
                  <w:color w:val="auto"/>
                  <w:sz w:val="22"/>
                  <w:szCs w:val="22"/>
                  <w:rPrChange w:id="4246"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247" w:author="Phuong Giang" w:date="2012-02-22T23:14:00Z">
              <w:tcPr>
                <w:tcW w:w="2988" w:type="dxa"/>
              </w:tcPr>
            </w:tcPrChange>
          </w:tcPr>
          <w:p w:rsidR="0065367C" w:rsidRPr="00D85E98" w:rsidRDefault="0065367C" w:rsidP="00995D66">
            <w:pPr>
              <w:pStyle w:val="comment"/>
              <w:ind w:left="0"/>
              <w:rPr>
                <w:ins w:id="4248" w:author="HungNguyen" w:date="2012-02-22T19:47:00Z"/>
                <w:rFonts w:ascii="Times New Roman" w:hAnsi="Times New Roman" w:cs="Times New Roman"/>
                <w:i w:val="0"/>
                <w:color w:val="auto"/>
                <w:sz w:val="22"/>
                <w:szCs w:val="22"/>
                <w:rPrChange w:id="4249" w:author="Phuong Giang" w:date="2012-02-22T23:46:00Z">
                  <w:rPr>
                    <w:ins w:id="4250" w:author="HungNguyen" w:date="2012-02-22T19:47:00Z"/>
                    <w:i w:val="0"/>
                    <w:sz w:val="18"/>
                    <w:szCs w:val="18"/>
                  </w:rPr>
                </w:rPrChange>
              </w:rPr>
            </w:pPr>
          </w:p>
        </w:tc>
      </w:tr>
      <w:tr w:rsidR="0065367C" w:rsidRPr="00D85E98" w:rsidTr="0042744C">
        <w:trPr>
          <w:ins w:id="4251" w:author="HungNguyen" w:date="2012-02-22T19:47:00Z"/>
        </w:trPr>
        <w:tc>
          <w:tcPr>
            <w:tcW w:w="570" w:type="dxa"/>
            <w:tcPrChange w:id="4252" w:author="Phuong Giang" w:date="2012-02-22T23:14:00Z">
              <w:tcPr>
                <w:tcW w:w="570" w:type="dxa"/>
              </w:tcPr>
            </w:tcPrChange>
          </w:tcPr>
          <w:p w:rsidR="0065367C" w:rsidRPr="00D85E98" w:rsidRDefault="0065367C" w:rsidP="00995D66">
            <w:pPr>
              <w:pStyle w:val="comment"/>
              <w:ind w:left="0"/>
              <w:rPr>
                <w:ins w:id="4253" w:author="HungNguyen" w:date="2012-02-22T19:47:00Z"/>
                <w:rFonts w:ascii="Times New Roman" w:hAnsi="Times New Roman" w:cs="Times New Roman"/>
                <w:i w:val="0"/>
                <w:color w:val="auto"/>
                <w:sz w:val="22"/>
                <w:szCs w:val="22"/>
                <w:rPrChange w:id="4254" w:author="Phuong Giang" w:date="2012-02-22T23:46:00Z">
                  <w:rPr>
                    <w:ins w:id="4255" w:author="HungNguyen" w:date="2012-02-22T19:47:00Z"/>
                    <w:i w:val="0"/>
                    <w:sz w:val="18"/>
                    <w:szCs w:val="18"/>
                  </w:rPr>
                </w:rPrChange>
              </w:rPr>
            </w:pPr>
            <w:ins w:id="4256" w:author="HungNguyen" w:date="2012-02-22T19:47:00Z">
              <w:r w:rsidRPr="00D85E98">
                <w:rPr>
                  <w:rFonts w:ascii="Times New Roman" w:hAnsi="Times New Roman" w:cs="Times New Roman"/>
                  <w:i w:val="0"/>
                  <w:color w:val="auto"/>
                  <w:sz w:val="22"/>
                  <w:szCs w:val="22"/>
                  <w:rPrChange w:id="4257"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lastRenderedPageBreak/>
                <w:t>04</w:t>
              </w:r>
            </w:ins>
          </w:p>
        </w:tc>
        <w:tc>
          <w:tcPr>
            <w:tcW w:w="2238" w:type="dxa"/>
            <w:tcPrChange w:id="4258" w:author="Phuong Giang" w:date="2012-02-22T23:14:00Z">
              <w:tcPr>
                <w:tcW w:w="1968" w:type="dxa"/>
                <w:gridSpan w:val="2"/>
              </w:tcPr>
            </w:tcPrChange>
          </w:tcPr>
          <w:p w:rsidR="0065367C" w:rsidRPr="00D85E98" w:rsidRDefault="0065367C" w:rsidP="00995D66">
            <w:pPr>
              <w:pStyle w:val="comment"/>
              <w:ind w:left="0"/>
              <w:rPr>
                <w:ins w:id="4259" w:author="HungNguyen" w:date="2012-02-22T19:47:00Z"/>
                <w:rFonts w:ascii="Times New Roman" w:hAnsi="Times New Roman" w:cs="Times New Roman"/>
                <w:i w:val="0"/>
                <w:color w:val="auto"/>
                <w:sz w:val="22"/>
                <w:szCs w:val="22"/>
                <w:rPrChange w:id="4260" w:author="Phuong Giang" w:date="2012-02-22T23:46:00Z">
                  <w:rPr>
                    <w:ins w:id="4261" w:author="HungNguyen" w:date="2012-02-22T19:47:00Z"/>
                    <w:i w:val="0"/>
                    <w:sz w:val="18"/>
                    <w:szCs w:val="18"/>
                  </w:rPr>
                </w:rPrChange>
              </w:rPr>
            </w:pPr>
            <w:ins w:id="4262" w:author="HungNguyen" w:date="2012-02-22T19:47:00Z">
              <w:r w:rsidRPr="00D85E98">
                <w:rPr>
                  <w:rFonts w:ascii="Times New Roman" w:hAnsi="Times New Roman" w:cs="Times New Roman"/>
                  <w:i w:val="0"/>
                  <w:color w:val="auto"/>
                  <w:sz w:val="22"/>
                  <w:szCs w:val="22"/>
                  <w:rPrChange w:id="4263"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Note</w:t>
              </w:r>
            </w:ins>
          </w:p>
        </w:tc>
        <w:tc>
          <w:tcPr>
            <w:tcW w:w="1620" w:type="dxa"/>
            <w:tcPrChange w:id="4264" w:author="Phuong Giang" w:date="2012-02-22T23:14:00Z">
              <w:tcPr>
                <w:tcW w:w="1080" w:type="dxa"/>
                <w:gridSpan w:val="2"/>
              </w:tcPr>
            </w:tcPrChange>
          </w:tcPr>
          <w:p w:rsidR="0065367C" w:rsidRPr="00D85E98" w:rsidRDefault="0065367C" w:rsidP="00995D66">
            <w:pPr>
              <w:pStyle w:val="comment"/>
              <w:ind w:left="0"/>
              <w:rPr>
                <w:ins w:id="4265" w:author="HungNguyen" w:date="2012-02-22T19:47:00Z"/>
                <w:rFonts w:ascii="Times New Roman" w:hAnsi="Times New Roman" w:cs="Times New Roman"/>
                <w:i w:val="0"/>
                <w:color w:val="auto"/>
                <w:sz w:val="22"/>
                <w:szCs w:val="22"/>
                <w:rPrChange w:id="4266" w:author="Phuong Giang" w:date="2012-02-22T23:46:00Z">
                  <w:rPr>
                    <w:ins w:id="4267" w:author="HungNguyen" w:date="2012-02-22T19:47:00Z"/>
                    <w:i w:val="0"/>
                    <w:sz w:val="18"/>
                    <w:szCs w:val="18"/>
                  </w:rPr>
                </w:rPrChange>
              </w:rPr>
            </w:pPr>
            <w:ins w:id="4268" w:author="HungNguyen" w:date="2012-02-22T19:47:00Z">
              <w:r w:rsidRPr="00D85E98">
                <w:rPr>
                  <w:rFonts w:ascii="Times New Roman" w:hAnsi="Times New Roman" w:cs="Times New Roman"/>
                  <w:i w:val="0"/>
                  <w:color w:val="auto"/>
                  <w:sz w:val="22"/>
                  <w:szCs w:val="22"/>
                  <w:rPrChange w:id="4269"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170" w:type="dxa"/>
            <w:tcPrChange w:id="4270" w:author="Phuong Giang" w:date="2012-02-22T23:14:00Z">
              <w:tcPr>
                <w:tcW w:w="1170" w:type="dxa"/>
              </w:tcPr>
            </w:tcPrChange>
          </w:tcPr>
          <w:p w:rsidR="0065367C" w:rsidRPr="00D85E98" w:rsidRDefault="0065367C" w:rsidP="00995D66">
            <w:pPr>
              <w:pStyle w:val="comment"/>
              <w:ind w:left="0"/>
              <w:rPr>
                <w:ins w:id="4271" w:author="HungNguyen" w:date="2012-02-22T19:47:00Z"/>
                <w:rFonts w:ascii="Times New Roman" w:hAnsi="Times New Roman" w:cs="Times New Roman"/>
                <w:i w:val="0"/>
                <w:color w:val="auto"/>
                <w:sz w:val="22"/>
                <w:szCs w:val="22"/>
                <w:rPrChange w:id="4272" w:author="Phuong Giang" w:date="2012-02-22T23:46:00Z">
                  <w:rPr>
                    <w:ins w:id="4273" w:author="HungNguyen" w:date="2012-02-22T19:47:00Z"/>
                    <w:i w:val="0"/>
                    <w:sz w:val="18"/>
                    <w:szCs w:val="18"/>
                  </w:rPr>
                </w:rPrChange>
              </w:rPr>
            </w:pPr>
          </w:p>
        </w:tc>
        <w:tc>
          <w:tcPr>
            <w:tcW w:w="990" w:type="dxa"/>
            <w:tcPrChange w:id="4274" w:author="Phuong Giang" w:date="2012-02-22T23:14:00Z">
              <w:tcPr>
                <w:tcW w:w="1170" w:type="dxa"/>
              </w:tcPr>
            </w:tcPrChange>
          </w:tcPr>
          <w:p w:rsidR="0065367C" w:rsidRPr="00D85E98" w:rsidRDefault="0065367C" w:rsidP="00995D66">
            <w:pPr>
              <w:pStyle w:val="comment"/>
              <w:ind w:left="0"/>
              <w:rPr>
                <w:ins w:id="4275" w:author="HungNguyen" w:date="2012-02-22T19:47:00Z"/>
                <w:rFonts w:ascii="Times New Roman" w:hAnsi="Times New Roman" w:cs="Times New Roman"/>
                <w:i w:val="0"/>
                <w:color w:val="auto"/>
                <w:sz w:val="22"/>
                <w:szCs w:val="22"/>
                <w:rPrChange w:id="4276" w:author="Phuong Giang" w:date="2012-02-22T23:46:00Z">
                  <w:rPr>
                    <w:ins w:id="4277" w:author="HungNguyen" w:date="2012-02-22T19:47:00Z"/>
                    <w:i w:val="0"/>
                    <w:sz w:val="18"/>
                    <w:szCs w:val="18"/>
                  </w:rPr>
                </w:rPrChange>
              </w:rPr>
            </w:pPr>
            <w:ins w:id="4278" w:author="HungNguyen" w:date="2012-02-22T19:47:00Z">
              <w:r w:rsidRPr="00D85E98">
                <w:rPr>
                  <w:rFonts w:ascii="Times New Roman" w:hAnsi="Times New Roman" w:cs="Times New Roman"/>
                  <w:i w:val="0"/>
                  <w:color w:val="auto"/>
                  <w:sz w:val="22"/>
                  <w:szCs w:val="22"/>
                  <w:rPrChange w:id="4279"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280" w:author="Phuong Giang" w:date="2012-02-22T23:14:00Z">
              <w:tcPr>
                <w:tcW w:w="3618" w:type="dxa"/>
                <w:gridSpan w:val="2"/>
              </w:tcPr>
            </w:tcPrChange>
          </w:tcPr>
          <w:p w:rsidR="0065367C" w:rsidRPr="00D85E98" w:rsidRDefault="0065367C" w:rsidP="00995D66">
            <w:pPr>
              <w:pStyle w:val="comment"/>
              <w:ind w:left="0"/>
              <w:rPr>
                <w:ins w:id="4281" w:author="HungNguyen" w:date="2012-02-22T19:47:00Z"/>
                <w:rFonts w:ascii="Times New Roman" w:hAnsi="Times New Roman" w:cs="Times New Roman"/>
                <w:i w:val="0"/>
                <w:color w:val="auto"/>
                <w:sz w:val="22"/>
                <w:szCs w:val="22"/>
                <w:rPrChange w:id="4282" w:author="Phuong Giang" w:date="2012-02-22T23:46:00Z">
                  <w:rPr>
                    <w:ins w:id="4283" w:author="HungNguyen" w:date="2012-02-22T19:47:00Z"/>
                    <w:i w:val="0"/>
                    <w:sz w:val="18"/>
                    <w:szCs w:val="18"/>
                  </w:rPr>
                </w:rPrChange>
              </w:rPr>
            </w:pPr>
          </w:p>
        </w:tc>
      </w:tr>
      <w:tr w:rsidR="0065367C" w:rsidRPr="00D85E98" w:rsidTr="0042744C">
        <w:trPr>
          <w:ins w:id="4284" w:author="HungNguyen" w:date="2012-02-22T19:47:00Z"/>
        </w:trPr>
        <w:tc>
          <w:tcPr>
            <w:tcW w:w="570" w:type="dxa"/>
            <w:tcPrChange w:id="4285" w:author="Phuong Giang" w:date="2012-02-22T23:14:00Z">
              <w:tcPr>
                <w:tcW w:w="570" w:type="dxa"/>
              </w:tcPr>
            </w:tcPrChange>
          </w:tcPr>
          <w:p w:rsidR="0065367C" w:rsidRPr="00D85E98" w:rsidRDefault="0065367C" w:rsidP="00995D66">
            <w:pPr>
              <w:pStyle w:val="comment"/>
              <w:ind w:left="0"/>
              <w:rPr>
                <w:ins w:id="4286" w:author="HungNguyen" w:date="2012-02-22T19:47:00Z"/>
                <w:rFonts w:ascii="Times New Roman" w:hAnsi="Times New Roman" w:cs="Times New Roman"/>
                <w:i w:val="0"/>
                <w:color w:val="auto"/>
                <w:sz w:val="22"/>
                <w:szCs w:val="22"/>
                <w:rPrChange w:id="4287" w:author="Phuong Giang" w:date="2012-02-22T23:46:00Z">
                  <w:rPr>
                    <w:ins w:id="4288" w:author="HungNguyen" w:date="2012-02-22T19:47:00Z"/>
                    <w:i w:val="0"/>
                    <w:sz w:val="18"/>
                    <w:szCs w:val="18"/>
                  </w:rPr>
                </w:rPrChange>
              </w:rPr>
            </w:pPr>
            <w:ins w:id="4289" w:author="HungNguyen" w:date="2012-02-22T19:47:00Z">
              <w:r w:rsidRPr="00D85E98">
                <w:rPr>
                  <w:rFonts w:ascii="Times New Roman" w:hAnsi="Times New Roman" w:cs="Times New Roman"/>
                  <w:i w:val="0"/>
                  <w:color w:val="auto"/>
                  <w:sz w:val="22"/>
                  <w:szCs w:val="22"/>
                  <w:rPrChange w:id="4290"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05</w:t>
              </w:r>
            </w:ins>
          </w:p>
        </w:tc>
        <w:tc>
          <w:tcPr>
            <w:tcW w:w="2238" w:type="dxa"/>
            <w:tcPrChange w:id="4291" w:author="Phuong Giang" w:date="2012-02-22T23:14:00Z">
              <w:tcPr>
                <w:tcW w:w="1968" w:type="dxa"/>
                <w:gridSpan w:val="2"/>
              </w:tcPr>
            </w:tcPrChange>
          </w:tcPr>
          <w:p w:rsidR="0065367C" w:rsidRPr="00D85E98" w:rsidRDefault="0065367C" w:rsidP="00995D66">
            <w:pPr>
              <w:pStyle w:val="comment"/>
              <w:ind w:left="0"/>
              <w:rPr>
                <w:ins w:id="4292" w:author="HungNguyen" w:date="2012-02-22T19:47:00Z"/>
                <w:rFonts w:ascii="Times New Roman" w:hAnsi="Times New Roman" w:cs="Times New Roman"/>
                <w:i w:val="0"/>
                <w:color w:val="auto"/>
                <w:sz w:val="22"/>
                <w:szCs w:val="22"/>
                <w:rPrChange w:id="4293" w:author="Phuong Giang" w:date="2012-02-22T23:46:00Z">
                  <w:rPr>
                    <w:ins w:id="4294" w:author="HungNguyen" w:date="2012-02-22T19:47:00Z"/>
                    <w:i w:val="0"/>
                    <w:sz w:val="18"/>
                    <w:szCs w:val="18"/>
                  </w:rPr>
                </w:rPrChange>
              </w:rPr>
            </w:pPr>
            <w:ins w:id="4295" w:author="HungNguyen" w:date="2012-02-22T19:47:00Z">
              <w:r w:rsidRPr="00D85E98">
                <w:rPr>
                  <w:rFonts w:ascii="Times New Roman" w:hAnsi="Times New Roman" w:cs="Times New Roman"/>
                  <w:i w:val="0"/>
                  <w:color w:val="auto"/>
                  <w:sz w:val="22"/>
                  <w:szCs w:val="22"/>
                  <w:rPrChange w:id="4296"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Objective</w:t>
              </w:r>
            </w:ins>
          </w:p>
        </w:tc>
        <w:tc>
          <w:tcPr>
            <w:tcW w:w="1620" w:type="dxa"/>
            <w:tcPrChange w:id="4297" w:author="Phuong Giang" w:date="2012-02-22T23:14:00Z">
              <w:tcPr>
                <w:tcW w:w="1080" w:type="dxa"/>
                <w:gridSpan w:val="2"/>
              </w:tcPr>
            </w:tcPrChange>
          </w:tcPr>
          <w:p w:rsidR="0065367C" w:rsidRPr="00D85E98" w:rsidRDefault="0065367C" w:rsidP="00995D66">
            <w:pPr>
              <w:pStyle w:val="comment"/>
              <w:ind w:left="0"/>
              <w:rPr>
                <w:ins w:id="4298" w:author="HungNguyen" w:date="2012-02-22T19:47:00Z"/>
                <w:rFonts w:ascii="Times New Roman" w:hAnsi="Times New Roman" w:cs="Times New Roman"/>
                <w:i w:val="0"/>
                <w:color w:val="auto"/>
                <w:sz w:val="22"/>
                <w:szCs w:val="22"/>
                <w:rPrChange w:id="4299" w:author="Phuong Giang" w:date="2012-02-22T23:46:00Z">
                  <w:rPr>
                    <w:ins w:id="4300" w:author="HungNguyen" w:date="2012-02-22T19:47:00Z"/>
                    <w:i w:val="0"/>
                    <w:sz w:val="18"/>
                    <w:szCs w:val="18"/>
                  </w:rPr>
                </w:rPrChange>
              </w:rPr>
            </w:pPr>
            <w:ins w:id="4301" w:author="HungNguyen" w:date="2012-02-22T19:47:00Z">
              <w:r w:rsidRPr="00D85E98">
                <w:rPr>
                  <w:rFonts w:ascii="Times New Roman" w:hAnsi="Times New Roman" w:cs="Times New Roman"/>
                  <w:i w:val="0"/>
                  <w:color w:val="auto"/>
                  <w:sz w:val="22"/>
                  <w:szCs w:val="22"/>
                  <w:rPrChange w:id="4302"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170" w:type="dxa"/>
            <w:tcPrChange w:id="4303" w:author="Phuong Giang" w:date="2012-02-22T23:14:00Z">
              <w:tcPr>
                <w:tcW w:w="1170" w:type="dxa"/>
              </w:tcPr>
            </w:tcPrChange>
          </w:tcPr>
          <w:p w:rsidR="0065367C" w:rsidRPr="00D85E98" w:rsidRDefault="0065367C" w:rsidP="00995D66">
            <w:pPr>
              <w:pStyle w:val="comment"/>
              <w:ind w:left="0"/>
              <w:rPr>
                <w:ins w:id="4304" w:author="HungNguyen" w:date="2012-02-22T19:47:00Z"/>
                <w:rFonts w:ascii="Times New Roman" w:hAnsi="Times New Roman" w:cs="Times New Roman"/>
                <w:i w:val="0"/>
                <w:color w:val="auto"/>
                <w:sz w:val="22"/>
                <w:szCs w:val="22"/>
                <w:rPrChange w:id="4305" w:author="Phuong Giang" w:date="2012-02-22T23:46:00Z">
                  <w:rPr>
                    <w:ins w:id="4306" w:author="HungNguyen" w:date="2012-02-22T19:47:00Z"/>
                    <w:i w:val="0"/>
                    <w:sz w:val="18"/>
                    <w:szCs w:val="18"/>
                  </w:rPr>
                </w:rPrChange>
              </w:rPr>
            </w:pPr>
          </w:p>
        </w:tc>
        <w:tc>
          <w:tcPr>
            <w:tcW w:w="990" w:type="dxa"/>
            <w:tcPrChange w:id="4307" w:author="Phuong Giang" w:date="2012-02-22T23:14:00Z">
              <w:tcPr>
                <w:tcW w:w="1170" w:type="dxa"/>
              </w:tcPr>
            </w:tcPrChange>
          </w:tcPr>
          <w:p w:rsidR="0065367C" w:rsidRPr="00D85E98" w:rsidRDefault="0065367C" w:rsidP="00995D66">
            <w:pPr>
              <w:pStyle w:val="comment"/>
              <w:ind w:left="0"/>
              <w:rPr>
                <w:ins w:id="4308" w:author="HungNguyen" w:date="2012-02-22T19:47:00Z"/>
                <w:rFonts w:ascii="Times New Roman" w:hAnsi="Times New Roman" w:cs="Times New Roman"/>
                <w:i w:val="0"/>
                <w:color w:val="auto"/>
                <w:sz w:val="22"/>
                <w:szCs w:val="22"/>
                <w:rPrChange w:id="4309" w:author="Phuong Giang" w:date="2012-02-22T23:46:00Z">
                  <w:rPr>
                    <w:ins w:id="4310" w:author="HungNguyen" w:date="2012-02-22T19:47:00Z"/>
                    <w:i w:val="0"/>
                    <w:sz w:val="18"/>
                    <w:szCs w:val="18"/>
                  </w:rPr>
                </w:rPrChange>
              </w:rPr>
            </w:pPr>
            <w:ins w:id="4311" w:author="HungNguyen" w:date="2012-02-22T19:47:00Z">
              <w:r w:rsidRPr="00D85E98">
                <w:rPr>
                  <w:rFonts w:ascii="Times New Roman" w:hAnsi="Times New Roman" w:cs="Times New Roman"/>
                  <w:i w:val="0"/>
                  <w:color w:val="auto"/>
                  <w:sz w:val="22"/>
                  <w:szCs w:val="22"/>
                  <w:rPrChange w:id="4312"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313" w:author="Phuong Giang" w:date="2012-02-22T23:14:00Z">
              <w:tcPr>
                <w:tcW w:w="3618" w:type="dxa"/>
                <w:gridSpan w:val="2"/>
              </w:tcPr>
            </w:tcPrChange>
          </w:tcPr>
          <w:p w:rsidR="0065367C" w:rsidRPr="00D85E98" w:rsidRDefault="0065367C" w:rsidP="00995D66">
            <w:pPr>
              <w:pStyle w:val="comment"/>
              <w:ind w:left="0"/>
              <w:rPr>
                <w:ins w:id="4314" w:author="HungNguyen" w:date="2012-02-22T19:47:00Z"/>
                <w:rFonts w:ascii="Times New Roman" w:hAnsi="Times New Roman" w:cs="Times New Roman"/>
                <w:i w:val="0"/>
                <w:color w:val="auto"/>
                <w:sz w:val="22"/>
                <w:szCs w:val="22"/>
                <w:rPrChange w:id="4315" w:author="Phuong Giang" w:date="2012-02-22T23:46:00Z">
                  <w:rPr>
                    <w:ins w:id="4316" w:author="HungNguyen" w:date="2012-02-22T19:47:00Z"/>
                    <w:i w:val="0"/>
                    <w:sz w:val="18"/>
                    <w:szCs w:val="18"/>
                  </w:rPr>
                </w:rPrChange>
              </w:rPr>
            </w:pPr>
          </w:p>
        </w:tc>
      </w:tr>
      <w:tr w:rsidR="0065367C" w:rsidRPr="00D85E98" w:rsidTr="0042744C">
        <w:trPr>
          <w:ins w:id="4317" w:author="HungNguyen" w:date="2012-02-22T19:47:00Z"/>
        </w:trPr>
        <w:tc>
          <w:tcPr>
            <w:tcW w:w="570" w:type="dxa"/>
            <w:tcPrChange w:id="4318" w:author="Phuong Giang" w:date="2012-02-22T23:14:00Z">
              <w:tcPr>
                <w:tcW w:w="570" w:type="dxa"/>
              </w:tcPr>
            </w:tcPrChange>
          </w:tcPr>
          <w:p w:rsidR="0065367C" w:rsidRPr="00D85E98" w:rsidRDefault="0065367C" w:rsidP="00995D66">
            <w:pPr>
              <w:pStyle w:val="comment"/>
              <w:ind w:left="0"/>
              <w:rPr>
                <w:ins w:id="4319" w:author="HungNguyen" w:date="2012-02-22T19:47:00Z"/>
                <w:rFonts w:ascii="Times New Roman" w:hAnsi="Times New Roman" w:cs="Times New Roman"/>
                <w:i w:val="0"/>
                <w:color w:val="auto"/>
                <w:sz w:val="22"/>
                <w:szCs w:val="22"/>
                <w:rPrChange w:id="4320" w:author="Phuong Giang" w:date="2012-02-22T23:46:00Z">
                  <w:rPr>
                    <w:ins w:id="4321" w:author="HungNguyen" w:date="2012-02-22T19:47:00Z"/>
                    <w:i w:val="0"/>
                    <w:sz w:val="18"/>
                    <w:szCs w:val="18"/>
                  </w:rPr>
                </w:rPrChange>
              </w:rPr>
            </w:pPr>
            <w:ins w:id="4322" w:author="HungNguyen" w:date="2012-02-22T19:47:00Z">
              <w:r w:rsidRPr="00D85E98">
                <w:rPr>
                  <w:rFonts w:ascii="Times New Roman" w:hAnsi="Times New Roman" w:cs="Times New Roman"/>
                  <w:i w:val="0"/>
                  <w:color w:val="auto"/>
                  <w:sz w:val="22"/>
                  <w:szCs w:val="22"/>
                  <w:rPrChange w:id="4323"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06</w:t>
              </w:r>
            </w:ins>
          </w:p>
        </w:tc>
        <w:tc>
          <w:tcPr>
            <w:tcW w:w="2238" w:type="dxa"/>
            <w:tcPrChange w:id="4324" w:author="Phuong Giang" w:date="2012-02-22T23:14:00Z">
              <w:tcPr>
                <w:tcW w:w="1968" w:type="dxa"/>
                <w:gridSpan w:val="2"/>
              </w:tcPr>
            </w:tcPrChange>
          </w:tcPr>
          <w:p w:rsidR="0065367C" w:rsidRPr="00D85E98" w:rsidRDefault="0065367C" w:rsidP="00995D66">
            <w:pPr>
              <w:pStyle w:val="comment"/>
              <w:ind w:left="0"/>
              <w:rPr>
                <w:ins w:id="4325" w:author="HungNguyen" w:date="2012-02-22T19:47:00Z"/>
                <w:rFonts w:ascii="Times New Roman" w:hAnsi="Times New Roman" w:cs="Times New Roman"/>
                <w:i w:val="0"/>
                <w:color w:val="auto"/>
                <w:sz w:val="22"/>
                <w:szCs w:val="22"/>
                <w:rPrChange w:id="4326" w:author="Phuong Giang" w:date="2012-02-22T23:46:00Z">
                  <w:rPr>
                    <w:ins w:id="4327" w:author="HungNguyen" w:date="2012-02-22T19:47:00Z"/>
                    <w:i w:val="0"/>
                    <w:sz w:val="18"/>
                    <w:szCs w:val="18"/>
                  </w:rPr>
                </w:rPrChange>
              </w:rPr>
            </w:pPr>
            <w:ins w:id="4328" w:author="HungNguyen" w:date="2012-02-22T19:47:00Z">
              <w:r w:rsidRPr="00D85E98">
                <w:rPr>
                  <w:rFonts w:ascii="Times New Roman" w:hAnsi="Times New Roman" w:cs="Times New Roman"/>
                  <w:i w:val="0"/>
                  <w:color w:val="auto"/>
                  <w:sz w:val="22"/>
                  <w:szCs w:val="22"/>
                  <w:rPrChange w:id="4329"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Preparation</w:t>
              </w:r>
            </w:ins>
          </w:p>
        </w:tc>
        <w:tc>
          <w:tcPr>
            <w:tcW w:w="1620" w:type="dxa"/>
            <w:tcPrChange w:id="4330" w:author="Phuong Giang" w:date="2012-02-22T23:14:00Z">
              <w:tcPr>
                <w:tcW w:w="1080" w:type="dxa"/>
                <w:gridSpan w:val="2"/>
              </w:tcPr>
            </w:tcPrChange>
          </w:tcPr>
          <w:p w:rsidR="0065367C" w:rsidRPr="00D85E98" w:rsidRDefault="0065367C" w:rsidP="00995D66">
            <w:pPr>
              <w:pStyle w:val="comment"/>
              <w:ind w:left="0"/>
              <w:rPr>
                <w:ins w:id="4331" w:author="HungNguyen" w:date="2012-02-22T19:47:00Z"/>
                <w:rFonts w:ascii="Times New Roman" w:hAnsi="Times New Roman" w:cs="Times New Roman"/>
                <w:i w:val="0"/>
                <w:color w:val="auto"/>
                <w:sz w:val="22"/>
                <w:szCs w:val="22"/>
                <w:rPrChange w:id="4332" w:author="Phuong Giang" w:date="2012-02-22T23:46:00Z">
                  <w:rPr>
                    <w:ins w:id="4333" w:author="HungNguyen" w:date="2012-02-22T19:47:00Z"/>
                    <w:i w:val="0"/>
                    <w:sz w:val="18"/>
                    <w:szCs w:val="18"/>
                  </w:rPr>
                </w:rPrChange>
              </w:rPr>
            </w:pPr>
            <w:ins w:id="4334" w:author="HungNguyen" w:date="2012-02-22T19:47:00Z">
              <w:r w:rsidRPr="00D85E98">
                <w:rPr>
                  <w:rFonts w:ascii="Times New Roman" w:hAnsi="Times New Roman" w:cs="Times New Roman"/>
                  <w:i w:val="0"/>
                  <w:color w:val="auto"/>
                  <w:sz w:val="22"/>
                  <w:szCs w:val="22"/>
                  <w:rPrChange w:id="4335"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170" w:type="dxa"/>
            <w:tcPrChange w:id="4336" w:author="Phuong Giang" w:date="2012-02-22T23:14:00Z">
              <w:tcPr>
                <w:tcW w:w="1170" w:type="dxa"/>
              </w:tcPr>
            </w:tcPrChange>
          </w:tcPr>
          <w:p w:rsidR="0065367C" w:rsidRPr="00D85E98" w:rsidRDefault="0065367C" w:rsidP="00995D66">
            <w:pPr>
              <w:pStyle w:val="comment"/>
              <w:ind w:left="0"/>
              <w:rPr>
                <w:ins w:id="4337" w:author="HungNguyen" w:date="2012-02-22T19:47:00Z"/>
                <w:rFonts w:ascii="Times New Roman" w:hAnsi="Times New Roman" w:cs="Times New Roman"/>
                <w:i w:val="0"/>
                <w:color w:val="auto"/>
                <w:sz w:val="22"/>
                <w:szCs w:val="22"/>
                <w:rPrChange w:id="4338" w:author="Phuong Giang" w:date="2012-02-22T23:46:00Z">
                  <w:rPr>
                    <w:ins w:id="4339" w:author="HungNguyen" w:date="2012-02-22T19:47:00Z"/>
                    <w:i w:val="0"/>
                    <w:sz w:val="18"/>
                    <w:szCs w:val="18"/>
                  </w:rPr>
                </w:rPrChange>
              </w:rPr>
            </w:pPr>
          </w:p>
        </w:tc>
        <w:tc>
          <w:tcPr>
            <w:tcW w:w="990" w:type="dxa"/>
            <w:tcPrChange w:id="4340" w:author="Phuong Giang" w:date="2012-02-22T23:14:00Z">
              <w:tcPr>
                <w:tcW w:w="1170" w:type="dxa"/>
              </w:tcPr>
            </w:tcPrChange>
          </w:tcPr>
          <w:p w:rsidR="0065367C" w:rsidRPr="00D85E98" w:rsidRDefault="0065367C" w:rsidP="00995D66">
            <w:pPr>
              <w:pStyle w:val="comment"/>
              <w:ind w:left="0"/>
              <w:rPr>
                <w:ins w:id="4341" w:author="HungNguyen" w:date="2012-02-22T19:47:00Z"/>
                <w:rFonts w:ascii="Times New Roman" w:hAnsi="Times New Roman" w:cs="Times New Roman"/>
                <w:i w:val="0"/>
                <w:color w:val="auto"/>
                <w:sz w:val="22"/>
                <w:szCs w:val="22"/>
                <w:rPrChange w:id="4342" w:author="Phuong Giang" w:date="2012-02-22T23:46:00Z">
                  <w:rPr>
                    <w:ins w:id="4343" w:author="HungNguyen" w:date="2012-02-22T19:47:00Z"/>
                    <w:i w:val="0"/>
                    <w:sz w:val="18"/>
                    <w:szCs w:val="18"/>
                  </w:rPr>
                </w:rPrChange>
              </w:rPr>
            </w:pPr>
            <w:ins w:id="4344" w:author="HungNguyen" w:date="2012-02-22T19:47:00Z">
              <w:r w:rsidRPr="00D85E98">
                <w:rPr>
                  <w:rFonts w:ascii="Times New Roman" w:hAnsi="Times New Roman" w:cs="Times New Roman"/>
                  <w:i w:val="0"/>
                  <w:color w:val="auto"/>
                  <w:sz w:val="22"/>
                  <w:szCs w:val="22"/>
                  <w:rPrChange w:id="4345"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346" w:author="Phuong Giang" w:date="2012-02-22T23:14:00Z">
              <w:tcPr>
                <w:tcW w:w="3618" w:type="dxa"/>
                <w:gridSpan w:val="2"/>
              </w:tcPr>
            </w:tcPrChange>
          </w:tcPr>
          <w:p w:rsidR="0065367C" w:rsidRPr="00D85E98" w:rsidRDefault="0065367C" w:rsidP="00995D66">
            <w:pPr>
              <w:pStyle w:val="comment"/>
              <w:ind w:left="0"/>
              <w:rPr>
                <w:ins w:id="4347" w:author="HungNguyen" w:date="2012-02-22T19:47:00Z"/>
                <w:rFonts w:ascii="Times New Roman" w:hAnsi="Times New Roman" w:cs="Times New Roman"/>
                <w:i w:val="0"/>
                <w:color w:val="auto"/>
                <w:sz w:val="22"/>
                <w:szCs w:val="22"/>
                <w:rPrChange w:id="4348" w:author="Phuong Giang" w:date="2012-02-22T23:46:00Z">
                  <w:rPr>
                    <w:ins w:id="4349" w:author="HungNguyen" w:date="2012-02-22T19:47:00Z"/>
                    <w:i w:val="0"/>
                    <w:sz w:val="18"/>
                    <w:szCs w:val="18"/>
                  </w:rPr>
                </w:rPrChange>
              </w:rPr>
            </w:pPr>
          </w:p>
        </w:tc>
      </w:tr>
      <w:tr w:rsidR="0065367C" w:rsidRPr="00D85E98" w:rsidTr="0042744C">
        <w:trPr>
          <w:ins w:id="4350" w:author="HungNguyen" w:date="2012-02-22T19:47:00Z"/>
        </w:trPr>
        <w:tc>
          <w:tcPr>
            <w:tcW w:w="570" w:type="dxa"/>
            <w:tcPrChange w:id="4351" w:author="Phuong Giang" w:date="2012-02-22T23:14:00Z">
              <w:tcPr>
                <w:tcW w:w="570" w:type="dxa"/>
              </w:tcPr>
            </w:tcPrChange>
          </w:tcPr>
          <w:p w:rsidR="0065367C" w:rsidRPr="00D85E98" w:rsidRDefault="0065367C" w:rsidP="00995D66">
            <w:pPr>
              <w:pStyle w:val="comment"/>
              <w:ind w:left="0"/>
              <w:rPr>
                <w:ins w:id="4352" w:author="HungNguyen" w:date="2012-02-22T19:47:00Z"/>
                <w:rFonts w:ascii="Times New Roman" w:hAnsi="Times New Roman" w:cs="Times New Roman"/>
                <w:i w:val="0"/>
                <w:color w:val="auto"/>
                <w:sz w:val="22"/>
                <w:szCs w:val="22"/>
                <w:rPrChange w:id="4353" w:author="Phuong Giang" w:date="2012-02-22T23:46:00Z">
                  <w:rPr>
                    <w:ins w:id="4354" w:author="HungNguyen" w:date="2012-02-22T19:47:00Z"/>
                    <w:i w:val="0"/>
                    <w:sz w:val="18"/>
                    <w:szCs w:val="18"/>
                  </w:rPr>
                </w:rPrChange>
              </w:rPr>
            </w:pPr>
            <w:ins w:id="4355" w:author="HungNguyen" w:date="2012-02-22T19:47:00Z">
              <w:r w:rsidRPr="00D85E98">
                <w:rPr>
                  <w:rFonts w:ascii="Times New Roman" w:hAnsi="Times New Roman" w:cs="Times New Roman"/>
                  <w:i w:val="0"/>
                  <w:color w:val="auto"/>
                  <w:sz w:val="22"/>
                  <w:szCs w:val="22"/>
                  <w:rPrChange w:id="4356"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07</w:t>
              </w:r>
            </w:ins>
          </w:p>
        </w:tc>
        <w:tc>
          <w:tcPr>
            <w:tcW w:w="2238" w:type="dxa"/>
            <w:tcPrChange w:id="4357" w:author="Phuong Giang" w:date="2012-02-22T23:14:00Z">
              <w:tcPr>
                <w:tcW w:w="1968" w:type="dxa"/>
                <w:gridSpan w:val="2"/>
              </w:tcPr>
            </w:tcPrChange>
          </w:tcPr>
          <w:p w:rsidR="0065367C" w:rsidRPr="00D85E98" w:rsidRDefault="0065367C" w:rsidP="00995D66">
            <w:pPr>
              <w:pStyle w:val="comment"/>
              <w:ind w:left="0"/>
              <w:rPr>
                <w:ins w:id="4358" w:author="HungNguyen" w:date="2012-02-22T19:47:00Z"/>
                <w:rFonts w:ascii="Times New Roman" w:hAnsi="Times New Roman" w:cs="Times New Roman"/>
                <w:i w:val="0"/>
                <w:color w:val="auto"/>
                <w:sz w:val="22"/>
                <w:szCs w:val="22"/>
                <w:rPrChange w:id="4359" w:author="Phuong Giang" w:date="2012-02-22T23:46:00Z">
                  <w:rPr>
                    <w:ins w:id="4360" w:author="HungNguyen" w:date="2012-02-22T19:47:00Z"/>
                    <w:i w:val="0"/>
                    <w:sz w:val="18"/>
                    <w:szCs w:val="18"/>
                  </w:rPr>
                </w:rPrChange>
              </w:rPr>
            </w:pPr>
            <w:proofErr w:type="spellStart"/>
            <w:ins w:id="4361" w:author="HungNguyen" w:date="2012-02-22T19:47:00Z">
              <w:r w:rsidRPr="00D85E98">
                <w:rPr>
                  <w:rFonts w:ascii="Times New Roman" w:hAnsi="Times New Roman" w:cs="Times New Roman"/>
                  <w:i w:val="0"/>
                  <w:color w:val="auto"/>
                  <w:sz w:val="22"/>
                  <w:szCs w:val="22"/>
                  <w:rPrChange w:id="4362"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Seesion</w:t>
              </w:r>
              <w:proofErr w:type="spellEnd"/>
            </w:ins>
          </w:p>
        </w:tc>
        <w:tc>
          <w:tcPr>
            <w:tcW w:w="1620" w:type="dxa"/>
            <w:tcPrChange w:id="4363" w:author="Phuong Giang" w:date="2012-02-22T23:14:00Z">
              <w:tcPr>
                <w:tcW w:w="1080" w:type="dxa"/>
                <w:gridSpan w:val="2"/>
              </w:tcPr>
            </w:tcPrChange>
          </w:tcPr>
          <w:p w:rsidR="0065367C" w:rsidRPr="00D85E98" w:rsidRDefault="0065367C" w:rsidP="00995D66">
            <w:pPr>
              <w:pStyle w:val="comment"/>
              <w:ind w:left="0"/>
              <w:rPr>
                <w:ins w:id="4364" w:author="HungNguyen" w:date="2012-02-22T19:47:00Z"/>
                <w:rFonts w:ascii="Times New Roman" w:hAnsi="Times New Roman" w:cs="Times New Roman"/>
                <w:i w:val="0"/>
                <w:color w:val="auto"/>
                <w:sz w:val="22"/>
                <w:szCs w:val="22"/>
                <w:rPrChange w:id="4365" w:author="Phuong Giang" w:date="2012-02-22T23:46:00Z">
                  <w:rPr>
                    <w:ins w:id="4366" w:author="HungNguyen" w:date="2012-02-22T19:47:00Z"/>
                    <w:i w:val="0"/>
                    <w:sz w:val="18"/>
                    <w:szCs w:val="18"/>
                  </w:rPr>
                </w:rPrChange>
              </w:rPr>
            </w:pPr>
            <w:proofErr w:type="spellStart"/>
            <w:ins w:id="4367" w:author="HungNguyen" w:date="2012-02-22T19:47:00Z">
              <w:r w:rsidRPr="00D85E98">
                <w:rPr>
                  <w:rFonts w:ascii="Times New Roman" w:hAnsi="Times New Roman" w:cs="Times New Roman"/>
                  <w:i w:val="0"/>
                  <w:color w:val="auto"/>
                  <w:sz w:val="22"/>
                  <w:szCs w:val="22"/>
                  <w:rPrChange w:id="436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Int</w:t>
              </w:r>
              <w:proofErr w:type="spellEnd"/>
            </w:ins>
          </w:p>
        </w:tc>
        <w:tc>
          <w:tcPr>
            <w:tcW w:w="1170" w:type="dxa"/>
            <w:tcPrChange w:id="4369" w:author="Phuong Giang" w:date="2012-02-22T23:14:00Z">
              <w:tcPr>
                <w:tcW w:w="1170" w:type="dxa"/>
              </w:tcPr>
            </w:tcPrChange>
          </w:tcPr>
          <w:p w:rsidR="0065367C" w:rsidRPr="00D85E98" w:rsidRDefault="0065367C" w:rsidP="00995D66">
            <w:pPr>
              <w:pStyle w:val="comment"/>
              <w:ind w:left="0"/>
              <w:rPr>
                <w:ins w:id="4370" w:author="HungNguyen" w:date="2012-02-22T19:47:00Z"/>
                <w:rFonts w:ascii="Times New Roman" w:hAnsi="Times New Roman" w:cs="Times New Roman"/>
                <w:i w:val="0"/>
                <w:color w:val="auto"/>
                <w:sz w:val="22"/>
                <w:szCs w:val="22"/>
                <w:rPrChange w:id="4371" w:author="Phuong Giang" w:date="2012-02-22T23:46:00Z">
                  <w:rPr>
                    <w:ins w:id="4372" w:author="HungNguyen" w:date="2012-02-22T19:47:00Z"/>
                    <w:i w:val="0"/>
                    <w:sz w:val="18"/>
                    <w:szCs w:val="18"/>
                  </w:rPr>
                </w:rPrChange>
              </w:rPr>
            </w:pPr>
          </w:p>
        </w:tc>
        <w:tc>
          <w:tcPr>
            <w:tcW w:w="990" w:type="dxa"/>
            <w:tcPrChange w:id="4373" w:author="Phuong Giang" w:date="2012-02-22T23:14:00Z">
              <w:tcPr>
                <w:tcW w:w="1170" w:type="dxa"/>
              </w:tcPr>
            </w:tcPrChange>
          </w:tcPr>
          <w:p w:rsidR="0065367C" w:rsidRPr="00D85E98" w:rsidRDefault="0065367C" w:rsidP="00995D66">
            <w:pPr>
              <w:pStyle w:val="comment"/>
              <w:ind w:left="0"/>
              <w:rPr>
                <w:ins w:id="4374" w:author="HungNguyen" w:date="2012-02-22T19:47:00Z"/>
                <w:rFonts w:ascii="Times New Roman" w:hAnsi="Times New Roman" w:cs="Times New Roman"/>
                <w:i w:val="0"/>
                <w:color w:val="auto"/>
                <w:sz w:val="22"/>
                <w:szCs w:val="22"/>
                <w:rPrChange w:id="4375" w:author="Phuong Giang" w:date="2012-02-22T23:46:00Z">
                  <w:rPr>
                    <w:ins w:id="4376" w:author="HungNguyen" w:date="2012-02-22T19:47:00Z"/>
                    <w:i w:val="0"/>
                    <w:sz w:val="18"/>
                    <w:szCs w:val="18"/>
                  </w:rPr>
                </w:rPrChange>
              </w:rPr>
            </w:pPr>
            <w:ins w:id="4377" w:author="HungNguyen" w:date="2012-02-22T19:47:00Z">
              <w:r w:rsidRPr="00D85E98">
                <w:rPr>
                  <w:rFonts w:ascii="Times New Roman" w:hAnsi="Times New Roman" w:cs="Times New Roman"/>
                  <w:i w:val="0"/>
                  <w:color w:val="auto"/>
                  <w:sz w:val="22"/>
                  <w:szCs w:val="22"/>
                  <w:rPrChange w:id="437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 xml:space="preserve">Public </w:t>
              </w:r>
            </w:ins>
          </w:p>
        </w:tc>
        <w:tc>
          <w:tcPr>
            <w:tcW w:w="2988" w:type="dxa"/>
            <w:tcPrChange w:id="4379" w:author="Phuong Giang" w:date="2012-02-22T23:14:00Z">
              <w:tcPr>
                <w:tcW w:w="3618" w:type="dxa"/>
                <w:gridSpan w:val="2"/>
              </w:tcPr>
            </w:tcPrChange>
          </w:tcPr>
          <w:p w:rsidR="0065367C" w:rsidRPr="00D85E98" w:rsidRDefault="0065367C" w:rsidP="00995D66">
            <w:pPr>
              <w:pStyle w:val="comment"/>
              <w:ind w:left="0"/>
              <w:rPr>
                <w:ins w:id="4380" w:author="HungNguyen" w:date="2012-02-22T19:47:00Z"/>
                <w:rFonts w:ascii="Times New Roman" w:hAnsi="Times New Roman" w:cs="Times New Roman"/>
                <w:i w:val="0"/>
                <w:color w:val="auto"/>
                <w:sz w:val="22"/>
                <w:szCs w:val="22"/>
                <w:rPrChange w:id="4381" w:author="Phuong Giang" w:date="2012-02-22T23:46:00Z">
                  <w:rPr>
                    <w:ins w:id="4382" w:author="HungNguyen" w:date="2012-02-22T19:47:00Z"/>
                    <w:i w:val="0"/>
                    <w:sz w:val="18"/>
                    <w:szCs w:val="18"/>
                  </w:rPr>
                </w:rPrChange>
              </w:rPr>
            </w:pPr>
          </w:p>
        </w:tc>
      </w:tr>
      <w:tr w:rsidR="0065367C" w:rsidRPr="00D85E98" w:rsidTr="0042744C">
        <w:trPr>
          <w:ins w:id="4383" w:author="HungNguyen" w:date="2012-02-22T19:47:00Z"/>
        </w:trPr>
        <w:tc>
          <w:tcPr>
            <w:tcW w:w="570" w:type="dxa"/>
            <w:tcPrChange w:id="4384" w:author="Phuong Giang" w:date="2012-02-22T23:14:00Z">
              <w:tcPr>
                <w:tcW w:w="570" w:type="dxa"/>
              </w:tcPr>
            </w:tcPrChange>
          </w:tcPr>
          <w:p w:rsidR="0065367C" w:rsidRPr="00D85E98" w:rsidRDefault="0065367C" w:rsidP="00995D66">
            <w:pPr>
              <w:pStyle w:val="comment"/>
              <w:ind w:left="0"/>
              <w:rPr>
                <w:ins w:id="4385" w:author="HungNguyen" w:date="2012-02-22T19:47:00Z"/>
                <w:rFonts w:ascii="Times New Roman" w:hAnsi="Times New Roman" w:cs="Times New Roman"/>
                <w:i w:val="0"/>
                <w:color w:val="auto"/>
                <w:sz w:val="22"/>
                <w:szCs w:val="22"/>
                <w:rPrChange w:id="4386" w:author="Phuong Giang" w:date="2012-02-22T23:46:00Z">
                  <w:rPr>
                    <w:ins w:id="4387" w:author="HungNguyen" w:date="2012-02-22T19:47:00Z"/>
                    <w:i w:val="0"/>
                    <w:sz w:val="18"/>
                    <w:szCs w:val="18"/>
                  </w:rPr>
                </w:rPrChange>
              </w:rPr>
            </w:pPr>
            <w:ins w:id="4388" w:author="HungNguyen" w:date="2012-02-22T19:47:00Z">
              <w:r w:rsidRPr="00D85E98">
                <w:rPr>
                  <w:rFonts w:ascii="Times New Roman" w:hAnsi="Times New Roman" w:cs="Times New Roman"/>
                  <w:i w:val="0"/>
                  <w:color w:val="auto"/>
                  <w:sz w:val="22"/>
                  <w:szCs w:val="22"/>
                  <w:rPrChange w:id="4389"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08</w:t>
              </w:r>
            </w:ins>
          </w:p>
        </w:tc>
        <w:tc>
          <w:tcPr>
            <w:tcW w:w="2238" w:type="dxa"/>
            <w:tcPrChange w:id="4390" w:author="Phuong Giang" w:date="2012-02-22T23:14:00Z">
              <w:tcPr>
                <w:tcW w:w="1968" w:type="dxa"/>
                <w:gridSpan w:val="2"/>
              </w:tcPr>
            </w:tcPrChange>
          </w:tcPr>
          <w:p w:rsidR="0065367C" w:rsidRPr="00D85E98" w:rsidRDefault="0065367C" w:rsidP="00995D66">
            <w:pPr>
              <w:pStyle w:val="comment"/>
              <w:ind w:left="0"/>
              <w:rPr>
                <w:ins w:id="4391" w:author="HungNguyen" w:date="2012-02-22T19:47:00Z"/>
                <w:rFonts w:ascii="Times New Roman" w:hAnsi="Times New Roman" w:cs="Times New Roman"/>
                <w:i w:val="0"/>
                <w:color w:val="auto"/>
                <w:sz w:val="22"/>
                <w:szCs w:val="22"/>
                <w:rPrChange w:id="4392" w:author="Phuong Giang" w:date="2012-02-22T23:46:00Z">
                  <w:rPr>
                    <w:ins w:id="4393" w:author="HungNguyen" w:date="2012-02-22T19:47:00Z"/>
                    <w:i w:val="0"/>
                    <w:sz w:val="18"/>
                    <w:szCs w:val="18"/>
                  </w:rPr>
                </w:rPrChange>
              </w:rPr>
            </w:pPr>
            <w:ins w:id="4394" w:author="HungNguyen" w:date="2012-02-22T19:47:00Z">
              <w:r w:rsidRPr="00D85E98">
                <w:rPr>
                  <w:rFonts w:ascii="Times New Roman" w:hAnsi="Times New Roman" w:cs="Times New Roman"/>
                  <w:i w:val="0"/>
                  <w:color w:val="auto"/>
                  <w:sz w:val="22"/>
                  <w:szCs w:val="22"/>
                  <w:rPrChange w:id="4395"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Subject</w:t>
              </w:r>
            </w:ins>
          </w:p>
        </w:tc>
        <w:tc>
          <w:tcPr>
            <w:tcW w:w="1620" w:type="dxa"/>
            <w:tcPrChange w:id="4396" w:author="Phuong Giang" w:date="2012-02-22T23:14:00Z">
              <w:tcPr>
                <w:tcW w:w="1080" w:type="dxa"/>
                <w:gridSpan w:val="2"/>
              </w:tcPr>
            </w:tcPrChange>
          </w:tcPr>
          <w:p w:rsidR="0065367C" w:rsidRPr="00D85E98" w:rsidRDefault="0065367C" w:rsidP="00995D66">
            <w:pPr>
              <w:pStyle w:val="comment"/>
              <w:ind w:left="0"/>
              <w:rPr>
                <w:ins w:id="4397" w:author="HungNguyen" w:date="2012-02-22T19:47:00Z"/>
                <w:rFonts w:ascii="Times New Roman" w:hAnsi="Times New Roman" w:cs="Times New Roman"/>
                <w:i w:val="0"/>
                <w:color w:val="auto"/>
                <w:sz w:val="22"/>
                <w:szCs w:val="22"/>
                <w:rPrChange w:id="4398" w:author="Phuong Giang" w:date="2012-02-22T23:46:00Z">
                  <w:rPr>
                    <w:ins w:id="4399" w:author="HungNguyen" w:date="2012-02-22T19:47:00Z"/>
                    <w:i w:val="0"/>
                    <w:sz w:val="18"/>
                    <w:szCs w:val="18"/>
                  </w:rPr>
                </w:rPrChange>
              </w:rPr>
            </w:pPr>
            <w:ins w:id="4400" w:author="HungNguyen" w:date="2012-02-22T19:47:00Z">
              <w:r w:rsidRPr="00D85E98">
                <w:rPr>
                  <w:rFonts w:ascii="Times New Roman" w:hAnsi="Times New Roman" w:cs="Times New Roman"/>
                  <w:i w:val="0"/>
                  <w:color w:val="auto"/>
                  <w:sz w:val="22"/>
                  <w:szCs w:val="22"/>
                  <w:rPrChange w:id="440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170" w:type="dxa"/>
            <w:tcPrChange w:id="4402" w:author="Phuong Giang" w:date="2012-02-22T23:14:00Z">
              <w:tcPr>
                <w:tcW w:w="1170" w:type="dxa"/>
              </w:tcPr>
            </w:tcPrChange>
          </w:tcPr>
          <w:p w:rsidR="0065367C" w:rsidRPr="00D85E98" w:rsidRDefault="0065367C" w:rsidP="00995D66">
            <w:pPr>
              <w:pStyle w:val="comment"/>
              <w:ind w:left="0"/>
              <w:rPr>
                <w:ins w:id="4403" w:author="HungNguyen" w:date="2012-02-22T19:47:00Z"/>
                <w:rFonts w:ascii="Times New Roman" w:hAnsi="Times New Roman" w:cs="Times New Roman"/>
                <w:i w:val="0"/>
                <w:color w:val="auto"/>
                <w:sz w:val="22"/>
                <w:szCs w:val="22"/>
                <w:rPrChange w:id="4404" w:author="Phuong Giang" w:date="2012-02-22T23:46:00Z">
                  <w:rPr>
                    <w:ins w:id="4405" w:author="HungNguyen" w:date="2012-02-22T19:47:00Z"/>
                    <w:i w:val="0"/>
                    <w:sz w:val="18"/>
                    <w:szCs w:val="18"/>
                  </w:rPr>
                </w:rPrChange>
              </w:rPr>
            </w:pPr>
          </w:p>
        </w:tc>
        <w:tc>
          <w:tcPr>
            <w:tcW w:w="990" w:type="dxa"/>
            <w:tcPrChange w:id="4406" w:author="Phuong Giang" w:date="2012-02-22T23:14:00Z">
              <w:tcPr>
                <w:tcW w:w="1800" w:type="dxa"/>
                <w:gridSpan w:val="2"/>
              </w:tcPr>
            </w:tcPrChange>
          </w:tcPr>
          <w:p w:rsidR="0065367C" w:rsidRPr="00D85E98" w:rsidRDefault="0065367C" w:rsidP="00995D66">
            <w:pPr>
              <w:pStyle w:val="comment"/>
              <w:ind w:left="0"/>
              <w:rPr>
                <w:ins w:id="4407" w:author="HungNguyen" w:date="2012-02-22T19:47:00Z"/>
                <w:rFonts w:ascii="Times New Roman" w:hAnsi="Times New Roman" w:cs="Times New Roman"/>
                <w:i w:val="0"/>
                <w:color w:val="auto"/>
                <w:sz w:val="22"/>
                <w:szCs w:val="22"/>
                <w:rPrChange w:id="4408" w:author="Phuong Giang" w:date="2012-02-22T23:46:00Z">
                  <w:rPr>
                    <w:ins w:id="4409" w:author="HungNguyen" w:date="2012-02-22T19:47:00Z"/>
                    <w:i w:val="0"/>
                    <w:sz w:val="18"/>
                    <w:szCs w:val="18"/>
                  </w:rPr>
                </w:rPrChange>
              </w:rPr>
            </w:pPr>
            <w:ins w:id="4410" w:author="HungNguyen" w:date="2012-02-22T19:47:00Z">
              <w:r w:rsidRPr="00D85E98">
                <w:rPr>
                  <w:rFonts w:ascii="Times New Roman" w:hAnsi="Times New Roman" w:cs="Times New Roman"/>
                  <w:i w:val="0"/>
                  <w:color w:val="auto"/>
                  <w:sz w:val="22"/>
                  <w:szCs w:val="22"/>
                  <w:rPrChange w:id="441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412" w:author="Phuong Giang" w:date="2012-02-22T23:14:00Z">
              <w:tcPr>
                <w:tcW w:w="2988" w:type="dxa"/>
              </w:tcPr>
            </w:tcPrChange>
          </w:tcPr>
          <w:p w:rsidR="0065367C" w:rsidRPr="00D85E98" w:rsidRDefault="0065367C" w:rsidP="00995D66">
            <w:pPr>
              <w:pStyle w:val="comment"/>
              <w:ind w:left="0"/>
              <w:rPr>
                <w:ins w:id="4413" w:author="HungNguyen" w:date="2012-02-22T19:47:00Z"/>
                <w:rFonts w:ascii="Times New Roman" w:hAnsi="Times New Roman" w:cs="Times New Roman"/>
                <w:i w:val="0"/>
                <w:color w:val="auto"/>
                <w:sz w:val="22"/>
                <w:szCs w:val="22"/>
                <w:rPrChange w:id="4414" w:author="Phuong Giang" w:date="2012-02-22T23:46:00Z">
                  <w:rPr>
                    <w:ins w:id="4415" w:author="HungNguyen" w:date="2012-02-22T19:47:00Z"/>
                    <w:i w:val="0"/>
                    <w:sz w:val="18"/>
                    <w:szCs w:val="18"/>
                  </w:rPr>
                </w:rPrChange>
              </w:rPr>
            </w:pPr>
          </w:p>
        </w:tc>
      </w:tr>
      <w:tr w:rsidR="0065367C" w:rsidRPr="00D85E98" w:rsidTr="0042744C">
        <w:trPr>
          <w:ins w:id="4416" w:author="HungNguyen" w:date="2012-02-22T19:47:00Z"/>
        </w:trPr>
        <w:tc>
          <w:tcPr>
            <w:tcW w:w="570" w:type="dxa"/>
            <w:tcPrChange w:id="4417" w:author="Phuong Giang" w:date="2012-02-22T23:14:00Z">
              <w:tcPr>
                <w:tcW w:w="570" w:type="dxa"/>
              </w:tcPr>
            </w:tcPrChange>
          </w:tcPr>
          <w:p w:rsidR="0065367C" w:rsidRPr="00D85E98" w:rsidRDefault="0065367C" w:rsidP="00995D66">
            <w:pPr>
              <w:pStyle w:val="comment"/>
              <w:ind w:left="0"/>
              <w:rPr>
                <w:ins w:id="4418" w:author="HungNguyen" w:date="2012-02-22T19:47:00Z"/>
                <w:rFonts w:ascii="Times New Roman" w:hAnsi="Times New Roman" w:cs="Times New Roman"/>
                <w:i w:val="0"/>
                <w:color w:val="auto"/>
                <w:sz w:val="22"/>
                <w:szCs w:val="22"/>
                <w:rPrChange w:id="4419" w:author="Phuong Giang" w:date="2012-02-22T23:46:00Z">
                  <w:rPr>
                    <w:ins w:id="4420" w:author="HungNguyen" w:date="2012-02-22T19:47:00Z"/>
                    <w:i w:val="0"/>
                    <w:sz w:val="18"/>
                    <w:szCs w:val="18"/>
                  </w:rPr>
                </w:rPrChange>
              </w:rPr>
            </w:pPr>
            <w:ins w:id="4421" w:author="HungNguyen" w:date="2012-02-22T19:47:00Z">
              <w:r w:rsidRPr="00D85E98">
                <w:rPr>
                  <w:rFonts w:ascii="Times New Roman" w:hAnsi="Times New Roman" w:cs="Times New Roman"/>
                  <w:i w:val="0"/>
                  <w:color w:val="auto"/>
                  <w:sz w:val="22"/>
                  <w:szCs w:val="22"/>
                  <w:rPrChange w:id="4422"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09</w:t>
              </w:r>
            </w:ins>
          </w:p>
        </w:tc>
        <w:tc>
          <w:tcPr>
            <w:tcW w:w="2238" w:type="dxa"/>
            <w:tcPrChange w:id="4423" w:author="Phuong Giang" w:date="2012-02-22T23:14:00Z">
              <w:tcPr>
                <w:tcW w:w="1968" w:type="dxa"/>
                <w:gridSpan w:val="2"/>
              </w:tcPr>
            </w:tcPrChange>
          </w:tcPr>
          <w:p w:rsidR="0065367C" w:rsidRPr="00D85E98" w:rsidRDefault="0065367C" w:rsidP="00995D66">
            <w:pPr>
              <w:pStyle w:val="comment"/>
              <w:ind w:left="0"/>
              <w:rPr>
                <w:ins w:id="4424" w:author="HungNguyen" w:date="2012-02-22T19:47:00Z"/>
                <w:rFonts w:ascii="Times New Roman" w:hAnsi="Times New Roman" w:cs="Times New Roman"/>
                <w:i w:val="0"/>
                <w:color w:val="auto"/>
                <w:sz w:val="22"/>
                <w:szCs w:val="22"/>
                <w:rPrChange w:id="4425" w:author="Phuong Giang" w:date="2012-02-22T23:46:00Z">
                  <w:rPr>
                    <w:ins w:id="4426" w:author="HungNguyen" w:date="2012-02-22T19:47:00Z"/>
                    <w:i w:val="0"/>
                    <w:sz w:val="18"/>
                    <w:szCs w:val="18"/>
                  </w:rPr>
                </w:rPrChange>
              </w:rPr>
            </w:pPr>
            <w:ins w:id="4427" w:author="HungNguyen" w:date="2012-02-22T19:47:00Z">
              <w:r w:rsidRPr="00D85E98">
                <w:rPr>
                  <w:rFonts w:ascii="Times New Roman" w:hAnsi="Times New Roman" w:cs="Times New Roman"/>
                  <w:i w:val="0"/>
                  <w:color w:val="auto"/>
                  <w:sz w:val="22"/>
                  <w:szCs w:val="22"/>
                  <w:rPrChange w:id="442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Topic</w:t>
              </w:r>
            </w:ins>
          </w:p>
        </w:tc>
        <w:tc>
          <w:tcPr>
            <w:tcW w:w="1620" w:type="dxa"/>
            <w:tcPrChange w:id="4429" w:author="Phuong Giang" w:date="2012-02-22T23:14:00Z">
              <w:tcPr>
                <w:tcW w:w="1080" w:type="dxa"/>
                <w:gridSpan w:val="2"/>
              </w:tcPr>
            </w:tcPrChange>
          </w:tcPr>
          <w:p w:rsidR="0065367C" w:rsidRPr="00D85E98" w:rsidRDefault="0065367C" w:rsidP="00995D66">
            <w:pPr>
              <w:pStyle w:val="comment"/>
              <w:ind w:left="0"/>
              <w:rPr>
                <w:ins w:id="4430" w:author="HungNguyen" w:date="2012-02-22T19:47:00Z"/>
                <w:rFonts w:ascii="Times New Roman" w:hAnsi="Times New Roman" w:cs="Times New Roman"/>
                <w:i w:val="0"/>
                <w:color w:val="auto"/>
                <w:sz w:val="22"/>
                <w:szCs w:val="22"/>
                <w:rPrChange w:id="4431" w:author="Phuong Giang" w:date="2012-02-22T23:46:00Z">
                  <w:rPr>
                    <w:ins w:id="4432" w:author="HungNguyen" w:date="2012-02-22T19:47:00Z"/>
                    <w:i w:val="0"/>
                    <w:sz w:val="18"/>
                    <w:szCs w:val="18"/>
                  </w:rPr>
                </w:rPrChange>
              </w:rPr>
            </w:pPr>
            <w:ins w:id="4433" w:author="HungNguyen" w:date="2012-02-22T19:47:00Z">
              <w:r w:rsidRPr="00D85E98">
                <w:rPr>
                  <w:rFonts w:ascii="Times New Roman" w:hAnsi="Times New Roman" w:cs="Times New Roman"/>
                  <w:i w:val="0"/>
                  <w:color w:val="auto"/>
                  <w:sz w:val="22"/>
                  <w:szCs w:val="22"/>
                  <w:rPrChange w:id="443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String</w:t>
              </w:r>
            </w:ins>
          </w:p>
        </w:tc>
        <w:tc>
          <w:tcPr>
            <w:tcW w:w="1170" w:type="dxa"/>
            <w:tcPrChange w:id="4435" w:author="Phuong Giang" w:date="2012-02-22T23:14:00Z">
              <w:tcPr>
                <w:tcW w:w="1170" w:type="dxa"/>
              </w:tcPr>
            </w:tcPrChange>
          </w:tcPr>
          <w:p w:rsidR="0065367C" w:rsidRPr="00D85E98" w:rsidRDefault="0065367C" w:rsidP="00995D66">
            <w:pPr>
              <w:pStyle w:val="comment"/>
              <w:ind w:left="0"/>
              <w:rPr>
                <w:ins w:id="4436" w:author="HungNguyen" w:date="2012-02-22T19:47:00Z"/>
                <w:rFonts w:ascii="Times New Roman" w:hAnsi="Times New Roman" w:cs="Times New Roman"/>
                <w:i w:val="0"/>
                <w:color w:val="auto"/>
                <w:sz w:val="22"/>
                <w:szCs w:val="22"/>
                <w:rPrChange w:id="4437" w:author="Phuong Giang" w:date="2012-02-22T23:46:00Z">
                  <w:rPr>
                    <w:ins w:id="4438" w:author="HungNguyen" w:date="2012-02-22T19:47:00Z"/>
                    <w:i w:val="0"/>
                    <w:sz w:val="18"/>
                    <w:szCs w:val="18"/>
                  </w:rPr>
                </w:rPrChange>
              </w:rPr>
            </w:pPr>
          </w:p>
        </w:tc>
        <w:tc>
          <w:tcPr>
            <w:tcW w:w="990" w:type="dxa"/>
            <w:tcPrChange w:id="4439" w:author="Phuong Giang" w:date="2012-02-22T23:14:00Z">
              <w:tcPr>
                <w:tcW w:w="1800" w:type="dxa"/>
                <w:gridSpan w:val="2"/>
              </w:tcPr>
            </w:tcPrChange>
          </w:tcPr>
          <w:p w:rsidR="0065367C" w:rsidRPr="00D85E98" w:rsidRDefault="0065367C" w:rsidP="00995D66">
            <w:pPr>
              <w:pStyle w:val="comment"/>
              <w:ind w:left="0"/>
              <w:rPr>
                <w:ins w:id="4440" w:author="HungNguyen" w:date="2012-02-22T19:47:00Z"/>
                <w:rFonts w:ascii="Times New Roman" w:hAnsi="Times New Roman" w:cs="Times New Roman"/>
                <w:i w:val="0"/>
                <w:color w:val="auto"/>
                <w:sz w:val="22"/>
                <w:szCs w:val="22"/>
                <w:rPrChange w:id="4441" w:author="Phuong Giang" w:date="2012-02-22T23:46:00Z">
                  <w:rPr>
                    <w:ins w:id="4442" w:author="HungNguyen" w:date="2012-02-22T19:47:00Z"/>
                    <w:i w:val="0"/>
                    <w:sz w:val="18"/>
                    <w:szCs w:val="18"/>
                  </w:rPr>
                </w:rPrChange>
              </w:rPr>
            </w:pPr>
            <w:ins w:id="4443" w:author="HungNguyen" w:date="2012-02-22T19:47:00Z">
              <w:r w:rsidRPr="00D85E98">
                <w:rPr>
                  <w:rFonts w:ascii="Times New Roman" w:hAnsi="Times New Roman" w:cs="Times New Roman"/>
                  <w:i w:val="0"/>
                  <w:color w:val="auto"/>
                  <w:sz w:val="22"/>
                  <w:szCs w:val="22"/>
                  <w:rPrChange w:id="444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445" w:author="Phuong Giang" w:date="2012-02-22T23:14:00Z">
              <w:tcPr>
                <w:tcW w:w="2988" w:type="dxa"/>
              </w:tcPr>
            </w:tcPrChange>
          </w:tcPr>
          <w:p w:rsidR="0065367C" w:rsidRPr="00D85E98" w:rsidRDefault="0065367C" w:rsidP="00995D66">
            <w:pPr>
              <w:pStyle w:val="comment"/>
              <w:ind w:left="0"/>
              <w:rPr>
                <w:ins w:id="4446" w:author="HungNguyen" w:date="2012-02-22T19:47:00Z"/>
                <w:rFonts w:ascii="Times New Roman" w:hAnsi="Times New Roman" w:cs="Times New Roman"/>
                <w:i w:val="0"/>
                <w:color w:val="auto"/>
                <w:sz w:val="22"/>
                <w:szCs w:val="22"/>
                <w:rPrChange w:id="4447" w:author="Phuong Giang" w:date="2012-02-22T23:46:00Z">
                  <w:rPr>
                    <w:ins w:id="4448" w:author="HungNguyen" w:date="2012-02-22T19:47:00Z"/>
                    <w:i w:val="0"/>
                    <w:sz w:val="18"/>
                    <w:szCs w:val="18"/>
                  </w:rPr>
                </w:rPrChange>
              </w:rPr>
            </w:pPr>
          </w:p>
        </w:tc>
      </w:tr>
      <w:tr w:rsidR="0065367C" w:rsidRPr="00D85E98" w:rsidTr="0042744C">
        <w:trPr>
          <w:ins w:id="4449" w:author="HungNguyen" w:date="2012-02-22T19:47:00Z"/>
        </w:trPr>
        <w:tc>
          <w:tcPr>
            <w:tcW w:w="570" w:type="dxa"/>
            <w:tcPrChange w:id="4450" w:author="Phuong Giang" w:date="2012-02-22T23:14:00Z">
              <w:tcPr>
                <w:tcW w:w="570" w:type="dxa"/>
              </w:tcPr>
            </w:tcPrChange>
          </w:tcPr>
          <w:p w:rsidR="0065367C" w:rsidRPr="00D85E98" w:rsidRDefault="0065367C" w:rsidP="00995D66">
            <w:pPr>
              <w:pStyle w:val="comment"/>
              <w:ind w:left="0"/>
              <w:rPr>
                <w:ins w:id="4451" w:author="HungNguyen" w:date="2012-02-22T19:47:00Z"/>
                <w:rFonts w:ascii="Times New Roman" w:hAnsi="Times New Roman" w:cs="Times New Roman"/>
                <w:i w:val="0"/>
                <w:color w:val="auto"/>
                <w:sz w:val="22"/>
                <w:szCs w:val="22"/>
                <w:rPrChange w:id="4452" w:author="Phuong Giang" w:date="2012-02-22T23:46:00Z">
                  <w:rPr>
                    <w:ins w:id="4453" w:author="HungNguyen" w:date="2012-02-22T19:47:00Z"/>
                    <w:i w:val="0"/>
                    <w:sz w:val="18"/>
                    <w:szCs w:val="18"/>
                  </w:rPr>
                </w:rPrChange>
              </w:rPr>
            </w:pPr>
            <w:ins w:id="4454" w:author="HungNguyen" w:date="2012-02-22T19:47:00Z">
              <w:r w:rsidRPr="00D85E98">
                <w:rPr>
                  <w:rFonts w:ascii="Times New Roman" w:hAnsi="Times New Roman" w:cs="Times New Roman"/>
                  <w:i w:val="0"/>
                  <w:color w:val="auto"/>
                  <w:sz w:val="22"/>
                  <w:szCs w:val="22"/>
                  <w:rPrChange w:id="4455"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10</w:t>
              </w:r>
            </w:ins>
          </w:p>
        </w:tc>
        <w:tc>
          <w:tcPr>
            <w:tcW w:w="2238" w:type="dxa"/>
            <w:tcPrChange w:id="4456" w:author="Phuong Giang" w:date="2012-02-22T23:14:00Z">
              <w:tcPr>
                <w:tcW w:w="1968" w:type="dxa"/>
                <w:gridSpan w:val="2"/>
              </w:tcPr>
            </w:tcPrChange>
          </w:tcPr>
          <w:p w:rsidR="0065367C" w:rsidRPr="00D85E98" w:rsidRDefault="0065367C" w:rsidP="00995D66">
            <w:pPr>
              <w:pStyle w:val="comment"/>
              <w:ind w:left="0"/>
              <w:rPr>
                <w:ins w:id="4457" w:author="HungNguyen" w:date="2012-02-22T19:47:00Z"/>
                <w:rFonts w:ascii="Times New Roman" w:hAnsi="Times New Roman" w:cs="Times New Roman"/>
                <w:i w:val="0"/>
                <w:color w:val="auto"/>
                <w:sz w:val="22"/>
                <w:szCs w:val="22"/>
                <w:rPrChange w:id="4458" w:author="Phuong Giang" w:date="2012-02-22T23:46:00Z">
                  <w:rPr>
                    <w:ins w:id="4459" w:author="HungNguyen" w:date="2012-02-22T19:47:00Z"/>
                    <w:i w:val="0"/>
                    <w:sz w:val="18"/>
                    <w:szCs w:val="18"/>
                  </w:rPr>
                </w:rPrChange>
              </w:rPr>
            </w:pPr>
            <w:proofErr w:type="spellStart"/>
            <w:ins w:id="4460" w:author="HungNguyen" w:date="2012-02-22T19:47:00Z">
              <w:r w:rsidRPr="00D85E98">
                <w:rPr>
                  <w:rFonts w:ascii="Times New Roman" w:hAnsi="Times New Roman" w:cs="Times New Roman"/>
                  <w:i w:val="0"/>
                  <w:color w:val="auto"/>
                  <w:sz w:val="22"/>
                  <w:szCs w:val="22"/>
                  <w:rPrChange w:id="446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TopicNo</w:t>
              </w:r>
              <w:proofErr w:type="spellEnd"/>
            </w:ins>
          </w:p>
        </w:tc>
        <w:tc>
          <w:tcPr>
            <w:tcW w:w="1620" w:type="dxa"/>
            <w:tcPrChange w:id="4462" w:author="Phuong Giang" w:date="2012-02-22T23:14:00Z">
              <w:tcPr>
                <w:tcW w:w="1080" w:type="dxa"/>
                <w:gridSpan w:val="2"/>
              </w:tcPr>
            </w:tcPrChange>
          </w:tcPr>
          <w:p w:rsidR="0065367C" w:rsidRPr="00D85E98" w:rsidRDefault="0065367C" w:rsidP="00995D66">
            <w:pPr>
              <w:pStyle w:val="comment"/>
              <w:ind w:left="0"/>
              <w:rPr>
                <w:ins w:id="4463" w:author="HungNguyen" w:date="2012-02-22T19:47:00Z"/>
                <w:rFonts w:ascii="Times New Roman" w:hAnsi="Times New Roman" w:cs="Times New Roman"/>
                <w:i w:val="0"/>
                <w:color w:val="auto"/>
                <w:sz w:val="22"/>
                <w:szCs w:val="22"/>
                <w:rPrChange w:id="4464" w:author="Phuong Giang" w:date="2012-02-22T23:46:00Z">
                  <w:rPr>
                    <w:ins w:id="4465" w:author="HungNguyen" w:date="2012-02-22T19:47:00Z"/>
                    <w:i w:val="0"/>
                    <w:sz w:val="18"/>
                    <w:szCs w:val="18"/>
                  </w:rPr>
                </w:rPrChange>
              </w:rPr>
            </w:pPr>
            <w:proofErr w:type="spellStart"/>
            <w:ins w:id="4466" w:author="HungNguyen" w:date="2012-02-22T19:47:00Z">
              <w:r w:rsidRPr="00D85E98">
                <w:rPr>
                  <w:rFonts w:ascii="Times New Roman" w:hAnsi="Times New Roman" w:cs="Times New Roman"/>
                  <w:i w:val="0"/>
                  <w:color w:val="auto"/>
                  <w:sz w:val="22"/>
                  <w:szCs w:val="22"/>
                  <w:rPrChange w:id="4467"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Int</w:t>
              </w:r>
              <w:proofErr w:type="spellEnd"/>
            </w:ins>
          </w:p>
        </w:tc>
        <w:tc>
          <w:tcPr>
            <w:tcW w:w="1170" w:type="dxa"/>
            <w:tcPrChange w:id="4468" w:author="Phuong Giang" w:date="2012-02-22T23:14:00Z">
              <w:tcPr>
                <w:tcW w:w="1170" w:type="dxa"/>
              </w:tcPr>
            </w:tcPrChange>
          </w:tcPr>
          <w:p w:rsidR="0065367C" w:rsidRPr="00D85E98" w:rsidRDefault="0065367C" w:rsidP="00995D66">
            <w:pPr>
              <w:pStyle w:val="comment"/>
              <w:ind w:left="0"/>
              <w:rPr>
                <w:ins w:id="4469" w:author="HungNguyen" w:date="2012-02-22T19:47:00Z"/>
                <w:rFonts w:ascii="Times New Roman" w:hAnsi="Times New Roman" w:cs="Times New Roman"/>
                <w:i w:val="0"/>
                <w:color w:val="auto"/>
                <w:sz w:val="22"/>
                <w:szCs w:val="22"/>
                <w:rPrChange w:id="4470" w:author="Phuong Giang" w:date="2012-02-22T23:46:00Z">
                  <w:rPr>
                    <w:ins w:id="4471" w:author="HungNguyen" w:date="2012-02-22T19:47:00Z"/>
                    <w:i w:val="0"/>
                    <w:sz w:val="18"/>
                    <w:szCs w:val="18"/>
                  </w:rPr>
                </w:rPrChange>
              </w:rPr>
            </w:pPr>
          </w:p>
        </w:tc>
        <w:tc>
          <w:tcPr>
            <w:tcW w:w="990" w:type="dxa"/>
            <w:tcPrChange w:id="4472" w:author="Phuong Giang" w:date="2012-02-22T23:14:00Z">
              <w:tcPr>
                <w:tcW w:w="1800" w:type="dxa"/>
                <w:gridSpan w:val="2"/>
              </w:tcPr>
            </w:tcPrChange>
          </w:tcPr>
          <w:p w:rsidR="0065367C" w:rsidRPr="00D85E98" w:rsidRDefault="0065367C" w:rsidP="00995D66">
            <w:pPr>
              <w:pStyle w:val="comment"/>
              <w:ind w:left="0"/>
              <w:rPr>
                <w:ins w:id="4473" w:author="HungNguyen" w:date="2012-02-22T19:47:00Z"/>
                <w:rFonts w:ascii="Times New Roman" w:hAnsi="Times New Roman" w:cs="Times New Roman"/>
                <w:i w:val="0"/>
                <w:color w:val="auto"/>
                <w:sz w:val="22"/>
                <w:szCs w:val="22"/>
                <w:rPrChange w:id="4474" w:author="Phuong Giang" w:date="2012-02-22T23:46:00Z">
                  <w:rPr>
                    <w:ins w:id="4475" w:author="HungNguyen" w:date="2012-02-22T19:47:00Z"/>
                    <w:i w:val="0"/>
                    <w:sz w:val="18"/>
                    <w:szCs w:val="18"/>
                  </w:rPr>
                </w:rPrChange>
              </w:rPr>
            </w:pPr>
            <w:ins w:id="4476" w:author="HungNguyen" w:date="2012-02-22T19:47:00Z">
              <w:r w:rsidRPr="00D85E98">
                <w:rPr>
                  <w:rFonts w:ascii="Times New Roman" w:hAnsi="Times New Roman" w:cs="Times New Roman"/>
                  <w:i w:val="0"/>
                  <w:color w:val="auto"/>
                  <w:sz w:val="22"/>
                  <w:szCs w:val="22"/>
                  <w:rPrChange w:id="4477"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478" w:author="Phuong Giang" w:date="2012-02-22T23:14:00Z">
              <w:tcPr>
                <w:tcW w:w="2988" w:type="dxa"/>
              </w:tcPr>
            </w:tcPrChange>
          </w:tcPr>
          <w:p w:rsidR="0065367C" w:rsidRPr="00D85E98" w:rsidRDefault="0065367C" w:rsidP="00995D66">
            <w:pPr>
              <w:pStyle w:val="comment"/>
              <w:ind w:left="0"/>
              <w:rPr>
                <w:ins w:id="4479" w:author="HungNguyen" w:date="2012-02-22T19:47:00Z"/>
                <w:rFonts w:ascii="Times New Roman" w:hAnsi="Times New Roman" w:cs="Times New Roman"/>
                <w:i w:val="0"/>
                <w:color w:val="auto"/>
                <w:sz w:val="22"/>
                <w:szCs w:val="22"/>
                <w:rPrChange w:id="4480" w:author="Phuong Giang" w:date="2012-02-22T23:46:00Z">
                  <w:rPr>
                    <w:ins w:id="4481" w:author="HungNguyen" w:date="2012-02-22T19:47:00Z"/>
                    <w:i w:val="0"/>
                    <w:sz w:val="18"/>
                    <w:szCs w:val="18"/>
                  </w:rPr>
                </w:rPrChange>
              </w:rPr>
            </w:pPr>
          </w:p>
        </w:tc>
      </w:tr>
      <w:tr w:rsidR="0065367C" w:rsidRPr="00D85E98" w:rsidTr="0042744C">
        <w:trPr>
          <w:ins w:id="4482" w:author="HungNguyen" w:date="2012-02-22T19:47:00Z"/>
        </w:trPr>
        <w:tc>
          <w:tcPr>
            <w:tcW w:w="570" w:type="dxa"/>
            <w:tcPrChange w:id="4483" w:author="Phuong Giang" w:date="2012-02-22T23:14:00Z">
              <w:tcPr>
                <w:tcW w:w="570" w:type="dxa"/>
              </w:tcPr>
            </w:tcPrChange>
          </w:tcPr>
          <w:p w:rsidR="0065367C" w:rsidRPr="00D85E98" w:rsidRDefault="0065367C" w:rsidP="00995D66">
            <w:pPr>
              <w:pStyle w:val="comment"/>
              <w:ind w:left="0"/>
              <w:rPr>
                <w:ins w:id="4484" w:author="HungNguyen" w:date="2012-02-22T19:47:00Z"/>
                <w:rFonts w:ascii="Times New Roman" w:hAnsi="Times New Roman" w:cs="Times New Roman"/>
                <w:i w:val="0"/>
                <w:color w:val="auto"/>
                <w:sz w:val="22"/>
                <w:szCs w:val="22"/>
                <w:rPrChange w:id="4485" w:author="Phuong Giang" w:date="2012-02-22T23:46:00Z">
                  <w:rPr>
                    <w:ins w:id="4486" w:author="HungNguyen" w:date="2012-02-22T19:47:00Z"/>
                    <w:i w:val="0"/>
                    <w:sz w:val="18"/>
                    <w:szCs w:val="18"/>
                  </w:rPr>
                </w:rPrChange>
              </w:rPr>
            </w:pPr>
            <w:ins w:id="4487" w:author="HungNguyen" w:date="2012-02-22T19:47:00Z">
              <w:r w:rsidRPr="00D85E98">
                <w:rPr>
                  <w:rFonts w:ascii="Times New Roman" w:hAnsi="Times New Roman" w:cs="Times New Roman"/>
                  <w:i w:val="0"/>
                  <w:color w:val="auto"/>
                  <w:sz w:val="22"/>
                  <w:szCs w:val="22"/>
                  <w:rPrChange w:id="448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11</w:t>
              </w:r>
            </w:ins>
          </w:p>
        </w:tc>
        <w:tc>
          <w:tcPr>
            <w:tcW w:w="2238" w:type="dxa"/>
            <w:tcPrChange w:id="4489" w:author="Phuong Giang" w:date="2012-02-22T23:14:00Z">
              <w:tcPr>
                <w:tcW w:w="1968" w:type="dxa"/>
                <w:gridSpan w:val="2"/>
              </w:tcPr>
            </w:tcPrChange>
          </w:tcPr>
          <w:p w:rsidR="0065367C" w:rsidRPr="00D85E98" w:rsidRDefault="0065367C" w:rsidP="00995D66">
            <w:pPr>
              <w:pStyle w:val="comment"/>
              <w:ind w:left="0"/>
              <w:rPr>
                <w:ins w:id="4490" w:author="HungNguyen" w:date="2012-02-22T19:47:00Z"/>
                <w:rFonts w:ascii="Times New Roman" w:hAnsi="Times New Roman" w:cs="Times New Roman"/>
                <w:i w:val="0"/>
                <w:color w:val="auto"/>
                <w:sz w:val="22"/>
                <w:szCs w:val="22"/>
                <w:rPrChange w:id="4491" w:author="Phuong Giang" w:date="2012-02-22T23:46:00Z">
                  <w:rPr>
                    <w:ins w:id="4492" w:author="HungNguyen" w:date="2012-02-22T19:47:00Z"/>
                    <w:i w:val="0"/>
                    <w:sz w:val="18"/>
                    <w:szCs w:val="18"/>
                  </w:rPr>
                </w:rPrChange>
              </w:rPr>
            </w:pPr>
            <w:proofErr w:type="spellStart"/>
            <w:ins w:id="4493" w:author="HungNguyen" w:date="2012-02-22T19:47:00Z">
              <w:r w:rsidRPr="00D85E98">
                <w:rPr>
                  <w:rFonts w:ascii="Times New Roman" w:hAnsi="Times New Roman" w:cs="Times New Roman"/>
                  <w:i w:val="0"/>
                  <w:color w:val="auto"/>
                  <w:sz w:val="22"/>
                  <w:szCs w:val="22"/>
                  <w:rPrChange w:id="449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SubjectList</w:t>
              </w:r>
              <w:proofErr w:type="spellEnd"/>
            </w:ins>
          </w:p>
        </w:tc>
        <w:tc>
          <w:tcPr>
            <w:tcW w:w="1620" w:type="dxa"/>
            <w:tcPrChange w:id="4495" w:author="Phuong Giang" w:date="2012-02-22T23:14:00Z">
              <w:tcPr>
                <w:tcW w:w="1080" w:type="dxa"/>
                <w:gridSpan w:val="2"/>
              </w:tcPr>
            </w:tcPrChange>
          </w:tcPr>
          <w:p w:rsidR="0065367C" w:rsidRPr="00D85E98" w:rsidRDefault="0065367C" w:rsidP="00995D66">
            <w:pPr>
              <w:pStyle w:val="comment"/>
              <w:ind w:left="0"/>
              <w:rPr>
                <w:ins w:id="4496" w:author="HungNguyen" w:date="2012-02-22T19:47:00Z"/>
                <w:rFonts w:ascii="Times New Roman" w:hAnsi="Times New Roman" w:cs="Times New Roman"/>
                <w:i w:val="0"/>
                <w:color w:val="auto"/>
                <w:sz w:val="22"/>
                <w:szCs w:val="22"/>
                <w:rPrChange w:id="4497" w:author="Phuong Giang" w:date="2012-02-22T23:46:00Z">
                  <w:rPr>
                    <w:ins w:id="4498" w:author="HungNguyen" w:date="2012-02-22T19:47:00Z"/>
                    <w:i w:val="0"/>
                    <w:sz w:val="18"/>
                    <w:szCs w:val="18"/>
                  </w:rPr>
                </w:rPrChange>
              </w:rPr>
            </w:pPr>
            <w:proofErr w:type="spellStart"/>
            <w:ins w:id="4499" w:author="HungNguyen" w:date="2012-02-22T19:47:00Z">
              <w:r w:rsidRPr="00D85E98">
                <w:rPr>
                  <w:rFonts w:ascii="Times New Roman" w:hAnsi="Times New Roman" w:cs="Times New Roman"/>
                  <w:i w:val="0"/>
                  <w:color w:val="auto"/>
                  <w:sz w:val="22"/>
                  <w:szCs w:val="22"/>
                  <w:rPrChange w:id="4500"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ObservableCollection</w:t>
              </w:r>
              <w:proofErr w:type="spellEnd"/>
              <w:r w:rsidRPr="00D85E98">
                <w:rPr>
                  <w:rFonts w:ascii="Times New Roman" w:hAnsi="Times New Roman" w:cs="Times New Roman"/>
                  <w:i w:val="0"/>
                  <w:color w:val="auto"/>
                  <w:sz w:val="22"/>
                  <w:szCs w:val="22"/>
                  <w:rPrChange w:id="450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&lt;string&gt;</w:t>
              </w:r>
            </w:ins>
          </w:p>
        </w:tc>
        <w:tc>
          <w:tcPr>
            <w:tcW w:w="1170" w:type="dxa"/>
            <w:tcPrChange w:id="4502" w:author="Phuong Giang" w:date="2012-02-22T23:14:00Z">
              <w:tcPr>
                <w:tcW w:w="1170" w:type="dxa"/>
              </w:tcPr>
            </w:tcPrChange>
          </w:tcPr>
          <w:p w:rsidR="0065367C" w:rsidRPr="00D85E98" w:rsidRDefault="0065367C" w:rsidP="00995D66">
            <w:pPr>
              <w:pStyle w:val="comment"/>
              <w:ind w:left="0"/>
              <w:rPr>
                <w:ins w:id="4503" w:author="HungNguyen" w:date="2012-02-22T19:47:00Z"/>
                <w:rFonts w:ascii="Times New Roman" w:hAnsi="Times New Roman" w:cs="Times New Roman"/>
                <w:i w:val="0"/>
                <w:color w:val="auto"/>
                <w:sz w:val="22"/>
                <w:szCs w:val="22"/>
                <w:rPrChange w:id="4504" w:author="Phuong Giang" w:date="2012-02-22T23:46:00Z">
                  <w:rPr>
                    <w:ins w:id="4505" w:author="HungNguyen" w:date="2012-02-22T19:47:00Z"/>
                    <w:i w:val="0"/>
                    <w:sz w:val="18"/>
                    <w:szCs w:val="18"/>
                  </w:rPr>
                </w:rPrChange>
              </w:rPr>
            </w:pPr>
          </w:p>
        </w:tc>
        <w:tc>
          <w:tcPr>
            <w:tcW w:w="990" w:type="dxa"/>
            <w:tcPrChange w:id="4506" w:author="Phuong Giang" w:date="2012-02-22T23:14:00Z">
              <w:tcPr>
                <w:tcW w:w="1800" w:type="dxa"/>
                <w:gridSpan w:val="2"/>
              </w:tcPr>
            </w:tcPrChange>
          </w:tcPr>
          <w:p w:rsidR="0065367C" w:rsidRPr="00D85E98" w:rsidRDefault="0065367C" w:rsidP="00995D66">
            <w:pPr>
              <w:pStyle w:val="comment"/>
              <w:ind w:left="0"/>
              <w:rPr>
                <w:ins w:id="4507" w:author="HungNguyen" w:date="2012-02-22T19:47:00Z"/>
                <w:rFonts w:ascii="Times New Roman" w:hAnsi="Times New Roman" w:cs="Times New Roman"/>
                <w:i w:val="0"/>
                <w:color w:val="auto"/>
                <w:sz w:val="22"/>
                <w:szCs w:val="22"/>
                <w:rPrChange w:id="4508" w:author="Phuong Giang" w:date="2012-02-22T23:46:00Z">
                  <w:rPr>
                    <w:ins w:id="4509" w:author="HungNguyen" w:date="2012-02-22T19:47:00Z"/>
                    <w:i w:val="0"/>
                    <w:sz w:val="18"/>
                    <w:szCs w:val="18"/>
                  </w:rPr>
                </w:rPrChange>
              </w:rPr>
            </w:pPr>
            <w:ins w:id="4510" w:author="HungNguyen" w:date="2012-02-22T19:47:00Z">
              <w:r w:rsidRPr="00D85E98">
                <w:rPr>
                  <w:rFonts w:ascii="Times New Roman" w:hAnsi="Times New Roman" w:cs="Times New Roman"/>
                  <w:i w:val="0"/>
                  <w:color w:val="auto"/>
                  <w:sz w:val="22"/>
                  <w:szCs w:val="22"/>
                  <w:rPrChange w:id="451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512" w:author="Phuong Giang" w:date="2012-02-22T23:14:00Z">
              <w:tcPr>
                <w:tcW w:w="2988" w:type="dxa"/>
              </w:tcPr>
            </w:tcPrChange>
          </w:tcPr>
          <w:p w:rsidR="0065367C" w:rsidRPr="00D85E98" w:rsidRDefault="0065367C" w:rsidP="00995D66">
            <w:pPr>
              <w:pStyle w:val="comment"/>
              <w:ind w:left="0"/>
              <w:rPr>
                <w:ins w:id="4513" w:author="HungNguyen" w:date="2012-02-22T19:47:00Z"/>
                <w:rFonts w:ascii="Times New Roman" w:hAnsi="Times New Roman" w:cs="Times New Roman"/>
                <w:i w:val="0"/>
                <w:color w:val="auto"/>
                <w:sz w:val="22"/>
                <w:szCs w:val="22"/>
                <w:rPrChange w:id="4514" w:author="Phuong Giang" w:date="2012-02-22T23:46:00Z">
                  <w:rPr>
                    <w:ins w:id="4515" w:author="HungNguyen" w:date="2012-02-22T19:47:00Z"/>
                    <w:i w:val="0"/>
                    <w:sz w:val="18"/>
                    <w:szCs w:val="18"/>
                  </w:rPr>
                </w:rPrChange>
              </w:rPr>
            </w:pPr>
          </w:p>
        </w:tc>
      </w:tr>
      <w:tr w:rsidR="0065367C" w:rsidRPr="00D85E98" w:rsidTr="0042744C">
        <w:trPr>
          <w:ins w:id="4516" w:author="HungNguyen" w:date="2012-02-22T19:47:00Z"/>
        </w:trPr>
        <w:tc>
          <w:tcPr>
            <w:tcW w:w="570" w:type="dxa"/>
            <w:tcPrChange w:id="4517" w:author="Phuong Giang" w:date="2012-02-22T23:14:00Z">
              <w:tcPr>
                <w:tcW w:w="570" w:type="dxa"/>
              </w:tcPr>
            </w:tcPrChange>
          </w:tcPr>
          <w:p w:rsidR="0065367C" w:rsidRPr="00D85E98" w:rsidRDefault="0065367C" w:rsidP="00995D66">
            <w:pPr>
              <w:pStyle w:val="comment"/>
              <w:ind w:left="0"/>
              <w:rPr>
                <w:ins w:id="4518" w:author="HungNguyen" w:date="2012-02-22T19:47:00Z"/>
                <w:rFonts w:ascii="Times New Roman" w:hAnsi="Times New Roman" w:cs="Times New Roman"/>
                <w:i w:val="0"/>
                <w:color w:val="auto"/>
                <w:sz w:val="22"/>
                <w:szCs w:val="22"/>
                <w:rPrChange w:id="4519" w:author="Phuong Giang" w:date="2012-02-22T23:46:00Z">
                  <w:rPr>
                    <w:ins w:id="4520" w:author="HungNguyen" w:date="2012-02-22T19:47:00Z"/>
                    <w:i w:val="0"/>
                    <w:sz w:val="18"/>
                    <w:szCs w:val="18"/>
                  </w:rPr>
                </w:rPrChange>
              </w:rPr>
            </w:pPr>
            <w:ins w:id="4521" w:author="HungNguyen" w:date="2012-02-22T19:47:00Z">
              <w:r w:rsidRPr="00D85E98">
                <w:rPr>
                  <w:rFonts w:ascii="Times New Roman" w:hAnsi="Times New Roman" w:cs="Times New Roman"/>
                  <w:i w:val="0"/>
                  <w:color w:val="auto"/>
                  <w:sz w:val="22"/>
                  <w:szCs w:val="22"/>
                  <w:rPrChange w:id="4522"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12</w:t>
              </w:r>
            </w:ins>
          </w:p>
        </w:tc>
        <w:tc>
          <w:tcPr>
            <w:tcW w:w="2238" w:type="dxa"/>
            <w:tcPrChange w:id="4523" w:author="Phuong Giang" w:date="2012-02-22T23:14:00Z">
              <w:tcPr>
                <w:tcW w:w="1968" w:type="dxa"/>
                <w:gridSpan w:val="2"/>
              </w:tcPr>
            </w:tcPrChange>
          </w:tcPr>
          <w:p w:rsidR="0065367C" w:rsidRPr="00D85E98" w:rsidRDefault="0065367C" w:rsidP="00995D66">
            <w:pPr>
              <w:pStyle w:val="comment"/>
              <w:ind w:left="0"/>
              <w:rPr>
                <w:ins w:id="4524" w:author="HungNguyen" w:date="2012-02-22T19:47:00Z"/>
                <w:rFonts w:ascii="Times New Roman" w:hAnsi="Times New Roman" w:cs="Times New Roman"/>
                <w:i w:val="0"/>
                <w:color w:val="auto"/>
                <w:sz w:val="22"/>
                <w:szCs w:val="22"/>
                <w:rPrChange w:id="4525" w:author="Phuong Giang" w:date="2012-02-22T23:46:00Z">
                  <w:rPr>
                    <w:ins w:id="4526" w:author="HungNguyen" w:date="2012-02-22T19:47:00Z"/>
                    <w:i w:val="0"/>
                    <w:sz w:val="18"/>
                    <w:szCs w:val="18"/>
                  </w:rPr>
                </w:rPrChange>
              </w:rPr>
            </w:pPr>
            <w:proofErr w:type="spellStart"/>
            <w:ins w:id="4527" w:author="HungNguyen" w:date="2012-02-22T19:47:00Z">
              <w:r w:rsidRPr="00D85E98">
                <w:rPr>
                  <w:rFonts w:ascii="Times New Roman" w:hAnsi="Times New Roman" w:cs="Times New Roman"/>
                  <w:i w:val="0"/>
                  <w:color w:val="auto"/>
                  <w:sz w:val="22"/>
                  <w:szCs w:val="22"/>
                  <w:rPrChange w:id="452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SaveCommand</w:t>
              </w:r>
              <w:proofErr w:type="spellEnd"/>
            </w:ins>
          </w:p>
        </w:tc>
        <w:tc>
          <w:tcPr>
            <w:tcW w:w="1620" w:type="dxa"/>
            <w:tcPrChange w:id="4529" w:author="Phuong Giang" w:date="2012-02-22T23:14:00Z">
              <w:tcPr>
                <w:tcW w:w="1080" w:type="dxa"/>
                <w:gridSpan w:val="2"/>
              </w:tcPr>
            </w:tcPrChange>
          </w:tcPr>
          <w:p w:rsidR="0065367C" w:rsidRPr="00D85E98" w:rsidRDefault="0065367C" w:rsidP="00995D66">
            <w:pPr>
              <w:pStyle w:val="comment"/>
              <w:ind w:left="0"/>
              <w:rPr>
                <w:ins w:id="4530" w:author="HungNguyen" w:date="2012-02-22T19:47:00Z"/>
                <w:rFonts w:ascii="Times New Roman" w:hAnsi="Times New Roman" w:cs="Times New Roman"/>
                <w:i w:val="0"/>
                <w:color w:val="auto"/>
                <w:sz w:val="22"/>
                <w:szCs w:val="22"/>
                <w:rPrChange w:id="4531" w:author="Phuong Giang" w:date="2012-02-22T23:46:00Z">
                  <w:rPr>
                    <w:ins w:id="4532" w:author="HungNguyen" w:date="2012-02-22T19:47:00Z"/>
                    <w:i w:val="0"/>
                    <w:sz w:val="18"/>
                    <w:szCs w:val="18"/>
                  </w:rPr>
                </w:rPrChange>
              </w:rPr>
            </w:pPr>
            <w:proofErr w:type="spellStart"/>
            <w:ins w:id="4533" w:author="HungNguyen" w:date="2012-02-22T19:47:00Z">
              <w:r w:rsidRPr="00D85E98">
                <w:rPr>
                  <w:rFonts w:ascii="Times New Roman" w:hAnsi="Times New Roman" w:cs="Times New Roman"/>
                  <w:i w:val="0"/>
                  <w:color w:val="auto"/>
                  <w:sz w:val="22"/>
                  <w:szCs w:val="22"/>
                  <w:rPrChange w:id="453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ICommand</w:t>
              </w:r>
              <w:proofErr w:type="spellEnd"/>
            </w:ins>
          </w:p>
        </w:tc>
        <w:tc>
          <w:tcPr>
            <w:tcW w:w="1170" w:type="dxa"/>
            <w:tcPrChange w:id="4535" w:author="Phuong Giang" w:date="2012-02-22T23:14:00Z">
              <w:tcPr>
                <w:tcW w:w="1170" w:type="dxa"/>
              </w:tcPr>
            </w:tcPrChange>
          </w:tcPr>
          <w:p w:rsidR="0065367C" w:rsidRPr="00D85E98" w:rsidRDefault="0065367C" w:rsidP="00995D66">
            <w:pPr>
              <w:pStyle w:val="comment"/>
              <w:ind w:left="0"/>
              <w:rPr>
                <w:ins w:id="4536" w:author="HungNguyen" w:date="2012-02-22T19:47:00Z"/>
                <w:rFonts w:ascii="Times New Roman" w:hAnsi="Times New Roman" w:cs="Times New Roman"/>
                <w:i w:val="0"/>
                <w:color w:val="auto"/>
                <w:sz w:val="22"/>
                <w:szCs w:val="22"/>
                <w:rPrChange w:id="4537" w:author="Phuong Giang" w:date="2012-02-22T23:46:00Z">
                  <w:rPr>
                    <w:ins w:id="4538" w:author="HungNguyen" w:date="2012-02-22T19:47:00Z"/>
                    <w:i w:val="0"/>
                    <w:sz w:val="18"/>
                    <w:szCs w:val="18"/>
                  </w:rPr>
                </w:rPrChange>
              </w:rPr>
            </w:pPr>
          </w:p>
        </w:tc>
        <w:tc>
          <w:tcPr>
            <w:tcW w:w="990" w:type="dxa"/>
            <w:tcPrChange w:id="4539" w:author="Phuong Giang" w:date="2012-02-22T23:14:00Z">
              <w:tcPr>
                <w:tcW w:w="1800" w:type="dxa"/>
                <w:gridSpan w:val="2"/>
              </w:tcPr>
            </w:tcPrChange>
          </w:tcPr>
          <w:p w:rsidR="0065367C" w:rsidRPr="00D85E98" w:rsidRDefault="0065367C" w:rsidP="00995D66">
            <w:pPr>
              <w:pStyle w:val="comment"/>
              <w:ind w:left="0"/>
              <w:rPr>
                <w:ins w:id="4540" w:author="HungNguyen" w:date="2012-02-22T19:47:00Z"/>
                <w:rFonts w:ascii="Times New Roman" w:hAnsi="Times New Roman" w:cs="Times New Roman"/>
                <w:i w:val="0"/>
                <w:color w:val="auto"/>
                <w:sz w:val="22"/>
                <w:szCs w:val="22"/>
                <w:rPrChange w:id="4541" w:author="Phuong Giang" w:date="2012-02-22T23:46:00Z">
                  <w:rPr>
                    <w:ins w:id="4542" w:author="HungNguyen" w:date="2012-02-22T19:47:00Z"/>
                    <w:i w:val="0"/>
                    <w:sz w:val="18"/>
                    <w:szCs w:val="18"/>
                  </w:rPr>
                </w:rPrChange>
              </w:rPr>
            </w:pPr>
            <w:ins w:id="4543" w:author="HungNguyen" w:date="2012-02-22T19:47:00Z">
              <w:r w:rsidRPr="00D85E98">
                <w:rPr>
                  <w:rFonts w:ascii="Times New Roman" w:hAnsi="Times New Roman" w:cs="Times New Roman"/>
                  <w:i w:val="0"/>
                  <w:color w:val="auto"/>
                  <w:sz w:val="22"/>
                  <w:szCs w:val="22"/>
                  <w:rPrChange w:id="454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545" w:author="Phuong Giang" w:date="2012-02-22T23:14:00Z">
              <w:tcPr>
                <w:tcW w:w="2988" w:type="dxa"/>
              </w:tcPr>
            </w:tcPrChange>
          </w:tcPr>
          <w:p w:rsidR="0065367C" w:rsidRPr="00D85E98" w:rsidRDefault="0065367C" w:rsidP="00995D66">
            <w:pPr>
              <w:pStyle w:val="comment"/>
              <w:ind w:left="0"/>
              <w:rPr>
                <w:ins w:id="4546" w:author="HungNguyen" w:date="2012-02-22T19:47:00Z"/>
                <w:rFonts w:ascii="Times New Roman" w:hAnsi="Times New Roman" w:cs="Times New Roman"/>
                <w:i w:val="0"/>
                <w:color w:val="auto"/>
                <w:sz w:val="22"/>
                <w:szCs w:val="22"/>
                <w:rPrChange w:id="4547" w:author="Phuong Giang" w:date="2012-02-22T23:46:00Z">
                  <w:rPr>
                    <w:ins w:id="4548" w:author="HungNguyen" w:date="2012-02-22T19:47:00Z"/>
                    <w:i w:val="0"/>
                    <w:sz w:val="18"/>
                    <w:szCs w:val="18"/>
                  </w:rPr>
                </w:rPrChange>
              </w:rPr>
            </w:pPr>
          </w:p>
        </w:tc>
      </w:tr>
      <w:tr w:rsidR="0065367C" w:rsidRPr="00D85E98" w:rsidTr="0042744C">
        <w:trPr>
          <w:ins w:id="4549" w:author="HungNguyen" w:date="2012-02-22T19:47:00Z"/>
        </w:trPr>
        <w:tc>
          <w:tcPr>
            <w:tcW w:w="570" w:type="dxa"/>
            <w:tcPrChange w:id="4550" w:author="Phuong Giang" w:date="2012-02-22T23:14:00Z">
              <w:tcPr>
                <w:tcW w:w="570" w:type="dxa"/>
              </w:tcPr>
            </w:tcPrChange>
          </w:tcPr>
          <w:p w:rsidR="0065367C" w:rsidRPr="00D85E98" w:rsidRDefault="0065367C" w:rsidP="00995D66">
            <w:pPr>
              <w:pStyle w:val="comment"/>
              <w:ind w:left="0"/>
              <w:rPr>
                <w:ins w:id="4551" w:author="HungNguyen" w:date="2012-02-22T19:47:00Z"/>
                <w:rFonts w:ascii="Times New Roman" w:hAnsi="Times New Roman" w:cs="Times New Roman"/>
                <w:i w:val="0"/>
                <w:color w:val="auto"/>
                <w:sz w:val="22"/>
                <w:szCs w:val="22"/>
                <w:rPrChange w:id="4552" w:author="Phuong Giang" w:date="2012-02-22T23:46:00Z">
                  <w:rPr>
                    <w:ins w:id="4553" w:author="HungNguyen" w:date="2012-02-22T19:47:00Z"/>
                    <w:i w:val="0"/>
                    <w:sz w:val="18"/>
                    <w:szCs w:val="18"/>
                  </w:rPr>
                </w:rPrChange>
              </w:rPr>
            </w:pPr>
            <w:ins w:id="4554" w:author="HungNguyen" w:date="2012-02-22T19:47:00Z">
              <w:r w:rsidRPr="00D85E98">
                <w:rPr>
                  <w:rFonts w:ascii="Times New Roman" w:hAnsi="Times New Roman" w:cs="Times New Roman"/>
                  <w:i w:val="0"/>
                  <w:color w:val="auto"/>
                  <w:sz w:val="22"/>
                  <w:szCs w:val="22"/>
                  <w:rPrChange w:id="4555"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13</w:t>
              </w:r>
            </w:ins>
          </w:p>
        </w:tc>
        <w:tc>
          <w:tcPr>
            <w:tcW w:w="2238" w:type="dxa"/>
            <w:tcPrChange w:id="4556" w:author="Phuong Giang" w:date="2012-02-22T23:14:00Z">
              <w:tcPr>
                <w:tcW w:w="1968" w:type="dxa"/>
                <w:gridSpan w:val="2"/>
              </w:tcPr>
            </w:tcPrChange>
          </w:tcPr>
          <w:p w:rsidR="0065367C" w:rsidRPr="00D85E98" w:rsidRDefault="0065367C" w:rsidP="00995D66">
            <w:pPr>
              <w:pStyle w:val="comment"/>
              <w:ind w:left="0"/>
              <w:rPr>
                <w:ins w:id="4557" w:author="HungNguyen" w:date="2012-02-22T19:47:00Z"/>
                <w:rFonts w:ascii="Times New Roman" w:hAnsi="Times New Roman" w:cs="Times New Roman"/>
                <w:i w:val="0"/>
                <w:color w:val="auto"/>
                <w:sz w:val="22"/>
                <w:szCs w:val="22"/>
                <w:rPrChange w:id="4558" w:author="Phuong Giang" w:date="2012-02-22T23:46:00Z">
                  <w:rPr>
                    <w:ins w:id="4559" w:author="HungNguyen" w:date="2012-02-22T19:47:00Z"/>
                    <w:i w:val="0"/>
                    <w:sz w:val="18"/>
                    <w:szCs w:val="18"/>
                  </w:rPr>
                </w:rPrChange>
              </w:rPr>
            </w:pPr>
            <w:proofErr w:type="spellStart"/>
            <w:ins w:id="4560" w:author="HungNguyen" w:date="2012-02-22T19:47:00Z">
              <w:r w:rsidRPr="00D85E98">
                <w:rPr>
                  <w:rFonts w:ascii="Times New Roman" w:hAnsi="Times New Roman" w:cs="Times New Roman"/>
                  <w:i w:val="0"/>
                  <w:color w:val="auto"/>
                  <w:sz w:val="22"/>
                  <w:szCs w:val="22"/>
                  <w:rPrChange w:id="4561"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ExportCommand</w:t>
              </w:r>
              <w:proofErr w:type="spellEnd"/>
            </w:ins>
          </w:p>
        </w:tc>
        <w:tc>
          <w:tcPr>
            <w:tcW w:w="1620" w:type="dxa"/>
            <w:tcPrChange w:id="4562" w:author="Phuong Giang" w:date="2012-02-22T23:14:00Z">
              <w:tcPr>
                <w:tcW w:w="1080" w:type="dxa"/>
                <w:gridSpan w:val="2"/>
              </w:tcPr>
            </w:tcPrChange>
          </w:tcPr>
          <w:p w:rsidR="0065367C" w:rsidRPr="00D85E98" w:rsidRDefault="0065367C" w:rsidP="00995D66">
            <w:pPr>
              <w:pStyle w:val="comment"/>
              <w:ind w:left="0"/>
              <w:rPr>
                <w:ins w:id="4563" w:author="HungNguyen" w:date="2012-02-22T19:47:00Z"/>
                <w:rFonts w:ascii="Times New Roman" w:hAnsi="Times New Roman" w:cs="Times New Roman"/>
                <w:i w:val="0"/>
                <w:color w:val="auto"/>
                <w:sz w:val="22"/>
                <w:szCs w:val="22"/>
                <w:rPrChange w:id="4564" w:author="Phuong Giang" w:date="2012-02-22T23:46:00Z">
                  <w:rPr>
                    <w:ins w:id="4565" w:author="HungNguyen" w:date="2012-02-22T19:47:00Z"/>
                    <w:i w:val="0"/>
                    <w:sz w:val="18"/>
                    <w:szCs w:val="18"/>
                  </w:rPr>
                </w:rPrChange>
              </w:rPr>
            </w:pPr>
            <w:proofErr w:type="spellStart"/>
            <w:ins w:id="4566" w:author="HungNguyen" w:date="2012-02-22T19:47:00Z">
              <w:r w:rsidRPr="00D85E98">
                <w:rPr>
                  <w:rFonts w:ascii="Times New Roman" w:hAnsi="Times New Roman" w:cs="Times New Roman"/>
                  <w:i w:val="0"/>
                  <w:color w:val="auto"/>
                  <w:sz w:val="22"/>
                  <w:szCs w:val="22"/>
                  <w:rPrChange w:id="4567"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ICommand</w:t>
              </w:r>
              <w:proofErr w:type="spellEnd"/>
            </w:ins>
          </w:p>
        </w:tc>
        <w:tc>
          <w:tcPr>
            <w:tcW w:w="1170" w:type="dxa"/>
            <w:tcPrChange w:id="4568" w:author="Phuong Giang" w:date="2012-02-22T23:14:00Z">
              <w:tcPr>
                <w:tcW w:w="1170" w:type="dxa"/>
              </w:tcPr>
            </w:tcPrChange>
          </w:tcPr>
          <w:p w:rsidR="0065367C" w:rsidRPr="00D85E98" w:rsidRDefault="0065367C" w:rsidP="00995D66">
            <w:pPr>
              <w:pStyle w:val="comment"/>
              <w:ind w:left="0"/>
              <w:rPr>
                <w:ins w:id="4569" w:author="HungNguyen" w:date="2012-02-22T19:47:00Z"/>
                <w:rFonts w:ascii="Times New Roman" w:hAnsi="Times New Roman" w:cs="Times New Roman"/>
                <w:i w:val="0"/>
                <w:color w:val="auto"/>
                <w:sz w:val="22"/>
                <w:szCs w:val="22"/>
                <w:rPrChange w:id="4570" w:author="Phuong Giang" w:date="2012-02-22T23:46:00Z">
                  <w:rPr>
                    <w:ins w:id="4571" w:author="HungNguyen" w:date="2012-02-22T19:47:00Z"/>
                    <w:i w:val="0"/>
                    <w:sz w:val="18"/>
                    <w:szCs w:val="18"/>
                  </w:rPr>
                </w:rPrChange>
              </w:rPr>
            </w:pPr>
          </w:p>
        </w:tc>
        <w:tc>
          <w:tcPr>
            <w:tcW w:w="990" w:type="dxa"/>
            <w:tcPrChange w:id="4572" w:author="Phuong Giang" w:date="2012-02-22T23:14:00Z">
              <w:tcPr>
                <w:tcW w:w="1800" w:type="dxa"/>
                <w:gridSpan w:val="2"/>
              </w:tcPr>
            </w:tcPrChange>
          </w:tcPr>
          <w:p w:rsidR="0065367C" w:rsidRPr="00D85E98" w:rsidRDefault="0065367C" w:rsidP="00995D66">
            <w:pPr>
              <w:pStyle w:val="comment"/>
              <w:ind w:left="0"/>
              <w:rPr>
                <w:ins w:id="4573" w:author="HungNguyen" w:date="2012-02-22T19:47:00Z"/>
                <w:rFonts w:ascii="Times New Roman" w:hAnsi="Times New Roman" w:cs="Times New Roman"/>
                <w:i w:val="0"/>
                <w:color w:val="auto"/>
                <w:sz w:val="22"/>
                <w:szCs w:val="22"/>
                <w:rPrChange w:id="4574" w:author="Phuong Giang" w:date="2012-02-22T23:46:00Z">
                  <w:rPr>
                    <w:ins w:id="4575" w:author="HungNguyen" w:date="2012-02-22T19:47:00Z"/>
                    <w:i w:val="0"/>
                    <w:sz w:val="18"/>
                    <w:szCs w:val="18"/>
                  </w:rPr>
                </w:rPrChange>
              </w:rPr>
            </w:pPr>
            <w:ins w:id="4576" w:author="HungNguyen" w:date="2012-02-22T19:47:00Z">
              <w:r w:rsidRPr="00D85E98">
                <w:rPr>
                  <w:rFonts w:ascii="Times New Roman" w:hAnsi="Times New Roman" w:cs="Times New Roman"/>
                  <w:i w:val="0"/>
                  <w:color w:val="auto"/>
                  <w:sz w:val="22"/>
                  <w:szCs w:val="22"/>
                  <w:rPrChange w:id="4577"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Public</w:t>
              </w:r>
            </w:ins>
          </w:p>
        </w:tc>
        <w:tc>
          <w:tcPr>
            <w:tcW w:w="2988" w:type="dxa"/>
            <w:tcPrChange w:id="4578" w:author="Phuong Giang" w:date="2012-02-22T23:14:00Z">
              <w:tcPr>
                <w:tcW w:w="2988" w:type="dxa"/>
              </w:tcPr>
            </w:tcPrChange>
          </w:tcPr>
          <w:p w:rsidR="0065367C" w:rsidRPr="00D85E98" w:rsidRDefault="0065367C" w:rsidP="00995D66">
            <w:pPr>
              <w:pStyle w:val="comment"/>
              <w:ind w:left="0"/>
              <w:rPr>
                <w:ins w:id="4579" w:author="HungNguyen" w:date="2012-02-22T19:47:00Z"/>
                <w:rFonts w:ascii="Times New Roman" w:hAnsi="Times New Roman" w:cs="Times New Roman"/>
                <w:i w:val="0"/>
                <w:color w:val="auto"/>
                <w:sz w:val="22"/>
                <w:szCs w:val="22"/>
                <w:rPrChange w:id="4580" w:author="Phuong Giang" w:date="2012-02-22T23:46:00Z">
                  <w:rPr>
                    <w:ins w:id="4581" w:author="HungNguyen" w:date="2012-02-22T19:47:00Z"/>
                    <w:i w:val="0"/>
                    <w:sz w:val="18"/>
                    <w:szCs w:val="18"/>
                  </w:rPr>
                </w:rPrChange>
              </w:rPr>
            </w:pPr>
          </w:p>
        </w:tc>
      </w:tr>
      <w:tr w:rsidR="0065367C" w:rsidRPr="00D85E98" w:rsidTr="0042744C">
        <w:trPr>
          <w:ins w:id="4582" w:author="HungNguyen" w:date="2012-02-22T19:47:00Z"/>
        </w:trPr>
        <w:tc>
          <w:tcPr>
            <w:tcW w:w="570" w:type="dxa"/>
            <w:tcPrChange w:id="4583" w:author="Phuong Giang" w:date="2012-02-22T23:14:00Z">
              <w:tcPr>
                <w:tcW w:w="570" w:type="dxa"/>
              </w:tcPr>
            </w:tcPrChange>
          </w:tcPr>
          <w:p w:rsidR="0065367C" w:rsidRPr="00D85E98" w:rsidRDefault="0065367C" w:rsidP="00995D66">
            <w:pPr>
              <w:pStyle w:val="comment"/>
              <w:ind w:left="0"/>
              <w:rPr>
                <w:ins w:id="4584" w:author="HungNguyen" w:date="2012-02-22T19:47:00Z"/>
                <w:rFonts w:ascii="Times New Roman" w:hAnsi="Times New Roman" w:cs="Times New Roman"/>
                <w:i w:val="0"/>
                <w:color w:val="auto"/>
                <w:sz w:val="22"/>
                <w:szCs w:val="22"/>
                <w:rPrChange w:id="4585" w:author="Phuong Giang" w:date="2012-02-22T23:46:00Z">
                  <w:rPr>
                    <w:ins w:id="4586" w:author="HungNguyen" w:date="2012-02-22T19:47:00Z"/>
                    <w:i w:val="0"/>
                    <w:sz w:val="18"/>
                    <w:szCs w:val="18"/>
                  </w:rPr>
                </w:rPrChange>
              </w:rPr>
            </w:pPr>
            <w:ins w:id="4587" w:author="HungNguyen" w:date="2012-02-22T19:47:00Z">
              <w:r w:rsidRPr="00D85E98">
                <w:rPr>
                  <w:rFonts w:ascii="Times New Roman" w:hAnsi="Times New Roman" w:cs="Times New Roman"/>
                  <w:i w:val="0"/>
                  <w:color w:val="auto"/>
                  <w:sz w:val="22"/>
                  <w:szCs w:val="22"/>
                  <w:rPrChange w:id="4588"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14</w:t>
              </w:r>
            </w:ins>
          </w:p>
        </w:tc>
        <w:tc>
          <w:tcPr>
            <w:tcW w:w="2238" w:type="dxa"/>
            <w:tcPrChange w:id="4589" w:author="Phuong Giang" w:date="2012-02-22T23:14:00Z">
              <w:tcPr>
                <w:tcW w:w="1968" w:type="dxa"/>
                <w:gridSpan w:val="2"/>
              </w:tcPr>
            </w:tcPrChange>
          </w:tcPr>
          <w:p w:rsidR="0065367C" w:rsidRPr="00D85E98" w:rsidRDefault="0065367C" w:rsidP="00995D66">
            <w:pPr>
              <w:pStyle w:val="comment"/>
              <w:ind w:left="0"/>
              <w:rPr>
                <w:ins w:id="4590" w:author="HungNguyen" w:date="2012-02-22T19:47:00Z"/>
                <w:rFonts w:ascii="Times New Roman" w:hAnsi="Times New Roman" w:cs="Times New Roman"/>
                <w:i w:val="0"/>
                <w:color w:val="auto"/>
                <w:sz w:val="22"/>
                <w:szCs w:val="22"/>
                <w:rPrChange w:id="4591" w:author="Phuong Giang" w:date="2012-02-22T23:46:00Z">
                  <w:rPr>
                    <w:ins w:id="4592" w:author="HungNguyen" w:date="2012-02-22T19:47:00Z"/>
                    <w:i w:val="0"/>
                    <w:sz w:val="18"/>
                    <w:szCs w:val="18"/>
                  </w:rPr>
                </w:rPrChange>
              </w:rPr>
            </w:pPr>
            <w:ins w:id="4593" w:author="HungNguyen" w:date="2012-02-22T19:47:00Z">
              <w:r w:rsidRPr="00D85E98">
                <w:rPr>
                  <w:rFonts w:ascii="Times New Roman" w:hAnsi="Times New Roman" w:cs="Times New Roman"/>
                  <w:i w:val="0"/>
                  <w:color w:val="auto"/>
                  <w:sz w:val="22"/>
                  <w:szCs w:val="22"/>
                  <w:rPrChange w:id="4594" w:author="Phuong Giang" w:date="2012-02-22T23:46:00Z">
                    <w:rPr>
                      <w:rFonts w:asciiTheme="majorHAnsi" w:eastAsiaTheme="majorEastAsia" w:hAnsiTheme="majorHAnsi" w:cstheme="majorBidi"/>
                      <w:b/>
                      <w:bCs w:val="0"/>
                      <w:i w:val="0"/>
                      <w:iCs/>
                      <w:snapToGrid/>
                      <w:color w:val="4F81BD" w:themeColor="accent1"/>
                      <w:sz w:val="18"/>
                      <w:szCs w:val="18"/>
                      <w:lang w:eastAsia="en-US"/>
                    </w:rPr>
                  </w:rPrChange>
                </w:rPr>
                <w:t>Activities</w:t>
              </w:r>
            </w:ins>
          </w:p>
        </w:tc>
        <w:tc>
          <w:tcPr>
            <w:tcW w:w="1620" w:type="dxa"/>
            <w:tcPrChange w:id="4595" w:author="Phuong Giang" w:date="2012-02-22T23:14:00Z">
              <w:tcPr>
                <w:tcW w:w="1080" w:type="dxa"/>
                <w:gridSpan w:val="2"/>
              </w:tcPr>
            </w:tcPrChange>
          </w:tcPr>
          <w:p w:rsidR="001E773C" w:rsidRPr="00D85E98" w:rsidRDefault="0065367C">
            <w:pPr>
              <w:pStyle w:val="comment"/>
              <w:ind w:left="0"/>
              <w:rPr>
                <w:ins w:id="4596" w:author="HungNguyen" w:date="2012-02-22T19:47:00Z"/>
                <w:rFonts w:ascii="Times New Roman" w:hAnsi="Times New Roman" w:cs="Times New Roman"/>
                <w:i w:val="0"/>
                <w:color w:val="auto"/>
                <w:sz w:val="22"/>
                <w:szCs w:val="22"/>
                <w:rPrChange w:id="4597" w:author="Phuong Giang" w:date="2012-02-22T23:46:00Z">
                  <w:rPr>
                    <w:ins w:id="4598" w:author="HungNguyen" w:date="2012-02-22T19:47:00Z"/>
                    <w:i w:val="0"/>
                    <w:sz w:val="18"/>
                    <w:szCs w:val="18"/>
                  </w:rPr>
                </w:rPrChange>
              </w:rPr>
              <w:pPrChange w:id="4599" w:author="HungNguyen" w:date="2012-02-22T19:51:00Z">
                <w:pPr>
                  <w:pStyle w:val="comment"/>
                </w:pPr>
              </w:pPrChange>
            </w:pPr>
            <w:proofErr w:type="spellStart"/>
            <w:ins w:id="4600" w:author="HungNguyen" w:date="2012-02-22T19:47:00Z">
              <w:r w:rsidRPr="00D85E98">
                <w:rPr>
                  <w:rFonts w:ascii="Times New Roman" w:hAnsi="Times New Roman" w:cs="Times New Roman"/>
                  <w:i w:val="0"/>
                  <w:color w:val="auto"/>
                  <w:sz w:val="22"/>
                  <w:szCs w:val="22"/>
                  <w:rPrChange w:id="4601" w:author="Phuong Giang" w:date="2012-02-22T23:46:00Z">
                    <w:rPr>
                      <w:i w:val="0"/>
                      <w:sz w:val="18"/>
                      <w:szCs w:val="18"/>
                    </w:rPr>
                  </w:rPrChange>
                </w:rPr>
                <w:t>ObservableCollection</w:t>
              </w:r>
              <w:proofErr w:type="spellEnd"/>
              <w:r w:rsidRPr="00D85E98">
                <w:rPr>
                  <w:rFonts w:ascii="Times New Roman" w:hAnsi="Times New Roman" w:cs="Times New Roman"/>
                  <w:i w:val="0"/>
                  <w:color w:val="auto"/>
                  <w:sz w:val="22"/>
                  <w:szCs w:val="22"/>
                  <w:rPrChange w:id="4602" w:author="Phuong Giang" w:date="2012-02-22T23:46:00Z">
                    <w:rPr>
                      <w:i w:val="0"/>
                      <w:sz w:val="18"/>
                      <w:szCs w:val="18"/>
                    </w:rPr>
                  </w:rPrChange>
                </w:rPr>
                <w:t>&lt;</w:t>
              </w:r>
              <w:proofErr w:type="spellStart"/>
              <w:r w:rsidRPr="00D85E98">
                <w:rPr>
                  <w:rFonts w:ascii="Times New Roman" w:hAnsi="Times New Roman" w:cs="Times New Roman"/>
                  <w:i w:val="0"/>
                  <w:color w:val="auto"/>
                  <w:sz w:val="22"/>
                  <w:szCs w:val="22"/>
                  <w:rPrChange w:id="4603" w:author="Phuong Giang" w:date="2012-02-22T23:46:00Z">
                    <w:rPr>
                      <w:i w:val="0"/>
                      <w:sz w:val="18"/>
                      <w:szCs w:val="18"/>
                    </w:rPr>
                  </w:rPrChange>
                </w:rPr>
                <w:t>ActivityViewModel</w:t>
              </w:r>
              <w:proofErr w:type="spellEnd"/>
              <w:r w:rsidRPr="00D85E98">
                <w:rPr>
                  <w:rFonts w:ascii="Times New Roman" w:hAnsi="Times New Roman" w:cs="Times New Roman"/>
                  <w:i w:val="0"/>
                  <w:color w:val="auto"/>
                  <w:sz w:val="22"/>
                  <w:szCs w:val="22"/>
                  <w:rPrChange w:id="4604" w:author="Phuong Giang" w:date="2012-02-22T23:46:00Z">
                    <w:rPr>
                      <w:i w:val="0"/>
                      <w:sz w:val="18"/>
                      <w:szCs w:val="18"/>
                    </w:rPr>
                  </w:rPrChange>
                </w:rPr>
                <w:t>&gt;</w:t>
              </w:r>
            </w:ins>
          </w:p>
        </w:tc>
        <w:tc>
          <w:tcPr>
            <w:tcW w:w="1170" w:type="dxa"/>
            <w:tcPrChange w:id="4605" w:author="Phuong Giang" w:date="2012-02-22T23:14:00Z">
              <w:tcPr>
                <w:tcW w:w="1170" w:type="dxa"/>
              </w:tcPr>
            </w:tcPrChange>
          </w:tcPr>
          <w:p w:rsidR="0065367C" w:rsidRPr="00D85E98" w:rsidRDefault="0065367C" w:rsidP="00995D66">
            <w:pPr>
              <w:pStyle w:val="comment"/>
              <w:ind w:left="0"/>
              <w:rPr>
                <w:ins w:id="4606" w:author="HungNguyen" w:date="2012-02-22T19:47:00Z"/>
                <w:rFonts w:ascii="Times New Roman" w:hAnsi="Times New Roman" w:cs="Times New Roman"/>
                <w:i w:val="0"/>
                <w:color w:val="auto"/>
                <w:sz w:val="22"/>
                <w:szCs w:val="22"/>
                <w:rPrChange w:id="4607" w:author="Phuong Giang" w:date="2012-02-22T23:46:00Z">
                  <w:rPr>
                    <w:ins w:id="4608" w:author="HungNguyen" w:date="2012-02-22T19:47:00Z"/>
                    <w:i w:val="0"/>
                    <w:sz w:val="18"/>
                    <w:szCs w:val="18"/>
                  </w:rPr>
                </w:rPrChange>
              </w:rPr>
            </w:pPr>
          </w:p>
        </w:tc>
        <w:tc>
          <w:tcPr>
            <w:tcW w:w="990" w:type="dxa"/>
            <w:tcPrChange w:id="4609" w:author="Phuong Giang" w:date="2012-02-22T23:14:00Z">
              <w:tcPr>
                <w:tcW w:w="1800" w:type="dxa"/>
                <w:gridSpan w:val="2"/>
              </w:tcPr>
            </w:tcPrChange>
          </w:tcPr>
          <w:p w:rsidR="0065367C" w:rsidRPr="00D85E98" w:rsidRDefault="0065367C" w:rsidP="00995D66">
            <w:pPr>
              <w:pStyle w:val="comment"/>
              <w:ind w:left="0"/>
              <w:rPr>
                <w:ins w:id="4610" w:author="HungNguyen" w:date="2012-02-22T19:47:00Z"/>
                <w:rFonts w:ascii="Times New Roman" w:hAnsi="Times New Roman" w:cs="Times New Roman"/>
                <w:i w:val="0"/>
                <w:color w:val="auto"/>
                <w:sz w:val="22"/>
                <w:szCs w:val="22"/>
                <w:rPrChange w:id="4611" w:author="Phuong Giang" w:date="2012-02-22T23:46:00Z">
                  <w:rPr>
                    <w:ins w:id="4612" w:author="HungNguyen" w:date="2012-02-22T19:47:00Z"/>
                    <w:i w:val="0"/>
                    <w:sz w:val="18"/>
                    <w:szCs w:val="18"/>
                  </w:rPr>
                </w:rPrChange>
              </w:rPr>
            </w:pPr>
            <w:ins w:id="4613" w:author="HungNguyen" w:date="2012-02-22T19:47:00Z">
              <w:r w:rsidRPr="00D85E98">
                <w:rPr>
                  <w:rFonts w:ascii="Times New Roman" w:hAnsi="Times New Roman" w:cs="Times New Roman"/>
                  <w:i w:val="0"/>
                  <w:color w:val="auto"/>
                  <w:sz w:val="22"/>
                  <w:szCs w:val="22"/>
                  <w:rPrChange w:id="4614" w:author="Phuong Giang" w:date="2012-02-22T23:46:00Z">
                    <w:rPr>
                      <w:i w:val="0"/>
                      <w:sz w:val="18"/>
                      <w:szCs w:val="18"/>
                    </w:rPr>
                  </w:rPrChange>
                </w:rPr>
                <w:t>Public</w:t>
              </w:r>
            </w:ins>
          </w:p>
        </w:tc>
        <w:tc>
          <w:tcPr>
            <w:tcW w:w="2988" w:type="dxa"/>
            <w:tcPrChange w:id="4615" w:author="Phuong Giang" w:date="2012-02-22T23:14:00Z">
              <w:tcPr>
                <w:tcW w:w="2988" w:type="dxa"/>
              </w:tcPr>
            </w:tcPrChange>
          </w:tcPr>
          <w:p w:rsidR="0065367C" w:rsidRPr="00D85E98" w:rsidRDefault="0065367C" w:rsidP="00995D66">
            <w:pPr>
              <w:pStyle w:val="comment"/>
              <w:ind w:left="0"/>
              <w:rPr>
                <w:ins w:id="4616" w:author="HungNguyen" w:date="2012-02-22T19:47:00Z"/>
                <w:rFonts w:ascii="Times New Roman" w:hAnsi="Times New Roman" w:cs="Times New Roman"/>
                <w:i w:val="0"/>
                <w:color w:val="auto"/>
                <w:sz w:val="22"/>
                <w:szCs w:val="22"/>
                <w:rPrChange w:id="4617" w:author="Phuong Giang" w:date="2012-02-22T23:46:00Z">
                  <w:rPr>
                    <w:ins w:id="4618" w:author="HungNguyen" w:date="2012-02-22T19:47:00Z"/>
                    <w:i w:val="0"/>
                    <w:sz w:val="18"/>
                    <w:szCs w:val="18"/>
                  </w:rPr>
                </w:rPrChange>
              </w:rPr>
            </w:pPr>
          </w:p>
        </w:tc>
      </w:tr>
      <w:tr w:rsidR="0065367C" w:rsidRPr="00D85E98" w:rsidTr="0042744C">
        <w:trPr>
          <w:ins w:id="4619" w:author="HungNguyen" w:date="2012-02-22T19:47:00Z"/>
        </w:trPr>
        <w:tc>
          <w:tcPr>
            <w:tcW w:w="570" w:type="dxa"/>
            <w:tcPrChange w:id="4620" w:author="Phuong Giang" w:date="2012-02-22T23:14:00Z">
              <w:tcPr>
                <w:tcW w:w="570" w:type="dxa"/>
              </w:tcPr>
            </w:tcPrChange>
          </w:tcPr>
          <w:p w:rsidR="0065367C" w:rsidRPr="00D85E98" w:rsidRDefault="0065367C" w:rsidP="00995D66">
            <w:pPr>
              <w:pStyle w:val="comment"/>
              <w:ind w:left="0"/>
              <w:rPr>
                <w:ins w:id="4621" w:author="HungNguyen" w:date="2012-02-22T19:47:00Z"/>
                <w:rFonts w:ascii="Times New Roman" w:hAnsi="Times New Roman" w:cs="Times New Roman"/>
                <w:i w:val="0"/>
                <w:color w:val="auto"/>
                <w:sz w:val="22"/>
                <w:szCs w:val="22"/>
                <w:rPrChange w:id="4622" w:author="Phuong Giang" w:date="2012-02-22T23:46:00Z">
                  <w:rPr>
                    <w:ins w:id="4623" w:author="HungNguyen" w:date="2012-02-22T19:47:00Z"/>
                    <w:i w:val="0"/>
                    <w:sz w:val="18"/>
                    <w:szCs w:val="18"/>
                  </w:rPr>
                </w:rPrChange>
              </w:rPr>
            </w:pPr>
            <w:ins w:id="4624" w:author="HungNguyen" w:date="2012-02-22T19:47:00Z">
              <w:r w:rsidRPr="00D85E98">
                <w:rPr>
                  <w:rFonts w:ascii="Times New Roman" w:hAnsi="Times New Roman" w:cs="Times New Roman"/>
                  <w:i w:val="0"/>
                  <w:color w:val="auto"/>
                  <w:sz w:val="22"/>
                  <w:szCs w:val="22"/>
                  <w:rPrChange w:id="4625" w:author="Phuong Giang" w:date="2012-02-22T23:46:00Z">
                    <w:rPr>
                      <w:i w:val="0"/>
                      <w:sz w:val="18"/>
                      <w:szCs w:val="18"/>
                    </w:rPr>
                  </w:rPrChange>
                </w:rPr>
                <w:t>15</w:t>
              </w:r>
            </w:ins>
          </w:p>
        </w:tc>
        <w:tc>
          <w:tcPr>
            <w:tcW w:w="2238" w:type="dxa"/>
            <w:tcPrChange w:id="4626" w:author="Phuong Giang" w:date="2012-02-22T23:14:00Z">
              <w:tcPr>
                <w:tcW w:w="1968" w:type="dxa"/>
                <w:gridSpan w:val="2"/>
              </w:tcPr>
            </w:tcPrChange>
          </w:tcPr>
          <w:p w:rsidR="0065367C" w:rsidRPr="00D85E98" w:rsidRDefault="0065367C" w:rsidP="00995D66">
            <w:pPr>
              <w:pStyle w:val="comment"/>
              <w:ind w:left="0"/>
              <w:rPr>
                <w:ins w:id="4627" w:author="HungNguyen" w:date="2012-02-22T19:47:00Z"/>
                <w:rFonts w:ascii="Times New Roman" w:hAnsi="Times New Roman" w:cs="Times New Roman"/>
                <w:i w:val="0"/>
                <w:color w:val="auto"/>
                <w:sz w:val="22"/>
                <w:szCs w:val="22"/>
                <w:rPrChange w:id="4628" w:author="Phuong Giang" w:date="2012-02-22T23:46:00Z">
                  <w:rPr>
                    <w:ins w:id="4629" w:author="HungNguyen" w:date="2012-02-22T19:47:00Z"/>
                    <w:i w:val="0"/>
                    <w:sz w:val="18"/>
                    <w:szCs w:val="18"/>
                  </w:rPr>
                </w:rPrChange>
              </w:rPr>
            </w:pPr>
            <w:proofErr w:type="spellStart"/>
            <w:ins w:id="4630" w:author="HungNguyen" w:date="2012-02-22T19:47:00Z">
              <w:r w:rsidRPr="00D85E98">
                <w:rPr>
                  <w:rFonts w:ascii="Times New Roman" w:hAnsi="Times New Roman" w:cs="Times New Roman"/>
                  <w:i w:val="0"/>
                  <w:color w:val="auto"/>
                  <w:sz w:val="22"/>
                  <w:szCs w:val="22"/>
                  <w:rPrChange w:id="4631" w:author="Phuong Giang" w:date="2012-02-22T23:46:00Z">
                    <w:rPr>
                      <w:i w:val="0"/>
                      <w:sz w:val="18"/>
                      <w:szCs w:val="18"/>
                    </w:rPr>
                  </w:rPrChange>
                </w:rPr>
                <w:t>OpenCommand</w:t>
              </w:r>
              <w:proofErr w:type="spellEnd"/>
            </w:ins>
          </w:p>
        </w:tc>
        <w:tc>
          <w:tcPr>
            <w:tcW w:w="1620" w:type="dxa"/>
            <w:tcPrChange w:id="4632" w:author="Phuong Giang" w:date="2012-02-22T23:14:00Z">
              <w:tcPr>
                <w:tcW w:w="1080" w:type="dxa"/>
                <w:gridSpan w:val="2"/>
              </w:tcPr>
            </w:tcPrChange>
          </w:tcPr>
          <w:p w:rsidR="0065367C" w:rsidRPr="00D85E98" w:rsidRDefault="0065367C" w:rsidP="00995D66">
            <w:pPr>
              <w:pStyle w:val="comment"/>
              <w:ind w:left="0"/>
              <w:rPr>
                <w:ins w:id="4633" w:author="HungNguyen" w:date="2012-02-22T19:47:00Z"/>
                <w:rFonts w:ascii="Times New Roman" w:hAnsi="Times New Roman" w:cs="Times New Roman"/>
                <w:i w:val="0"/>
                <w:color w:val="auto"/>
                <w:sz w:val="22"/>
                <w:szCs w:val="22"/>
                <w:rPrChange w:id="4634" w:author="Phuong Giang" w:date="2012-02-22T23:46:00Z">
                  <w:rPr>
                    <w:ins w:id="4635" w:author="HungNguyen" w:date="2012-02-22T19:47:00Z"/>
                    <w:i w:val="0"/>
                    <w:sz w:val="18"/>
                    <w:szCs w:val="18"/>
                  </w:rPr>
                </w:rPrChange>
              </w:rPr>
            </w:pPr>
            <w:proofErr w:type="spellStart"/>
            <w:ins w:id="4636" w:author="HungNguyen" w:date="2012-02-22T19:47:00Z">
              <w:r w:rsidRPr="00D85E98">
                <w:rPr>
                  <w:rFonts w:ascii="Times New Roman" w:hAnsi="Times New Roman" w:cs="Times New Roman"/>
                  <w:i w:val="0"/>
                  <w:color w:val="auto"/>
                  <w:sz w:val="22"/>
                  <w:szCs w:val="22"/>
                  <w:rPrChange w:id="4637" w:author="Phuong Giang" w:date="2012-02-22T23:46:00Z">
                    <w:rPr>
                      <w:i w:val="0"/>
                      <w:sz w:val="18"/>
                      <w:szCs w:val="18"/>
                    </w:rPr>
                  </w:rPrChange>
                </w:rPr>
                <w:t>ICommand</w:t>
              </w:r>
              <w:proofErr w:type="spellEnd"/>
            </w:ins>
          </w:p>
        </w:tc>
        <w:tc>
          <w:tcPr>
            <w:tcW w:w="1170" w:type="dxa"/>
            <w:tcPrChange w:id="4638" w:author="Phuong Giang" w:date="2012-02-22T23:14:00Z">
              <w:tcPr>
                <w:tcW w:w="1170" w:type="dxa"/>
              </w:tcPr>
            </w:tcPrChange>
          </w:tcPr>
          <w:p w:rsidR="0065367C" w:rsidRPr="00D85E98" w:rsidRDefault="0065367C" w:rsidP="00995D66">
            <w:pPr>
              <w:pStyle w:val="comment"/>
              <w:ind w:left="0"/>
              <w:rPr>
                <w:ins w:id="4639" w:author="HungNguyen" w:date="2012-02-22T19:47:00Z"/>
                <w:rFonts w:ascii="Times New Roman" w:hAnsi="Times New Roman" w:cs="Times New Roman"/>
                <w:i w:val="0"/>
                <w:color w:val="auto"/>
                <w:sz w:val="22"/>
                <w:szCs w:val="22"/>
                <w:rPrChange w:id="4640" w:author="Phuong Giang" w:date="2012-02-22T23:46:00Z">
                  <w:rPr>
                    <w:ins w:id="4641" w:author="HungNguyen" w:date="2012-02-22T19:47:00Z"/>
                    <w:i w:val="0"/>
                    <w:sz w:val="18"/>
                    <w:szCs w:val="18"/>
                  </w:rPr>
                </w:rPrChange>
              </w:rPr>
            </w:pPr>
          </w:p>
        </w:tc>
        <w:tc>
          <w:tcPr>
            <w:tcW w:w="990" w:type="dxa"/>
            <w:tcPrChange w:id="4642" w:author="Phuong Giang" w:date="2012-02-22T23:14:00Z">
              <w:tcPr>
                <w:tcW w:w="1800" w:type="dxa"/>
                <w:gridSpan w:val="2"/>
              </w:tcPr>
            </w:tcPrChange>
          </w:tcPr>
          <w:p w:rsidR="0065367C" w:rsidRPr="00D85E98" w:rsidRDefault="0065367C" w:rsidP="00995D66">
            <w:pPr>
              <w:pStyle w:val="comment"/>
              <w:ind w:left="0"/>
              <w:rPr>
                <w:ins w:id="4643" w:author="HungNguyen" w:date="2012-02-22T19:47:00Z"/>
                <w:rFonts w:ascii="Times New Roman" w:hAnsi="Times New Roman" w:cs="Times New Roman"/>
                <w:i w:val="0"/>
                <w:color w:val="auto"/>
                <w:sz w:val="22"/>
                <w:szCs w:val="22"/>
                <w:rPrChange w:id="4644" w:author="Phuong Giang" w:date="2012-02-22T23:46:00Z">
                  <w:rPr>
                    <w:ins w:id="4645" w:author="HungNguyen" w:date="2012-02-22T19:47:00Z"/>
                    <w:i w:val="0"/>
                    <w:sz w:val="18"/>
                    <w:szCs w:val="18"/>
                  </w:rPr>
                </w:rPrChange>
              </w:rPr>
            </w:pPr>
            <w:ins w:id="4646" w:author="HungNguyen" w:date="2012-02-22T19:47:00Z">
              <w:r w:rsidRPr="00D85E98">
                <w:rPr>
                  <w:rFonts w:ascii="Times New Roman" w:hAnsi="Times New Roman" w:cs="Times New Roman"/>
                  <w:i w:val="0"/>
                  <w:color w:val="auto"/>
                  <w:sz w:val="22"/>
                  <w:szCs w:val="22"/>
                  <w:rPrChange w:id="4647" w:author="Phuong Giang" w:date="2012-02-22T23:46:00Z">
                    <w:rPr>
                      <w:i w:val="0"/>
                      <w:sz w:val="18"/>
                      <w:szCs w:val="18"/>
                    </w:rPr>
                  </w:rPrChange>
                </w:rPr>
                <w:t>Public</w:t>
              </w:r>
            </w:ins>
          </w:p>
        </w:tc>
        <w:tc>
          <w:tcPr>
            <w:tcW w:w="2988" w:type="dxa"/>
            <w:tcPrChange w:id="4648" w:author="Phuong Giang" w:date="2012-02-22T23:14:00Z">
              <w:tcPr>
                <w:tcW w:w="2988" w:type="dxa"/>
              </w:tcPr>
            </w:tcPrChange>
          </w:tcPr>
          <w:p w:rsidR="0065367C" w:rsidRPr="00D85E98" w:rsidRDefault="0065367C" w:rsidP="00995D66">
            <w:pPr>
              <w:pStyle w:val="comment"/>
              <w:ind w:left="0"/>
              <w:rPr>
                <w:ins w:id="4649" w:author="HungNguyen" w:date="2012-02-22T19:47:00Z"/>
                <w:rFonts w:ascii="Times New Roman" w:hAnsi="Times New Roman" w:cs="Times New Roman"/>
                <w:i w:val="0"/>
                <w:color w:val="auto"/>
                <w:sz w:val="22"/>
                <w:szCs w:val="22"/>
                <w:rPrChange w:id="4650" w:author="Phuong Giang" w:date="2012-02-22T23:46:00Z">
                  <w:rPr>
                    <w:ins w:id="4651" w:author="HungNguyen" w:date="2012-02-22T19:47:00Z"/>
                    <w:i w:val="0"/>
                    <w:sz w:val="18"/>
                    <w:szCs w:val="18"/>
                  </w:rPr>
                </w:rPrChange>
              </w:rPr>
            </w:pPr>
          </w:p>
        </w:tc>
      </w:tr>
      <w:tr w:rsidR="0065367C" w:rsidRPr="00D85E98" w:rsidTr="0042744C">
        <w:trPr>
          <w:ins w:id="4652" w:author="HungNguyen" w:date="2012-02-22T19:47:00Z"/>
        </w:trPr>
        <w:tc>
          <w:tcPr>
            <w:tcW w:w="570" w:type="dxa"/>
            <w:tcPrChange w:id="4653" w:author="Phuong Giang" w:date="2012-02-22T23:14:00Z">
              <w:tcPr>
                <w:tcW w:w="570" w:type="dxa"/>
              </w:tcPr>
            </w:tcPrChange>
          </w:tcPr>
          <w:p w:rsidR="0065367C" w:rsidRPr="00D85E98" w:rsidRDefault="0065367C" w:rsidP="00995D66">
            <w:pPr>
              <w:pStyle w:val="comment"/>
              <w:ind w:left="0"/>
              <w:rPr>
                <w:ins w:id="4654" w:author="HungNguyen" w:date="2012-02-22T19:47:00Z"/>
                <w:rFonts w:ascii="Times New Roman" w:hAnsi="Times New Roman" w:cs="Times New Roman"/>
                <w:i w:val="0"/>
                <w:color w:val="auto"/>
                <w:sz w:val="22"/>
                <w:szCs w:val="22"/>
                <w:rPrChange w:id="4655" w:author="Phuong Giang" w:date="2012-02-22T23:46:00Z">
                  <w:rPr>
                    <w:ins w:id="4656" w:author="HungNguyen" w:date="2012-02-22T19:47:00Z"/>
                    <w:i w:val="0"/>
                    <w:sz w:val="18"/>
                    <w:szCs w:val="18"/>
                  </w:rPr>
                </w:rPrChange>
              </w:rPr>
            </w:pPr>
            <w:ins w:id="4657" w:author="HungNguyen" w:date="2012-02-22T19:47:00Z">
              <w:r w:rsidRPr="00D85E98">
                <w:rPr>
                  <w:rFonts w:ascii="Times New Roman" w:hAnsi="Times New Roman" w:cs="Times New Roman"/>
                  <w:i w:val="0"/>
                  <w:color w:val="auto"/>
                  <w:sz w:val="22"/>
                  <w:szCs w:val="22"/>
                  <w:rPrChange w:id="4658" w:author="Phuong Giang" w:date="2012-02-22T23:46:00Z">
                    <w:rPr>
                      <w:i w:val="0"/>
                      <w:sz w:val="18"/>
                      <w:szCs w:val="18"/>
                    </w:rPr>
                  </w:rPrChange>
                </w:rPr>
                <w:t>16</w:t>
              </w:r>
            </w:ins>
          </w:p>
        </w:tc>
        <w:tc>
          <w:tcPr>
            <w:tcW w:w="2238" w:type="dxa"/>
            <w:tcPrChange w:id="4659" w:author="Phuong Giang" w:date="2012-02-22T23:14:00Z">
              <w:tcPr>
                <w:tcW w:w="1968" w:type="dxa"/>
                <w:gridSpan w:val="2"/>
              </w:tcPr>
            </w:tcPrChange>
          </w:tcPr>
          <w:p w:rsidR="0065367C" w:rsidRPr="00D85E98" w:rsidRDefault="0065367C" w:rsidP="00995D66">
            <w:pPr>
              <w:pStyle w:val="comment"/>
              <w:ind w:left="0"/>
              <w:rPr>
                <w:ins w:id="4660" w:author="HungNguyen" w:date="2012-02-22T19:47:00Z"/>
                <w:rFonts w:ascii="Times New Roman" w:hAnsi="Times New Roman" w:cs="Times New Roman"/>
                <w:i w:val="0"/>
                <w:color w:val="auto"/>
                <w:sz w:val="22"/>
                <w:szCs w:val="22"/>
                <w:rPrChange w:id="4661" w:author="Phuong Giang" w:date="2012-02-22T23:46:00Z">
                  <w:rPr>
                    <w:ins w:id="4662" w:author="HungNguyen" w:date="2012-02-22T19:47:00Z"/>
                    <w:i w:val="0"/>
                    <w:sz w:val="18"/>
                    <w:szCs w:val="18"/>
                  </w:rPr>
                </w:rPrChange>
              </w:rPr>
            </w:pPr>
            <w:proofErr w:type="spellStart"/>
            <w:ins w:id="4663" w:author="HungNguyen" w:date="2012-02-22T19:47:00Z">
              <w:r w:rsidRPr="00D85E98">
                <w:rPr>
                  <w:rFonts w:ascii="Times New Roman" w:hAnsi="Times New Roman" w:cs="Times New Roman"/>
                  <w:i w:val="0"/>
                  <w:color w:val="auto"/>
                  <w:sz w:val="22"/>
                  <w:szCs w:val="22"/>
                  <w:rPrChange w:id="4664" w:author="Phuong Giang" w:date="2012-02-22T23:46:00Z">
                    <w:rPr>
                      <w:i w:val="0"/>
                      <w:sz w:val="18"/>
                      <w:szCs w:val="18"/>
                    </w:rPr>
                  </w:rPrChange>
                </w:rPr>
                <w:t>RemoveActivityCommand</w:t>
              </w:r>
              <w:proofErr w:type="spellEnd"/>
            </w:ins>
          </w:p>
        </w:tc>
        <w:tc>
          <w:tcPr>
            <w:tcW w:w="1620" w:type="dxa"/>
            <w:tcPrChange w:id="4665" w:author="Phuong Giang" w:date="2012-02-22T23:14:00Z">
              <w:tcPr>
                <w:tcW w:w="1080" w:type="dxa"/>
                <w:gridSpan w:val="2"/>
              </w:tcPr>
            </w:tcPrChange>
          </w:tcPr>
          <w:p w:rsidR="0065367C" w:rsidRPr="00D85E98" w:rsidRDefault="0065367C" w:rsidP="00995D66">
            <w:pPr>
              <w:pStyle w:val="comment"/>
              <w:ind w:left="0"/>
              <w:rPr>
                <w:ins w:id="4666" w:author="HungNguyen" w:date="2012-02-22T19:47:00Z"/>
                <w:rFonts w:ascii="Times New Roman" w:hAnsi="Times New Roman" w:cs="Times New Roman"/>
                <w:i w:val="0"/>
                <w:color w:val="auto"/>
                <w:sz w:val="22"/>
                <w:szCs w:val="22"/>
                <w:rPrChange w:id="4667" w:author="Phuong Giang" w:date="2012-02-22T23:46:00Z">
                  <w:rPr>
                    <w:ins w:id="4668" w:author="HungNguyen" w:date="2012-02-22T19:47:00Z"/>
                    <w:i w:val="0"/>
                    <w:sz w:val="18"/>
                    <w:szCs w:val="18"/>
                  </w:rPr>
                </w:rPrChange>
              </w:rPr>
            </w:pPr>
            <w:proofErr w:type="spellStart"/>
            <w:ins w:id="4669" w:author="HungNguyen" w:date="2012-02-22T19:47:00Z">
              <w:r w:rsidRPr="00D85E98">
                <w:rPr>
                  <w:rFonts w:ascii="Times New Roman" w:hAnsi="Times New Roman" w:cs="Times New Roman"/>
                  <w:i w:val="0"/>
                  <w:color w:val="auto"/>
                  <w:sz w:val="22"/>
                  <w:szCs w:val="22"/>
                  <w:rPrChange w:id="4670" w:author="Phuong Giang" w:date="2012-02-22T23:46:00Z">
                    <w:rPr>
                      <w:i w:val="0"/>
                      <w:sz w:val="18"/>
                      <w:szCs w:val="18"/>
                    </w:rPr>
                  </w:rPrChange>
                </w:rPr>
                <w:t>ICommand</w:t>
              </w:r>
              <w:proofErr w:type="spellEnd"/>
            </w:ins>
          </w:p>
        </w:tc>
        <w:tc>
          <w:tcPr>
            <w:tcW w:w="1170" w:type="dxa"/>
            <w:tcPrChange w:id="4671" w:author="Phuong Giang" w:date="2012-02-22T23:14:00Z">
              <w:tcPr>
                <w:tcW w:w="1170" w:type="dxa"/>
              </w:tcPr>
            </w:tcPrChange>
          </w:tcPr>
          <w:p w:rsidR="0065367C" w:rsidRPr="00D85E98" w:rsidRDefault="0065367C" w:rsidP="00995D66">
            <w:pPr>
              <w:pStyle w:val="comment"/>
              <w:ind w:left="0"/>
              <w:rPr>
                <w:ins w:id="4672" w:author="HungNguyen" w:date="2012-02-22T19:47:00Z"/>
                <w:rFonts w:ascii="Times New Roman" w:hAnsi="Times New Roman" w:cs="Times New Roman"/>
                <w:i w:val="0"/>
                <w:color w:val="auto"/>
                <w:sz w:val="22"/>
                <w:szCs w:val="22"/>
                <w:rPrChange w:id="4673" w:author="Phuong Giang" w:date="2012-02-22T23:46:00Z">
                  <w:rPr>
                    <w:ins w:id="4674" w:author="HungNguyen" w:date="2012-02-22T19:47:00Z"/>
                    <w:i w:val="0"/>
                    <w:sz w:val="18"/>
                    <w:szCs w:val="18"/>
                  </w:rPr>
                </w:rPrChange>
              </w:rPr>
            </w:pPr>
          </w:p>
        </w:tc>
        <w:tc>
          <w:tcPr>
            <w:tcW w:w="990" w:type="dxa"/>
            <w:tcPrChange w:id="4675" w:author="Phuong Giang" w:date="2012-02-22T23:14:00Z">
              <w:tcPr>
                <w:tcW w:w="1800" w:type="dxa"/>
                <w:gridSpan w:val="2"/>
              </w:tcPr>
            </w:tcPrChange>
          </w:tcPr>
          <w:p w:rsidR="0065367C" w:rsidRPr="00D85E98" w:rsidRDefault="0065367C" w:rsidP="00995D66">
            <w:pPr>
              <w:pStyle w:val="comment"/>
              <w:ind w:left="0"/>
              <w:rPr>
                <w:ins w:id="4676" w:author="HungNguyen" w:date="2012-02-22T19:47:00Z"/>
                <w:rFonts w:ascii="Times New Roman" w:hAnsi="Times New Roman" w:cs="Times New Roman"/>
                <w:i w:val="0"/>
                <w:color w:val="auto"/>
                <w:sz w:val="22"/>
                <w:szCs w:val="22"/>
                <w:rPrChange w:id="4677" w:author="Phuong Giang" w:date="2012-02-22T23:46:00Z">
                  <w:rPr>
                    <w:ins w:id="4678" w:author="HungNguyen" w:date="2012-02-22T19:47:00Z"/>
                    <w:i w:val="0"/>
                    <w:sz w:val="18"/>
                    <w:szCs w:val="18"/>
                  </w:rPr>
                </w:rPrChange>
              </w:rPr>
            </w:pPr>
            <w:ins w:id="4679" w:author="HungNguyen" w:date="2012-02-22T19:47:00Z">
              <w:r w:rsidRPr="00D85E98">
                <w:rPr>
                  <w:rFonts w:ascii="Times New Roman" w:hAnsi="Times New Roman" w:cs="Times New Roman"/>
                  <w:i w:val="0"/>
                  <w:color w:val="auto"/>
                  <w:sz w:val="22"/>
                  <w:szCs w:val="22"/>
                  <w:rPrChange w:id="4680" w:author="Phuong Giang" w:date="2012-02-22T23:46:00Z">
                    <w:rPr>
                      <w:i w:val="0"/>
                      <w:sz w:val="18"/>
                      <w:szCs w:val="18"/>
                    </w:rPr>
                  </w:rPrChange>
                </w:rPr>
                <w:t>Public</w:t>
              </w:r>
            </w:ins>
          </w:p>
        </w:tc>
        <w:tc>
          <w:tcPr>
            <w:tcW w:w="2988" w:type="dxa"/>
            <w:tcPrChange w:id="4681" w:author="Phuong Giang" w:date="2012-02-22T23:14:00Z">
              <w:tcPr>
                <w:tcW w:w="2988" w:type="dxa"/>
              </w:tcPr>
            </w:tcPrChange>
          </w:tcPr>
          <w:p w:rsidR="0065367C" w:rsidRPr="00D85E98" w:rsidRDefault="0065367C" w:rsidP="00995D66">
            <w:pPr>
              <w:pStyle w:val="comment"/>
              <w:ind w:left="0"/>
              <w:rPr>
                <w:ins w:id="4682" w:author="HungNguyen" w:date="2012-02-22T19:47:00Z"/>
                <w:rFonts w:ascii="Times New Roman" w:hAnsi="Times New Roman" w:cs="Times New Roman"/>
                <w:i w:val="0"/>
                <w:color w:val="auto"/>
                <w:sz w:val="22"/>
                <w:szCs w:val="22"/>
                <w:rPrChange w:id="4683" w:author="Phuong Giang" w:date="2012-02-22T23:46:00Z">
                  <w:rPr>
                    <w:ins w:id="4684" w:author="HungNguyen" w:date="2012-02-22T19:47:00Z"/>
                    <w:i w:val="0"/>
                    <w:sz w:val="18"/>
                    <w:szCs w:val="18"/>
                  </w:rPr>
                </w:rPrChange>
              </w:rPr>
            </w:pPr>
          </w:p>
        </w:tc>
      </w:tr>
      <w:tr w:rsidR="0065367C" w:rsidRPr="00D85E98" w:rsidTr="0042744C">
        <w:trPr>
          <w:ins w:id="4685" w:author="HungNguyen" w:date="2012-02-22T19:47:00Z"/>
        </w:trPr>
        <w:tc>
          <w:tcPr>
            <w:tcW w:w="570" w:type="dxa"/>
            <w:tcPrChange w:id="4686" w:author="Phuong Giang" w:date="2012-02-22T23:14:00Z">
              <w:tcPr>
                <w:tcW w:w="570" w:type="dxa"/>
              </w:tcPr>
            </w:tcPrChange>
          </w:tcPr>
          <w:p w:rsidR="0065367C" w:rsidRPr="00D85E98" w:rsidRDefault="0065367C" w:rsidP="00995D66">
            <w:pPr>
              <w:pStyle w:val="comment"/>
              <w:ind w:left="0"/>
              <w:rPr>
                <w:ins w:id="4687" w:author="HungNguyen" w:date="2012-02-22T19:47:00Z"/>
                <w:rFonts w:ascii="Times New Roman" w:hAnsi="Times New Roman" w:cs="Times New Roman"/>
                <w:i w:val="0"/>
                <w:color w:val="auto"/>
                <w:sz w:val="22"/>
                <w:szCs w:val="22"/>
                <w:rPrChange w:id="4688" w:author="Phuong Giang" w:date="2012-02-22T23:46:00Z">
                  <w:rPr>
                    <w:ins w:id="4689" w:author="HungNguyen" w:date="2012-02-22T19:47:00Z"/>
                    <w:i w:val="0"/>
                    <w:sz w:val="18"/>
                    <w:szCs w:val="18"/>
                  </w:rPr>
                </w:rPrChange>
              </w:rPr>
            </w:pPr>
            <w:ins w:id="4690" w:author="HungNguyen" w:date="2012-02-22T19:47:00Z">
              <w:r w:rsidRPr="00D85E98">
                <w:rPr>
                  <w:rFonts w:ascii="Times New Roman" w:hAnsi="Times New Roman" w:cs="Times New Roman"/>
                  <w:i w:val="0"/>
                  <w:color w:val="auto"/>
                  <w:sz w:val="22"/>
                  <w:szCs w:val="22"/>
                  <w:rPrChange w:id="4691" w:author="Phuong Giang" w:date="2012-02-22T23:46:00Z">
                    <w:rPr>
                      <w:i w:val="0"/>
                      <w:sz w:val="18"/>
                      <w:szCs w:val="18"/>
                    </w:rPr>
                  </w:rPrChange>
                </w:rPr>
                <w:t>17</w:t>
              </w:r>
            </w:ins>
          </w:p>
        </w:tc>
        <w:tc>
          <w:tcPr>
            <w:tcW w:w="2238" w:type="dxa"/>
            <w:tcPrChange w:id="4692" w:author="Phuong Giang" w:date="2012-02-22T23:14:00Z">
              <w:tcPr>
                <w:tcW w:w="1968" w:type="dxa"/>
                <w:gridSpan w:val="2"/>
              </w:tcPr>
            </w:tcPrChange>
          </w:tcPr>
          <w:p w:rsidR="0065367C" w:rsidRPr="00D85E98" w:rsidRDefault="0065367C" w:rsidP="00995D66">
            <w:pPr>
              <w:pStyle w:val="comment"/>
              <w:ind w:left="0"/>
              <w:rPr>
                <w:ins w:id="4693" w:author="HungNguyen" w:date="2012-02-22T19:47:00Z"/>
                <w:rFonts w:ascii="Times New Roman" w:hAnsi="Times New Roman" w:cs="Times New Roman"/>
                <w:i w:val="0"/>
                <w:color w:val="auto"/>
                <w:sz w:val="22"/>
                <w:szCs w:val="22"/>
                <w:rPrChange w:id="4694" w:author="Phuong Giang" w:date="2012-02-22T23:46:00Z">
                  <w:rPr>
                    <w:ins w:id="4695" w:author="HungNguyen" w:date="2012-02-22T19:47:00Z"/>
                    <w:i w:val="0"/>
                    <w:sz w:val="18"/>
                    <w:szCs w:val="18"/>
                  </w:rPr>
                </w:rPrChange>
              </w:rPr>
            </w:pPr>
            <w:proofErr w:type="spellStart"/>
            <w:ins w:id="4696" w:author="HungNguyen" w:date="2012-02-22T19:47:00Z">
              <w:r w:rsidRPr="00D85E98">
                <w:rPr>
                  <w:rFonts w:ascii="Times New Roman" w:hAnsi="Times New Roman" w:cs="Times New Roman"/>
                  <w:i w:val="0"/>
                  <w:color w:val="auto"/>
                  <w:sz w:val="22"/>
                  <w:szCs w:val="22"/>
                  <w:rPrChange w:id="4697" w:author="Phuong Giang" w:date="2012-02-22T23:46:00Z">
                    <w:rPr>
                      <w:i w:val="0"/>
                      <w:sz w:val="18"/>
                      <w:szCs w:val="18"/>
                    </w:rPr>
                  </w:rPrChange>
                </w:rPr>
                <w:t>AddnewActivityCommand</w:t>
              </w:r>
              <w:proofErr w:type="spellEnd"/>
            </w:ins>
          </w:p>
        </w:tc>
        <w:tc>
          <w:tcPr>
            <w:tcW w:w="1620" w:type="dxa"/>
            <w:tcPrChange w:id="4698" w:author="Phuong Giang" w:date="2012-02-22T23:14:00Z">
              <w:tcPr>
                <w:tcW w:w="1080" w:type="dxa"/>
                <w:gridSpan w:val="2"/>
              </w:tcPr>
            </w:tcPrChange>
          </w:tcPr>
          <w:p w:rsidR="0065367C" w:rsidRPr="00D85E98" w:rsidRDefault="0065367C" w:rsidP="00995D66">
            <w:pPr>
              <w:pStyle w:val="comment"/>
              <w:ind w:left="0"/>
              <w:rPr>
                <w:ins w:id="4699" w:author="HungNguyen" w:date="2012-02-22T19:47:00Z"/>
                <w:rFonts w:ascii="Times New Roman" w:hAnsi="Times New Roman" w:cs="Times New Roman"/>
                <w:i w:val="0"/>
                <w:color w:val="auto"/>
                <w:sz w:val="22"/>
                <w:szCs w:val="22"/>
                <w:rPrChange w:id="4700" w:author="Phuong Giang" w:date="2012-02-22T23:46:00Z">
                  <w:rPr>
                    <w:ins w:id="4701" w:author="HungNguyen" w:date="2012-02-22T19:47:00Z"/>
                    <w:i w:val="0"/>
                    <w:sz w:val="18"/>
                    <w:szCs w:val="18"/>
                  </w:rPr>
                </w:rPrChange>
              </w:rPr>
            </w:pPr>
            <w:proofErr w:type="spellStart"/>
            <w:ins w:id="4702" w:author="HungNguyen" w:date="2012-02-22T19:47:00Z">
              <w:r w:rsidRPr="00D85E98">
                <w:rPr>
                  <w:rFonts w:ascii="Times New Roman" w:hAnsi="Times New Roman" w:cs="Times New Roman"/>
                  <w:i w:val="0"/>
                  <w:color w:val="auto"/>
                  <w:sz w:val="22"/>
                  <w:szCs w:val="22"/>
                  <w:rPrChange w:id="4703" w:author="Phuong Giang" w:date="2012-02-22T23:46:00Z">
                    <w:rPr>
                      <w:i w:val="0"/>
                      <w:sz w:val="18"/>
                      <w:szCs w:val="18"/>
                    </w:rPr>
                  </w:rPrChange>
                </w:rPr>
                <w:t>ICommand</w:t>
              </w:r>
              <w:proofErr w:type="spellEnd"/>
            </w:ins>
          </w:p>
        </w:tc>
        <w:tc>
          <w:tcPr>
            <w:tcW w:w="1170" w:type="dxa"/>
            <w:tcPrChange w:id="4704" w:author="Phuong Giang" w:date="2012-02-22T23:14:00Z">
              <w:tcPr>
                <w:tcW w:w="1170" w:type="dxa"/>
              </w:tcPr>
            </w:tcPrChange>
          </w:tcPr>
          <w:p w:rsidR="0065367C" w:rsidRPr="00D85E98" w:rsidRDefault="0065367C" w:rsidP="00995D66">
            <w:pPr>
              <w:pStyle w:val="comment"/>
              <w:ind w:left="0"/>
              <w:rPr>
                <w:ins w:id="4705" w:author="HungNguyen" w:date="2012-02-22T19:47:00Z"/>
                <w:rFonts w:ascii="Times New Roman" w:hAnsi="Times New Roman" w:cs="Times New Roman"/>
                <w:i w:val="0"/>
                <w:color w:val="auto"/>
                <w:sz w:val="22"/>
                <w:szCs w:val="22"/>
                <w:rPrChange w:id="4706" w:author="Phuong Giang" w:date="2012-02-22T23:46:00Z">
                  <w:rPr>
                    <w:ins w:id="4707" w:author="HungNguyen" w:date="2012-02-22T19:47:00Z"/>
                    <w:i w:val="0"/>
                    <w:sz w:val="18"/>
                    <w:szCs w:val="18"/>
                  </w:rPr>
                </w:rPrChange>
              </w:rPr>
            </w:pPr>
          </w:p>
        </w:tc>
        <w:tc>
          <w:tcPr>
            <w:tcW w:w="990" w:type="dxa"/>
            <w:tcPrChange w:id="4708" w:author="Phuong Giang" w:date="2012-02-22T23:14:00Z">
              <w:tcPr>
                <w:tcW w:w="1800" w:type="dxa"/>
                <w:gridSpan w:val="2"/>
              </w:tcPr>
            </w:tcPrChange>
          </w:tcPr>
          <w:p w:rsidR="0065367C" w:rsidRPr="00D85E98" w:rsidRDefault="0065367C" w:rsidP="00995D66">
            <w:pPr>
              <w:pStyle w:val="comment"/>
              <w:ind w:left="0"/>
              <w:rPr>
                <w:ins w:id="4709" w:author="HungNguyen" w:date="2012-02-22T19:47:00Z"/>
                <w:rFonts w:ascii="Times New Roman" w:hAnsi="Times New Roman" w:cs="Times New Roman"/>
                <w:i w:val="0"/>
                <w:color w:val="auto"/>
                <w:sz w:val="22"/>
                <w:szCs w:val="22"/>
                <w:rPrChange w:id="4710" w:author="Phuong Giang" w:date="2012-02-22T23:46:00Z">
                  <w:rPr>
                    <w:ins w:id="4711" w:author="HungNguyen" w:date="2012-02-22T19:47:00Z"/>
                    <w:i w:val="0"/>
                    <w:sz w:val="18"/>
                    <w:szCs w:val="18"/>
                  </w:rPr>
                </w:rPrChange>
              </w:rPr>
            </w:pPr>
            <w:ins w:id="4712" w:author="HungNguyen" w:date="2012-02-22T19:47:00Z">
              <w:r w:rsidRPr="00D85E98">
                <w:rPr>
                  <w:rFonts w:ascii="Times New Roman" w:hAnsi="Times New Roman" w:cs="Times New Roman"/>
                  <w:i w:val="0"/>
                  <w:color w:val="auto"/>
                  <w:sz w:val="22"/>
                  <w:szCs w:val="22"/>
                  <w:rPrChange w:id="4713" w:author="Phuong Giang" w:date="2012-02-22T23:46:00Z">
                    <w:rPr>
                      <w:i w:val="0"/>
                      <w:sz w:val="18"/>
                      <w:szCs w:val="18"/>
                    </w:rPr>
                  </w:rPrChange>
                </w:rPr>
                <w:t>Public</w:t>
              </w:r>
            </w:ins>
          </w:p>
        </w:tc>
        <w:tc>
          <w:tcPr>
            <w:tcW w:w="2988" w:type="dxa"/>
            <w:tcPrChange w:id="4714" w:author="Phuong Giang" w:date="2012-02-22T23:14:00Z">
              <w:tcPr>
                <w:tcW w:w="2988" w:type="dxa"/>
              </w:tcPr>
            </w:tcPrChange>
          </w:tcPr>
          <w:p w:rsidR="0065367C" w:rsidRPr="00D85E98" w:rsidRDefault="0065367C" w:rsidP="00995D66">
            <w:pPr>
              <w:pStyle w:val="comment"/>
              <w:ind w:left="0"/>
              <w:rPr>
                <w:ins w:id="4715" w:author="HungNguyen" w:date="2012-02-22T19:47:00Z"/>
                <w:rFonts w:ascii="Times New Roman" w:hAnsi="Times New Roman" w:cs="Times New Roman"/>
                <w:i w:val="0"/>
                <w:color w:val="auto"/>
                <w:sz w:val="22"/>
                <w:szCs w:val="22"/>
                <w:rPrChange w:id="4716" w:author="Phuong Giang" w:date="2012-02-22T23:46:00Z">
                  <w:rPr>
                    <w:ins w:id="4717" w:author="HungNguyen" w:date="2012-02-22T19:47:00Z"/>
                    <w:i w:val="0"/>
                    <w:sz w:val="18"/>
                    <w:szCs w:val="18"/>
                  </w:rPr>
                </w:rPrChange>
              </w:rPr>
            </w:pPr>
          </w:p>
        </w:tc>
      </w:tr>
      <w:tr w:rsidR="0065367C" w:rsidRPr="00D85E98" w:rsidTr="0042744C">
        <w:trPr>
          <w:ins w:id="4718" w:author="HungNguyen" w:date="2012-02-22T19:47:00Z"/>
        </w:trPr>
        <w:tc>
          <w:tcPr>
            <w:tcW w:w="570" w:type="dxa"/>
            <w:tcPrChange w:id="4719" w:author="Phuong Giang" w:date="2012-02-22T23:14:00Z">
              <w:tcPr>
                <w:tcW w:w="570" w:type="dxa"/>
              </w:tcPr>
            </w:tcPrChange>
          </w:tcPr>
          <w:p w:rsidR="0065367C" w:rsidRPr="00D85E98" w:rsidRDefault="0065367C" w:rsidP="00995D66">
            <w:pPr>
              <w:pStyle w:val="comment"/>
              <w:ind w:left="0"/>
              <w:rPr>
                <w:ins w:id="4720" w:author="HungNguyen" w:date="2012-02-22T19:47:00Z"/>
                <w:rFonts w:ascii="Times New Roman" w:hAnsi="Times New Roman" w:cs="Times New Roman"/>
                <w:i w:val="0"/>
                <w:color w:val="auto"/>
                <w:sz w:val="22"/>
                <w:szCs w:val="22"/>
                <w:rPrChange w:id="4721" w:author="Phuong Giang" w:date="2012-02-22T23:46:00Z">
                  <w:rPr>
                    <w:ins w:id="4722" w:author="HungNguyen" w:date="2012-02-22T19:47:00Z"/>
                    <w:i w:val="0"/>
                    <w:sz w:val="18"/>
                    <w:szCs w:val="18"/>
                  </w:rPr>
                </w:rPrChange>
              </w:rPr>
            </w:pPr>
            <w:ins w:id="4723" w:author="HungNguyen" w:date="2012-02-22T19:47:00Z">
              <w:r w:rsidRPr="00D85E98">
                <w:rPr>
                  <w:rFonts w:ascii="Times New Roman" w:hAnsi="Times New Roman" w:cs="Times New Roman"/>
                  <w:i w:val="0"/>
                  <w:color w:val="auto"/>
                  <w:sz w:val="22"/>
                  <w:szCs w:val="22"/>
                  <w:rPrChange w:id="4724" w:author="Phuong Giang" w:date="2012-02-22T23:46:00Z">
                    <w:rPr>
                      <w:i w:val="0"/>
                      <w:sz w:val="18"/>
                      <w:szCs w:val="18"/>
                    </w:rPr>
                  </w:rPrChange>
                </w:rPr>
                <w:t>18</w:t>
              </w:r>
            </w:ins>
          </w:p>
        </w:tc>
        <w:tc>
          <w:tcPr>
            <w:tcW w:w="2238" w:type="dxa"/>
            <w:tcPrChange w:id="4725" w:author="Phuong Giang" w:date="2012-02-22T23:14:00Z">
              <w:tcPr>
                <w:tcW w:w="1968" w:type="dxa"/>
                <w:gridSpan w:val="2"/>
              </w:tcPr>
            </w:tcPrChange>
          </w:tcPr>
          <w:p w:rsidR="0065367C" w:rsidRPr="00D85E98" w:rsidRDefault="0065367C" w:rsidP="00995D66">
            <w:pPr>
              <w:pStyle w:val="comment"/>
              <w:ind w:left="0"/>
              <w:rPr>
                <w:ins w:id="4726" w:author="HungNguyen" w:date="2012-02-22T19:47:00Z"/>
                <w:rFonts w:ascii="Times New Roman" w:hAnsi="Times New Roman" w:cs="Times New Roman"/>
                <w:i w:val="0"/>
                <w:color w:val="auto"/>
                <w:sz w:val="22"/>
                <w:szCs w:val="22"/>
                <w:rPrChange w:id="4727" w:author="Phuong Giang" w:date="2012-02-22T23:46:00Z">
                  <w:rPr>
                    <w:ins w:id="4728" w:author="HungNguyen" w:date="2012-02-22T19:47:00Z"/>
                    <w:i w:val="0"/>
                    <w:sz w:val="18"/>
                    <w:szCs w:val="18"/>
                  </w:rPr>
                </w:rPrChange>
              </w:rPr>
            </w:pPr>
            <w:proofErr w:type="spellStart"/>
            <w:ins w:id="4729" w:author="HungNguyen" w:date="2012-02-22T19:47:00Z">
              <w:r w:rsidRPr="00D85E98">
                <w:rPr>
                  <w:rFonts w:ascii="Times New Roman" w:hAnsi="Times New Roman" w:cs="Times New Roman"/>
                  <w:i w:val="0"/>
                  <w:color w:val="auto"/>
                  <w:sz w:val="22"/>
                  <w:szCs w:val="22"/>
                  <w:rPrChange w:id="4730" w:author="Phuong Giang" w:date="2012-02-22T23:46:00Z">
                    <w:rPr>
                      <w:i w:val="0"/>
                      <w:sz w:val="18"/>
                      <w:szCs w:val="18"/>
                    </w:rPr>
                  </w:rPrChange>
                </w:rPr>
                <w:t>LoadCommand</w:t>
              </w:r>
              <w:proofErr w:type="spellEnd"/>
            </w:ins>
          </w:p>
        </w:tc>
        <w:tc>
          <w:tcPr>
            <w:tcW w:w="1620" w:type="dxa"/>
            <w:tcPrChange w:id="4731" w:author="Phuong Giang" w:date="2012-02-22T23:14:00Z">
              <w:tcPr>
                <w:tcW w:w="1080" w:type="dxa"/>
                <w:gridSpan w:val="2"/>
              </w:tcPr>
            </w:tcPrChange>
          </w:tcPr>
          <w:p w:rsidR="0065367C" w:rsidRPr="00D85E98" w:rsidRDefault="0065367C" w:rsidP="00995D66">
            <w:pPr>
              <w:pStyle w:val="comment"/>
              <w:ind w:left="0"/>
              <w:rPr>
                <w:ins w:id="4732" w:author="HungNguyen" w:date="2012-02-22T19:47:00Z"/>
                <w:rFonts w:ascii="Times New Roman" w:hAnsi="Times New Roman" w:cs="Times New Roman"/>
                <w:i w:val="0"/>
                <w:color w:val="auto"/>
                <w:sz w:val="22"/>
                <w:szCs w:val="22"/>
                <w:rPrChange w:id="4733" w:author="Phuong Giang" w:date="2012-02-22T23:46:00Z">
                  <w:rPr>
                    <w:ins w:id="4734" w:author="HungNguyen" w:date="2012-02-22T19:47:00Z"/>
                    <w:i w:val="0"/>
                    <w:sz w:val="18"/>
                    <w:szCs w:val="18"/>
                  </w:rPr>
                </w:rPrChange>
              </w:rPr>
            </w:pPr>
            <w:proofErr w:type="spellStart"/>
            <w:ins w:id="4735" w:author="HungNguyen" w:date="2012-02-22T19:47:00Z">
              <w:r w:rsidRPr="00D85E98">
                <w:rPr>
                  <w:rFonts w:ascii="Times New Roman" w:hAnsi="Times New Roman" w:cs="Times New Roman"/>
                  <w:i w:val="0"/>
                  <w:color w:val="auto"/>
                  <w:sz w:val="22"/>
                  <w:szCs w:val="22"/>
                  <w:rPrChange w:id="4736" w:author="Phuong Giang" w:date="2012-02-22T23:46:00Z">
                    <w:rPr>
                      <w:i w:val="0"/>
                      <w:sz w:val="18"/>
                      <w:szCs w:val="18"/>
                    </w:rPr>
                  </w:rPrChange>
                </w:rPr>
                <w:t>ICommand</w:t>
              </w:r>
              <w:proofErr w:type="spellEnd"/>
            </w:ins>
          </w:p>
        </w:tc>
        <w:tc>
          <w:tcPr>
            <w:tcW w:w="1170" w:type="dxa"/>
            <w:tcPrChange w:id="4737" w:author="Phuong Giang" w:date="2012-02-22T23:14:00Z">
              <w:tcPr>
                <w:tcW w:w="1170" w:type="dxa"/>
              </w:tcPr>
            </w:tcPrChange>
          </w:tcPr>
          <w:p w:rsidR="0065367C" w:rsidRPr="00D85E98" w:rsidRDefault="0065367C" w:rsidP="00995D66">
            <w:pPr>
              <w:pStyle w:val="comment"/>
              <w:ind w:left="0"/>
              <w:rPr>
                <w:ins w:id="4738" w:author="HungNguyen" w:date="2012-02-22T19:47:00Z"/>
                <w:rFonts w:ascii="Times New Roman" w:hAnsi="Times New Roman" w:cs="Times New Roman"/>
                <w:i w:val="0"/>
                <w:color w:val="auto"/>
                <w:sz w:val="22"/>
                <w:szCs w:val="22"/>
                <w:rPrChange w:id="4739" w:author="Phuong Giang" w:date="2012-02-22T23:46:00Z">
                  <w:rPr>
                    <w:ins w:id="4740" w:author="HungNguyen" w:date="2012-02-22T19:47:00Z"/>
                    <w:i w:val="0"/>
                    <w:sz w:val="18"/>
                    <w:szCs w:val="18"/>
                  </w:rPr>
                </w:rPrChange>
              </w:rPr>
            </w:pPr>
          </w:p>
        </w:tc>
        <w:tc>
          <w:tcPr>
            <w:tcW w:w="990" w:type="dxa"/>
            <w:tcPrChange w:id="4741" w:author="Phuong Giang" w:date="2012-02-22T23:14:00Z">
              <w:tcPr>
                <w:tcW w:w="1800" w:type="dxa"/>
                <w:gridSpan w:val="2"/>
              </w:tcPr>
            </w:tcPrChange>
          </w:tcPr>
          <w:p w:rsidR="0065367C" w:rsidRPr="00D85E98" w:rsidRDefault="0065367C" w:rsidP="00995D66">
            <w:pPr>
              <w:pStyle w:val="comment"/>
              <w:ind w:left="0"/>
              <w:rPr>
                <w:ins w:id="4742" w:author="HungNguyen" w:date="2012-02-22T19:47:00Z"/>
                <w:rFonts w:ascii="Times New Roman" w:hAnsi="Times New Roman" w:cs="Times New Roman"/>
                <w:i w:val="0"/>
                <w:color w:val="auto"/>
                <w:sz w:val="22"/>
                <w:szCs w:val="22"/>
                <w:rPrChange w:id="4743" w:author="Phuong Giang" w:date="2012-02-22T23:46:00Z">
                  <w:rPr>
                    <w:ins w:id="4744" w:author="HungNguyen" w:date="2012-02-22T19:47:00Z"/>
                    <w:i w:val="0"/>
                    <w:sz w:val="18"/>
                    <w:szCs w:val="18"/>
                  </w:rPr>
                </w:rPrChange>
              </w:rPr>
            </w:pPr>
            <w:ins w:id="4745" w:author="HungNguyen" w:date="2012-02-22T19:47:00Z">
              <w:r w:rsidRPr="00D85E98">
                <w:rPr>
                  <w:rFonts w:ascii="Times New Roman" w:hAnsi="Times New Roman" w:cs="Times New Roman"/>
                  <w:i w:val="0"/>
                  <w:color w:val="auto"/>
                  <w:sz w:val="22"/>
                  <w:szCs w:val="22"/>
                  <w:rPrChange w:id="4746" w:author="Phuong Giang" w:date="2012-02-22T23:46:00Z">
                    <w:rPr>
                      <w:i w:val="0"/>
                      <w:sz w:val="18"/>
                      <w:szCs w:val="18"/>
                    </w:rPr>
                  </w:rPrChange>
                </w:rPr>
                <w:t>Public</w:t>
              </w:r>
            </w:ins>
          </w:p>
        </w:tc>
        <w:tc>
          <w:tcPr>
            <w:tcW w:w="2988" w:type="dxa"/>
            <w:tcPrChange w:id="4747" w:author="Phuong Giang" w:date="2012-02-22T23:14:00Z">
              <w:tcPr>
                <w:tcW w:w="2988" w:type="dxa"/>
              </w:tcPr>
            </w:tcPrChange>
          </w:tcPr>
          <w:p w:rsidR="0065367C" w:rsidRPr="00D85E98" w:rsidRDefault="0065367C" w:rsidP="00995D66">
            <w:pPr>
              <w:pStyle w:val="comment"/>
              <w:ind w:left="0"/>
              <w:rPr>
                <w:ins w:id="4748" w:author="HungNguyen" w:date="2012-02-22T19:47:00Z"/>
                <w:rFonts w:ascii="Times New Roman" w:hAnsi="Times New Roman" w:cs="Times New Roman"/>
                <w:i w:val="0"/>
                <w:color w:val="auto"/>
                <w:sz w:val="22"/>
                <w:szCs w:val="22"/>
                <w:rPrChange w:id="4749" w:author="Phuong Giang" w:date="2012-02-22T23:46:00Z">
                  <w:rPr>
                    <w:ins w:id="4750" w:author="HungNguyen" w:date="2012-02-22T19:47:00Z"/>
                    <w:i w:val="0"/>
                    <w:sz w:val="18"/>
                    <w:szCs w:val="18"/>
                  </w:rPr>
                </w:rPrChange>
              </w:rPr>
            </w:pPr>
          </w:p>
        </w:tc>
      </w:tr>
    </w:tbl>
    <w:p w:rsidR="0065367C" w:rsidRPr="009A5E19" w:rsidRDefault="0065367C" w:rsidP="0065367C">
      <w:pPr>
        <w:pStyle w:val="Heading5"/>
        <w:numPr>
          <w:ilvl w:val="0"/>
          <w:numId w:val="0"/>
        </w:numPr>
        <w:ind w:left="2232"/>
        <w:rPr>
          <w:ins w:id="4751" w:author="HungNguyen" w:date="2012-02-22T19:47:00Z"/>
        </w:rPr>
      </w:pPr>
      <w:ins w:id="4752" w:author="HungNguyen" w:date="2012-02-22T19:47:00Z">
        <w:r w:rsidRPr="009A5E19">
          <w:rPr>
            <w:rFonts w:hint="eastAsia"/>
          </w:rPr>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4753"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4754">
          <w:tblGrid>
            <w:gridCol w:w="955"/>
            <w:gridCol w:w="2205"/>
            <w:gridCol w:w="6416"/>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4755" w:author="HungNguyen" w:date="2012-02-22T19:47:00Z"/>
        </w:trPr>
        <w:tc>
          <w:tcPr>
            <w:tcW w:w="955" w:type="dxa"/>
            <w:tcPrChange w:id="4756" w:author="Phuong Giang" w:date="2012-02-22T23:14:00Z">
              <w:tcPr>
                <w:tcW w:w="95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757" w:author="HungNguyen" w:date="2012-02-22T19:47:00Z"/>
                <w:b/>
                <w:rPrChange w:id="4758" w:author="Phuong Giang" w:date="2012-02-22T23:24:00Z">
                  <w:rPr>
                    <w:ins w:id="4759" w:author="HungNguyen" w:date="2012-02-22T19:47:00Z"/>
                    <w:b/>
                    <w:bCs w:val="0"/>
                    <w:color w:val="800000"/>
                  </w:rPr>
                </w:rPrChange>
              </w:rPr>
            </w:pPr>
            <w:ins w:id="4760" w:author="HungNguyen" w:date="2012-02-22T19:47:00Z">
              <w:r w:rsidRPr="0030024D">
                <w:rPr>
                  <w:color w:val="auto"/>
                  <w:rPrChange w:id="4761" w:author="Phuong Giang" w:date="2012-02-22T23:37:00Z">
                    <w:rPr>
                      <w:i/>
                      <w:color w:val="800000"/>
                      <w:lang w:eastAsia="ja-JP"/>
                    </w:rPr>
                  </w:rPrChange>
                </w:rPr>
                <w:t>No</w:t>
              </w:r>
            </w:ins>
          </w:p>
        </w:tc>
        <w:tc>
          <w:tcPr>
            <w:tcW w:w="2205" w:type="dxa"/>
            <w:tcPrChange w:id="4762" w:author="Phuong Giang" w:date="2012-02-22T23:14:00Z">
              <w:tcPr>
                <w:tcW w:w="2205"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763" w:author="HungNguyen" w:date="2012-02-22T19:47:00Z"/>
                <w:b/>
                <w:rPrChange w:id="4764" w:author="Phuong Giang" w:date="2012-02-22T23:24:00Z">
                  <w:rPr>
                    <w:ins w:id="4765" w:author="HungNguyen" w:date="2012-02-22T19:47:00Z"/>
                    <w:b/>
                    <w:bCs w:val="0"/>
                    <w:color w:val="800000"/>
                    <w:lang w:eastAsia="ja-JP"/>
                  </w:rPr>
                </w:rPrChange>
              </w:rPr>
            </w:pPr>
            <w:ins w:id="4766" w:author="HungNguyen" w:date="2012-02-22T19:47:00Z">
              <w:r w:rsidRPr="0030024D">
                <w:rPr>
                  <w:color w:val="auto"/>
                  <w:rPrChange w:id="4767" w:author="Phuong Giang" w:date="2012-02-22T23:37:00Z">
                    <w:rPr>
                      <w:i/>
                      <w:color w:val="800000"/>
                      <w:lang w:eastAsia="ja-JP"/>
                    </w:rPr>
                  </w:rPrChange>
                </w:rPr>
                <w:t>Method</w:t>
              </w:r>
            </w:ins>
          </w:p>
        </w:tc>
        <w:tc>
          <w:tcPr>
            <w:tcW w:w="6416" w:type="dxa"/>
            <w:tcPrChange w:id="4768" w:author="Phuong Giang" w:date="2012-02-22T23:14:00Z">
              <w:tcPr>
                <w:tcW w:w="6416" w:type="dxa"/>
                <w:shd w:val="clear" w:color="auto" w:fill="FFE8E1"/>
              </w:tcPr>
            </w:tcPrChange>
          </w:tcPr>
          <w:p w:rsidR="0065367C" w:rsidRPr="00DC2D5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769" w:author="HungNguyen" w:date="2012-02-22T19:47:00Z"/>
                <w:b/>
                <w:rPrChange w:id="4770" w:author="Phuong Giang" w:date="2012-02-22T23:24:00Z">
                  <w:rPr>
                    <w:ins w:id="4771" w:author="HungNguyen" w:date="2012-02-22T19:47:00Z"/>
                    <w:b/>
                    <w:bCs w:val="0"/>
                    <w:color w:val="800000"/>
                    <w:lang w:eastAsia="ja-JP"/>
                  </w:rPr>
                </w:rPrChange>
              </w:rPr>
            </w:pPr>
            <w:ins w:id="4772" w:author="HungNguyen" w:date="2012-02-22T19:47:00Z">
              <w:r w:rsidRPr="0030024D">
                <w:rPr>
                  <w:color w:val="auto"/>
                  <w:rPrChange w:id="4773" w:author="Phuong Giang" w:date="2012-02-22T23:37:00Z">
                    <w:rPr>
                      <w:i/>
                      <w:color w:val="800000"/>
                      <w:lang w:eastAsia="ja-JP"/>
                    </w:rPr>
                  </w:rPrChange>
                </w:rPr>
                <w:t>Description</w:t>
              </w:r>
            </w:ins>
          </w:p>
        </w:tc>
      </w:tr>
      <w:tr w:rsidR="0065367C" w:rsidRPr="00D85E98" w:rsidTr="0042744C">
        <w:trPr>
          <w:ins w:id="4774" w:author="HungNguyen" w:date="2012-02-22T19:47:00Z"/>
        </w:trPr>
        <w:tc>
          <w:tcPr>
            <w:tcW w:w="955" w:type="dxa"/>
            <w:tcPrChange w:id="4775" w:author="Phuong Giang" w:date="2012-02-22T23:14:00Z">
              <w:tcPr>
                <w:tcW w:w="955" w:type="dxa"/>
              </w:tcPr>
            </w:tcPrChange>
          </w:tcPr>
          <w:p w:rsidR="0065367C" w:rsidRPr="00D85E98" w:rsidRDefault="0065367C">
            <w:pPr>
              <w:pStyle w:val="comment"/>
              <w:ind w:left="0"/>
              <w:rPr>
                <w:ins w:id="4776" w:author="HungNguyen" w:date="2012-02-22T19:47:00Z"/>
                <w:rFonts w:ascii="Times New Roman" w:hAnsi="Times New Roman" w:cs="Times New Roman"/>
                <w:i w:val="0"/>
                <w:color w:val="auto"/>
                <w:sz w:val="22"/>
                <w:szCs w:val="22"/>
                <w:rPrChange w:id="4777" w:author="Phuong Giang" w:date="2012-02-22T23:46:00Z">
                  <w:rPr>
                    <w:ins w:id="4778" w:author="HungNguyen" w:date="2012-02-22T19:47:00Z"/>
                    <w:i w:val="0"/>
                    <w:sz w:val="18"/>
                    <w:szCs w:val="18"/>
                  </w:rPr>
                </w:rPrChange>
              </w:rPr>
            </w:pPr>
            <w:ins w:id="4779" w:author="HungNguyen" w:date="2012-02-22T19:47:00Z">
              <w:r w:rsidRPr="00D85E98">
                <w:rPr>
                  <w:rFonts w:ascii="Times New Roman" w:hAnsi="Times New Roman" w:cs="Times New Roman"/>
                  <w:i w:val="0"/>
                  <w:color w:val="auto"/>
                  <w:sz w:val="22"/>
                  <w:szCs w:val="22"/>
                  <w:rPrChange w:id="4780" w:author="Phuong Giang" w:date="2012-02-22T23:46:00Z">
                    <w:rPr>
                      <w:i w:val="0"/>
                      <w:sz w:val="18"/>
                      <w:szCs w:val="18"/>
                    </w:rPr>
                  </w:rPrChange>
                </w:rPr>
                <w:t>01</w:t>
              </w:r>
            </w:ins>
          </w:p>
        </w:tc>
        <w:tc>
          <w:tcPr>
            <w:tcW w:w="2205" w:type="dxa"/>
            <w:tcPrChange w:id="4781" w:author="Phuong Giang" w:date="2012-02-22T23:14:00Z">
              <w:tcPr>
                <w:tcW w:w="2205" w:type="dxa"/>
              </w:tcPr>
            </w:tcPrChange>
          </w:tcPr>
          <w:p w:rsidR="0065367C" w:rsidRPr="00D85E98" w:rsidRDefault="0065367C">
            <w:pPr>
              <w:pStyle w:val="comment"/>
              <w:ind w:left="0"/>
              <w:rPr>
                <w:ins w:id="4782" w:author="HungNguyen" w:date="2012-02-22T19:47:00Z"/>
                <w:rFonts w:ascii="Times New Roman" w:hAnsi="Times New Roman" w:cs="Times New Roman"/>
                <w:i w:val="0"/>
                <w:color w:val="auto"/>
                <w:sz w:val="22"/>
                <w:szCs w:val="22"/>
                <w:rPrChange w:id="4783" w:author="Phuong Giang" w:date="2012-02-22T23:46:00Z">
                  <w:rPr>
                    <w:ins w:id="4784" w:author="HungNguyen" w:date="2012-02-22T19:47:00Z"/>
                    <w:i w:val="0"/>
                    <w:sz w:val="18"/>
                    <w:szCs w:val="18"/>
                  </w:rPr>
                </w:rPrChange>
              </w:rPr>
            </w:pPr>
            <w:proofErr w:type="spellStart"/>
            <w:ins w:id="4785" w:author="HungNguyen" w:date="2012-02-22T19:47:00Z">
              <w:r w:rsidRPr="00D85E98">
                <w:rPr>
                  <w:rFonts w:ascii="Times New Roman" w:hAnsi="Times New Roman" w:cs="Times New Roman"/>
                  <w:i w:val="0"/>
                  <w:color w:val="auto"/>
                  <w:sz w:val="22"/>
                  <w:szCs w:val="22"/>
                  <w:rPrChange w:id="4786" w:author="Phuong Giang" w:date="2012-02-22T23:46:00Z">
                    <w:rPr>
                      <w:i w:val="0"/>
                      <w:sz w:val="18"/>
                      <w:szCs w:val="18"/>
                    </w:rPr>
                  </w:rPrChange>
                </w:rPr>
                <w:t>AddNewActivity</w:t>
              </w:r>
              <w:proofErr w:type="spellEnd"/>
            </w:ins>
          </w:p>
        </w:tc>
        <w:tc>
          <w:tcPr>
            <w:tcW w:w="6416" w:type="dxa"/>
            <w:tcPrChange w:id="4787" w:author="Phuong Giang" w:date="2012-02-22T23:14:00Z">
              <w:tcPr>
                <w:tcW w:w="6416" w:type="dxa"/>
              </w:tcPr>
            </w:tcPrChange>
          </w:tcPr>
          <w:p w:rsidR="0065367C" w:rsidRPr="00D85E98" w:rsidRDefault="00B5457E">
            <w:pPr>
              <w:pStyle w:val="comment"/>
              <w:ind w:left="0"/>
              <w:rPr>
                <w:ins w:id="4788" w:author="HungNguyen" w:date="2012-02-22T19:47:00Z"/>
                <w:rFonts w:ascii="Times New Roman" w:hAnsi="Times New Roman" w:cs="Times New Roman"/>
                <w:i w:val="0"/>
                <w:color w:val="auto"/>
                <w:sz w:val="22"/>
                <w:szCs w:val="22"/>
                <w:rPrChange w:id="4789" w:author="Phuong Giang" w:date="2012-02-22T23:46:00Z">
                  <w:rPr>
                    <w:ins w:id="4790" w:author="HungNguyen" w:date="2012-02-22T19:47:00Z"/>
                    <w:i w:val="0"/>
                    <w:sz w:val="18"/>
                    <w:szCs w:val="18"/>
                  </w:rPr>
                </w:rPrChange>
              </w:rPr>
            </w:pPr>
            <w:ins w:id="4791" w:author="HungNguyen" w:date="2012-02-22T20:11:00Z">
              <w:r w:rsidRPr="00D85E98">
                <w:rPr>
                  <w:rFonts w:ascii="Times New Roman" w:hAnsi="Times New Roman" w:cs="Times New Roman"/>
                  <w:i w:val="0"/>
                  <w:color w:val="auto"/>
                  <w:sz w:val="22"/>
                  <w:szCs w:val="22"/>
                  <w:rPrChange w:id="4792" w:author="Phuong Giang" w:date="2012-02-22T23:46:00Z">
                    <w:rPr>
                      <w:i w:val="0"/>
                      <w:sz w:val="18"/>
                      <w:szCs w:val="18"/>
                    </w:rPr>
                  </w:rPrChange>
                </w:rPr>
                <w:t>Used to add new activity</w:t>
              </w:r>
            </w:ins>
          </w:p>
        </w:tc>
      </w:tr>
      <w:tr w:rsidR="0065367C" w:rsidRPr="00D85E98" w:rsidTr="0042744C">
        <w:trPr>
          <w:ins w:id="4793" w:author="HungNguyen" w:date="2012-02-22T19:47:00Z"/>
        </w:trPr>
        <w:tc>
          <w:tcPr>
            <w:tcW w:w="955" w:type="dxa"/>
            <w:tcPrChange w:id="4794" w:author="Phuong Giang" w:date="2012-02-22T23:14:00Z">
              <w:tcPr>
                <w:tcW w:w="955" w:type="dxa"/>
              </w:tcPr>
            </w:tcPrChange>
          </w:tcPr>
          <w:p w:rsidR="0065367C" w:rsidRPr="00D85E98" w:rsidRDefault="0065367C" w:rsidP="00995D66">
            <w:pPr>
              <w:pStyle w:val="comment"/>
              <w:ind w:left="0"/>
              <w:rPr>
                <w:ins w:id="4795" w:author="HungNguyen" w:date="2012-02-22T19:47:00Z"/>
                <w:rFonts w:ascii="Times New Roman" w:hAnsi="Times New Roman" w:cs="Times New Roman"/>
                <w:i w:val="0"/>
                <w:color w:val="auto"/>
                <w:sz w:val="22"/>
                <w:szCs w:val="22"/>
                <w:rPrChange w:id="4796" w:author="Phuong Giang" w:date="2012-02-22T23:46:00Z">
                  <w:rPr>
                    <w:ins w:id="4797" w:author="HungNguyen" w:date="2012-02-22T19:47:00Z"/>
                    <w:i w:val="0"/>
                    <w:sz w:val="18"/>
                    <w:szCs w:val="18"/>
                  </w:rPr>
                </w:rPrChange>
              </w:rPr>
            </w:pPr>
            <w:ins w:id="4798" w:author="HungNguyen" w:date="2012-02-22T19:47:00Z">
              <w:r w:rsidRPr="00D85E98">
                <w:rPr>
                  <w:rFonts w:ascii="Times New Roman" w:hAnsi="Times New Roman" w:cs="Times New Roman"/>
                  <w:i w:val="0"/>
                  <w:color w:val="auto"/>
                  <w:sz w:val="22"/>
                  <w:szCs w:val="22"/>
                  <w:rPrChange w:id="4799" w:author="Phuong Giang" w:date="2012-02-22T23:46:00Z">
                    <w:rPr>
                      <w:i w:val="0"/>
                      <w:sz w:val="18"/>
                      <w:szCs w:val="18"/>
                    </w:rPr>
                  </w:rPrChange>
                </w:rPr>
                <w:t>02</w:t>
              </w:r>
            </w:ins>
          </w:p>
        </w:tc>
        <w:tc>
          <w:tcPr>
            <w:tcW w:w="2205" w:type="dxa"/>
            <w:tcPrChange w:id="4800" w:author="Phuong Giang" w:date="2012-02-22T23:14:00Z">
              <w:tcPr>
                <w:tcW w:w="2205" w:type="dxa"/>
              </w:tcPr>
            </w:tcPrChange>
          </w:tcPr>
          <w:p w:rsidR="0065367C" w:rsidRPr="00D85E98" w:rsidRDefault="0065367C" w:rsidP="00995D66">
            <w:pPr>
              <w:pStyle w:val="comment"/>
              <w:ind w:left="0"/>
              <w:rPr>
                <w:ins w:id="4801" w:author="HungNguyen" w:date="2012-02-22T19:47:00Z"/>
                <w:rFonts w:ascii="Times New Roman" w:hAnsi="Times New Roman" w:cs="Times New Roman"/>
                <w:i w:val="0"/>
                <w:color w:val="auto"/>
                <w:sz w:val="22"/>
                <w:szCs w:val="22"/>
                <w:rPrChange w:id="4802" w:author="Phuong Giang" w:date="2012-02-22T23:46:00Z">
                  <w:rPr>
                    <w:ins w:id="4803" w:author="HungNguyen" w:date="2012-02-22T19:47:00Z"/>
                    <w:i w:val="0"/>
                    <w:sz w:val="18"/>
                    <w:szCs w:val="18"/>
                  </w:rPr>
                </w:rPrChange>
              </w:rPr>
            </w:pPr>
            <w:ins w:id="4804" w:author="HungNguyen" w:date="2012-02-22T19:47:00Z">
              <w:r w:rsidRPr="00D85E98">
                <w:rPr>
                  <w:rFonts w:ascii="Times New Roman" w:hAnsi="Times New Roman" w:cs="Times New Roman"/>
                  <w:i w:val="0"/>
                  <w:color w:val="auto"/>
                  <w:sz w:val="22"/>
                  <w:szCs w:val="22"/>
                  <w:rPrChange w:id="4805" w:author="Phuong Giang" w:date="2012-02-22T23:46:00Z">
                    <w:rPr>
                      <w:i w:val="0"/>
                      <w:sz w:val="18"/>
                      <w:szCs w:val="18"/>
                    </w:rPr>
                  </w:rPrChange>
                </w:rPr>
                <w:t>Export</w:t>
              </w:r>
            </w:ins>
          </w:p>
        </w:tc>
        <w:tc>
          <w:tcPr>
            <w:tcW w:w="6416" w:type="dxa"/>
            <w:tcPrChange w:id="4806" w:author="Phuong Giang" w:date="2012-02-22T23:14:00Z">
              <w:tcPr>
                <w:tcW w:w="6416" w:type="dxa"/>
              </w:tcPr>
            </w:tcPrChange>
          </w:tcPr>
          <w:p w:rsidR="0065367C" w:rsidRPr="00D85E98" w:rsidRDefault="00B5457E" w:rsidP="00995D66">
            <w:pPr>
              <w:pStyle w:val="comment"/>
              <w:ind w:left="0"/>
              <w:rPr>
                <w:ins w:id="4807" w:author="HungNguyen" w:date="2012-02-22T19:47:00Z"/>
                <w:rFonts w:ascii="Times New Roman" w:hAnsi="Times New Roman" w:cs="Times New Roman"/>
                <w:i w:val="0"/>
                <w:color w:val="auto"/>
                <w:sz w:val="22"/>
                <w:szCs w:val="22"/>
                <w:rPrChange w:id="4808" w:author="Phuong Giang" w:date="2012-02-22T23:46:00Z">
                  <w:rPr>
                    <w:ins w:id="4809" w:author="HungNguyen" w:date="2012-02-22T19:47:00Z"/>
                    <w:i w:val="0"/>
                    <w:sz w:val="18"/>
                    <w:szCs w:val="18"/>
                  </w:rPr>
                </w:rPrChange>
              </w:rPr>
            </w:pPr>
            <w:ins w:id="4810" w:author="HungNguyen" w:date="2012-02-22T20:11:00Z">
              <w:r w:rsidRPr="00D85E98">
                <w:rPr>
                  <w:rFonts w:ascii="Times New Roman" w:hAnsi="Times New Roman" w:cs="Times New Roman"/>
                  <w:i w:val="0"/>
                  <w:color w:val="auto"/>
                  <w:sz w:val="22"/>
                  <w:szCs w:val="22"/>
                  <w:rPrChange w:id="4811" w:author="Phuong Giang" w:date="2012-02-22T23:46:00Z">
                    <w:rPr>
                      <w:i w:val="0"/>
                      <w:sz w:val="18"/>
                      <w:szCs w:val="18"/>
                    </w:rPr>
                  </w:rPrChange>
                </w:rPr>
                <w:t>Used to export teaching plan</w:t>
              </w:r>
            </w:ins>
          </w:p>
        </w:tc>
      </w:tr>
      <w:tr w:rsidR="0065367C" w:rsidRPr="00D85E98" w:rsidTr="0042744C">
        <w:trPr>
          <w:ins w:id="4812" w:author="HungNguyen" w:date="2012-02-22T19:47:00Z"/>
        </w:trPr>
        <w:tc>
          <w:tcPr>
            <w:tcW w:w="955" w:type="dxa"/>
            <w:tcPrChange w:id="4813" w:author="Phuong Giang" w:date="2012-02-22T23:14:00Z">
              <w:tcPr>
                <w:tcW w:w="955" w:type="dxa"/>
              </w:tcPr>
            </w:tcPrChange>
          </w:tcPr>
          <w:p w:rsidR="0065367C" w:rsidRPr="00D85E98" w:rsidRDefault="0065367C" w:rsidP="00995D66">
            <w:pPr>
              <w:pStyle w:val="comment"/>
              <w:ind w:left="0"/>
              <w:rPr>
                <w:ins w:id="4814" w:author="HungNguyen" w:date="2012-02-22T19:47:00Z"/>
                <w:rFonts w:ascii="Times New Roman" w:hAnsi="Times New Roman" w:cs="Times New Roman"/>
                <w:i w:val="0"/>
                <w:color w:val="auto"/>
                <w:sz w:val="22"/>
                <w:szCs w:val="22"/>
                <w:rPrChange w:id="4815" w:author="Phuong Giang" w:date="2012-02-22T23:46:00Z">
                  <w:rPr>
                    <w:ins w:id="4816" w:author="HungNguyen" w:date="2012-02-22T19:47:00Z"/>
                    <w:i w:val="0"/>
                    <w:sz w:val="18"/>
                    <w:szCs w:val="18"/>
                  </w:rPr>
                </w:rPrChange>
              </w:rPr>
            </w:pPr>
            <w:ins w:id="4817" w:author="HungNguyen" w:date="2012-02-22T19:47:00Z">
              <w:r w:rsidRPr="00D85E98">
                <w:rPr>
                  <w:rFonts w:ascii="Times New Roman" w:hAnsi="Times New Roman" w:cs="Times New Roman"/>
                  <w:i w:val="0"/>
                  <w:color w:val="auto"/>
                  <w:sz w:val="22"/>
                  <w:szCs w:val="22"/>
                  <w:rPrChange w:id="4818" w:author="Phuong Giang" w:date="2012-02-22T23:46:00Z">
                    <w:rPr>
                      <w:i w:val="0"/>
                      <w:sz w:val="18"/>
                      <w:szCs w:val="18"/>
                    </w:rPr>
                  </w:rPrChange>
                </w:rPr>
                <w:t>03</w:t>
              </w:r>
            </w:ins>
          </w:p>
        </w:tc>
        <w:tc>
          <w:tcPr>
            <w:tcW w:w="2205" w:type="dxa"/>
            <w:tcPrChange w:id="4819" w:author="Phuong Giang" w:date="2012-02-22T23:14:00Z">
              <w:tcPr>
                <w:tcW w:w="2205" w:type="dxa"/>
              </w:tcPr>
            </w:tcPrChange>
          </w:tcPr>
          <w:p w:rsidR="0065367C" w:rsidRPr="00D85E98" w:rsidRDefault="0065367C" w:rsidP="00995D66">
            <w:pPr>
              <w:pStyle w:val="comment"/>
              <w:ind w:left="0"/>
              <w:rPr>
                <w:ins w:id="4820" w:author="HungNguyen" w:date="2012-02-22T19:47:00Z"/>
                <w:rFonts w:ascii="Times New Roman" w:hAnsi="Times New Roman" w:cs="Times New Roman"/>
                <w:i w:val="0"/>
                <w:color w:val="auto"/>
                <w:sz w:val="22"/>
                <w:szCs w:val="22"/>
                <w:rPrChange w:id="4821" w:author="Phuong Giang" w:date="2012-02-22T23:46:00Z">
                  <w:rPr>
                    <w:ins w:id="4822" w:author="HungNguyen" w:date="2012-02-22T19:47:00Z"/>
                    <w:i w:val="0"/>
                    <w:sz w:val="18"/>
                    <w:szCs w:val="18"/>
                  </w:rPr>
                </w:rPrChange>
              </w:rPr>
            </w:pPr>
            <w:proofErr w:type="spellStart"/>
            <w:ins w:id="4823" w:author="HungNguyen" w:date="2012-02-22T19:47:00Z">
              <w:r w:rsidRPr="00D85E98">
                <w:rPr>
                  <w:rFonts w:ascii="Times New Roman" w:hAnsi="Times New Roman" w:cs="Times New Roman"/>
                  <w:i w:val="0"/>
                  <w:color w:val="auto"/>
                  <w:sz w:val="22"/>
                  <w:szCs w:val="22"/>
                  <w:rPrChange w:id="4824" w:author="Phuong Giang" w:date="2012-02-22T23:46:00Z">
                    <w:rPr>
                      <w:i w:val="0"/>
                      <w:sz w:val="18"/>
                      <w:szCs w:val="18"/>
                    </w:rPr>
                  </w:rPrChange>
                </w:rPr>
                <w:t>RemoveActivity</w:t>
              </w:r>
              <w:proofErr w:type="spellEnd"/>
            </w:ins>
          </w:p>
        </w:tc>
        <w:tc>
          <w:tcPr>
            <w:tcW w:w="6416" w:type="dxa"/>
            <w:tcPrChange w:id="4825" w:author="Phuong Giang" w:date="2012-02-22T23:14:00Z">
              <w:tcPr>
                <w:tcW w:w="6416" w:type="dxa"/>
              </w:tcPr>
            </w:tcPrChange>
          </w:tcPr>
          <w:p w:rsidR="0065367C" w:rsidRPr="00D85E98" w:rsidRDefault="00B5457E" w:rsidP="00995D66">
            <w:pPr>
              <w:pStyle w:val="comment"/>
              <w:ind w:left="0"/>
              <w:rPr>
                <w:ins w:id="4826" w:author="HungNguyen" w:date="2012-02-22T19:47:00Z"/>
                <w:rFonts w:ascii="Times New Roman" w:hAnsi="Times New Roman" w:cs="Times New Roman"/>
                <w:i w:val="0"/>
                <w:color w:val="auto"/>
                <w:sz w:val="22"/>
                <w:szCs w:val="22"/>
                <w:rPrChange w:id="4827" w:author="Phuong Giang" w:date="2012-02-22T23:46:00Z">
                  <w:rPr>
                    <w:ins w:id="4828" w:author="HungNguyen" w:date="2012-02-22T19:47:00Z"/>
                    <w:i w:val="0"/>
                    <w:sz w:val="18"/>
                    <w:szCs w:val="18"/>
                  </w:rPr>
                </w:rPrChange>
              </w:rPr>
            </w:pPr>
            <w:ins w:id="4829" w:author="HungNguyen" w:date="2012-02-22T20:11:00Z">
              <w:r w:rsidRPr="00D85E98">
                <w:rPr>
                  <w:rFonts w:ascii="Times New Roman" w:hAnsi="Times New Roman" w:cs="Times New Roman"/>
                  <w:i w:val="0"/>
                  <w:color w:val="auto"/>
                  <w:sz w:val="22"/>
                  <w:szCs w:val="22"/>
                  <w:rPrChange w:id="4830" w:author="Phuong Giang" w:date="2012-02-22T23:46:00Z">
                    <w:rPr>
                      <w:i w:val="0"/>
                      <w:sz w:val="18"/>
                      <w:szCs w:val="18"/>
                    </w:rPr>
                  </w:rPrChange>
                </w:rPr>
                <w:t>Used to remove activity</w:t>
              </w:r>
            </w:ins>
          </w:p>
        </w:tc>
      </w:tr>
      <w:tr w:rsidR="0065367C" w:rsidRPr="00D85E98" w:rsidTr="0042744C">
        <w:trPr>
          <w:ins w:id="4831" w:author="HungNguyen" w:date="2012-02-22T19:47:00Z"/>
        </w:trPr>
        <w:tc>
          <w:tcPr>
            <w:tcW w:w="955" w:type="dxa"/>
            <w:tcPrChange w:id="4832" w:author="Phuong Giang" w:date="2012-02-22T23:14:00Z">
              <w:tcPr>
                <w:tcW w:w="955" w:type="dxa"/>
              </w:tcPr>
            </w:tcPrChange>
          </w:tcPr>
          <w:p w:rsidR="0065367C" w:rsidRPr="00D85E98" w:rsidRDefault="0065367C" w:rsidP="00995D66">
            <w:pPr>
              <w:pStyle w:val="comment"/>
              <w:ind w:left="0"/>
              <w:rPr>
                <w:ins w:id="4833" w:author="HungNguyen" w:date="2012-02-22T19:47:00Z"/>
                <w:rFonts w:ascii="Times New Roman" w:hAnsi="Times New Roman" w:cs="Times New Roman"/>
                <w:i w:val="0"/>
                <w:color w:val="auto"/>
                <w:sz w:val="22"/>
                <w:szCs w:val="22"/>
                <w:rPrChange w:id="4834" w:author="Phuong Giang" w:date="2012-02-22T23:46:00Z">
                  <w:rPr>
                    <w:ins w:id="4835" w:author="HungNguyen" w:date="2012-02-22T19:47:00Z"/>
                    <w:i w:val="0"/>
                    <w:sz w:val="18"/>
                    <w:szCs w:val="18"/>
                  </w:rPr>
                </w:rPrChange>
              </w:rPr>
            </w:pPr>
            <w:ins w:id="4836" w:author="HungNguyen" w:date="2012-02-22T19:47:00Z">
              <w:r w:rsidRPr="00D85E98">
                <w:rPr>
                  <w:rFonts w:ascii="Times New Roman" w:hAnsi="Times New Roman" w:cs="Times New Roman"/>
                  <w:i w:val="0"/>
                  <w:color w:val="auto"/>
                  <w:sz w:val="22"/>
                  <w:szCs w:val="22"/>
                  <w:rPrChange w:id="4837" w:author="Phuong Giang" w:date="2012-02-22T23:46:00Z">
                    <w:rPr>
                      <w:i w:val="0"/>
                      <w:sz w:val="18"/>
                      <w:szCs w:val="18"/>
                    </w:rPr>
                  </w:rPrChange>
                </w:rPr>
                <w:t>04</w:t>
              </w:r>
            </w:ins>
          </w:p>
        </w:tc>
        <w:tc>
          <w:tcPr>
            <w:tcW w:w="2205" w:type="dxa"/>
            <w:tcPrChange w:id="4838" w:author="Phuong Giang" w:date="2012-02-22T23:14:00Z">
              <w:tcPr>
                <w:tcW w:w="2205" w:type="dxa"/>
              </w:tcPr>
            </w:tcPrChange>
          </w:tcPr>
          <w:p w:rsidR="0065367C" w:rsidRPr="00D85E98" w:rsidRDefault="0065367C" w:rsidP="00995D66">
            <w:pPr>
              <w:pStyle w:val="comment"/>
              <w:ind w:left="0"/>
              <w:rPr>
                <w:ins w:id="4839" w:author="HungNguyen" w:date="2012-02-22T19:47:00Z"/>
                <w:rFonts w:ascii="Times New Roman" w:hAnsi="Times New Roman" w:cs="Times New Roman"/>
                <w:i w:val="0"/>
                <w:color w:val="auto"/>
                <w:sz w:val="22"/>
                <w:szCs w:val="22"/>
                <w:rPrChange w:id="4840" w:author="Phuong Giang" w:date="2012-02-22T23:46:00Z">
                  <w:rPr>
                    <w:ins w:id="4841" w:author="HungNguyen" w:date="2012-02-22T19:47:00Z"/>
                    <w:i w:val="0"/>
                    <w:sz w:val="18"/>
                    <w:szCs w:val="18"/>
                  </w:rPr>
                </w:rPrChange>
              </w:rPr>
            </w:pPr>
            <w:ins w:id="4842" w:author="HungNguyen" w:date="2012-02-22T19:47:00Z">
              <w:r w:rsidRPr="00D85E98">
                <w:rPr>
                  <w:rFonts w:ascii="Times New Roman" w:hAnsi="Times New Roman" w:cs="Times New Roman"/>
                  <w:i w:val="0"/>
                  <w:color w:val="auto"/>
                  <w:sz w:val="22"/>
                  <w:szCs w:val="22"/>
                  <w:rPrChange w:id="4843" w:author="Phuong Giang" w:date="2012-02-22T23:46:00Z">
                    <w:rPr>
                      <w:i w:val="0"/>
                      <w:sz w:val="18"/>
                      <w:szCs w:val="18"/>
                    </w:rPr>
                  </w:rPrChange>
                </w:rPr>
                <w:t>Save</w:t>
              </w:r>
            </w:ins>
          </w:p>
        </w:tc>
        <w:tc>
          <w:tcPr>
            <w:tcW w:w="6416" w:type="dxa"/>
            <w:tcPrChange w:id="4844" w:author="Phuong Giang" w:date="2012-02-22T23:14:00Z">
              <w:tcPr>
                <w:tcW w:w="6416" w:type="dxa"/>
              </w:tcPr>
            </w:tcPrChange>
          </w:tcPr>
          <w:p w:rsidR="0065367C" w:rsidRPr="00D85E98" w:rsidRDefault="00B5457E" w:rsidP="00995D66">
            <w:pPr>
              <w:pStyle w:val="comment"/>
              <w:ind w:left="0"/>
              <w:rPr>
                <w:ins w:id="4845" w:author="HungNguyen" w:date="2012-02-22T19:47:00Z"/>
                <w:rFonts w:ascii="Times New Roman" w:hAnsi="Times New Roman" w:cs="Times New Roman"/>
                <w:i w:val="0"/>
                <w:color w:val="auto"/>
                <w:sz w:val="22"/>
                <w:szCs w:val="22"/>
                <w:rPrChange w:id="4846" w:author="Phuong Giang" w:date="2012-02-22T23:46:00Z">
                  <w:rPr>
                    <w:ins w:id="4847" w:author="HungNguyen" w:date="2012-02-22T19:47:00Z"/>
                    <w:i w:val="0"/>
                    <w:sz w:val="18"/>
                    <w:szCs w:val="18"/>
                  </w:rPr>
                </w:rPrChange>
              </w:rPr>
            </w:pPr>
            <w:ins w:id="4848" w:author="HungNguyen" w:date="2012-02-22T20:11:00Z">
              <w:r w:rsidRPr="00D85E98">
                <w:rPr>
                  <w:rFonts w:ascii="Times New Roman" w:hAnsi="Times New Roman" w:cs="Times New Roman"/>
                  <w:i w:val="0"/>
                  <w:color w:val="auto"/>
                  <w:sz w:val="22"/>
                  <w:szCs w:val="22"/>
                  <w:rPrChange w:id="4849" w:author="Phuong Giang" w:date="2012-02-22T23:46:00Z">
                    <w:rPr>
                      <w:i w:val="0"/>
                      <w:sz w:val="18"/>
                      <w:szCs w:val="18"/>
                    </w:rPr>
                  </w:rPrChange>
                </w:rPr>
                <w:t>Used to save teaching plan</w:t>
              </w:r>
            </w:ins>
          </w:p>
        </w:tc>
      </w:tr>
      <w:tr w:rsidR="0065367C" w:rsidRPr="00D85E98" w:rsidTr="0042744C">
        <w:trPr>
          <w:ins w:id="4850" w:author="HungNguyen" w:date="2012-02-22T19:47:00Z"/>
        </w:trPr>
        <w:tc>
          <w:tcPr>
            <w:tcW w:w="955" w:type="dxa"/>
            <w:tcPrChange w:id="4851" w:author="Phuong Giang" w:date="2012-02-22T23:14:00Z">
              <w:tcPr>
                <w:tcW w:w="955" w:type="dxa"/>
              </w:tcPr>
            </w:tcPrChange>
          </w:tcPr>
          <w:p w:rsidR="0065367C" w:rsidRPr="00D85E98" w:rsidRDefault="0065367C" w:rsidP="00995D66">
            <w:pPr>
              <w:pStyle w:val="comment"/>
              <w:ind w:left="0"/>
              <w:rPr>
                <w:ins w:id="4852" w:author="HungNguyen" w:date="2012-02-22T19:47:00Z"/>
                <w:rFonts w:ascii="Times New Roman" w:hAnsi="Times New Roman" w:cs="Times New Roman"/>
                <w:i w:val="0"/>
                <w:color w:val="auto"/>
                <w:sz w:val="22"/>
                <w:szCs w:val="22"/>
                <w:rPrChange w:id="4853" w:author="Phuong Giang" w:date="2012-02-22T23:46:00Z">
                  <w:rPr>
                    <w:ins w:id="4854" w:author="HungNguyen" w:date="2012-02-22T19:47:00Z"/>
                    <w:i w:val="0"/>
                    <w:sz w:val="18"/>
                    <w:szCs w:val="18"/>
                  </w:rPr>
                </w:rPrChange>
              </w:rPr>
            </w:pPr>
            <w:ins w:id="4855" w:author="HungNguyen" w:date="2012-02-22T19:47:00Z">
              <w:r w:rsidRPr="00D85E98">
                <w:rPr>
                  <w:rFonts w:ascii="Times New Roman" w:hAnsi="Times New Roman" w:cs="Times New Roman"/>
                  <w:i w:val="0"/>
                  <w:color w:val="auto"/>
                  <w:sz w:val="22"/>
                  <w:szCs w:val="22"/>
                  <w:rPrChange w:id="4856" w:author="Phuong Giang" w:date="2012-02-22T23:46:00Z">
                    <w:rPr>
                      <w:i w:val="0"/>
                      <w:sz w:val="18"/>
                      <w:szCs w:val="18"/>
                    </w:rPr>
                  </w:rPrChange>
                </w:rPr>
                <w:lastRenderedPageBreak/>
                <w:t>05</w:t>
              </w:r>
            </w:ins>
          </w:p>
        </w:tc>
        <w:tc>
          <w:tcPr>
            <w:tcW w:w="2205" w:type="dxa"/>
            <w:tcPrChange w:id="4857" w:author="Phuong Giang" w:date="2012-02-22T23:14:00Z">
              <w:tcPr>
                <w:tcW w:w="2205" w:type="dxa"/>
              </w:tcPr>
            </w:tcPrChange>
          </w:tcPr>
          <w:p w:rsidR="0065367C" w:rsidRPr="00D85E98" w:rsidRDefault="0065367C" w:rsidP="00995D66">
            <w:pPr>
              <w:pStyle w:val="comment"/>
              <w:ind w:left="0"/>
              <w:rPr>
                <w:ins w:id="4858" w:author="HungNguyen" w:date="2012-02-22T19:47:00Z"/>
                <w:rFonts w:ascii="Times New Roman" w:hAnsi="Times New Roman" w:cs="Times New Roman"/>
                <w:i w:val="0"/>
                <w:color w:val="auto"/>
                <w:sz w:val="22"/>
                <w:szCs w:val="22"/>
                <w:rPrChange w:id="4859" w:author="Phuong Giang" w:date="2012-02-22T23:46:00Z">
                  <w:rPr>
                    <w:ins w:id="4860" w:author="HungNguyen" w:date="2012-02-22T19:47:00Z"/>
                    <w:i w:val="0"/>
                    <w:sz w:val="18"/>
                    <w:szCs w:val="18"/>
                  </w:rPr>
                </w:rPrChange>
              </w:rPr>
            </w:pPr>
            <w:ins w:id="4861" w:author="HungNguyen" w:date="2012-02-22T19:47:00Z">
              <w:r w:rsidRPr="00D85E98">
                <w:rPr>
                  <w:rFonts w:ascii="Times New Roman" w:hAnsi="Times New Roman" w:cs="Times New Roman"/>
                  <w:i w:val="0"/>
                  <w:color w:val="auto"/>
                  <w:sz w:val="22"/>
                  <w:szCs w:val="22"/>
                  <w:rPrChange w:id="4862" w:author="Phuong Giang" w:date="2012-02-22T23:46:00Z">
                    <w:rPr>
                      <w:i w:val="0"/>
                      <w:sz w:val="18"/>
                      <w:szCs w:val="18"/>
                    </w:rPr>
                  </w:rPrChange>
                </w:rPr>
                <w:t>Load</w:t>
              </w:r>
            </w:ins>
          </w:p>
        </w:tc>
        <w:tc>
          <w:tcPr>
            <w:tcW w:w="6416" w:type="dxa"/>
            <w:tcPrChange w:id="4863" w:author="Phuong Giang" w:date="2012-02-22T23:14:00Z">
              <w:tcPr>
                <w:tcW w:w="6416" w:type="dxa"/>
              </w:tcPr>
            </w:tcPrChange>
          </w:tcPr>
          <w:p w:rsidR="0065367C" w:rsidRPr="00D85E98" w:rsidRDefault="00B5457E" w:rsidP="00995D66">
            <w:pPr>
              <w:pStyle w:val="comment"/>
              <w:ind w:left="0"/>
              <w:rPr>
                <w:ins w:id="4864" w:author="HungNguyen" w:date="2012-02-22T19:47:00Z"/>
                <w:rFonts w:ascii="Times New Roman" w:hAnsi="Times New Roman" w:cs="Times New Roman"/>
                <w:i w:val="0"/>
                <w:color w:val="auto"/>
                <w:sz w:val="22"/>
                <w:szCs w:val="22"/>
                <w:rPrChange w:id="4865" w:author="Phuong Giang" w:date="2012-02-22T23:46:00Z">
                  <w:rPr>
                    <w:ins w:id="4866" w:author="HungNguyen" w:date="2012-02-22T19:47:00Z"/>
                    <w:i w:val="0"/>
                    <w:sz w:val="18"/>
                    <w:szCs w:val="18"/>
                  </w:rPr>
                </w:rPrChange>
              </w:rPr>
            </w:pPr>
            <w:ins w:id="4867" w:author="HungNguyen" w:date="2012-02-22T20:11:00Z">
              <w:r w:rsidRPr="00D85E98">
                <w:rPr>
                  <w:rFonts w:ascii="Times New Roman" w:hAnsi="Times New Roman" w:cs="Times New Roman"/>
                  <w:i w:val="0"/>
                  <w:color w:val="auto"/>
                  <w:sz w:val="22"/>
                  <w:szCs w:val="22"/>
                  <w:rPrChange w:id="4868" w:author="Phuong Giang" w:date="2012-02-22T23:46:00Z">
                    <w:rPr>
                      <w:i w:val="0"/>
                      <w:sz w:val="18"/>
                      <w:szCs w:val="18"/>
                    </w:rPr>
                  </w:rPrChange>
                </w:rPr>
                <w:t>Used to load teaching plan</w:t>
              </w:r>
            </w:ins>
          </w:p>
        </w:tc>
      </w:tr>
    </w:tbl>
    <w:p w:rsidR="0065367C" w:rsidRPr="00242043" w:rsidRDefault="0065367C" w:rsidP="0065367C">
      <w:pPr>
        <w:rPr>
          <w:ins w:id="4869" w:author="HungNguyen" w:date="2012-02-22T19:47:00Z"/>
        </w:rPr>
      </w:pPr>
    </w:p>
    <w:p w:rsidR="001E773C" w:rsidRDefault="0065367C">
      <w:pPr>
        <w:pStyle w:val="Heading7"/>
        <w:rPr>
          <w:ins w:id="4870" w:author="HungNguyen" w:date="2012-04-17T08:58:00Z"/>
        </w:rPr>
        <w:pPrChange w:id="4871" w:author="HungNguyen" w:date="2012-02-22T20:23:00Z">
          <w:pPr>
            <w:pStyle w:val="Heading4"/>
            <w:numPr>
              <w:ilvl w:val="0"/>
              <w:numId w:val="0"/>
            </w:numPr>
            <w:ind w:left="0" w:firstLine="0"/>
          </w:pPr>
        </w:pPrChange>
      </w:pPr>
      <w:proofErr w:type="spellStart"/>
      <w:ins w:id="4872" w:author="HungNguyen" w:date="2012-02-22T19:47:00Z">
        <w:r>
          <w:t>AddNewActivity</w:t>
        </w:r>
        <w:proofErr w:type="spellEnd"/>
        <w:r>
          <w:rPr>
            <w:rFonts w:hint="eastAsia"/>
          </w:rPr>
          <w:t xml:space="preserve"> method</w:t>
        </w:r>
      </w:ins>
    </w:p>
    <w:p w:rsidR="00616EF6" w:rsidRPr="0033091E" w:rsidRDefault="00616EF6">
      <w:pPr>
        <w:autoSpaceDE w:val="0"/>
        <w:autoSpaceDN w:val="0"/>
        <w:adjustRightInd w:val="0"/>
        <w:spacing w:after="0" w:line="240" w:lineRule="auto"/>
        <w:ind w:left="1440" w:firstLine="720"/>
        <w:rPr>
          <w:ins w:id="4873" w:author="HungNguyen" w:date="2012-02-22T19:47:00Z"/>
          <w:rFonts w:ascii="Consolas" w:eastAsiaTheme="minorEastAsia" w:hAnsi="Consolas" w:cs="Consolas"/>
          <w:sz w:val="19"/>
          <w:szCs w:val="19"/>
          <w:lang w:eastAsia="ja-JP"/>
          <w:rPrChange w:id="4874" w:author="HungNguyen" w:date="2012-04-17T08:59:00Z">
            <w:rPr>
              <w:ins w:id="4875" w:author="HungNguyen" w:date="2012-02-22T19:47:00Z"/>
              <w:lang w:eastAsia="ja-JP"/>
            </w:rPr>
          </w:rPrChange>
        </w:rPr>
        <w:pPrChange w:id="4876" w:author="HungNguyen" w:date="2012-04-17T08:59:00Z">
          <w:pPr>
            <w:pStyle w:val="Heading4"/>
            <w:numPr>
              <w:ilvl w:val="0"/>
              <w:numId w:val="0"/>
            </w:numPr>
            <w:ind w:left="0" w:firstLine="0"/>
          </w:pPr>
        </w:pPrChange>
      </w:pPr>
      <w:proofErr w:type="gramStart"/>
      <w:ins w:id="4877" w:author="HungNguyen" w:date="2012-04-17T08:58: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proofErr w:type="spellStart"/>
        <w:r>
          <w:rPr>
            <w:rFonts w:ascii="Consolas" w:eastAsiaTheme="minorEastAsia" w:hAnsi="Consolas" w:cs="Consolas"/>
            <w:color w:val="0000FF"/>
            <w:sz w:val="19"/>
            <w:szCs w:val="19"/>
            <w:lang w:eastAsia="ja-JP"/>
          </w:rPr>
          <w:t>bool</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AddNewActivity</w:t>
        </w:r>
        <w:proofErr w:type="spellEnd"/>
        <w:r>
          <w:rPr>
            <w:rFonts w:ascii="Consolas" w:eastAsiaTheme="minorEastAsia" w:hAnsi="Consolas" w:cs="Consolas"/>
            <w:sz w:val="19"/>
            <w:szCs w:val="19"/>
            <w:lang w:eastAsia="ja-JP"/>
          </w:rPr>
          <w:t>()</w:t>
        </w:r>
      </w:ins>
    </w:p>
    <w:p w:rsidR="001E773C" w:rsidRDefault="00B5457E">
      <w:pPr>
        <w:pStyle w:val="Heading8"/>
        <w:numPr>
          <w:ilvl w:val="0"/>
          <w:numId w:val="0"/>
        </w:numPr>
        <w:ind w:left="3744"/>
        <w:rPr>
          <w:ins w:id="4878" w:author="HungNguyen" w:date="2012-02-22T20:11:00Z"/>
        </w:rPr>
        <w:pPrChange w:id="4879" w:author="HungNguyen" w:date="2012-02-22T20:23:00Z">
          <w:pPr>
            <w:pStyle w:val="comment"/>
            <w:ind w:left="0"/>
          </w:pPr>
        </w:pPrChange>
      </w:pPr>
      <w:ins w:id="4880" w:author="HungNguyen" w:date="2012-02-22T20:11:00Z">
        <w:r>
          <w:t>Used to add new activity</w:t>
        </w:r>
        <w:r>
          <w:rPr>
            <w:rFonts w:hint="eastAsia"/>
          </w:rPr>
          <w:t xml:space="preserve"> </w:t>
        </w:r>
      </w:ins>
    </w:p>
    <w:p w:rsidR="001E773C" w:rsidRDefault="0065367C">
      <w:pPr>
        <w:pStyle w:val="Heading8"/>
        <w:numPr>
          <w:ilvl w:val="0"/>
          <w:numId w:val="0"/>
        </w:numPr>
        <w:ind w:left="3744"/>
        <w:rPr>
          <w:ins w:id="4881" w:author="HungNguyen" w:date="2012-02-22T19:47:00Z"/>
          <w:lang w:eastAsia="ja-JP"/>
        </w:rPr>
        <w:pPrChange w:id="4882" w:author="HungNguyen" w:date="2012-02-22T20:23:00Z">
          <w:pPr>
            <w:pStyle w:val="Heading4"/>
            <w:numPr>
              <w:ilvl w:val="0"/>
              <w:numId w:val="0"/>
            </w:numPr>
            <w:ind w:left="0" w:firstLine="0"/>
          </w:pPr>
        </w:pPrChange>
      </w:pPr>
      <w:ins w:id="4883" w:author="HungNguyen" w:date="2012-02-22T19:47:00Z">
        <w:del w:id="4884" w:author="Phuong Giang" w:date="2012-02-23T00:02:00Z">
          <w:r w:rsidDel="001669BE">
            <w:rPr>
              <w:rFonts w:hint="eastAsia"/>
            </w:rPr>
            <w:delText>Parameters</w:delText>
          </w:r>
          <w:r w:rsidDel="001669BE">
            <w:rPr>
              <w:rFonts w:hint="eastAsia"/>
              <w:lang w:eastAsia="ja-JP"/>
            </w:rPr>
            <w:delText xml:space="preserve"> &amp; return</w:delText>
          </w:r>
        </w:del>
      </w:ins>
      <w:ins w:id="4885"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4886"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4887">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4888" w:author="HungNguyen" w:date="2012-02-22T19:47:00Z"/>
        </w:trPr>
        <w:tc>
          <w:tcPr>
            <w:tcW w:w="577" w:type="dxa"/>
            <w:tcPrChange w:id="4889" w:author="Phuong Giang" w:date="2012-02-22T23:14:00Z">
              <w:tcPr>
                <w:tcW w:w="577"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890" w:author="HungNguyen" w:date="2012-02-22T19:47:00Z"/>
                <w:b/>
                <w:rPrChange w:id="4891" w:author="Phuong Giang" w:date="2012-02-22T23:15:00Z">
                  <w:rPr>
                    <w:ins w:id="4892" w:author="HungNguyen" w:date="2012-02-22T19:47:00Z"/>
                    <w:b/>
                    <w:bCs w:val="0"/>
                    <w:color w:val="800000"/>
                  </w:rPr>
                </w:rPrChange>
              </w:rPr>
            </w:pPr>
            <w:ins w:id="4893" w:author="HungNguyen" w:date="2012-02-22T19:47:00Z">
              <w:r w:rsidRPr="0030024D">
                <w:rPr>
                  <w:color w:val="auto"/>
                  <w:rPrChange w:id="4894" w:author="Phuong Giang" w:date="2012-02-22T23:37:00Z">
                    <w:rPr>
                      <w:rFonts w:asciiTheme="majorHAnsi" w:eastAsiaTheme="majorEastAsia" w:hAnsiTheme="majorHAnsi" w:cstheme="majorBidi"/>
                      <w:i/>
                      <w:iCs/>
                      <w:snapToGrid/>
                      <w:color w:val="800000"/>
                      <w:sz w:val="22"/>
                      <w:szCs w:val="22"/>
                    </w:rPr>
                  </w:rPrChange>
                </w:rPr>
                <w:t>No</w:t>
              </w:r>
            </w:ins>
          </w:p>
        </w:tc>
        <w:tc>
          <w:tcPr>
            <w:tcW w:w="1356" w:type="dxa"/>
            <w:tcPrChange w:id="4895" w:author="Phuong Giang" w:date="2012-02-22T23:14:00Z">
              <w:tcPr>
                <w:tcW w:w="1356"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896" w:author="HungNguyen" w:date="2012-02-22T19:47:00Z"/>
                <w:b/>
                <w:rPrChange w:id="4897" w:author="Phuong Giang" w:date="2012-02-22T23:15:00Z">
                  <w:rPr>
                    <w:ins w:id="4898" w:author="HungNguyen" w:date="2012-02-22T19:47:00Z"/>
                    <w:b/>
                    <w:bCs w:val="0"/>
                    <w:color w:val="800000"/>
                    <w:lang w:eastAsia="ja-JP"/>
                  </w:rPr>
                </w:rPrChange>
              </w:rPr>
            </w:pPr>
            <w:ins w:id="4899" w:author="HungNguyen" w:date="2012-02-22T19:47:00Z">
              <w:r w:rsidRPr="0030024D">
                <w:rPr>
                  <w:color w:val="auto"/>
                  <w:rPrChange w:id="4900" w:author="Phuong Giang" w:date="2012-02-22T23:37:00Z">
                    <w:rPr>
                      <w:rFonts w:asciiTheme="majorHAnsi" w:eastAsiaTheme="majorEastAsia" w:hAnsiTheme="majorHAnsi" w:cstheme="majorBidi"/>
                      <w:i/>
                      <w:iCs/>
                      <w:snapToGrid/>
                      <w:color w:val="800000"/>
                      <w:sz w:val="22"/>
                      <w:szCs w:val="22"/>
                      <w:lang w:eastAsia="ja-JP"/>
                    </w:rPr>
                  </w:rPrChange>
                </w:rPr>
                <w:t>Parameter</w:t>
              </w:r>
            </w:ins>
          </w:p>
        </w:tc>
        <w:tc>
          <w:tcPr>
            <w:tcW w:w="1325" w:type="dxa"/>
            <w:tcPrChange w:id="4901" w:author="Phuong Giang" w:date="2012-02-22T23:14:00Z">
              <w:tcPr>
                <w:tcW w:w="1325"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02" w:author="HungNguyen" w:date="2012-02-22T19:47:00Z"/>
                <w:b/>
                <w:rPrChange w:id="4903" w:author="Phuong Giang" w:date="2012-02-22T23:15:00Z">
                  <w:rPr>
                    <w:ins w:id="4904" w:author="HungNguyen" w:date="2012-02-22T19:47:00Z"/>
                    <w:b/>
                    <w:bCs w:val="0"/>
                    <w:color w:val="800000"/>
                    <w:lang w:eastAsia="ja-JP"/>
                  </w:rPr>
                </w:rPrChange>
              </w:rPr>
            </w:pPr>
            <w:ins w:id="4905" w:author="HungNguyen" w:date="2012-02-22T19:47:00Z">
              <w:r w:rsidRPr="0030024D">
                <w:rPr>
                  <w:color w:val="auto"/>
                  <w:rPrChange w:id="4906" w:author="Phuong Giang" w:date="2012-02-22T23:37:00Z">
                    <w:rPr>
                      <w:rFonts w:asciiTheme="majorHAnsi" w:eastAsiaTheme="majorEastAsia" w:hAnsiTheme="majorHAnsi" w:cstheme="majorBidi"/>
                      <w:i/>
                      <w:iCs/>
                      <w:snapToGrid/>
                      <w:color w:val="800000"/>
                      <w:sz w:val="22"/>
                      <w:szCs w:val="22"/>
                      <w:lang w:eastAsia="ja-JP"/>
                    </w:rPr>
                  </w:rPrChange>
                </w:rPr>
                <w:t>Type</w:t>
              </w:r>
            </w:ins>
          </w:p>
        </w:tc>
        <w:tc>
          <w:tcPr>
            <w:tcW w:w="990" w:type="dxa"/>
            <w:tcPrChange w:id="4907" w:author="Phuong Giang" w:date="2012-02-22T23:14:00Z">
              <w:tcPr>
                <w:tcW w:w="990"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08" w:author="HungNguyen" w:date="2012-02-22T19:47:00Z"/>
                <w:b/>
                <w:rPrChange w:id="4909" w:author="Phuong Giang" w:date="2012-02-22T23:15:00Z">
                  <w:rPr>
                    <w:ins w:id="4910" w:author="HungNguyen" w:date="2012-02-22T19:47:00Z"/>
                    <w:b/>
                    <w:bCs w:val="0"/>
                    <w:color w:val="800000"/>
                    <w:lang w:eastAsia="ja-JP"/>
                  </w:rPr>
                </w:rPrChange>
              </w:rPr>
            </w:pPr>
            <w:ins w:id="4911" w:author="HungNguyen" w:date="2012-02-22T19:47:00Z">
              <w:r w:rsidRPr="0030024D">
                <w:rPr>
                  <w:color w:val="auto"/>
                  <w:rPrChange w:id="4912" w:author="Phuong Giang" w:date="2012-02-22T23:37:00Z">
                    <w:rPr>
                      <w:rFonts w:asciiTheme="majorHAnsi" w:eastAsiaTheme="majorEastAsia" w:hAnsiTheme="majorHAnsi" w:cstheme="majorBidi"/>
                      <w:i/>
                      <w:iCs/>
                      <w:snapToGrid/>
                      <w:color w:val="800000"/>
                      <w:sz w:val="22"/>
                      <w:szCs w:val="22"/>
                      <w:lang w:eastAsia="ja-JP"/>
                    </w:rPr>
                  </w:rPrChange>
                </w:rPr>
                <w:t>In/out</w:t>
              </w:r>
            </w:ins>
          </w:p>
        </w:tc>
        <w:tc>
          <w:tcPr>
            <w:tcW w:w="1170" w:type="dxa"/>
            <w:tcPrChange w:id="4913" w:author="Phuong Giang" w:date="2012-02-22T23:14:00Z">
              <w:tcPr>
                <w:tcW w:w="1170"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14" w:author="HungNguyen" w:date="2012-02-22T19:47:00Z"/>
                <w:b/>
                <w:rPrChange w:id="4915" w:author="Phuong Giang" w:date="2012-02-22T23:15:00Z">
                  <w:rPr>
                    <w:ins w:id="4916" w:author="HungNguyen" w:date="2012-02-22T19:47:00Z"/>
                    <w:b/>
                    <w:bCs w:val="0"/>
                    <w:color w:val="800000"/>
                    <w:lang w:eastAsia="ja-JP"/>
                  </w:rPr>
                </w:rPrChange>
              </w:rPr>
            </w:pPr>
            <w:ins w:id="4917" w:author="HungNguyen" w:date="2012-02-22T19:47:00Z">
              <w:r w:rsidRPr="0030024D">
                <w:rPr>
                  <w:color w:val="auto"/>
                  <w:rPrChange w:id="4918" w:author="Phuong Giang" w:date="2012-02-22T23:37:00Z">
                    <w:rPr>
                      <w:rFonts w:asciiTheme="majorHAnsi" w:eastAsiaTheme="majorEastAsia" w:hAnsiTheme="majorHAnsi" w:cstheme="majorBidi"/>
                      <w:i/>
                      <w:iCs/>
                      <w:snapToGrid/>
                      <w:color w:val="800000"/>
                      <w:sz w:val="22"/>
                      <w:szCs w:val="22"/>
                      <w:lang w:eastAsia="ja-JP"/>
                    </w:rPr>
                  </w:rPrChange>
                </w:rPr>
                <w:t>Default</w:t>
              </w:r>
            </w:ins>
          </w:p>
        </w:tc>
        <w:tc>
          <w:tcPr>
            <w:tcW w:w="4158" w:type="dxa"/>
            <w:tcPrChange w:id="4919" w:author="Phuong Giang" w:date="2012-02-22T23:14:00Z">
              <w:tcPr>
                <w:tcW w:w="4158"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20" w:author="HungNguyen" w:date="2012-02-22T19:47:00Z"/>
                <w:b/>
                <w:rPrChange w:id="4921" w:author="Phuong Giang" w:date="2012-02-22T23:15:00Z">
                  <w:rPr>
                    <w:ins w:id="4922" w:author="HungNguyen" w:date="2012-02-22T19:47:00Z"/>
                    <w:b/>
                    <w:bCs w:val="0"/>
                    <w:color w:val="800000"/>
                    <w:lang w:eastAsia="ja-JP"/>
                  </w:rPr>
                </w:rPrChange>
              </w:rPr>
            </w:pPr>
            <w:ins w:id="4923" w:author="HungNguyen" w:date="2012-02-22T19:47:00Z">
              <w:r w:rsidRPr="0030024D">
                <w:rPr>
                  <w:color w:val="auto"/>
                  <w:rPrChange w:id="4924"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4925" w:author="HungNguyen" w:date="2012-02-22T19:47:00Z"/>
        </w:trPr>
        <w:tc>
          <w:tcPr>
            <w:tcW w:w="577" w:type="dxa"/>
            <w:tcPrChange w:id="4926" w:author="Phuong Giang" w:date="2012-02-22T23:14:00Z">
              <w:tcPr>
                <w:tcW w:w="577" w:type="dxa"/>
              </w:tcPr>
            </w:tcPrChange>
          </w:tcPr>
          <w:p w:rsidR="0065367C" w:rsidRPr="00D85E98" w:rsidRDefault="0065367C" w:rsidP="00995D66">
            <w:pPr>
              <w:pStyle w:val="comment"/>
              <w:ind w:left="0"/>
              <w:rPr>
                <w:ins w:id="4927" w:author="HungNguyen" w:date="2012-02-22T19:47:00Z"/>
                <w:rFonts w:ascii="Times New Roman" w:hAnsi="Times New Roman" w:cs="Times New Roman"/>
                <w:i w:val="0"/>
                <w:color w:val="auto"/>
                <w:sz w:val="22"/>
                <w:szCs w:val="22"/>
                <w:rPrChange w:id="4928" w:author="Phuong Giang" w:date="2012-02-22T23:46:00Z">
                  <w:rPr>
                    <w:ins w:id="4929" w:author="HungNguyen" w:date="2012-02-22T19:47:00Z"/>
                    <w:i w:val="0"/>
                    <w:sz w:val="18"/>
                    <w:szCs w:val="18"/>
                  </w:rPr>
                </w:rPrChange>
              </w:rPr>
            </w:pPr>
            <w:ins w:id="4930" w:author="HungNguyen" w:date="2012-02-22T19:47:00Z">
              <w:r w:rsidRPr="00D85E98">
                <w:rPr>
                  <w:rFonts w:ascii="Times New Roman" w:hAnsi="Times New Roman" w:cs="Times New Roman"/>
                  <w:i w:val="0"/>
                  <w:color w:val="auto"/>
                  <w:sz w:val="22"/>
                  <w:szCs w:val="22"/>
                  <w:rPrChange w:id="4931"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4932" w:author="Phuong Giang" w:date="2012-02-22T23:14:00Z">
              <w:tcPr>
                <w:tcW w:w="1356" w:type="dxa"/>
              </w:tcPr>
            </w:tcPrChange>
          </w:tcPr>
          <w:p w:rsidR="0065367C" w:rsidRPr="00D85E98" w:rsidRDefault="0065367C" w:rsidP="00995D66">
            <w:pPr>
              <w:pStyle w:val="comment"/>
              <w:ind w:left="0"/>
              <w:rPr>
                <w:ins w:id="4933" w:author="HungNguyen" w:date="2012-02-22T19:47:00Z"/>
                <w:rFonts w:ascii="Times New Roman" w:hAnsi="Times New Roman" w:cs="Times New Roman"/>
                <w:i w:val="0"/>
                <w:color w:val="auto"/>
                <w:sz w:val="22"/>
                <w:szCs w:val="22"/>
                <w:rPrChange w:id="4934" w:author="Phuong Giang" w:date="2012-02-22T23:46:00Z">
                  <w:rPr>
                    <w:ins w:id="4935" w:author="HungNguyen" w:date="2012-02-22T19:47:00Z"/>
                    <w:i w:val="0"/>
                    <w:sz w:val="18"/>
                    <w:szCs w:val="18"/>
                  </w:rPr>
                </w:rPrChange>
              </w:rPr>
            </w:pPr>
            <w:ins w:id="4936" w:author="HungNguyen" w:date="2012-02-22T19:47:00Z">
              <w:r w:rsidRPr="00D85E98">
                <w:rPr>
                  <w:rFonts w:ascii="Times New Roman" w:hAnsi="Times New Roman" w:cs="Times New Roman"/>
                  <w:i w:val="0"/>
                  <w:color w:val="auto"/>
                  <w:sz w:val="22"/>
                  <w:szCs w:val="22"/>
                  <w:rPrChange w:id="4937" w:author="Phuong Giang" w:date="2012-02-22T23:46: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Change w:id="4938" w:author="Phuong Giang" w:date="2012-02-22T23:14:00Z">
              <w:tcPr>
                <w:tcW w:w="1325" w:type="dxa"/>
              </w:tcPr>
            </w:tcPrChange>
          </w:tcPr>
          <w:p w:rsidR="0065367C" w:rsidRPr="00D85E98" w:rsidRDefault="0065367C" w:rsidP="00995D66">
            <w:pPr>
              <w:pStyle w:val="comment"/>
              <w:ind w:left="0"/>
              <w:rPr>
                <w:ins w:id="4939" w:author="HungNguyen" w:date="2012-02-22T19:47:00Z"/>
                <w:rFonts w:ascii="Times New Roman" w:hAnsi="Times New Roman" w:cs="Times New Roman"/>
                <w:i w:val="0"/>
                <w:color w:val="auto"/>
                <w:sz w:val="22"/>
                <w:szCs w:val="22"/>
                <w:rPrChange w:id="4940" w:author="Phuong Giang" w:date="2012-02-22T23:46:00Z">
                  <w:rPr>
                    <w:ins w:id="4941" w:author="HungNguyen" w:date="2012-02-22T19:47:00Z"/>
                    <w:i w:val="0"/>
                    <w:sz w:val="18"/>
                    <w:szCs w:val="18"/>
                  </w:rPr>
                </w:rPrChange>
              </w:rPr>
            </w:pPr>
            <w:ins w:id="4942" w:author="HungNguyen" w:date="2012-02-22T19:47:00Z">
              <w:r w:rsidRPr="00D85E98">
                <w:rPr>
                  <w:rFonts w:ascii="Times New Roman" w:hAnsi="Times New Roman" w:cs="Times New Roman"/>
                  <w:i w:val="0"/>
                  <w:color w:val="auto"/>
                  <w:sz w:val="22"/>
                  <w:szCs w:val="22"/>
                  <w:rPrChange w:id="494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Change w:id="4944" w:author="Phuong Giang" w:date="2012-02-22T23:14:00Z">
              <w:tcPr>
                <w:tcW w:w="990" w:type="dxa"/>
              </w:tcPr>
            </w:tcPrChange>
          </w:tcPr>
          <w:p w:rsidR="0065367C" w:rsidRPr="00D85E98" w:rsidRDefault="0065367C" w:rsidP="00995D66">
            <w:pPr>
              <w:pStyle w:val="comment"/>
              <w:ind w:left="0"/>
              <w:rPr>
                <w:ins w:id="4945" w:author="HungNguyen" w:date="2012-02-22T19:47:00Z"/>
                <w:rFonts w:ascii="Times New Roman" w:hAnsi="Times New Roman" w:cs="Times New Roman"/>
                <w:i w:val="0"/>
                <w:color w:val="auto"/>
                <w:sz w:val="22"/>
                <w:szCs w:val="22"/>
                <w:rPrChange w:id="4946" w:author="Phuong Giang" w:date="2012-02-22T23:46:00Z">
                  <w:rPr>
                    <w:ins w:id="4947" w:author="HungNguyen" w:date="2012-02-22T19:47:00Z"/>
                    <w:i w:val="0"/>
                    <w:sz w:val="18"/>
                    <w:szCs w:val="18"/>
                  </w:rPr>
                </w:rPrChange>
              </w:rPr>
            </w:pPr>
            <w:ins w:id="4948" w:author="HungNguyen" w:date="2012-02-22T19:47:00Z">
              <w:r w:rsidRPr="00D85E98">
                <w:rPr>
                  <w:rFonts w:ascii="Times New Roman" w:hAnsi="Times New Roman" w:cs="Times New Roman"/>
                  <w:i w:val="0"/>
                  <w:color w:val="auto"/>
                  <w:sz w:val="22"/>
                  <w:szCs w:val="22"/>
                  <w:rPrChange w:id="4949" w:author="Phuong Giang" w:date="2012-02-22T23:46: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4950" w:author="Phuong Giang" w:date="2012-02-22T23:14:00Z">
              <w:tcPr>
                <w:tcW w:w="1170" w:type="dxa"/>
              </w:tcPr>
            </w:tcPrChange>
          </w:tcPr>
          <w:p w:rsidR="0065367C" w:rsidRPr="00D85E98" w:rsidRDefault="0065367C" w:rsidP="00995D66">
            <w:pPr>
              <w:pStyle w:val="comment"/>
              <w:ind w:left="0"/>
              <w:rPr>
                <w:ins w:id="4951" w:author="HungNguyen" w:date="2012-02-22T19:47:00Z"/>
                <w:rFonts w:ascii="Times New Roman" w:hAnsi="Times New Roman" w:cs="Times New Roman"/>
                <w:i w:val="0"/>
                <w:color w:val="auto"/>
                <w:sz w:val="22"/>
                <w:szCs w:val="22"/>
                <w:rPrChange w:id="4952" w:author="Phuong Giang" w:date="2012-02-22T23:46:00Z">
                  <w:rPr>
                    <w:ins w:id="4953" w:author="HungNguyen" w:date="2012-02-22T19:47:00Z"/>
                    <w:i w:val="0"/>
                    <w:sz w:val="18"/>
                    <w:szCs w:val="18"/>
                  </w:rPr>
                </w:rPrChange>
              </w:rPr>
            </w:pPr>
          </w:p>
        </w:tc>
        <w:tc>
          <w:tcPr>
            <w:tcW w:w="4158" w:type="dxa"/>
            <w:tcPrChange w:id="4954" w:author="Phuong Giang" w:date="2012-02-22T23:14:00Z">
              <w:tcPr>
                <w:tcW w:w="4158" w:type="dxa"/>
              </w:tcPr>
            </w:tcPrChange>
          </w:tcPr>
          <w:p w:rsidR="0065367C" w:rsidRPr="00D85E98" w:rsidRDefault="0065367C" w:rsidP="00995D66">
            <w:pPr>
              <w:pStyle w:val="comment"/>
              <w:ind w:left="0"/>
              <w:rPr>
                <w:ins w:id="4955" w:author="HungNguyen" w:date="2012-02-22T19:47:00Z"/>
                <w:rFonts w:ascii="Times New Roman" w:hAnsi="Times New Roman" w:cs="Times New Roman"/>
                <w:i w:val="0"/>
                <w:color w:val="auto"/>
                <w:sz w:val="22"/>
                <w:szCs w:val="22"/>
                <w:rPrChange w:id="4956" w:author="Phuong Giang" w:date="2012-02-22T23:46:00Z">
                  <w:rPr>
                    <w:ins w:id="4957" w:author="HungNguyen" w:date="2012-02-22T19:47:00Z"/>
                    <w:i w:val="0"/>
                    <w:sz w:val="18"/>
                    <w:szCs w:val="18"/>
                  </w:rPr>
                </w:rPrChange>
              </w:rPr>
            </w:pPr>
          </w:p>
        </w:tc>
      </w:tr>
    </w:tbl>
    <w:p w:rsidR="0065367C" w:rsidRDefault="0065367C" w:rsidP="0065367C">
      <w:pPr>
        <w:rPr>
          <w:ins w:id="4958" w:author="HungNguyen" w:date="2012-02-22T19:47:00Z"/>
        </w:rPr>
      </w:pPr>
    </w:p>
    <w:p w:rsidR="001E773C" w:rsidRDefault="0065367C">
      <w:pPr>
        <w:pStyle w:val="Heading7"/>
        <w:rPr>
          <w:ins w:id="4959" w:author="HungNguyen" w:date="2012-04-17T08:59:00Z"/>
        </w:rPr>
        <w:pPrChange w:id="4960" w:author="HungNguyen" w:date="2012-02-22T20:23:00Z">
          <w:pPr>
            <w:pStyle w:val="Heading4"/>
            <w:numPr>
              <w:ilvl w:val="0"/>
              <w:numId w:val="0"/>
            </w:numPr>
            <w:ind w:left="0" w:firstLine="0"/>
          </w:pPr>
        </w:pPrChange>
      </w:pPr>
      <w:ins w:id="4961" w:author="HungNguyen" w:date="2012-02-22T19:47:00Z">
        <w:r>
          <w:t>Export</w:t>
        </w:r>
        <w:r>
          <w:rPr>
            <w:rFonts w:hint="eastAsia"/>
          </w:rPr>
          <w:t xml:space="preserve"> method</w:t>
        </w:r>
      </w:ins>
    </w:p>
    <w:p w:rsidR="0033091E" w:rsidRPr="0033091E" w:rsidRDefault="0033091E">
      <w:pPr>
        <w:autoSpaceDE w:val="0"/>
        <w:autoSpaceDN w:val="0"/>
        <w:adjustRightInd w:val="0"/>
        <w:spacing w:after="0" w:line="240" w:lineRule="auto"/>
        <w:ind w:left="1440" w:firstLine="720"/>
        <w:rPr>
          <w:ins w:id="4962" w:author="HungNguyen" w:date="2012-02-22T20:12:00Z"/>
          <w:rFonts w:ascii="Consolas" w:eastAsiaTheme="minorEastAsia" w:hAnsi="Consolas" w:cs="Consolas"/>
          <w:sz w:val="19"/>
          <w:szCs w:val="19"/>
          <w:lang w:eastAsia="ja-JP"/>
          <w:rPrChange w:id="4963" w:author="HungNguyen" w:date="2012-04-17T08:59:00Z">
            <w:rPr>
              <w:ins w:id="4964" w:author="HungNguyen" w:date="2012-02-22T20:12:00Z"/>
            </w:rPr>
          </w:rPrChange>
        </w:rPr>
        <w:pPrChange w:id="4965" w:author="HungNguyen" w:date="2012-04-17T08:59:00Z">
          <w:pPr>
            <w:pStyle w:val="Heading4"/>
            <w:numPr>
              <w:ilvl w:val="0"/>
              <w:numId w:val="0"/>
            </w:numPr>
            <w:ind w:left="0" w:firstLine="0"/>
          </w:pPr>
        </w:pPrChange>
      </w:pPr>
      <w:proofErr w:type="gramStart"/>
      <w:ins w:id="4966" w:author="HungNguyen" w:date="2012-04-17T08:59: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bool</w:t>
        </w:r>
        <w:r>
          <w:rPr>
            <w:rFonts w:ascii="Consolas" w:eastAsiaTheme="minorEastAsia" w:hAnsi="Consolas" w:cs="Consolas"/>
            <w:sz w:val="19"/>
            <w:szCs w:val="19"/>
            <w:lang w:eastAsia="ja-JP"/>
          </w:rPr>
          <w:t xml:space="preserve"> Export()</w:t>
        </w:r>
      </w:ins>
    </w:p>
    <w:p w:rsidR="001E773C" w:rsidRPr="001E773C" w:rsidRDefault="000E16A5">
      <w:pPr>
        <w:pStyle w:val="Heading8"/>
        <w:numPr>
          <w:ilvl w:val="0"/>
          <w:numId w:val="0"/>
        </w:numPr>
        <w:ind w:left="3744"/>
        <w:rPr>
          <w:ins w:id="4967" w:author="HungNguyen" w:date="2012-02-22T19:47:00Z"/>
          <w:rPrChange w:id="4968" w:author="HungNguyen" w:date="2012-02-22T20:12:00Z">
            <w:rPr>
              <w:ins w:id="4969" w:author="HungNguyen" w:date="2012-02-22T19:47:00Z"/>
              <w:lang w:eastAsia="ja-JP"/>
            </w:rPr>
          </w:rPrChange>
        </w:rPr>
        <w:pPrChange w:id="4970" w:author="HungNguyen" w:date="2012-02-22T20:23:00Z">
          <w:pPr>
            <w:pStyle w:val="Heading4"/>
            <w:numPr>
              <w:ilvl w:val="0"/>
              <w:numId w:val="0"/>
            </w:numPr>
            <w:ind w:left="0" w:firstLine="0"/>
          </w:pPr>
        </w:pPrChange>
      </w:pPr>
      <w:ins w:id="4971" w:author="HungNguyen" w:date="2012-02-22T20:12:00Z">
        <w:r w:rsidRPr="000E16A5">
          <w:rPr>
            <w:rPrChange w:id="4972" w:author="HungNguyen" w:date="2012-02-22T20:12:00Z">
              <w:rPr>
                <w:b w:val="0"/>
                <w:bCs w:val="0"/>
                <w:iCs w:val="0"/>
                <w:color w:val="0000FF" w:themeColor="hyperlink"/>
                <w:sz w:val="18"/>
                <w:szCs w:val="18"/>
                <w:u w:val="single"/>
              </w:rPr>
            </w:rPrChange>
          </w:rPr>
          <w:t>Used to export teaching plan</w:t>
        </w:r>
      </w:ins>
    </w:p>
    <w:p w:rsidR="001E773C" w:rsidRDefault="0065367C">
      <w:pPr>
        <w:pStyle w:val="Heading8"/>
        <w:numPr>
          <w:ilvl w:val="0"/>
          <w:numId w:val="0"/>
        </w:numPr>
        <w:ind w:left="3744"/>
        <w:rPr>
          <w:ins w:id="4973" w:author="HungNguyen" w:date="2012-02-22T19:47:00Z"/>
          <w:lang w:eastAsia="ja-JP"/>
        </w:rPr>
        <w:pPrChange w:id="4974" w:author="HungNguyen" w:date="2012-02-22T20:23:00Z">
          <w:pPr>
            <w:pStyle w:val="Heading4"/>
            <w:numPr>
              <w:ilvl w:val="0"/>
              <w:numId w:val="0"/>
            </w:numPr>
            <w:ind w:left="0" w:firstLine="0"/>
          </w:pPr>
        </w:pPrChange>
      </w:pPr>
      <w:ins w:id="4975" w:author="HungNguyen" w:date="2012-02-22T19:47:00Z">
        <w:del w:id="4976" w:author="Phuong Giang" w:date="2012-02-23T00:02:00Z">
          <w:r w:rsidDel="001669BE">
            <w:rPr>
              <w:rFonts w:hint="eastAsia"/>
            </w:rPr>
            <w:delText>Parameters</w:delText>
          </w:r>
          <w:r w:rsidDel="001669BE">
            <w:rPr>
              <w:rFonts w:hint="eastAsia"/>
              <w:lang w:eastAsia="ja-JP"/>
            </w:rPr>
            <w:delText xml:space="preserve"> &amp; return</w:delText>
          </w:r>
        </w:del>
      </w:ins>
      <w:ins w:id="4977"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4978"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4979">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4980" w:author="HungNguyen" w:date="2012-02-22T19:47:00Z"/>
        </w:trPr>
        <w:tc>
          <w:tcPr>
            <w:tcW w:w="577" w:type="dxa"/>
            <w:tcPrChange w:id="4981" w:author="Phuong Giang" w:date="2012-02-22T23:14:00Z">
              <w:tcPr>
                <w:tcW w:w="577"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82" w:author="HungNguyen" w:date="2012-02-22T19:47:00Z"/>
                <w:b/>
                <w:rPrChange w:id="4983" w:author="Phuong Giang" w:date="2012-02-22T23:15:00Z">
                  <w:rPr>
                    <w:ins w:id="4984" w:author="HungNguyen" w:date="2012-02-22T19:47:00Z"/>
                    <w:b/>
                    <w:bCs w:val="0"/>
                    <w:color w:val="800000"/>
                  </w:rPr>
                </w:rPrChange>
              </w:rPr>
            </w:pPr>
            <w:ins w:id="4985" w:author="HungNguyen" w:date="2012-02-22T19:47:00Z">
              <w:r w:rsidRPr="0030024D">
                <w:rPr>
                  <w:color w:val="auto"/>
                  <w:rPrChange w:id="4986" w:author="Phuong Giang" w:date="2012-02-22T23:37:00Z">
                    <w:rPr>
                      <w:rFonts w:asciiTheme="majorHAnsi" w:eastAsiaTheme="majorEastAsia" w:hAnsiTheme="majorHAnsi" w:cstheme="majorBidi"/>
                      <w:i/>
                      <w:iCs/>
                      <w:snapToGrid/>
                      <w:color w:val="800000"/>
                      <w:sz w:val="22"/>
                      <w:szCs w:val="22"/>
                    </w:rPr>
                  </w:rPrChange>
                </w:rPr>
                <w:t>No</w:t>
              </w:r>
            </w:ins>
          </w:p>
        </w:tc>
        <w:tc>
          <w:tcPr>
            <w:tcW w:w="1356" w:type="dxa"/>
            <w:tcPrChange w:id="4987" w:author="Phuong Giang" w:date="2012-02-22T23:14:00Z">
              <w:tcPr>
                <w:tcW w:w="1356"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88" w:author="HungNguyen" w:date="2012-02-22T19:47:00Z"/>
                <w:b/>
                <w:rPrChange w:id="4989" w:author="Phuong Giang" w:date="2012-02-22T23:15:00Z">
                  <w:rPr>
                    <w:ins w:id="4990" w:author="HungNguyen" w:date="2012-02-22T19:47:00Z"/>
                    <w:b/>
                    <w:bCs w:val="0"/>
                    <w:color w:val="800000"/>
                    <w:lang w:eastAsia="ja-JP"/>
                  </w:rPr>
                </w:rPrChange>
              </w:rPr>
            </w:pPr>
            <w:ins w:id="4991" w:author="HungNguyen" w:date="2012-02-22T19:47:00Z">
              <w:r w:rsidRPr="0030024D">
                <w:rPr>
                  <w:color w:val="auto"/>
                  <w:rPrChange w:id="4992" w:author="Phuong Giang" w:date="2012-02-22T23:37:00Z">
                    <w:rPr>
                      <w:rFonts w:asciiTheme="majorHAnsi" w:eastAsiaTheme="majorEastAsia" w:hAnsiTheme="majorHAnsi" w:cstheme="majorBidi"/>
                      <w:i/>
                      <w:iCs/>
                      <w:snapToGrid/>
                      <w:color w:val="800000"/>
                      <w:sz w:val="22"/>
                      <w:szCs w:val="22"/>
                      <w:lang w:eastAsia="ja-JP"/>
                    </w:rPr>
                  </w:rPrChange>
                </w:rPr>
                <w:t>Parameter</w:t>
              </w:r>
            </w:ins>
          </w:p>
        </w:tc>
        <w:tc>
          <w:tcPr>
            <w:tcW w:w="1325" w:type="dxa"/>
            <w:tcPrChange w:id="4993" w:author="Phuong Giang" w:date="2012-02-22T23:14:00Z">
              <w:tcPr>
                <w:tcW w:w="1325"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4994" w:author="HungNguyen" w:date="2012-02-22T19:47:00Z"/>
                <w:b/>
                <w:rPrChange w:id="4995" w:author="Phuong Giang" w:date="2012-02-22T23:15:00Z">
                  <w:rPr>
                    <w:ins w:id="4996" w:author="HungNguyen" w:date="2012-02-22T19:47:00Z"/>
                    <w:b/>
                    <w:bCs w:val="0"/>
                    <w:color w:val="800000"/>
                    <w:lang w:eastAsia="ja-JP"/>
                  </w:rPr>
                </w:rPrChange>
              </w:rPr>
            </w:pPr>
            <w:ins w:id="4997" w:author="HungNguyen" w:date="2012-02-22T19:47:00Z">
              <w:r w:rsidRPr="0030024D">
                <w:rPr>
                  <w:color w:val="auto"/>
                  <w:rPrChange w:id="4998" w:author="Phuong Giang" w:date="2012-02-22T23:37:00Z">
                    <w:rPr>
                      <w:rFonts w:asciiTheme="majorHAnsi" w:eastAsiaTheme="majorEastAsia" w:hAnsiTheme="majorHAnsi" w:cstheme="majorBidi"/>
                      <w:i/>
                      <w:iCs/>
                      <w:snapToGrid/>
                      <w:color w:val="800000"/>
                      <w:sz w:val="22"/>
                      <w:szCs w:val="22"/>
                      <w:lang w:eastAsia="ja-JP"/>
                    </w:rPr>
                  </w:rPrChange>
                </w:rPr>
                <w:t>Type</w:t>
              </w:r>
            </w:ins>
          </w:p>
        </w:tc>
        <w:tc>
          <w:tcPr>
            <w:tcW w:w="990" w:type="dxa"/>
            <w:tcPrChange w:id="4999" w:author="Phuong Giang" w:date="2012-02-22T23:14:00Z">
              <w:tcPr>
                <w:tcW w:w="990"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00" w:author="HungNguyen" w:date="2012-02-22T19:47:00Z"/>
                <w:b/>
                <w:rPrChange w:id="5001" w:author="Phuong Giang" w:date="2012-02-22T23:15:00Z">
                  <w:rPr>
                    <w:ins w:id="5002" w:author="HungNguyen" w:date="2012-02-22T19:47:00Z"/>
                    <w:b/>
                    <w:bCs w:val="0"/>
                    <w:color w:val="800000"/>
                    <w:lang w:eastAsia="ja-JP"/>
                  </w:rPr>
                </w:rPrChange>
              </w:rPr>
            </w:pPr>
            <w:ins w:id="5003" w:author="HungNguyen" w:date="2012-02-22T19:47:00Z">
              <w:r w:rsidRPr="0030024D">
                <w:rPr>
                  <w:color w:val="auto"/>
                  <w:rPrChange w:id="5004" w:author="Phuong Giang" w:date="2012-02-22T23:37:00Z">
                    <w:rPr>
                      <w:rFonts w:asciiTheme="majorHAnsi" w:eastAsiaTheme="majorEastAsia" w:hAnsiTheme="majorHAnsi" w:cstheme="majorBidi"/>
                      <w:i/>
                      <w:iCs/>
                      <w:snapToGrid/>
                      <w:color w:val="800000"/>
                      <w:sz w:val="22"/>
                      <w:szCs w:val="22"/>
                      <w:lang w:eastAsia="ja-JP"/>
                    </w:rPr>
                  </w:rPrChange>
                </w:rPr>
                <w:t>In/out</w:t>
              </w:r>
            </w:ins>
          </w:p>
        </w:tc>
        <w:tc>
          <w:tcPr>
            <w:tcW w:w="1170" w:type="dxa"/>
            <w:tcPrChange w:id="5005" w:author="Phuong Giang" w:date="2012-02-22T23:14:00Z">
              <w:tcPr>
                <w:tcW w:w="1170"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06" w:author="HungNguyen" w:date="2012-02-22T19:47:00Z"/>
                <w:b/>
                <w:rPrChange w:id="5007" w:author="Phuong Giang" w:date="2012-02-22T23:15:00Z">
                  <w:rPr>
                    <w:ins w:id="5008" w:author="HungNguyen" w:date="2012-02-22T19:47:00Z"/>
                    <w:b/>
                    <w:bCs w:val="0"/>
                    <w:color w:val="800000"/>
                    <w:lang w:eastAsia="ja-JP"/>
                  </w:rPr>
                </w:rPrChange>
              </w:rPr>
            </w:pPr>
            <w:ins w:id="5009" w:author="HungNguyen" w:date="2012-02-22T19:47:00Z">
              <w:r w:rsidRPr="0030024D">
                <w:rPr>
                  <w:color w:val="auto"/>
                  <w:rPrChange w:id="5010" w:author="Phuong Giang" w:date="2012-02-22T23:37:00Z">
                    <w:rPr>
                      <w:rFonts w:asciiTheme="majorHAnsi" w:eastAsiaTheme="majorEastAsia" w:hAnsiTheme="majorHAnsi" w:cstheme="majorBidi"/>
                      <w:i/>
                      <w:iCs/>
                      <w:snapToGrid/>
                      <w:color w:val="800000"/>
                      <w:sz w:val="22"/>
                      <w:szCs w:val="22"/>
                      <w:lang w:eastAsia="ja-JP"/>
                    </w:rPr>
                  </w:rPrChange>
                </w:rPr>
                <w:t>Default</w:t>
              </w:r>
            </w:ins>
          </w:p>
        </w:tc>
        <w:tc>
          <w:tcPr>
            <w:tcW w:w="4158" w:type="dxa"/>
            <w:tcPrChange w:id="5011" w:author="Phuong Giang" w:date="2012-02-22T23:14:00Z">
              <w:tcPr>
                <w:tcW w:w="4158"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12" w:author="HungNguyen" w:date="2012-02-22T19:47:00Z"/>
                <w:b/>
                <w:rPrChange w:id="5013" w:author="Phuong Giang" w:date="2012-02-22T23:15:00Z">
                  <w:rPr>
                    <w:ins w:id="5014" w:author="HungNguyen" w:date="2012-02-22T19:47:00Z"/>
                    <w:b/>
                    <w:bCs w:val="0"/>
                    <w:color w:val="800000"/>
                    <w:lang w:eastAsia="ja-JP"/>
                  </w:rPr>
                </w:rPrChange>
              </w:rPr>
            </w:pPr>
            <w:ins w:id="5015" w:author="HungNguyen" w:date="2012-02-22T19:47:00Z">
              <w:r w:rsidRPr="0030024D">
                <w:rPr>
                  <w:color w:val="auto"/>
                  <w:rPrChange w:id="5016"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5017" w:author="HungNguyen" w:date="2012-02-22T19:47:00Z"/>
        </w:trPr>
        <w:tc>
          <w:tcPr>
            <w:tcW w:w="577" w:type="dxa"/>
            <w:tcPrChange w:id="5018" w:author="Phuong Giang" w:date="2012-02-22T23:14:00Z">
              <w:tcPr>
                <w:tcW w:w="577" w:type="dxa"/>
              </w:tcPr>
            </w:tcPrChange>
          </w:tcPr>
          <w:p w:rsidR="0065367C" w:rsidRPr="00D85E98" w:rsidRDefault="0065367C" w:rsidP="00995D66">
            <w:pPr>
              <w:pStyle w:val="comment"/>
              <w:ind w:left="0"/>
              <w:rPr>
                <w:ins w:id="5019" w:author="HungNguyen" w:date="2012-02-22T19:47:00Z"/>
                <w:rFonts w:ascii="Times New Roman" w:hAnsi="Times New Roman" w:cs="Times New Roman"/>
                <w:i w:val="0"/>
                <w:color w:val="auto"/>
                <w:sz w:val="22"/>
                <w:szCs w:val="22"/>
                <w:rPrChange w:id="5020" w:author="Phuong Giang" w:date="2012-02-22T23:46:00Z">
                  <w:rPr>
                    <w:ins w:id="5021" w:author="HungNguyen" w:date="2012-02-22T19:47:00Z"/>
                    <w:i w:val="0"/>
                    <w:sz w:val="18"/>
                    <w:szCs w:val="18"/>
                  </w:rPr>
                </w:rPrChange>
              </w:rPr>
            </w:pPr>
            <w:ins w:id="5022" w:author="HungNguyen" w:date="2012-02-22T19:47:00Z">
              <w:r w:rsidRPr="00D85E98">
                <w:rPr>
                  <w:rFonts w:ascii="Times New Roman" w:hAnsi="Times New Roman" w:cs="Times New Roman"/>
                  <w:i w:val="0"/>
                  <w:color w:val="auto"/>
                  <w:sz w:val="22"/>
                  <w:szCs w:val="22"/>
                  <w:rPrChange w:id="502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5024" w:author="Phuong Giang" w:date="2012-02-22T23:14:00Z">
              <w:tcPr>
                <w:tcW w:w="1356" w:type="dxa"/>
              </w:tcPr>
            </w:tcPrChange>
          </w:tcPr>
          <w:p w:rsidR="0065367C" w:rsidRPr="00D85E98" w:rsidRDefault="0065367C" w:rsidP="00995D66">
            <w:pPr>
              <w:pStyle w:val="comment"/>
              <w:ind w:left="0"/>
              <w:rPr>
                <w:ins w:id="5025" w:author="HungNguyen" w:date="2012-02-22T19:47:00Z"/>
                <w:rFonts w:ascii="Times New Roman" w:hAnsi="Times New Roman" w:cs="Times New Roman"/>
                <w:i w:val="0"/>
                <w:color w:val="auto"/>
                <w:sz w:val="22"/>
                <w:szCs w:val="22"/>
                <w:rPrChange w:id="5026" w:author="Phuong Giang" w:date="2012-02-22T23:46:00Z">
                  <w:rPr>
                    <w:ins w:id="5027" w:author="HungNguyen" w:date="2012-02-22T19:47:00Z"/>
                    <w:i w:val="0"/>
                    <w:sz w:val="18"/>
                    <w:szCs w:val="18"/>
                  </w:rPr>
                </w:rPrChange>
              </w:rPr>
            </w:pPr>
            <w:ins w:id="5028" w:author="HungNguyen" w:date="2012-02-22T19:47:00Z">
              <w:r w:rsidRPr="00D85E98">
                <w:rPr>
                  <w:rFonts w:ascii="Times New Roman" w:hAnsi="Times New Roman" w:cs="Times New Roman"/>
                  <w:i w:val="0"/>
                  <w:color w:val="auto"/>
                  <w:sz w:val="22"/>
                  <w:szCs w:val="22"/>
                  <w:rPrChange w:id="5029" w:author="Phuong Giang" w:date="2012-02-22T23:46: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Change w:id="5030" w:author="Phuong Giang" w:date="2012-02-22T23:14:00Z">
              <w:tcPr>
                <w:tcW w:w="1325" w:type="dxa"/>
              </w:tcPr>
            </w:tcPrChange>
          </w:tcPr>
          <w:p w:rsidR="0065367C" w:rsidRPr="00D85E98" w:rsidRDefault="0065367C" w:rsidP="00995D66">
            <w:pPr>
              <w:pStyle w:val="comment"/>
              <w:ind w:left="0"/>
              <w:rPr>
                <w:ins w:id="5031" w:author="HungNguyen" w:date="2012-02-22T19:47:00Z"/>
                <w:rFonts w:ascii="Times New Roman" w:hAnsi="Times New Roman" w:cs="Times New Roman"/>
                <w:i w:val="0"/>
                <w:color w:val="auto"/>
                <w:sz w:val="22"/>
                <w:szCs w:val="22"/>
                <w:rPrChange w:id="5032" w:author="Phuong Giang" w:date="2012-02-22T23:46:00Z">
                  <w:rPr>
                    <w:ins w:id="5033" w:author="HungNguyen" w:date="2012-02-22T19:47:00Z"/>
                    <w:i w:val="0"/>
                    <w:sz w:val="18"/>
                    <w:szCs w:val="18"/>
                  </w:rPr>
                </w:rPrChange>
              </w:rPr>
            </w:pPr>
            <w:ins w:id="5034" w:author="HungNguyen" w:date="2012-02-22T19:47:00Z">
              <w:r w:rsidRPr="00D85E98">
                <w:rPr>
                  <w:rFonts w:ascii="Times New Roman" w:hAnsi="Times New Roman" w:cs="Times New Roman"/>
                  <w:i w:val="0"/>
                  <w:color w:val="auto"/>
                  <w:sz w:val="22"/>
                  <w:szCs w:val="22"/>
                  <w:rPrChange w:id="5035" w:author="Phuong Giang" w:date="2012-02-22T23:46: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Change w:id="5036" w:author="Phuong Giang" w:date="2012-02-22T23:14:00Z">
              <w:tcPr>
                <w:tcW w:w="990" w:type="dxa"/>
              </w:tcPr>
            </w:tcPrChange>
          </w:tcPr>
          <w:p w:rsidR="0065367C" w:rsidRPr="00D85E98" w:rsidRDefault="0065367C" w:rsidP="00995D66">
            <w:pPr>
              <w:pStyle w:val="comment"/>
              <w:ind w:left="0"/>
              <w:rPr>
                <w:ins w:id="5037" w:author="HungNguyen" w:date="2012-02-22T19:47:00Z"/>
                <w:rFonts w:ascii="Times New Roman" w:hAnsi="Times New Roman" w:cs="Times New Roman"/>
                <w:i w:val="0"/>
                <w:color w:val="auto"/>
                <w:sz w:val="22"/>
                <w:szCs w:val="22"/>
                <w:rPrChange w:id="5038" w:author="Phuong Giang" w:date="2012-02-22T23:46:00Z">
                  <w:rPr>
                    <w:ins w:id="5039" w:author="HungNguyen" w:date="2012-02-22T19:47:00Z"/>
                    <w:i w:val="0"/>
                    <w:sz w:val="18"/>
                    <w:szCs w:val="18"/>
                  </w:rPr>
                </w:rPrChange>
              </w:rPr>
            </w:pPr>
            <w:ins w:id="5040" w:author="HungNguyen" w:date="2012-02-22T19:47:00Z">
              <w:r w:rsidRPr="00D85E98">
                <w:rPr>
                  <w:rFonts w:ascii="Times New Roman" w:hAnsi="Times New Roman" w:cs="Times New Roman"/>
                  <w:i w:val="0"/>
                  <w:color w:val="auto"/>
                  <w:sz w:val="22"/>
                  <w:szCs w:val="22"/>
                  <w:rPrChange w:id="5041" w:author="Phuong Giang" w:date="2012-02-22T23:46: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5042" w:author="Phuong Giang" w:date="2012-02-22T23:14:00Z">
              <w:tcPr>
                <w:tcW w:w="1170" w:type="dxa"/>
              </w:tcPr>
            </w:tcPrChange>
          </w:tcPr>
          <w:p w:rsidR="0065367C" w:rsidRPr="00D85E98" w:rsidRDefault="0065367C" w:rsidP="00995D66">
            <w:pPr>
              <w:pStyle w:val="comment"/>
              <w:ind w:left="0"/>
              <w:rPr>
                <w:ins w:id="5043" w:author="HungNguyen" w:date="2012-02-22T19:47:00Z"/>
                <w:rFonts w:ascii="Times New Roman" w:hAnsi="Times New Roman" w:cs="Times New Roman"/>
                <w:i w:val="0"/>
                <w:color w:val="auto"/>
                <w:sz w:val="22"/>
                <w:szCs w:val="22"/>
                <w:rPrChange w:id="5044" w:author="Phuong Giang" w:date="2012-02-22T23:46:00Z">
                  <w:rPr>
                    <w:ins w:id="5045" w:author="HungNguyen" w:date="2012-02-22T19:47:00Z"/>
                    <w:i w:val="0"/>
                    <w:sz w:val="18"/>
                    <w:szCs w:val="18"/>
                  </w:rPr>
                </w:rPrChange>
              </w:rPr>
            </w:pPr>
          </w:p>
        </w:tc>
        <w:tc>
          <w:tcPr>
            <w:tcW w:w="4158" w:type="dxa"/>
            <w:tcPrChange w:id="5046" w:author="Phuong Giang" w:date="2012-02-22T23:14:00Z">
              <w:tcPr>
                <w:tcW w:w="4158" w:type="dxa"/>
              </w:tcPr>
            </w:tcPrChange>
          </w:tcPr>
          <w:p w:rsidR="0065367C" w:rsidRPr="00D85E98" w:rsidRDefault="0065367C" w:rsidP="00995D66">
            <w:pPr>
              <w:pStyle w:val="comment"/>
              <w:ind w:left="0"/>
              <w:rPr>
                <w:ins w:id="5047" w:author="HungNguyen" w:date="2012-02-22T19:47:00Z"/>
                <w:rFonts w:ascii="Times New Roman" w:hAnsi="Times New Roman" w:cs="Times New Roman"/>
                <w:i w:val="0"/>
                <w:color w:val="auto"/>
                <w:sz w:val="22"/>
                <w:szCs w:val="22"/>
                <w:rPrChange w:id="5048" w:author="Phuong Giang" w:date="2012-02-22T23:46:00Z">
                  <w:rPr>
                    <w:ins w:id="5049" w:author="HungNguyen" w:date="2012-02-22T19:47:00Z"/>
                    <w:i w:val="0"/>
                    <w:sz w:val="18"/>
                    <w:szCs w:val="18"/>
                  </w:rPr>
                </w:rPrChange>
              </w:rPr>
            </w:pPr>
          </w:p>
        </w:tc>
      </w:tr>
    </w:tbl>
    <w:p w:rsidR="0065367C" w:rsidRDefault="0065367C" w:rsidP="0065367C">
      <w:pPr>
        <w:rPr>
          <w:ins w:id="5050" w:author="HungNguyen" w:date="2012-02-22T19:47:00Z"/>
        </w:rPr>
      </w:pPr>
    </w:p>
    <w:p w:rsidR="001E773C" w:rsidRDefault="0065367C">
      <w:pPr>
        <w:pStyle w:val="Heading7"/>
        <w:rPr>
          <w:ins w:id="5051" w:author="HungNguyen" w:date="2012-04-17T09:00:00Z"/>
        </w:rPr>
        <w:pPrChange w:id="5052" w:author="HungNguyen" w:date="2012-02-22T20:23:00Z">
          <w:pPr>
            <w:pStyle w:val="Heading4"/>
            <w:numPr>
              <w:ilvl w:val="0"/>
              <w:numId w:val="0"/>
            </w:numPr>
            <w:ind w:left="0" w:firstLine="0"/>
          </w:pPr>
        </w:pPrChange>
      </w:pPr>
      <w:proofErr w:type="spellStart"/>
      <w:ins w:id="5053" w:author="HungNguyen" w:date="2012-02-22T19:47:00Z">
        <w:r>
          <w:t>RemoveActivity</w:t>
        </w:r>
        <w:proofErr w:type="spellEnd"/>
        <w:r>
          <w:rPr>
            <w:rFonts w:hint="eastAsia"/>
          </w:rPr>
          <w:t xml:space="preserve"> method</w:t>
        </w:r>
      </w:ins>
    </w:p>
    <w:p w:rsidR="0033091E" w:rsidRPr="0033091E" w:rsidRDefault="0033091E">
      <w:pPr>
        <w:autoSpaceDE w:val="0"/>
        <w:autoSpaceDN w:val="0"/>
        <w:adjustRightInd w:val="0"/>
        <w:spacing w:after="0" w:line="240" w:lineRule="auto"/>
        <w:ind w:left="1440" w:firstLine="720"/>
        <w:rPr>
          <w:ins w:id="5054" w:author="HungNguyen" w:date="2012-02-22T20:12:00Z"/>
          <w:rFonts w:ascii="Consolas" w:eastAsiaTheme="minorEastAsia" w:hAnsi="Consolas" w:cs="Consolas"/>
          <w:sz w:val="19"/>
          <w:szCs w:val="19"/>
          <w:lang w:eastAsia="ja-JP"/>
          <w:rPrChange w:id="5055" w:author="HungNguyen" w:date="2012-04-17T09:00:00Z">
            <w:rPr>
              <w:ins w:id="5056" w:author="HungNguyen" w:date="2012-02-22T20:12:00Z"/>
            </w:rPr>
          </w:rPrChange>
        </w:rPr>
        <w:pPrChange w:id="5057" w:author="HungNguyen" w:date="2012-04-17T09:00:00Z">
          <w:pPr>
            <w:pStyle w:val="Heading4"/>
            <w:numPr>
              <w:ilvl w:val="0"/>
              <w:numId w:val="0"/>
            </w:numPr>
            <w:ind w:left="0" w:firstLine="0"/>
          </w:pPr>
        </w:pPrChange>
      </w:pPr>
      <w:proofErr w:type="gramStart"/>
      <w:ins w:id="5058" w:author="HungNguyen" w:date="2012-04-17T09:00: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void</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RemoveActivity</w:t>
        </w:r>
        <w:proofErr w:type="spellEnd"/>
        <w:r>
          <w:rPr>
            <w:rFonts w:ascii="Consolas" w:eastAsiaTheme="minorEastAsia" w:hAnsi="Consolas" w:cs="Consolas"/>
            <w:sz w:val="19"/>
            <w:szCs w:val="19"/>
            <w:lang w:eastAsia="ja-JP"/>
          </w:rPr>
          <w:t>()</w:t>
        </w:r>
      </w:ins>
    </w:p>
    <w:p w:rsidR="001E773C" w:rsidRPr="001E773C" w:rsidRDefault="000E16A5">
      <w:pPr>
        <w:pStyle w:val="Heading8"/>
        <w:numPr>
          <w:ilvl w:val="0"/>
          <w:numId w:val="0"/>
        </w:numPr>
        <w:ind w:left="3744"/>
        <w:rPr>
          <w:ins w:id="5059" w:author="HungNguyen" w:date="2012-02-22T19:47:00Z"/>
          <w:rPrChange w:id="5060" w:author="HungNguyen" w:date="2012-02-22T20:12:00Z">
            <w:rPr>
              <w:ins w:id="5061" w:author="HungNguyen" w:date="2012-02-22T19:47:00Z"/>
              <w:lang w:eastAsia="ja-JP"/>
            </w:rPr>
          </w:rPrChange>
        </w:rPr>
        <w:pPrChange w:id="5062" w:author="HungNguyen" w:date="2012-02-22T20:23:00Z">
          <w:pPr>
            <w:pStyle w:val="Heading4"/>
            <w:numPr>
              <w:ilvl w:val="0"/>
              <w:numId w:val="0"/>
            </w:numPr>
            <w:ind w:left="0" w:firstLine="0"/>
          </w:pPr>
        </w:pPrChange>
      </w:pPr>
      <w:ins w:id="5063" w:author="HungNguyen" w:date="2012-02-22T20:12:00Z">
        <w:r w:rsidRPr="000E16A5">
          <w:rPr>
            <w:rPrChange w:id="5064" w:author="HungNguyen" w:date="2012-02-22T20:12:00Z">
              <w:rPr>
                <w:b w:val="0"/>
                <w:bCs w:val="0"/>
                <w:iCs w:val="0"/>
                <w:color w:val="0000FF" w:themeColor="hyperlink"/>
                <w:sz w:val="18"/>
                <w:szCs w:val="18"/>
                <w:u w:val="single"/>
              </w:rPr>
            </w:rPrChange>
          </w:rPr>
          <w:t>Used to remove activity</w:t>
        </w:r>
      </w:ins>
    </w:p>
    <w:p w:rsidR="001E773C" w:rsidRDefault="0065367C">
      <w:pPr>
        <w:pStyle w:val="Heading8"/>
        <w:numPr>
          <w:ilvl w:val="0"/>
          <w:numId w:val="0"/>
        </w:numPr>
        <w:ind w:left="3744"/>
        <w:rPr>
          <w:ins w:id="5065" w:author="HungNguyen" w:date="2012-02-22T19:47:00Z"/>
          <w:lang w:eastAsia="ja-JP"/>
        </w:rPr>
        <w:pPrChange w:id="5066" w:author="HungNguyen" w:date="2012-02-22T20:23:00Z">
          <w:pPr>
            <w:pStyle w:val="Heading4"/>
            <w:numPr>
              <w:ilvl w:val="0"/>
              <w:numId w:val="0"/>
            </w:numPr>
            <w:ind w:left="0" w:firstLine="0"/>
          </w:pPr>
        </w:pPrChange>
      </w:pPr>
      <w:ins w:id="5067" w:author="HungNguyen" w:date="2012-02-22T19:47:00Z">
        <w:del w:id="5068" w:author="Phuong Giang" w:date="2012-02-23T00:02:00Z">
          <w:r w:rsidDel="001669BE">
            <w:rPr>
              <w:rFonts w:hint="eastAsia"/>
            </w:rPr>
            <w:delText>Parameters</w:delText>
          </w:r>
          <w:r w:rsidDel="001669BE">
            <w:rPr>
              <w:rFonts w:hint="eastAsia"/>
              <w:lang w:eastAsia="ja-JP"/>
            </w:rPr>
            <w:delText xml:space="preserve"> &amp; return</w:delText>
          </w:r>
        </w:del>
      </w:ins>
      <w:ins w:id="5069"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5070"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5071">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5072" w:author="HungNguyen" w:date="2012-02-22T19:47:00Z"/>
        </w:trPr>
        <w:tc>
          <w:tcPr>
            <w:tcW w:w="577" w:type="dxa"/>
            <w:tcPrChange w:id="5073" w:author="Phuong Giang" w:date="2012-02-22T23:14:00Z">
              <w:tcPr>
                <w:tcW w:w="577"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74" w:author="HungNguyen" w:date="2012-02-22T19:47:00Z"/>
                <w:b/>
                <w:rPrChange w:id="5075" w:author="Phuong Giang" w:date="2012-02-22T23:15:00Z">
                  <w:rPr>
                    <w:ins w:id="5076" w:author="HungNguyen" w:date="2012-02-22T19:47:00Z"/>
                    <w:b/>
                    <w:bCs w:val="0"/>
                    <w:color w:val="800000"/>
                  </w:rPr>
                </w:rPrChange>
              </w:rPr>
            </w:pPr>
            <w:ins w:id="5077" w:author="HungNguyen" w:date="2012-02-22T19:47:00Z">
              <w:r w:rsidRPr="0030024D">
                <w:rPr>
                  <w:color w:val="auto"/>
                  <w:rPrChange w:id="5078" w:author="Phuong Giang" w:date="2012-02-22T23:37:00Z">
                    <w:rPr>
                      <w:rFonts w:asciiTheme="majorHAnsi" w:eastAsiaTheme="majorEastAsia" w:hAnsiTheme="majorHAnsi" w:cstheme="majorBidi"/>
                      <w:i/>
                      <w:iCs/>
                      <w:snapToGrid/>
                      <w:color w:val="800000"/>
                      <w:sz w:val="22"/>
                      <w:szCs w:val="22"/>
                    </w:rPr>
                  </w:rPrChange>
                </w:rPr>
                <w:t>No</w:t>
              </w:r>
            </w:ins>
          </w:p>
        </w:tc>
        <w:tc>
          <w:tcPr>
            <w:tcW w:w="1356" w:type="dxa"/>
            <w:tcPrChange w:id="5079" w:author="Phuong Giang" w:date="2012-02-22T23:14:00Z">
              <w:tcPr>
                <w:tcW w:w="1356"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80" w:author="HungNguyen" w:date="2012-02-22T19:47:00Z"/>
                <w:b/>
                <w:rPrChange w:id="5081" w:author="Phuong Giang" w:date="2012-02-22T23:15:00Z">
                  <w:rPr>
                    <w:ins w:id="5082" w:author="HungNguyen" w:date="2012-02-22T19:47:00Z"/>
                    <w:b/>
                    <w:bCs w:val="0"/>
                    <w:color w:val="800000"/>
                    <w:lang w:eastAsia="ja-JP"/>
                  </w:rPr>
                </w:rPrChange>
              </w:rPr>
            </w:pPr>
            <w:ins w:id="5083" w:author="HungNguyen" w:date="2012-02-22T19:47:00Z">
              <w:r w:rsidRPr="0030024D">
                <w:rPr>
                  <w:color w:val="auto"/>
                  <w:rPrChange w:id="5084" w:author="Phuong Giang" w:date="2012-02-22T23:37:00Z">
                    <w:rPr>
                      <w:rFonts w:asciiTheme="majorHAnsi" w:eastAsiaTheme="majorEastAsia" w:hAnsiTheme="majorHAnsi" w:cstheme="majorBidi"/>
                      <w:i/>
                      <w:iCs/>
                      <w:snapToGrid/>
                      <w:color w:val="800000"/>
                      <w:sz w:val="22"/>
                      <w:szCs w:val="22"/>
                      <w:lang w:eastAsia="ja-JP"/>
                    </w:rPr>
                  </w:rPrChange>
                </w:rPr>
                <w:t>Parameter</w:t>
              </w:r>
            </w:ins>
          </w:p>
        </w:tc>
        <w:tc>
          <w:tcPr>
            <w:tcW w:w="1325" w:type="dxa"/>
            <w:tcPrChange w:id="5085" w:author="Phuong Giang" w:date="2012-02-22T23:14:00Z">
              <w:tcPr>
                <w:tcW w:w="1325"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86" w:author="HungNguyen" w:date="2012-02-22T19:47:00Z"/>
                <w:b/>
                <w:rPrChange w:id="5087" w:author="Phuong Giang" w:date="2012-02-22T23:15:00Z">
                  <w:rPr>
                    <w:ins w:id="5088" w:author="HungNguyen" w:date="2012-02-22T19:47:00Z"/>
                    <w:b/>
                    <w:bCs w:val="0"/>
                    <w:color w:val="800000"/>
                    <w:lang w:eastAsia="ja-JP"/>
                  </w:rPr>
                </w:rPrChange>
              </w:rPr>
            </w:pPr>
            <w:ins w:id="5089" w:author="HungNguyen" w:date="2012-02-22T19:47:00Z">
              <w:r w:rsidRPr="0030024D">
                <w:rPr>
                  <w:color w:val="auto"/>
                  <w:rPrChange w:id="5090" w:author="Phuong Giang" w:date="2012-02-22T23:37:00Z">
                    <w:rPr>
                      <w:rFonts w:asciiTheme="majorHAnsi" w:eastAsiaTheme="majorEastAsia" w:hAnsiTheme="majorHAnsi" w:cstheme="majorBidi"/>
                      <w:i/>
                      <w:iCs/>
                      <w:snapToGrid/>
                      <w:color w:val="800000"/>
                      <w:sz w:val="22"/>
                      <w:szCs w:val="22"/>
                      <w:lang w:eastAsia="ja-JP"/>
                    </w:rPr>
                  </w:rPrChange>
                </w:rPr>
                <w:t>Type</w:t>
              </w:r>
            </w:ins>
          </w:p>
        </w:tc>
        <w:tc>
          <w:tcPr>
            <w:tcW w:w="990" w:type="dxa"/>
            <w:tcPrChange w:id="5091" w:author="Phuong Giang" w:date="2012-02-22T23:14:00Z">
              <w:tcPr>
                <w:tcW w:w="990"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92" w:author="HungNguyen" w:date="2012-02-22T19:47:00Z"/>
                <w:b/>
                <w:rPrChange w:id="5093" w:author="Phuong Giang" w:date="2012-02-22T23:15:00Z">
                  <w:rPr>
                    <w:ins w:id="5094" w:author="HungNguyen" w:date="2012-02-22T19:47:00Z"/>
                    <w:b/>
                    <w:bCs w:val="0"/>
                    <w:color w:val="800000"/>
                    <w:lang w:eastAsia="ja-JP"/>
                  </w:rPr>
                </w:rPrChange>
              </w:rPr>
            </w:pPr>
            <w:ins w:id="5095" w:author="HungNguyen" w:date="2012-02-22T19:47:00Z">
              <w:r w:rsidRPr="0030024D">
                <w:rPr>
                  <w:color w:val="auto"/>
                  <w:rPrChange w:id="5096" w:author="Phuong Giang" w:date="2012-02-22T23:37:00Z">
                    <w:rPr>
                      <w:rFonts w:asciiTheme="majorHAnsi" w:eastAsiaTheme="majorEastAsia" w:hAnsiTheme="majorHAnsi" w:cstheme="majorBidi"/>
                      <w:i/>
                      <w:iCs/>
                      <w:snapToGrid/>
                      <w:color w:val="800000"/>
                      <w:sz w:val="22"/>
                      <w:szCs w:val="22"/>
                      <w:lang w:eastAsia="ja-JP"/>
                    </w:rPr>
                  </w:rPrChange>
                </w:rPr>
                <w:t>In/out</w:t>
              </w:r>
            </w:ins>
          </w:p>
        </w:tc>
        <w:tc>
          <w:tcPr>
            <w:tcW w:w="1170" w:type="dxa"/>
            <w:tcPrChange w:id="5097" w:author="Phuong Giang" w:date="2012-02-22T23:14:00Z">
              <w:tcPr>
                <w:tcW w:w="1170"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098" w:author="HungNguyen" w:date="2012-02-22T19:47:00Z"/>
                <w:b/>
                <w:rPrChange w:id="5099" w:author="Phuong Giang" w:date="2012-02-22T23:15:00Z">
                  <w:rPr>
                    <w:ins w:id="5100" w:author="HungNguyen" w:date="2012-02-22T19:47:00Z"/>
                    <w:b/>
                    <w:bCs w:val="0"/>
                    <w:color w:val="800000"/>
                    <w:lang w:eastAsia="ja-JP"/>
                  </w:rPr>
                </w:rPrChange>
              </w:rPr>
            </w:pPr>
            <w:ins w:id="5101" w:author="HungNguyen" w:date="2012-02-22T19:47:00Z">
              <w:r w:rsidRPr="0030024D">
                <w:rPr>
                  <w:color w:val="auto"/>
                  <w:rPrChange w:id="5102" w:author="Phuong Giang" w:date="2012-02-22T23:37:00Z">
                    <w:rPr>
                      <w:rFonts w:asciiTheme="majorHAnsi" w:eastAsiaTheme="majorEastAsia" w:hAnsiTheme="majorHAnsi" w:cstheme="majorBidi"/>
                      <w:i/>
                      <w:iCs/>
                      <w:snapToGrid/>
                      <w:color w:val="800000"/>
                      <w:sz w:val="22"/>
                      <w:szCs w:val="22"/>
                      <w:lang w:eastAsia="ja-JP"/>
                    </w:rPr>
                  </w:rPrChange>
                </w:rPr>
                <w:t>Default</w:t>
              </w:r>
            </w:ins>
          </w:p>
        </w:tc>
        <w:tc>
          <w:tcPr>
            <w:tcW w:w="4158" w:type="dxa"/>
            <w:tcPrChange w:id="5103" w:author="Phuong Giang" w:date="2012-02-22T23:14:00Z">
              <w:tcPr>
                <w:tcW w:w="4158" w:type="dxa"/>
                <w:shd w:val="clear" w:color="auto" w:fill="FFE8E1"/>
              </w:tcPr>
            </w:tcPrChange>
          </w:tcPr>
          <w:p w:rsidR="0065367C" w:rsidRPr="00E6224F"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04" w:author="HungNguyen" w:date="2012-02-22T19:47:00Z"/>
                <w:b/>
                <w:rPrChange w:id="5105" w:author="Phuong Giang" w:date="2012-02-22T23:15:00Z">
                  <w:rPr>
                    <w:ins w:id="5106" w:author="HungNguyen" w:date="2012-02-22T19:47:00Z"/>
                    <w:b/>
                    <w:bCs w:val="0"/>
                    <w:color w:val="800000"/>
                    <w:lang w:eastAsia="ja-JP"/>
                  </w:rPr>
                </w:rPrChange>
              </w:rPr>
            </w:pPr>
            <w:ins w:id="5107" w:author="HungNguyen" w:date="2012-02-22T19:47:00Z">
              <w:r w:rsidRPr="0030024D">
                <w:rPr>
                  <w:color w:val="auto"/>
                  <w:rPrChange w:id="5108"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5109" w:author="HungNguyen" w:date="2012-02-22T19:47:00Z"/>
        </w:trPr>
        <w:tc>
          <w:tcPr>
            <w:tcW w:w="577" w:type="dxa"/>
            <w:tcPrChange w:id="5110" w:author="Phuong Giang" w:date="2012-02-22T23:14:00Z">
              <w:tcPr>
                <w:tcW w:w="577" w:type="dxa"/>
              </w:tcPr>
            </w:tcPrChange>
          </w:tcPr>
          <w:p w:rsidR="0065367C" w:rsidRPr="00D85E98" w:rsidRDefault="0065367C" w:rsidP="00995D66">
            <w:pPr>
              <w:pStyle w:val="comment"/>
              <w:ind w:left="0"/>
              <w:rPr>
                <w:ins w:id="5111" w:author="HungNguyen" w:date="2012-02-22T19:47:00Z"/>
                <w:rFonts w:ascii="Times New Roman" w:hAnsi="Times New Roman" w:cs="Times New Roman"/>
                <w:i w:val="0"/>
                <w:color w:val="auto"/>
                <w:sz w:val="22"/>
                <w:szCs w:val="22"/>
                <w:rPrChange w:id="5112" w:author="Phuong Giang" w:date="2012-02-22T23:46:00Z">
                  <w:rPr>
                    <w:ins w:id="5113" w:author="HungNguyen" w:date="2012-02-22T19:47:00Z"/>
                    <w:i w:val="0"/>
                    <w:sz w:val="18"/>
                    <w:szCs w:val="18"/>
                  </w:rPr>
                </w:rPrChange>
              </w:rPr>
            </w:pPr>
            <w:ins w:id="5114" w:author="HungNguyen" w:date="2012-02-22T19:47:00Z">
              <w:r w:rsidRPr="00D85E98">
                <w:rPr>
                  <w:rFonts w:ascii="Times New Roman" w:hAnsi="Times New Roman" w:cs="Times New Roman"/>
                  <w:i w:val="0"/>
                  <w:color w:val="auto"/>
                  <w:sz w:val="22"/>
                  <w:szCs w:val="22"/>
                  <w:rPrChange w:id="5115"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5116" w:author="Phuong Giang" w:date="2012-02-22T23:14:00Z">
              <w:tcPr>
                <w:tcW w:w="1356" w:type="dxa"/>
              </w:tcPr>
            </w:tcPrChange>
          </w:tcPr>
          <w:p w:rsidR="0065367C" w:rsidRPr="00D85E98" w:rsidRDefault="0065367C" w:rsidP="00995D66">
            <w:pPr>
              <w:pStyle w:val="comment"/>
              <w:ind w:left="0"/>
              <w:rPr>
                <w:ins w:id="5117" w:author="HungNguyen" w:date="2012-02-22T19:47:00Z"/>
                <w:rFonts w:ascii="Times New Roman" w:hAnsi="Times New Roman" w:cs="Times New Roman"/>
                <w:i w:val="0"/>
                <w:color w:val="auto"/>
                <w:sz w:val="22"/>
                <w:szCs w:val="22"/>
                <w:rPrChange w:id="5118" w:author="Phuong Giang" w:date="2012-02-22T23:46:00Z">
                  <w:rPr>
                    <w:ins w:id="5119" w:author="HungNguyen" w:date="2012-02-22T19:47:00Z"/>
                    <w:i w:val="0"/>
                    <w:sz w:val="18"/>
                    <w:szCs w:val="18"/>
                  </w:rPr>
                </w:rPrChange>
              </w:rPr>
            </w:pPr>
            <w:ins w:id="5120" w:author="HungNguyen" w:date="2012-02-22T19:47:00Z">
              <w:r w:rsidRPr="00D85E98">
                <w:rPr>
                  <w:rFonts w:ascii="Times New Roman" w:hAnsi="Times New Roman" w:cs="Times New Roman"/>
                  <w:i w:val="0"/>
                  <w:color w:val="auto"/>
                  <w:sz w:val="22"/>
                  <w:szCs w:val="22"/>
                  <w:rPrChange w:id="5121" w:author="Phuong Giang" w:date="2012-02-22T23:46: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Change w:id="5122" w:author="Phuong Giang" w:date="2012-02-22T23:14:00Z">
              <w:tcPr>
                <w:tcW w:w="1325" w:type="dxa"/>
              </w:tcPr>
            </w:tcPrChange>
          </w:tcPr>
          <w:p w:rsidR="0065367C" w:rsidRPr="00D85E98" w:rsidRDefault="0065367C" w:rsidP="00995D66">
            <w:pPr>
              <w:pStyle w:val="comment"/>
              <w:ind w:left="0"/>
              <w:rPr>
                <w:ins w:id="5123" w:author="HungNguyen" w:date="2012-02-22T19:47:00Z"/>
                <w:rFonts w:ascii="Times New Roman" w:hAnsi="Times New Roman" w:cs="Times New Roman"/>
                <w:i w:val="0"/>
                <w:color w:val="auto"/>
                <w:sz w:val="22"/>
                <w:szCs w:val="22"/>
                <w:rPrChange w:id="5124" w:author="Phuong Giang" w:date="2012-02-22T23:46:00Z">
                  <w:rPr>
                    <w:ins w:id="5125" w:author="HungNguyen" w:date="2012-02-22T19:47:00Z"/>
                    <w:i w:val="0"/>
                    <w:sz w:val="18"/>
                    <w:szCs w:val="18"/>
                  </w:rPr>
                </w:rPrChange>
              </w:rPr>
            </w:pPr>
            <w:ins w:id="5126" w:author="HungNguyen" w:date="2012-02-22T19:47:00Z">
              <w:r w:rsidRPr="00D85E98">
                <w:rPr>
                  <w:rFonts w:ascii="Times New Roman" w:hAnsi="Times New Roman" w:cs="Times New Roman"/>
                  <w:i w:val="0"/>
                  <w:color w:val="auto"/>
                  <w:sz w:val="22"/>
                  <w:szCs w:val="22"/>
                  <w:rPrChange w:id="5127" w:author="Phuong Giang" w:date="2012-02-22T23:46: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Change w:id="5128" w:author="Phuong Giang" w:date="2012-02-22T23:14:00Z">
              <w:tcPr>
                <w:tcW w:w="990" w:type="dxa"/>
              </w:tcPr>
            </w:tcPrChange>
          </w:tcPr>
          <w:p w:rsidR="0065367C" w:rsidRPr="00D85E98" w:rsidRDefault="0065367C" w:rsidP="00995D66">
            <w:pPr>
              <w:pStyle w:val="comment"/>
              <w:ind w:left="0"/>
              <w:rPr>
                <w:ins w:id="5129" w:author="HungNguyen" w:date="2012-02-22T19:47:00Z"/>
                <w:rFonts w:ascii="Times New Roman" w:hAnsi="Times New Roman" w:cs="Times New Roman"/>
                <w:i w:val="0"/>
                <w:color w:val="auto"/>
                <w:sz w:val="22"/>
                <w:szCs w:val="22"/>
                <w:rPrChange w:id="5130" w:author="Phuong Giang" w:date="2012-02-22T23:46:00Z">
                  <w:rPr>
                    <w:ins w:id="5131" w:author="HungNguyen" w:date="2012-02-22T19:47:00Z"/>
                    <w:i w:val="0"/>
                    <w:sz w:val="18"/>
                    <w:szCs w:val="18"/>
                  </w:rPr>
                </w:rPrChange>
              </w:rPr>
            </w:pPr>
            <w:ins w:id="5132" w:author="HungNguyen" w:date="2012-02-22T19:47:00Z">
              <w:r w:rsidRPr="00D85E98">
                <w:rPr>
                  <w:rFonts w:ascii="Times New Roman" w:hAnsi="Times New Roman" w:cs="Times New Roman"/>
                  <w:i w:val="0"/>
                  <w:color w:val="auto"/>
                  <w:sz w:val="22"/>
                  <w:szCs w:val="22"/>
                  <w:rPrChange w:id="513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5134" w:author="Phuong Giang" w:date="2012-02-22T23:14:00Z">
              <w:tcPr>
                <w:tcW w:w="1170" w:type="dxa"/>
              </w:tcPr>
            </w:tcPrChange>
          </w:tcPr>
          <w:p w:rsidR="0065367C" w:rsidRPr="00D85E98" w:rsidRDefault="0065367C" w:rsidP="00995D66">
            <w:pPr>
              <w:pStyle w:val="comment"/>
              <w:ind w:left="0"/>
              <w:rPr>
                <w:ins w:id="5135" w:author="HungNguyen" w:date="2012-02-22T19:47:00Z"/>
                <w:rFonts w:ascii="Times New Roman" w:hAnsi="Times New Roman" w:cs="Times New Roman"/>
                <w:i w:val="0"/>
                <w:color w:val="auto"/>
                <w:sz w:val="22"/>
                <w:szCs w:val="22"/>
                <w:rPrChange w:id="5136" w:author="Phuong Giang" w:date="2012-02-22T23:46:00Z">
                  <w:rPr>
                    <w:ins w:id="5137" w:author="HungNguyen" w:date="2012-02-22T19:47:00Z"/>
                    <w:i w:val="0"/>
                    <w:sz w:val="18"/>
                    <w:szCs w:val="18"/>
                  </w:rPr>
                </w:rPrChange>
              </w:rPr>
            </w:pPr>
          </w:p>
        </w:tc>
        <w:tc>
          <w:tcPr>
            <w:tcW w:w="4158" w:type="dxa"/>
            <w:tcPrChange w:id="5138" w:author="Phuong Giang" w:date="2012-02-22T23:14:00Z">
              <w:tcPr>
                <w:tcW w:w="4158" w:type="dxa"/>
              </w:tcPr>
            </w:tcPrChange>
          </w:tcPr>
          <w:p w:rsidR="0065367C" w:rsidRPr="00D85E98" w:rsidRDefault="0065367C" w:rsidP="00995D66">
            <w:pPr>
              <w:pStyle w:val="comment"/>
              <w:ind w:left="0"/>
              <w:rPr>
                <w:ins w:id="5139" w:author="HungNguyen" w:date="2012-02-22T19:47:00Z"/>
                <w:rFonts w:ascii="Times New Roman" w:hAnsi="Times New Roman" w:cs="Times New Roman"/>
                <w:i w:val="0"/>
                <w:color w:val="auto"/>
                <w:sz w:val="22"/>
                <w:szCs w:val="22"/>
                <w:rPrChange w:id="5140" w:author="Phuong Giang" w:date="2012-02-22T23:46:00Z">
                  <w:rPr>
                    <w:ins w:id="5141" w:author="HungNguyen" w:date="2012-02-22T19:47:00Z"/>
                    <w:i w:val="0"/>
                    <w:sz w:val="18"/>
                    <w:szCs w:val="18"/>
                  </w:rPr>
                </w:rPrChange>
              </w:rPr>
            </w:pPr>
          </w:p>
        </w:tc>
      </w:tr>
    </w:tbl>
    <w:p w:rsidR="0065367C" w:rsidRDefault="0065367C" w:rsidP="0065367C">
      <w:pPr>
        <w:rPr>
          <w:ins w:id="5142" w:author="HungNguyen" w:date="2012-02-22T19:47:00Z"/>
        </w:rPr>
      </w:pPr>
    </w:p>
    <w:p w:rsidR="001E773C" w:rsidRDefault="0065367C">
      <w:pPr>
        <w:pStyle w:val="Heading7"/>
        <w:rPr>
          <w:ins w:id="5143" w:author="HungNguyen" w:date="2012-04-17T09:00:00Z"/>
        </w:rPr>
        <w:pPrChange w:id="5144" w:author="HungNguyen" w:date="2012-02-22T20:23:00Z">
          <w:pPr>
            <w:pStyle w:val="Heading4"/>
            <w:numPr>
              <w:ilvl w:val="0"/>
              <w:numId w:val="0"/>
            </w:numPr>
            <w:ind w:left="0" w:firstLine="0"/>
          </w:pPr>
        </w:pPrChange>
      </w:pPr>
      <w:ins w:id="5145" w:author="HungNguyen" w:date="2012-02-22T19:47:00Z">
        <w:r>
          <w:t>Save</w:t>
        </w:r>
        <w:r>
          <w:rPr>
            <w:rFonts w:hint="eastAsia"/>
          </w:rPr>
          <w:t xml:space="preserve"> method</w:t>
        </w:r>
      </w:ins>
    </w:p>
    <w:p w:rsidR="0033091E" w:rsidRPr="0033091E" w:rsidRDefault="0033091E">
      <w:pPr>
        <w:autoSpaceDE w:val="0"/>
        <w:autoSpaceDN w:val="0"/>
        <w:adjustRightInd w:val="0"/>
        <w:spacing w:after="0" w:line="240" w:lineRule="auto"/>
        <w:ind w:left="1440" w:firstLine="720"/>
        <w:rPr>
          <w:ins w:id="5146" w:author="HungNguyen" w:date="2012-02-22T20:13:00Z"/>
          <w:rFonts w:ascii="Consolas" w:eastAsiaTheme="minorEastAsia" w:hAnsi="Consolas" w:cs="Consolas"/>
          <w:sz w:val="19"/>
          <w:szCs w:val="19"/>
          <w:lang w:eastAsia="ja-JP"/>
          <w:rPrChange w:id="5147" w:author="HungNguyen" w:date="2012-04-17T09:00:00Z">
            <w:rPr>
              <w:ins w:id="5148" w:author="HungNguyen" w:date="2012-02-22T20:13:00Z"/>
            </w:rPr>
          </w:rPrChange>
        </w:rPr>
        <w:pPrChange w:id="5149" w:author="HungNguyen" w:date="2012-04-17T09:00:00Z">
          <w:pPr>
            <w:pStyle w:val="Heading4"/>
            <w:numPr>
              <w:ilvl w:val="0"/>
              <w:numId w:val="0"/>
            </w:numPr>
            <w:ind w:left="0" w:firstLine="0"/>
          </w:pPr>
        </w:pPrChange>
      </w:pPr>
      <w:proofErr w:type="gramStart"/>
      <w:ins w:id="5150" w:author="HungNguyen" w:date="2012-04-17T09:00: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bool</w:t>
        </w:r>
        <w:r>
          <w:rPr>
            <w:rFonts w:ascii="Consolas" w:eastAsiaTheme="minorEastAsia" w:hAnsi="Consolas" w:cs="Consolas"/>
            <w:sz w:val="19"/>
            <w:szCs w:val="19"/>
            <w:lang w:eastAsia="ja-JP"/>
          </w:rPr>
          <w:t xml:space="preserve"> Save()</w:t>
        </w:r>
      </w:ins>
    </w:p>
    <w:p w:rsidR="001E773C" w:rsidRPr="001E773C" w:rsidRDefault="000E16A5">
      <w:pPr>
        <w:pStyle w:val="Heading8"/>
        <w:numPr>
          <w:ilvl w:val="0"/>
          <w:numId w:val="0"/>
        </w:numPr>
        <w:ind w:left="3744"/>
        <w:rPr>
          <w:ins w:id="5151" w:author="HungNguyen" w:date="2012-02-22T19:47:00Z"/>
          <w:rPrChange w:id="5152" w:author="HungNguyen" w:date="2012-02-22T20:13:00Z">
            <w:rPr>
              <w:ins w:id="5153" w:author="HungNguyen" w:date="2012-02-22T19:47:00Z"/>
              <w:lang w:eastAsia="ja-JP"/>
            </w:rPr>
          </w:rPrChange>
        </w:rPr>
        <w:pPrChange w:id="5154" w:author="HungNguyen" w:date="2012-02-22T20:23:00Z">
          <w:pPr>
            <w:pStyle w:val="Heading4"/>
            <w:numPr>
              <w:ilvl w:val="0"/>
              <w:numId w:val="0"/>
            </w:numPr>
            <w:ind w:left="0" w:firstLine="0"/>
          </w:pPr>
        </w:pPrChange>
      </w:pPr>
      <w:ins w:id="5155" w:author="HungNguyen" w:date="2012-02-22T20:13:00Z">
        <w:r w:rsidRPr="000E16A5">
          <w:rPr>
            <w:rPrChange w:id="5156" w:author="HungNguyen" w:date="2012-02-22T20:13:00Z">
              <w:rPr>
                <w:b w:val="0"/>
                <w:bCs w:val="0"/>
                <w:iCs w:val="0"/>
                <w:color w:val="0000FF" w:themeColor="hyperlink"/>
                <w:sz w:val="18"/>
                <w:szCs w:val="18"/>
                <w:u w:val="single"/>
              </w:rPr>
            </w:rPrChange>
          </w:rPr>
          <w:t>Used to save teaching plan</w:t>
        </w:r>
      </w:ins>
    </w:p>
    <w:p w:rsidR="001E773C" w:rsidRDefault="0065367C">
      <w:pPr>
        <w:pStyle w:val="Heading8"/>
        <w:numPr>
          <w:ilvl w:val="0"/>
          <w:numId w:val="0"/>
        </w:numPr>
        <w:ind w:left="3744"/>
        <w:rPr>
          <w:ins w:id="5157" w:author="HungNguyen" w:date="2012-02-22T19:47:00Z"/>
          <w:lang w:eastAsia="ja-JP"/>
        </w:rPr>
        <w:pPrChange w:id="5158" w:author="HungNguyen" w:date="2012-02-22T20:23:00Z">
          <w:pPr>
            <w:pStyle w:val="Heading4"/>
            <w:numPr>
              <w:ilvl w:val="0"/>
              <w:numId w:val="0"/>
            </w:numPr>
            <w:ind w:left="0" w:firstLine="0"/>
          </w:pPr>
        </w:pPrChange>
      </w:pPr>
      <w:ins w:id="5159" w:author="HungNguyen" w:date="2012-02-22T19:47:00Z">
        <w:del w:id="5160" w:author="Phuong Giang" w:date="2012-02-23T00:02:00Z">
          <w:r w:rsidDel="001669BE">
            <w:rPr>
              <w:rFonts w:hint="eastAsia"/>
            </w:rPr>
            <w:delText>Parameters</w:delText>
          </w:r>
          <w:r w:rsidDel="001669BE">
            <w:rPr>
              <w:rFonts w:hint="eastAsia"/>
              <w:lang w:eastAsia="ja-JP"/>
            </w:rPr>
            <w:delText xml:space="preserve"> &amp; return</w:delText>
          </w:r>
        </w:del>
      </w:ins>
      <w:ins w:id="5161"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5162"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5163">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5164" w:author="HungNguyen" w:date="2012-02-22T19:47:00Z"/>
        </w:trPr>
        <w:tc>
          <w:tcPr>
            <w:tcW w:w="577" w:type="dxa"/>
            <w:tcPrChange w:id="5165" w:author="Phuong Giang" w:date="2012-02-22T23:14:00Z">
              <w:tcPr>
                <w:tcW w:w="577"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66" w:author="HungNguyen" w:date="2012-02-22T19:47:00Z"/>
                <w:b/>
                <w:rPrChange w:id="5167" w:author="Phuong Giang" w:date="2012-02-22T23:15:00Z">
                  <w:rPr>
                    <w:ins w:id="5168" w:author="HungNguyen" w:date="2012-02-22T19:47:00Z"/>
                    <w:b/>
                    <w:bCs w:val="0"/>
                    <w:color w:val="800000"/>
                  </w:rPr>
                </w:rPrChange>
              </w:rPr>
            </w:pPr>
            <w:ins w:id="5169" w:author="HungNguyen" w:date="2012-02-22T19:47:00Z">
              <w:r w:rsidRPr="009F25A3">
                <w:rPr>
                  <w:color w:val="auto"/>
                  <w:rPrChange w:id="5170" w:author="Phuong Giang" w:date="2012-02-22T23:37:00Z">
                    <w:rPr>
                      <w:rFonts w:asciiTheme="majorHAnsi" w:eastAsiaTheme="majorEastAsia" w:hAnsiTheme="majorHAnsi" w:cstheme="majorBidi"/>
                      <w:i/>
                      <w:iCs/>
                      <w:snapToGrid/>
                      <w:color w:val="800000"/>
                      <w:sz w:val="22"/>
                      <w:szCs w:val="22"/>
                    </w:rPr>
                  </w:rPrChange>
                </w:rPr>
                <w:t>No</w:t>
              </w:r>
            </w:ins>
          </w:p>
        </w:tc>
        <w:tc>
          <w:tcPr>
            <w:tcW w:w="1356" w:type="dxa"/>
            <w:tcPrChange w:id="5171" w:author="Phuong Giang" w:date="2012-02-22T23:14:00Z">
              <w:tcPr>
                <w:tcW w:w="1356"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72" w:author="HungNguyen" w:date="2012-02-22T19:47:00Z"/>
                <w:b/>
                <w:rPrChange w:id="5173" w:author="Phuong Giang" w:date="2012-02-22T23:15:00Z">
                  <w:rPr>
                    <w:ins w:id="5174" w:author="HungNguyen" w:date="2012-02-22T19:47:00Z"/>
                    <w:b/>
                    <w:bCs w:val="0"/>
                    <w:color w:val="800000"/>
                    <w:lang w:eastAsia="ja-JP"/>
                  </w:rPr>
                </w:rPrChange>
              </w:rPr>
            </w:pPr>
            <w:ins w:id="5175" w:author="HungNguyen" w:date="2012-02-22T19:47:00Z">
              <w:r w:rsidRPr="009F25A3">
                <w:rPr>
                  <w:color w:val="auto"/>
                  <w:rPrChange w:id="5176" w:author="Phuong Giang" w:date="2012-02-22T23:37:00Z">
                    <w:rPr>
                      <w:rFonts w:asciiTheme="majorHAnsi" w:eastAsiaTheme="majorEastAsia" w:hAnsiTheme="majorHAnsi" w:cstheme="majorBidi"/>
                      <w:i/>
                      <w:iCs/>
                      <w:snapToGrid/>
                      <w:color w:val="800000"/>
                      <w:sz w:val="22"/>
                      <w:szCs w:val="22"/>
                      <w:lang w:eastAsia="ja-JP"/>
                    </w:rPr>
                  </w:rPrChange>
                </w:rPr>
                <w:t>Parameter</w:t>
              </w:r>
            </w:ins>
          </w:p>
        </w:tc>
        <w:tc>
          <w:tcPr>
            <w:tcW w:w="1325" w:type="dxa"/>
            <w:tcPrChange w:id="5177" w:author="Phuong Giang" w:date="2012-02-22T23:14:00Z">
              <w:tcPr>
                <w:tcW w:w="1325"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78" w:author="HungNguyen" w:date="2012-02-22T19:47:00Z"/>
                <w:b/>
                <w:rPrChange w:id="5179" w:author="Phuong Giang" w:date="2012-02-22T23:15:00Z">
                  <w:rPr>
                    <w:ins w:id="5180" w:author="HungNguyen" w:date="2012-02-22T19:47:00Z"/>
                    <w:b/>
                    <w:bCs w:val="0"/>
                    <w:color w:val="800000"/>
                    <w:lang w:eastAsia="ja-JP"/>
                  </w:rPr>
                </w:rPrChange>
              </w:rPr>
            </w:pPr>
            <w:ins w:id="5181" w:author="HungNguyen" w:date="2012-02-22T19:47:00Z">
              <w:r w:rsidRPr="009F25A3">
                <w:rPr>
                  <w:color w:val="auto"/>
                  <w:rPrChange w:id="5182" w:author="Phuong Giang" w:date="2012-02-22T23:37:00Z">
                    <w:rPr>
                      <w:rFonts w:asciiTheme="majorHAnsi" w:eastAsiaTheme="majorEastAsia" w:hAnsiTheme="majorHAnsi" w:cstheme="majorBidi"/>
                      <w:i/>
                      <w:iCs/>
                      <w:snapToGrid/>
                      <w:color w:val="800000"/>
                      <w:sz w:val="22"/>
                      <w:szCs w:val="22"/>
                      <w:lang w:eastAsia="ja-JP"/>
                    </w:rPr>
                  </w:rPrChange>
                </w:rPr>
                <w:t>Type</w:t>
              </w:r>
            </w:ins>
          </w:p>
        </w:tc>
        <w:tc>
          <w:tcPr>
            <w:tcW w:w="990" w:type="dxa"/>
            <w:tcPrChange w:id="5183" w:author="Phuong Giang" w:date="2012-02-22T23:14:00Z">
              <w:tcPr>
                <w:tcW w:w="990"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84" w:author="HungNguyen" w:date="2012-02-22T19:47:00Z"/>
                <w:b/>
                <w:rPrChange w:id="5185" w:author="Phuong Giang" w:date="2012-02-22T23:15:00Z">
                  <w:rPr>
                    <w:ins w:id="5186" w:author="HungNguyen" w:date="2012-02-22T19:47:00Z"/>
                    <w:b/>
                    <w:bCs w:val="0"/>
                    <w:color w:val="800000"/>
                    <w:lang w:eastAsia="ja-JP"/>
                  </w:rPr>
                </w:rPrChange>
              </w:rPr>
            </w:pPr>
            <w:ins w:id="5187" w:author="HungNguyen" w:date="2012-02-22T19:47:00Z">
              <w:r w:rsidRPr="009F25A3">
                <w:rPr>
                  <w:color w:val="auto"/>
                  <w:rPrChange w:id="5188" w:author="Phuong Giang" w:date="2012-02-22T23:37:00Z">
                    <w:rPr>
                      <w:rFonts w:asciiTheme="majorHAnsi" w:eastAsiaTheme="majorEastAsia" w:hAnsiTheme="majorHAnsi" w:cstheme="majorBidi"/>
                      <w:i/>
                      <w:iCs/>
                      <w:snapToGrid/>
                      <w:color w:val="800000"/>
                      <w:sz w:val="22"/>
                      <w:szCs w:val="22"/>
                      <w:lang w:eastAsia="ja-JP"/>
                    </w:rPr>
                  </w:rPrChange>
                </w:rPr>
                <w:t>In/out</w:t>
              </w:r>
            </w:ins>
          </w:p>
        </w:tc>
        <w:tc>
          <w:tcPr>
            <w:tcW w:w="1170" w:type="dxa"/>
            <w:tcPrChange w:id="5189" w:author="Phuong Giang" w:date="2012-02-22T23:14:00Z">
              <w:tcPr>
                <w:tcW w:w="1170"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90" w:author="HungNguyen" w:date="2012-02-22T19:47:00Z"/>
                <w:b/>
                <w:rPrChange w:id="5191" w:author="Phuong Giang" w:date="2012-02-22T23:15:00Z">
                  <w:rPr>
                    <w:ins w:id="5192" w:author="HungNguyen" w:date="2012-02-22T19:47:00Z"/>
                    <w:b/>
                    <w:bCs w:val="0"/>
                    <w:color w:val="800000"/>
                    <w:lang w:eastAsia="ja-JP"/>
                  </w:rPr>
                </w:rPrChange>
              </w:rPr>
            </w:pPr>
            <w:ins w:id="5193" w:author="HungNguyen" w:date="2012-02-22T19:47:00Z">
              <w:r w:rsidRPr="009F25A3">
                <w:rPr>
                  <w:color w:val="auto"/>
                  <w:rPrChange w:id="5194" w:author="Phuong Giang" w:date="2012-02-22T23:37:00Z">
                    <w:rPr>
                      <w:rFonts w:asciiTheme="majorHAnsi" w:eastAsiaTheme="majorEastAsia" w:hAnsiTheme="majorHAnsi" w:cstheme="majorBidi"/>
                      <w:i/>
                      <w:iCs/>
                      <w:snapToGrid/>
                      <w:color w:val="800000"/>
                      <w:sz w:val="22"/>
                      <w:szCs w:val="22"/>
                      <w:lang w:eastAsia="ja-JP"/>
                    </w:rPr>
                  </w:rPrChange>
                </w:rPr>
                <w:t>Default</w:t>
              </w:r>
            </w:ins>
          </w:p>
        </w:tc>
        <w:tc>
          <w:tcPr>
            <w:tcW w:w="4158" w:type="dxa"/>
            <w:tcPrChange w:id="5195" w:author="Phuong Giang" w:date="2012-02-22T23:14:00Z">
              <w:tcPr>
                <w:tcW w:w="4158"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196" w:author="HungNguyen" w:date="2012-02-22T19:47:00Z"/>
                <w:b/>
                <w:rPrChange w:id="5197" w:author="Phuong Giang" w:date="2012-02-22T23:15:00Z">
                  <w:rPr>
                    <w:ins w:id="5198" w:author="HungNguyen" w:date="2012-02-22T19:47:00Z"/>
                    <w:b/>
                    <w:bCs w:val="0"/>
                    <w:color w:val="800000"/>
                    <w:lang w:eastAsia="ja-JP"/>
                  </w:rPr>
                </w:rPrChange>
              </w:rPr>
            </w:pPr>
            <w:ins w:id="5199" w:author="HungNguyen" w:date="2012-02-22T19:47:00Z">
              <w:r w:rsidRPr="009F25A3">
                <w:rPr>
                  <w:color w:val="auto"/>
                  <w:rPrChange w:id="5200" w:author="Phuong Giang" w:date="2012-02-22T23:37:00Z">
                    <w:rPr>
                      <w:rFonts w:asciiTheme="majorHAnsi" w:eastAsiaTheme="majorEastAsia" w:hAnsiTheme="majorHAnsi" w:cstheme="majorBidi"/>
                      <w:i/>
                      <w:iCs/>
                      <w:snapToGrid/>
                      <w:color w:val="800000"/>
                      <w:sz w:val="22"/>
                      <w:szCs w:val="22"/>
                      <w:lang w:eastAsia="ja-JP"/>
                    </w:rPr>
                  </w:rPrChange>
                </w:rPr>
                <w:t>Description</w:t>
              </w:r>
            </w:ins>
          </w:p>
        </w:tc>
      </w:tr>
      <w:tr w:rsidR="0065367C" w:rsidRPr="00D85E98" w:rsidTr="0042744C">
        <w:trPr>
          <w:ins w:id="5201" w:author="HungNguyen" w:date="2012-02-22T19:47:00Z"/>
        </w:trPr>
        <w:tc>
          <w:tcPr>
            <w:tcW w:w="577" w:type="dxa"/>
            <w:tcPrChange w:id="5202" w:author="Phuong Giang" w:date="2012-02-22T23:14:00Z">
              <w:tcPr>
                <w:tcW w:w="577" w:type="dxa"/>
              </w:tcPr>
            </w:tcPrChange>
          </w:tcPr>
          <w:p w:rsidR="0065367C" w:rsidRPr="00D85E98" w:rsidRDefault="0065367C" w:rsidP="00995D66">
            <w:pPr>
              <w:pStyle w:val="comment"/>
              <w:ind w:left="0"/>
              <w:rPr>
                <w:ins w:id="5203" w:author="HungNguyen" w:date="2012-02-22T19:47:00Z"/>
                <w:rFonts w:ascii="Times New Roman" w:hAnsi="Times New Roman" w:cs="Times New Roman"/>
                <w:i w:val="0"/>
                <w:color w:val="auto"/>
                <w:sz w:val="22"/>
                <w:szCs w:val="22"/>
                <w:rPrChange w:id="5204" w:author="Phuong Giang" w:date="2012-02-22T23:46:00Z">
                  <w:rPr>
                    <w:ins w:id="5205" w:author="HungNguyen" w:date="2012-02-22T19:47:00Z"/>
                    <w:i w:val="0"/>
                    <w:sz w:val="18"/>
                    <w:szCs w:val="18"/>
                  </w:rPr>
                </w:rPrChange>
              </w:rPr>
            </w:pPr>
            <w:ins w:id="5206" w:author="HungNguyen" w:date="2012-02-22T19:47:00Z">
              <w:r w:rsidRPr="00D85E98">
                <w:rPr>
                  <w:rFonts w:ascii="Times New Roman" w:hAnsi="Times New Roman" w:cs="Times New Roman"/>
                  <w:i w:val="0"/>
                  <w:color w:val="auto"/>
                  <w:sz w:val="22"/>
                  <w:szCs w:val="22"/>
                  <w:rPrChange w:id="5207"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Change w:id="5208" w:author="Phuong Giang" w:date="2012-02-22T23:14:00Z">
              <w:tcPr>
                <w:tcW w:w="1356" w:type="dxa"/>
              </w:tcPr>
            </w:tcPrChange>
          </w:tcPr>
          <w:p w:rsidR="0065367C" w:rsidRPr="00D85E98" w:rsidRDefault="0065367C" w:rsidP="00995D66">
            <w:pPr>
              <w:pStyle w:val="comment"/>
              <w:ind w:left="0"/>
              <w:rPr>
                <w:ins w:id="5209" w:author="HungNguyen" w:date="2012-02-22T19:47:00Z"/>
                <w:rFonts w:ascii="Times New Roman" w:hAnsi="Times New Roman" w:cs="Times New Roman"/>
                <w:i w:val="0"/>
                <w:color w:val="auto"/>
                <w:sz w:val="22"/>
                <w:szCs w:val="22"/>
                <w:rPrChange w:id="5210" w:author="Phuong Giang" w:date="2012-02-22T23:46:00Z">
                  <w:rPr>
                    <w:ins w:id="5211" w:author="HungNguyen" w:date="2012-02-22T19:47:00Z"/>
                    <w:i w:val="0"/>
                    <w:sz w:val="18"/>
                    <w:szCs w:val="18"/>
                  </w:rPr>
                </w:rPrChange>
              </w:rPr>
            </w:pPr>
            <w:ins w:id="5212" w:author="HungNguyen" w:date="2012-02-22T19:47:00Z">
              <w:r w:rsidRPr="00D85E98">
                <w:rPr>
                  <w:rFonts w:ascii="Times New Roman" w:hAnsi="Times New Roman" w:cs="Times New Roman"/>
                  <w:i w:val="0"/>
                  <w:color w:val="auto"/>
                  <w:sz w:val="22"/>
                  <w:szCs w:val="22"/>
                  <w:rPrChange w:id="521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Change w:id="5214" w:author="Phuong Giang" w:date="2012-02-22T23:14:00Z">
              <w:tcPr>
                <w:tcW w:w="1325" w:type="dxa"/>
              </w:tcPr>
            </w:tcPrChange>
          </w:tcPr>
          <w:p w:rsidR="0065367C" w:rsidRPr="00D85E98" w:rsidRDefault="0065367C" w:rsidP="00995D66">
            <w:pPr>
              <w:pStyle w:val="comment"/>
              <w:ind w:left="0"/>
              <w:rPr>
                <w:ins w:id="5215" w:author="HungNguyen" w:date="2012-02-22T19:47:00Z"/>
                <w:rFonts w:ascii="Times New Roman" w:hAnsi="Times New Roman" w:cs="Times New Roman"/>
                <w:i w:val="0"/>
                <w:color w:val="auto"/>
                <w:sz w:val="22"/>
                <w:szCs w:val="22"/>
                <w:rPrChange w:id="5216" w:author="Phuong Giang" w:date="2012-02-22T23:46:00Z">
                  <w:rPr>
                    <w:ins w:id="5217" w:author="HungNguyen" w:date="2012-02-22T19:47:00Z"/>
                    <w:i w:val="0"/>
                    <w:sz w:val="18"/>
                    <w:szCs w:val="18"/>
                  </w:rPr>
                </w:rPrChange>
              </w:rPr>
            </w:pPr>
            <w:ins w:id="5218" w:author="HungNguyen" w:date="2012-02-22T19:47:00Z">
              <w:r w:rsidRPr="00D85E98">
                <w:rPr>
                  <w:rFonts w:ascii="Times New Roman" w:hAnsi="Times New Roman" w:cs="Times New Roman"/>
                  <w:i w:val="0"/>
                  <w:color w:val="auto"/>
                  <w:sz w:val="22"/>
                  <w:szCs w:val="22"/>
                  <w:rPrChange w:id="5219" w:author="Phuong Giang" w:date="2012-02-22T23:46: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Change w:id="5220" w:author="Phuong Giang" w:date="2012-02-22T23:14:00Z">
              <w:tcPr>
                <w:tcW w:w="990" w:type="dxa"/>
              </w:tcPr>
            </w:tcPrChange>
          </w:tcPr>
          <w:p w:rsidR="0065367C" w:rsidRPr="00D85E98" w:rsidRDefault="0065367C" w:rsidP="00995D66">
            <w:pPr>
              <w:pStyle w:val="comment"/>
              <w:ind w:left="0"/>
              <w:rPr>
                <w:ins w:id="5221" w:author="HungNguyen" w:date="2012-02-22T19:47:00Z"/>
                <w:rFonts w:ascii="Times New Roman" w:hAnsi="Times New Roman" w:cs="Times New Roman"/>
                <w:i w:val="0"/>
                <w:color w:val="auto"/>
                <w:sz w:val="22"/>
                <w:szCs w:val="22"/>
                <w:rPrChange w:id="5222" w:author="Phuong Giang" w:date="2012-02-22T23:46:00Z">
                  <w:rPr>
                    <w:ins w:id="5223" w:author="HungNguyen" w:date="2012-02-22T19:47:00Z"/>
                    <w:i w:val="0"/>
                    <w:sz w:val="18"/>
                    <w:szCs w:val="18"/>
                  </w:rPr>
                </w:rPrChange>
              </w:rPr>
            </w:pPr>
            <w:ins w:id="5224" w:author="HungNguyen" w:date="2012-02-22T19:47:00Z">
              <w:r w:rsidRPr="00D85E98">
                <w:rPr>
                  <w:rFonts w:ascii="Times New Roman" w:hAnsi="Times New Roman" w:cs="Times New Roman"/>
                  <w:i w:val="0"/>
                  <w:color w:val="auto"/>
                  <w:sz w:val="22"/>
                  <w:szCs w:val="22"/>
                  <w:rPrChange w:id="5225" w:author="Phuong Giang" w:date="2012-02-22T23:46: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Change w:id="5226" w:author="Phuong Giang" w:date="2012-02-22T23:14:00Z">
              <w:tcPr>
                <w:tcW w:w="1170" w:type="dxa"/>
              </w:tcPr>
            </w:tcPrChange>
          </w:tcPr>
          <w:p w:rsidR="0065367C" w:rsidRPr="00D85E98" w:rsidRDefault="0065367C" w:rsidP="00995D66">
            <w:pPr>
              <w:pStyle w:val="comment"/>
              <w:ind w:left="0"/>
              <w:rPr>
                <w:ins w:id="5227" w:author="HungNguyen" w:date="2012-02-22T19:47:00Z"/>
                <w:rFonts w:ascii="Times New Roman" w:hAnsi="Times New Roman" w:cs="Times New Roman"/>
                <w:i w:val="0"/>
                <w:color w:val="auto"/>
                <w:sz w:val="22"/>
                <w:szCs w:val="22"/>
                <w:rPrChange w:id="5228" w:author="Phuong Giang" w:date="2012-02-22T23:46:00Z">
                  <w:rPr>
                    <w:ins w:id="5229" w:author="HungNguyen" w:date="2012-02-22T19:47:00Z"/>
                    <w:i w:val="0"/>
                    <w:sz w:val="18"/>
                    <w:szCs w:val="18"/>
                  </w:rPr>
                </w:rPrChange>
              </w:rPr>
            </w:pPr>
          </w:p>
        </w:tc>
        <w:tc>
          <w:tcPr>
            <w:tcW w:w="4158" w:type="dxa"/>
            <w:tcPrChange w:id="5230" w:author="Phuong Giang" w:date="2012-02-22T23:14:00Z">
              <w:tcPr>
                <w:tcW w:w="4158" w:type="dxa"/>
              </w:tcPr>
            </w:tcPrChange>
          </w:tcPr>
          <w:p w:rsidR="0065367C" w:rsidRPr="00D85E98" w:rsidRDefault="0065367C" w:rsidP="00995D66">
            <w:pPr>
              <w:pStyle w:val="comment"/>
              <w:ind w:left="0"/>
              <w:rPr>
                <w:ins w:id="5231" w:author="HungNguyen" w:date="2012-02-22T19:47:00Z"/>
                <w:rFonts w:ascii="Times New Roman" w:hAnsi="Times New Roman" w:cs="Times New Roman"/>
                <w:i w:val="0"/>
                <w:color w:val="auto"/>
                <w:sz w:val="22"/>
                <w:szCs w:val="22"/>
                <w:rPrChange w:id="5232" w:author="Phuong Giang" w:date="2012-02-22T23:46:00Z">
                  <w:rPr>
                    <w:ins w:id="5233" w:author="HungNguyen" w:date="2012-02-22T19:47:00Z"/>
                    <w:i w:val="0"/>
                    <w:sz w:val="18"/>
                    <w:szCs w:val="18"/>
                  </w:rPr>
                </w:rPrChange>
              </w:rPr>
            </w:pPr>
          </w:p>
        </w:tc>
      </w:tr>
    </w:tbl>
    <w:p w:rsidR="0065367C" w:rsidRDefault="0065367C" w:rsidP="0065367C">
      <w:pPr>
        <w:rPr>
          <w:ins w:id="5234" w:author="HungNguyen" w:date="2012-02-22T19:47:00Z"/>
        </w:rPr>
      </w:pPr>
    </w:p>
    <w:p w:rsidR="001E773C" w:rsidRDefault="0065367C">
      <w:pPr>
        <w:pStyle w:val="Heading7"/>
        <w:rPr>
          <w:ins w:id="5235" w:author="HungNguyen" w:date="2012-04-17T09:00:00Z"/>
        </w:rPr>
        <w:pPrChange w:id="5236" w:author="HungNguyen" w:date="2012-02-22T20:23:00Z">
          <w:pPr>
            <w:pStyle w:val="Heading4"/>
            <w:numPr>
              <w:ilvl w:val="0"/>
              <w:numId w:val="0"/>
            </w:numPr>
            <w:ind w:left="0" w:firstLine="0"/>
          </w:pPr>
        </w:pPrChange>
      </w:pPr>
      <w:ins w:id="5237" w:author="HungNguyen" w:date="2012-02-22T19:47:00Z">
        <w:r>
          <w:lastRenderedPageBreak/>
          <w:t>Load</w:t>
        </w:r>
        <w:r>
          <w:rPr>
            <w:rFonts w:hint="eastAsia"/>
          </w:rPr>
          <w:t xml:space="preserve"> method</w:t>
        </w:r>
      </w:ins>
    </w:p>
    <w:p w:rsidR="0033091E" w:rsidRPr="0033091E" w:rsidRDefault="0033091E">
      <w:pPr>
        <w:autoSpaceDE w:val="0"/>
        <w:autoSpaceDN w:val="0"/>
        <w:adjustRightInd w:val="0"/>
        <w:spacing w:after="0" w:line="240" w:lineRule="auto"/>
        <w:ind w:left="1440" w:firstLine="720"/>
        <w:rPr>
          <w:ins w:id="5238" w:author="HungNguyen" w:date="2012-02-22T20:13:00Z"/>
          <w:rFonts w:ascii="Consolas" w:eastAsiaTheme="minorEastAsia" w:hAnsi="Consolas" w:cs="Consolas"/>
          <w:sz w:val="19"/>
          <w:szCs w:val="19"/>
          <w:lang w:eastAsia="ja-JP"/>
          <w:rPrChange w:id="5239" w:author="HungNguyen" w:date="2012-04-17T09:01:00Z">
            <w:rPr>
              <w:ins w:id="5240" w:author="HungNguyen" w:date="2012-02-22T20:13:00Z"/>
            </w:rPr>
          </w:rPrChange>
        </w:rPr>
        <w:pPrChange w:id="5241" w:author="HungNguyen" w:date="2012-04-17T09:01:00Z">
          <w:pPr>
            <w:pStyle w:val="Heading4"/>
            <w:numPr>
              <w:ilvl w:val="0"/>
              <w:numId w:val="0"/>
            </w:numPr>
            <w:ind w:left="0" w:firstLine="0"/>
          </w:pPr>
        </w:pPrChange>
      </w:pPr>
      <w:proofErr w:type="gramStart"/>
      <w:ins w:id="5242" w:author="HungNguyen" w:date="2012-04-17T09:01: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bool</w:t>
        </w:r>
        <w:r>
          <w:rPr>
            <w:rFonts w:ascii="Consolas" w:eastAsiaTheme="minorEastAsia" w:hAnsi="Consolas" w:cs="Consolas"/>
            <w:sz w:val="19"/>
            <w:szCs w:val="19"/>
            <w:lang w:eastAsia="ja-JP"/>
          </w:rPr>
          <w:t xml:space="preserve"> Load()</w:t>
        </w:r>
      </w:ins>
    </w:p>
    <w:p w:rsidR="001E773C" w:rsidRPr="001E773C" w:rsidRDefault="000E16A5">
      <w:pPr>
        <w:pStyle w:val="Heading8"/>
        <w:numPr>
          <w:ilvl w:val="0"/>
          <w:numId w:val="0"/>
        </w:numPr>
        <w:ind w:left="3744"/>
        <w:rPr>
          <w:ins w:id="5243" w:author="HungNguyen" w:date="2012-02-22T19:47:00Z"/>
          <w:rPrChange w:id="5244" w:author="HungNguyen" w:date="2012-02-22T20:13:00Z">
            <w:rPr>
              <w:ins w:id="5245" w:author="HungNguyen" w:date="2012-02-22T19:47:00Z"/>
              <w:lang w:eastAsia="ja-JP"/>
            </w:rPr>
          </w:rPrChange>
        </w:rPr>
        <w:pPrChange w:id="5246" w:author="HungNguyen" w:date="2012-02-22T20:23:00Z">
          <w:pPr>
            <w:pStyle w:val="Heading4"/>
            <w:numPr>
              <w:ilvl w:val="0"/>
              <w:numId w:val="0"/>
            </w:numPr>
            <w:ind w:left="0" w:firstLine="0"/>
          </w:pPr>
        </w:pPrChange>
      </w:pPr>
      <w:ins w:id="5247" w:author="HungNguyen" w:date="2012-02-22T20:13:00Z">
        <w:r w:rsidRPr="000E16A5">
          <w:rPr>
            <w:rPrChange w:id="5248" w:author="HungNguyen" w:date="2012-02-22T20:13:00Z">
              <w:rPr>
                <w:b w:val="0"/>
                <w:bCs w:val="0"/>
                <w:iCs w:val="0"/>
                <w:color w:val="0000FF" w:themeColor="hyperlink"/>
                <w:sz w:val="18"/>
                <w:szCs w:val="18"/>
                <w:u w:val="single"/>
              </w:rPr>
            </w:rPrChange>
          </w:rPr>
          <w:t>Used to load teaching plan</w:t>
        </w:r>
      </w:ins>
    </w:p>
    <w:p w:rsidR="001E773C" w:rsidRDefault="0065367C">
      <w:pPr>
        <w:pStyle w:val="Heading8"/>
        <w:numPr>
          <w:ilvl w:val="0"/>
          <w:numId w:val="0"/>
        </w:numPr>
        <w:ind w:left="3744"/>
        <w:rPr>
          <w:ins w:id="5249" w:author="HungNguyen" w:date="2012-02-22T19:47:00Z"/>
          <w:lang w:eastAsia="ja-JP"/>
        </w:rPr>
        <w:pPrChange w:id="5250" w:author="HungNguyen" w:date="2012-02-22T20:24:00Z">
          <w:pPr>
            <w:pStyle w:val="Heading4"/>
            <w:numPr>
              <w:ilvl w:val="0"/>
              <w:numId w:val="0"/>
            </w:numPr>
            <w:ind w:left="0" w:firstLine="0"/>
          </w:pPr>
        </w:pPrChange>
      </w:pPr>
      <w:ins w:id="5251" w:author="HungNguyen" w:date="2012-02-22T19:47:00Z">
        <w:del w:id="5252" w:author="Phuong Giang" w:date="2012-02-23T00:02:00Z">
          <w:r w:rsidDel="001669BE">
            <w:rPr>
              <w:rFonts w:hint="eastAsia"/>
            </w:rPr>
            <w:delText>Parameters</w:delText>
          </w:r>
          <w:r w:rsidDel="001669BE">
            <w:rPr>
              <w:rFonts w:hint="eastAsia"/>
              <w:lang w:eastAsia="ja-JP"/>
            </w:rPr>
            <w:delText xml:space="preserve"> &amp; return</w:delText>
          </w:r>
        </w:del>
      </w:ins>
      <w:ins w:id="5253" w:author="Phuong Giang" w:date="2012-02-23T00:02:00Z">
        <w:r w:rsidR="001669BE" w:rsidRPr="001669BE">
          <w:rPr>
            <w:rFonts w:ascii="Times New Roman" w:hAnsi="Times New Roman" w:hint="eastAsia"/>
            <w:b/>
            <w:sz w:val="22"/>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5254" w:author="Phuong Giang" w:date="2012-02-22T23:14: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325"/>
        <w:gridCol w:w="990"/>
        <w:gridCol w:w="1170"/>
        <w:gridCol w:w="4158"/>
        <w:tblGridChange w:id="5255">
          <w:tblGrid>
            <w:gridCol w:w="577"/>
            <w:gridCol w:w="1356"/>
            <w:gridCol w:w="1325"/>
            <w:gridCol w:w="990"/>
            <w:gridCol w:w="1170"/>
            <w:gridCol w:w="4158"/>
          </w:tblGrid>
        </w:tblGridChange>
      </w:tblGrid>
      <w:tr w:rsidR="0065367C" w:rsidRPr="00DC2D5F" w:rsidTr="0042744C">
        <w:trPr>
          <w:cnfStyle w:val="100000000000" w:firstRow="1" w:lastRow="0" w:firstColumn="0" w:lastColumn="0" w:oddVBand="0" w:evenVBand="0" w:oddHBand="0" w:evenHBand="0" w:firstRowFirstColumn="0" w:firstRowLastColumn="0" w:lastRowFirstColumn="0" w:lastRowLastColumn="0"/>
          <w:ins w:id="5256" w:author="HungNguyen" w:date="2012-02-22T19:47:00Z"/>
        </w:trPr>
        <w:tc>
          <w:tcPr>
            <w:tcW w:w="577" w:type="dxa"/>
            <w:tcPrChange w:id="5257" w:author="Phuong Giang" w:date="2012-02-22T23:14:00Z">
              <w:tcPr>
                <w:tcW w:w="577"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258" w:author="HungNguyen" w:date="2012-02-22T19:47:00Z"/>
                <w:b/>
                <w:rPrChange w:id="5259" w:author="Phuong Giang" w:date="2012-02-22T23:14:00Z">
                  <w:rPr>
                    <w:ins w:id="5260" w:author="HungNguyen" w:date="2012-02-22T19:47:00Z"/>
                    <w:b/>
                    <w:bCs w:val="0"/>
                    <w:color w:val="800000"/>
                  </w:rPr>
                </w:rPrChange>
              </w:rPr>
            </w:pPr>
            <w:ins w:id="5261" w:author="HungNguyen" w:date="2012-02-22T19:47:00Z">
              <w:r w:rsidRPr="009F25A3">
                <w:rPr>
                  <w:color w:val="auto"/>
                  <w:rPrChange w:id="5262" w:author="Phuong Giang" w:date="2012-02-22T23:38:00Z">
                    <w:rPr>
                      <w:rFonts w:asciiTheme="majorHAnsi" w:eastAsiaTheme="majorEastAsia" w:hAnsiTheme="majorHAnsi" w:cstheme="majorBidi"/>
                      <w:i/>
                      <w:iCs/>
                      <w:snapToGrid/>
                      <w:color w:val="800000"/>
                      <w:sz w:val="22"/>
                      <w:szCs w:val="22"/>
                    </w:rPr>
                  </w:rPrChange>
                </w:rPr>
                <w:t>No</w:t>
              </w:r>
            </w:ins>
          </w:p>
        </w:tc>
        <w:tc>
          <w:tcPr>
            <w:tcW w:w="1356" w:type="dxa"/>
            <w:tcPrChange w:id="5263" w:author="Phuong Giang" w:date="2012-02-22T23:14:00Z">
              <w:tcPr>
                <w:tcW w:w="1356"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264" w:author="HungNguyen" w:date="2012-02-22T19:47:00Z"/>
                <w:b/>
                <w:rPrChange w:id="5265" w:author="Phuong Giang" w:date="2012-02-22T23:14:00Z">
                  <w:rPr>
                    <w:ins w:id="5266" w:author="HungNguyen" w:date="2012-02-22T19:47:00Z"/>
                    <w:b/>
                    <w:bCs w:val="0"/>
                    <w:color w:val="800000"/>
                    <w:lang w:eastAsia="ja-JP"/>
                  </w:rPr>
                </w:rPrChange>
              </w:rPr>
            </w:pPr>
            <w:ins w:id="5267" w:author="HungNguyen" w:date="2012-02-22T19:47:00Z">
              <w:r w:rsidRPr="009F25A3">
                <w:rPr>
                  <w:color w:val="auto"/>
                  <w:rPrChange w:id="5268" w:author="Phuong Giang" w:date="2012-02-22T23:38:00Z">
                    <w:rPr>
                      <w:rFonts w:asciiTheme="majorHAnsi" w:eastAsiaTheme="majorEastAsia" w:hAnsiTheme="majorHAnsi" w:cstheme="majorBidi"/>
                      <w:i/>
                      <w:iCs/>
                      <w:snapToGrid/>
                      <w:color w:val="800000"/>
                      <w:sz w:val="22"/>
                      <w:szCs w:val="22"/>
                      <w:lang w:eastAsia="ja-JP"/>
                    </w:rPr>
                  </w:rPrChange>
                </w:rPr>
                <w:t>Parameter</w:t>
              </w:r>
            </w:ins>
          </w:p>
        </w:tc>
        <w:tc>
          <w:tcPr>
            <w:tcW w:w="1325" w:type="dxa"/>
            <w:tcPrChange w:id="5269" w:author="Phuong Giang" w:date="2012-02-22T23:14:00Z">
              <w:tcPr>
                <w:tcW w:w="1325"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270" w:author="HungNguyen" w:date="2012-02-22T19:47:00Z"/>
                <w:b/>
                <w:rPrChange w:id="5271" w:author="Phuong Giang" w:date="2012-02-22T23:14:00Z">
                  <w:rPr>
                    <w:ins w:id="5272" w:author="HungNguyen" w:date="2012-02-22T19:47:00Z"/>
                    <w:b/>
                    <w:bCs w:val="0"/>
                    <w:color w:val="800000"/>
                    <w:lang w:eastAsia="ja-JP"/>
                  </w:rPr>
                </w:rPrChange>
              </w:rPr>
            </w:pPr>
            <w:ins w:id="5273" w:author="HungNguyen" w:date="2012-02-22T19:47:00Z">
              <w:r w:rsidRPr="009F25A3">
                <w:rPr>
                  <w:color w:val="auto"/>
                  <w:rPrChange w:id="5274" w:author="Phuong Giang" w:date="2012-02-22T23:38:00Z">
                    <w:rPr>
                      <w:rFonts w:asciiTheme="majorHAnsi" w:eastAsiaTheme="majorEastAsia" w:hAnsiTheme="majorHAnsi" w:cstheme="majorBidi"/>
                      <w:i/>
                      <w:iCs/>
                      <w:snapToGrid/>
                      <w:color w:val="800000"/>
                      <w:sz w:val="22"/>
                      <w:szCs w:val="22"/>
                      <w:lang w:eastAsia="ja-JP"/>
                    </w:rPr>
                  </w:rPrChange>
                </w:rPr>
                <w:t>Type</w:t>
              </w:r>
            </w:ins>
          </w:p>
        </w:tc>
        <w:tc>
          <w:tcPr>
            <w:tcW w:w="990" w:type="dxa"/>
            <w:tcPrChange w:id="5275" w:author="Phuong Giang" w:date="2012-02-22T23:14:00Z">
              <w:tcPr>
                <w:tcW w:w="990"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276" w:author="HungNguyen" w:date="2012-02-22T19:47:00Z"/>
                <w:b/>
                <w:rPrChange w:id="5277" w:author="Phuong Giang" w:date="2012-02-22T23:14:00Z">
                  <w:rPr>
                    <w:ins w:id="5278" w:author="HungNguyen" w:date="2012-02-22T19:47:00Z"/>
                    <w:b/>
                    <w:bCs w:val="0"/>
                    <w:color w:val="800000"/>
                    <w:lang w:eastAsia="ja-JP"/>
                  </w:rPr>
                </w:rPrChange>
              </w:rPr>
            </w:pPr>
            <w:ins w:id="5279" w:author="HungNguyen" w:date="2012-02-22T19:47:00Z">
              <w:r w:rsidRPr="009F25A3">
                <w:rPr>
                  <w:color w:val="auto"/>
                  <w:rPrChange w:id="5280" w:author="Phuong Giang" w:date="2012-02-22T23:38:00Z">
                    <w:rPr>
                      <w:rFonts w:asciiTheme="majorHAnsi" w:eastAsiaTheme="majorEastAsia" w:hAnsiTheme="majorHAnsi" w:cstheme="majorBidi"/>
                      <w:i/>
                      <w:iCs/>
                      <w:snapToGrid/>
                      <w:color w:val="800000"/>
                      <w:sz w:val="22"/>
                      <w:szCs w:val="22"/>
                      <w:lang w:eastAsia="ja-JP"/>
                    </w:rPr>
                  </w:rPrChange>
                </w:rPr>
                <w:t>In/out</w:t>
              </w:r>
            </w:ins>
          </w:p>
        </w:tc>
        <w:tc>
          <w:tcPr>
            <w:tcW w:w="1170" w:type="dxa"/>
            <w:tcPrChange w:id="5281" w:author="Phuong Giang" w:date="2012-02-22T23:14:00Z">
              <w:tcPr>
                <w:tcW w:w="1170"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282" w:author="HungNguyen" w:date="2012-02-22T19:47:00Z"/>
                <w:b/>
                <w:rPrChange w:id="5283" w:author="Phuong Giang" w:date="2012-02-22T23:14:00Z">
                  <w:rPr>
                    <w:ins w:id="5284" w:author="HungNguyen" w:date="2012-02-22T19:47:00Z"/>
                    <w:b/>
                    <w:bCs w:val="0"/>
                    <w:color w:val="800000"/>
                    <w:lang w:eastAsia="ja-JP"/>
                  </w:rPr>
                </w:rPrChange>
              </w:rPr>
            </w:pPr>
            <w:ins w:id="5285" w:author="HungNguyen" w:date="2012-02-22T19:47:00Z">
              <w:r w:rsidRPr="009F25A3">
                <w:rPr>
                  <w:color w:val="auto"/>
                  <w:rPrChange w:id="5286" w:author="Phuong Giang" w:date="2012-02-22T23:38:00Z">
                    <w:rPr>
                      <w:rFonts w:asciiTheme="majorHAnsi" w:eastAsiaTheme="majorEastAsia" w:hAnsiTheme="majorHAnsi" w:cstheme="majorBidi"/>
                      <w:i/>
                      <w:iCs/>
                      <w:snapToGrid/>
                      <w:color w:val="800000"/>
                      <w:sz w:val="22"/>
                      <w:szCs w:val="22"/>
                      <w:lang w:eastAsia="ja-JP"/>
                    </w:rPr>
                  </w:rPrChange>
                </w:rPr>
                <w:t>Default</w:t>
              </w:r>
            </w:ins>
          </w:p>
        </w:tc>
        <w:tc>
          <w:tcPr>
            <w:tcW w:w="4158" w:type="dxa"/>
            <w:tcPrChange w:id="5287" w:author="Phuong Giang" w:date="2012-02-22T23:14:00Z">
              <w:tcPr>
                <w:tcW w:w="4158" w:type="dxa"/>
                <w:shd w:val="clear" w:color="auto" w:fill="FFE8E1"/>
              </w:tcPr>
            </w:tcPrChange>
          </w:tcPr>
          <w:p w:rsidR="0065367C" w:rsidRPr="0042744C" w:rsidRDefault="0065367C" w:rsidP="00995D66">
            <w:pPr>
              <w:pStyle w:val="TableCaption"/>
              <w:jc w:val="center"/>
              <w:cnfStyle w:val="100000000000" w:firstRow="1" w:lastRow="0" w:firstColumn="0" w:lastColumn="0" w:oddVBand="0" w:evenVBand="0" w:oddHBand="0" w:evenHBand="0" w:firstRowFirstColumn="0" w:firstRowLastColumn="0" w:lastRowFirstColumn="0" w:lastRowLastColumn="0"/>
              <w:rPr>
                <w:ins w:id="5288" w:author="HungNguyen" w:date="2012-02-22T19:47:00Z"/>
                <w:b/>
                <w:rPrChange w:id="5289" w:author="Phuong Giang" w:date="2012-02-22T23:14:00Z">
                  <w:rPr>
                    <w:ins w:id="5290" w:author="HungNguyen" w:date="2012-02-22T19:47:00Z"/>
                    <w:b/>
                    <w:bCs w:val="0"/>
                    <w:color w:val="800000"/>
                    <w:lang w:eastAsia="ja-JP"/>
                  </w:rPr>
                </w:rPrChange>
              </w:rPr>
            </w:pPr>
            <w:ins w:id="5291" w:author="HungNguyen" w:date="2012-02-22T19:47:00Z">
              <w:r w:rsidRPr="009F25A3">
                <w:rPr>
                  <w:color w:val="auto"/>
                  <w:rPrChange w:id="5292" w:author="Phuong Giang" w:date="2012-02-22T23:38:00Z">
                    <w:rPr>
                      <w:rFonts w:asciiTheme="majorHAnsi" w:eastAsiaTheme="majorEastAsia" w:hAnsiTheme="majorHAnsi" w:cstheme="majorBidi"/>
                      <w:i/>
                      <w:iCs/>
                      <w:snapToGrid/>
                      <w:color w:val="800000"/>
                      <w:sz w:val="22"/>
                      <w:szCs w:val="22"/>
                      <w:lang w:eastAsia="ja-JP"/>
                    </w:rPr>
                  </w:rPrChange>
                </w:rPr>
                <w:t>Description</w:t>
              </w:r>
            </w:ins>
          </w:p>
        </w:tc>
      </w:tr>
      <w:tr w:rsidR="00DC2D5F" w:rsidRPr="00D85E98" w:rsidTr="0042744C">
        <w:trPr>
          <w:ins w:id="5293" w:author="HungNguyen" w:date="2012-02-22T19:47:00Z"/>
        </w:trPr>
        <w:tc>
          <w:tcPr>
            <w:tcW w:w="577" w:type="dxa"/>
          </w:tcPr>
          <w:p w:rsidR="0065367C" w:rsidRPr="00D85E98" w:rsidRDefault="0065367C" w:rsidP="00995D66">
            <w:pPr>
              <w:pStyle w:val="comment"/>
              <w:ind w:left="0"/>
              <w:rPr>
                <w:ins w:id="5294" w:author="HungNguyen" w:date="2012-02-22T19:47:00Z"/>
                <w:rFonts w:ascii="Times New Roman" w:hAnsi="Times New Roman" w:cs="Times New Roman"/>
                <w:i w:val="0"/>
                <w:color w:val="auto"/>
                <w:sz w:val="22"/>
                <w:szCs w:val="22"/>
                <w:rPrChange w:id="5295" w:author="Phuong Giang" w:date="2012-02-22T23:46:00Z">
                  <w:rPr>
                    <w:ins w:id="5296" w:author="HungNguyen" w:date="2012-02-22T19:47:00Z"/>
                    <w:i w:val="0"/>
                    <w:sz w:val="18"/>
                    <w:szCs w:val="18"/>
                  </w:rPr>
                </w:rPrChange>
              </w:rPr>
            </w:pPr>
            <w:ins w:id="5297" w:author="HungNguyen" w:date="2012-02-22T19:47:00Z">
              <w:r w:rsidRPr="00D85E98">
                <w:rPr>
                  <w:rFonts w:ascii="Times New Roman" w:hAnsi="Times New Roman" w:cs="Times New Roman"/>
                  <w:i w:val="0"/>
                  <w:color w:val="auto"/>
                  <w:sz w:val="22"/>
                  <w:szCs w:val="22"/>
                  <w:rPrChange w:id="5298" w:author="Phuong Giang" w:date="2012-02-22T23:46:00Z">
                    <w:rPr>
                      <w:rFonts w:asciiTheme="majorHAnsi" w:eastAsiaTheme="majorEastAsia" w:hAnsiTheme="majorHAnsi" w:cstheme="majorBidi"/>
                      <w:b/>
                      <w:i w:val="0"/>
                      <w:iCs/>
                      <w:snapToGrid/>
                      <w:color w:val="4F81BD" w:themeColor="accent1"/>
                      <w:sz w:val="18"/>
                      <w:szCs w:val="18"/>
                      <w:lang w:eastAsia="en-US"/>
                    </w:rPr>
                  </w:rPrChange>
                </w:rPr>
                <w:t>01</w:t>
              </w:r>
            </w:ins>
          </w:p>
        </w:tc>
        <w:tc>
          <w:tcPr>
            <w:tcW w:w="1356" w:type="dxa"/>
          </w:tcPr>
          <w:p w:rsidR="0065367C" w:rsidRPr="00D85E98" w:rsidRDefault="0065367C" w:rsidP="00995D66">
            <w:pPr>
              <w:pStyle w:val="comment"/>
              <w:ind w:left="0"/>
              <w:rPr>
                <w:ins w:id="5299" w:author="HungNguyen" w:date="2012-02-22T19:47:00Z"/>
                <w:rFonts w:ascii="Times New Roman" w:hAnsi="Times New Roman" w:cs="Times New Roman"/>
                <w:i w:val="0"/>
                <w:color w:val="auto"/>
                <w:sz w:val="22"/>
                <w:szCs w:val="22"/>
                <w:rPrChange w:id="5300" w:author="Phuong Giang" w:date="2012-02-22T23:46:00Z">
                  <w:rPr>
                    <w:ins w:id="5301" w:author="HungNguyen" w:date="2012-02-22T19:47:00Z"/>
                    <w:i w:val="0"/>
                    <w:sz w:val="18"/>
                    <w:szCs w:val="18"/>
                  </w:rPr>
                </w:rPrChange>
              </w:rPr>
            </w:pPr>
            <w:ins w:id="5302" w:author="HungNguyen" w:date="2012-02-22T19:47:00Z">
              <w:r w:rsidRPr="00D85E98">
                <w:rPr>
                  <w:rFonts w:ascii="Times New Roman" w:hAnsi="Times New Roman" w:cs="Times New Roman"/>
                  <w:i w:val="0"/>
                  <w:color w:val="auto"/>
                  <w:sz w:val="22"/>
                  <w:szCs w:val="22"/>
                  <w:rPrChange w:id="530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&lt;return&gt;</w:t>
              </w:r>
            </w:ins>
          </w:p>
        </w:tc>
        <w:tc>
          <w:tcPr>
            <w:tcW w:w="1325" w:type="dxa"/>
          </w:tcPr>
          <w:p w:rsidR="0065367C" w:rsidRPr="00D85E98" w:rsidRDefault="0065367C" w:rsidP="00995D66">
            <w:pPr>
              <w:pStyle w:val="comment"/>
              <w:ind w:left="0"/>
              <w:rPr>
                <w:ins w:id="5304" w:author="HungNguyen" w:date="2012-02-22T19:47:00Z"/>
                <w:rFonts w:ascii="Times New Roman" w:hAnsi="Times New Roman" w:cs="Times New Roman"/>
                <w:i w:val="0"/>
                <w:color w:val="auto"/>
                <w:sz w:val="22"/>
                <w:szCs w:val="22"/>
                <w:rPrChange w:id="5305" w:author="Phuong Giang" w:date="2012-02-22T23:46:00Z">
                  <w:rPr>
                    <w:ins w:id="5306" w:author="HungNguyen" w:date="2012-02-22T19:47:00Z"/>
                    <w:i w:val="0"/>
                    <w:sz w:val="18"/>
                    <w:szCs w:val="18"/>
                  </w:rPr>
                </w:rPrChange>
              </w:rPr>
            </w:pPr>
            <w:ins w:id="5307" w:author="HungNguyen" w:date="2012-02-22T19:47:00Z">
              <w:r w:rsidRPr="00D85E98">
                <w:rPr>
                  <w:rFonts w:ascii="Times New Roman" w:hAnsi="Times New Roman" w:cs="Times New Roman"/>
                  <w:i w:val="0"/>
                  <w:color w:val="auto"/>
                  <w:sz w:val="22"/>
                  <w:szCs w:val="22"/>
                  <w:rPrChange w:id="5308" w:author="Phuong Giang" w:date="2012-02-22T23:46:00Z">
                    <w:rPr>
                      <w:rFonts w:asciiTheme="majorHAnsi" w:eastAsiaTheme="majorEastAsia" w:hAnsiTheme="majorHAnsi" w:cstheme="majorBidi"/>
                      <w:b/>
                      <w:i w:val="0"/>
                      <w:iCs/>
                      <w:snapToGrid/>
                      <w:color w:val="4F81BD" w:themeColor="accent1"/>
                      <w:sz w:val="18"/>
                      <w:szCs w:val="18"/>
                      <w:lang w:eastAsia="en-US"/>
                    </w:rPr>
                  </w:rPrChange>
                </w:rPr>
                <w:t>Bool</w:t>
              </w:r>
            </w:ins>
          </w:p>
        </w:tc>
        <w:tc>
          <w:tcPr>
            <w:tcW w:w="990" w:type="dxa"/>
          </w:tcPr>
          <w:p w:rsidR="0065367C" w:rsidRPr="00D85E98" w:rsidRDefault="0065367C" w:rsidP="00995D66">
            <w:pPr>
              <w:pStyle w:val="comment"/>
              <w:ind w:left="0"/>
              <w:rPr>
                <w:ins w:id="5309" w:author="HungNguyen" w:date="2012-02-22T19:47:00Z"/>
                <w:rFonts w:ascii="Times New Roman" w:hAnsi="Times New Roman" w:cs="Times New Roman"/>
                <w:i w:val="0"/>
                <w:color w:val="auto"/>
                <w:sz w:val="22"/>
                <w:szCs w:val="22"/>
                <w:rPrChange w:id="5310" w:author="Phuong Giang" w:date="2012-02-22T23:46:00Z">
                  <w:rPr>
                    <w:ins w:id="5311" w:author="HungNguyen" w:date="2012-02-22T19:47:00Z"/>
                    <w:i w:val="0"/>
                    <w:sz w:val="18"/>
                    <w:szCs w:val="18"/>
                  </w:rPr>
                </w:rPrChange>
              </w:rPr>
            </w:pPr>
            <w:ins w:id="5312" w:author="HungNguyen" w:date="2012-02-22T19:47:00Z">
              <w:r w:rsidRPr="00D85E98">
                <w:rPr>
                  <w:rFonts w:ascii="Times New Roman" w:hAnsi="Times New Roman" w:cs="Times New Roman"/>
                  <w:i w:val="0"/>
                  <w:color w:val="auto"/>
                  <w:sz w:val="22"/>
                  <w:szCs w:val="22"/>
                  <w:rPrChange w:id="5313" w:author="Phuong Giang" w:date="2012-02-22T23:46:00Z">
                    <w:rPr>
                      <w:rFonts w:asciiTheme="majorHAnsi" w:eastAsiaTheme="majorEastAsia" w:hAnsiTheme="majorHAnsi" w:cstheme="majorBidi"/>
                      <w:b/>
                      <w:i w:val="0"/>
                      <w:iCs/>
                      <w:snapToGrid/>
                      <w:color w:val="4F81BD" w:themeColor="accent1"/>
                      <w:sz w:val="18"/>
                      <w:szCs w:val="18"/>
                      <w:lang w:eastAsia="en-US"/>
                    </w:rPr>
                  </w:rPrChange>
                </w:rPr>
                <w:t>out</w:t>
              </w:r>
            </w:ins>
          </w:p>
        </w:tc>
        <w:tc>
          <w:tcPr>
            <w:tcW w:w="1170" w:type="dxa"/>
          </w:tcPr>
          <w:p w:rsidR="0065367C" w:rsidRPr="00D85E98" w:rsidRDefault="0065367C" w:rsidP="00995D66">
            <w:pPr>
              <w:pStyle w:val="comment"/>
              <w:ind w:left="0"/>
              <w:rPr>
                <w:ins w:id="5314" w:author="HungNguyen" w:date="2012-02-22T19:47:00Z"/>
                <w:rFonts w:ascii="Times New Roman" w:hAnsi="Times New Roman" w:cs="Times New Roman"/>
                <w:i w:val="0"/>
                <w:color w:val="auto"/>
                <w:sz w:val="22"/>
                <w:szCs w:val="22"/>
                <w:rPrChange w:id="5315" w:author="Phuong Giang" w:date="2012-02-22T23:46:00Z">
                  <w:rPr>
                    <w:ins w:id="5316" w:author="HungNguyen" w:date="2012-02-22T19:47:00Z"/>
                    <w:i w:val="0"/>
                    <w:sz w:val="18"/>
                    <w:szCs w:val="18"/>
                  </w:rPr>
                </w:rPrChange>
              </w:rPr>
            </w:pPr>
          </w:p>
        </w:tc>
        <w:tc>
          <w:tcPr>
            <w:tcW w:w="4158" w:type="dxa"/>
          </w:tcPr>
          <w:p w:rsidR="0065367C" w:rsidRPr="00D85E98" w:rsidRDefault="0065367C" w:rsidP="00995D66">
            <w:pPr>
              <w:pStyle w:val="comment"/>
              <w:ind w:left="0"/>
              <w:rPr>
                <w:ins w:id="5317" w:author="HungNguyen" w:date="2012-02-22T19:47:00Z"/>
                <w:rFonts w:ascii="Times New Roman" w:hAnsi="Times New Roman" w:cs="Times New Roman"/>
                <w:i w:val="0"/>
                <w:color w:val="auto"/>
                <w:sz w:val="22"/>
                <w:szCs w:val="22"/>
                <w:rPrChange w:id="5318" w:author="Phuong Giang" w:date="2012-02-22T23:46:00Z">
                  <w:rPr>
                    <w:ins w:id="5319" w:author="HungNguyen" w:date="2012-02-22T19:47:00Z"/>
                    <w:i w:val="0"/>
                    <w:sz w:val="18"/>
                    <w:szCs w:val="18"/>
                  </w:rPr>
                </w:rPrChange>
              </w:rPr>
            </w:pPr>
          </w:p>
        </w:tc>
      </w:tr>
    </w:tbl>
    <w:p w:rsidR="0065367C" w:rsidRPr="00242043" w:rsidRDefault="0065367C" w:rsidP="0065367C">
      <w:pPr>
        <w:rPr>
          <w:ins w:id="5320" w:author="HungNguyen" w:date="2012-02-22T19:47:00Z"/>
        </w:rPr>
      </w:pPr>
    </w:p>
    <w:p w:rsidR="003365FC" w:rsidRPr="003365FC" w:rsidRDefault="003365FC">
      <w:pPr>
        <w:pStyle w:val="Heading3"/>
        <w:rPr>
          <w:ins w:id="5321" w:author="Red Army" w:date="2012-02-22T21:20:00Z"/>
        </w:rPr>
        <w:pPrChange w:id="5322" w:author="Phuong Giang" w:date="2012-02-22T23:58:00Z">
          <w:pPr>
            <w:keepNext/>
            <w:keepLines/>
            <w:numPr>
              <w:ilvl w:val="2"/>
              <w:numId w:val="5"/>
            </w:numPr>
            <w:tabs>
              <w:tab w:val="left" w:pos="4208"/>
            </w:tabs>
            <w:spacing w:before="200" w:after="0"/>
            <w:ind w:left="1224" w:hanging="504"/>
            <w:outlineLvl w:val="2"/>
          </w:pPr>
        </w:pPrChange>
      </w:pPr>
      <w:bookmarkStart w:id="5323" w:name="_Toc317721137"/>
      <w:proofErr w:type="spellStart"/>
      <w:ins w:id="5324" w:author="Red Army" w:date="2012-02-22T21:20:00Z">
        <w:r w:rsidRPr="003365FC">
          <w:t>TLH.KnowledgeItem</w:t>
        </w:r>
        <w:bookmarkEnd w:id="5323"/>
        <w:proofErr w:type="spellEnd"/>
      </w:ins>
    </w:p>
    <w:p w:rsidR="001A326B" w:rsidRPr="003365FC" w:rsidRDefault="001A326B">
      <w:pPr>
        <w:pStyle w:val="Heading4"/>
        <w:rPr>
          <w:ins w:id="5325" w:author="Red Army" w:date="2012-02-22T22:52:00Z"/>
        </w:rPr>
        <w:pPrChange w:id="5326" w:author="Phuong Giang" w:date="2012-02-22T23:58:00Z">
          <w:pPr>
            <w:keepNext/>
            <w:keepLines/>
            <w:numPr>
              <w:ilvl w:val="3"/>
              <w:numId w:val="5"/>
            </w:numPr>
            <w:tabs>
              <w:tab w:val="left" w:pos="4208"/>
            </w:tabs>
            <w:spacing w:before="200" w:after="0"/>
            <w:ind w:left="1728" w:hanging="648"/>
            <w:outlineLvl w:val="3"/>
          </w:pPr>
        </w:pPrChange>
      </w:pPr>
      <w:ins w:id="5327" w:author="Red Army" w:date="2012-02-22T22:52:00Z">
        <w:r w:rsidRPr="003365FC">
          <w:t>Class Diagram Explanation</w:t>
        </w:r>
      </w:ins>
    </w:p>
    <w:p w:rsidR="001A326B" w:rsidRPr="003365FC" w:rsidRDefault="001A326B" w:rsidP="001A326B">
      <w:pPr>
        <w:tabs>
          <w:tab w:val="left" w:pos="4208"/>
        </w:tabs>
        <w:ind w:left="360"/>
        <w:rPr>
          <w:ins w:id="5328" w:author="Red Army" w:date="2012-02-22T22:52:00Z"/>
          <w:rFonts w:ascii="Times New Roman" w:hAnsi="Times New Roman"/>
          <w:noProof/>
          <w:lang w:eastAsia="ja-JP"/>
        </w:rPr>
      </w:pPr>
    </w:p>
    <w:p w:rsidR="00651F73" w:rsidRDefault="001A326B">
      <w:pPr>
        <w:keepNext/>
        <w:tabs>
          <w:tab w:val="left" w:pos="4208"/>
        </w:tabs>
        <w:ind w:left="360"/>
        <w:rPr>
          <w:ins w:id="5329" w:author="Phuong Giang" w:date="2012-02-23T00:13:00Z"/>
        </w:rPr>
        <w:pPrChange w:id="5330" w:author="Phuong Giang" w:date="2012-02-23T00:13:00Z">
          <w:pPr>
            <w:tabs>
              <w:tab w:val="left" w:pos="4208"/>
            </w:tabs>
            <w:ind w:left="360"/>
          </w:pPr>
        </w:pPrChange>
      </w:pPr>
      <w:ins w:id="5331" w:author="Red Army" w:date="2012-02-22T22:52:00Z">
        <w:r w:rsidRPr="00111912">
          <w:rPr>
            <w:rFonts w:ascii="Times New Roman" w:hAnsi="Times New Roman"/>
            <w:noProof/>
            <w:lang w:eastAsia="ja-JP"/>
            <w:rPrChange w:id="5332" w:author="Unknown">
              <w:rPr>
                <w:rFonts w:asciiTheme="majorHAnsi" w:eastAsiaTheme="majorEastAsia" w:hAnsiTheme="majorHAnsi" w:cstheme="majorBidi"/>
                <w:b/>
                <w:bCs/>
                <w:i/>
                <w:iCs/>
                <w:noProof/>
                <w:color w:val="4F81BD" w:themeColor="accent1"/>
                <w:lang w:eastAsia="ja-JP"/>
              </w:rPr>
            </w:rPrChange>
          </w:rPr>
          <w:drawing>
            <wp:inline distT="0" distB="0" distL="0" distR="0" wp14:anchorId="46A3A312" wp14:editId="0EB3C6E7">
              <wp:extent cx="5934710" cy="4054475"/>
              <wp:effectExtent l="0" t="0" r="8890" b="3175"/>
              <wp:docPr id="5" name="Picture 5" descr="Description: D:\SOURCE\TLH-trunk\Document\Design\Class Diagram\TLH_KIMan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SOURCE\TLH-trunk\Document\Design\Class Diagram\TLH_KIManage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4054475"/>
                      </a:xfrm>
                      <a:prstGeom prst="rect">
                        <a:avLst/>
                      </a:prstGeom>
                      <a:noFill/>
                      <a:ln>
                        <a:noFill/>
                      </a:ln>
                    </pic:spPr>
                  </pic:pic>
                </a:graphicData>
              </a:graphic>
            </wp:inline>
          </w:drawing>
        </w:r>
      </w:ins>
    </w:p>
    <w:p w:rsidR="001A326B" w:rsidRPr="003365FC" w:rsidRDefault="00651F73">
      <w:pPr>
        <w:pStyle w:val="Caption"/>
        <w:jc w:val="center"/>
        <w:rPr>
          <w:ins w:id="5333" w:author="Red Army" w:date="2012-02-22T22:52:00Z"/>
        </w:rPr>
        <w:pPrChange w:id="5334" w:author="Phuong Giang" w:date="2012-02-23T00:13:00Z">
          <w:pPr>
            <w:tabs>
              <w:tab w:val="left" w:pos="4208"/>
            </w:tabs>
            <w:ind w:left="360"/>
          </w:pPr>
        </w:pPrChange>
      </w:pPr>
      <w:bookmarkStart w:id="5335" w:name="_Toc317720989"/>
      <w:ins w:id="5336" w:author="Phuong Giang" w:date="2012-02-23T00:13:00Z">
        <w:r>
          <w:t xml:space="preserve">Figure </w:t>
        </w:r>
        <w:r>
          <w:fldChar w:fldCharType="begin"/>
        </w:r>
        <w:r>
          <w:instrText xml:space="preserve"> SEQ Figure \* ARABIC </w:instrText>
        </w:r>
      </w:ins>
      <w:r>
        <w:fldChar w:fldCharType="separate"/>
      </w:r>
      <w:ins w:id="5337" w:author="Phuong Giang" w:date="2012-02-23T00:34:00Z">
        <w:r w:rsidR="00AF3591">
          <w:rPr>
            <w:noProof/>
          </w:rPr>
          <w:t>5</w:t>
        </w:r>
      </w:ins>
      <w:ins w:id="5338" w:author="Phuong Giang" w:date="2012-02-23T00:13:00Z">
        <w:r>
          <w:fldChar w:fldCharType="end"/>
        </w:r>
        <w:r>
          <w:t xml:space="preserve"> - Knowledge Item Class Diagram</w:t>
        </w:r>
      </w:ins>
      <w:bookmarkEnd w:id="5335"/>
    </w:p>
    <w:p w:rsidR="001A326B" w:rsidRPr="003365FC" w:rsidRDefault="001A326B">
      <w:pPr>
        <w:pStyle w:val="Heading4"/>
        <w:rPr>
          <w:ins w:id="5339" w:author="Red Army" w:date="2012-02-22T22:52:00Z"/>
        </w:rPr>
        <w:pPrChange w:id="5340" w:author="Phuong Giang" w:date="2012-02-22T23:58:00Z">
          <w:pPr>
            <w:keepNext/>
            <w:keepLines/>
            <w:numPr>
              <w:ilvl w:val="3"/>
              <w:numId w:val="6"/>
            </w:numPr>
            <w:tabs>
              <w:tab w:val="left" w:pos="4208"/>
            </w:tabs>
            <w:spacing w:before="200" w:after="0"/>
            <w:ind w:left="1728" w:hanging="648"/>
            <w:outlineLvl w:val="3"/>
          </w:pPr>
        </w:pPrChange>
      </w:pPr>
      <w:ins w:id="5341" w:author="Red Army" w:date="2012-02-22T22:52:00Z">
        <w:r w:rsidRPr="003365FC">
          <w:t>Knowledge Item class</w:t>
        </w:r>
      </w:ins>
    </w:p>
    <w:p w:rsidR="001A326B" w:rsidRPr="003365FC" w:rsidRDefault="001A326B" w:rsidP="001A326B">
      <w:pPr>
        <w:tabs>
          <w:tab w:val="left" w:pos="4208"/>
        </w:tabs>
        <w:ind w:left="360"/>
        <w:rPr>
          <w:ins w:id="5342" w:author="Red Army" w:date="2012-02-22T22:52:00Z"/>
          <w:rFonts w:ascii="Times New Roman" w:hAnsi="Times New Roman"/>
        </w:rPr>
      </w:pPr>
      <w:ins w:id="5343" w:author="Red Army" w:date="2012-02-22T22:52:00Z">
        <w:r w:rsidRPr="003365FC">
          <w:rPr>
            <w:rFonts w:ascii="Times New Roman" w:hAnsi="Times New Roman"/>
          </w:rPr>
          <w:t>This class is the model class of Knowledge Item object.</w:t>
        </w:r>
      </w:ins>
    </w:p>
    <w:p w:rsidR="001A326B" w:rsidRDefault="001A326B" w:rsidP="001A326B">
      <w:pPr>
        <w:keepNext/>
        <w:keepLines/>
        <w:numPr>
          <w:ilvl w:val="4"/>
          <w:numId w:val="5"/>
        </w:numPr>
        <w:tabs>
          <w:tab w:val="left" w:pos="4208"/>
        </w:tabs>
        <w:spacing w:before="200" w:after="0"/>
        <w:outlineLvl w:val="4"/>
        <w:rPr>
          <w:ins w:id="5344" w:author="Red Army" w:date="2012-02-22T22:52:00Z"/>
          <w:rFonts w:ascii="Cambria" w:eastAsia="MS Gothic" w:hAnsi="Cambria"/>
          <w:color w:val="243F60"/>
          <w:lang w:eastAsia="ja-JP"/>
        </w:rPr>
      </w:pPr>
      <w:ins w:id="5345" w:author="Red Army" w:date="2012-02-22T22:52:00Z">
        <w:r w:rsidRPr="003365FC">
          <w:rPr>
            <w:rFonts w:ascii="Cambria" w:eastAsia="MS Gothic" w:hAnsi="Cambria" w:hint="eastAsia"/>
            <w:color w:val="243F60"/>
          </w:rPr>
          <w:t>Attributes</w:t>
        </w:r>
      </w:ins>
    </w:p>
    <w:tbl>
      <w:tblPr>
        <w:tblStyle w:val="LightList-Accent11"/>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1596"/>
        <w:gridCol w:w="1596"/>
        <w:gridCol w:w="2525"/>
        <w:gridCol w:w="1000"/>
        <w:gridCol w:w="2702"/>
      </w:tblGrid>
      <w:tr w:rsidR="001A326B" w:rsidTr="00995D66">
        <w:trPr>
          <w:cnfStyle w:val="100000000000" w:firstRow="1" w:lastRow="0" w:firstColumn="0" w:lastColumn="0" w:oddVBand="0" w:evenVBand="0" w:oddHBand="0" w:evenHBand="0" w:firstRowFirstColumn="0" w:firstRowLastColumn="0" w:lastRowFirstColumn="0" w:lastRowLastColumn="0"/>
          <w:ins w:id="5346"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Pr>
          <w:p w:rsidR="001A326B" w:rsidRDefault="001A326B" w:rsidP="00995D66">
            <w:pPr>
              <w:rPr>
                <w:ins w:id="5347" w:author="Red Army" w:date="2012-02-22T22:52:00Z"/>
                <w:lang w:eastAsia="ja-JP"/>
              </w:rPr>
            </w:pPr>
            <w:ins w:id="5348" w:author="Red Army" w:date="2012-02-22T22:52:00Z">
              <w:r>
                <w:rPr>
                  <w:lang w:eastAsia="ja-JP"/>
                </w:rPr>
                <w:t>No</w:t>
              </w:r>
            </w:ins>
          </w:p>
        </w:tc>
        <w:tc>
          <w:tcPr>
            <w:tcW w:w="1596" w:type="dxa"/>
          </w:tcPr>
          <w:p w:rsidR="001A326B" w:rsidRDefault="001A326B" w:rsidP="00995D66">
            <w:pPr>
              <w:cnfStyle w:val="100000000000" w:firstRow="1" w:lastRow="0" w:firstColumn="0" w:lastColumn="0" w:oddVBand="0" w:evenVBand="0" w:oddHBand="0" w:evenHBand="0" w:firstRowFirstColumn="0" w:firstRowLastColumn="0" w:lastRowFirstColumn="0" w:lastRowLastColumn="0"/>
              <w:rPr>
                <w:ins w:id="5349" w:author="Red Army" w:date="2012-02-22T22:52:00Z"/>
                <w:lang w:eastAsia="ja-JP"/>
              </w:rPr>
            </w:pPr>
            <w:ins w:id="5350" w:author="Red Army" w:date="2012-02-22T22:52:00Z">
              <w:r>
                <w:rPr>
                  <w:lang w:eastAsia="ja-JP"/>
                </w:rPr>
                <w:t>Attribute</w:t>
              </w:r>
            </w:ins>
          </w:p>
        </w:tc>
        <w:tc>
          <w:tcPr>
            <w:tcW w:w="1596" w:type="dxa"/>
          </w:tcPr>
          <w:p w:rsidR="001A326B" w:rsidRDefault="001A326B" w:rsidP="00995D66">
            <w:pPr>
              <w:cnfStyle w:val="100000000000" w:firstRow="1" w:lastRow="0" w:firstColumn="0" w:lastColumn="0" w:oddVBand="0" w:evenVBand="0" w:oddHBand="0" w:evenHBand="0" w:firstRowFirstColumn="0" w:firstRowLastColumn="0" w:lastRowFirstColumn="0" w:lastRowLastColumn="0"/>
              <w:rPr>
                <w:ins w:id="5351" w:author="Red Army" w:date="2012-02-22T22:52:00Z"/>
                <w:lang w:eastAsia="ja-JP"/>
              </w:rPr>
            </w:pPr>
            <w:ins w:id="5352" w:author="Red Army" w:date="2012-02-22T22:52:00Z">
              <w:r>
                <w:rPr>
                  <w:lang w:eastAsia="ja-JP"/>
                </w:rPr>
                <w:t>Type</w:t>
              </w:r>
            </w:ins>
          </w:p>
        </w:tc>
        <w:tc>
          <w:tcPr>
            <w:tcW w:w="2525" w:type="dxa"/>
          </w:tcPr>
          <w:p w:rsidR="001A326B" w:rsidRDefault="001A326B" w:rsidP="00995D66">
            <w:pPr>
              <w:cnfStyle w:val="100000000000" w:firstRow="1" w:lastRow="0" w:firstColumn="0" w:lastColumn="0" w:oddVBand="0" w:evenVBand="0" w:oddHBand="0" w:evenHBand="0" w:firstRowFirstColumn="0" w:firstRowLastColumn="0" w:lastRowFirstColumn="0" w:lastRowLastColumn="0"/>
              <w:rPr>
                <w:ins w:id="5353" w:author="Red Army" w:date="2012-02-22T22:52:00Z"/>
                <w:lang w:eastAsia="ja-JP"/>
              </w:rPr>
            </w:pPr>
            <w:ins w:id="5354" w:author="Red Army" w:date="2012-02-22T22:52:00Z">
              <w:r>
                <w:rPr>
                  <w:lang w:eastAsia="ja-JP"/>
                </w:rPr>
                <w:t>Default</w:t>
              </w:r>
            </w:ins>
          </w:p>
        </w:tc>
        <w:tc>
          <w:tcPr>
            <w:tcW w:w="1000" w:type="dxa"/>
          </w:tcPr>
          <w:p w:rsidR="001A326B" w:rsidRDefault="001A326B" w:rsidP="00995D66">
            <w:pPr>
              <w:cnfStyle w:val="100000000000" w:firstRow="1" w:lastRow="0" w:firstColumn="0" w:lastColumn="0" w:oddVBand="0" w:evenVBand="0" w:oddHBand="0" w:evenHBand="0" w:firstRowFirstColumn="0" w:firstRowLastColumn="0" w:lastRowFirstColumn="0" w:lastRowLastColumn="0"/>
              <w:rPr>
                <w:ins w:id="5355" w:author="Red Army" w:date="2012-02-22T22:52:00Z"/>
                <w:lang w:eastAsia="ja-JP"/>
              </w:rPr>
            </w:pPr>
            <w:ins w:id="5356" w:author="Red Army" w:date="2012-02-22T22:52:00Z">
              <w:r>
                <w:rPr>
                  <w:lang w:eastAsia="ja-JP"/>
                </w:rPr>
                <w:t>Note</w:t>
              </w:r>
            </w:ins>
          </w:p>
        </w:tc>
        <w:tc>
          <w:tcPr>
            <w:tcW w:w="2702" w:type="dxa"/>
          </w:tcPr>
          <w:p w:rsidR="001A326B" w:rsidRDefault="001A326B" w:rsidP="00995D66">
            <w:pPr>
              <w:cnfStyle w:val="100000000000" w:firstRow="1" w:lastRow="0" w:firstColumn="0" w:lastColumn="0" w:oddVBand="0" w:evenVBand="0" w:oddHBand="0" w:evenHBand="0" w:firstRowFirstColumn="0" w:firstRowLastColumn="0" w:lastRowFirstColumn="0" w:lastRowLastColumn="0"/>
              <w:rPr>
                <w:ins w:id="5357" w:author="Red Army" w:date="2012-02-22T22:52:00Z"/>
                <w:lang w:eastAsia="ja-JP"/>
              </w:rPr>
            </w:pPr>
            <w:ins w:id="5358" w:author="Red Army" w:date="2012-02-22T22:52:00Z">
              <w:r>
                <w:rPr>
                  <w:lang w:eastAsia="ja-JP"/>
                </w:rPr>
                <w:t>Description</w:t>
              </w:r>
            </w:ins>
          </w:p>
        </w:tc>
      </w:tr>
      <w:tr w:rsidR="001A326B" w:rsidRPr="00D85E98" w:rsidTr="00995D66">
        <w:trPr>
          <w:cnfStyle w:val="000000100000" w:firstRow="0" w:lastRow="0" w:firstColumn="0" w:lastColumn="0" w:oddVBand="0" w:evenVBand="0" w:oddHBand="1" w:evenHBand="0" w:firstRowFirstColumn="0" w:firstRowLastColumn="0" w:lastRowFirstColumn="0" w:lastRowLastColumn="0"/>
          <w:ins w:id="5359"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Borders>
              <w:top w:val="none" w:sz="0" w:space="0" w:color="auto"/>
              <w:left w:val="none" w:sz="0" w:space="0" w:color="auto"/>
              <w:bottom w:val="none" w:sz="0" w:space="0" w:color="auto"/>
            </w:tcBorders>
          </w:tcPr>
          <w:p w:rsidR="001A326B" w:rsidRPr="00D85E98" w:rsidRDefault="001A326B">
            <w:pPr>
              <w:pStyle w:val="comment"/>
              <w:ind w:left="0"/>
              <w:rPr>
                <w:ins w:id="5360" w:author="Red Army" w:date="2012-02-22T22:52:00Z"/>
                <w:rFonts w:ascii="Times New Roman" w:hAnsi="Times New Roman" w:cs="Times New Roman"/>
                <w:b w:val="0"/>
                <w:bCs/>
                <w:color w:val="auto"/>
                <w:sz w:val="22"/>
                <w:szCs w:val="22"/>
                <w:rPrChange w:id="5361" w:author="Phuong Giang" w:date="2012-02-22T23:46:00Z">
                  <w:rPr>
                    <w:ins w:id="5362" w:author="Red Army" w:date="2012-02-22T22:52:00Z"/>
                    <w:rFonts w:ascii="Tahoma" w:eastAsia="MS Mincho" w:hAnsi="Tahoma" w:cs="Arial"/>
                    <w:b w:val="0"/>
                    <w:bCs w:val="0"/>
                    <w:snapToGrid w:val="0"/>
                    <w:color w:val="000000" w:themeColor="text1"/>
                    <w:sz w:val="18"/>
                    <w:szCs w:val="18"/>
                    <w:lang w:eastAsia="ja-JP"/>
                  </w:rPr>
                </w:rPrChange>
              </w:rPr>
              <w:pPrChange w:id="5363" w:author="Phuong Giang" w:date="2012-02-22T23:29:00Z">
                <w:pPr>
                  <w:spacing w:before="120" w:after="200" w:line="360" w:lineRule="auto"/>
                </w:pPr>
              </w:pPrChange>
            </w:pPr>
            <w:ins w:id="5364" w:author="Red Army" w:date="2012-02-22T22:52:00Z">
              <w:r w:rsidRPr="00D85E98">
                <w:rPr>
                  <w:rFonts w:ascii="Times New Roman" w:hAnsi="Times New Roman" w:cs="Times New Roman"/>
                  <w:bCs/>
                  <w:i w:val="0"/>
                  <w:color w:val="auto"/>
                  <w:sz w:val="22"/>
                  <w:szCs w:val="22"/>
                  <w:rPrChange w:id="5365" w:author="Phuong Giang" w:date="2012-02-22T23:46:00Z">
                    <w:rPr>
                      <w:bCs w:val="0"/>
                      <w:i/>
                      <w:color w:val="000000" w:themeColor="text1"/>
                      <w:sz w:val="18"/>
                      <w:szCs w:val="18"/>
                    </w:rPr>
                  </w:rPrChange>
                </w:rPr>
                <w:lastRenderedPageBreak/>
                <w:t>01</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366" w:author="Red Army" w:date="2012-02-22T22:52:00Z"/>
                <w:rFonts w:ascii="Times New Roman" w:hAnsi="Times New Roman" w:cs="Times New Roman"/>
                <w:color w:val="auto"/>
                <w:sz w:val="22"/>
                <w:szCs w:val="22"/>
                <w:rPrChange w:id="5367" w:author="Phuong Giang" w:date="2012-02-22T23:46:00Z">
                  <w:rPr>
                    <w:ins w:id="5368" w:author="Red Army" w:date="2012-02-22T22:52:00Z"/>
                    <w:rFonts w:ascii="Tahoma" w:eastAsia="MS Mincho" w:hAnsi="Tahoma" w:cs="Arial"/>
                    <w:snapToGrid w:val="0"/>
                    <w:color w:val="000000" w:themeColor="text1"/>
                    <w:sz w:val="18"/>
                    <w:szCs w:val="18"/>
                    <w:lang w:eastAsia="ja-JP"/>
                  </w:rPr>
                </w:rPrChange>
              </w:rPr>
              <w:pPrChange w:id="5369" w:author="Phuong Giang" w:date="2012-02-22T23:29:00Z">
                <w:pPr>
                  <w:spacing w:before="120" w:after="200" w:line="360" w:lineRule="auto"/>
                  <w:cnfStyle w:val="000000100000" w:firstRow="0" w:lastRow="0" w:firstColumn="0" w:lastColumn="0" w:oddVBand="0" w:evenVBand="0" w:oddHBand="1" w:evenHBand="0" w:firstRowFirstColumn="0" w:firstRowLastColumn="0" w:lastRowFirstColumn="0" w:lastRowLastColumn="0"/>
                </w:pPr>
              </w:pPrChange>
            </w:pPr>
            <w:proofErr w:type="spellStart"/>
            <w:ins w:id="5370" w:author="Red Army" w:date="2012-02-22T22:52:00Z">
              <w:r w:rsidRPr="00D85E98">
                <w:rPr>
                  <w:rFonts w:ascii="Times New Roman" w:hAnsi="Times New Roman" w:cs="Times New Roman"/>
                  <w:i w:val="0"/>
                  <w:color w:val="auto"/>
                  <w:sz w:val="22"/>
                  <w:szCs w:val="22"/>
                  <w:rPrChange w:id="5371" w:author="Phuong Giang" w:date="2012-02-22T23:46:00Z">
                    <w:rPr>
                      <w:bCs/>
                      <w:i/>
                      <w:color w:val="000000" w:themeColor="text1"/>
                      <w:sz w:val="18"/>
                      <w:szCs w:val="18"/>
                    </w:rPr>
                  </w:rPrChange>
                </w:rPr>
                <w:t>ClassLevel</w:t>
              </w:r>
              <w:proofErr w:type="spellEnd"/>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372" w:author="Red Army" w:date="2012-02-22T22:52:00Z"/>
                <w:rFonts w:ascii="Times New Roman" w:hAnsi="Times New Roman" w:cs="Times New Roman"/>
                <w:color w:val="auto"/>
                <w:sz w:val="22"/>
                <w:szCs w:val="22"/>
                <w:rPrChange w:id="5373" w:author="Phuong Giang" w:date="2012-02-22T23:46:00Z">
                  <w:rPr>
                    <w:ins w:id="5374" w:author="Red Army" w:date="2012-02-22T22:52:00Z"/>
                    <w:rFonts w:ascii="Tahoma" w:eastAsia="MS Mincho" w:hAnsi="Tahoma" w:cs="Arial"/>
                    <w:snapToGrid w:val="0"/>
                    <w:color w:val="000000" w:themeColor="text1"/>
                    <w:sz w:val="18"/>
                    <w:szCs w:val="18"/>
                    <w:lang w:eastAsia="ja-JP"/>
                  </w:rPr>
                </w:rPrChange>
              </w:rPr>
              <w:pPrChange w:id="5375" w:author="Phuong Giang" w:date="2012-02-22T23:29:00Z">
                <w:pPr>
                  <w:spacing w:before="120" w:after="200" w:line="360" w:lineRule="auto"/>
                  <w:cnfStyle w:val="000000100000" w:firstRow="0" w:lastRow="0" w:firstColumn="0" w:lastColumn="0" w:oddVBand="0" w:evenVBand="0" w:oddHBand="1" w:evenHBand="0" w:firstRowFirstColumn="0" w:firstRowLastColumn="0" w:lastRowFirstColumn="0" w:lastRowLastColumn="0"/>
                </w:pPr>
              </w:pPrChange>
            </w:pPr>
            <w:proofErr w:type="spellStart"/>
            <w:ins w:id="5376" w:author="Red Army" w:date="2012-02-22T22:52:00Z">
              <w:r w:rsidRPr="00D85E98">
                <w:rPr>
                  <w:rFonts w:ascii="Times New Roman" w:hAnsi="Times New Roman" w:cs="Times New Roman"/>
                  <w:i w:val="0"/>
                  <w:color w:val="auto"/>
                  <w:sz w:val="22"/>
                  <w:szCs w:val="22"/>
                  <w:rPrChange w:id="5377" w:author="Phuong Giang" w:date="2012-02-22T23:46:00Z">
                    <w:rPr>
                      <w:bCs/>
                      <w:i/>
                      <w:color w:val="000000" w:themeColor="text1"/>
                      <w:sz w:val="18"/>
                      <w:szCs w:val="18"/>
                    </w:rPr>
                  </w:rPrChange>
                </w:rPr>
                <w:t>int</w:t>
              </w:r>
              <w:proofErr w:type="spellEnd"/>
            </w:ins>
          </w:p>
        </w:tc>
        <w:tc>
          <w:tcPr>
            <w:tcW w:w="2525"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378" w:author="Red Army" w:date="2012-02-22T22:52:00Z"/>
                <w:rFonts w:ascii="Times New Roman" w:hAnsi="Times New Roman" w:cs="Times New Roman"/>
                <w:color w:val="auto"/>
                <w:sz w:val="22"/>
                <w:szCs w:val="22"/>
                <w:rPrChange w:id="5379" w:author="Phuong Giang" w:date="2012-02-22T23:46:00Z">
                  <w:rPr>
                    <w:ins w:id="5380" w:author="Red Army" w:date="2012-02-22T22:52:00Z"/>
                    <w:rFonts w:ascii="Tahoma" w:eastAsia="MS Mincho" w:hAnsi="Tahoma" w:cs="Arial"/>
                    <w:snapToGrid w:val="0"/>
                    <w:color w:val="000000" w:themeColor="text1"/>
                    <w:sz w:val="18"/>
                    <w:szCs w:val="18"/>
                    <w:lang w:eastAsia="ja-JP"/>
                  </w:rPr>
                </w:rPrChange>
              </w:rPr>
              <w:pPrChange w:id="5381" w:author="Phuong Giang" w:date="2012-02-22T23:29:00Z">
                <w:pPr>
                  <w:spacing w:before="120" w:after="200" w:line="360" w:lineRule="auto"/>
                  <w:cnfStyle w:val="000000100000" w:firstRow="0" w:lastRow="0" w:firstColumn="0" w:lastColumn="0" w:oddVBand="0" w:evenVBand="0" w:oddHBand="1" w:evenHBand="0" w:firstRowFirstColumn="0" w:firstRowLastColumn="0" w:lastRowFirstColumn="0" w:lastRowLastColumn="0"/>
                </w:pPr>
              </w:pPrChange>
            </w:pPr>
          </w:p>
        </w:tc>
        <w:tc>
          <w:tcPr>
            <w:tcW w:w="1000"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382" w:author="Red Army" w:date="2012-02-22T22:52:00Z"/>
                <w:rFonts w:ascii="Times New Roman" w:hAnsi="Times New Roman" w:cs="Times New Roman"/>
                <w:color w:val="auto"/>
                <w:sz w:val="22"/>
                <w:szCs w:val="22"/>
                <w:rPrChange w:id="5383" w:author="Phuong Giang" w:date="2012-02-22T23:46:00Z">
                  <w:rPr>
                    <w:ins w:id="5384" w:author="Red Army" w:date="2012-02-22T22:52:00Z"/>
                    <w:rFonts w:ascii="Tahoma" w:eastAsia="MS Mincho" w:hAnsi="Tahoma" w:cs="Arial"/>
                    <w:snapToGrid w:val="0"/>
                    <w:color w:val="000000" w:themeColor="text1"/>
                    <w:sz w:val="18"/>
                    <w:szCs w:val="18"/>
                    <w:lang w:eastAsia="ja-JP"/>
                  </w:rPr>
                </w:rPrChange>
              </w:rPr>
              <w:pPrChange w:id="5385" w:author="Phuong Giang" w:date="2012-02-22T23:29:00Z">
                <w:pPr>
                  <w:spacing w:before="120" w:after="200" w:line="360" w:lineRule="auto"/>
                  <w:cnfStyle w:val="000000100000" w:firstRow="0" w:lastRow="0" w:firstColumn="0" w:lastColumn="0" w:oddVBand="0" w:evenVBand="0" w:oddHBand="1" w:evenHBand="0" w:firstRowFirstColumn="0" w:firstRowLastColumn="0" w:lastRowFirstColumn="0" w:lastRowLastColumn="0"/>
                </w:pPr>
              </w:pPrChange>
            </w:pPr>
          </w:p>
        </w:tc>
        <w:tc>
          <w:tcPr>
            <w:tcW w:w="2702" w:type="dxa"/>
            <w:tcBorders>
              <w:top w:val="none" w:sz="0" w:space="0" w:color="auto"/>
              <w:bottom w:val="none" w:sz="0" w:space="0" w:color="auto"/>
              <w:right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386" w:author="Red Army" w:date="2012-02-22T22:52:00Z"/>
                <w:rFonts w:ascii="Times New Roman" w:hAnsi="Times New Roman" w:cs="Times New Roman"/>
                <w:color w:val="auto"/>
                <w:sz w:val="22"/>
                <w:szCs w:val="22"/>
                <w:rPrChange w:id="5387" w:author="Phuong Giang" w:date="2012-02-22T23:46:00Z">
                  <w:rPr>
                    <w:ins w:id="5388" w:author="Red Army" w:date="2012-02-22T22:52:00Z"/>
                    <w:rFonts w:ascii="Tahoma" w:eastAsia="MS Mincho" w:hAnsi="Tahoma" w:cs="Arial"/>
                    <w:snapToGrid w:val="0"/>
                    <w:color w:val="000000" w:themeColor="text1"/>
                    <w:sz w:val="18"/>
                    <w:szCs w:val="18"/>
                    <w:lang w:eastAsia="ja-JP"/>
                  </w:rPr>
                </w:rPrChange>
              </w:rPr>
              <w:pPrChange w:id="5389" w:author="Phuong Giang" w:date="2012-02-22T23:29:00Z">
                <w:pPr>
                  <w:spacing w:before="120" w:after="200" w:line="360" w:lineRule="auto"/>
                  <w:cnfStyle w:val="000000100000" w:firstRow="0" w:lastRow="0" w:firstColumn="0" w:lastColumn="0" w:oddVBand="0" w:evenVBand="0" w:oddHBand="1" w:evenHBand="0" w:firstRowFirstColumn="0" w:firstRowLastColumn="0" w:lastRowFirstColumn="0" w:lastRowLastColumn="0"/>
                </w:pPr>
              </w:pPrChange>
            </w:pPr>
          </w:p>
        </w:tc>
      </w:tr>
      <w:tr w:rsidR="001A326B" w:rsidRPr="00D85E98" w:rsidTr="00995D66">
        <w:trPr>
          <w:ins w:id="5390"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Pr>
          <w:p w:rsidR="001A326B" w:rsidRPr="00D85E98" w:rsidRDefault="001A326B">
            <w:pPr>
              <w:pStyle w:val="comment"/>
              <w:ind w:left="0"/>
              <w:rPr>
                <w:ins w:id="5391" w:author="Red Army" w:date="2012-02-22T22:52:00Z"/>
                <w:rFonts w:ascii="Times New Roman" w:hAnsi="Times New Roman" w:cs="Times New Roman"/>
                <w:b w:val="0"/>
                <w:bCs/>
                <w:color w:val="auto"/>
                <w:sz w:val="22"/>
                <w:szCs w:val="22"/>
                <w:rPrChange w:id="5392" w:author="Phuong Giang" w:date="2012-02-22T23:46:00Z">
                  <w:rPr>
                    <w:ins w:id="5393" w:author="Red Army" w:date="2012-02-22T22:52:00Z"/>
                    <w:rFonts w:ascii="Tahoma" w:eastAsia="MS Mincho" w:hAnsi="Tahoma" w:cs="Arial"/>
                    <w:b w:val="0"/>
                    <w:bCs w:val="0"/>
                    <w:snapToGrid w:val="0"/>
                    <w:color w:val="000000" w:themeColor="text1"/>
                    <w:sz w:val="18"/>
                    <w:szCs w:val="18"/>
                    <w:lang w:eastAsia="ja-JP"/>
                  </w:rPr>
                </w:rPrChange>
              </w:rPr>
              <w:pPrChange w:id="5394" w:author="Phuong Giang" w:date="2012-02-22T23:29:00Z">
                <w:pPr>
                  <w:spacing w:before="120" w:after="200" w:line="360" w:lineRule="auto"/>
                </w:pPr>
              </w:pPrChange>
            </w:pPr>
            <w:ins w:id="5395" w:author="Red Army" w:date="2012-02-22T22:52:00Z">
              <w:r w:rsidRPr="00D85E98">
                <w:rPr>
                  <w:rFonts w:ascii="Times New Roman" w:hAnsi="Times New Roman" w:cs="Times New Roman"/>
                  <w:bCs/>
                  <w:i w:val="0"/>
                  <w:color w:val="auto"/>
                  <w:sz w:val="22"/>
                  <w:szCs w:val="22"/>
                  <w:rPrChange w:id="5396" w:author="Phuong Giang" w:date="2012-02-22T23:46:00Z">
                    <w:rPr>
                      <w:bCs w:val="0"/>
                      <w:i/>
                      <w:color w:val="000000" w:themeColor="text1"/>
                      <w:sz w:val="18"/>
                      <w:szCs w:val="18"/>
                    </w:rPr>
                  </w:rPrChange>
                </w:rPr>
                <w:t>02</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397" w:author="Red Army" w:date="2012-02-22T22:52:00Z"/>
                <w:rFonts w:ascii="Times New Roman" w:hAnsi="Times New Roman" w:cs="Times New Roman"/>
                <w:color w:val="auto"/>
                <w:sz w:val="22"/>
                <w:szCs w:val="22"/>
                <w:rPrChange w:id="5398" w:author="Phuong Giang" w:date="2012-02-22T23:46:00Z">
                  <w:rPr>
                    <w:ins w:id="5399" w:author="Red Army" w:date="2012-02-22T22:52:00Z"/>
                    <w:rFonts w:ascii="Tahoma" w:eastAsia="MS Mincho" w:hAnsi="Tahoma" w:cs="Arial"/>
                    <w:snapToGrid w:val="0"/>
                    <w:color w:val="000000" w:themeColor="text1"/>
                    <w:sz w:val="18"/>
                    <w:szCs w:val="18"/>
                    <w:lang w:eastAsia="ja-JP"/>
                  </w:rPr>
                </w:rPrChange>
              </w:rPr>
              <w:pPrChange w:id="5400" w:author="Phuong Giang" w:date="2012-02-22T23:29:00Z">
                <w:pPr>
                  <w:spacing w:before="120" w:after="200" w:line="360" w:lineRule="auto"/>
                  <w:cnfStyle w:val="000000000000" w:firstRow="0" w:lastRow="0" w:firstColumn="0" w:lastColumn="0" w:oddVBand="0" w:evenVBand="0" w:oddHBand="0" w:evenHBand="0" w:firstRowFirstColumn="0" w:firstRowLastColumn="0" w:lastRowFirstColumn="0" w:lastRowLastColumn="0"/>
                </w:pPr>
              </w:pPrChange>
            </w:pPr>
            <w:ins w:id="5401" w:author="Red Army" w:date="2012-02-22T22:52:00Z">
              <w:r w:rsidRPr="00D85E98">
                <w:rPr>
                  <w:rFonts w:ascii="Times New Roman" w:hAnsi="Times New Roman" w:cs="Times New Roman"/>
                  <w:i w:val="0"/>
                  <w:color w:val="auto"/>
                  <w:sz w:val="22"/>
                  <w:szCs w:val="22"/>
                  <w:rPrChange w:id="5402" w:author="Phuong Giang" w:date="2012-02-22T23:46:00Z">
                    <w:rPr>
                      <w:bCs/>
                      <w:i/>
                      <w:color w:val="000000" w:themeColor="text1"/>
                      <w:sz w:val="18"/>
                      <w:szCs w:val="18"/>
                    </w:rPr>
                  </w:rPrChange>
                </w:rPr>
                <w:t>Content</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03" w:author="Red Army" w:date="2012-02-22T22:52:00Z"/>
                <w:rFonts w:ascii="Times New Roman" w:hAnsi="Times New Roman" w:cs="Times New Roman"/>
                <w:color w:val="auto"/>
                <w:sz w:val="22"/>
                <w:szCs w:val="22"/>
                <w:rPrChange w:id="5404" w:author="Phuong Giang" w:date="2012-02-22T23:46:00Z">
                  <w:rPr>
                    <w:ins w:id="5405" w:author="Red Army" w:date="2012-02-22T22:52:00Z"/>
                    <w:rFonts w:ascii="Tahoma" w:eastAsia="MS Mincho" w:hAnsi="Tahoma" w:cs="Arial"/>
                    <w:snapToGrid w:val="0"/>
                    <w:color w:val="000000" w:themeColor="text1"/>
                    <w:sz w:val="18"/>
                    <w:szCs w:val="18"/>
                    <w:lang w:eastAsia="ja-JP"/>
                  </w:rPr>
                </w:rPrChange>
              </w:rPr>
              <w:pPrChange w:id="5406" w:author="Phuong Giang" w:date="2012-02-22T23:29:00Z">
                <w:pPr>
                  <w:spacing w:before="120" w:after="200" w:line="360" w:lineRule="auto"/>
                  <w:cnfStyle w:val="000000000000" w:firstRow="0" w:lastRow="0" w:firstColumn="0" w:lastColumn="0" w:oddVBand="0" w:evenVBand="0" w:oddHBand="0" w:evenHBand="0" w:firstRowFirstColumn="0" w:firstRowLastColumn="0" w:lastRowFirstColumn="0" w:lastRowLastColumn="0"/>
                </w:pPr>
              </w:pPrChange>
            </w:pPr>
            <w:ins w:id="5407" w:author="Red Army" w:date="2012-02-22T22:52:00Z">
              <w:r w:rsidRPr="00D85E98">
                <w:rPr>
                  <w:rFonts w:ascii="Times New Roman" w:hAnsi="Times New Roman" w:cs="Times New Roman"/>
                  <w:i w:val="0"/>
                  <w:color w:val="auto"/>
                  <w:sz w:val="22"/>
                  <w:szCs w:val="22"/>
                  <w:rPrChange w:id="5408" w:author="Phuong Giang" w:date="2012-02-22T23:46:00Z">
                    <w:rPr>
                      <w:bCs/>
                      <w:i/>
                      <w:color w:val="000000" w:themeColor="text1"/>
                      <w:sz w:val="18"/>
                      <w:szCs w:val="18"/>
                    </w:rPr>
                  </w:rPrChange>
                </w:rPr>
                <w:t>string</w:t>
              </w:r>
            </w:ins>
          </w:p>
        </w:tc>
        <w:tc>
          <w:tcPr>
            <w:tcW w:w="2525"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09" w:author="Red Army" w:date="2012-02-22T22:52:00Z"/>
                <w:rFonts w:ascii="Times New Roman" w:hAnsi="Times New Roman" w:cs="Times New Roman"/>
                <w:color w:val="auto"/>
                <w:sz w:val="22"/>
                <w:szCs w:val="22"/>
                <w:rPrChange w:id="5410" w:author="Phuong Giang" w:date="2012-02-22T23:46:00Z">
                  <w:rPr>
                    <w:ins w:id="5411" w:author="Red Army" w:date="2012-02-22T22:52:00Z"/>
                    <w:rFonts w:ascii="Tahoma" w:eastAsia="MS Mincho" w:hAnsi="Tahoma" w:cs="Arial"/>
                    <w:snapToGrid w:val="0"/>
                    <w:color w:val="000000" w:themeColor="text1"/>
                    <w:sz w:val="18"/>
                    <w:szCs w:val="18"/>
                    <w:lang w:eastAsia="ja-JP"/>
                  </w:rPr>
                </w:rPrChange>
              </w:rPr>
              <w:pPrChange w:id="5412" w:author="Phuong Giang" w:date="2012-02-22T23:29:00Z">
                <w:pPr>
                  <w:spacing w:before="120" w:after="200" w:line="360" w:lineRule="auto"/>
                  <w:cnfStyle w:val="000000000000" w:firstRow="0" w:lastRow="0" w:firstColumn="0" w:lastColumn="0" w:oddVBand="0" w:evenVBand="0" w:oddHBand="0" w:evenHBand="0" w:firstRowFirstColumn="0" w:firstRowLastColumn="0" w:lastRowFirstColumn="0" w:lastRowLastColumn="0"/>
                </w:pPr>
              </w:pPrChange>
            </w:pPr>
          </w:p>
        </w:tc>
        <w:tc>
          <w:tcPr>
            <w:tcW w:w="1000"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13" w:author="Red Army" w:date="2012-02-22T22:52:00Z"/>
                <w:rFonts w:ascii="Times New Roman" w:hAnsi="Times New Roman" w:cs="Times New Roman"/>
                <w:color w:val="auto"/>
                <w:sz w:val="22"/>
                <w:szCs w:val="22"/>
                <w:rPrChange w:id="5414" w:author="Phuong Giang" w:date="2012-02-22T23:46:00Z">
                  <w:rPr>
                    <w:ins w:id="5415" w:author="Red Army" w:date="2012-02-22T22:52:00Z"/>
                    <w:rFonts w:ascii="Tahoma" w:eastAsia="MS Mincho" w:hAnsi="Tahoma" w:cs="Arial"/>
                    <w:snapToGrid w:val="0"/>
                    <w:color w:val="000000" w:themeColor="text1"/>
                    <w:sz w:val="18"/>
                    <w:szCs w:val="18"/>
                    <w:lang w:eastAsia="ja-JP"/>
                  </w:rPr>
                </w:rPrChange>
              </w:rPr>
              <w:pPrChange w:id="5416" w:author="Phuong Giang" w:date="2012-02-22T23:29:00Z">
                <w:pPr>
                  <w:spacing w:before="120" w:after="200" w:line="360" w:lineRule="auto"/>
                  <w:cnfStyle w:val="000000000000" w:firstRow="0" w:lastRow="0" w:firstColumn="0" w:lastColumn="0" w:oddVBand="0" w:evenVBand="0" w:oddHBand="0" w:evenHBand="0" w:firstRowFirstColumn="0" w:firstRowLastColumn="0" w:lastRowFirstColumn="0" w:lastRowLastColumn="0"/>
                </w:pPr>
              </w:pPrChange>
            </w:pPr>
          </w:p>
        </w:tc>
        <w:tc>
          <w:tcPr>
            <w:tcW w:w="2702"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17" w:author="Red Army" w:date="2012-02-22T22:52:00Z"/>
                <w:rFonts w:ascii="Times New Roman" w:hAnsi="Times New Roman" w:cs="Times New Roman"/>
                <w:color w:val="auto"/>
                <w:sz w:val="22"/>
                <w:szCs w:val="22"/>
                <w:rPrChange w:id="5418" w:author="Phuong Giang" w:date="2012-02-22T23:46:00Z">
                  <w:rPr>
                    <w:ins w:id="5419" w:author="Red Army" w:date="2012-02-22T22:52:00Z"/>
                    <w:rFonts w:ascii="Tahoma" w:eastAsia="MS Mincho" w:hAnsi="Tahoma" w:cs="Arial"/>
                    <w:snapToGrid w:val="0"/>
                    <w:color w:val="000000" w:themeColor="text1"/>
                    <w:sz w:val="18"/>
                    <w:szCs w:val="18"/>
                    <w:lang w:eastAsia="ja-JP"/>
                  </w:rPr>
                </w:rPrChange>
              </w:rPr>
              <w:pPrChange w:id="5420" w:author="Phuong Giang" w:date="2012-02-22T23:29:00Z">
                <w:pPr>
                  <w:spacing w:before="120" w:after="200" w:line="360" w:lineRule="auto"/>
                  <w:cnfStyle w:val="000000000000" w:firstRow="0" w:lastRow="0" w:firstColumn="0" w:lastColumn="0" w:oddVBand="0" w:evenVBand="0" w:oddHBand="0" w:evenHBand="0" w:firstRowFirstColumn="0" w:firstRowLastColumn="0" w:lastRowFirstColumn="0" w:lastRowLastColumn="0"/>
                </w:pPr>
              </w:pPrChange>
            </w:pPr>
          </w:p>
        </w:tc>
      </w:tr>
      <w:tr w:rsidR="001A326B" w:rsidRPr="00D85E98" w:rsidTr="00995D66">
        <w:trPr>
          <w:cnfStyle w:val="000000100000" w:firstRow="0" w:lastRow="0" w:firstColumn="0" w:lastColumn="0" w:oddVBand="0" w:evenVBand="0" w:oddHBand="1" w:evenHBand="0" w:firstRowFirstColumn="0" w:firstRowLastColumn="0" w:lastRowFirstColumn="0" w:lastRowLastColumn="0"/>
          <w:ins w:id="5421"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Borders>
              <w:top w:val="none" w:sz="0" w:space="0" w:color="auto"/>
              <w:left w:val="none" w:sz="0" w:space="0" w:color="auto"/>
              <w:bottom w:val="none" w:sz="0" w:space="0" w:color="auto"/>
            </w:tcBorders>
          </w:tcPr>
          <w:p w:rsidR="001A326B" w:rsidRPr="00D85E98" w:rsidRDefault="001A326B">
            <w:pPr>
              <w:pStyle w:val="comment"/>
              <w:ind w:left="0"/>
              <w:rPr>
                <w:ins w:id="5422" w:author="Red Army" w:date="2012-02-22T22:52:00Z"/>
                <w:rFonts w:ascii="Times New Roman" w:hAnsi="Times New Roman" w:cs="Times New Roman"/>
                <w:b w:val="0"/>
                <w:bCs/>
                <w:color w:val="auto"/>
                <w:sz w:val="22"/>
                <w:szCs w:val="22"/>
                <w:rPrChange w:id="5423" w:author="Phuong Giang" w:date="2012-02-22T23:46:00Z">
                  <w:rPr>
                    <w:ins w:id="5424" w:author="Red Army" w:date="2012-02-22T22:52:00Z"/>
                    <w:rFonts w:ascii="Tahoma" w:eastAsia="MS Mincho" w:hAnsi="Tahoma" w:cs="Arial"/>
                    <w:b w:val="0"/>
                    <w:bCs w:val="0"/>
                    <w:snapToGrid w:val="0"/>
                    <w:color w:val="000000" w:themeColor="text1"/>
                    <w:sz w:val="18"/>
                    <w:szCs w:val="18"/>
                    <w:lang w:eastAsia="ja-JP"/>
                  </w:rPr>
                </w:rPrChange>
              </w:rPr>
              <w:pPrChange w:id="5425" w:author="Phuong Giang" w:date="2012-02-22T23:29:00Z">
                <w:pPr>
                  <w:spacing w:before="120" w:after="200" w:line="360" w:lineRule="auto"/>
                </w:pPr>
              </w:pPrChange>
            </w:pPr>
            <w:ins w:id="5426" w:author="Red Army" w:date="2012-02-22T22:52:00Z">
              <w:r w:rsidRPr="00D85E98">
                <w:rPr>
                  <w:rFonts w:ascii="Times New Roman" w:hAnsi="Times New Roman" w:cs="Times New Roman"/>
                  <w:bCs/>
                  <w:i w:val="0"/>
                  <w:color w:val="auto"/>
                  <w:sz w:val="22"/>
                  <w:szCs w:val="22"/>
                  <w:rPrChange w:id="5427" w:author="Phuong Giang" w:date="2012-02-22T23:46:00Z">
                    <w:rPr>
                      <w:bCs w:val="0"/>
                      <w:i/>
                      <w:color w:val="000000" w:themeColor="text1"/>
                      <w:sz w:val="18"/>
                      <w:szCs w:val="18"/>
                    </w:rPr>
                  </w:rPrChange>
                </w:rPr>
                <w:t>03</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28" w:author="Red Army" w:date="2012-02-22T22:52:00Z"/>
                <w:rFonts w:ascii="Times New Roman" w:hAnsi="Times New Roman"/>
                <w:rPrChange w:id="5429" w:author="Phuong Giang" w:date="2012-02-22T23:46:00Z">
                  <w:rPr>
                    <w:ins w:id="5430" w:author="Red Army" w:date="2012-02-22T22:52:00Z"/>
                    <w:lang w:eastAsia="ja-JP"/>
                  </w:rPr>
                </w:rPrChange>
              </w:rPr>
              <w:pPrChange w:id="5431"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5432" w:author="Red Army" w:date="2012-02-22T22:52:00Z">
              <w:r w:rsidRPr="00D85E98">
                <w:rPr>
                  <w:rFonts w:ascii="Times New Roman" w:hAnsi="Times New Roman" w:cs="Times New Roman"/>
                  <w:i w:val="0"/>
                  <w:color w:val="auto"/>
                  <w:sz w:val="22"/>
                  <w:szCs w:val="22"/>
                  <w:rPrChange w:id="5433" w:author="Phuong Giang" w:date="2012-02-22T23:46:00Z">
                    <w:rPr>
                      <w:bCs/>
                      <w:i/>
                      <w:color w:val="000000" w:themeColor="text1"/>
                      <w:sz w:val="18"/>
                      <w:szCs w:val="18"/>
                    </w:rPr>
                  </w:rPrChange>
                </w:rPr>
                <w:t>Error</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34" w:author="Red Army" w:date="2012-02-22T22:52:00Z"/>
                <w:rFonts w:ascii="Times New Roman" w:hAnsi="Times New Roman"/>
                <w:rPrChange w:id="5435" w:author="Phuong Giang" w:date="2012-02-22T23:46:00Z">
                  <w:rPr>
                    <w:ins w:id="5436" w:author="Red Army" w:date="2012-02-22T22:52:00Z"/>
                    <w:lang w:eastAsia="ja-JP"/>
                  </w:rPr>
                </w:rPrChange>
              </w:rPr>
              <w:pPrChange w:id="5437"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5438" w:author="Red Army" w:date="2012-02-22T22:52:00Z">
              <w:r w:rsidRPr="00D85E98">
                <w:rPr>
                  <w:rFonts w:ascii="Times New Roman" w:hAnsi="Times New Roman" w:cs="Times New Roman"/>
                  <w:i w:val="0"/>
                  <w:color w:val="auto"/>
                  <w:sz w:val="22"/>
                  <w:szCs w:val="22"/>
                  <w:rPrChange w:id="5439" w:author="Phuong Giang" w:date="2012-02-22T23:46:00Z">
                    <w:rPr>
                      <w:bCs/>
                      <w:i/>
                      <w:color w:val="000000" w:themeColor="text1"/>
                      <w:sz w:val="18"/>
                      <w:szCs w:val="18"/>
                    </w:rPr>
                  </w:rPrChange>
                </w:rPr>
                <w:t>string</w:t>
              </w:r>
            </w:ins>
          </w:p>
        </w:tc>
        <w:tc>
          <w:tcPr>
            <w:tcW w:w="2525"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40" w:author="Red Army" w:date="2012-02-22T22:52:00Z"/>
                <w:rFonts w:ascii="Times New Roman" w:hAnsi="Times New Roman"/>
                <w:rPrChange w:id="5441" w:author="Phuong Giang" w:date="2012-02-22T23:46:00Z">
                  <w:rPr>
                    <w:ins w:id="5442" w:author="Red Army" w:date="2012-02-22T22:52:00Z"/>
                    <w:lang w:eastAsia="ja-JP"/>
                  </w:rPr>
                </w:rPrChange>
              </w:rPr>
              <w:pPrChange w:id="5443"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1000"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44" w:author="Red Army" w:date="2012-02-22T22:52:00Z"/>
                <w:rFonts w:ascii="Times New Roman" w:hAnsi="Times New Roman"/>
                <w:rPrChange w:id="5445" w:author="Phuong Giang" w:date="2012-02-22T23:46:00Z">
                  <w:rPr>
                    <w:ins w:id="5446" w:author="Red Army" w:date="2012-02-22T22:52:00Z"/>
                    <w:lang w:eastAsia="ja-JP"/>
                  </w:rPr>
                </w:rPrChange>
              </w:rPr>
              <w:pPrChange w:id="5447"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2702" w:type="dxa"/>
            <w:tcBorders>
              <w:top w:val="none" w:sz="0" w:space="0" w:color="auto"/>
              <w:bottom w:val="none" w:sz="0" w:space="0" w:color="auto"/>
              <w:right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48" w:author="Red Army" w:date="2012-02-22T22:52:00Z"/>
                <w:rFonts w:ascii="Times New Roman" w:hAnsi="Times New Roman"/>
                <w:rPrChange w:id="5449" w:author="Phuong Giang" w:date="2012-02-22T23:46:00Z">
                  <w:rPr>
                    <w:ins w:id="5450" w:author="Red Army" w:date="2012-02-22T22:52:00Z"/>
                    <w:lang w:eastAsia="ja-JP"/>
                  </w:rPr>
                </w:rPrChange>
              </w:rPr>
              <w:pPrChange w:id="5451"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r>
      <w:tr w:rsidR="001A326B" w:rsidRPr="00D85E98" w:rsidTr="00995D66">
        <w:trPr>
          <w:ins w:id="5452"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Pr>
          <w:p w:rsidR="001A326B" w:rsidRPr="00D85E98" w:rsidRDefault="001A326B">
            <w:pPr>
              <w:pStyle w:val="comment"/>
              <w:ind w:left="0"/>
              <w:rPr>
                <w:ins w:id="5453" w:author="Red Army" w:date="2012-02-22T22:52:00Z"/>
                <w:rFonts w:ascii="Times New Roman" w:hAnsi="Times New Roman" w:cs="Times New Roman"/>
                <w:b w:val="0"/>
                <w:bCs/>
                <w:color w:val="auto"/>
                <w:sz w:val="22"/>
                <w:szCs w:val="22"/>
                <w:rPrChange w:id="5454" w:author="Phuong Giang" w:date="2012-02-22T23:46:00Z">
                  <w:rPr>
                    <w:ins w:id="5455" w:author="Red Army" w:date="2012-02-22T22:52:00Z"/>
                    <w:rFonts w:ascii="Tahoma" w:eastAsia="MS Mincho" w:hAnsi="Tahoma" w:cs="Arial"/>
                    <w:b w:val="0"/>
                    <w:bCs w:val="0"/>
                    <w:snapToGrid w:val="0"/>
                    <w:color w:val="000000" w:themeColor="text1"/>
                    <w:sz w:val="18"/>
                    <w:szCs w:val="18"/>
                    <w:lang w:eastAsia="ja-JP"/>
                  </w:rPr>
                </w:rPrChange>
              </w:rPr>
              <w:pPrChange w:id="5456" w:author="Phuong Giang" w:date="2012-02-22T23:29:00Z">
                <w:pPr>
                  <w:spacing w:before="120" w:after="200" w:line="360" w:lineRule="auto"/>
                </w:pPr>
              </w:pPrChange>
            </w:pPr>
            <w:ins w:id="5457" w:author="Red Army" w:date="2012-02-22T22:52:00Z">
              <w:r w:rsidRPr="00D85E98">
                <w:rPr>
                  <w:rFonts w:ascii="Times New Roman" w:hAnsi="Times New Roman" w:cs="Times New Roman"/>
                  <w:bCs/>
                  <w:i w:val="0"/>
                  <w:color w:val="auto"/>
                  <w:sz w:val="22"/>
                  <w:szCs w:val="22"/>
                  <w:rPrChange w:id="5458" w:author="Phuong Giang" w:date="2012-02-22T23:46:00Z">
                    <w:rPr>
                      <w:bCs w:val="0"/>
                      <w:i/>
                      <w:color w:val="000000" w:themeColor="text1"/>
                      <w:sz w:val="18"/>
                      <w:szCs w:val="18"/>
                    </w:rPr>
                  </w:rPrChange>
                </w:rPr>
                <w:t>04</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59" w:author="Red Army" w:date="2012-02-22T22:52:00Z"/>
                <w:rFonts w:ascii="Times New Roman" w:hAnsi="Times New Roman"/>
                <w:rPrChange w:id="5460" w:author="Phuong Giang" w:date="2012-02-22T23:46:00Z">
                  <w:rPr>
                    <w:ins w:id="5461" w:author="Red Army" w:date="2012-02-22T22:52:00Z"/>
                    <w:lang w:eastAsia="ja-JP"/>
                  </w:rPr>
                </w:rPrChange>
              </w:rPr>
              <w:pPrChange w:id="5462"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463" w:author="Red Army" w:date="2012-02-22T22:52:00Z">
              <w:r w:rsidRPr="00D85E98">
                <w:rPr>
                  <w:rFonts w:ascii="Times New Roman" w:hAnsi="Times New Roman" w:cs="Times New Roman"/>
                  <w:i w:val="0"/>
                  <w:color w:val="auto"/>
                  <w:sz w:val="22"/>
                  <w:szCs w:val="22"/>
                  <w:rPrChange w:id="5464" w:author="Phuong Giang" w:date="2012-02-22T23:46:00Z">
                    <w:rPr>
                      <w:bCs/>
                      <w:i/>
                      <w:color w:val="000000" w:themeColor="text1"/>
                      <w:sz w:val="18"/>
                      <w:szCs w:val="18"/>
                    </w:rPr>
                  </w:rPrChange>
                </w:rPr>
                <w:t>ID</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65" w:author="Red Army" w:date="2012-02-22T22:52:00Z"/>
                <w:rFonts w:ascii="Times New Roman" w:hAnsi="Times New Roman"/>
                <w:rPrChange w:id="5466" w:author="Phuong Giang" w:date="2012-02-22T23:46:00Z">
                  <w:rPr>
                    <w:ins w:id="5467" w:author="Red Army" w:date="2012-02-22T22:52:00Z"/>
                    <w:lang w:eastAsia="ja-JP"/>
                  </w:rPr>
                </w:rPrChange>
              </w:rPr>
              <w:pPrChange w:id="5468"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469" w:author="Red Army" w:date="2012-02-22T22:52:00Z">
              <w:r w:rsidRPr="00D85E98">
                <w:rPr>
                  <w:rFonts w:ascii="Times New Roman" w:hAnsi="Times New Roman" w:cs="Times New Roman"/>
                  <w:i w:val="0"/>
                  <w:color w:val="auto"/>
                  <w:sz w:val="22"/>
                  <w:szCs w:val="22"/>
                  <w:rPrChange w:id="5470" w:author="Phuong Giang" w:date="2012-02-22T23:46:00Z">
                    <w:rPr>
                      <w:bCs/>
                      <w:i/>
                      <w:color w:val="000000" w:themeColor="text1"/>
                      <w:sz w:val="18"/>
                      <w:szCs w:val="18"/>
                    </w:rPr>
                  </w:rPrChange>
                </w:rPr>
                <w:t>string</w:t>
              </w:r>
            </w:ins>
          </w:p>
        </w:tc>
        <w:tc>
          <w:tcPr>
            <w:tcW w:w="2525"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71" w:author="Red Army" w:date="2012-02-22T22:52:00Z"/>
                <w:rFonts w:ascii="Times New Roman" w:hAnsi="Times New Roman"/>
                <w:rPrChange w:id="5472" w:author="Phuong Giang" w:date="2012-02-22T23:46:00Z">
                  <w:rPr>
                    <w:ins w:id="5473" w:author="Red Army" w:date="2012-02-22T22:52:00Z"/>
                    <w:lang w:eastAsia="ja-JP"/>
                  </w:rPr>
                </w:rPrChange>
              </w:rPr>
              <w:pPrChange w:id="5474"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c>
          <w:tcPr>
            <w:tcW w:w="1000"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75" w:author="Red Army" w:date="2012-02-22T22:52:00Z"/>
                <w:rFonts w:ascii="Times New Roman" w:hAnsi="Times New Roman"/>
                <w:rPrChange w:id="5476" w:author="Phuong Giang" w:date="2012-02-22T23:46:00Z">
                  <w:rPr>
                    <w:ins w:id="5477" w:author="Red Army" w:date="2012-02-22T22:52:00Z"/>
                    <w:lang w:eastAsia="ja-JP"/>
                  </w:rPr>
                </w:rPrChange>
              </w:rPr>
              <w:pPrChange w:id="5478"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c>
          <w:tcPr>
            <w:tcW w:w="2702"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479" w:author="Red Army" w:date="2012-02-22T22:52:00Z"/>
                <w:rFonts w:ascii="Times New Roman" w:hAnsi="Times New Roman"/>
                <w:rPrChange w:id="5480" w:author="Phuong Giang" w:date="2012-02-22T23:46:00Z">
                  <w:rPr>
                    <w:ins w:id="5481" w:author="Red Army" w:date="2012-02-22T22:52:00Z"/>
                    <w:lang w:eastAsia="ja-JP"/>
                  </w:rPr>
                </w:rPrChange>
              </w:rPr>
              <w:pPrChange w:id="5482"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r>
      <w:tr w:rsidR="001A326B" w:rsidRPr="00D85E98" w:rsidTr="00995D66">
        <w:trPr>
          <w:cnfStyle w:val="000000100000" w:firstRow="0" w:lastRow="0" w:firstColumn="0" w:lastColumn="0" w:oddVBand="0" w:evenVBand="0" w:oddHBand="1" w:evenHBand="0" w:firstRowFirstColumn="0" w:firstRowLastColumn="0" w:lastRowFirstColumn="0" w:lastRowLastColumn="0"/>
          <w:ins w:id="5483"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Borders>
              <w:top w:val="none" w:sz="0" w:space="0" w:color="auto"/>
              <w:left w:val="none" w:sz="0" w:space="0" w:color="auto"/>
              <w:bottom w:val="none" w:sz="0" w:space="0" w:color="auto"/>
            </w:tcBorders>
          </w:tcPr>
          <w:p w:rsidR="001A326B" w:rsidRPr="00D85E98" w:rsidRDefault="001A326B">
            <w:pPr>
              <w:pStyle w:val="comment"/>
              <w:ind w:left="0"/>
              <w:rPr>
                <w:ins w:id="5484" w:author="Red Army" w:date="2012-02-22T22:52:00Z"/>
                <w:rFonts w:ascii="Times New Roman" w:hAnsi="Times New Roman" w:cs="Times New Roman"/>
                <w:b w:val="0"/>
                <w:bCs/>
                <w:color w:val="auto"/>
                <w:sz w:val="22"/>
                <w:szCs w:val="22"/>
                <w:rPrChange w:id="5485" w:author="Phuong Giang" w:date="2012-02-22T23:46:00Z">
                  <w:rPr>
                    <w:ins w:id="5486" w:author="Red Army" w:date="2012-02-22T22:52:00Z"/>
                    <w:rFonts w:ascii="Tahoma" w:eastAsia="MS Mincho" w:hAnsi="Tahoma" w:cs="Arial"/>
                    <w:b w:val="0"/>
                    <w:bCs w:val="0"/>
                    <w:snapToGrid w:val="0"/>
                    <w:color w:val="000000" w:themeColor="text1"/>
                    <w:sz w:val="18"/>
                    <w:szCs w:val="18"/>
                    <w:lang w:eastAsia="ja-JP"/>
                  </w:rPr>
                </w:rPrChange>
              </w:rPr>
              <w:pPrChange w:id="5487" w:author="Phuong Giang" w:date="2012-02-22T23:29:00Z">
                <w:pPr>
                  <w:spacing w:before="120" w:after="200" w:line="360" w:lineRule="auto"/>
                </w:pPr>
              </w:pPrChange>
            </w:pPr>
            <w:ins w:id="5488" w:author="Red Army" w:date="2012-02-22T22:52:00Z">
              <w:r w:rsidRPr="00D85E98">
                <w:rPr>
                  <w:rFonts w:ascii="Times New Roman" w:hAnsi="Times New Roman" w:cs="Times New Roman"/>
                  <w:bCs/>
                  <w:i w:val="0"/>
                  <w:color w:val="auto"/>
                  <w:sz w:val="22"/>
                  <w:szCs w:val="22"/>
                  <w:rPrChange w:id="5489" w:author="Phuong Giang" w:date="2012-02-22T23:46:00Z">
                    <w:rPr>
                      <w:bCs w:val="0"/>
                      <w:i/>
                      <w:color w:val="000000" w:themeColor="text1"/>
                      <w:sz w:val="18"/>
                      <w:szCs w:val="18"/>
                    </w:rPr>
                  </w:rPrChange>
                </w:rPr>
                <w:t>05</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90" w:author="Red Army" w:date="2012-02-22T22:52:00Z"/>
                <w:rFonts w:ascii="Times New Roman" w:hAnsi="Times New Roman"/>
                <w:rPrChange w:id="5491" w:author="Phuong Giang" w:date="2012-02-22T23:46:00Z">
                  <w:rPr>
                    <w:ins w:id="5492" w:author="Red Army" w:date="2012-02-22T22:52:00Z"/>
                    <w:lang w:eastAsia="ja-JP"/>
                  </w:rPr>
                </w:rPrChange>
              </w:rPr>
              <w:pPrChange w:id="5493"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roofErr w:type="spellStart"/>
            <w:ins w:id="5494" w:author="Red Army" w:date="2012-02-22T22:52:00Z">
              <w:r w:rsidRPr="00D85E98">
                <w:rPr>
                  <w:rFonts w:ascii="Times New Roman" w:hAnsi="Times New Roman" w:cs="Times New Roman"/>
                  <w:i w:val="0"/>
                  <w:color w:val="auto"/>
                  <w:sz w:val="22"/>
                  <w:szCs w:val="22"/>
                  <w:rPrChange w:id="5495" w:author="Phuong Giang" w:date="2012-02-22T23:46:00Z">
                    <w:rPr>
                      <w:bCs/>
                      <w:i/>
                      <w:color w:val="000000" w:themeColor="text1"/>
                      <w:sz w:val="18"/>
                      <w:szCs w:val="18"/>
                    </w:rPr>
                  </w:rPrChange>
                </w:rPr>
                <w:t>KIType</w:t>
              </w:r>
              <w:proofErr w:type="spellEnd"/>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496" w:author="Red Army" w:date="2012-02-22T22:52:00Z"/>
                <w:rFonts w:ascii="Times New Roman" w:hAnsi="Times New Roman"/>
                <w:rPrChange w:id="5497" w:author="Phuong Giang" w:date="2012-02-22T23:46:00Z">
                  <w:rPr>
                    <w:ins w:id="5498" w:author="Red Army" w:date="2012-02-22T22:52:00Z"/>
                    <w:lang w:eastAsia="ja-JP"/>
                  </w:rPr>
                </w:rPrChange>
              </w:rPr>
              <w:pPrChange w:id="5499"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5500" w:author="Red Army" w:date="2012-02-22T22:52:00Z">
              <w:r w:rsidRPr="00D85E98">
                <w:rPr>
                  <w:rFonts w:ascii="Times New Roman" w:hAnsi="Times New Roman" w:cs="Times New Roman"/>
                  <w:i w:val="0"/>
                  <w:color w:val="auto"/>
                  <w:sz w:val="22"/>
                  <w:szCs w:val="22"/>
                  <w:rPrChange w:id="5501" w:author="Phuong Giang" w:date="2012-02-22T23:46:00Z">
                    <w:rPr>
                      <w:bCs/>
                      <w:i/>
                      <w:color w:val="000000" w:themeColor="text1"/>
                      <w:sz w:val="18"/>
                      <w:szCs w:val="18"/>
                    </w:rPr>
                  </w:rPrChange>
                </w:rPr>
                <w:t>string</w:t>
              </w:r>
            </w:ins>
          </w:p>
        </w:tc>
        <w:tc>
          <w:tcPr>
            <w:tcW w:w="2525"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02" w:author="Red Army" w:date="2012-02-22T22:52:00Z"/>
                <w:rFonts w:ascii="Times New Roman" w:hAnsi="Times New Roman"/>
                <w:rPrChange w:id="5503" w:author="Phuong Giang" w:date="2012-02-22T23:46:00Z">
                  <w:rPr>
                    <w:ins w:id="5504" w:author="Red Army" w:date="2012-02-22T22:52:00Z"/>
                    <w:lang w:eastAsia="ja-JP"/>
                  </w:rPr>
                </w:rPrChange>
              </w:rPr>
              <w:pPrChange w:id="5505"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1000"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06" w:author="Red Army" w:date="2012-02-22T22:52:00Z"/>
                <w:rFonts w:ascii="Times New Roman" w:hAnsi="Times New Roman"/>
                <w:rPrChange w:id="5507" w:author="Phuong Giang" w:date="2012-02-22T23:46:00Z">
                  <w:rPr>
                    <w:ins w:id="5508" w:author="Red Army" w:date="2012-02-22T22:52:00Z"/>
                    <w:lang w:eastAsia="ja-JP"/>
                  </w:rPr>
                </w:rPrChange>
              </w:rPr>
              <w:pPrChange w:id="5509"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2702" w:type="dxa"/>
            <w:tcBorders>
              <w:top w:val="none" w:sz="0" w:space="0" w:color="auto"/>
              <w:bottom w:val="none" w:sz="0" w:space="0" w:color="auto"/>
              <w:right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10" w:author="Red Army" w:date="2012-02-22T22:52:00Z"/>
                <w:rFonts w:ascii="Times New Roman" w:hAnsi="Times New Roman"/>
                <w:rPrChange w:id="5511" w:author="Phuong Giang" w:date="2012-02-22T23:46:00Z">
                  <w:rPr>
                    <w:ins w:id="5512" w:author="Red Army" w:date="2012-02-22T22:52:00Z"/>
                    <w:lang w:eastAsia="ja-JP"/>
                  </w:rPr>
                </w:rPrChange>
              </w:rPr>
              <w:pPrChange w:id="5513"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r>
      <w:tr w:rsidR="001A326B" w:rsidRPr="00D85E98" w:rsidTr="00995D66">
        <w:trPr>
          <w:ins w:id="5514"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Pr>
          <w:p w:rsidR="001A326B" w:rsidRPr="00D85E98" w:rsidRDefault="001A326B">
            <w:pPr>
              <w:pStyle w:val="comment"/>
              <w:ind w:left="0"/>
              <w:rPr>
                <w:ins w:id="5515" w:author="Red Army" w:date="2012-02-22T22:52:00Z"/>
                <w:rFonts w:ascii="Times New Roman" w:hAnsi="Times New Roman" w:cs="Times New Roman"/>
                <w:b w:val="0"/>
                <w:bCs/>
                <w:color w:val="auto"/>
                <w:sz w:val="22"/>
                <w:szCs w:val="22"/>
                <w:rPrChange w:id="5516" w:author="Phuong Giang" w:date="2012-02-22T23:46:00Z">
                  <w:rPr>
                    <w:ins w:id="5517" w:author="Red Army" w:date="2012-02-22T22:52:00Z"/>
                    <w:rFonts w:ascii="Tahoma" w:eastAsia="MS Mincho" w:hAnsi="Tahoma" w:cs="Arial"/>
                    <w:b w:val="0"/>
                    <w:bCs w:val="0"/>
                    <w:snapToGrid w:val="0"/>
                    <w:color w:val="000000" w:themeColor="text1"/>
                    <w:sz w:val="18"/>
                    <w:szCs w:val="18"/>
                    <w:lang w:eastAsia="ja-JP"/>
                  </w:rPr>
                </w:rPrChange>
              </w:rPr>
              <w:pPrChange w:id="5518" w:author="Phuong Giang" w:date="2012-02-22T23:29:00Z">
                <w:pPr>
                  <w:spacing w:before="120" w:after="200" w:line="360" w:lineRule="auto"/>
                </w:pPr>
              </w:pPrChange>
            </w:pPr>
            <w:ins w:id="5519" w:author="Red Army" w:date="2012-02-22T22:52:00Z">
              <w:r w:rsidRPr="00D85E98">
                <w:rPr>
                  <w:rFonts w:ascii="Times New Roman" w:hAnsi="Times New Roman" w:cs="Times New Roman"/>
                  <w:bCs/>
                  <w:i w:val="0"/>
                  <w:color w:val="auto"/>
                  <w:sz w:val="22"/>
                  <w:szCs w:val="22"/>
                  <w:rPrChange w:id="5520" w:author="Phuong Giang" w:date="2012-02-22T23:46:00Z">
                    <w:rPr>
                      <w:bCs w:val="0"/>
                      <w:i/>
                      <w:color w:val="000000" w:themeColor="text1"/>
                      <w:sz w:val="18"/>
                      <w:szCs w:val="18"/>
                    </w:rPr>
                  </w:rPrChange>
                </w:rPr>
                <w:t>07</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21" w:author="Red Army" w:date="2012-02-22T22:52:00Z"/>
                <w:rFonts w:ascii="Times New Roman" w:hAnsi="Times New Roman"/>
                <w:rPrChange w:id="5522" w:author="Phuong Giang" w:date="2012-02-22T23:46:00Z">
                  <w:rPr>
                    <w:ins w:id="5523" w:author="Red Army" w:date="2012-02-22T22:52:00Z"/>
                    <w:lang w:eastAsia="ja-JP"/>
                  </w:rPr>
                </w:rPrChange>
              </w:rPr>
              <w:pPrChange w:id="5524"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525" w:author="Red Army" w:date="2012-02-22T22:52:00Z">
              <w:r w:rsidRPr="00D85E98">
                <w:rPr>
                  <w:rFonts w:ascii="Times New Roman" w:hAnsi="Times New Roman" w:cs="Times New Roman"/>
                  <w:i w:val="0"/>
                  <w:color w:val="auto"/>
                  <w:sz w:val="22"/>
                  <w:szCs w:val="22"/>
                  <w:rPrChange w:id="5526" w:author="Phuong Giang" w:date="2012-02-22T23:46:00Z">
                    <w:rPr>
                      <w:bCs/>
                      <w:i/>
                      <w:color w:val="000000" w:themeColor="text1"/>
                      <w:sz w:val="18"/>
                      <w:szCs w:val="18"/>
                    </w:rPr>
                  </w:rPrChange>
                </w:rPr>
                <w:t>Subject</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27" w:author="Red Army" w:date="2012-02-22T22:52:00Z"/>
                <w:rFonts w:ascii="Times New Roman" w:hAnsi="Times New Roman"/>
                <w:rPrChange w:id="5528" w:author="Phuong Giang" w:date="2012-02-22T23:46:00Z">
                  <w:rPr>
                    <w:ins w:id="5529" w:author="Red Army" w:date="2012-02-22T22:52:00Z"/>
                    <w:lang w:eastAsia="ja-JP"/>
                  </w:rPr>
                </w:rPrChange>
              </w:rPr>
              <w:pPrChange w:id="5530"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531" w:author="Red Army" w:date="2012-02-22T22:52:00Z">
              <w:r w:rsidRPr="00D85E98">
                <w:rPr>
                  <w:rFonts w:ascii="Times New Roman" w:hAnsi="Times New Roman" w:cs="Times New Roman"/>
                  <w:i w:val="0"/>
                  <w:color w:val="auto"/>
                  <w:sz w:val="22"/>
                  <w:szCs w:val="22"/>
                  <w:rPrChange w:id="5532" w:author="Phuong Giang" w:date="2012-02-22T23:46:00Z">
                    <w:rPr>
                      <w:bCs/>
                      <w:i/>
                      <w:color w:val="000000" w:themeColor="text1"/>
                      <w:sz w:val="18"/>
                      <w:szCs w:val="18"/>
                    </w:rPr>
                  </w:rPrChange>
                </w:rPr>
                <w:t>string</w:t>
              </w:r>
            </w:ins>
          </w:p>
        </w:tc>
        <w:tc>
          <w:tcPr>
            <w:tcW w:w="2525"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33" w:author="Red Army" w:date="2012-02-22T22:52:00Z"/>
                <w:rFonts w:ascii="Times New Roman" w:hAnsi="Times New Roman"/>
                <w:rPrChange w:id="5534" w:author="Phuong Giang" w:date="2012-02-22T23:46:00Z">
                  <w:rPr>
                    <w:ins w:id="5535" w:author="Red Army" w:date="2012-02-22T22:52:00Z"/>
                    <w:lang w:eastAsia="ja-JP"/>
                  </w:rPr>
                </w:rPrChange>
              </w:rPr>
              <w:pPrChange w:id="5536"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c>
          <w:tcPr>
            <w:tcW w:w="1000"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37" w:author="Red Army" w:date="2012-02-22T22:52:00Z"/>
                <w:rFonts w:ascii="Times New Roman" w:hAnsi="Times New Roman"/>
                <w:rPrChange w:id="5538" w:author="Phuong Giang" w:date="2012-02-22T23:46:00Z">
                  <w:rPr>
                    <w:ins w:id="5539" w:author="Red Army" w:date="2012-02-22T22:52:00Z"/>
                    <w:lang w:eastAsia="ja-JP"/>
                  </w:rPr>
                </w:rPrChange>
              </w:rPr>
              <w:pPrChange w:id="5540"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c>
          <w:tcPr>
            <w:tcW w:w="2702"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41" w:author="Red Army" w:date="2012-02-22T22:52:00Z"/>
                <w:rFonts w:ascii="Times New Roman" w:hAnsi="Times New Roman"/>
                <w:rPrChange w:id="5542" w:author="Phuong Giang" w:date="2012-02-22T23:46:00Z">
                  <w:rPr>
                    <w:ins w:id="5543" w:author="Red Army" w:date="2012-02-22T22:52:00Z"/>
                    <w:lang w:eastAsia="ja-JP"/>
                  </w:rPr>
                </w:rPrChange>
              </w:rPr>
              <w:pPrChange w:id="5544"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r>
      <w:tr w:rsidR="001A326B" w:rsidRPr="00D85E98" w:rsidTr="00995D66">
        <w:trPr>
          <w:cnfStyle w:val="000000100000" w:firstRow="0" w:lastRow="0" w:firstColumn="0" w:lastColumn="0" w:oddVBand="0" w:evenVBand="0" w:oddHBand="1" w:evenHBand="0" w:firstRowFirstColumn="0" w:firstRowLastColumn="0" w:lastRowFirstColumn="0" w:lastRowLastColumn="0"/>
          <w:ins w:id="5545"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Borders>
              <w:top w:val="none" w:sz="0" w:space="0" w:color="auto"/>
              <w:left w:val="none" w:sz="0" w:space="0" w:color="auto"/>
              <w:bottom w:val="none" w:sz="0" w:space="0" w:color="auto"/>
            </w:tcBorders>
          </w:tcPr>
          <w:p w:rsidR="001A326B" w:rsidRPr="00D85E98" w:rsidRDefault="001A326B">
            <w:pPr>
              <w:pStyle w:val="comment"/>
              <w:ind w:left="0"/>
              <w:rPr>
                <w:ins w:id="5546" w:author="Red Army" w:date="2012-02-22T22:52:00Z"/>
                <w:rFonts w:ascii="Times New Roman" w:hAnsi="Times New Roman" w:cs="Times New Roman"/>
                <w:b w:val="0"/>
                <w:bCs/>
                <w:color w:val="auto"/>
                <w:sz w:val="22"/>
                <w:szCs w:val="22"/>
                <w:rPrChange w:id="5547" w:author="Phuong Giang" w:date="2012-02-22T23:46:00Z">
                  <w:rPr>
                    <w:ins w:id="5548" w:author="Red Army" w:date="2012-02-22T22:52:00Z"/>
                    <w:rFonts w:ascii="Tahoma" w:eastAsia="MS Mincho" w:hAnsi="Tahoma" w:cs="Arial"/>
                    <w:b w:val="0"/>
                    <w:bCs w:val="0"/>
                    <w:snapToGrid w:val="0"/>
                    <w:color w:val="000000" w:themeColor="text1"/>
                    <w:sz w:val="18"/>
                    <w:szCs w:val="18"/>
                    <w:lang w:eastAsia="ja-JP"/>
                  </w:rPr>
                </w:rPrChange>
              </w:rPr>
              <w:pPrChange w:id="5549" w:author="Phuong Giang" w:date="2012-02-22T23:29:00Z">
                <w:pPr>
                  <w:spacing w:before="120" w:after="200" w:line="360" w:lineRule="auto"/>
                </w:pPr>
              </w:pPrChange>
            </w:pPr>
            <w:ins w:id="5550" w:author="Red Army" w:date="2012-02-22T22:52:00Z">
              <w:r w:rsidRPr="00D85E98">
                <w:rPr>
                  <w:rFonts w:ascii="Times New Roman" w:hAnsi="Times New Roman" w:cs="Times New Roman"/>
                  <w:bCs/>
                  <w:i w:val="0"/>
                  <w:color w:val="auto"/>
                  <w:sz w:val="22"/>
                  <w:szCs w:val="22"/>
                  <w:rPrChange w:id="5551" w:author="Phuong Giang" w:date="2012-02-22T23:46:00Z">
                    <w:rPr>
                      <w:bCs w:val="0"/>
                      <w:i/>
                      <w:color w:val="000000" w:themeColor="text1"/>
                      <w:sz w:val="18"/>
                      <w:szCs w:val="18"/>
                    </w:rPr>
                  </w:rPrChange>
                </w:rPr>
                <w:t>08</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52" w:author="Red Army" w:date="2012-02-22T22:52:00Z"/>
                <w:rFonts w:ascii="Times New Roman" w:hAnsi="Times New Roman"/>
                <w:rPrChange w:id="5553" w:author="Phuong Giang" w:date="2012-02-22T23:46:00Z">
                  <w:rPr>
                    <w:ins w:id="5554" w:author="Red Army" w:date="2012-02-22T22:52:00Z"/>
                    <w:lang w:eastAsia="ja-JP"/>
                  </w:rPr>
                </w:rPrChange>
              </w:rPr>
              <w:pPrChange w:id="5555"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5556" w:author="Red Army" w:date="2012-02-22T22:52:00Z">
              <w:r w:rsidRPr="00D85E98">
                <w:rPr>
                  <w:rFonts w:ascii="Times New Roman" w:hAnsi="Times New Roman" w:cs="Times New Roman"/>
                  <w:i w:val="0"/>
                  <w:color w:val="auto"/>
                  <w:sz w:val="22"/>
                  <w:szCs w:val="22"/>
                  <w:rPrChange w:id="5557" w:author="Phuong Giang" w:date="2012-02-22T23:46:00Z">
                    <w:rPr>
                      <w:bCs/>
                      <w:i/>
                      <w:color w:val="000000" w:themeColor="text1"/>
                      <w:sz w:val="18"/>
                      <w:szCs w:val="18"/>
                    </w:rPr>
                  </w:rPrChange>
                </w:rPr>
                <w:t>this</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58" w:author="Red Army" w:date="2012-02-22T22:52:00Z"/>
                <w:rFonts w:ascii="Times New Roman" w:hAnsi="Times New Roman"/>
                <w:rPrChange w:id="5559" w:author="Phuong Giang" w:date="2012-02-22T23:46:00Z">
                  <w:rPr>
                    <w:ins w:id="5560" w:author="Red Army" w:date="2012-02-22T22:52:00Z"/>
                    <w:lang w:eastAsia="ja-JP"/>
                  </w:rPr>
                </w:rPrChange>
              </w:rPr>
              <w:pPrChange w:id="5561"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5562" w:author="Red Army" w:date="2012-02-22T22:52:00Z">
              <w:r w:rsidRPr="00D85E98">
                <w:rPr>
                  <w:rFonts w:ascii="Times New Roman" w:hAnsi="Times New Roman" w:cs="Times New Roman"/>
                  <w:i w:val="0"/>
                  <w:color w:val="auto"/>
                  <w:sz w:val="22"/>
                  <w:szCs w:val="22"/>
                  <w:rPrChange w:id="5563" w:author="Phuong Giang" w:date="2012-02-22T23:46:00Z">
                    <w:rPr>
                      <w:bCs/>
                      <w:i/>
                      <w:color w:val="000000" w:themeColor="text1"/>
                      <w:sz w:val="18"/>
                      <w:szCs w:val="18"/>
                    </w:rPr>
                  </w:rPrChange>
                </w:rPr>
                <w:t>string</w:t>
              </w:r>
            </w:ins>
          </w:p>
        </w:tc>
        <w:tc>
          <w:tcPr>
            <w:tcW w:w="2525"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64" w:author="Red Army" w:date="2012-02-22T22:52:00Z"/>
                <w:rFonts w:ascii="Times New Roman" w:hAnsi="Times New Roman"/>
                <w:rPrChange w:id="5565" w:author="Phuong Giang" w:date="2012-02-22T23:46:00Z">
                  <w:rPr>
                    <w:ins w:id="5566" w:author="Red Army" w:date="2012-02-22T22:52:00Z"/>
                    <w:lang w:eastAsia="ja-JP"/>
                  </w:rPr>
                </w:rPrChange>
              </w:rPr>
              <w:pPrChange w:id="5567"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1000"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68" w:author="Red Army" w:date="2012-02-22T22:52:00Z"/>
                <w:rFonts w:ascii="Times New Roman" w:hAnsi="Times New Roman"/>
                <w:rPrChange w:id="5569" w:author="Phuong Giang" w:date="2012-02-22T23:46:00Z">
                  <w:rPr>
                    <w:ins w:id="5570" w:author="Red Army" w:date="2012-02-22T22:52:00Z"/>
                    <w:lang w:eastAsia="ja-JP"/>
                  </w:rPr>
                </w:rPrChange>
              </w:rPr>
              <w:pPrChange w:id="5571"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2702" w:type="dxa"/>
            <w:tcBorders>
              <w:top w:val="none" w:sz="0" w:space="0" w:color="auto"/>
              <w:bottom w:val="none" w:sz="0" w:space="0" w:color="auto"/>
              <w:right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572" w:author="Red Army" w:date="2012-02-22T22:52:00Z"/>
                <w:rFonts w:ascii="Times New Roman" w:hAnsi="Times New Roman"/>
                <w:rPrChange w:id="5573" w:author="Phuong Giang" w:date="2012-02-22T23:46:00Z">
                  <w:rPr>
                    <w:ins w:id="5574" w:author="Red Army" w:date="2012-02-22T22:52:00Z"/>
                    <w:lang w:eastAsia="ja-JP"/>
                  </w:rPr>
                </w:rPrChange>
              </w:rPr>
              <w:pPrChange w:id="5575"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r>
      <w:tr w:rsidR="001A326B" w:rsidRPr="00D85E98" w:rsidTr="00995D66">
        <w:trPr>
          <w:ins w:id="5576"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Pr>
          <w:p w:rsidR="001A326B" w:rsidRPr="00D85E98" w:rsidRDefault="001A326B">
            <w:pPr>
              <w:pStyle w:val="comment"/>
              <w:ind w:left="0"/>
              <w:rPr>
                <w:ins w:id="5577" w:author="Red Army" w:date="2012-02-22T22:52:00Z"/>
                <w:rFonts w:ascii="Times New Roman" w:hAnsi="Times New Roman" w:cs="Times New Roman"/>
                <w:b w:val="0"/>
                <w:bCs/>
                <w:color w:val="auto"/>
                <w:sz w:val="22"/>
                <w:szCs w:val="22"/>
                <w:rPrChange w:id="5578" w:author="Phuong Giang" w:date="2012-02-22T23:46:00Z">
                  <w:rPr>
                    <w:ins w:id="5579" w:author="Red Army" w:date="2012-02-22T22:52:00Z"/>
                    <w:rFonts w:ascii="Tahoma" w:eastAsia="MS Mincho" w:hAnsi="Tahoma" w:cs="Arial"/>
                    <w:b w:val="0"/>
                    <w:bCs w:val="0"/>
                    <w:snapToGrid w:val="0"/>
                    <w:color w:val="000000" w:themeColor="text1"/>
                    <w:sz w:val="18"/>
                    <w:szCs w:val="18"/>
                    <w:lang w:eastAsia="ja-JP"/>
                  </w:rPr>
                </w:rPrChange>
              </w:rPr>
              <w:pPrChange w:id="5580" w:author="Phuong Giang" w:date="2012-02-22T23:29:00Z">
                <w:pPr>
                  <w:spacing w:before="120" w:after="200" w:line="360" w:lineRule="auto"/>
                </w:pPr>
              </w:pPrChange>
            </w:pPr>
            <w:ins w:id="5581" w:author="Red Army" w:date="2012-02-22T22:52:00Z">
              <w:r w:rsidRPr="00D85E98">
                <w:rPr>
                  <w:rFonts w:ascii="Times New Roman" w:hAnsi="Times New Roman" w:cs="Times New Roman"/>
                  <w:bCs/>
                  <w:i w:val="0"/>
                  <w:color w:val="auto"/>
                  <w:sz w:val="22"/>
                  <w:szCs w:val="22"/>
                  <w:rPrChange w:id="5582" w:author="Phuong Giang" w:date="2012-02-22T23:46:00Z">
                    <w:rPr>
                      <w:bCs w:val="0"/>
                      <w:i/>
                      <w:color w:val="000000" w:themeColor="text1"/>
                      <w:sz w:val="18"/>
                      <w:szCs w:val="18"/>
                    </w:rPr>
                  </w:rPrChange>
                </w:rPr>
                <w:t>09</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83" w:author="Red Army" w:date="2012-02-22T22:52:00Z"/>
                <w:rFonts w:ascii="Times New Roman" w:hAnsi="Times New Roman"/>
                <w:rPrChange w:id="5584" w:author="Phuong Giang" w:date="2012-02-22T23:46:00Z">
                  <w:rPr>
                    <w:ins w:id="5585" w:author="Red Army" w:date="2012-02-22T22:52:00Z"/>
                    <w:lang w:eastAsia="ja-JP"/>
                  </w:rPr>
                </w:rPrChange>
              </w:rPr>
              <w:pPrChange w:id="5586"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587" w:author="Red Army" w:date="2012-02-22T22:52:00Z">
              <w:r w:rsidRPr="00D85E98">
                <w:rPr>
                  <w:rFonts w:ascii="Times New Roman" w:hAnsi="Times New Roman" w:cs="Times New Roman"/>
                  <w:i w:val="0"/>
                  <w:color w:val="auto"/>
                  <w:sz w:val="22"/>
                  <w:szCs w:val="22"/>
                  <w:rPrChange w:id="5588" w:author="Phuong Giang" w:date="2012-02-22T23:46:00Z">
                    <w:rPr>
                      <w:bCs/>
                      <w:i/>
                      <w:color w:val="000000" w:themeColor="text1"/>
                      <w:sz w:val="18"/>
                      <w:szCs w:val="18"/>
                    </w:rPr>
                  </w:rPrChange>
                </w:rPr>
                <w:t>Topic</w:t>
              </w:r>
            </w:ins>
          </w:p>
        </w:tc>
        <w:tc>
          <w:tcPr>
            <w:tcW w:w="1596"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89" w:author="Red Army" w:date="2012-02-22T22:52:00Z"/>
                <w:rFonts w:ascii="Times New Roman" w:hAnsi="Times New Roman"/>
                <w:rPrChange w:id="5590" w:author="Phuong Giang" w:date="2012-02-22T23:46:00Z">
                  <w:rPr>
                    <w:ins w:id="5591" w:author="Red Army" w:date="2012-02-22T22:52:00Z"/>
                    <w:lang w:eastAsia="ja-JP"/>
                  </w:rPr>
                </w:rPrChange>
              </w:rPr>
              <w:pPrChange w:id="5592"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593" w:author="Red Army" w:date="2012-02-22T22:52:00Z">
              <w:r w:rsidRPr="00D85E98">
                <w:rPr>
                  <w:rFonts w:ascii="Times New Roman" w:hAnsi="Times New Roman" w:cs="Times New Roman"/>
                  <w:i w:val="0"/>
                  <w:color w:val="auto"/>
                  <w:sz w:val="22"/>
                  <w:szCs w:val="22"/>
                  <w:rPrChange w:id="5594" w:author="Phuong Giang" w:date="2012-02-22T23:46:00Z">
                    <w:rPr>
                      <w:bCs/>
                      <w:i/>
                      <w:color w:val="000000" w:themeColor="text1"/>
                      <w:sz w:val="18"/>
                      <w:szCs w:val="18"/>
                    </w:rPr>
                  </w:rPrChange>
                </w:rPr>
                <w:t>string</w:t>
              </w:r>
            </w:ins>
          </w:p>
        </w:tc>
        <w:tc>
          <w:tcPr>
            <w:tcW w:w="2525"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95" w:author="Red Army" w:date="2012-02-22T22:52:00Z"/>
                <w:rFonts w:ascii="Times New Roman" w:hAnsi="Times New Roman"/>
                <w:rPrChange w:id="5596" w:author="Phuong Giang" w:date="2012-02-22T23:46:00Z">
                  <w:rPr>
                    <w:ins w:id="5597" w:author="Red Army" w:date="2012-02-22T22:52:00Z"/>
                    <w:lang w:eastAsia="ja-JP"/>
                  </w:rPr>
                </w:rPrChange>
              </w:rPr>
              <w:pPrChange w:id="5598"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c>
          <w:tcPr>
            <w:tcW w:w="1000"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599" w:author="Red Army" w:date="2012-02-22T22:52:00Z"/>
                <w:rFonts w:ascii="Times New Roman" w:hAnsi="Times New Roman"/>
                <w:rPrChange w:id="5600" w:author="Phuong Giang" w:date="2012-02-22T23:46:00Z">
                  <w:rPr>
                    <w:ins w:id="5601" w:author="Red Army" w:date="2012-02-22T22:52:00Z"/>
                    <w:lang w:eastAsia="ja-JP"/>
                  </w:rPr>
                </w:rPrChange>
              </w:rPr>
              <w:pPrChange w:id="5602"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c>
          <w:tcPr>
            <w:tcW w:w="2702" w:type="dxa"/>
          </w:tcPr>
          <w:p w:rsidR="001A326B" w:rsidRPr="00D85E98" w:rsidRDefault="001A326B">
            <w:pPr>
              <w:pStyle w:val="comment"/>
              <w:ind w:left="0"/>
              <w:cnfStyle w:val="000000000000" w:firstRow="0" w:lastRow="0" w:firstColumn="0" w:lastColumn="0" w:oddVBand="0" w:evenVBand="0" w:oddHBand="0" w:evenHBand="0" w:firstRowFirstColumn="0" w:firstRowLastColumn="0" w:lastRowFirstColumn="0" w:lastRowLastColumn="0"/>
              <w:rPr>
                <w:ins w:id="5603" w:author="Red Army" w:date="2012-02-22T22:52:00Z"/>
                <w:rFonts w:ascii="Times New Roman" w:hAnsi="Times New Roman"/>
                <w:rPrChange w:id="5604" w:author="Phuong Giang" w:date="2012-02-22T23:46:00Z">
                  <w:rPr>
                    <w:ins w:id="5605" w:author="Red Army" w:date="2012-02-22T22:52:00Z"/>
                    <w:lang w:eastAsia="ja-JP"/>
                  </w:rPr>
                </w:rPrChange>
              </w:rPr>
              <w:pPrChange w:id="5606" w:author="Phuong Giang" w:date="2012-02-22T23:29:00Z">
                <w:pPr>
                  <w:spacing w:after="200" w:line="276" w:lineRule="auto"/>
                  <w:cnfStyle w:val="000000000000" w:firstRow="0" w:lastRow="0" w:firstColumn="0" w:lastColumn="0" w:oddVBand="0" w:evenVBand="0" w:oddHBand="0" w:evenHBand="0" w:firstRowFirstColumn="0" w:firstRowLastColumn="0" w:lastRowFirstColumn="0" w:lastRowLastColumn="0"/>
                </w:pPr>
              </w:pPrChange>
            </w:pPr>
          </w:p>
        </w:tc>
      </w:tr>
      <w:tr w:rsidR="001A326B" w:rsidRPr="00D85E98" w:rsidTr="00995D66">
        <w:trPr>
          <w:cnfStyle w:val="000000100000" w:firstRow="0" w:lastRow="0" w:firstColumn="0" w:lastColumn="0" w:oddVBand="0" w:evenVBand="0" w:oddHBand="1" w:evenHBand="0" w:firstRowFirstColumn="0" w:firstRowLastColumn="0" w:lastRowFirstColumn="0" w:lastRowLastColumn="0"/>
          <w:ins w:id="5607" w:author="Red Army" w:date="2012-02-22T22:52:00Z"/>
        </w:trPr>
        <w:tc>
          <w:tcPr>
            <w:cnfStyle w:val="001000000000" w:firstRow="0" w:lastRow="0" w:firstColumn="1" w:lastColumn="0" w:oddVBand="0" w:evenVBand="0" w:oddHBand="0" w:evenHBand="0" w:firstRowFirstColumn="0" w:firstRowLastColumn="0" w:lastRowFirstColumn="0" w:lastRowLastColumn="0"/>
            <w:tcW w:w="589" w:type="dxa"/>
            <w:tcBorders>
              <w:top w:val="none" w:sz="0" w:space="0" w:color="auto"/>
              <w:left w:val="none" w:sz="0" w:space="0" w:color="auto"/>
              <w:bottom w:val="none" w:sz="0" w:space="0" w:color="auto"/>
            </w:tcBorders>
          </w:tcPr>
          <w:p w:rsidR="001A326B" w:rsidRPr="00D85E98" w:rsidRDefault="001A326B">
            <w:pPr>
              <w:pStyle w:val="comment"/>
              <w:ind w:left="0"/>
              <w:rPr>
                <w:ins w:id="5608" w:author="Red Army" w:date="2012-02-22T22:52:00Z"/>
                <w:rFonts w:ascii="Times New Roman" w:hAnsi="Times New Roman" w:cs="Times New Roman"/>
                <w:b w:val="0"/>
                <w:bCs/>
                <w:color w:val="auto"/>
                <w:sz w:val="22"/>
                <w:szCs w:val="22"/>
                <w:rPrChange w:id="5609" w:author="Phuong Giang" w:date="2012-02-22T23:46:00Z">
                  <w:rPr>
                    <w:ins w:id="5610" w:author="Red Army" w:date="2012-02-22T22:52:00Z"/>
                    <w:rFonts w:ascii="Tahoma" w:eastAsia="MS Mincho" w:hAnsi="Tahoma" w:cs="Arial"/>
                    <w:b w:val="0"/>
                    <w:bCs w:val="0"/>
                    <w:snapToGrid w:val="0"/>
                    <w:color w:val="000000" w:themeColor="text1"/>
                    <w:sz w:val="18"/>
                    <w:szCs w:val="18"/>
                    <w:lang w:eastAsia="ja-JP"/>
                  </w:rPr>
                </w:rPrChange>
              </w:rPr>
              <w:pPrChange w:id="5611" w:author="Phuong Giang" w:date="2012-02-22T23:29:00Z">
                <w:pPr>
                  <w:spacing w:before="120" w:after="200" w:line="360" w:lineRule="auto"/>
                </w:pPr>
              </w:pPrChange>
            </w:pPr>
            <w:ins w:id="5612" w:author="Red Army" w:date="2012-02-22T22:52:00Z">
              <w:r w:rsidRPr="00D85E98">
                <w:rPr>
                  <w:rFonts w:ascii="Times New Roman" w:hAnsi="Times New Roman" w:cs="Times New Roman"/>
                  <w:bCs/>
                  <w:i w:val="0"/>
                  <w:color w:val="auto"/>
                  <w:sz w:val="22"/>
                  <w:szCs w:val="22"/>
                  <w:rPrChange w:id="5613" w:author="Phuong Giang" w:date="2012-02-22T23:46:00Z">
                    <w:rPr>
                      <w:bCs w:val="0"/>
                      <w:i/>
                      <w:color w:val="000000" w:themeColor="text1"/>
                      <w:sz w:val="18"/>
                      <w:szCs w:val="18"/>
                    </w:rPr>
                  </w:rPrChange>
                </w:rPr>
                <w:t>10</w:t>
              </w:r>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614" w:author="Red Army" w:date="2012-02-22T22:52:00Z"/>
                <w:rFonts w:ascii="Times New Roman" w:hAnsi="Times New Roman"/>
                <w:rPrChange w:id="5615" w:author="Phuong Giang" w:date="2012-02-22T23:46:00Z">
                  <w:rPr>
                    <w:ins w:id="5616" w:author="Red Army" w:date="2012-02-22T22:52:00Z"/>
                    <w:lang w:eastAsia="ja-JP"/>
                  </w:rPr>
                </w:rPrChange>
              </w:rPr>
              <w:pPrChange w:id="5617"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roofErr w:type="spellStart"/>
            <w:ins w:id="5618" w:author="Red Army" w:date="2012-02-22T22:52:00Z">
              <w:r w:rsidRPr="00D85E98">
                <w:rPr>
                  <w:rFonts w:ascii="Times New Roman" w:hAnsi="Times New Roman" w:cs="Times New Roman"/>
                  <w:i w:val="0"/>
                  <w:color w:val="auto"/>
                  <w:sz w:val="22"/>
                  <w:szCs w:val="22"/>
                  <w:rPrChange w:id="5619" w:author="Phuong Giang" w:date="2012-02-22T23:46:00Z">
                    <w:rPr>
                      <w:bCs/>
                      <w:i/>
                      <w:color w:val="000000" w:themeColor="text1"/>
                      <w:sz w:val="18"/>
                      <w:szCs w:val="18"/>
                    </w:rPr>
                  </w:rPrChange>
                </w:rPr>
                <w:t>TopicNo</w:t>
              </w:r>
              <w:proofErr w:type="spellEnd"/>
            </w:ins>
          </w:p>
        </w:tc>
        <w:tc>
          <w:tcPr>
            <w:tcW w:w="1596"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620" w:author="Red Army" w:date="2012-02-22T22:52:00Z"/>
                <w:rFonts w:ascii="Times New Roman" w:hAnsi="Times New Roman"/>
                <w:rPrChange w:id="5621" w:author="Phuong Giang" w:date="2012-02-22T23:46:00Z">
                  <w:rPr>
                    <w:ins w:id="5622" w:author="Red Army" w:date="2012-02-22T22:52:00Z"/>
                    <w:lang w:eastAsia="ja-JP"/>
                  </w:rPr>
                </w:rPrChange>
              </w:rPr>
              <w:pPrChange w:id="5623"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roofErr w:type="spellStart"/>
            <w:ins w:id="5624" w:author="Red Army" w:date="2012-02-22T22:52:00Z">
              <w:r w:rsidRPr="00D85E98">
                <w:rPr>
                  <w:rFonts w:ascii="Times New Roman" w:hAnsi="Times New Roman" w:cs="Times New Roman"/>
                  <w:i w:val="0"/>
                  <w:color w:val="auto"/>
                  <w:sz w:val="22"/>
                  <w:szCs w:val="22"/>
                  <w:rPrChange w:id="5625" w:author="Phuong Giang" w:date="2012-02-22T23:46:00Z">
                    <w:rPr>
                      <w:bCs/>
                      <w:i/>
                      <w:color w:val="000000" w:themeColor="text1"/>
                      <w:sz w:val="18"/>
                      <w:szCs w:val="18"/>
                    </w:rPr>
                  </w:rPrChange>
                </w:rPr>
                <w:t>int</w:t>
              </w:r>
              <w:proofErr w:type="spellEnd"/>
            </w:ins>
          </w:p>
        </w:tc>
        <w:tc>
          <w:tcPr>
            <w:tcW w:w="2525"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626" w:author="Red Army" w:date="2012-02-22T22:52:00Z"/>
                <w:rFonts w:ascii="Times New Roman" w:hAnsi="Times New Roman"/>
                <w:rPrChange w:id="5627" w:author="Phuong Giang" w:date="2012-02-22T23:46:00Z">
                  <w:rPr>
                    <w:ins w:id="5628" w:author="Red Army" w:date="2012-02-22T22:52:00Z"/>
                    <w:lang w:eastAsia="ja-JP"/>
                  </w:rPr>
                </w:rPrChange>
              </w:rPr>
              <w:pPrChange w:id="5629"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1000" w:type="dxa"/>
            <w:tcBorders>
              <w:top w:val="none" w:sz="0" w:space="0" w:color="auto"/>
              <w:bottom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630" w:author="Red Army" w:date="2012-02-22T22:52:00Z"/>
                <w:rFonts w:ascii="Times New Roman" w:hAnsi="Times New Roman"/>
                <w:rPrChange w:id="5631" w:author="Phuong Giang" w:date="2012-02-22T23:46:00Z">
                  <w:rPr>
                    <w:ins w:id="5632" w:author="Red Army" w:date="2012-02-22T22:52:00Z"/>
                    <w:lang w:eastAsia="ja-JP"/>
                  </w:rPr>
                </w:rPrChange>
              </w:rPr>
              <w:pPrChange w:id="5633"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c>
          <w:tcPr>
            <w:tcW w:w="2702" w:type="dxa"/>
            <w:tcBorders>
              <w:top w:val="none" w:sz="0" w:space="0" w:color="auto"/>
              <w:bottom w:val="none" w:sz="0" w:space="0" w:color="auto"/>
              <w:right w:val="none" w:sz="0" w:space="0" w:color="auto"/>
            </w:tcBorders>
          </w:tcPr>
          <w:p w:rsidR="001A326B" w:rsidRPr="00D85E98" w:rsidRDefault="001A326B">
            <w:pPr>
              <w:pStyle w:val="comment"/>
              <w:ind w:left="0"/>
              <w:cnfStyle w:val="000000100000" w:firstRow="0" w:lastRow="0" w:firstColumn="0" w:lastColumn="0" w:oddVBand="0" w:evenVBand="0" w:oddHBand="1" w:evenHBand="0" w:firstRowFirstColumn="0" w:firstRowLastColumn="0" w:lastRowFirstColumn="0" w:lastRowLastColumn="0"/>
              <w:rPr>
                <w:ins w:id="5634" w:author="Red Army" w:date="2012-02-22T22:52:00Z"/>
                <w:rFonts w:ascii="Times New Roman" w:hAnsi="Times New Roman"/>
                <w:rPrChange w:id="5635" w:author="Phuong Giang" w:date="2012-02-22T23:46:00Z">
                  <w:rPr>
                    <w:ins w:id="5636" w:author="Red Army" w:date="2012-02-22T22:52:00Z"/>
                    <w:lang w:eastAsia="ja-JP"/>
                  </w:rPr>
                </w:rPrChange>
              </w:rPr>
              <w:pPrChange w:id="5637" w:author="Phuong Giang" w:date="2012-02-22T23:29:00Z">
                <w:pPr>
                  <w:spacing w:after="200" w:line="276" w:lineRule="auto"/>
                  <w:cnfStyle w:val="000000100000" w:firstRow="0" w:lastRow="0" w:firstColumn="0" w:lastColumn="0" w:oddVBand="0" w:evenVBand="0" w:oddHBand="1" w:evenHBand="0" w:firstRowFirstColumn="0" w:firstRowLastColumn="0" w:lastRowFirstColumn="0" w:lastRowLastColumn="0"/>
                </w:pPr>
              </w:pPrChange>
            </w:pPr>
          </w:p>
        </w:tc>
      </w:tr>
    </w:tbl>
    <w:p w:rsidR="001A326B" w:rsidRDefault="001A326B" w:rsidP="001A326B">
      <w:pPr>
        <w:rPr>
          <w:ins w:id="5638" w:author="Red Army" w:date="2012-02-22T22:52:00Z"/>
          <w:lang w:eastAsia="ja-JP"/>
        </w:rPr>
      </w:pPr>
    </w:p>
    <w:p w:rsidR="001A326B" w:rsidRDefault="001A326B" w:rsidP="001A326B">
      <w:pPr>
        <w:keepNext/>
        <w:keepLines/>
        <w:numPr>
          <w:ilvl w:val="4"/>
          <w:numId w:val="5"/>
        </w:numPr>
        <w:tabs>
          <w:tab w:val="left" w:pos="4208"/>
        </w:tabs>
        <w:spacing w:before="200" w:after="0"/>
        <w:outlineLvl w:val="4"/>
        <w:rPr>
          <w:ins w:id="5639" w:author="Red Army" w:date="2012-02-22T22:52:00Z"/>
          <w:rFonts w:ascii="Cambria" w:eastAsia="MS Gothic" w:hAnsi="Cambria"/>
          <w:color w:val="243F60"/>
          <w:lang w:eastAsia="ja-JP"/>
        </w:rPr>
      </w:pPr>
      <w:ins w:id="5640" w:author="Red Army" w:date="2012-02-22T22:52:00Z">
        <w:r w:rsidRPr="003365FC">
          <w:rPr>
            <w:rFonts w:ascii="Cambria" w:eastAsia="MS Gothic" w:hAnsi="Cambria" w:hint="eastAsia"/>
            <w:color w:val="243F60"/>
          </w:rPr>
          <w:t>Methods</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205"/>
        <w:gridCol w:w="6416"/>
      </w:tblGrid>
      <w:tr w:rsidR="001A326B" w:rsidRPr="00D85BE5" w:rsidTr="00995D66">
        <w:trPr>
          <w:cnfStyle w:val="100000000000" w:firstRow="1" w:lastRow="0" w:firstColumn="0" w:lastColumn="0" w:oddVBand="0" w:evenVBand="0" w:oddHBand="0" w:evenHBand="0" w:firstRowFirstColumn="0" w:firstRowLastColumn="0" w:lastRowFirstColumn="0" w:lastRowLastColumn="0"/>
          <w:ins w:id="5641" w:author="Red Army" w:date="2012-02-22T22:52:00Z"/>
        </w:trPr>
        <w:tc>
          <w:tcPr>
            <w:tcW w:w="955" w:type="dxa"/>
          </w:tcPr>
          <w:p w:rsidR="001A326B" w:rsidRPr="00D85BE5" w:rsidRDefault="001A326B" w:rsidP="00995D66">
            <w:pPr>
              <w:widowControl w:val="0"/>
              <w:spacing w:before="120"/>
              <w:ind w:left="-14" w:right="14"/>
              <w:jc w:val="center"/>
              <w:rPr>
                <w:ins w:id="5642" w:author="Red Army" w:date="2012-02-22T22:52:00Z"/>
                <w:rFonts w:ascii="Times New Roman" w:eastAsia="MS Mincho" w:hAnsi="Times New Roman"/>
                <w:snapToGrid w:val="0"/>
                <w:sz w:val="20"/>
                <w:szCs w:val="20"/>
              </w:rPr>
            </w:pPr>
            <w:ins w:id="5643" w:author="Red Army" w:date="2012-02-22T22:52:00Z">
              <w:r w:rsidRPr="00D85BE5">
                <w:rPr>
                  <w:rFonts w:ascii="Times New Roman" w:eastAsia="MS Mincho" w:hAnsi="Times New Roman"/>
                  <w:snapToGrid w:val="0"/>
                  <w:sz w:val="20"/>
                  <w:szCs w:val="20"/>
                </w:rPr>
                <w:t>No</w:t>
              </w:r>
            </w:ins>
          </w:p>
        </w:tc>
        <w:tc>
          <w:tcPr>
            <w:tcW w:w="2205" w:type="dxa"/>
          </w:tcPr>
          <w:p w:rsidR="001A326B" w:rsidRPr="00D85BE5" w:rsidRDefault="001A326B" w:rsidP="00995D66">
            <w:pPr>
              <w:widowControl w:val="0"/>
              <w:spacing w:before="120"/>
              <w:ind w:left="-14" w:right="14"/>
              <w:jc w:val="center"/>
              <w:rPr>
                <w:ins w:id="5644" w:author="Red Army" w:date="2012-02-22T22:52:00Z"/>
                <w:rFonts w:ascii="Times New Roman" w:eastAsia="MS Mincho" w:hAnsi="Times New Roman"/>
                <w:snapToGrid w:val="0"/>
                <w:sz w:val="20"/>
                <w:szCs w:val="20"/>
                <w:lang w:eastAsia="ja-JP"/>
              </w:rPr>
            </w:pPr>
            <w:ins w:id="5645" w:author="Red Army" w:date="2012-02-22T22:52:00Z">
              <w:r w:rsidRPr="00D85BE5">
                <w:rPr>
                  <w:rFonts w:ascii="Times New Roman" w:eastAsia="MS Mincho" w:hAnsi="Times New Roman"/>
                  <w:snapToGrid w:val="0"/>
                  <w:sz w:val="20"/>
                  <w:szCs w:val="20"/>
                  <w:lang w:eastAsia="ja-JP"/>
                </w:rPr>
                <w:t>Method</w:t>
              </w:r>
            </w:ins>
          </w:p>
        </w:tc>
        <w:tc>
          <w:tcPr>
            <w:tcW w:w="6416" w:type="dxa"/>
          </w:tcPr>
          <w:p w:rsidR="001A326B" w:rsidRPr="00D85BE5" w:rsidRDefault="001A326B" w:rsidP="00995D66">
            <w:pPr>
              <w:widowControl w:val="0"/>
              <w:spacing w:before="120"/>
              <w:ind w:left="-14" w:right="14"/>
              <w:jc w:val="center"/>
              <w:rPr>
                <w:ins w:id="5646" w:author="Red Army" w:date="2012-02-22T22:52:00Z"/>
                <w:rFonts w:ascii="Times New Roman" w:eastAsia="MS Mincho" w:hAnsi="Times New Roman"/>
                <w:snapToGrid w:val="0"/>
                <w:sz w:val="20"/>
                <w:szCs w:val="20"/>
                <w:lang w:eastAsia="ja-JP"/>
              </w:rPr>
            </w:pPr>
            <w:ins w:id="5647" w:author="Red Army" w:date="2012-02-22T22:52:00Z">
              <w:r w:rsidRPr="00D85BE5">
                <w:rPr>
                  <w:rFonts w:ascii="Times New Roman" w:eastAsia="MS Mincho" w:hAnsi="Times New Roman"/>
                  <w:snapToGrid w:val="0"/>
                  <w:sz w:val="20"/>
                  <w:szCs w:val="20"/>
                  <w:lang w:eastAsia="ja-JP"/>
                </w:rPr>
                <w:t>Description</w:t>
              </w:r>
            </w:ins>
          </w:p>
        </w:tc>
      </w:tr>
      <w:tr w:rsidR="001A326B" w:rsidRPr="00D85E98" w:rsidTr="00995D66">
        <w:trPr>
          <w:ins w:id="5648" w:author="Red Army" w:date="2012-02-22T22:52:00Z"/>
        </w:trPr>
        <w:tc>
          <w:tcPr>
            <w:tcW w:w="955" w:type="dxa"/>
          </w:tcPr>
          <w:p w:rsidR="001A326B" w:rsidRPr="00D85E98" w:rsidRDefault="001A326B">
            <w:pPr>
              <w:pStyle w:val="comment"/>
              <w:ind w:left="0"/>
              <w:rPr>
                <w:ins w:id="5649" w:author="Red Army" w:date="2012-02-22T22:52:00Z"/>
                <w:rFonts w:ascii="Times New Roman" w:hAnsi="Times New Roman"/>
                <w:bCs w:val="0"/>
                <w:color w:val="auto"/>
                <w:sz w:val="22"/>
                <w:szCs w:val="22"/>
                <w:rPrChange w:id="5650" w:author="Phuong Giang" w:date="2012-02-22T23:46:00Z">
                  <w:rPr>
                    <w:ins w:id="5651" w:author="Red Army" w:date="2012-02-22T22:52:00Z"/>
                    <w:rFonts w:ascii="Times New Roman" w:eastAsia="MS Mincho" w:hAnsi="Times New Roman"/>
                    <w:bCs/>
                    <w:snapToGrid w:val="0"/>
                    <w:color w:val="000000" w:themeColor="text1"/>
                    <w:sz w:val="18"/>
                    <w:szCs w:val="18"/>
                    <w:lang w:eastAsia="ja-JP"/>
                  </w:rPr>
                </w:rPrChange>
              </w:rPr>
              <w:pPrChange w:id="5652" w:author="Phuong Giang" w:date="2012-02-22T23:46:00Z">
                <w:pPr>
                  <w:spacing w:before="120" w:after="200" w:line="360" w:lineRule="auto"/>
                </w:pPr>
              </w:pPrChange>
            </w:pPr>
            <w:ins w:id="5653" w:author="Red Army" w:date="2012-02-22T22:52:00Z">
              <w:r w:rsidRPr="00D85E98">
                <w:rPr>
                  <w:rFonts w:ascii="Times New Roman" w:hAnsi="Times New Roman" w:cs="Times New Roman"/>
                  <w:i w:val="0"/>
                  <w:color w:val="auto"/>
                  <w:sz w:val="22"/>
                  <w:szCs w:val="22"/>
                  <w:rPrChange w:id="5654" w:author="Phuong Giang" w:date="2012-02-22T23:46:00Z">
                    <w:rPr>
                      <w:rFonts w:ascii="Times New Roman" w:hAnsi="Times New Roman"/>
                      <w:bCs/>
                      <w:color w:val="000000" w:themeColor="text1"/>
                      <w:sz w:val="18"/>
                      <w:szCs w:val="18"/>
                    </w:rPr>
                  </w:rPrChange>
                </w:rPr>
                <w:t>01</w:t>
              </w:r>
            </w:ins>
          </w:p>
        </w:tc>
        <w:tc>
          <w:tcPr>
            <w:tcW w:w="2205" w:type="dxa"/>
          </w:tcPr>
          <w:p w:rsidR="001A326B" w:rsidRPr="00D85E98" w:rsidRDefault="001A326B">
            <w:pPr>
              <w:pStyle w:val="comment"/>
              <w:ind w:left="0"/>
              <w:rPr>
                <w:ins w:id="5655" w:author="Red Army" w:date="2012-02-22T22:52:00Z"/>
                <w:rFonts w:ascii="Times New Roman" w:hAnsi="Times New Roman"/>
                <w:bCs w:val="0"/>
                <w:color w:val="auto"/>
                <w:sz w:val="22"/>
                <w:szCs w:val="22"/>
                <w:rPrChange w:id="5656" w:author="Phuong Giang" w:date="2012-02-22T23:46:00Z">
                  <w:rPr>
                    <w:ins w:id="5657" w:author="Red Army" w:date="2012-02-22T22:52:00Z"/>
                    <w:rFonts w:ascii="Times New Roman" w:eastAsia="MS Mincho" w:hAnsi="Times New Roman"/>
                    <w:bCs/>
                    <w:snapToGrid w:val="0"/>
                    <w:color w:val="000000" w:themeColor="text1"/>
                    <w:sz w:val="18"/>
                    <w:szCs w:val="18"/>
                    <w:lang w:eastAsia="ja-JP"/>
                  </w:rPr>
                </w:rPrChange>
              </w:rPr>
              <w:pPrChange w:id="5658" w:author="Phuong Giang" w:date="2012-02-22T23:46:00Z">
                <w:pPr>
                  <w:spacing w:before="120" w:after="200" w:line="360" w:lineRule="auto"/>
                </w:pPr>
              </w:pPrChange>
            </w:pPr>
            <w:proofErr w:type="spellStart"/>
            <w:ins w:id="5659" w:author="Red Army" w:date="2012-02-22T22:52:00Z">
              <w:r w:rsidRPr="00D85E98">
                <w:rPr>
                  <w:rFonts w:ascii="Times New Roman" w:hAnsi="Times New Roman" w:cs="Times New Roman"/>
                  <w:i w:val="0"/>
                  <w:color w:val="auto"/>
                  <w:sz w:val="22"/>
                  <w:szCs w:val="22"/>
                  <w:rPrChange w:id="5660" w:author="Phuong Giang" w:date="2012-02-22T23:46:00Z">
                    <w:rPr>
                      <w:rFonts w:ascii="Times New Roman" w:hAnsi="Times New Roman"/>
                      <w:bCs/>
                      <w:color w:val="000000" w:themeColor="text1"/>
                      <w:sz w:val="18"/>
                      <w:szCs w:val="18"/>
                    </w:rPr>
                  </w:rPrChange>
                </w:rPr>
                <w:t>KnowledgeItem</w:t>
              </w:r>
              <w:proofErr w:type="spellEnd"/>
            </w:ins>
          </w:p>
        </w:tc>
        <w:tc>
          <w:tcPr>
            <w:tcW w:w="6416" w:type="dxa"/>
          </w:tcPr>
          <w:p w:rsidR="001A326B" w:rsidRPr="00D85E98" w:rsidRDefault="001A326B">
            <w:pPr>
              <w:pStyle w:val="comment"/>
              <w:ind w:left="0"/>
              <w:rPr>
                <w:ins w:id="5661" w:author="Red Army" w:date="2012-02-22T22:52:00Z"/>
                <w:rFonts w:ascii="Times New Roman" w:hAnsi="Times New Roman"/>
                <w:bCs w:val="0"/>
                <w:color w:val="auto"/>
                <w:sz w:val="22"/>
                <w:szCs w:val="22"/>
                <w:rPrChange w:id="5662" w:author="Phuong Giang" w:date="2012-02-22T23:46:00Z">
                  <w:rPr>
                    <w:ins w:id="5663" w:author="Red Army" w:date="2012-02-22T22:52:00Z"/>
                    <w:rFonts w:ascii="Times New Roman" w:eastAsia="MS Mincho" w:hAnsi="Times New Roman"/>
                    <w:bCs/>
                    <w:snapToGrid w:val="0"/>
                    <w:color w:val="000000" w:themeColor="text1"/>
                    <w:sz w:val="18"/>
                    <w:szCs w:val="18"/>
                    <w:lang w:eastAsia="ja-JP"/>
                  </w:rPr>
                </w:rPrChange>
              </w:rPr>
              <w:pPrChange w:id="5664" w:author="Phuong Giang" w:date="2012-02-22T23:46:00Z">
                <w:pPr>
                  <w:spacing w:before="120" w:after="200" w:line="360" w:lineRule="auto"/>
                </w:pPr>
              </w:pPrChange>
            </w:pPr>
            <w:ins w:id="5665" w:author="Red Army" w:date="2012-02-22T22:52:00Z">
              <w:r w:rsidRPr="00D85E98">
                <w:rPr>
                  <w:rFonts w:ascii="Times New Roman" w:hAnsi="Times New Roman" w:cs="Times New Roman"/>
                  <w:i w:val="0"/>
                  <w:color w:val="auto"/>
                  <w:sz w:val="22"/>
                  <w:szCs w:val="22"/>
                  <w:rPrChange w:id="5666" w:author="Phuong Giang" w:date="2012-02-22T23:46:00Z">
                    <w:rPr>
                      <w:rFonts w:ascii="Times New Roman" w:hAnsi="Times New Roman"/>
                      <w:bCs/>
                    </w:rPr>
                  </w:rPrChange>
                </w:rPr>
                <w:t>Knowledge Item's Constructor</w:t>
              </w:r>
            </w:ins>
          </w:p>
        </w:tc>
      </w:tr>
      <w:tr w:rsidR="001A326B" w:rsidRPr="00D85E98" w:rsidTr="00995D66">
        <w:trPr>
          <w:ins w:id="5667" w:author="Red Army" w:date="2012-02-22T22:52:00Z"/>
        </w:trPr>
        <w:tc>
          <w:tcPr>
            <w:tcW w:w="955" w:type="dxa"/>
          </w:tcPr>
          <w:p w:rsidR="001A326B" w:rsidRPr="00D85E98" w:rsidRDefault="001A326B">
            <w:pPr>
              <w:pStyle w:val="comment"/>
              <w:ind w:left="0"/>
              <w:rPr>
                <w:ins w:id="5668" w:author="Red Army" w:date="2012-02-22T22:52:00Z"/>
                <w:rFonts w:ascii="Times New Roman" w:hAnsi="Times New Roman"/>
                <w:bCs w:val="0"/>
                <w:color w:val="auto"/>
                <w:sz w:val="22"/>
                <w:szCs w:val="22"/>
                <w:rPrChange w:id="5669" w:author="Phuong Giang" w:date="2012-02-22T23:46:00Z">
                  <w:rPr>
                    <w:ins w:id="5670" w:author="Red Army" w:date="2012-02-22T22:52:00Z"/>
                    <w:rFonts w:ascii="Times New Roman" w:eastAsia="MS Mincho" w:hAnsi="Times New Roman"/>
                    <w:bCs/>
                    <w:snapToGrid w:val="0"/>
                    <w:color w:val="000000" w:themeColor="text1"/>
                    <w:sz w:val="18"/>
                    <w:szCs w:val="18"/>
                    <w:lang w:eastAsia="ja-JP"/>
                  </w:rPr>
                </w:rPrChange>
              </w:rPr>
              <w:pPrChange w:id="5671" w:author="Phuong Giang" w:date="2012-02-22T23:46:00Z">
                <w:pPr>
                  <w:spacing w:before="120" w:after="200" w:line="360" w:lineRule="auto"/>
                </w:pPr>
              </w:pPrChange>
            </w:pPr>
            <w:ins w:id="5672" w:author="Red Army" w:date="2012-02-22T22:52:00Z">
              <w:r w:rsidRPr="00D85E98">
                <w:rPr>
                  <w:rFonts w:ascii="Times New Roman" w:hAnsi="Times New Roman" w:cs="Times New Roman"/>
                  <w:i w:val="0"/>
                  <w:color w:val="auto"/>
                  <w:sz w:val="22"/>
                  <w:szCs w:val="22"/>
                  <w:rPrChange w:id="5673" w:author="Phuong Giang" w:date="2012-02-22T23:46:00Z">
                    <w:rPr>
                      <w:rFonts w:ascii="Times New Roman" w:hAnsi="Times New Roman"/>
                      <w:bCs/>
                      <w:color w:val="000000" w:themeColor="text1"/>
                      <w:sz w:val="18"/>
                      <w:szCs w:val="18"/>
                    </w:rPr>
                  </w:rPrChange>
                </w:rPr>
                <w:t>02</w:t>
              </w:r>
            </w:ins>
          </w:p>
        </w:tc>
        <w:tc>
          <w:tcPr>
            <w:tcW w:w="2205" w:type="dxa"/>
          </w:tcPr>
          <w:p w:rsidR="001A326B" w:rsidRPr="00D85E98" w:rsidRDefault="001A326B">
            <w:pPr>
              <w:pStyle w:val="comment"/>
              <w:ind w:left="0"/>
              <w:rPr>
                <w:ins w:id="5674" w:author="Red Army" w:date="2012-02-22T22:52:00Z"/>
                <w:rFonts w:ascii="Times New Roman" w:hAnsi="Times New Roman"/>
                <w:bCs w:val="0"/>
                <w:color w:val="auto"/>
                <w:sz w:val="22"/>
                <w:szCs w:val="22"/>
                <w:rPrChange w:id="5675" w:author="Phuong Giang" w:date="2012-02-22T23:46:00Z">
                  <w:rPr>
                    <w:ins w:id="5676" w:author="Red Army" w:date="2012-02-22T22:52:00Z"/>
                    <w:rFonts w:ascii="Times New Roman" w:eastAsia="MS Mincho" w:hAnsi="Times New Roman"/>
                    <w:bCs/>
                    <w:snapToGrid w:val="0"/>
                    <w:color w:val="000000" w:themeColor="text1"/>
                    <w:sz w:val="18"/>
                    <w:szCs w:val="18"/>
                    <w:lang w:eastAsia="ja-JP"/>
                  </w:rPr>
                </w:rPrChange>
              </w:rPr>
              <w:pPrChange w:id="5677" w:author="Phuong Giang" w:date="2012-02-22T23:46:00Z">
                <w:pPr>
                  <w:spacing w:before="120" w:after="200" w:line="360" w:lineRule="auto"/>
                </w:pPr>
              </w:pPrChange>
            </w:pPr>
            <w:proofErr w:type="spellStart"/>
            <w:ins w:id="5678" w:author="Red Army" w:date="2012-02-22T22:52:00Z">
              <w:r w:rsidRPr="00D85E98">
                <w:rPr>
                  <w:rFonts w:ascii="Times New Roman" w:hAnsi="Times New Roman" w:cs="Times New Roman"/>
                  <w:i w:val="0"/>
                  <w:color w:val="auto"/>
                  <w:sz w:val="22"/>
                  <w:szCs w:val="22"/>
                  <w:rPrChange w:id="5679" w:author="Phuong Giang" w:date="2012-02-22T23:46:00Z">
                    <w:rPr>
                      <w:rFonts w:ascii="Times New Roman" w:hAnsi="Times New Roman"/>
                      <w:bCs/>
                      <w:color w:val="000000" w:themeColor="text1"/>
                      <w:sz w:val="18"/>
                      <w:szCs w:val="18"/>
                    </w:rPr>
                  </w:rPrChange>
                </w:rPr>
                <w:t>ToString</w:t>
              </w:r>
              <w:proofErr w:type="spellEnd"/>
            </w:ins>
          </w:p>
        </w:tc>
        <w:tc>
          <w:tcPr>
            <w:tcW w:w="6416" w:type="dxa"/>
          </w:tcPr>
          <w:p w:rsidR="001A326B" w:rsidRPr="00D85E98" w:rsidRDefault="001A326B">
            <w:pPr>
              <w:pStyle w:val="comment"/>
              <w:ind w:left="0"/>
              <w:rPr>
                <w:ins w:id="5680" w:author="Red Army" w:date="2012-02-22T22:52:00Z"/>
                <w:rFonts w:ascii="Times New Roman" w:hAnsi="Times New Roman"/>
                <w:bCs w:val="0"/>
                <w:color w:val="auto"/>
                <w:sz w:val="22"/>
                <w:szCs w:val="22"/>
                <w:rPrChange w:id="5681" w:author="Phuong Giang" w:date="2012-02-22T23:46:00Z">
                  <w:rPr>
                    <w:ins w:id="5682" w:author="Red Army" w:date="2012-02-22T22:52:00Z"/>
                    <w:rFonts w:ascii="Times New Roman" w:eastAsia="MS Mincho" w:hAnsi="Times New Roman"/>
                    <w:bCs/>
                    <w:snapToGrid w:val="0"/>
                    <w:color w:val="000000" w:themeColor="text1"/>
                    <w:sz w:val="18"/>
                    <w:szCs w:val="18"/>
                    <w:lang w:eastAsia="ja-JP"/>
                  </w:rPr>
                </w:rPrChange>
              </w:rPr>
              <w:pPrChange w:id="5683" w:author="Phuong Giang" w:date="2012-02-22T23:46:00Z">
                <w:pPr>
                  <w:spacing w:before="120" w:after="200" w:line="360" w:lineRule="auto"/>
                </w:pPr>
              </w:pPrChange>
            </w:pPr>
            <w:ins w:id="5684" w:author="Red Army" w:date="2012-02-22T22:52:00Z">
              <w:r w:rsidRPr="00D85E98">
                <w:rPr>
                  <w:rFonts w:ascii="Times New Roman" w:hAnsi="Times New Roman" w:cs="Times New Roman"/>
                  <w:i w:val="0"/>
                  <w:color w:val="auto"/>
                  <w:sz w:val="22"/>
                  <w:szCs w:val="22"/>
                  <w:rPrChange w:id="5685" w:author="Phuong Giang" w:date="2012-02-22T23:46:00Z">
                    <w:rPr>
                      <w:rFonts w:ascii="Times New Roman" w:hAnsi="Times New Roman"/>
                    </w:rPr>
                  </w:rPrChange>
                </w:rPr>
                <w:t>Used to return this KI represented string.</w:t>
              </w:r>
            </w:ins>
          </w:p>
        </w:tc>
      </w:tr>
    </w:tbl>
    <w:p w:rsidR="001A326B" w:rsidRPr="003365FC" w:rsidRDefault="001A326B" w:rsidP="001A326B">
      <w:pPr>
        <w:rPr>
          <w:ins w:id="5686" w:author="Red Army" w:date="2012-02-22T22:52:00Z"/>
          <w:lang w:eastAsia="ja-JP"/>
        </w:rPr>
      </w:pPr>
    </w:p>
    <w:p w:rsidR="001A326B" w:rsidRPr="003365FC" w:rsidRDefault="001A326B" w:rsidP="001A326B">
      <w:pPr>
        <w:keepNext/>
        <w:keepLines/>
        <w:numPr>
          <w:ilvl w:val="5"/>
          <w:numId w:val="5"/>
        </w:numPr>
        <w:tabs>
          <w:tab w:val="left" w:pos="4208"/>
        </w:tabs>
        <w:spacing w:before="200" w:after="0"/>
        <w:outlineLvl w:val="5"/>
        <w:rPr>
          <w:ins w:id="5687" w:author="Red Army" w:date="2012-02-22T22:52:00Z"/>
          <w:rFonts w:ascii="Cambria" w:eastAsia="MS Gothic" w:hAnsi="Cambria"/>
          <w:i/>
          <w:iCs/>
          <w:color w:val="243F60"/>
        </w:rPr>
      </w:pPr>
      <w:proofErr w:type="spellStart"/>
      <w:ins w:id="5688" w:author="Red Army" w:date="2012-02-22T22:52:00Z">
        <w:r w:rsidRPr="003365FC">
          <w:rPr>
            <w:rFonts w:ascii="Cambria" w:eastAsia="MS Gothic" w:hAnsi="Cambria"/>
            <w:i/>
            <w:iCs/>
            <w:color w:val="243F60"/>
          </w:rPr>
          <w:t>KnowledgeItem</w:t>
        </w:r>
        <w:proofErr w:type="spellEnd"/>
        <w:r w:rsidRPr="003365FC">
          <w:rPr>
            <w:rFonts w:ascii="Cambria" w:eastAsia="MS Gothic" w:hAnsi="Cambria"/>
            <w:i/>
            <w:iCs/>
            <w:color w:val="243F60"/>
          </w:rPr>
          <w:t xml:space="preserve"> </w:t>
        </w:r>
        <w:r w:rsidRPr="003365FC">
          <w:rPr>
            <w:rFonts w:ascii="Cambria" w:eastAsia="MS Gothic" w:hAnsi="Cambria" w:hint="eastAsia"/>
            <w:i/>
            <w:iCs/>
            <w:color w:val="243F60"/>
          </w:rPr>
          <w:t>method</w:t>
        </w:r>
      </w:ins>
    </w:p>
    <w:p w:rsidR="001A326B" w:rsidRPr="001A326B" w:rsidRDefault="001A326B" w:rsidP="001A326B">
      <w:pPr>
        <w:autoSpaceDE w:val="0"/>
        <w:autoSpaceDN w:val="0"/>
        <w:adjustRightInd w:val="0"/>
        <w:spacing w:after="0" w:line="240" w:lineRule="auto"/>
        <w:rPr>
          <w:ins w:id="5689" w:author="Red Army" w:date="2012-02-22T22:52:00Z"/>
          <w:rFonts w:ascii="Consolas" w:eastAsiaTheme="minorEastAsia" w:hAnsi="Consolas" w:cs="Consolas"/>
          <w:sz w:val="19"/>
          <w:szCs w:val="19"/>
          <w:highlight w:val="lightGray"/>
          <w:shd w:val="pct15" w:color="auto" w:fill="FFFFFF"/>
          <w:lang w:eastAsia="ja-JP"/>
        </w:rPr>
      </w:pPr>
      <w:proofErr w:type="gramStart"/>
      <w:ins w:id="5690" w:author="Red Army" w:date="2012-02-22T22:52:00Z">
        <w:r w:rsidRPr="001A326B">
          <w:rPr>
            <w:rFonts w:ascii="Consolas" w:eastAsiaTheme="minorEastAsia" w:hAnsi="Consolas" w:cs="Consolas"/>
            <w:color w:val="0000FF"/>
            <w:sz w:val="19"/>
            <w:szCs w:val="19"/>
            <w:highlight w:val="lightGray"/>
            <w:shd w:val="pct15" w:color="auto" w:fill="FFFFFF"/>
            <w:lang w:eastAsia="ja-JP"/>
          </w:rPr>
          <w:t>public</w:t>
        </w:r>
        <w:proofErr w:type="gramEnd"/>
        <w:r w:rsidRPr="001A326B">
          <w:rPr>
            <w:rFonts w:ascii="Consolas" w:eastAsiaTheme="minorEastAsia" w:hAnsi="Consolas" w:cs="Consolas"/>
            <w:sz w:val="19"/>
            <w:szCs w:val="19"/>
            <w:highlight w:val="lightGray"/>
            <w:shd w:val="pct15" w:color="auto" w:fill="FFFFFF"/>
            <w:lang w:eastAsia="ja-JP"/>
          </w:rPr>
          <w:t xml:space="preserve"> </w:t>
        </w:r>
        <w:proofErr w:type="spellStart"/>
        <w:r w:rsidRPr="001A326B">
          <w:rPr>
            <w:rFonts w:ascii="Consolas" w:eastAsiaTheme="minorEastAsia" w:hAnsi="Consolas" w:cs="Consolas"/>
            <w:sz w:val="19"/>
            <w:szCs w:val="19"/>
            <w:highlight w:val="lightGray"/>
            <w:shd w:val="pct15" w:color="auto" w:fill="FFFFFF"/>
            <w:lang w:eastAsia="ja-JP"/>
          </w:rPr>
          <w:t>KnowledgeItem</w:t>
        </w:r>
        <w:proofErr w:type="spellEnd"/>
        <w:r w:rsidRPr="001A326B">
          <w:rPr>
            <w:rFonts w:ascii="Consolas" w:eastAsiaTheme="minorEastAsia" w:hAnsi="Consolas" w:cs="Consolas"/>
            <w:sz w:val="19"/>
            <w:szCs w:val="19"/>
            <w:highlight w:val="lightGray"/>
            <w:shd w:val="pct15" w:color="auto" w:fill="FFFFFF"/>
            <w:lang w:eastAsia="ja-JP"/>
          </w:rPr>
          <w:t>(</w:t>
        </w:r>
        <w:r w:rsidRPr="001A326B">
          <w:rPr>
            <w:rFonts w:ascii="Consolas" w:eastAsiaTheme="minorEastAsia" w:hAnsi="Consolas" w:cs="Consolas"/>
            <w:color w:val="0000FF"/>
            <w:sz w:val="19"/>
            <w:szCs w:val="19"/>
            <w:highlight w:val="lightGray"/>
            <w:shd w:val="pct15" w:color="auto" w:fill="FFFFFF"/>
            <w:lang w:eastAsia="ja-JP"/>
          </w:rPr>
          <w:t>string</w:t>
        </w:r>
        <w:r w:rsidRPr="001A326B">
          <w:rPr>
            <w:rFonts w:ascii="Consolas" w:eastAsiaTheme="minorEastAsia" w:hAnsi="Consolas" w:cs="Consolas"/>
            <w:sz w:val="19"/>
            <w:szCs w:val="19"/>
            <w:highlight w:val="lightGray"/>
            <w:shd w:val="pct15" w:color="auto" w:fill="FFFFFF"/>
            <w:lang w:eastAsia="ja-JP"/>
          </w:rPr>
          <w:t xml:space="preserve"> content = </w:t>
        </w:r>
        <w:r w:rsidRPr="001A326B">
          <w:rPr>
            <w:rFonts w:ascii="Consolas" w:eastAsiaTheme="minorEastAsia" w:hAnsi="Consolas" w:cs="Consolas"/>
            <w:color w:val="0000FF"/>
            <w:sz w:val="19"/>
            <w:szCs w:val="19"/>
            <w:highlight w:val="lightGray"/>
            <w:shd w:val="pct15" w:color="auto" w:fill="FFFFFF"/>
            <w:lang w:eastAsia="ja-JP"/>
          </w:rPr>
          <w:t>null</w:t>
        </w:r>
        <w:r w:rsidRPr="001A326B">
          <w:rPr>
            <w:rFonts w:ascii="Consolas" w:eastAsiaTheme="minorEastAsia" w:hAnsi="Consolas" w:cs="Consolas"/>
            <w:sz w:val="19"/>
            <w:szCs w:val="19"/>
            <w:highlight w:val="lightGray"/>
            <w:shd w:val="pct15" w:color="auto" w:fill="FFFFFF"/>
            <w:lang w:eastAsia="ja-JP"/>
          </w:rPr>
          <w:t xml:space="preserve">, </w:t>
        </w:r>
        <w:proofErr w:type="spellStart"/>
        <w:r w:rsidRPr="001A326B">
          <w:rPr>
            <w:rFonts w:ascii="Consolas" w:eastAsiaTheme="minorEastAsia" w:hAnsi="Consolas" w:cs="Consolas"/>
            <w:color w:val="0000FF"/>
            <w:sz w:val="19"/>
            <w:szCs w:val="19"/>
            <w:highlight w:val="lightGray"/>
            <w:shd w:val="pct15" w:color="auto" w:fill="FFFFFF"/>
            <w:lang w:eastAsia="ja-JP"/>
          </w:rPr>
          <w:t>int</w:t>
        </w:r>
        <w:proofErr w:type="spellEnd"/>
        <w:r w:rsidRPr="001A326B">
          <w:rPr>
            <w:rFonts w:ascii="Consolas" w:eastAsiaTheme="minorEastAsia" w:hAnsi="Consolas" w:cs="Consolas"/>
            <w:sz w:val="19"/>
            <w:szCs w:val="19"/>
            <w:highlight w:val="lightGray"/>
            <w:shd w:val="pct15" w:color="auto" w:fill="FFFFFF"/>
            <w:lang w:eastAsia="ja-JP"/>
          </w:rPr>
          <w:t xml:space="preserve"> </w:t>
        </w:r>
        <w:proofErr w:type="spellStart"/>
        <w:r w:rsidRPr="001A326B">
          <w:rPr>
            <w:rFonts w:ascii="Consolas" w:eastAsiaTheme="minorEastAsia" w:hAnsi="Consolas" w:cs="Consolas"/>
            <w:sz w:val="19"/>
            <w:szCs w:val="19"/>
            <w:highlight w:val="lightGray"/>
            <w:shd w:val="pct15" w:color="auto" w:fill="FFFFFF"/>
            <w:lang w:eastAsia="ja-JP"/>
          </w:rPr>
          <w:t>classLevel</w:t>
        </w:r>
        <w:proofErr w:type="spellEnd"/>
        <w:r w:rsidRPr="001A326B">
          <w:rPr>
            <w:rFonts w:ascii="Consolas" w:eastAsiaTheme="minorEastAsia" w:hAnsi="Consolas" w:cs="Consolas"/>
            <w:sz w:val="19"/>
            <w:szCs w:val="19"/>
            <w:highlight w:val="lightGray"/>
            <w:shd w:val="pct15" w:color="auto" w:fill="FFFFFF"/>
            <w:lang w:eastAsia="ja-JP"/>
          </w:rPr>
          <w:t xml:space="preserve"> = 1, </w:t>
        </w:r>
        <w:r w:rsidRPr="001A326B">
          <w:rPr>
            <w:rFonts w:ascii="Consolas" w:eastAsiaTheme="minorEastAsia" w:hAnsi="Consolas" w:cs="Consolas"/>
            <w:color w:val="0000FF"/>
            <w:sz w:val="19"/>
            <w:szCs w:val="19"/>
            <w:highlight w:val="lightGray"/>
            <w:shd w:val="pct15" w:color="auto" w:fill="FFFFFF"/>
            <w:lang w:eastAsia="ja-JP"/>
          </w:rPr>
          <w:t>string</w:t>
        </w:r>
        <w:r w:rsidRPr="001A326B">
          <w:rPr>
            <w:rFonts w:ascii="Consolas" w:eastAsiaTheme="minorEastAsia" w:hAnsi="Consolas" w:cs="Consolas"/>
            <w:sz w:val="19"/>
            <w:szCs w:val="19"/>
            <w:highlight w:val="lightGray"/>
            <w:shd w:val="pct15" w:color="auto" w:fill="FFFFFF"/>
            <w:lang w:eastAsia="ja-JP"/>
          </w:rPr>
          <w:t xml:space="preserve"> subject = </w:t>
        </w:r>
        <w:r w:rsidRPr="001A326B">
          <w:rPr>
            <w:rFonts w:ascii="Consolas" w:eastAsiaTheme="minorEastAsia" w:hAnsi="Consolas" w:cs="Consolas"/>
            <w:color w:val="0000FF"/>
            <w:sz w:val="19"/>
            <w:szCs w:val="19"/>
            <w:highlight w:val="lightGray"/>
            <w:shd w:val="pct15" w:color="auto" w:fill="FFFFFF"/>
            <w:lang w:eastAsia="ja-JP"/>
          </w:rPr>
          <w:t>null</w:t>
        </w:r>
        <w:r w:rsidRPr="001A326B">
          <w:rPr>
            <w:rFonts w:ascii="Consolas" w:eastAsiaTheme="minorEastAsia" w:hAnsi="Consolas" w:cs="Consolas"/>
            <w:sz w:val="19"/>
            <w:szCs w:val="19"/>
            <w:highlight w:val="lightGray"/>
            <w:shd w:val="pct15" w:color="auto" w:fill="FFFFFF"/>
            <w:lang w:eastAsia="ja-JP"/>
          </w:rPr>
          <w:t>,</w:t>
        </w:r>
      </w:ins>
    </w:p>
    <w:p w:rsidR="001A326B" w:rsidRPr="00111912" w:rsidRDefault="001A326B" w:rsidP="001A326B">
      <w:pPr>
        <w:autoSpaceDE w:val="0"/>
        <w:autoSpaceDN w:val="0"/>
        <w:adjustRightInd w:val="0"/>
        <w:spacing w:after="0" w:line="240" w:lineRule="auto"/>
        <w:rPr>
          <w:ins w:id="5691" w:author="Red Army" w:date="2012-02-22T22:52:00Z"/>
          <w:rFonts w:ascii="Consolas" w:eastAsiaTheme="minorEastAsia" w:hAnsi="Consolas" w:cs="Consolas"/>
          <w:sz w:val="19"/>
          <w:szCs w:val="19"/>
          <w:shd w:val="pct15" w:color="auto" w:fill="FFFFFF"/>
          <w:lang w:eastAsia="ja-JP"/>
        </w:rPr>
      </w:pPr>
      <w:ins w:id="5692" w:author="Red Army" w:date="2012-02-22T22:52:00Z">
        <w:r w:rsidRPr="001A326B">
          <w:rPr>
            <w:rFonts w:ascii="Consolas" w:eastAsiaTheme="minorEastAsia" w:hAnsi="Consolas" w:cs="Consolas"/>
            <w:sz w:val="19"/>
            <w:szCs w:val="19"/>
            <w:highlight w:val="lightGray"/>
            <w:shd w:val="pct15" w:color="auto" w:fill="FFFFFF"/>
            <w:lang w:eastAsia="ja-JP"/>
          </w:rPr>
          <w:t xml:space="preserve">                     </w:t>
        </w:r>
        <w:proofErr w:type="gramStart"/>
        <w:r w:rsidRPr="001A326B">
          <w:rPr>
            <w:rFonts w:ascii="Consolas" w:eastAsiaTheme="minorEastAsia" w:hAnsi="Consolas" w:cs="Consolas"/>
            <w:color w:val="0000FF"/>
            <w:sz w:val="19"/>
            <w:szCs w:val="19"/>
            <w:highlight w:val="lightGray"/>
            <w:shd w:val="pct15" w:color="auto" w:fill="FFFFFF"/>
            <w:lang w:eastAsia="ja-JP"/>
          </w:rPr>
          <w:t>string</w:t>
        </w:r>
        <w:proofErr w:type="gramEnd"/>
        <w:r w:rsidRPr="001A326B">
          <w:rPr>
            <w:rFonts w:ascii="Consolas" w:eastAsiaTheme="minorEastAsia" w:hAnsi="Consolas" w:cs="Consolas"/>
            <w:sz w:val="19"/>
            <w:szCs w:val="19"/>
            <w:highlight w:val="lightGray"/>
            <w:shd w:val="pct15" w:color="auto" w:fill="FFFFFF"/>
            <w:lang w:eastAsia="ja-JP"/>
          </w:rPr>
          <w:t xml:space="preserve"> topic = </w:t>
        </w:r>
        <w:proofErr w:type="spellStart"/>
        <w:r w:rsidRPr="001A326B">
          <w:rPr>
            <w:rFonts w:ascii="Consolas" w:eastAsiaTheme="minorEastAsia" w:hAnsi="Consolas" w:cs="Consolas"/>
            <w:color w:val="0000FF"/>
            <w:sz w:val="19"/>
            <w:szCs w:val="19"/>
            <w:highlight w:val="lightGray"/>
            <w:shd w:val="pct15" w:color="auto" w:fill="FFFFFF"/>
            <w:lang w:eastAsia="ja-JP"/>
          </w:rPr>
          <w:t>null</w:t>
        </w:r>
        <w:r w:rsidRPr="001A326B">
          <w:rPr>
            <w:rFonts w:ascii="Consolas" w:eastAsiaTheme="minorEastAsia" w:hAnsi="Consolas" w:cs="Consolas"/>
            <w:sz w:val="19"/>
            <w:szCs w:val="19"/>
            <w:highlight w:val="lightGray"/>
            <w:shd w:val="pct15" w:color="auto" w:fill="FFFFFF"/>
            <w:lang w:eastAsia="ja-JP"/>
          </w:rPr>
          <w:t>,</w:t>
        </w:r>
        <w:r w:rsidRPr="001A326B">
          <w:rPr>
            <w:rFonts w:ascii="Consolas" w:eastAsiaTheme="minorEastAsia" w:hAnsi="Consolas" w:cs="Consolas"/>
            <w:color w:val="0000FF"/>
            <w:sz w:val="19"/>
            <w:szCs w:val="19"/>
            <w:highlight w:val="lightGray"/>
            <w:shd w:val="pct15" w:color="auto" w:fill="FFFFFF"/>
            <w:lang w:eastAsia="ja-JP"/>
          </w:rPr>
          <w:t>int</w:t>
        </w:r>
        <w:proofErr w:type="spellEnd"/>
        <w:r w:rsidRPr="001A326B">
          <w:rPr>
            <w:rFonts w:ascii="Consolas" w:eastAsiaTheme="minorEastAsia" w:hAnsi="Consolas" w:cs="Consolas"/>
            <w:sz w:val="19"/>
            <w:szCs w:val="19"/>
            <w:highlight w:val="lightGray"/>
            <w:shd w:val="pct15" w:color="auto" w:fill="FFFFFF"/>
            <w:lang w:eastAsia="ja-JP"/>
          </w:rPr>
          <w:t xml:space="preserve"> </w:t>
        </w:r>
        <w:proofErr w:type="spellStart"/>
        <w:r w:rsidRPr="001A326B">
          <w:rPr>
            <w:rFonts w:ascii="Consolas" w:eastAsiaTheme="minorEastAsia" w:hAnsi="Consolas" w:cs="Consolas"/>
            <w:sz w:val="19"/>
            <w:szCs w:val="19"/>
            <w:highlight w:val="lightGray"/>
            <w:shd w:val="pct15" w:color="auto" w:fill="FFFFFF"/>
            <w:lang w:eastAsia="ja-JP"/>
          </w:rPr>
          <w:t>topicNo</w:t>
        </w:r>
        <w:proofErr w:type="spellEnd"/>
        <w:r w:rsidRPr="001A326B">
          <w:rPr>
            <w:rFonts w:ascii="Consolas" w:eastAsiaTheme="minorEastAsia" w:hAnsi="Consolas" w:cs="Consolas"/>
            <w:sz w:val="19"/>
            <w:szCs w:val="19"/>
            <w:highlight w:val="lightGray"/>
            <w:shd w:val="pct15" w:color="auto" w:fill="FFFFFF"/>
            <w:lang w:eastAsia="ja-JP"/>
          </w:rPr>
          <w:t xml:space="preserve"> = 1, </w:t>
        </w:r>
        <w:r w:rsidRPr="001A326B">
          <w:rPr>
            <w:rFonts w:ascii="Consolas" w:eastAsiaTheme="minorEastAsia" w:hAnsi="Consolas" w:cs="Consolas"/>
            <w:color w:val="0000FF"/>
            <w:sz w:val="19"/>
            <w:szCs w:val="19"/>
            <w:highlight w:val="lightGray"/>
            <w:shd w:val="pct15" w:color="auto" w:fill="FFFFFF"/>
            <w:lang w:eastAsia="ja-JP"/>
          </w:rPr>
          <w:t>string</w:t>
        </w:r>
        <w:r w:rsidRPr="001A326B">
          <w:rPr>
            <w:rFonts w:ascii="Consolas" w:eastAsiaTheme="minorEastAsia" w:hAnsi="Consolas" w:cs="Consolas"/>
            <w:sz w:val="19"/>
            <w:szCs w:val="19"/>
            <w:highlight w:val="lightGray"/>
            <w:shd w:val="pct15" w:color="auto" w:fill="FFFFFF"/>
            <w:lang w:eastAsia="ja-JP"/>
          </w:rPr>
          <w:t xml:space="preserve"> </w:t>
        </w:r>
        <w:proofErr w:type="spellStart"/>
        <w:r w:rsidRPr="001A326B">
          <w:rPr>
            <w:rFonts w:ascii="Consolas" w:eastAsiaTheme="minorEastAsia" w:hAnsi="Consolas" w:cs="Consolas"/>
            <w:sz w:val="19"/>
            <w:szCs w:val="19"/>
            <w:highlight w:val="lightGray"/>
            <w:shd w:val="pct15" w:color="auto" w:fill="FFFFFF"/>
            <w:lang w:eastAsia="ja-JP"/>
          </w:rPr>
          <w:t>kitype</w:t>
        </w:r>
        <w:proofErr w:type="spellEnd"/>
        <w:r w:rsidRPr="001A326B">
          <w:rPr>
            <w:rFonts w:ascii="Consolas" w:eastAsiaTheme="minorEastAsia" w:hAnsi="Consolas" w:cs="Consolas"/>
            <w:sz w:val="19"/>
            <w:szCs w:val="19"/>
            <w:highlight w:val="lightGray"/>
            <w:shd w:val="pct15" w:color="auto" w:fill="FFFFFF"/>
            <w:lang w:eastAsia="ja-JP"/>
          </w:rPr>
          <w:t xml:space="preserve"> = Practical){}</w:t>
        </w:r>
        <w:r w:rsidRPr="00111912">
          <w:rPr>
            <w:rFonts w:ascii="Consolas" w:eastAsiaTheme="minorEastAsia" w:hAnsi="Consolas" w:cs="Consolas"/>
            <w:sz w:val="19"/>
            <w:szCs w:val="19"/>
            <w:shd w:val="pct15" w:color="auto" w:fill="FFFFFF"/>
            <w:lang w:eastAsia="ja-JP"/>
          </w:rPr>
          <w:t xml:space="preserve">   </w:t>
        </w:r>
      </w:ins>
    </w:p>
    <w:p w:rsidR="001A326B" w:rsidRDefault="001A326B" w:rsidP="001A326B">
      <w:pPr>
        <w:tabs>
          <w:tab w:val="left" w:pos="4208"/>
        </w:tabs>
        <w:ind w:left="360"/>
        <w:rPr>
          <w:ins w:id="5693" w:author="Red Army" w:date="2012-02-22T22:52:00Z"/>
          <w:rFonts w:ascii="Times New Roman" w:eastAsia="MS Mincho" w:hAnsi="Times New Roman"/>
          <w:bCs/>
          <w:snapToGrid w:val="0"/>
          <w:sz w:val="20"/>
          <w:szCs w:val="20"/>
          <w:lang w:eastAsia="ja-JP"/>
        </w:rPr>
      </w:pPr>
      <w:ins w:id="5694" w:author="Red Army" w:date="2012-02-22T22:52:00Z">
        <w:r w:rsidRPr="00D85BE5">
          <w:rPr>
            <w:rFonts w:ascii="Times New Roman" w:eastAsia="MS Mincho" w:hAnsi="Times New Roman"/>
            <w:bCs/>
            <w:snapToGrid w:val="0"/>
            <w:sz w:val="20"/>
            <w:szCs w:val="20"/>
            <w:lang w:eastAsia="ja-JP"/>
          </w:rPr>
          <w:t>Knowledge Item's Constructor</w:t>
        </w:r>
      </w:ins>
    </w:p>
    <w:p w:rsidR="001A326B" w:rsidRPr="003365FC" w:rsidRDefault="001A326B" w:rsidP="001A326B">
      <w:pPr>
        <w:tabs>
          <w:tab w:val="left" w:pos="4208"/>
        </w:tabs>
        <w:ind w:left="360"/>
        <w:rPr>
          <w:ins w:id="5695" w:author="Red Army" w:date="2012-02-22T22:52:00Z"/>
          <w:rFonts w:ascii="Times New Roman" w:hAnsi="Times New Roman"/>
          <w:lang w:eastAsia="ja-JP"/>
        </w:rPr>
      </w:pPr>
      <w:ins w:id="5696" w:author="Red Army" w:date="2012-02-22T22:52:00Z">
        <w:del w:id="5697"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5698"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5699" w:author="Red Army" w:date="2012-02-22T22:52:00Z"/>
        </w:trPr>
        <w:tc>
          <w:tcPr>
            <w:tcW w:w="577" w:type="dxa"/>
          </w:tcPr>
          <w:p w:rsidR="001A326B" w:rsidRPr="003365FC" w:rsidRDefault="001A326B" w:rsidP="00995D66">
            <w:pPr>
              <w:widowControl w:val="0"/>
              <w:spacing w:before="120"/>
              <w:ind w:left="-14" w:right="14"/>
              <w:jc w:val="center"/>
              <w:rPr>
                <w:ins w:id="5700" w:author="Red Army" w:date="2012-02-22T22:52:00Z"/>
                <w:rFonts w:ascii="Tahoma" w:eastAsia="MS Mincho" w:hAnsi="Tahoma" w:cs="Arial"/>
                <w:snapToGrid w:val="0"/>
                <w:sz w:val="20"/>
                <w:szCs w:val="20"/>
              </w:rPr>
            </w:pPr>
            <w:ins w:id="5701"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5702" w:author="Red Army" w:date="2012-02-22T22:52:00Z"/>
                <w:rFonts w:ascii="Tahoma" w:eastAsia="MS Mincho" w:hAnsi="Tahoma" w:cs="Arial"/>
                <w:snapToGrid w:val="0"/>
                <w:sz w:val="20"/>
                <w:szCs w:val="20"/>
                <w:lang w:eastAsia="ja-JP"/>
              </w:rPr>
            </w:pPr>
            <w:ins w:id="5703"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5704" w:author="Red Army" w:date="2012-02-22T22:52:00Z"/>
                <w:rFonts w:ascii="Tahoma" w:eastAsia="MS Mincho" w:hAnsi="Tahoma" w:cs="Arial"/>
                <w:snapToGrid w:val="0"/>
                <w:sz w:val="20"/>
                <w:szCs w:val="20"/>
                <w:lang w:eastAsia="ja-JP"/>
              </w:rPr>
            </w:pPr>
            <w:ins w:id="5705"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5706" w:author="Red Army" w:date="2012-02-22T22:52:00Z"/>
                <w:rFonts w:ascii="Tahoma" w:eastAsia="MS Mincho" w:hAnsi="Tahoma" w:cs="Arial"/>
                <w:snapToGrid w:val="0"/>
                <w:sz w:val="20"/>
                <w:szCs w:val="20"/>
                <w:lang w:eastAsia="ja-JP"/>
              </w:rPr>
            </w:pPr>
            <w:ins w:id="5707"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5708" w:author="Red Army" w:date="2012-02-22T22:52:00Z"/>
                <w:rFonts w:ascii="Tahoma" w:eastAsia="MS Mincho" w:hAnsi="Tahoma" w:cs="Arial"/>
                <w:snapToGrid w:val="0"/>
                <w:sz w:val="20"/>
                <w:szCs w:val="20"/>
                <w:lang w:eastAsia="ja-JP"/>
              </w:rPr>
            </w:pPr>
            <w:ins w:id="5709"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5710" w:author="Red Army" w:date="2012-02-22T22:52:00Z"/>
                <w:rFonts w:ascii="Tahoma" w:eastAsia="MS Mincho" w:hAnsi="Tahoma" w:cs="Arial"/>
                <w:snapToGrid w:val="0"/>
                <w:sz w:val="20"/>
                <w:szCs w:val="20"/>
                <w:lang w:eastAsia="ja-JP"/>
              </w:rPr>
            </w:pPr>
            <w:ins w:id="5711"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5712" w:author="Red Army" w:date="2012-02-22T22:52:00Z"/>
        </w:trPr>
        <w:tc>
          <w:tcPr>
            <w:tcW w:w="577" w:type="dxa"/>
          </w:tcPr>
          <w:p w:rsidR="001A326B" w:rsidRPr="00D85E98" w:rsidRDefault="001A326B">
            <w:pPr>
              <w:pStyle w:val="comment"/>
              <w:ind w:left="0"/>
              <w:rPr>
                <w:ins w:id="5713" w:author="Red Army" w:date="2012-02-22T22:52:00Z"/>
                <w:rFonts w:ascii="Times New Roman" w:hAnsi="Times New Roman" w:cs="Times New Roman"/>
                <w:bCs w:val="0"/>
                <w:sz w:val="22"/>
                <w:szCs w:val="22"/>
                <w:rPrChange w:id="5714" w:author="Phuong Giang" w:date="2012-02-22T23:46:00Z">
                  <w:rPr>
                    <w:ins w:id="5715" w:author="Red Army" w:date="2012-02-22T22:52:00Z"/>
                    <w:rFonts w:ascii="Tahoma" w:eastAsia="MS Mincho" w:hAnsi="Tahoma" w:cs="Arial"/>
                    <w:bCs/>
                    <w:snapToGrid w:val="0"/>
                    <w:sz w:val="18"/>
                    <w:szCs w:val="18"/>
                    <w:lang w:eastAsia="ja-JP"/>
                  </w:rPr>
                </w:rPrChange>
              </w:rPr>
              <w:pPrChange w:id="5716" w:author="Phuong Giang" w:date="2012-02-22T23:46:00Z">
                <w:pPr>
                  <w:spacing w:before="120" w:after="200" w:line="360" w:lineRule="auto"/>
                </w:pPr>
              </w:pPrChange>
            </w:pPr>
            <w:ins w:id="5717" w:author="Red Army" w:date="2012-02-22T22:52:00Z">
              <w:r w:rsidRPr="00D85E98">
                <w:rPr>
                  <w:rFonts w:ascii="Times New Roman" w:hAnsi="Times New Roman" w:cs="Times New Roman"/>
                  <w:i w:val="0"/>
                  <w:color w:val="auto"/>
                  <w:sz w:val="22"/>
                  <w:szCs w:val="22"/>
                  <w:rPrChange w:id="5718" w:author="Phuong Giang" w:date="2012-02-22T23:46:00Z">
                    <w:rPr>
                      <w:bCs/>
                      <w:sz w:val="18"/>
                      <w:szCs w:val="18"/>
                    </w:rPr>
                  </w:rPrChange>
                </w:rPr>
                <w:t>01</w:t>
              </w:r>
            </w:ins>
          </w:p>
        </w:tc>
        <w:tc>
          <w:tcPr>
            <w:tcW w:w="1356" w:type="dxa"/>
          </w:tcPr>
          <w:p w:rsidR="001A326B" w:rsidRPr="00D85E98" w:rsidRDefault="001A326B">
            <w:pPr>
              <w:pStyle w:val="comment"/>
              <w:ind w:left="0"/>
              <w:rPr>
                <w:ins w:id="5719" w:author="Red Army" w:date="2012-02-22T22:52:00Z"/>
                <w:rFonts w:ascii="Times New Roman" w:hAnsi="Times New Roman" w:cs="Times New Roman"/>
                <w:bCs w:val="0"/>
                <w:sz w:val="22"/>
                <w:szCs w:val="22"/>
                <w:rPrChange w:id="5720" w:author="Phuong Giang" w:date="2012-02-22T23:46:00Z">
                  <w:rPr>
                    <w:ins w:id="5721" w:author="Red Army" w:date="2012-02-22T22:52:00Z"/>
                    <w:rFonts w:ascii="Tahoma" w:eastAsia="MS Mincho" w:hAnsi="Tahoma" w:cs="Arial"/>
                    <w:bCs/>
                    <w:snapToGrid w:val="0"/>
                    <w:sz w:val="18"/>
                    <w:szCs w:val="18"/>
                    <w:lang w:eastAsia="ja-JP"/>
                  </w:rPr>
                </w:rPrChange>
              </w:rPr>
              <w:pPrChange w:id="5722" w:author="Phuong Giang" w:date="2012-02-22T23:46:00Z">
                <w:pPr>
                  <w:spacing w:before="120" w:after="200" w:line="360" w:lineRule="auto"/>
                </w:pPr>
              </w:pPrChange>
            </w:pPr>
            <w:ins w:id="5723" w:author="Red Army" w:date="2012-02-22T22:52:00Z">
              <w:r w:rsidRPr="00D85E98">
                <w:rPr>
                  <w:rFonts w:ascii="Times New Roman" w:hAnsi="Times New Roman" w:cs="Times New Roman"/>
                  <w:i w:val="0"/>
                  <w:color w:val="auto"/>
                  <w:sz w:val="22"/>
                  <w:szCs w:val="22"/>
                  <w:rPrChange w:id="5724" w:author="Phuong Giang" w:date="2012-02-22T23:46:00Z">
                    <w:rPr>
                      <w:bCs/>
                      <w:sz w:val="18"/>
                      <w:szCs w:val="18"/>
                    </w:rPr>
                  </w:rPrChange>
                </w:rPr>
                <w:t>content</w:t>
              </w:r>
            </w:ins>
          </w:p>
        </w:tc>
        <w:tc>
          <w:tcPr>
            <w:tcW w:w="846" w:type="dxa"/>
          </w:tcPr>
          <w:p w:rsidR="001A326B" w:rsidRPr="00D85E98" w:rsidRDefault="001A326B">
            <w:pPr>
              <w:pStyle w:val="comment"/>
              <w:ind w:left="0"/>
              <w:rPr>
                <w:ins w:id="5725" w:author="Red Army" w:date="2012-02-22T22:52:00Z"/>
                <w:rFonts w:ascii="Times New Roman" w:hAnsi="Times New Roman" w:cs="Times New Roman"/>
                <w:bCs w:val="0"/>
                <w:sz w:val="22"/>
                <w:szCs w:val="22"/>
                <w:rPrChange w:id="5726" w:author="Phuong Giang" w:date="2012-02-22T23:46:00Z">
                  <w:rPr>
                    <w:ins w:id="5727" w:author="Red Army" w:date="2012-02-22T22:52:00Z"/>
                    <w:rFonts w:ascii="Tahoma" w:eastAsia="MS Mincho" w:hAnsi="Tahoma" w:cs="Arial"/>
                    <w:bCs/>
                    <w:snapToGrid w:val="0"/>
                    <w:sz w:val="18"/>
                    <w:szCs w:val="18"/>
                    <w:lang w:eastAsia="ja-JP"/>
                  </w:rPr>
                </w:rPrChange>
              </w:rPr>
              <w:pPrChange w:id="5728" w:author="Phuong Giang" w:date="2012-02-22T23:46:00Z">
                <w:pPr>
                  <w:spacing w:before="120" w:after="200" w:line="360" w:lineRule="auto"/>
                </w:pPr>
              </w:pPrChange>
            </w:pPr>
            <w:ins w:id="5729" w:author="Red Army" w:date="2012-02-22T22:52:00Z">
              <w:r w:rsidRPr="00D85E98">
                <w:rPr>
                  <w:rFonts w:ascii="Times New Roman" w:hAnsi="Times New Roman" w:cs="Times New Roman"/>
                  <w:i w:val="0"/>
                  <w:color w:val="auto"/>
                  <w:sz w:val="22"/>
                  <w:szCs w:val="22"/>
                  <w:rPrChange w:id="5730" w:author="Phuong Giang" w:date="2012-02-22T23:46:00Z">
                    <w:rPr>
                      <w:bCs/>
                      <w:sz w:val="18"/>
                      <w:szCs w:val="18"/>
                    </w:rPr>
                  </w:rPrChange>
                </w:rPr>
                <w:t>string</w:t>
              </w:r>
            </w:ins>
          </w:p>
        </w:tc>
        <w:tc>
          <w:tcPr>
            <w:tcW w:w="952" w:type="dxa"/>
          </w:tcPr>
          <w:p w:rsidR="001A326B" w:rsidRPr="00D85E98" w:rsidRDefault="001A326B">
            <w:pPr>
              <w:pStyle w:val="comment"/>
              <w:ind w:left="0"/>
              <w:rPr>
                <w:ins w:id="5731" w:author="Red Army" w:date="2012-02-22T22:52:00Z"/>
                <w:rFonts w:ascii="Times New Roman" w:hAnsi="Times New Roman" w:cs="Times New Roman"/>
                <w:bCs w:val="0"/>
                <w:sz w:val="22"/>
                <w:szCs w:val="22"/>
                <w:rPrChange w:id="5732" w:author="Phuong Giang" w:date="2012-02-22T23:46:00Z">
                  <w:rPr>
                    <w:ins w:id="5733" w:author="Red Army" w:date="2012-02-22T22:52:00Z"/>
                    <w:rFonts w:ascii="Tahoma" w:eastAsia="MS Mincho" w:hAnsi="Tahoma" w:cs="Arial"/>
                    <w:bCs/>
                    <w:snapToGrid w:val="0"/>
                    <w:sz w:val="18"/>
                    <w:szCs w:val="18"/>
                    <w:lang w:eastAsia="ja-JP"/>
                  </w:rPr>
                </w:rPrChange>
              </w:rPr>
              <w:pPrChange w:id="5734" w:author="Phuong Giang" w:date="2012-02-22T23:46:00Z">
                <w:pPr>
                  <w:spacing w:before="120" w:after="200" w:line="360" w:lineRule="auto"/>
                </w:pPr>
              </w:pPrChange>
            </w:pPr>
            <w:ins w:id="5735" w:author="Red Army" w:date="2012-02-22T22:52:00Z">
              <w:r w:rsidRPr="00D85E98">
                <w:rPr>
                  <w:rFonts w:ascii="Times New Roman" w:hAnsi="Times New Roman" w:cs="Times New Roman"/>
                  <w:i w:val="0"/>
                  <w:color w:val="auto"/>
                  <w:sz w:val="22"/>
                  <w:szCs w:val="22"/>
                  <w:rPrChange w:id="5736" w:author="Phuong Giang" w:date="2012-02-22T23:46:00Z">
                    <w:rPr>
                      <w:bCs/>
                      <w:sz w:val="18"/>
                      <w:szCs w:val="18"/>
                    </w:rPr>
                  </w:rPrChange>
                </w:rPr>
                <w:t>In</w:t>
              </w:r>
            </w:ins>
          </w:p>
        </w:tc>
        <w:tc>
          <w:tcPr>
            <w:tcW w:w="1333" w:type="dxa"/>
          </w:tcPr>
          <w:p w:rsidR="001A326B" w:rsidRPr="00D85E98" w:rsidRDefault="001A326B">
            <w:pPr>
              <w:pStyle w:val="comment"/>
              <w:ind w:left="0"/>
              <w:rPr>
                <w:ins w:id="5737" w:author="Red Army" w:date="2012-02-22T22:52:00Z"/>
                <w:rFonts w:ascii="Times New Roman" w:hAnsi="Times New Roman" w:cs="Times New Roman"/>
                <w:bCs w:val="0"/>
                <w:sz w:val="22"/>
                <w:szCs w:val="22"/>
                <w:rPrChange w:id="5738" w:author="Phuong Giang" w:date="2012-02-22T23:46:00Z">
                  <w:rPr>
                    <w:ins w:id="5739" w:author="Red Army" w:date="2012-02-22T22:52:00Z"/>
                    <w:rFonts w:ascii="Tahoma" w:eastAsia="MS Mincho" w:hAnsi="Tahoma" w:cs="Arial"/>
                    <w:bCs/>
                    <w:snapToGrid w:val="0"/>
                    <w:sz w:val="18"/>
                    <w:szCs w:val="18"/>
                    <w:lang w:eastAsia="ja-JP"/>
                  </w:rPr>
                </w:rPrChange>
              </w:rPr>
              <w:pPrChange w:id="5740" w:author="Phuong Giang" w:date="2012-02-22T23:46:00Z">
                <w:pPr>
                  <w:spacing w:before="120" w:after="200" w:line="360" w:lineRule="auto"/>
                </w:pPr>
              </w:pPrChange>
            </w:pPr>
            <w:ins w:id="5741" w:author="Red Army" w:date="2012-02-22T22:52:00Z">
              <w:r w:rsidRPr="00D85E98">
                <w:rPr>
                  <w:rFonts w:ascii="Times New Roman" w:hAnsi="Times New Roman" w:cs="Times New Roman"/>
                  <w:i w:val="0"/>
                  <w:color w:val="auto"/>
                  <w:sz w:val="22"/>
                  <w:szCs w:val="22"/>
                  <w:rPrChange w:id="5742" w:author="Phuong Giang" w:date="2012-02-22T23:46:00Z">
                    <w:rPr>
                      <w:bCs/>
                      <w:sz w:val="18"/>
                      <w:szCs w:val="18"/>
                    </w:rPr>
                  </w:rPrChange>
                </w:rPr>
                <w:t>null</w:t>
              </w:r>
            </w:ins>
          </w:p>
        </w:tc>
        <w:tc>
          <w:tcPr>
            <w:tcW w:w="4512" w:type="dxa"/>
          </w:tcPr>
          <w:p w:rsidR="001A326B" w:rsidRPr="00D85E98" w:rsidRDefault="001A326B">
            <w:pPr>
              <w:pStyle w:val="comment"/>
              <w:ind w:left="0"/>
              <w:rPr>
                <w:ins w:id="5743" w:author="Red Army" w:date="2012-02-22T22:52:00Z"/>
                <w:rFonts w:ascii="Times New Roman" w:hAnsi="Times New Roman" w:cs="Times New Roman"/>
                <w:bCs w:val="0"/>
                <w:sz w:val="22"/>
                <w:szCs w:val="22"/>
                <w:rPrChange w:id="5744" w:author="Phuong Giang" w:date="2012-02-22T23:46:00Z">
                  <w:rPr>
                    <w:ins w:id="5745" w:author="Red Army" w:date="2012-02-22T22:52:00Z"/>
                    <w:rFonts w:ascii="Tahoma" w:eastAsia="MS Mincho" w:hAnsi="Tahoma" w:cs="Arial"/>
                    <w:bCs/>
                    <w:snapToGrid w:val="0"/>
                    <w:sz w:val="18"/>
                    <w:szCs w:val="18"/>
                    <w:lang w:eastAsia="ja-JP"/>
                  </w:rPr>
                </w:rPrChange>
              </w:rPr>
              <w:pPrChange w:id="5746" w:author="Phuong Giang" w:date="2012-02-22T23:46:00Z">
                <w:pPr>
                  <w:spacing w:before="120" w:after="200" w:line="360" w:lineRule="auto"/>
                </w:pPr>
              </w:pPrChange>
            </w:pPr>
            <w:ins w:id="5747" w:author="Red Army" w:date="2012-02-22T22:52:00Z">
              <w:r w:rsidRPr="00D85E98">
                <w:rPr>
                  <w:rFonts w:ascii="Times New Roman" w:hAnsi="Times New Roman" w:cs="Times New Roman"/>
                  <w:i w:val="0"/>
                  <w:color w:val="auto"/>
                  <w:sz w:val="22"/>
                  <w:szCs w:val="22"/>
                  <w:rPrChange w:id="5748" w:author="Phuong Giang" w:date="2012-02-22T23:46:00Z">
                    <w:rPr>
                      <w:bCs/>
                      <w:sz w:val="18"/>
                      <w:szCs w:val="18"/>
                    </w:rPr>
                  </w:rPrChange>
                </w:rPr>
                <w:t>Content of the KI</w:t>
              </w:r>
            </w:ins>
          </w:p>
        </w:tc>
      </w:tr>
      <w:tr w:rsidR="001A326B" w:rsidRPr="00D85E98" w:rsidTr="00995D66">
        <w:trPr>
          <w:ins w:id="5749" w:author="Red Army" w:date="2012-02-22T22:52:00Z"/>
        </w:trPr>
        <w:tc>
          <w:tcPr>
            <w:tcW w:w="577" w:type="dxa"/>
          </w:tcPr>
          <w:p w:rsidR="001A326B" w:rsidRPr="00D85E98" w:rsidRDefault="001A326B">
            <w:pPr>
              <w:pStyle w:val="comment"/>
              <w:ind w:left="0"/>
              <w:rPr>
                <w:ins w:id="5750" w:author="Red Army" w:date="2012-02-22T22:52:00Z"/>
                <w:rFonts w:ascii="Times New Roman" w:hAnsi="Times New Roman" w:cs="Times New Roman"/>
                <w:bCs w:val="0"/>
                <w:sz w:val="22"/>
                <w:szCs w:val="22"/>
                <w:rPrChange w:id="5751" w:author="Phuong Giang" w:date="2012-02-22T23:46:00Z">
                  <w:rPr>
                    <w:ins w:id="5752" w:author="Red Army" w:date="2012-02-22T22:52:00Z"/>
                    <w:rFonts w:ascii="Tahoma" w:eastAsia="MS Mincho" w:hAnsi="Tahoma" w:cs="Arial"/>
                    <w:bCs/>
                    <w:snapToGrid w:val="0"/>
                    <w:sz w:val="18"/>
                    <w:szCs w:val="18"/>
                    <w:lang w:eastAsia="ja-JP"/>
                  </w:rPr>
                </w:rPrChange>
              </w:rPr>
              <w:pPrChange w:id="5753" w:author="Phuong Giang" w:date="2012-02-22T23:46:00Z">
                <w:pPr>
                  <w:spacing w:before="120" w:after="200" w:line="360" w:lineRule="auto"/>
                </w:pPr>
              </w:pPrChange>
            </w:pPr>
            <w:ins w:id="5754" w:author="Red Army" w:date="2012-02-22T22:52:00Z">
              <w:r w:rsidRPr="00D85E98">
                <w:rPr>
                  <w:rFonts w:ascii="Times New Roman" w:hAnsi="Times New Roman" w:cs="Times New Roman"/>
                  <w:i w:val="0"/>
                  <w:color w:val="auto"/>
                  <w:sz w:val="22"/>
                  <w:szCs w:val="22"/>
                  <w:rPrChange w:id="5755" w:author="Phuong Giang" w:date="2012-02-22T23:46:00Z">
                    <w:rPr>
                      <w:bCs/>
                      <w:sz w:val="18"/>
                      <w:szCs w:val="18"/>
                    </w:rPr>
                  </w:rPrChange>
                </w:rPr>
                <w:t>02</w:t>
              </w:r>
            </w:ins>
          </w:p>
        </w:tc>
        <w:tc>
          <w:tcPr>
            <w:tcW w:w="1356" w:type="dxa"/>
          </w:tcPr>
          <w:p w:rsidR="001A326B" w:rsidRPr="00D85E98" w:rsidRDefault="001A326B">
            <w:pPr>
              <w:pStyle w:val="comment"/>
              <w:ind w:left="0"/>
              <w:rPr>
                <w:ins w:id="5756" w:author="Red Army" w:date="2012-02-22T22:52:00Z"/>
                <w:rFonts w:ascii="Times New Roman" w:hAnsi="Times New Roman" w:cs="Times New Roman"/>
                <w:bCs w:val="0"/>
                <w:sz w:val="22"/>
                <w:szCs w:val="22"/>
                <w:rPrChange w:id="5757" w:author="Phuong Giang" w:date="2012-02-22T23:46:00Z">
                  <w:rPr>
                    <w:ins w:id="5758" w:author="Red Army" w:date="2012-02-22T22:52:00Z"/>
                    <w:rFonts w:ascii="Tahoma" w:eastAsia="MS Mincho" w:hAnsi="Tahoma" w:cs="Arial"/>
                    <w:bCs/>
                    <w:snapToGrid w:val="0"/>
                    <w:sz w:val="18"/>
                    <w:szCs w:val="18"/>
                    <w:lang w:eastAsia="ja-JP"/>
                  </w:rPr>
                </w:rPrChange>
              </w:rPr>
              <w:pPrChange w:id="5759" w:author="Phuong Giang" w:date="2012-02-22T23:46:00Z">
                <w:pPr>
                  <w:spacing w:before="120" w:after="200" w:line="360" w:lineRule="auto"/>
                </w:pPr>
              </w:pPrChange>
            </w:pPr>
            <w:proofErr w:type="spellStart"/>
            <w:ins w:id="5760" w:author="Red Army" w:date="2012-02-22T22:52:00Z">
              <w:r w:rsidRPr="00D85E98">
                <w:rPr>
                  <w:rFonts w:ascii="Times New Roman" w:hAnsi="Times New Roman" w:cs="Times New Roman"/>
                  <w:i w:val="0"/>
                  <w:color w:val="auto"/>
                  <w:sz w:val="22"/>
                  <w:szCs w:val="22"/>
                  <w:rPrChange w:id="5761" w:author="Phuong Giang" w:date="2012-02-22T23:46:00Z">
                    <w:rPr>
                      <w:bCs/>
                      <w:sz w:val="18"/>
                      <w:szCs w:val="18"/>
                    </w:rPr>
                  </w:rPrChange>
                </w:rPr>
                <w:t>classLevel</w:t>
              </w:r>
              <w:proofErr w:type="spellEnd"/>
            </w:ins>
          </w:p>
        </w:tc>
        <w:tc>
          <w:tcPr>
            <w:tcW w:w="846" w:type="dxa"/>
          </w:tcPr>
          <w:p w:rsidR="001A326B" w:rsidRPr="00D85E98" w:rsidRDefault="001A326B">
            <w:pPr>
              <w:pStyle w:val="comment"/>
              <w:ind w:left="0"/>
              <w:rPr>
                <w:ins w:id="5762" w:author="Red Army" w:date="2012-02-22T22:52:00Z"/>
                <w:rFonts w:ascii="Times New Roman" w:hAnsi="Times New Roman" w:cs="Times New Roman"/>
                <w:bCs w:val="0"/>
                <w:sz w:val="22"/>
                <w:szCs w:val="22"/>
                <w:rPrChange w:id="5763" w:author="Phuong Giang" w:date="2012-02-22T23:46:00Z">
                  <w:rPr>
                    <w:ins w:id="5764" w:author="Red Army" w:date="2012-02-22T22:52:00Z"/>
                    <w:rFonts w:ascii="Tahoma" w:eastAsia="MS Mincho" w:hAnsi="Tahoma" w:cs="Arial"/>
                    <w:bCs/>
                    <w:snapToGrid w:val="0"/>
                    <w:sz w:val="18"/>
                    <w:szCs w:val="18"/>
                    <w:lang w:eastAsia="ja-JP"/>
                  </w:rPr>
                </w:rPrChange>
              </w:rPr>
              <w:pPrChange w:id="5765" w:author="Phuong Giang" w:date="2012-02-22T23:46:00Z">
                <w:pPr>
                  <w:spacing w:before="120" w:after="200" w:line="360" w:lineRule="auto"/>
                </w:pPr>
              </w:pPrChange>
            </w:pPr>
            <w:proofErr w:type="spellStart"/>
            <w:ins w:id="5766" w:author="Red Army" w:date="2012-02-22T22:52:00Z">
              <w:r w:rsidRPr="00D85E98">
                <w:rPr>
                  <w:rFonts w:ascii="Times New Roman" w:hAnsi="Times New Roman" w:cs="Times New Roman"/>
                  <w:i w:val="0"/>
                  <w:color w:val="auto"/>
                  <w:sz w:val="22"/>
                  <w:szCs w:val="22"/>
                  <w:rPrChange w:id="5767" w:author="Phuong Giang" w:date="2012-02-22T23:46:00Z">
                    <w:rPr>
                      <w:bCs/>
                      <w:sz w:val="18"/>
                      <w:szCs w:val="18"/>
                    </w:rPr>
                  </w:rPrChange>
                </w:rPr>
                <w:t>int</w:t>
              </w:r>
              <w:proofErr w:type="spellEnd"/>
            </w:ins>
          </w:p>
        </w:tc>
        <w:tc>
          <w:tcPr>
            <w:tcW w:w="952" w:type="dxa"/>
          </w:tcPr>
          <w:p w:rsidR="001A326B" w:rsidRPr="00D85E98" w:rsidRDefault="001A326B">
            <w:pPr>
              <w:pStyle w:val="comment"/>
              <w:ind w:left="0"/>
              <w:rPr>
                <w:ins w:id="5768" w:author="Red Army" w:date="2012-02-22T22:52:00Z"/>
                <w:rFonts w:ascii="Times New Roman" w:hAnsi="Times New Roman" w:cs="Times New Roman"/>
                <w:bCs w:val="0"/>
                <w:sz w:val="22"/>
                <w:szCs w:val="22"/>
                <w:rPrChange w:id="5769" w:author="Phuong Giang" w:date="2012-02-22T23:46:00Z">
                  <w:rPr>
                    <w:ins w:id="5770" w:author="Red Army" w:date="2012-02-22T22:52:00Z"/>
                    <w:rFonts w:ascii="Tahoma" w:eastAsia="MS Mincho" w:hAnsi="Tahoma" w:cs="Arial"/>
                    <w:bCs/>
                    <w:snapToGrid w:val="0"/>
                    <w:sz w:val="18"/>
                    <w:szCs w:val="18"/>
                    <w:lang w:eastAsia="ja-JP"/>
                  </w:rPr>
                </w:rPrChange>
              </w:rPr>
              <w:pPrChange w:id="5771" w:author="Phuong Giang" w:date="2012-02-22T23:46:00Z">
                <w:pPr>
                  <w:spacing w:before="120" w:after="200" w:line="360" w:lineRule="auto"/>
                </w:pPr>
              </w:pPrChange>
            </w:pPr>
            <w:ins w:id="5772" w:author="Red Army" w:date="2012-02-22T22:52:00Z">
              <w:r w:rsidRPr="00D85E98">
                <w:rPr>
                  <w:rFonts w:ascii="Times New Roman" w:hAnsi="Times New Roman" w:cs="Times New Roman"/>
                  <w:i w:val="0"/>
                  <w:color w:val="auto"/>
                  <w:sz w:val="22"/>
                  <w:szCs w:val="22"/>
                  <w:rPrChange w:id="5773" w:author="Phuong Giang" w:date="2012-02-22T23:46:00Z">
                    <w:rPr>
                      <w:bCs/>
                      <w:sz w:val="18"/>
                      <w:szCs w:val="18"/>
                    </w:rPr>
                  </w:rPrChange>
                </w:rPr>
                <w:t>In</w:t>
              </w:r>
            </w:ins>
          </w:p>
        </w:tc>
        <w:tc>
          <w:tcPr>
            <w:tcW w:w="1333" w:type="dxa"/>
          </w:tcPr>
          <w:p w:rsidR="001A326B" w:rsidRPr="00D85E98" w:rsidRDefault="001A326B">
            <w:pPr>
              <w:pStyle w:val="comment"/>
              <w:ind w:left="0"/>
              <w:rPr>
                <w:ins w:id="5774" w:author="Red Army" w:date="2012-02-22T22:52:00Z"/>
                <w:rFonts w:ascii="Times New Roman" w:hAnsi="Times New Roman" w:cs="Times New Roman"/>
                <w:bCs w:val="0"/>
                <w:sz w:val="22"/>
                <w:szCs w:val="22"/>
                <w:rPrChange w:id="5775" w:author="Phuong Giang" w:date="2012-02-22T23:46:00Z">
                  <w:rPr>
                    <w:ins w:id="5776" w:author="Red Army" w:date="2012-02-22T22:52:00Z"/>
                    <w:rFonts w:ascii="Tahoma" w:eastAsia="MS Mincho" w:hAnsi="Tahoma" w:cs="Arial"/>
                    <w:bCs/>
                    <w:snapToGrid w:val="0"/>
                    <w:sz w:val="18"/>
                    <w:szCs w:val="18"/>
                    <w:lang w:eastAsia="ja-JP"/>
                  </w:rPr>
                </w:rPrChange>
              </w:rPr>
              <w:pPrChange w:id="5777" w:author="Phuong Giang" w:date="2012-02-22T23:46:00Z">
                <w:pPr>
                  <w:spacing w:before="120" w:after="200" w:line="360" w:lineRule="auto"/>
                </w:pPr>
              </w:pPrChange>
            </w:pPr>
            <w:ins w:id="5778" w:author="Red Army" w:date="2012-02-22T22:52:00Z">
              <w:r w:rsidRPr="00D85E98">
                <w:rPr>
                  <w:rFonts w:ascii="Times New Roman" w:hAnsi="Times New Roman" w:cs="Times New Roman"/>
                  <w:i w:val="0"/>
                  <w:color w:val="auto"/>
                  <w:sz w:val="22"/>
                  <w:szCs w:val="22"/>
                  <w:rPrChange w:id="5779" w:author="Phuong Giang" w:date="2012-02-22T23:46:00Z">
                    <w:rPr>
                      <w:bCs/>
                      <w:sz w:val="18"/>
                      <w:szCs w:val="18"/>
                    </w:rPr>
                  </w:rPrChange>
                </w:rPr>
                <w:t>1</w:t>
              </w:r>
            </w:ins>
          </w:p>
        </w:tc>
        <w:tc>
          <w:tcPr>
            <w:tcW w:w="4512" w:type="dxa"/>
          </w:tcPr>
          <w:p w:rsidR="001A326B" w:rsidRPr="00D85E98" w:rsidRDefault="001A326B">
            <w:pPr>
              <w:pStyle w:val="comment"/>
              <w:ind w:left="0"/>
              <w:rPr>
                <w:ins w:id="5780" w:author="Red Army" w:date="2012-02-22T22:52:00Z"/>
                <w:rFonts w:ascii="Times New Roman" w:hAnsi="Times New Roman" w:cs="Times New Roman"/>
                <w:bCs w:val="0"/>
                <w:sz w:val="22"/>
                <w:szCs w:val="22"/>
                <w:rPrChange w:id="5781" w:author="Phuong Giang" w:date="2012-02-22T23:46:00Z">
                  <w:rPr>
                    <w:ins w:id="5782" w:author="Red Army" w:date="2012-02-22T22:52:00Z"/>
                    <w:rFonts w:ascii="Tahoma" w:eastAsia="MS Mincho" w:hAnsi="Tahoma" w:cs="Arial"/>
                    <w:bCs/>
                    <w:snapToGrid w:val="0"/>
                    <w:sz w:val="18"/>
                    <w:szCs w:val="18"/>
                    <w:lang w:eastAsia="ja-JP"/>
                  </w:rPr>
                </w:rPrChange>
              </w:rPr>
              <w:pPrChange w:id="5783" w:author="Phuong Giang" w:date="2012-02-22T23:46:00Z">
                <w:pPr>
                  <w:spacing w:before="120" w:after="200" w:line="360" w:lineRule="auto"/>
                </w:pPr>
              </w:pPrChange>
            </w:pPr>
            <w:ins w:id="5784" w:author="Red Army" w:date="2012-02-22T22:52:00Z">
              <w:r w:rsidRPr="00D85E98">
                <w:rPr>
                  <w:rFonts w:ascii="Times New Roman" w:hAnsi="Times New Roman" w:cs="Times New Roman"/>
                  <w:i w:val="0"/>
                  <w:color w:val="auto"/>
                  <w:sz w:val="22"/>
                  <w:szCs w:val="22"/>
                  <w:rPrChange w:id="5785" w:author="Phuong Giang" w:date="2012-02-22T23:46:00Z">
                    <w:rPr>
                      <w:bCs/>
                      <w:sz w:val="18"/>
                      <w:szCs w:val="18"/>
                    </w:rPr>
                  </w:rPrChange>
                </w:rPr>
                <w:t>Class Level : from 1 - 5</w:t>
              </w:r>
            </w:ins>
          </w:p>
        </w:tc>
      </w:tr>
      <w:tr w:rsidR="001A326B" w:rsidRPr="00D85E98" w:rsidTr="00995D66">
        <w:trPr>
          <w:ins w:id="5786" w:author="Red Army" w:date="2012-02-22T22:52:00Z"/>
        </w:trPr>
        <w:tc>
          <w:tcPr>
            <w:tcW w:w="577" w:type="dxa"/>
          </w:tcPr>
          <w:p w:rsidR="001A326B" w:rsidRPr="00D85E98" w:rsidRDefault="001A326B">
            <w:pPr>
              <w:pStyle w:val="comment"/>
              <w:ind w:left="0"/>
              <w:rPr>
                <w:ins w:id="5787" w:author="Red Army" w:date="2012-02-22T22:52:00Z"/>
                <w:rFonts w:ascii="Times New Roman" w:hAnsi="Times New Roman" w:cs="Times New Roman"/>
                <w:bCs w:val="0"/>
                <w:sz w:val="22"/>
                <w:szCs w:val="22"/>
                <w:rPrChange w:id="5788" w:author="Phuong Giang" w:date="2012-02-22T23:46:00Z">
                  <w:rPr>
                    <w:ins w:id="5789" w:author="Red Army" w:date="2012-02-22T22:52:00Z"/>
                    <w:rFonts w:ascii="Tahoma" w:eastAsia="MS Mincho" w:hAnsi="Tahoma" w:cs="Arial"/>
                    <w:bCs/>
                    <w:snapToGrid w:val="0"/>
                    <w:sz w:val="18"/>
                    <w:szCs w:val="18"/>
                    <w:lang w:eastAsia="ja-JP"/>
                  </w:rPr>
                </w:rPrChange>
              </w:rPr>
              <w:pPrChange w:id="5790" w:author="Phuong Giang" w:date="2012-02-22T23:46:00Z">
                <w:pPr>
                  <w:spacing w:before="120" w:after="200" w:line="360" w:lineRule="auto"/>
                </w:pPr>
              </w:pPrChange>
            </w:pPr>
            <w:ins w:id="5791" w:author="Red Army" w:date="2012-02-22T22:52:00Z">
              <w:r w:rsidRPr="00D85E98">
                <w:rPr>
                  <w:rFonts w:ascii="Times New Roman" w:hAnsi="Times New Roman" w:cs="Times New Roman"/>
                  <w:i w:val="0"/>
                  <w:color w:val="auto"/>
                  <w:sz w:val="22"/>
                  <w:szCs w:val="22"/>
                  <w:rPrChange w:id="5792" w:author="Phuong Giang" w:date="2012-02-22T23:46:00Z">
                    <w:rPr>
                      <w:bCs/>
                      <w:sz w:val="18"/>
                      <w:szCs w:val="18"/>
                    </w:rPr>
                  </w:rPrChange>
                </w:rPr>
                <w:t>03</w:t>
              </w:r>
            </w:ins>
          </w:p>
        </w:tc>
        <w:tc>
          <w:tcPr>
            <w:tcW w:w="1356" w:type="dxa"/>
          </w:tcPr>
          <w:p w:rsidR="001A326B" w:rsidRPr="00D85E98" w:rsidRDefault="001A326B">
            <w:pPr>
              <w:pStyle w:val="comment"/>
              <w:ind w:left="0"/>
              <w:rPr>
                <w:ins w:id="5793" w:author="Red Army" w:date="2012-02-22T22:52:00Z"/>
                <w:rFonts w:ascii="Times New Roman" w:hAnsi="Times New Roman" w:cs="Times New Roman"/>
                <w:bCs w:val="0"/>
                <w:sz w:val="22"/>
                <w:szCs w:val="22"/>
                <w:rPrChange w:id="5794" w:author="Phuong Giang" w:date="2012-02-22T23:46:00Z">
                  <w:rPr>
                    <w:ins w:id="5795" w:author="Red Army" w:date="2012-02-22T22:52:00Z"/>
                    <w:rFonts w:ascii="Tahoma" w:eastAsia="MS Mincho" w:hAnsi="Tahoma" w:cs="Arial"/>
                    <w:bCs/>
                    <w:snapToGrid w:val="0"/>
                    <w:sz w:val="18"/>
                    <w:szCs w:val="18"/>
                    <w:lang w:eastAsia="ja-JP"/>
                  </w:rPr>
                </w:rPrChange>
              </w:rPr>
              <w:pPrChange w:id="5796" w:author="Phuong Giang" w:date="2012-02-22T23:46:00Z">
                <w:pPr>
                  <w:spacing w:before="120" w:after="200" w:line="360" w:lineRule="auto"/>
                </w:pPr>
              </w:pPrChange>
            </w:pPr>
            <w:ins w:id="5797" w:author="Red Army" w:date="2012-02-22T22:52:00Z">
              <w:r w:rsidRPr="00D85E98">
                <w:rPr>
                  <w:rFonts w:ascii="Times New Roman" w:hAnsi="Times New Roman" w:cs="Times New Roman"/>
                  <w:i w:val="0"/>
                  <w:color w:val="auto"/>
                  <w:sz w:val="22"/>
                  <w:szCs w:val="22"/>
                  <w:rPrChange w:id="5798" w:author="Phuong Giang" w:date="2012-02-22T23:46:00Z">
                    <w:rPr>
                      <w:bCs/>
                      <w:sz w:val="18"/>
                      <w:szCs w:val="18"/>
                    </w:rPr>
                  </w:rPrChange>
                </w:rPr>
                <w:t>subject</w:t>
              </w:r>
            </w:ins>
          </w:p>
        </w:tc>
        <w:tc>
          <w:tcPr>
            <w:tcW w:w="846" w:type="dxa"/>
          </w:tcPr>
          <w:p w:rsidR="001A326B" w:rsidRPr="00D85E98" w:rsidRDefault="001A326B">
            <w:pPr>
              <w:pStyle w:val="comment"/>
              <w:ind w:left="0"/>
              <w:rPr>
                <w:ins w:id="5799" w:author="Red Army" w:date="2012-02-22T22:52:00Z"/>
                <w:rFonts w:ascii="Times New Roman" w:hAnsi="Times New Roman" w:cs="Times New Roman"/>
                <w:bCs w:val="0"/>
                <w:sz w:val="22"/>
                <w:szCs w:val="22"/>
                <w:rPrChange w:id="5800" w:author="Phuong Giang" w:date="2012-02-22T23:46:00Z">
                  <w:rPr>
                    <w:ins w:id="5801" w:author="Red Army" w:date="2012-02-22T22:52:00Z"/>
                    <w:rFonts w:ascii="Tahoma" w:eastAsia="MS Mincho" w:hAnsi="Tahoma" w:cs="Arial"/>
                    <w:bCs/>
                    <w:snapToGrid w:val="0"/>
                    <w:sz w:val="18"/>
                    <w:szCs w:val="18"/>
                    <w:lang w:eastAsia="ja-JP"/>
                  </w:rPr>
                </w:rPrChange>
              </w:rPr>
              <w:pPrChange w:id="5802" w:author="Phuong Giang" w:date="2012-02-22T23:46:00Z">
                <w:pPr>
                  <w:spacing w:before="120" w:after="200" w:line="360" w:lineRule="auto"/>
                </w:pPr>
              </w:pPrChange>
            </w:pPr>
            <w:ins w:id="5803" w:author="Red Army" w:date="2012-02-22T22:52:00Z">
              <w:r w:rsidRPr="00D85E98">
                <w:rPr>
                  <w:rFonts w:ascii="Times New Roman" w:hAnsi="Times New Roman" w:cs="Times New Roman"/>
                  <w:i w:val="0"/>
                  <w:color w:val="auto"/>
                  <w:sz w:val="22"/>
                  <w:szCs w:val="22"/>
                  <w:rPrChange w:id="5804" w:author="Phuong Giang" w:date="2012-02-22T23:46:00Z">
                    <w:rPr>
                      <w:bCs/>
                      <w:sz w:val="18"/>
                      <w:szCs w:val="18"/>
                    </w:rPr>
                  </w:rPrChange>
                </w:rPr>
                <w:t>string</w:t>
              </w:r>
            </w:ins>
          </w:p>
        </w:tc>
        <w:tc>
          <w:tcPr>
            <w:tcW w:w="952" w:type="dxa"/>
          </w:tcPr>
          <w:p w:rsidR="001A326B" w:rsidRPr="00D85E98" w:rsidRDefault="001A326B">
            <w:pPr>
              <w:pStyle w:val="comment"/>
              <w:ind w:left="0"/>
              <w:rPr>
                <w:ins w:id="5805" w:author="Red Army" w:date="2012-02-22T22:52:00Z"/>
                <w:rFonts w:ascii="Times New Roman" w:hAnsi="Times New Roman" w:cs="Times New Roman"/>
                <w:bCs w:val="0"/>
                <w:sz w:val="22"/>
                <w:szCs w:val="22"/>
                <w:rPrChange w:id="5806" w:author="Phuong Giang" w:date="2012-02-22T23:46:00Z">
                  <w:rPr>
                    <w:ins w:id="5807" w:author="Red Army" w:date="2012-02-22T22:52:00Z"/>
                    <w:rFonts w:ascii="Tahoma" w:eastAsia="MS Mincho" w:hAnsi="Tahoma" w:cs="Arial"/>
                    <w:bCs/>
                    <w:snapToGrid w:val="0"/>
                    <w:sz w:val="18"/>
                    <w:szCs w:val="18"/>
                    <w:lang w:eastAsia="ja-JP"/>
                  </w:rPr>
                </w:rPrChange>
              </w:rPr>
              <w:pPrChange w:id="5808" w:author="Phuong Giang" w:date="2012-02-22T23:46:00Z">
                <w:pPr>
                  <w:spacing w:before="120" w:after="200" w:line="360" w:lineRule="auto"/>
                </w:pPr>
              </w:pPrChange>
            </w:pPr>
            <w:ins w:id="5809" w:author="Red Army" w:date="2012-02-22T22:52:00Z">
              <w:r w:rsidRPr="00D85E98">
                <w:rPr>
                  <w:rFonts w:ascii="Times New Roman" w:hAnsi="Times New Roman" w:cs="Times New Roman"/>
                  <w:i w:val="0"/>
                  <w:color w:val="auto"/>
                  <w:sz w:val="22"/>
                  <w:szCs w:val="22"/>
                  <w:rPrChange w:id="5810" w:author="Phuong Giang" w:date="2012-02-22T23:46:00Z">
                    <w:rPr>
                      <w:bCs/>
                      <w:sz w:val="18"/>
                      <w:szCs w:val="18"/>
                    </w:rPr>
                  </w:rPrChange>
                </w:rPr>
                <w:t>In</w:t>
              </w:r>
            </w:ins>
          </w:p>
        </w:tc>
        <w:tc>
          <w:tcPr>
            <w:tcW w:w="1333" w:type="dxa"/>
          </w:tcPr>
          <w:p w:rsidR="001A326B" w:rsidRPr="00D85E98" w:rsidRDefault="001A326B">
            <w:pPr>
              <w:pStyle w:val="comment"/>
              <w:ind w:left="0"/>
              <w:rPr>
                <w:ins w:id="5811" w:author="Red Army" w:date="2012-02-22T22:52:00Z"/>
                <w:rFonts w:ascii="Times New Roman" w:hAnsi="Times New Roman" w:cs="Times New Roman"/>
                <w:bCs w:val="0"/>
                <w:sz w:val="22"/>
                <w:szCs w:val="22"/>
                <w:rPrChange w:id="5812" w:author="Phuong Giang" w:date="2012-02-22T23:46:00Z">
                  <w:rPr>
                    <w:ins w:id="5813" w:author="Red Army" w:date="2012-02-22T22:52:00Z"/>
                    <w:rFonts w:ascii="Tahoma" w:eastAsia="MS Mincho" w:hAnsi="Tahoma" w:cs="Arial"/>
                    <w:bCs/>
                    <w:snapToGrid w:val="0"/>
                    <w:sz w:val="18"/>
                    <w:szCs w:val="18"/>
                    <w:lang w:eastAsia="ja-JP"/>
                  </w:rPr>
                </w:rPrChange>
              </w:rPr>
              <w:pPrChange w:id="5814" w:author="Phuong Giang" w:date="2012-02-22T23:46:00Z">
                <w:pPr>
                  <w:spacing w:before="120" w:after="200" w:line="360" w:lineRule="auto"/>
                </w:pPr>
              </w:pPrChange>
            </w:pPr>
            <w:ins w:id="5815" w:author="Red Army" w:date="2012-02-22T22:52:00Z">
              <w:r w:rsidRPr="00D85E98">
                <w:rPr>
                  <w:rFonts w:ascii="Times New Roman" w:hAnsi="Times New Roman" w:cs="Times New Roman"/>
                  <w:i w:val="0"/>
                  <w:color w:val="auto"/>
                  <w:sz w:val="22"/>
                  <w:szCs w:val="22"/>
                  <w:rPrChange w:id="5816" w:author="Phuong Giang" w:date="2012-02-22T23:46:00Z">
                    <w:rPr>
                      <w:bCs/>
                      <w:sz w:val="18"/>
                      <w:szCs w:val="18"/>
                    </w:rPr>
                  </w:rPrChange>
                </w:rPr>
                <w:t>null</w:t>
              </w:r>
            </w:ins>
          </w:p>
        </w:tc>
        <w:tc>
          <w:tcPr>
            <w:tcW w:w="4512" w:type="dxa"/>
          </w:tcPr>
          <w:p w:rsidR="001A326B" w:rsidRPr="00D85E98" w:rsidRDefault="001A326B">
            <w:pPr>
              <w:pStyle w:val="comment"/>
              <w:ind w:left="0"/>
              <w:rPr>
                <w:ins w:id="5817" w:author="Red Army" w:date="2012-02-22T22:52:00Z"/>
                <w:rFonts w:ascii="Times New Roman" w:hAnsi="Times New Roman" w:cs="Times New Roman"/>
                <w:bCs w:val="0"/>
                <w:sz w:val="22"/>
                <w:szCs w:val="22"/>
                <w:rPrChange w:id="5818" w:author="Phuong Giang" w:date="2012-02-22T23:46:00Z">
                  <w:rPr>
                    <w:ins w:id="5819" w:author="Red Army" w:date="2012-02-22T22:52:00Z"/>
                    <w:rFonts w:ascii="Tahoma" w:eastAsia="MS Mincho" w:hAnsi="Tahoma" w:cs="Arial"/>
                    <w:bCs/>
                    <w:snapToGrid w:val="0"/>
                    <w:sz w:val="18"/>
                    <w:szCs w:val="18"/>
                    <w:lang w:eastAsia="ja-JP"/>
                  </w:rPr>
                </w:rPrChange>
              </w:rPr>
              <w:pPrChange w:id="5820" w:author="Phuong Giang" w:date="2012-02-22T23:46:00Z">
                <w:pPr>
                  <w:spacing w:before="120" w:after="200" w:line="360" w:lineRule="auto"/>
                </w:pPr>
              </w:pPrChange>
            </w:pPr>
            <w:ins w:id="5821" w:author="Red Army" w:date="2012-02-22T22:52:00Z">
              <w:r w:rsidRPr="00D85E98">
                <w:rPr>
                  <w:rFonts w:ascii="Times New Roman" w:hAnsi="Times New Roman" w:cs="Times New Roman"/>
                  <w:i w:val="0"/>
                  <w:color w:val="auto"/>
                  <w:sz w:val="22"/>
                  <w:szCs w:val="22"/>
                  <w:rPrChange w:id="5822" w:author="Phuong Giang" w:date="2012-02-22T23:46:00Z">
                    <w:rPr>
                      <w:bCs/>
                      <w:sz w:val="18"/>
                      <w:szCs w:val="18"/>
                    </w:rPr>
                  </w:rPrChange>
                </w:rPr>
                <w:t>Subject : fixed from a pre-defined list</w:t>
              </w:r>
            </w:ins>
          </w:p>
        </w:tc>
      </w:tr>
      <w:tr w:rsidR="001A326B" w:rsidRPr="00D85E98" w:rsidTr="00995D66">
        <w:trPr>
          <w:ins w:id="5823" w:author="Red Army" w:date="2012-02-22T22:52:00Z"/>
        </w:trPr>
        <w:tc>
          <w:tcPr>
            <w:tcW w:w="577" w:type="dxa"/>
          </w:tcPr>
          <w:p w:rsidR="001A326B" w:rsidRPr="00D85E98" w:rsidRDefault="001A326B">
            <w:pPr>
              <w:pStyle w:val="comment"/>
              <w:ind w:left="0"/>
              <w:rPr>
                <w:ins w:id="5824" w:author="Red Army" w:date="2012-02-22T22:52:00Z"/>
                <w:rFonts w:ascii="Times New Roman" w:hAnsi="Times New Roman" w:cs="Times New Roman"/>
                <w:bCs w:val="0"/>
                <w:sz w:val="22"/>
                <w:szCs w:val="22"/>
                <w:rPrChange w:id="5825" w:author="Phuong Giang" w:date="2012-02-22T23:46:00Z">
                  <w:rPr>
                    <w:ins w:id="5826" w:author="Red Army" w:date="2012-02-22T22:52:00Z"/>
                    <w:rFonts w:ascii="Tahoma" w:eastAsia="MS Mincho" w:hAnsi="Tahoma" w:cs="Arial"/>
                    <w:bCs/>
                    <w:snapToGrid w:val="0"/>
                    <w:sz w:val="18"/>
                    <w:szCs w:val="18"/>
                    <w:lang w:eastAsia="ja-JP"/>
                  </w:rPr>
                </w:rPrChange>
              </w:rPr>
              <w:pPrChange w:id="5827" w:author="Phuong Giang" w:date="2012-02-22T23:46:00Z">
                <w:pPr>
                  <w:spacing w:before="120" w:after="200" w:line="360" w:lineRule="auto"/>
                </w:pPr>
              </w:pPrChange>
            </w:pPr>
            <w:ins w:id="5828" w:author="Red Army" w:date="2012-02-22T22:52:00Z">
              <w:r w:rsidRPr="00D85E98">
                <w:rPr>
                  <w:rFonts w:ascii="Times New Roman" w:hAnsi="Times New Roman" w:cs="Times New Roman"/>
                  <w:i w:val="0"/>
                  <w:color w:val="auto"/>
                  <w:sz w:val="22"/>
                  <w:szCs w:val="22"/>
                  <w:rPrChange w:id="5829" w:author="Phuong Giang" w:date="2012-02-22T23:46:00Z">
                    <w:rPr>
                      <w:bCs/>
                      <w:sz w:val="18"/>
                      <w:szCs w:val="18"/>
                    </w:rPr>
                  </w:rPrChange>
                </w:rPr>
                <w:t>04</w:t>
              </w:r>
            </w:ins>
          </w:p>
        </w:tc>
        <w:tc>
          <w:tcPr>
            <w:tcW w:w="1356" w:type="dxa"/>
          </w:tcPr>
          <w:p w:rsidR="001A326B" w:rsidRPr="00D85E98" w:rsidRDefault="001A326B">
            <w:pPr>
              <w:pStyle w:val="comment"/>
              <w:ind w:left="0"/>
              <w:rPr>
                <w:ins w:id="5830" w:author="Red Army" w:date="2012-02-22T22:52:00Z"/>
                <w:rFonts w:ascii="Times New Roman" w:hAnsi="Times New Roman" w:cs="Times New Roman"/>
                <w:bCs w:val="0"/>
                <w:sz w:val="22"/>
                <w:szCs w:val="22"/>
                <w:rPrChange w:id="5831" w:author="Phuong Giang" w:date="2012-02-22T23:46:00Z">
                  <w:rPr>
                    <w:ins w:id="5832" w:author="Red Army" w:date="2012-02-22T22:52:00Z"/>
                    <w:rFonts w:ascii="Tahoma" w:eastAsia="MS Mincho" w:hAnsi="Tahoma" w:cs="Arial"/>
                    <w:bCs/>
                    <w:snapToGrid w:val="0"/>
                    <w:sz w:val="18"/>
                    <w:szCs w:val="18"/>
                    <w:lang w:eastAsia="ja-JP"/>
                  </w:rPr>
                </w:rPrChange>
              </w:rPr>
              <w:pPrChange w:id="5833" w:author="Phuong Giang" w:date="2012-02-22T23:46:00Z">
                <w:pPr>
                  <w:spacing w:before="120" w:after="200" w:line="360" w:lineRule="auto"/>
                </w:pPr>
              </w:pPrChange>
            </w:pPr>
            <w:ins w:id="5834" w:author="Red Army" w:date="2012-02-22T22:52:00Z">
              <w:r w:rsidRPr="00D85E98">
                <w:rPr>
                  <w:rFonts w:ascii="Times New Roman" w:hAnsi="Times New Roman" w:cs="Times New Roman"/>
                  <w:i w:val="0"/>
                  <w:color w:val="auto"/>
                  <w:sz w:val="22"/>
                  <w:szCs w:val="22"/>
                  <w:rPrChange w:id="5835" w:author="Phuong Giang" w:date="2012-02-22T23:46:00Z">
                    <w:rPr>
                      <w:bCs/>
                      <w:sz w:val="18"/>
                      <w:szCs w:val="18"/>
                    </w:rPr>
                  </w:rPrChange>
                </w:rPr>
                <w:t>topic</w:t>
              </w:r>
            </w:ins>
          </w:p>
        </w:tc>
        <w:tc>
          <w:tcPr>
            <w:tcW w:w="846" w:type="dxa"/>
          </w:tcPr>
          <w:p w:rsidR="001A326B" w:rsidRPr="00D85E98" w:rsidRDefault="001A326B">
            <w:pPr>
              <w:pStyle w:val="comment"/>
              <w:ind w:left="0"/>
              <w:rPr>
                <w:ins w:id="5836" w:author="Red Army" w:date="2012-02-22T22:52:00Z"/>
                <w:rFonts w:ascii="Times New Roman" w:hAnsi="Times New Roman" w:cs="Times New Roman"/>
                <w:bCs w:val="0"/>
                <w:sz w:val="22"/>
                <w:szCs w:val="22"/>
                <w:rPrChange w:id="5837" w:author="Phuong Giang" w:date="2012-02-22T23:46:00Z">
                  <w:rPr>
                    <w:ins w:id="5838" w:author="Red Army" w:date="2012-02-22T22:52:00Z"/>
                    <w:rFonts w:ascii="Tahoma" w:eastAsia="MS Mincho" w:hAnsi="Tahoma" w:cs="Arial"/>
                    <w:bCs/>
                    <w:snapToGrid w:val="0"/>
                    <w:sz w:val="18"/>
                    <w:szCs w:val="18"/>
                    <w:lang w:eastAsia="ja-JP"/>
                  </w:rPr>
                </w:rPrChange>
              </w:rPr>
              <w:pPrChange w:id="5839" w:author="Phuong Giang" w:date="2012-02-22T23:46:00Z">
                <w:pPr>
                  <w:spacing w:before="120" w:after="200" w:line="360" w:lineRule="auto"/>
                </w:pPr>
              </w:pPrChange>
            </w:pPr>
            <w:ins w:id="5840" w:author="Red Army" w:date="2012-02-22T22:52:00Z">
              <w:r w:rsidRPr="00D85E98">
                <w:rPr>
                  <w:rFonts w:ascii="Times New Roman" w:hAnsi="Times New Roman" w:cs="Times New Roman"/>
                  <w:i w:val="0"/>
                  <w:color w:val="auto"/>
                  <w:sz w:val="22"/>
                  <w:szCs w:val="22"/>
                  <w:rPrChange w:id="5841" w:author="Phuong Giang" w:date="2012-02-22T23:46:00Z">
                    <w:rPr>
                      <w:bCs/>
                      <w:sz w:val="18"/>
                      <w:szCs w:val="18"/>
                    </w:rPr>
                  </w:rPrChange>
                </w:rPr>
                <w:t>string</w:t>
              </w:r>
            </w:ins>
          </w:p>
        </w:tc>
        <w:tc>
          <w:tcPr>
            <w:tcW w:w="952" w:type="dxa"/>
          </w:tcPr>
          <w:p w:rsidR="001A326B" w:rsidRPr="00D85E98" w:rsidRDefault="001A326B">
            <w:pPr>
              <w:pStyle w:val="comment"/>
              <w:ind w:left="0"/>
              <w:rPr>
                <w:ins w:id="5842" w:author="Red Army" w:date="2012-02-22T22:52:00Z"/>
                <w:rFonts w:ascii="Times New Roman" w:hAnsi="Times New Roman" w:cs="Times New Roman"/>
                <w:bCs w:val="0"/>
                <w:sz w:val="22"/>
                <w:szCs w:val="22"/>
                <w:rPrChange w:id="5843" w:author="Phuong Giang" w:date="2012-02-22T23:46:00Z">
                  <w:rPr>
                    <w:ins w:id="5844" w:author="Red Army" w:date="2012-02-22T22:52:00Z"/>
                    <w:rFonts w:ascii="Tahoma" w:eastAsia="MS Mincho" w:hAnsi="Tahoma" w:cs="Arial"/>
                    <w:bCs/>
                    <w:snapToGrid w:val="0"/>
                    <w:sz w:val="18"/>
                    <w:szCs w:val="18"/>
                    <w:lang w:eastAsia="ja-JP"/>
                  </w:rPr>
                </w:rPrChange>
              </w:rPr>
              <w:pPrChange w:id="5845" w:author="Phuong Giang" w:date="2012-02-22T23:46:00Z">
                <w:pPr>
                  <w:spacing w:before="120" w:after="200" w:line="360" w:lineRule="auto"/>
                </w:pPr>
              </w:pPrChange>
            </w:pPr>
            <w:ins w:id="5846" w:author="Red Army" w:date="2012-02-22T22:52:00Z">
              <w:r w:rsidRPr="00D85E98">
                <w:rPr>
                  <w:rFonts w:ascii="Times New Roman" w:hAnsi="Times New Roman" w:cs="Times New Roman"/>
                  <w:i w:val="0"/>
                  <w:color w:val="auto"/>
                  <w:sz w:val="22"/>
                  <w:szCs w:val="22"/>
                  <w:rPrChange w:id="5847" w:author="Phuong Giang" w:date="2012-02-22T23:46:00Z">
                    <w:rPr>
                      <w:bCs/>
                      <w:sz w:val="18"/>
                      <w:szCs w:val="18"/>
                    </w:rPr>
                  </w:rPrChange>
                </w:rPr>
                <w:t>In</w:t>
              </w:r>
            </w:ins>
          </w:p>
        </w:tc>
        <w:tc>
          <w:tcPr>
            <w:tcW w:w="1333" w:type="dxa"/>
          </w:tcPr>
          <w:p w:rsidR="001A326B" w:rsidRPr="00D85E98" w:rsidRDefault="001A326B">
            <w:pPr>
              <w:pStyle w:val="comment"/>
              <w:ind w:left="0"/>
              <w:rPr>
                <w:ins w:id="5848" w:author="Red Army" w:date="2012-02-22T22:52:00Z"/>
                <w:rFonts w:ascii="Times New Roman" w:hAnsi="Times New Roman" w:cs="Times New Roman"/>
                <w:bCs w:val="0"/>
                <w:sz w:val="22"/>
                <w:szCs w:val="22"/>
                <w:rPrChange w:id="5849" w:author="Phuong Giang" w:date="2012-02-22T23:46:00Z">
                  <w:rPr>
                    <w:ins w:id="5850" w:author="Red Army" w:date="2012-02-22T22:52:00Z"/>
                    <w:rFonts w:ascii="Tahoma" w:eastAsia="MS Mincho" w:hAnsi="Tahoma" w:cs="Arial"/>
                    <w:bCs/>
                    <w:snapToGrid w:val="0"/>
                    <w:sz w:val="18"/>
                    <w:szCs w:val="18"/>
                    <w:lang w:eastAsia="ja-JP"/>
                  </w:rPr>
                </w:rPrChange>
              </w:rPr>
              <w:pPrChange w:id="5851" w:author="Phuong Giang" w:date="2012-02-22T23:46:00Z">
                <w:pPr>
                  <w:spacing w:before="120" w:after="200" w:line="360" w:lineRule="auto"/>
                </w:pPr>
              </w:pPrChange>
            </w:pPr>
            <w:ins w:id="5852" w:author="Red Army" w:date="2012-02-22T22:52:00Z">
              <w:r w:rsidRPr="00D85E98">
                <w:rPr>
                  <w:rFonts w:ascii="Times New Roman" w:hAnsi="Times New Roman" w:cs="Times New Roman"/>
                  <w:i w:val="0"/>
                  <w:color w:val="auto"/>
                  <w:sz w:val="22"/>
                  <w:szCs w:val="22"/>
                  <w:rPrChange w:id="5853" w:author="Phuong Giang" w:date="2012-02-22T23:46:00Z">
                    <w:rPr>
                      <w:bCs/>
                      <w:sz w:val="18"/>
                      <w:szCs w:val="18"/>
                    </w:rPr>
                  </w:rPrChange>
                </w:rPr>
                <w:t>null</w:t>
              </w:r>
            </w:ins>
          </w:p>
        </w:tc>
        <w:tc>
          <w:tcPr>
            <w:tcW w:w="4512" w:type="dxa"/>
          </w:tcPr>
          <w:p w:rsidR="001A326B" w:rsidRPr="00D85E98" w:rsidRDefault="001A326B">
            <w:pPr>
              <w:pStyle w:val="comment"/>
              <w:ind w:left="0"/>
              <w:rPr>
                <w:ins w:id="5854" w:author="Red Army" w:date="2012-02-22T22:52:00Z"/>
                <w:rFonts w:ascii="Times New Roman" w:hAnsi="Times New Roman" w:cs="Times New Roman"/>
                <w:bCs w:val="0"/>
                <w:sz w:val="22"/>
                <w:szCs w:val="22"/>
                <w:rPrChange w:id="5855" w:author="Phuong Giang" w:date="2012-02-22T23:46:00Z">
                  <w:rPr>
                    <w:ins w:id="5856" w:author="Red Army" w:date="2012-02-22T22:52:00Z"/>
                    <w:rFonts w:ascii="Tahoma" w:eastAsia="MS Mincho" w:hAnsi="Tahoma" w:cs="Arial"/>
                    <w:bCs/>
                    <w:snapToGrid w:val="0"/>
                    <w:sz w:val="18"/>
                    <w:szCs w:val="18"/>
                    <w:lang w:eastAsia="ja-JP"/>
                  </w:rPr>
                </w:rPrChange>
              </w:rPr>
              <w:pPrChange w:id="5857" w:author="Phuong Giang" w:date="2012-02-22T23:46:00Z">
                <w:pPr>
                  <w:spacing w:before="120" w:after="200" w:line="360" w:lineRule="auto"/>
                </w:pPr>
              </w:pPrChange>
            </w:pPr>
            <w:ins w:id="5858" w:author="Red Army" w:date="2012-02-22T22:52:00Z">
              <w:r w:rsidRPr="00D85E98">
                <w:rPr>
                  <w:rFonts w:ascii="Times New Roman" w:hAnsi="Times New Roman" w:cs="Times New Roman"/>
                  <w:i w:val="0"/>
                  <w:color w:val="auto"/>
                  <w:sz w:val="22"/>
                  <w:szCs w:val="22"/>
                  <w:rPrChange w:id="5859" w:author="Phuong Giang" w:date="2012-02-22T23:46:00Z">
                    <w:rPr>
                      <w:bCs/>
                      <w:sz w:val="18"/>
                      <w:szCs w:val="18"/>
                    </w:rPr>
                  </w:rPrChange>
                </w:rPr>
                <w:t>Topic : fixed from a pre-defined list</w:t>
              </w:r>
            </w:ins>
          </w:p>
        </w:tc>
      </w:tr>
      <w:tr w:rsidR="001A326B" w:rsidRPr="00D85E98" w:rsidTr="00995D66">
        <w:trPr>
          <w:ins w:id="5860" w:author="Red Army" w:date="2012-02-22T22:52:00Z"/>
        </w:trPr>
        <w:tc>
          <w:tcPr>
            <w:tcW w:w="577" w:type="dxa"/>
          </w:tcPr>
          <w:p w:rsidR="001A326B" w:rsidRPr="00D85E98" w:rsidRDefault="001A326B">
            <w:pPr>
              <w:pStyle w:val="comment"/>
              <w:ind w:left="0"/>
              <w:rPr>
                <w:ins w:id="5861" w:author="Red Army" w:date="2012-02-22T22:52:00Z"/>
                <w:rFonts w:ascii="Times New Roman" w:hAnsi="Times New Roman" w:cs="Times New Roman"/>
                <w:bCs w:val="0"/>
                <w:sz w:val="22"/>
                <w:szCs w:val="22"/>
                <w:rPrChange w:id="5862" w:author="Phuong Giang" w:date="2012-02-22T23:46:00Z">
                  <w:rPr>
                    <w:ins w:id="5863" w:author="Red Army" w:date="2012-02-22T22:52:00Z"/>
                    <w:rFonts w:ascii="Tahoma" w:eastAsia="MS Mincho" w:hAnsi="Tahoma" w:cs="Arial"/>
                    <w:bCs/>
                    <w:snapToGrid w:val="0"/>
                    <w:sz w:val="18"/>
                    <w:szCs w:val="18"/>
                    <w:lang w:eastAsia="ja-JP"/>
                  </w:rPr>
                </w:rPrChange>
              </w:rPr>
              <w:pPrChange w:id="5864" w:author="Phuong Giang" w:date="2012-02-22T23:46:00Z">
                <w:pPr>
                  <w:spacing w:before="120" w:after="200" w:line="360" w:lineRule="auto"/>
                </w:pPr>
              </w:pPrChange>
            </w:pPr>
            <w:ins w:id="5865" w:author="Red Army" w:date="2012-02-22T22:52:00Z">
              <w:r w:rsidRPr="00D85E98">
                <w:rPr>
                  <w:rFonts w:ascii="Times New Roman" w:hAnsi="Times New Roman" w:cs="Times New Roman"/>
                  <w:i w:val="0"/>
                  <w:color w:val="auto"/>
                  <w:sz w:val="22"/>
                  <w:szCs w:val="22"/>
                  <w:rPrChange w:id="5866" w:author="Phuong Giang" w:date="2012-02-22T23:46:00Z">
                    <w:rPr>
                      <w:bCs/>
                      <w:sz w:val="18"/>
                      <w:szCs w:val="18"/>
                    </w:rPr>
                  </w:rPrChange>
                </w:rPr>
                <w:t>05</w:t>
              </w:r>
            </w:ins>
          </w:p>
        </w:tc>
        <w:tc>
          <w:tcPr>
            <w:tcW w:w="1356" w:type="dxa"/>
          </w:tcPr>
          <w:p w:rsidR="001A326B" w:rsidRPr="00D85E98" w:rsidRDefault="001A326B">
            <w:pPr>
              <w:pStyle w:val="comment"/>
              <w:ind w:left="0"/>
              <w:rPr>
                <w:ins w:id="5867" w:author="Red Army" w:date="2012-02-22T22:52:00Z"/>
                <w:rFonts w:ascii="Times New Roman" w:hAnsi="Times New Roman" w:cs="Times New Roman"/>
                <w:bCs w:val="0"/>
                <w:sz w:val="22"/>
                <w:szCs w:val="22"/>
                <w:rPrChange w:id="5868" w:author="Phuong Giang" w:date="2012-02-22T23:46:00Z">
                  <w:rPr>
                    <w:ins w:id="5869" w:author="Red Army" w:date="2012-02-22T22:52:00Z"/>
                    <w:rFonts w:ascii="Tahoma" w:eastAsia="MS Mincho" w:hAnsi="Tahoma" w:cs="Arial"/>
                    <w:bCs/>
                    <w:snapToGrid w:val="0"/>
                    <w:sz w:val="18"/>
                    <w:szCs w:val="18"/>
                    <w:lang w:eastAsia="ja-JP"/>
                  </w:rPr>
                </w:rPrChange>
              </w:rPr>
              <w:pPrChange w:id="5870" w:author="Phuong Giang" w:date="2012-02-22T23:46:00Z">
                <w:pPr>
                  <w:spacing w:before="120" w:after="200" w:line="360" w:lineRule="auto"/>
                </w:pPr>
              </w:pPrChange>
            </w:pPr>
            <w:proofErr w:type="spellStart"/>
            <w:ins w:id="5871" w:author="Red Army" w:date="2012-02-22T22:52:00Z">
              <w:r w:rsidRPr="00D85E98">
                <w:rPr>
                  <w:rFonts w:ascii="Times New Roman" w:hAnsi="Times New Roman" w:cs="Times New Roman"/>
                  <w:i w:val="0"/>
                  <w:color w:val="auto"/>
                  <w:sz w:val="22"/>
                  <w:szCs w:val="22"/>
                  <w:rPrChange w:id="5872" w:author="Phuong Giang" w:date="2012-02-22T23:46:00Z">
                    <w:rPr>
                      <w:bCs/>
                      <w:sz w:val="18"/>
                      <w:szCs w:val="18"/>
                    </w:rPr>
                  </w:rPrChange>
                </w:rPr>
                <w:t>topicNo</w:t>
              </w:r>
              <w:proofErr w:type="spellEnd"/>
            </w:ins>
          </w:p>
        </w:tc>
        <w:tc>
          <w:tcPr>
            <w:tcW w:w="846" w:type="dxa"/>
          </w:tcPr>
          <w:p w:rsidR="001A326B" w:rsidRPr="00D85E98" w:rsidRDefault="001A326B">
            <w:pPr>
              <w:pStyle w:val="comment"/>
              <w:ind w:left="0"/>
              <w:rPr>
                <w:ins w:id="5873" w:author="Red Army" w:date="2012-02-22T22:52:00Z"/>
                <w:rFonts w:ascii="Times New Roman" w:hAnsi="Times New Roman" w:cs="Times New Roman"/>
                <w:bCs w:val="0"/>
                <w:sz w:val="22"/>
                <w:szCs w:val="22"/>
                <w:rPrChange w:id="5874" w:author="Phuong Giang" w:date="2012-02-22T23:46:00Z">
                  <w:rPr>
                    <w:ins w:id="5875" w:author="Red Army" w:date="2012-02-22T22:52:00Z"/>
                    <w:rFonts w:ascii="Tahoma" w:eastAsia="MS Mincho" w:hAnsi="Tahoma" w:cs="Arial"/>
                    <w:bCs/>
                    <w:snapToGrid w:val="0"/>
                    <w:sz w:val="18"/>
                    <w:szCs w:val="18"/>
                    <w:lang w:eastAsia="ja-JP"/>
                  </w:rPr>
                </w:rPrChange>
              </w:rPr>
              <w:pPrChange w:id="5876" w:author="Phuong Giang" w:date="2012-02-22T23:46:00Z">
                <w:pPr>
                  <w:spacing w:before="120" w:after="200" w:line="360" w:lineRule="auto"/>
                </w:pPr>
              </w:pPrChange>
            </w:pPr>
            <w:proofErr w:type="spellStart"/>
            <w:ins w:id="5877" w:author="Red Army" w:date="2012-02-22T22:52:00Z">
              <w:r w:rsidRPr="00D85E98">
                <w:rPr>
                  <w:rFonts w:ascii="Times New Roman" w:hAnsi="Times New Roman" w:cs="Times New Roman"/>
                  <w:i w:val="0"/>
                  <w:color w:val="auto"/>
                  <w:sz w:val="22"/>
                  <w:szCs w:val="22"/>
                  <w:rPrChange w:id="5878" w:author="Phuong Giang" w:date="2012-02-22T23:46:00Z">
                    <w:rPr>
                      <w:bCs/>
                      <w:sz w:val="18"/>
                      <w:szCs w:val="18"/>
                    </w:rPr>
                  </w:rPrChange>
                </w:rPr>
                <w:t>int</w:t>
              </w:r>
              <w:proofErr w:type="spellEnd"/>
            </w:ins>
          </w:p>
        </w:tc>
        <w:tc>
          <w:tcPr>
            <w:tcW w:w="952" w:type="dxa"/>
          </w:tcPr>
          <w:p w:rsidR="001A326B" w:rsidRPr="00D85E98" w:rsidRDefault="001A326B">
            <w:pPr>
              <w:pStyle w:val="comment"/>
              <w:ind w:left="0"/>
              <w:rPr>
                <w:ins w:id="5879" w:author="Red Army" w:date="2012-02-22T22:52:00Z"/>
                <w:rFonts w:ascii="Times New Roman" w:hAnsi="Times New Roman" w:cs="Times New Roman"/>
                <w:bCs w:val="0"/>
                <w:sz w:val="22"/>
                <w:szCs w:val="22"/>
                <w:rPrChange w:id="5880" w:author="Phuong Giang" w:date="2012-02-22T23:46:00Z">
                  <w:rPr>
                    <w:ins w:id="5881" w:author="Red Army" w:date="2012-02-22T22:52:00Z"/>
                    <w:rFonts w:ascii="Tahoma" w:eastAsia="MS Mincho" w:hAnsi="Tahoma" w:cs="Arial"/>
                    <w:bCs/>
                    <w:snapToGrid w:val="0"/>
                    <w:sz w:val="18"/>
                    <w:szCs w:val="18"/>
                    <w:lang w:eastAsia="ja-JP"/>
                  </w:rPr>
                </w:rPrChange>
              </w:rPr>
              <w:pPrChange w:id="5882" w:author="Phuong Giang" w:date="2012-02-22T23:46:00Z">
                <w:pPr>
                  <w:spacing w:before="120" w:after="200" w:line="360" w:lineRule="auto"/>
                </w:pPr>
              </w:pPrChange>
            </w:pPr>
            <w:ins w:id="5883" w:author="Red Army" w:date="2012-02-22T22:52:00Z">
              <w:r w:rsidRPr="00D85E98">
                <w:rPr>
                  <w:rFonts w:ascii="Times New Roman" w:hAnsi="Times New Roman" w:cs="Times New Roman"/>
                  <w:i w:val="0"/>
                  <w:color w:val="auto"/>
                  <w:sz w:val="22"/>
                  <w:szCs w:val="22"/>
                  <w:rPrChange w:id="5884" w:author="Phuong Giang" w:date="2012-02-22T23:46:00Z">
                    <w:rPr>
                      <w:bCs/>
                      <w:sz w:val="18"/>
                      <w:szCs w:val="18"/>
                    </w:rPr>
                  </w:rPrChange>
                </w:rPr>
                <w:t>In</w:t>
              </w:r>
            </w:ins>
          </w:p>
        </w:tc>
        <w:tc>
          <w:tcPr>
            <w:tcW w:w="1333" w:type="dxa"/>
          </w:tcPr>
          <w:p w:rsidR="001A326B" w:rsidRPr="00D85E98" w:rsidRDefault="001A326B">
            <w:pPr>
              <w:pStyle w:val="comment"/>
              <w:ind w:left="0"/>
              <w:rPr>
                <w:ins w:id="5885" w:author="Red Army" w:date="2012-02-22T22:52:00Z"/>
                <w:rFonts w:ascii="Times New Roman" w:hAnsi="Times New Roman" w:cs="Times New Roman"/>
                <w:bCs w:val="0"/>
                <w:sz w:val="22"/>
                <w:szCs w:val="22"/>
                <w:rPrChange w:id="5886" w:author="Phuong Giang" w:date="2012-02-22T23:46:00Z">
                  <w:rPr>
                    <w:ins w:id="5887" w:author="Red Army" w:date="2012-02-22T22:52:00Z"/>
                    <w:rFonts w:ascii="Tahoma" w:eastAsia="MS Mincho" w:hAnsi="Tahoma" w:cs="Arial"/>
                    <w:bCs/>
                    <w:snapToGrid w:val="0"/>
                    <w:sz w:val="18"/>
                    <w:szCs w:val="18"/>
                    <w:lang w:eastAsia="ja-JP"/>
                  </w:rPr>
                </w:rPrChange>
              </w:rPr>
              <w:pPrChange w:id="5888" w:author="Phuong Giang" w:date="2012-02-22T23:46:00Z">
                <w:pPr>
                  <w:spacing w:before="120" w:after="200" w:line="360" w:lineRule="auto"/>
                </w:pPr>
              </w:pPrChange>
            </w:pPr>
            <w:ins w:id="5889" w:author="Red Army" w:date="2012-02-22T22:52:00Z">
              <w:r w:rsidRPr="00D85E98">
                <w:rPr>
                  <w:rFonts w:ascii="Times New Roman" w:hAnsi="Times New Roman" w:cs="Times New Roman"/>
                  <w:i w:val="0"/>
                  <w:color w:val="auto"/>
                  <w:sz w:val="22"/>
                  <w:szCs w:val="22"/>
                  <w:rPrChange w:id="5890" w:author="Phuong Giang" w:date="2012-02-22T23:46:00Z">
                    <w:rPr>
                      <w:bCs/>
                      <w:sz w:val="18"/>
                      <w:szCs w:val="18"/>
                    </w:rPr>
                  </w:rPrChange>
                </w:rPr>
                <w:t>1</w:t>
              </w:r>
            </w:ins>
          </w:p>
        </w:tc>
        <w:tc>
          <w:tcPr>
            <w:tcW w:w="4512" w:type="dxa"/>
          </w:tcPr>
          <w:p w:rsidR="001A326B" w:rsidRPr="00D85E98" w:rsidRDefault="001A326B">
            <w:pPr>
              <w:pStyle w:val="comment"/>
              <w:ind w:left="0"/>
              <w:rPr>
                <w:ins w:id="5891" w:author="Red Army" w:date="2012-02-22T22:52:00Z"/>
                <w:rFonts w:ascii="Times New Roman" w:hAnsi="Times New Roman" w:cs="Times New Roman"/>
                <w:bCs w:val="0"/>
                <w:sz w:val="22"/>
                <w:szCs w:val="22"/>
                <w:rPrChange w:id="5892" w:author="Phuong Giang" w:date="2012-02-22T23:46:00Z">
                  <w:rPr>
                    <w:ins w:id="5893" w:author="Red Army" w:date="2012-02-22T22:52:00Z"/>
                    <w:rFonts w:ascii="Tahoma" w:eastAsia="MS Mincho" w:hAnsi="Tahoma" w:cs="Arial"/>
                    <w:bCs/>
                    <w:snapToGrid w:val="0"/>
                    <w:sz w:val="18"/>
                    <w:szCs w:val="18"/>
                    <w:lang w:eastAsia="ja-JP"/>
                  </w:rPr>
                </w:rPrChange>
              </w:rPr>
              <w:pPrChange w:id="5894" w:author="Phuong Giang" w:date="2012-02-22T23:46:00Z">
                <w:pPr>
                  <w:spacing w:before="120" w:after="200" w:line="360" w:lineRule="auto"/>
                </w:pPr>
              </w:pPrChange>
            </w:pPr>
          </w:p>
        </w:tc>
      </w:tr>
      <w:tr w:rsidR="001A326B" w:rsidRPr="00D85E98" w:rsidTr="00995D66">
        <w:trPr>
          <w:ins w:id="5895" w:author="Red Army" w:date="2012-02-22T22:52:00Z"/>
        </w:trPr>
        <w:tc>
          <w:tcPr>
            <w:tcW w:w="577" w:type="dxa"/>
          </w:tcPr>
          <w:p w:rsidR="001A326B" w:rsidRPr="00D85E98" w:rsidRDefault="001A326B">
            <w:pPr>
              <w:pStyle w:val="comment"/>
              <w:ind w:left="0"/>
              <w:rPr>
                <w:ins w:id="5896" w:author="Red Army" w:date="2012-02-22T22:52:00Z"/>
                <w:rFonts w:ascii="Times New Roman" w:hAnsi="Times New Roman" w:cs="Times New Roman"/>
                <w:bCs w:val="0"/>
                <w:sz w:val="22"/>
                <w:szCs w:val="22"/>
                <w:rPrChange w:id="5897" w:author="Phuong Giang" w:date="2012-02-22T23:46:00Z">
                  <w:rPr>
                    <w:ins w:id="5898" w:author="Red Army" w:date="2012-02-22T22:52:00Z"/>
                    <w:rFonts w:ascii="Tahoma" w:eastAsia="MS Mincho" w:hAnsi="Tahoma" w:cs="Arial"/>
                    <w:bCs/>
                    <w:snapToGrid w:val="0"/>
                    <w:sz w:val="18"/>
                    <w:szCs w:val="18"/>
                    <w:lang w:eastAsia="ja-JP"/>
                  </w:rPr>
                </w:rPrChange>
              </w:rPr>
              <w:pPrChange w:id="5899" w:author="Phuong Giang" w:date="2012-02-22T23:46:00Z">
                <w:pPr>
                  <w:spacing w:before="120" w:after="200" w:line="360" w:lineRule="auto"/>
                </w:pPr>
              </w:pPrChange>
            </w:pPr>
            <w:ins w:id="5900" w:author="Red Army" w:date="2012-02-22T22:52:00Z">
              <w:r w:rsidRPr="00D85E98">
                <w:rPr>
                  <w:rFonts w:ascii="Times New Roman" w:hAnsi="Times New Roman" w:cs="Times New Roman"/>
                  <w:i w:val="0"/>
                  <w:color w:val="auto"/>
                  <w:sz w:val="22"/>
                  <w:szCs w:val="22"/>
                  <w:rPrChange w:id="5901" w:author="Phuong Giang" w:date="2012-02-22T23:46:00Z">
                    <w:rPr>
                      <w:bCs/>
                      <w:sz w:val="18"/>
                      <w:szCs w:val="18"/>
                    </w:rPr>
                  </w:rPrChange>
                </w:rPr>
                <w:t>06</w:t>
              </w:r>
            </w:ins>
          </w:p>
        </w:tc>
        <w:tc>
          <w:tcPr>
            <w:tcW w:w="1356" w:type="dxa"/>
          </w:tcPr>
          <w:p w:rsidR="001A326B" w:rsidRPr="00D85E98" w:rsidRDefault="001A326B">
            <w:pPr>
              <w:pStyle w:val="comment"/>
              <w:ind w:left="0"/>
              <w:rPr>
                <w:ins w:id="5902" w:author="Red Army" w:date="2012-02-22T22:52:00Z"/>
                <w:rFonts w:ascii="Times New Roman" w:hAnsi="Times New Roman" w:cs="Times New Roman"/>
                <w:bCs w:val="0"/>
                <w:sz w:val="22"/>
                <w:szCs w:val="22"/>
                <w:rPrChange w:id="5903" w:author="Phuong Giang" w:date="2012-02-22T23:46:00Z">
                  <w:rPr>
                    <w:ins w:id="5904" w:author="Red Army" w:date="2012-02-22T22:52:00Z"/>
                    <w:rFonts w:ascii="Tahoma" w:eastAsia="MS Mincho" w:hAnsi="Tahoma" w:cs="Arial"/>
                    <w:bCs/>
                    <w:snapToGrid w:val="0"/>
                    <w:sz w:val="18"/>
                    <w:szCs w:val="18"/>
                    <w:lang w:eastAsia="ja-JP"/>
                  </w:rPr>
                </w:rPrChange>
              </w:rPr>
              <w:pPrChange w:id="5905" w:author="Phuong Giang" w:date="2012-02-22T23:46:00Z">
                <w:pPr>
                  <w:spacing w:before="120" w:after="200" w:line="360" w:lineRule="auto"/>
                </w:pPr>
              </w:pPrChange>
            </w:pPr>
            <w:proofErr w:type="spellStart"/>
            <w:ins w:id="5906" w:author="Red Army" w:date="2012-02-22T22:52:00Z">
              <w:r w:rsidRPr="00D85E98">
                <w:rPr>
                  <w:rFonts w:ascii="Times New Roman" w:hAnsi="Times New Roman" w:cs="Times New Roman"/>
                  <w:i w:val="0"/>
                  <w:color w:val="auto"/>
                  <w:sz w:val="22"/>
                  <w:szCs w:val="22"/>
                  <w:rPrChange w:id="5907" w:author="Phuong Giang" w:date="2012-02-22T23:46:00Z">
                    <w:rPr>
                      <w:bCs/>
                      <w:sz w:val="18"/>
                      <w:szCs w:val="18"/>
                    </w:rPr>
                  </w:rPrChange>
                </w:rPr>
                <w:t>kitype</w:t>
              </w:r>
              <w:proofErr w:type="spellEnd"/>
            </w:ins>
          </w:p>
        </w:tc>
        <w:tc>
          <w:tcPr>
            <w:tcW w:w="846" w:type="dxa"/>
          </w:tcPr>
          <w:p w:rsidR="001A326B" w:rsidRPr="00D85E98" w:rsidRDefault="001A326B">
            <w:pPr>
              <w:pStyle w:val="comment"/>
              <w:ind w:left="0"/>
              <w:rPr>
                <w:ins w:id="5908" w:author="Red Army" w:date="2012-02-22T22:52:00Z"/>
                <w:rFonts w:ascii="Times New Roman" w:hAnsi="Times New Roman" w:cs="Times New Roman"/>
                <w:bCs w:val="0"/>
                <w:sz w:val="22"/>
                <w:szCs w:val="22"/>
                <w:rPrChange w:id="5909" w:author="Phuong Giang" w:date="2012-02-22T23:46:00Z">
                  <w:rPr>
                    <w:ins w:id="5910" w:author="Red Army" w:date="2012-02-22T22:52:00Z"/>
                    <w:rFonts w:ascii="Tahoma" w:eastAsia="MS Mincho" w:hAnsi="Tahoma" w:cs="Arial"/>
                    <w:bCs/>
                    <w:snapToGrid w:val="0"/>
                    <w:sz w:val="18"/>
                    <w:szCs w:val="18"/>
                    <w:lang w:eastAsia="ja-JP"/>
                  </w:rPr>
                </w:rPrChange>
              </w:rPr>
              <w:pPrChange w:id="5911" w:author="Phuong Giang" w:date="2012-02-22T23:46:00Z">
                <w:pPr>
                  <w:spacing w:before="120" w:after="200" w:line="360" w:lineRule="auto"/>
                </w:pPr>
              </w:pPrChange>
            </w:pPr>
            <w:ins w:id="5912" w:author="Red Army" w:date="2012-02-22T22:52:00Z">
              <w:r w:rsidRPr="00D85E98">
                <w:rPr>
                  <w:rFonts w:ascii="Times New Roman" w:hAnsi="Times New Roman" w:cs="Times New Roman"/>
                  <w:i w:val="0"/>
                  <w:color w:val="auto"/>
                  <w:sz w:val="22"/>
                  <w:szCs w:val="22"/>
                  <w:rPrChange w:id="5913" w:author="Phuong Giang" w:date="2012-02-22T23:46:00Z">
                    <w:rPr>
                      <w:bCs/>
                      <w:sz w:val="18"/>
                      <w:szCs w:val="18"/>
                    </w:rPr>
                  </w:rPrChange>
                </w:rPr>
                <w:t>string</w:t>
              </w:r>
            </w:ins>
          </w:p>
        </w:tc>
        <w:tc>
          <w:tcPr>
            <w:tcW w:w="952" w:type="dxa"/>
          </w:tcPr>
          <w:p w:rsidR="001A326B" w:rsidRPr="00D85E98" w:rsidRDefault="001A326B">
            <w:pPr>
              <w:pStyle w:val="comment"/>
              <w:ind w:left="0"/>
              <w:rPr>
                <w:ins w:id="5914" w:author="Red Army" w:date="2012-02-22T22:52:00Z"/>
                <w:rFonts w:ascii="Times New Roman" w:hAnsi="Times New Roman" w:cs="Times New Roman"/>
                <w:bCs w:val="0"/>
                <w:sz w:val="22"/>
                <w:szCs w:val="22"/>
                <w:rPrChange w:id="5915" w:author="Phuong Giang" w:date="2012-02-22T23:46:00Z">
                  <w:rPr>
                    <w:ins w:id="5916" w:author="Red Army" w:date="2012-02-22T22:52:00Z"/>
                    <w:rFonts w:ascii="Tahoma" w:eastAsia="MS Mincho" w:hAnsi="Tahoma" w:cs="Arial"/>
                    <w:bCs/>
                    <w:snapToGrid w:val="0"/>
                    <w:sz w:val="18"/>
                    <w:szCs w:val="18"/>
                    <w:lang w:eastAsia="ja-JP"/>
                  </w:rPr>
                </w:rPrChange>
              </w:rPr>
              <w:pPrChange w:id="5917" w:author="Phuong Giang" w:date="2012-02-22T23:46:00Z">
                <w:pPr>
                  <w:spacing w:before="120" w:after="200" w:line="360" w:lineRule="auto"/>
                </w:pPr>
              </w:pPrChange>
            </w:pPr>
            <w:ins w:id="5918" w:author="Red Army" w:date="2012-02-22T22:52:00Z">
              <w:r w:rsidRPr="00D85E98">
                <w:rPr>
                  <w:rFonts w:ascii="Times New Roman" w:hAnsi="Times New Roman" w:cs="Times New Roman"/>
                  <w:i w:val="0"/>
                  <w:color w:val="auto"/>
                  <w:sz w:val="22"/>
                  <w:szCs w:val="22"/>
                  <w:rPrChange w:id="5919" w:author="Phuong Giang" w:date="2012-02-22T23:46:00Z">
                    <w:rPr>
                      <w:bCs/>
                      <w:sz w:val="18"/>
                      <w:szCs w:val="18"/>
                    </w:rPr>
                  </w:rPrChange>
                </w:rPr>
                <w:t>In</w:t>
              </w:r>
            </w:ins>
          </w:p>
        </w:tc>
        <w:tc>
          <w:tcPr>
            <w:tcW w:w="1333" w:type="dxa"/>
          </w:tcPr>
          <w:p w:rsidR="001A326B" w:rsidRPr="00D85E98" w:rsidRDefault="001A326B">
            <w:pPr>
              <w:pStyle w:val="comment"/>
              <w:ind w:left="0"/>
              <w:rPr>
                <w:ins w:id="5920" w:author="Red Army" w:date="2012-02-22T22:52:00Z"/>
                <w:rFonts w:ascii="Times New Roman" w:hAnsi="Times New Roman" w:cs="Times New Roman"/>
                <w:bCs w:val="0"/>
                <w:sz w:val="22"/>
                <w:szCs w:val="22"/>
                <w:rPrChange w:id="5921" w:author="Phuong Giang" w:date="2012-02-22T23:46:00Z">
                  <w:rPr>
                    <w:ins w:id="5922" w:author="Red Army" w:date="2012-02-22T22:52:00Z"/>
                    <w:rFonts w:ascii="Tahoma" w:eastAsia="MS Mincho" w:hAnsi="Tahoma" w:cs="Arial"/>
                    <w:bCs/>
                    <w:snapToGrid w:val="0"/>
                    <w:sz w:val="18"/>
                    <w:szCs w:val="18"/>
                    <w:lang w:eastAsia="ja-JP"/>
                  </w:rPr>
                </w:rPrChange>
              </w:rPr>
              <w:pPrChange w:id="5923" w:author="Phuong Giang" w:date="2012-02-22T23:46:00Z">
                <w:pPr>
                  <w:spacing w:before="120" w:after="200" w:line="360" w:lineRule="auto"/>
                </w:pPr>
              </w:pPrChange>
            </w:pPr>
            <w:ins w:id="5924" w:author="Red Army" w:date="2012-02-22T22:52:00Z">
              <w:r w:rsidRPr="00D85E98">
                <w:rPr>
                  <w:rFonts w:ascii="Times New Roman" w:hAnsi="Times New Roman" w:cs="Times New Roman"/>
                  <w:i w:val="0"/>
                  <w:color w:val="auto"/>
                  <w:sz w:val="22"/>
                  <w:szCs w:val="22"/>
                  <w:rPrChange w:id="5925" w:author="Phuong Giang" w:date="2012-02-22T23:46:00Z">
                    <w:rPr>
                      <w:bCs/>
                      <w:sz w:val="18"/>
                      <w:szCs w:val="18"/>
                    </w:rPr>
                  </w:rPrChange>
                </w:rPr>
                <w:t>Practical</w:t>
              </w:r>
            </w:ins>
          </w:p>
        </w:tc>
        <w:tc>
          <w:tcPr>
            <w:tcW w:w="4512" w:type="dxa"/>
          </w:tcPr>
          <w:p w:rsidR="001A326B" w:rsidRPr="00D85E98" w:rsidRDefault="001A326B">
            <w:pPr>
              <w:pStyle w:val="comment"/>
              <w:ind w:left="0"/>
              <w:rPr>
                <w:ins w:id="5926" w:author="Red Army" w:date="2012-02-22T22:52:00Z"/>
                <w:rFonts w:ascii="Times New Roman" w:hAnsi="Times New Roman" w:cs="Times New Roman"/>
                <w:bCs w:val="0"/>
                <w:sz w:val="22"/>
                <w:szCs w:val="22"/>
                <w:rPrChange w:id="5927" w:author="Phuong Giang" w:date="2012-02-22T23:46:00Z">
                  <w:rPr>
                    <w:ins w:id="5928" w:author="Red Army" w:date="2012-02-22T22:52:00Z"/>
                    <w:rFonts w:ascii="Tahoma" w:eastAsia="MS Mincho" w:hAnsi="Tahoma" w:cs="Arial"/>
                    <w:bCs/>
                    <w:snapToGrid w:val="0"/>
                    <w:sz w:val="18"/>
                    <w:szCs w:val="18"/>
                    <w:lang w:eastAsia="ja-JP"/>
                  </w:rPr>
                </w:rPrChange>
              </w:rPr>
              <w:pPrChange w:id="5929" w:author="Phuong Giang" w:date="2012-02-22T23:46:00Z">
                <w:pPr>
                  <w:spacing w:before="120" w:after="200" w:line="360" w:lineRule="auto"/>
                </w:pPr>
              </w:pPrChange>
            </w:pPr>
          </w:p>
        </w:tc>
      </w:tr>
      <w:tr w:rsidR="001A326B" w:rsidRPr="00D85E98" w:rsidTr="00995D66">
        <w:trPr>
          <w:ins w:id="5930" w:author="Red Army" w:date="2012-02-22T22:52:00Z"/>
        </w:trPr>
        <w:tc>
          <w:tcPr>
            <w:tcW w:w="577" w:type="dxa"/>
          </w:tcPr>
          <w:p w:rsidR="001A326B" w:rsidRPr="00D85E98" w:rsidRDefault="001A326B">
            <w:pPr>
              <w:pStyle w:val="comment"/>
              <w:ind w:left="0"/>
              <w:rPr>
                <w:ins w:id="5931" w:author="Red Army" w:date="2012-02-22T22:52:00Z"/>
                <w:rFonts w:ascii="Times New Roman" w:hAnsi="Times New Roman" w:cs="Times New Roman"/>
                <w:bCs w:val="0"/>
                <w:sz w:val="22"/>
                <w:szCs w:val="22"/>
                <w:rPrChange w:id="5932" w:author="Phuong Giang" w:date="2012-02-22T23:46:00Z">
                  <w:rPr>
                    <w:ins w:id="5933" w:author="Red Army" w:date="2012-02-22T22:52:00Z"/>
                    <w:rFonts w:ascii="Tahoma" w:eastAsia="MS Mincho" w:hAnsi="Tahoma" w:cs="Arial"/>
                    <w:bCs/>
                    <w:snapToGrid w:val="0"/>
                    <w:sz w:val="18"/>
                    <w:szCs w:val="18"/>
                    <w:lang w:eastAsia="ja-JP"/>
                  </w:rPr>
                </w:rPrChange>
              </w:rPr>
              <w:pPrChange w:id="5934" w:author="Phuong Giang" w:date="2012-02-22T23:46:00Z">
                <w:pPr>
                  <w:spacing w:before="120" w:after="200" w:line="360" w:lineRule="auto"/>
                </w:pPr>
              </w:pPrChange>
            </w:pPr>
            <w:ins w:id="5935" w:author="Red Army" w:date="2012-02-22T22:52:00Z">
              <w:r w:rsidRPr="00D85E98">
                <w:rPr>
                  <w:rFonts w:ascii="Times New Roman" w:hAnsi="Times New Roman" w:cs="Times New Roman"/>
                  <w:i w:val="0"/>
                  <w:color w:val="auto"/>
                  <w:sz w:val="22"/>
                  <w:szCs w:val="22"/>
                  <w:rPrChange w:id="5936" w:author="Phuong Giang" w:date="2012-02-22T23:46:00Z">
                    <w:rPr>
                      <w:bCs/>
                      <w:sz w:val="18"/>
                      <w:szCs w:val="18"/>
                    </w:rPr>
                  </w:rPrChange>
                </w:rPr>
                <w:lastRenderedPageBreak/>
                <w:t>07</w:t>
              </w:r>
            </w:ins>
          </w:p>
        </w:tc>
        <w:tc>
          <w:tcPr>
            <w:tcW w:w="1356" w:type="dxa"/>
          </w:tcPr>
          <w:p w:rsidR="001A326B" w:rsidRPr="00D85E98" w:rsidRDefault="001A326B">
            <w:pPr>
              <w:pStyle w:val="comment"/>
              <w:ind w:left="0"/>
              <w:rPr>
                <w:ins w:id="5937" w:author="Red Army" w:date="2012-02-22T22:52:00Z"/>
                <w:rFonts w:ascii="Times New Roman" w:hAnsi="Times New Roman" w:cs="Times New Roman"/>
                <w:bCs w:val="0"/>
                <w:sz w:val="22"/>
                <w:szCs w:val="22"/>
                <w:rPrChange w:id="5938" w:author="Phuong Giang" w:date="2012-02-22T23:46:00Z">
                  <w:rPr>
                    <w:ins w:id="5939" w:author="Red Army" w:date="2012-02-22T22:52:00Z"/>
                    <w:rFonts w:ascii="Tahoma" w:eastAsia="MS Mincho" w:hAnsi="Tahoma" w:cs="Arial"/>
                    <w:bCs/>
                    <w:snapToGrid w:val="0"/>
                    <w:sz w:val="18"/>
                    <w:szCs w:val="18"/>
                    <w:lang w:eastAsia="ja-JP"/>
                  </w:rPr>
                </w:rPrChange>
              </w:rPr>
              <w:pPrChange w:id="5940" w:author="Phuong Giang" w:date="2012-02-22T23:46:00Z">
                <w:pPr>
                  <w:spacing w:before="120" w:after="200" w:line="360" w:lineRule="auto"/>
                </w:pPr>
              </w:pPrChange>
            </w:pPr>
            <w:ins w:id="5941" w:author="Red Army" w:date="2012-02-22T22:52:00Z">
              <w:r w:rsidRPr="00D85E98">
                <w:rPr>
                  <w:rFonts w:ascii="Times New Roman" w:hAnsi="Times New Roman" w:cs="Times New Roman"/>
                  <w:i w:val="0"/>
                  <w:color w:val="auto"/>
                  <w:sz w:val="22"/>
                  <w:szCs w:val="22"/>
                  <w:rPrChange w:id="5942" w:author="Phuong Giang" w:date="2012-02-22T23:46:00Z">
                    <w:rPr>
                      <w:bCs/>
                      <w:sz w:val="18"/>
                      <w:szCs w:val="18"/>
                    </w:rPr>
                  </w:rPrChange>
                </w:rPr>
                <w:t>return</w:t>
              </w:r>
            </w:ins>
          </w:p>
        </w:tc>
        <w:tc>
          <w:tcPr>
            <w:tcW w:w="846" w:type="dxa"/>
          </w:tcPr>
          <w:p w:rsidR="001A326B" w:rsidRPr="00D85E98" w:rsidRDefault="001A326B">
            <w:pPr>
              <w:pStyle w:val="comment"/>
              <w:ind w:left="0"/>
              <w:rPr>
                <w:ins w:id="5943" w:author="Red Army" w:date="2012-02-22T22:52:00Z"/>
                <w:rFonts w:ascii="Times New Roman" w:hAnsi="Times New Roman" w:cs="Times New Roman"/>
                <w:bCs w:val="0"/>
                <w:sz w:val="22"/>
                <w:szCs w:val="22"/>
                <w:rPrChange w:id="5944" w:author="Phuong Giang" w:date="2012-02-22T23:46:00Z">
                  <w:rPr>
                    <w:ins w:id="5945" w:author="Red Army" w:date="2012-02-22T22:52:00Z"/>
                    <w:rFonts w:ascii="Tahoma" w:eastAsia="MS Mincho" w:hAnsi="Tahoma" w:cs="Arial"/>
                    <w:bCs/>
                    <w:snapToGrid w:val="0"/>
                    <w:sz w:val="18"/>
                    <w:szCs w:val="18"/>
                    <w:lang w:eastAsia="ja-JP"/>
                  </w:rPr>
                </w:rPrChange>
              </w:rPr>
              <w:pPrChange w:id="5946" w:author="Phuong Giang" w:date="2012-02-22T23:46:00Z">
                <w:pPr>
                  <w:spacing w:before="120" w:after="200" w:line="360" w:lineRule="auto"/>
                </w:pPr>
              </w:pPrChange>
            </w:pPr>
            <w:proofErr w:type="spellStart"/>
            <w:ins w:id="5947" w:author="Red Army" w:date="2012-02-22T22:52:00Z">
              <w:r w:rsidRPr="00D85E98">
                <w:rPr>
                  <w:rFonts w:ascii="Times New Roman" w:hAnsi="Times New Roman" w:cs="Times New Roman"/>
                  <w:i w:val="0"/>
                  <w:color w:val="auto"/>
                  <w:sz w:val="22"/>
                  <w:szCs w:val="22"/>
                  <w:rPrChange w:id="5948" w:author="Phuong Giang" w:date="2012-02-22T23:46:00Z">
                    <w:rPr>
                      <w:bCs/>
                      <w:sz w:val="18"/>
                      <w:szCs w:val="18"/>
                    </w:rPr>
                  </w:rPrChange>
                </w:rPr>
                <w:t>KnowledgeItem</w:t>
              </w:r>
              <w:proofErr w:type="spellEnd"/>
            </w:ins>
          </w:p>
        </w:tc>
        <w:tc>
          <w:tcPr>
            <w:tcW w:w="952" w:type="dxa"/>
          </w:tcPr>
          <w:p w:rsidR="001A326B" w:rsidRPr="00D85E98" w:rsidRDefault="001A326B">
            <w:pPr>
              <w:pStyle w:val="comment"/>
              <w:ind w:left="0"/>
              <w:rPr>
                <w:ins w:id="5949" w:author="Red Army" w:date="2012-02-22T22:52:00Z"/>
                <w:rFonts w:ascii="Times New Roman" w:hAnsi="Times New Roman" w:cs="Times New Roman"/>
                <w:bCs w:val="0"/>
                <w:sz w:val="22"/>
                <w:szCs w:val="22"/>
                <w:rPrChange w:id="5950" w:author="Phuong Giang" w:date="2012-02-22T23:46:00Z">
                  <w:rPr>
                    <w:ins w:id="5951" w:author="Red Army" w:date="2012-02-22T22:52:00Z"/>
                    <w:rFonts w:ascii="Tahoma" w:eastAsia="MS Mincho" w:hAnsi="Tahoma" w:cs="Arial"/>
                    <w:bCs/>
                    <w:snapToGrid w:val="0"/>
                    <w:sz w:val="18"/>
                    <w:szCs w:val="18"/>
                    <w:lang w:eastAsia="ja-JP"/>
                  </w:rPr>
                </w:rPrChange>
              </w:rPr>
              <w:pPrChange w:id="5952" w:author="Phuong Giang" w:date="2012-02-22T23:46:00Z">
                <w:pPr>
                  <w:spacing w:before="120" w:after="200" w:line="360" w:lineRule="auto"/>
                </w:pPr>
              </w:pPrChange>
            </w:pPr>
            <w:ins w:id="5953" w:author="Red Army" w:date="2012-02-22T22:52:00Z">
              <w:r w:rsidRPr="00D85E98">
                <w:rPr>
                  <w:rFonts w:ascii="Times New Roman" w:hAnsi="Times New Roman" w:cs="Times New Roman"/>
                  <w:i w:val="0"/>
                  <w:color w:val="auto"/>
                  <w:sz w:val="22"/>
                  <w:szCs w:val="22"/>
                  <w:rPrChange w:id="5954" w:author="Phuong Giang" w:date="2012-02-22T23:46:00Z">
                    <w:rPr>
                      <w:bCs/>
                      <w:sz w:val="18"/>
                      <w:szCs w:val="18"/>
                    </w:rPr>
                  </w:rPrChange>
                </w:rPr>
                <w:t>Out</w:t>
              </w:r>
            </w:ins>
          </w:p>
        </w:tc>
        <w:tc>
          <w:tcPr>
            <w:tcW w:w="1333" w:type="dxa"/>
          </w:tcPr>
          <w:p w:rsidR="001A326B" w:rsidRPr="00D85E98" w:rsidRDefault="001A326B">
            <w:pPr>
              <w:pStyle w:val="comment"/>
              <w:ind w:left="0"/>
              <w:rPr>
                <w:ins w:id="5955" w:author="Red Army" w:date="2012-02-22T22:52:00Z"/>
                <w:rFonts w:ascii="Times New Roman" w:hAnsi="Times New Roman" w:cs="Times New Roman"/>
                <w:bCs w:val="0"/>
                <w:sz w:val="22"/>
                <w:szCs w:val="22"/>
                <w:rPrChange w:id="5956" w:author="Phuong Giang" w:date="2012-02-22T23:46:00Z">
                  <w:rPr>
                    <w:ins w:id="5957" w:author="Red Army" w:date="2012-02-22T22:52:00Z"/>
                    <w:rFonts w:ascii="Tahoma" w:eastAsia="MS Mincho" w:hAnsi="Tahoma" w:cs="Arial"/>
                    <w:bCs/>
                    <w:snapToGrid w:val="0"/>
                    <w:sz w:val="18"/>
                    <w:szCs w:val="18"/>
                    <w:lang w:eastAsia="ja-JP"/>
                  </w:rPr>
                </w:rPrChange>
              </w:rPr>
              <w:pPrChange w:id="5958" w:author="Phuong Giang" w:date="2012-02-22T23:46:00Z">
                <w:pPr>
                  <w:spacing w:before="120" w:after="200" w:line="360" w:lineRule="auto"/>
                </w:pPr>
              </w:pPrChange>
            </w:pPr>
            <w:ins w:id="5959" w:author="Red Army" w:date="2012-02-22T22:52:00Z">
              <w:r w:rsidRPr="00D85E98">
                <w:rPr>
                  <w:rFonts w:ascii="Times New Roman" w:hAnsi="Times New Roman" w:cs="Times New Roman"/>
                  <w:i w:val="0"/>
                  <w:color w:val="auto"/>
                  <w:sz w:val="22"/>
                  <w:szCs w:val="22"/>
                  <w:rPrChange w:id="5960" w:author="Phuong Giang" w:date="2012-02-22T23:46:00Z">
                    <w:rPr>
                      <w:bCs/>
                      <w:sz w:val="18"/>
                      <w:szCs w:val="18"/>
                    </w:rPr>
                  </w:rPrChange>
                </w:rPr>
                <w:t>null</w:t>
              </w:r>
            </w:ins>
          </w:p>
        </w:tc>
        <w:tc>
          <w:tcPr>
            <w:tcW w:w="4512" w:type="dxa"/>
          </w:tcPr>
          <w:p w:rsidR="001A326B" w:rsidRPr="00D85E98" w:rsidRDefault="001A326B">
            <w:pPr>
              <w:pStyle w:val="comment"/>
              <w:ind w:left="0"/>
              <w:rPr>
                <w:ins w:id="5961" w:author="Red Army" w:date="2012-02-22T22:52:00Z"/>
                <w:rFonts w:ascii="Times New Roman" w:hAnsi="Times New Roman" w:cs="Times New Roman"/>
                <w:bCs w:val="0"/>
                <w:sz w:val="22"/>
                <w:szCs w:val="22"/>
                <w:rPrChange w:id="5962" w:author="Phuong Giang" w:date="2012-02-22T23:46:00Z">
                  <w:rPr>
                    <w:ins w:id="5963" w:author="Red Army" w:date="2012-02-22T22:52:00Z"/>
                    <w:rFonts w:ascii="Tahoma" w:eastAsia="MS Mincho" w:hAnsi="Tahoma" w:cs="Arial"/>
                    <w:bCs/>
                    <w:snapToGrid w:val="0"/>
                    <w:sz w:val="18"/>
                    <w:szCs w:val="18"/>
                    <w:lang w:eastAsia="ja-JP"/>
                  </w:rPr>
                </w:rPrChange>
              </w:rPr>
              <w:pPrChange w:id="5964" w:author="Phuong Giang" w:date="2012-02-22T23:46:00Z">
                <w:pPr>
                  <w:spacing w:before="120" w:after="200" w:line="360" w:lineRule="auto"/>
                </w:pPr>
              </w:pPrChange>
            </w:pPr>
          </w:p>
        </w:tc>
      </w:tr>
    </w:tbl>
    <w:p w:rsidR="001A326B" w:rsidRDefault="001A326B" w:rsidP="001A326B">
      <w:pPr>
        <w:tabs>
          <w:tab w:val="left" w:pos="4208"/>
        </w:tabs>
        <w:ind w:left="360"/>
        <w:rPr>
          <w:ins w:id="5965" w:author="Red Army" w:date="2012-02-22T22:52:00Z"/>
          <w:rFonts w:ascii="Times New Roman" w:hAnsi="Times New Roman"/>
        </w:rPr>
      </w:pPr>
    </w:p>
    <w:p w:rsidR="001A326B" w:rsidRPr="00BD30F6" w:rsidRDefault="001A326B" w:rsidP="001A326B">
      <w:pPr>
        <w:pStyle w:val="Heading6"/>
        <w:numPr>
          <w:ilvl w:val="5"/>
          <w:numId w:val="6"/>
        </w:numPr>
        <w:tabs>
          <w:tab w:val="left" w:pos="4208"/>
        </w:tabs>
        <w:rPr>
          <w:ins w:id="5966" w:author="Red Army" w:date="2012-02-22T22:52:00Z"/>
          <w:rFonts w:ascii="Cambria" w:eastAsia="MS Gothic" w:hAnsi="Cambria"/>
          <w:color w:val="243F60"/>
          <w:lang w:eastAsia="ja-JP"/>
        </w:rPr>
      </w:pPr>
      <w:proofErr w:type="spellStart"/>
      <w:ins w:id="5967" w:author="Red Army" w:date="2012-02-22T22:52:00Z">
        <w:r>
          <w:rPr>
            <w:rFonts w:ascii="Cambria" w:eastAsia="MS Gothic" w:hAnsi="Cambria"/>
            <w:color w:val="243F60"/>
          </w:rPr>
          <w:t>ToString</w:t>
        </w:r>
        <w:proofErr w:type="spellEnd"/>
        <w:r w:rsidRPr="00BD30F6">
          <w:rPr>
            <w:rFonts w:ascii="Cambria" w:eastAsia="MS Gothic" w:hAnsi="Cambria"/>
            <w:color w:val="243F60"/>
          </w:rPr>
          <w:t xml:space="preserve"> </w:t>
        </w:r>
        <w:r w:rsidRPr="00BD30F6">
          <w:rPr>
            <w:rFonts w:ascii="Cambria" w:eastAsia="MS Gothic" w:hAnsi="Cambria" w:hint="eastAsia"/>
            <w:color w:val="243F60"/>
          </w:rPr>
          <w:t>method</w:t>
        </w:r>
      </w:ins>
    </w:p>
    <w:p w:rsidR="001A326B" w:rsidRPr="00111912" w:rsidRDefault="001A326B" w:rsidP="001A326B">
      <w:pPr>
        <w:autoSpaceDE w:val="0"/>
        <w:autoSpaceDN w:val="0"/>
        <w:adjustRightInd w:val="0"/>
        <w:spacing w:after="0" w:line="240" w:lineRule="auto"/>
        <w:rPr>
          <w:ins w:id="5968" w:author="Red Army" w:date="2012-02-22T22:52:00Z"/>
          <w:rFonts w:ascii="Consolas" w:eastAsiaTheme="minorEastAsia" w:hAnsi="Consolas" w:cs="Consolas"/>
          <w:sz w:val="19"/>
          <w:szCs w:val="19"/>
          <w:shd w:val="pct15" w:color="auto" w:fill="FFFFFF"/>
          <w:lang w:eastAsia="ja-JP"/>
        </w:rPr>
      </w:pPr>
      <w:proofErr w:type="gramStart"/>
      <w:ins w:id="5969"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r w:rsidRPr="00111912">
          <w:rPr>
            <w:rFonts w:ascii="Consolas" w:eastAsiaTheme="minorEastAsia" w:hAnsi="Consolas" w:cs="Consolas"/>
            <w:color w:val="0000FF"/>
            <w:sz w:val="19"/>
            <w:szCs w:val="19"/>
            <w:shd w:val="pct15" w:color="auto" w:fill="FFFFFF"/>
            <w:lang w:eastAsia="ja-JP"/>
          </w:rPr>
          <w:t>override</w:t>
        </w:r>
        <w:r w:rsidRPr="00111912">
          <w:rPr>
            <w:rFonts w:ascii="Consolas" w:eastAsiaTheme="minorEastAsia" w:hAnsi="Consolas" w:cs="Consolas"/>
            <w:sz w:val="19"/>
            <w:szCs w:val="19"/>
            <w:shd w:val="pct15" w:color="auto" w:fill="FFFFFF"/>
            <w:lang w:eastAsia="ja-JP"/>
          </w:rPr>
          <w:t xml:space="preserve"> </w:t>
        </w:r>
        <w:r w:rsidRPr="00111912">
          <w:rPr>
            <w:rFonts w:ascii="Consolas" w:eastAsiaTheme="minorEastAsia" w:hAnsi="Consolas" w:cs="Consolas"/>
            <w:color w:val="0000FF"/>
            <w:sz w:val="19"/>
            <w:szCs w:val="19"/>
            <w:shd w:val="pct15" w:color="auto" w:fill="FFFFFF"/>
            <w:lang w:eastAsia="ja-JP"/>
          </w:rPr>
          <w:t>string</w:t>
        </w:r>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ToString</w:t>
        </w:r>
        <w:proofErr w:type="spellEnd"/>
        <w:r w:rsidRPr="00111912">
          <w:rPr>
            <w:rFonts w:ascii="Consolas" w:eastAsiaTheme="minorEastAsia" w:hAnsi="Consolas" w:cs="Consolas"/>
            <w:sz w:val="19"/>
            <w:szCs w:val="19"/>
            <w:shd w:val="pct15" w:color="auto" w:fill="FFFFFF"/>
            <w:lang w:eastAsia="ja-JP"/>
          </w:rPr>
          <w:t>(){}</w:t>
        </w:r>
      </w:ins>
    </w:p>
    <w:p w:rsidR="001A326B" w:rsidRPr="00111912" w:rsidRDefault="001A326B" w:rsidP="001A326B">
      <w:pPr>
        <w:tabs>
          <w:tab w:val="left" w:pos="4208"/>
        </w:tabs>
        <w:ind w:left="360"/>
        <w:rPr>
          <w:ins w:id="5970" w:author="Red Army" w:date="2012-02-22T22:52:00Z"/>
          <w:rFonts w:ascii="Times New Roman" w:hAnsi="Times New Roman"/>
        </w:rPr>
      </w:pPr>
      <w:ins w:id="5971" w:author="Red Army" w:date="2012-02-22T22:52:00Z">
        <w:r>
          <w:rPr>
            <w:rFonts w:ascii="Times New Roman" w:hAnsi="Times New Roman"/>
          </w:rPr>
          <w:t>Used</w:t>
        </w:r>
        <w:r w:rsidRPr="00111912">
          <w:rPr>
            <w:rFonts w:ascii="Times New Roman" w:hAnsi="Times New Roman"/>
          </w:rPr>
          <w:t xml:space="preserve"> to return this KI represented string.</w:t>
        </w:r>
      </w:ins>
    </w:p>
    <w:p w:rsidR="001A326B" w:rsidRPr="003365FC" w:rsidRDefault="001A326B" w:rsidP="001A326B">
      <w:pPr>
        <w:tabs>
          <w:tab w:val="left" w:pos="4208"/>
        </w:tabs>
        <w:ind w:left="360"/>
        <w:rPr>
          <w:ins w:id="5972" w:author="Red Army" w:date="2012-02-22T22:52:00Z"/>
          <w:rFonts w:ascii="Times New Roman" w:hAnsi="Times New Roman"/>
          <w:lang w:eastAsia="ja-JP"/>
        </w:rPr>
      </w:pPr>
      <w:ins w:id="5973" w:author="Red Army" w:date="2012-02-22T22:52:00Z">
        <w:del w:id="5974"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5975"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5976" w:author="Red Army" w:date="2012-02-22T22:52:00Z"/>
        </w:trPr>
        <w:tc>
          <w:tcPr>
            <w:tcW w:w="577" w:type="dxa"/>
          </w:tcPr>
          <w:p w:rsidR="001A326B" w:rsidRPr="003365FC" w:rsidRDefault="001A326B" w:rsidP="00995D66">
            <w:pPr>
              <w:widowControl w:val="0"/>
              <w:spacing w:before="120"/>
              <w:ind w:left="-14" w:right="14"/>
              <w:jc w:val="center"/>
              <w:rPr>
                <w:ins w:id="5977" w:author="Red Army" w:date="2012-02-22T22:52:00Z"/>
                <w:rFonts w:ascii="Tahoma" w:eastAsia="MS Mincho" w:hAnsi="Tahoma" w:cs="Arial"/>
                <w:snapToGrid w:val="0"/>
                <w:sz w:val="20"/>
                <w:szCs w:val="20"/>
              </w:rPr>
            </w:pPr>
            <w:ins w:id="5978"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5979" w:author="Red Army" w:date="2012-02-22T22:52:00Z"/>
                <w:rFonts w:ascii="Tahoma" w:eastAsia="MS Mincho" w:hAnsi="Tahoma" w:cs="Arial"/>
                <w:snapToGrid w:val="0"/>
                <w:sz w:val="20"/>
                <w:szCs w:val="20"/>
                <w:lang w:eastAsia="ja-JP"/>
              </w:rPr>
            </w:pPr>
            <w:ins w:id="5980"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5981" w:author="Red Army" w:date="2012-02-22T22:52:00Z"/>
                <w:rFonts w:ascii="Tahoma" w:eastAsia="MS Mincho" w:hAnsi="Tahoma" w:cs="Arial"/>
                <w:snapToGrid w:val="0"/>
                <w:sz w:val="20"/>
                <w:szCs w:val="20"/>
                <w:lang w:eastAsia="ja-JP"/>
              </w:rPr>
            </w:pPr>
            <w:ins w:id="5982"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5983" w:author="Red Army" w:date="2012-02-22T22:52:00Z"/>
                <w:rFonts w:ascii="Tahoma" w:eastAsia="MS Mincho" w:hAnsi="Tahoma" w:cs="Arial"/>
                <w:snapToGrid w:val="0"/>
                <w:sz w:val="20"/>
                <w:szCs w:val="20"/>
                <w:lang w:eastAsia="ja-JP"/>
              </w:rPr>
            </w:pPr>
            <w:ins w:id="5984"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5985" w:author="Red Army" w:date="2012-02-22T22:52:00Z"/>
                <w:rFonts w:ascii="Tahoma" w:eastAsia="MS Mincho" w:hAnsi="Tahoma" w:cs="Arial"/>
                <w:snapToGrid w:val="0"/>
                <w:sz w:val="20"/>
                <w:szCs w:val="20"/>
                <w:lang w:eastAsia="ja-JP"/>
              </w:rPr>
            </w:pPr>
            <w:ins w:id="5986"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5987" w:author="Red Army" w:date="2012-02-22T22:52:00Z"/>
                <w:rFonts w:ascii="Tahoma" w:eastAsia="MS Mincho" w:hAnsi="Tahoma" w:cs="Arial"/>
                <w:snapToGrid w:val="0"/>
                <w:sz w:val="20"/>
                <w:szCs w:val="20"/>
                <w:lang w:eastAsia="ja-JP"/>
              </w:rPr>
            </w:pPr>
            <w:ins w:id="5988"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5989" w:author="Red Army" w:date="2012-02-22T22:52:00Z"/>
        </w:trPr>
        <w:tc>
          <w:tcPr>
            <w:tcW w:w="577" w:type="dxa"/>
          </w:tcPr>
          <w:p w:rsidR="001A326B" w:rsidRPr="00D85E98" w:rsidRDefault="001A326B">
            <w:pPr>
              <w:pStyle w:val="comment"/>
              <w:ind w:left="0"/>
              <w:rPr>
                <w:ins w:id="5990" w:author="Red Army" w:date="2012-02-22T22:52:00Z"/>
                <w:rFonts w:ascii="Times New Roman" w:hAnsi="Times New Roman" w:cs="Times New Roman"/>
                <w:bCs w:val="0"/>
                <w:sz w:val="22"/>
                <w:szCs w:val="22"/>
                <w:rPrChange w:id="5991" w:author="Phuong Giang" w:date="2012-02-22T23:46:00Z">
                  <w:rPr>
                    <w:ins w:id="5992" w:author="Red Army" w:date="2012-02-22T22:52:00Z"/>
                    <w:rFonts w:ascii="Tahoma" w:eastAsia="MS Mincho" w:hAnsi="Tahoma" w:cs="Arial"/>
                    <w:bCs/>
                    <w:snapToGrid w:val="0"/>
                    <w:sz w:val="18"/>
                    <w:szCs w:val="18"/>
                    <w:lang w:eastAsia="ja-JP"/>
                  </w:rPr>
                </w:rPrChange>
              </w:rPr>
              <w:pPrChange w:id="5993" w:author="Phuong Giang" w:date="2012-02-22T23:46:00Z">
                <w:pPr>
                  <w:spacing w:before="120" w:after="200" w:line="360" w:lineRule="auto"/>
                </w:pPr>
              </w:pPrChange>
            </w:pPr>
            <w:ins w:id="5994" w:author="Red Army" w:date="2012-02-22T22:52:00Z">
              <w:r w:rsidRPr="00D85E98">
                <w:rPr>
                  <w:rFonts w:ascii="Times New Roman" w:hAnsi="Times New Roman" w:cs="Times New Roman"/>
                  <w:i w:val="0"/>
                  <w:color w:val="auto"/>
                  <w:sz w:val="22"/>
                  <w:szCs w:val="22"/>
                  <w:rPrChange w:id="5995" w:author="Phuong Giang" w:date="2012-02-22T23:46:00Z">
                    <w:rPr>
                      <w:bCs/>
                      <w:sz w:val="18"/>
                      <w:szCs w:val="18"/>
                    </w:rPr>
                  </w:rPrChange>
                </w:rPr>
                <w:t>03</w:t>
              </w:r>
            </w:ins>
          </w:p>
        </w:tc>
        <w:tc>
          <w:tcPr>
            <w:tcW w:w="1356" w:type="dxa"/>
          </w:tcPr>
          <w:p w:rsidR="001A326B" w:rsidRPr="00D85E98" w:rsidRDefault="001A326B">
            <w:pPr>
              <w:pStyle w:val="comment"/>
              <w:ind w:left="0"/>
              <w:rPr>
                <w:ins w:id="5996" w:author="Red Army" w:date="2012-02-22T22:52:00Z"/>
                <w:rFonts w:ascii="Times New Roman" w:hAnsi="Times New Roman" w:cs="Times New Roman"/>
                <w:bCs w:val="0"/>
                <w:sz w:val="22"/>
                <w:szCs w:val="22"/>
                <w:rPrChange w:id="5997" w:author="Phuong Giang" w:date="2012-02-22T23:46:00Z">
                  <w:rPr>
                    <w:ins w:id="5998" w:author="Red Army" w:date="2012-02-22T22:52:00Z"/>
                    <w:rFonts w:ascii="Tahoma" w:eastAsia="MS Mincho" w:hAnsi="Tahoma" w:cs="Arial"/>
                    <w:bCs/>
                    <w:snapToGrid w:val="0"/>
                    <w:sz w:val="18"/>
                    <w:szCs w:val="18"/>
                    <w:lang w:eastAsia="ja-JP"/>
                  </w:rPr>
                </w:rPrChange>
              </w:rPr>
              <w:pPrChange w:id="5999" w:author="Phuong Giang" w:date="2012-02-22T23:46:00Z">
                <w:pPr>
                  <w:spacing w:before="120" w:after="200" w:line="360" w:lineRule="auto"/>
                </w:pPr>
              </w:pPrChange>
            </w:pPr>
            <w:ins w:id="6000" w:author="Red Army" w:date="2012-02-22T22:52:00Z">
              <w:r w:rsidRPr="00D85E98">
                <w:rPr>
                  <w:rFonts w:ascii="Times New Roman" w:hAnsi="Times New Roman" w:cs="Times New Roman"/>
                  <w:i w:val="0"/>
                  <w:color w:val="auto"/>
                  <w:sz w:val="22"/>
                  <w:szCs w:val="22"/>
                  <w:rPrChange w:id="6001" w:author="Phuong Giang" w:date="2012-02-22T23:46:00Z">
                    <w:rPr>
                      <w:bCs/>
                      <w:sz w:val="18"/>
                      <w:szCs w:val="18"/>
                    </w:rPr>
                  </w:rPrChange>
                </w:rPr>
                <w:t>return</w:t>
              </w:r>
            </w:ins>
          </w:p>
        </w:tc>
        <w:tc>
          <w:tcPr>
            <w:tcW w:w="846" w:type="dxa"/>
          </w:tcPr>
          <w:p w:rsidR="001A326B" w:rsidRPr="00D85E98" w:rsidRDefault="001A326B">
            <w:pPr>
              <w:pStyle w:val="comment"/>
              <w:ind w:left="0"/>
              <w:rPr>
                <w:ins w:id="6002" w:author="Red Army" w:date="2012-02-22T22:52:00Z"/>
                <w:rFonts w:ascii="Times New Roman" w:hAnsi="Times New Roman" w:cs="Times New Roman"/>
                <w:bCs w:val="0"/>
                <w:sz w:val="22"/>
                <w:szCs w:val="22"/>
                <w:rPrChange w:id="6003" w:author="Phuong Giang" w:date="2012-02-22T23:46:00Z">
                  <w:rPr>
                    <w:ins w:id="6004" w:author="Red Army" w:date="2012-02-22T22:52:00Z"/>
                    <w:rFonts w:ascii="Tahoma" w:eastAsia="MS Mincho" w:hAnsi="Tahoma" w:cs="Arial"/>
                    <w:bCs/>
                    <w:snapToGrid w:val="0"/>
                    <w:sz w:val="18"/>
                    <w:szCs w:val="18"/>
                    <w:lang w:eastAsia="ja-JP"/>
                  </w:rPr>
                </w:rPrChange>
              </w:rPr>
              <w:pPrChange w:id="6005" w:author="Phuong Giang" w:date="2012-02-22T23:46:00Z">
                <w:pPr>
                  <w:spacing w:before="120" w:after="200" w:line="360" w:lineRule="auto"/>
                </w:pPr>
              </w:pPrChange>
            </w:pPr>
            <w:ins w:id="6006" w:author="Red Army" w:date="2012-02-22T22:52:00Z">
              <w:r w:rsidRPr="00D85E98">
                <w:rPr>
                  <w:rFonts w:ascii="Times New Roman" w:hAnsi="Times New Roman" w:cs="Times New Roman"/>
                  <w:i w:val="0"/>
                  <w:color w:val="auto"/>
                  <w:sz w:val="22"/>
                  <w:szCs w:val="22"/>
                  <w:rPrChange w:id="6007" w:author="Phuong Giang" w:date="2012-02-22T23:46:00Z">
                    <w:rPr>
                      <w:bCs/>
                      <w:sz w:val="18"/>
                      <w:szCs w:val="18"/>
                    </w:rPr>
                  </w:rPrChange>
                </w:rPr>
                <w:t>string</w:t>
              </w:r>
            </w:ins>
          </w:p>
        </w:tc>
        <w:tc>
          <w:tcPr>
            <w:tcW w:w="952" w:type="dxa"/>
          </w:tcPr>
          <w:p w:rsidR="001A326B" w:rsidRPr="00D85E98" w:rsidRDefault="001A326B">
            <w:pPr>
              <w:pStyle w:val="comment"/>
              <w:ind w:left="0"/>
              <w:rPr>
                <w:ins w:id="6008" w:author="Red Army" w:date="2012-02-22T22:52:00Z"/>
                <w:rFonts w:ascii="Times New Roman" w:hAnsi="Times New Roman" w:cs="Times New Roman"/>
                <w:bCs w:val="0"/>
                <w:sz w:val="22"/>
                <w:szCs w:val="22"/>
                <w:rPrChange w:id="6009" w:author="Phuong Giang" w:date="2012-02-22T23:46:00Z">
                  <w:rPr>
                    <w:ins w:id="6010" w:author="Red Army" w:date="2012-02-22T22:52:00Z"/>
                    <w:rFonts w:ascii="Tahoma" w:eastAsia="MS Mincho" w:hAnsi="Tahoma" w:cs="Arial"/>
                    <w:bCs/>
                    <w:snapToGrid w:val="0"/>
                    <w:sz w:val="18"/>
                    <w:szCs w:val="18"/>
                    <w:lang w:eastAsia="ja-JP"/>
                  </w:rPr>
                </w:rPrChange>
              </w:rPr>
              <w:pPrChange w:id="6011" w:author="Phuong Giang" w:date="2012-02-22T23:46:00Z">
                <w:pPr>
                  <w:spacing w:before="120" w:after="200" w:line="360" w:lineRule="auto"/>
                </w:pPr>
              </w:pPrChange>
            </w:pPr>
            <w:ins w:id="6012" w:author="Red Army" w:date="2012-02-22T22:52:00Z">
              <w:r w:rsidRPr="00D85E98">
                <w:rPr>
                  <w:rFonts w:ascii="Times New Roman" w:hAnsi="Times New Roman" w:cs="Times New Roman"/>
                  <w:i w:val="0"/>
                  <w:color w:val="auto"/>
                  <w:sz w:val="22"/>
                  <w:szCs w:val="22"/>
                  <w:rPrChange w:id="6013" w:author="Phuong Giang" w:date="2012-02-22T23:46:00Z">
                    <w:rPr>
                      <w:bCs/>
                      <w:sz w:val="18"/>
                      <w:szCs w:val="18"/>
                    </w:rPr>
                  </w:rPrChange>
                </w:rPr>
                <w:t>Out</w:t>
              </w:r>
            </w:ins>
          </w:p>
        </w:tc>
        <w:tc>
          <w:tcPr>
            <w:tcW w:w="1333" w:type="dxa"/>
          </w:tcPr>
          <w:p w:rsidR="001A326B" w:rsidRPr="00D85E98" w:rsidRDefault="001A326B">
            <w:pPr>
              <w:pStyle w:val="comment"/>
              <w:ind w:left="0"/>
              <w:rPr>
                <w:ins w:id="6014" w:author="Red Army" w:date="2012-02-22T22:52:00Z"/>
                <w:rFonts w:ascii="Times New Roman" w:hAnsi="Times New Roman" w:cs="Times New Roman"/>
                <w:bCs w:val="0"/>
                <w:sz w:val="22"/>
                <w:szCs w:val="22"/>
                <w:rPrChange w:id="6015" w:author="Phuong Giang" w:date="2012-02-22T23:46:00Z">
                  <w:rPr>
                    <w:ins w:id="6016" w:author="Red Army" w:date="2012-02-22T22:52:00Z"/>
                    <w:rFonts w:ascii="Tahoma" w:eastAsia="MS Mincho" w:hAnsi="Tahoma" w:cs="Arial"/>
                    <w:bCs/>
                    <w:snapToGrid w:val="0"/>
                    <w:sz w:val="18"/>
                    <w:szCs w:val="18"/>
                    <w:lang w:eastAsia="ja-JP"/>
                  </w:rPr>
                </w:rPrChange>
              </w:rPr>
              <w:pPrChange w:id="6017" w:author="Phuong Giang" w:date="2012-02-22T23:46:00Z">
                <w:pPr>
                  <w:spacing w:before="120" w:after="200" w:line="360" w:lineRule="auto"/>
                </w:pPr>
              </w:pPrChange>
            </w:pPr>
            <w:ins w:id="6018" w:author="Red Army" w:date="2012-02-22T22:52:00Z">
              <w:r w:rsidRPr="00D85E98">
                <w:rPr>
                  <w:rFonts w:ascii="Times New Roman" w:hAnsi="Times New Roman" w:cs="Times New Roman"/>
                  <w:i w:val="0"/>
                  <w:color w:val="auto"/>
                  <w:sz w:val="22"/>
                  <w:szCs w:val="22"/>
                  <w:rPrChange w:id="6019" w:author="Phuong Giang" w:date="2012-02-22T23:46:00Z">
                    <w:rPr>
                      <w:bCs/>
                      <w:sz w:val="18"/>
                      <w:szCs w:val="18"/>
                    </w:rPr>
                  </w:rPrChange>
                </w:rPr>
                <w:t>null</w:t>
              </w:r>
            </w:ins>
          </w:p>
        </w:tc>
        <w:tc>
          <w:tcPr>
            <w:tcW w:w="4512" w:type="dxa"/>
          </w:tcPr>
          <w:p w:rsidR="001A326B" w:rsidRPr="00D85E98" w:rsidRDefault="001A326B">
            <w:pPr>
              <w:pStyle w:val="comment"/>
              <w:ind w:left="0"/>
              <w:rPr>
                <w:ins w:id="6020" w:author="Red Army" w:date="2012-02-22T22:52:00Z"/>
                <w:rFonts w:ascii="Times New Roman" w:hAnsi="Times New Roman" w:cs="Times New Roman"/>
                <w:bCs w:val="0"/>
                <w:sz w:val="22"/>
                <w:szCs w:val="22"/>
                <w:rPrChange w:id="6021" w:author="Phuong Giang" w:date="2012-02-22T23:46:00Z">
                  <w:rPr>
                    <w:ins w:id="6022" w:author="Red Army" w:date="2012-02-22T22:52:00Z"/>
                    <w:rFonts w:ascii="Tahoma" w:eastAsia="MS Mincho" w:hAnsi="Tahoma" w:cs="Arial"/>
                    <w:bCs/>
                    <w:snapToGrid w:val="0"/>
                    <w:sz w:val="18"/>
                    <w:szCs w:val="18"/>
                    <w:lang w:eastAsia="ja-JP"/>
                  </w:rPr>
                </w:rPrChange>
              </w:rPr>
              <w:pPrChange w:id="6023" w:author="Phuong Giang" w:date="2012-02-22T23:46:00Z">
                <w:pPr>
                  <w:spacing w:before="120" w:after="200" w:line="360" w:lineRule="auto"/>
                </w:pPr>
              </w:pPrChange>
            </w:pPr>
          </w:p>
        </w:tc>
      </w:tr>
    </w:tbl>
    <w:p w:rsidR="001A326B" w:rsidRPr="003365FC" w:rsidRDefault="001A326B" w:rsidP="001A326B">
      <w:pPr>
        <w:tabs>
          <w:tab w:val="left" w:pos="4208"/>
        </w:tabs>
        <w:ind w:left="360"/>
        <w:rPr>
          <w:ins w:id="6024" w:author="Red Army" w:date="2012-02-22T22:52:00Z"/>
          <w:rFonts w:ascii="Times New Roman" w:hAnsi="Times New Roman"/>
        </w:rPr>
      </w:pPr>
    </w:p>
    <w:p w:rsidR="001A326B" w:rsidRPr="003365FC" w:rsidRDefault="001A326B">
      <w:pPr>
        <w:pStyle w:val="Heading4"/>
        <w:rPr>
          <w:ins w:id="6025" w:author="Red Army" w:date="2012-02-22T22:52:00Z"/>
        </w:rPr>
        <w:pPrChange w:id="6026" w:author="Phuong Giang" w:date="2012-02-22T23:59:00Z">
          <w:pPr>
            <w:keepNext/>
            <w:keepLines/>
            <w:numPr>
              <w:ilvl w:val="3"/>
              <w:numId w:val="6"/>
            </w:numPr>
            <w:tabs>
              <w:tab w:val="left" w:pos="4208"/>
            </w:tabs>
            <w:spacing w:before="200" w:after="0"/>
            <w:ind w:left="1728" w:hanging="648"/>
            <w:outlineLvl w:val="3"/>
          </w:pPr>
        </w:pPrChange>
      </w:pPr>
      <w:proofErr w:type="spellStart"/>
      <w:ins w:id="6027" w:author="Red Army" w:date="2012-02-22T22:52:00Z">
        <w:r w:rsidRPr="003365FC">
          <w:t>KnowledgeItemViewModel</w:t>
        </w:r>
        <w:proofErr w:type="spellEnd"/>
        <w:r w:rsidRPr="003365FC">
          <w:t xml:space="preserve"> class</w:t>
        </w:r>
      </w:ins>
    </w:p>
    <w:p w:rsidR="001A326B" w:rsidRPr="003365FC" w:rsidRDefault="001A326B" w:rsidP="001A326B">
      <w:pPr>
        <w:tabs>
          <w:tab w:val="left" w:pos="4208"/>
        </w:tabs>
        <w:ind w:left="360"/>
        <w:rPr>
          <w:ins w:id="6028" w:author="Red Army" w:date="2012-02-22T22:52:00Z"/>
          <w:rFonts w:ascii="Times New Roman" w:hAnsi="Times New Roman"/>
        </w:rPr>
      </w:pPr>
      <w:ins w:id="6029" w:author="Red Army" w:date="2012-02-22T22:52:00Z">
        <w:r w:rsidRPr="003365FC">
          <w:rPr>
            <w:rFonts w:ascii="Times New Roman" w:hAnsi="Times New Roman"/>
          </w:rPr>
          <w:t xml:space="preserve">This class </w:t>
        </w:r>
        <w:r>
          <w:rPr>
            <w:rFonts w:ascii="Times New Roman" w:hAnsi="Times New Roman"/>
          </w:rPr>
          <w:t>is the View Model of a single Knowledge Item</w:t>
        </w:r>
        <w:r w:rsidRPr="003365FC">
          <w:rPr>
            <w:rFonts w:ascii="Times New Roman" w:hAnsi="Times New Roman"/>
          </w:rPr>
          <w:t>.</w:t>
        </w:r>
      </w:ins>
    </w:p>
    <w:p w:rsidR="001A326B" w:rsidRPr="003365FC" w:rsidRDefault="001A326B" w:rsidP="001A326B">
      <w:pPr>
        <w:keepNext/>
        <w:keepLines/>
        <w:numPr>
          <w:ilvl w:val="4"/>
          <w:numId w:val="5"/>
        </w:numPr>
        <w:tabs>
          <w:tab w:val="left" w:pos="4208"/>
        </w:tabs>
        <w:spacing w:before="200" w:after="0"/>
        <w:outlineLvl w:val="4"/>
        <w:rPr>
          <w:ins w:id="6030" w:author="Red Army" w:date="2012-02-22T22:52:00Z"/>
          <w:rFonts w:ascii="Cambria" w:eastAsia="MS Gothic" w:hAnsi="Cambria"/>
          <w:color w:val="243F60"/>
          <w:lang w:eastAsia="ja-JP"/>
        </w:rPr>
      </w:pPr>
      <w:ins w:id="6031" w:author="Red Army" w:date="2012-02-22T22:52:00Z">
        <w:r w:rsidRPr="003365FC">
          <w:rPr>
            <w:rFonts w:ascii="Cambria" w:eastAsia="MS Gothic" w:hAnsi="Cambria" w:hint="eastAsia"/>
            <w:color w:val="243F60"/>
          </w:rPr>
          <w:t>Attributes</w:t>
        </w:r>
      </w:ins>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0"/>
        <w:gridCol w:w="1378"/>
        <w:gridCol w:w="832"/>
        <w:gridCol w:w="1142"/>
        <w:gridCol w:w="952"/>
        <w:gridCol w:w="470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6032" w:author="Red Army" w:date="2012-02-22T22:52:00Z"/>
        </w:trPr>
        <w:tc>
          <w:tcPr>
            <w:tcW w:w="570" w:type="dxa"/>
          </w:tcPr>
          <w:p w:rsidR="001A326B" w:rsidRPr="003365FC" w:rsidRDefault="001A326B" w:rsidP="00995D66">
            <w:pPr>
              <w:widowControl w:val="0"/>
              <w:spacing w:before="120"/>
              <w:ind w:left="-14" w:right="14"/>
              <w:jc w:val="center"/>
              <w:rPr>
                <w:ins w:id="6033" w:author="Red Army" w:date="2012-02-22T22:52:00Z"/>
                <w:rFonts w:ascii="Tahoma" w:eastAsia="MS Mincho" w:hAnsi="Tahoma" w:cs="Arial"/>
                <w:snapToGrid w:val="0"/>
                <w:sz w:val="20"/>
                <w:szCs w:val="20"/>
              </w:rPr>
            </w:pPr>
            <w:ins w:id="6034" w:author="Red Army" w:date="2012-02-22T22:52:00Z">
              <w:r w:rsidRPr="003365FC">
                <w:rPr>
                  <w:rFonts w:ascii="Tahoma" w:eastAsia="MS Mincho" w:hAnsi="Tahoma" w:cs="Arial" w:hint="eastAsia"/>
                  <w:snapToGrid w:val="0"/>
                  <w:sz w:val="20"/>
                  <w:szCs w:val="20"/>
                </w:rPr>
                <w:t>No</w:t>
              </w:r>
            </w:ins>
          </w:p>
        </w:tc>
        <w:tc>
          <w:tcPr>
            <w:tcW w:w="1378" w:type="dxa"/>
          </w:tcPr>
          <w:p w:rsidR="001A326B" w:rsidRPr="003365FC" w:rsidRDefault="001A326B" w:rsidP="00995D66">
            <w:pPr>
              <w:widowControl w:val="0"/>
              <w:spacing w:before="120"/>
              <w:ind w:left="-14" w:right="14"/>
              <w:jc w:val="center"/>
              <w:rPr>
                <w:ins w:id="6035" w:author="Red Army" w:date="2012-02-22T22:52:00Z"/>
                <w:rFonts w:ascii="Tahoma" w:eastAsia="MS Mincho" w:hAnsi="Tahoma" w:cs="Arial"/>
                <w:snapToGrid w:val="0"/>
                <w:sz w:val="20"/>
                <w:szCs w:val="20"/>
                <w:lang w:eastAsia="ja-JP"/>
              </w:rPr>
            </w:pPr>
            <w:ins w:id="6036" w:author="Red Army" w:date="2012-02-22T22:52:00Z">
              <w:r w:rsidRPr="003365FC">
                <w:rPr>
                  <w:rFonts w:ascii="Tahoma" w:eastAsia="MS Mincho" w:hAnsi="Tahoma" w:cs="Arial" w:hint="eastAsia"/>
                  <w:snapToGrid w:val="0"/>
                  <w:sz w:val="20"/>
                  <w:szCs w:val="20"/>
                  <w:lang w:eastAsia="ja-JP"/>
                </w:rPr>
                <w:t>Attribute</w:t>
              </w:r>
            </w:ins>
          </w:p>
        </w:tc>
        <w:tc>
          <w:tcPr>
            <w:tcW w:w="832" w:type="dxa"/>
          </w:tcPr>
          <w:p w:rsidR="001A326B" w:rsidRPr="003365FC" w:rsidRDefault="001A326B" w:rsidP="00995D66">
            <w:pPr>
              <w:widowControl w:val="0"/>
              <w:spacing w:before="120"/>
              <w:ind w:left="-14" w:right="14"/>
              <w:jc w:val="center"/>
              <w:rPr>
                <w:ins w:id="6037" w:author="Red Army" w:date="2012-02-22T22:52:00Z"/>
                <w:rFonts w:ascii="Tahoma" w:eastAsia="MS Mincho" w:hAnsi="Tahoma" w:cs="Arial"/>
                <w:snapToGrid w:val="0"/>
                <w:sz w:val="20"/>
                <w:szCs w:val="20"/>
                <w:lang w:eastAsia="ja-JP"/>
              </w:rPr>
            </w:pPr>
            <w:ins w:id="6038" w:author="Red Army" w:date="2012-02-22T22:52:00Z">
              <w:r w:rsidRPr="003365FC">
                <w:rPr>
                  <w:rFonts w:ascii="Tahoma" w:eastAsia="MS Mincho" w:hAnsi="Tahoma" w:cs="Arial" w:hint="eastAsia"/>
                  <w:snapToGrid w:val="0"/>
                  <w:sz w:val="20"/>
                  <w:szCs w:val="20"/>
                  <w:lang w:eastAsia="ja-JP"/>
                </w:rPr>
                <w:t>Type</w:t>
              </w:r>
            </w:ins>
          </w:p>
        </w:tc>
        <w:tc>
          <w:tcPr>
            <w:tcW w:w="1142" w:type="dxa"/>
          </w:tcPr>
          <w:p w:rsidR="001A326B" w:rsidRPr="003365FC" w:rsidRDefault="001A326B" w:rsidP="00995D66">
            <w:pPr>
              <w:widowControl w:val="0"/>
              <w:spacing w:before="120"/>
              <w:ind w:left="-14" w:right="14"/>
              <w:jc w:val="center"/>
              <w:rPr>
                <w:ins w:id="6039" w:author="Red Army" w:date="2012-02-22T22:52:00Z"/>
                <w:rFonts w:ascii="Tahoma" w:eastAsia="MS Mincho" w:hAnsi="Tahoma" w:cs="Arial"/>
                <w:snapToGrid w:val="0"/>
                <w:sz w:val="20"/>
                <w:szCs w:val="20"/>
                <w:lang w:eastAsia="ja-JP"/>
              </w:rPr>
            </w:pPr>
            <w:ins w:id="6040" w:author="Red Army" w:date="2012-02-22T22:52:00Z">
              <w:r w:rsidRPr="003365FC">
                <w:rPr>
                  <w:rFonts w:ascii="Tahoma" w:eastAsia="MS Mincho" w:hAnsi="Tahoma" w:cs="Arial" w:hint="eastAsia"/>
                  <w:snapToGrid w:val="0"/>
                  <w:sz w:val="20"/>
                  <w:szCs w:val="20"/>
                  <w:lang w:eastAsia="ja-JP"/>
                </w:rPr>
                <w:t>Default</w:t>
              </w:r>
            </w:ins>
          </w:p>
        </w:tc>
        <w:tc>
          <w:tcPr>
            <w:tcW w:w="952" w:type="dxa"/>
          </w:tcPr>
          <w:p w:rsidR="001A326B" w:rsidRPr="003365FC" w:rsidRDefault="001A326B" w:rsidP="00995D66">
            <w:pPr>
              <w:widowControl w:val="0"/>
              <w:spacing w:before="120"/>
              <w:ind w:left="-14" w:right="14"/>
              <w:jc w:val="center"/>
              <w:rPr>
                <w:ins w:id="6041" w:author="Red Army" w:date="2012-02-22T22:52:00Z"/>
                <w:rFonts w:ascii="Tahoma" w:eastAsia="MS Mincho" w:hAnsi="Tahoma" w:cs="Arial"/>
                <w:snapToGrid w:val="0"/>
                <w:sz w:val="20"/>
                <w:szCs w:val="20"/>
                <w:lang w:eastAsia="ja-JP"/>
              </w:rPr>
            </w:pPr>
            <w:ins w:id="6042" w:author="Red Army" w:date="2012-02-22T22:52:00Z">
              <w:r w:rsidRPr="003365FC">
                <w:rPr>
                  <w:rFonts w:ascii="Tahoma" w:eastAsia="MS Mincho" w:hAnsi="Tahoma" w:cs="Arial" w:hint="eastAsia"/>
                  <w:snapToGrid w:val="0"/>
                  <w:sz w:val="20"/>
                  <w:szCs w:val="20"/>
                  <w:lang w:eastAsia="ja-JP"/>
                </w:rPr>
                <w:t>Note</w:t>
              </w:r>
            </w:ins>
          </w:p>
        </w:tc>
        <w:tc>
          <w:tcPr>
            <w:tcW w:w="4702" w:type="dxa"/>
          </w:tcPr>
          <w:p w:rsidR="001A326B" w:rsidRPr="003365FC" w:rsidRDefault="001A326B" w:rsidP="00995D66">
            <w:pPr>
              <w:widowControl w:val="0"/>
              <w:spacing w:before="120"/>
              <w:ind w:left="-14" w:right="14"/>
              <w:jc w:val="center"/>
              <w:rPr>
                <w:ins w:id="6043" w:author="Red Army" w:date="2012-02-22T22:52:00Z"/>
                <w:rFonts w:ascii="Tahoma" w:eastAsia="MS Mincho" w:hAnsi="Tahoma" w:cs="Arial"/>
                <w:snapToGrid w:val="0"/>
                <w:sz w:val="20"/>
                <w:szCs w:val="20"/>
                <w:lang w:eastAsia="ja-JP"/>
              </w:rPr>
            </w:pPr>
            <w:ins w:id="6044"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6045" w:author="Red Army" w:date="2012-02-22T22:52:00Z"/>
        </w:trPr>
        <w:tc>
          <w:tcPr>
            <w:tcW w:w="570" w:type="dxa"/>
          </w:tcPr>
          <w:p w:rsidR="001A326B" w:rsidRPr="00D85E98" w:rsidRDefault="001A326B">
            <w:pPr>
              <w:pStyle w:val="comment"/>
              <w:ind w:left="0"/>
              <w:rPr>
                <w:ins w:id="6046" w:author="Red Army" w:date="2012-02-22T22:52:00Z"/>
                <w:rFonts w:ascii="Times New Roman" w:hAnsi="Times New Roman" w:cs="Times New Roman"/>
                <w:bCs w:val="0"/>
                <w:color w:val="auto"/>
                <w:sz w:val="22"/>
                <w:szCs w:val="22"/>
                <w:rPrChange w:id="6047" w:author="Phuong Giang" w:date="2012-02-22T23:46:00Z">
                  <w:rPr>
                    <w:ins w:id="6048" w:author="Red Army" w:date="2012-02-22T22:52:00Z"/>
                    <w:rFonts w:ascii="Tahoma" w:eastAsia="MS Mincho" w:hAnsi="Tahoma" w:cs="Arial"/>
                    <w:bCs/>
                    <w:snapToGrid w:val="0"/>
                    <w:color w:val="000000" w:themeColor="text1"/>
                    <w:sz w:val="18"/>
                    <w:szCs w:val="18"/>
                    <w:lang w:eastAsia="ja-JP"/>
                  </w:rPr>
                </w:rPrChange>
              </w:rPr>
              <w:pPrChange w:id="6049" w:author="Phuong Giang" w:date="2012-02-22T23:46:00Z">
                <w:pPr>
                  <w:spacing w:before="120" w:after="200" w:line="360" w:lineRule="auto"/>
                </w:pPr>
              </w:pPrChange>
            </w:pPr>
            <w:ins w:id="6050" w:author="Red Army" w:date="2012-02-22T22:52:00Z">
              <w:r w:rsidRPr="00D85E98">
                <w:rPr>
                  <w:rFonts w:ascii="Times New Roman" w:hAnsi="Times New Roman" w:cs="Times New Roman"/>
                  <w:i w:val="0"/>
                  <w:color w:val="auto"/>
                  <w:sz w:val="22"/>
                  <w:szCs w:val="22"/>
                  <w:rPrChange w:id="6051" w:author="Phuong Giang" w:date="2012-02-22T23:46:00Z">
                    <w:rPr>
                      <w:bCs/>
                      <w:color w:val="000000" w:themeColor="text1"/>
                      <w:sz w:val="18"/>
                      <w:szCs w:val="18"/>
                    </w:rPr>
                  </w:rPrChange>
                </w:rPr>
                <w:t>01</w:t>
              </w:r>
            </w:ins>
          </w:p>
        </w:tc>
        <w:tc>
          <w:tcPr>
            <w:tcW w:w="1378" w:type="dxa"/>
          </w:tcPr>
          <w:p w:rsidR="001A326B" w:rsidRPr="00D85E98" w:rsidRDefault="001A326B">
            <w:pPr>
              <w:pStyle w:val="comment"/>
              <w:ind w:left="0"/>
              <w:rPr>
                <w:ins w:id="6052" w:author="Red Army" w:date="2012-02-22T22:52:00Z"/>
                <w:rFonts w:ascii="Times New Roman" w:hAnsi="Times New Roman" w:cs="Times New Roman"/>
                <w:bCs w:val="0"/>
                <w:color w:val="auto"/>
                <w:sz w:val="22"/>
                <w:szCs w:val="22"/>
                <w:rPrChange w:id="6053" w:author="Phuong Giang" w:date="2012-02-22T23:46:00Z">
                  <w:rPr>
                    <w:ins w:id="6054" w:author="Red Army" w:date="2012-02-22T22:52:00Z"/>
                    <w:rFonts w:ascii="Tahoma" w:eastAsia="MS Mincho" w:hAnsi="Tahoma" w:cs="Arial"/>
                    <w:bCs/>
                    <w:snapToGrid w:val="0"/>
                    <w:color w:val="000000" w:themeColor="text1"/>
                    <w:sz w:val="18"/>
                    <w:szCs w:val="18"/>
                    <w:lang w:eastAsia="ja-JP"/>
                  </w:rPr>
                </w:rPrChange>
              </w:rPr>
              <w:pPrChange w:id="6055" w:author="Phuong Giang" w:date="2012-02-22T23:46:00Z">
                <w:pPr>
                  <w:spacing w:before="120" w:after="200" w:line="360" w:lineRule="auto"/>
                </w:pPr>
              </w:pPrChange>
            </w:pPr>
            <w:proofErr w:type="spellStart"/>
            <w:ins w:id="6056" w:author="Red Army" w:date="2012-02-22T22:52:00Z">
              <w:r w:rsidRPr="00D85E98">
                <w:rPr>
                  <w:rFonts w:ascii="Times New Roman" w:hAnsi="Times New Roman" w:cs="Times New Roman"/>
                  <w:i w:val="0"/>
                  <w:color w:val="auto"/>
                  <w:sz w:val="22"/>
                  <w:szCs w:val="22"/>
                  <w:rPrChange w:id="6057" w:author="Phuong Giang" w:date="2012-02-22T23:46:00Z">
                    <w:rPr>
                      <w:bCs/>
                      <w:color w:val="000000" w:themeColor="text1"/>
                      <w:sz w:val="18"/>
                      <w:szCs w:val="18"/>
                    </w:rPr>
                  </w:rPrChange>
                </w:rPr>
                <w:t>CanSace</w:t>
              </w:r>
              <w:proofErr w:type="spellEnd"/>
            </w:ins>
          </w:p>
        </w:tc>
        <w:tc>
          <w:tcPr>
            <w:tcW w:w="832" w:type="dxa"/>
          </w:tcPr>
          <w:p w:rsidR="001A326B" w:rsidRPr="00D85E98" w:rsidRDefault="001A326B">
            <w:pPr>
              <w:pStyle w:val="comment"/>
              <w:ind w:left="0"/>
              <w:rPr>
                <w:ins w:id="6058" w:author="Red Army" w:date="2012-02-22T22:52:00Z"/>
                <w:rFonts w:ascii="Times New Roman" w:hAnsi="Times New Roman" w:cs="Times New Roman"/>
                <w:bCs w:val="0"/>
                <w:color w:val="auto"/>
                <w:sz w:val="22"/>
                <w:szCs w:val="22"/>
                <w:rPrChange w:id="6059" w:author="Phuong Giang" w:date="2012-02-22T23:46:00Z">
                  <w:rPr>
                    <w:ins w:id="6060" w:author="Red Army" w:date="2012-02-22T22:52:00Z"/>
                    <w:rFonts w:ascii="Tahoma" w:eastAsia="MS Mincho" w:hAnsi="Tahoma" w:cs="Arial"/>
                    <w:bCs/>
                    <w:snapToGrid w:val="0"/>
                    <w:color w:val="000000" w:themeColor="text1"/>
                    <w:sz w:val="18"/>
                    <w:szCs w:val="18"/>
                    <w:lang w:eastAsia="ja-JP"/>
                  </w:rPr>
                </w:rPrChange>
              </w:rPr>
              <w:pPrChange w:id="6061" w:author="Phuong Giang" w:date="2012-02-22T23:46:00Z">
                <w:pPr>
                  <w:spacing w:before="120" w:after="200" w:line="360" w:lineRule="auto"/>
                </w:pPr>
              </w:pPrChange>
            </w:pPr>
            <w:ins w:id="6062" w:author="Red Army" w:date="2012-02-22T22:52:00Z">
              <w:r w:rsidRPr="00D85E98">
                <w:rPr>
                  <w:rFonts w:ascii="Times New Roman" w:hAnsi="Times New Roman" w:cs="Times New Roman"/>
                  <w:i w:val="0"/>
                  <w:color w:val="auto"/>
                  <w:sz w:val="22"/>
                  <w:szCs w:val="22"/>
                  <w:rPrChange w:id="6063" w:author="Phuong Giang" w:date="2012-02-22T23:46:00Z">
                    <w:rPr>
                      <w:bCs/>
                      <w:color w:val="000000" w:themeColor="text1"/>
                      <w:sz w:val="18"/>
                      <w:szCs w:val="18"/>
                    </w:rPr>
                  </w:rPrChange>
                </w:rPr>
                <w:t>bool</w:t>
              </w:r>
            </w:ins>
          </w:p>
        </w:tc>
        <w:tc>
          <w:tcPr>
            <w:tcW w:w="1142" w:type="dxa"/>
          </w:tcPr>
          <w:p w:rsidR="001A326B" w:rsidRPr="00D85E98" w:rsidRDefault="001A326B">
            <w:pPr>
              <w:pStyle w:val="comment"/>
              <w:ind w:left="0"/>
              <w:rPr>
                <w:ins w:id="6064" w:author="Red Army" w:date="2012-02-22T22:52:00Z"/>
                <w:rFonts w:ascii="Times New Roman" w:hAnsi="Times New Roman" w:cs="Times New Roman"/>
                <w:bCs w:val="0"/>
                <w:color w:val="auto"/>
                <w:sz w:val="22"/>
                <w:szCs w:val="22"/>
                <w:rPrChange w:id="6065" w:author="Phuong Giang" w:date="2012-02-22T23:46:00Z">
                  <w:rPr>
                    <w:ins w:id="6066" w:author="Red Army" w:date="2012-02-22T22:52:00Z"/>
                    <w:rFonts w:ascii="Tahoma" w:eastAsia="MS Mincho" w:hAnsi="Tahoma" w:cs="Arial"/>
                    <w:bCs/>
                    <w:snapToGrid w:val="0"/>
                    <w:color w:val="000000" w:themeColor="text1"/>
                    <w:sz w:val="18"/>
                    <w:szCs w:val="18"/>
                    <w:lang w:eastAsia="ja-JP"/>
                  </w:rPr>
                </w:rPrChange>
              </w:rPr>
              <w:pPrChange w:id="6067" w:author="Phuong Giang" w:date="2012-02-22T23:46:00Z">
                <w:pPr>
                  <w:spacing w:before="120" w:after="200" w:line="360" w:lineRule="auto"/>
                </w:pPr>
              </w:pPrChange>
            </w:pPr>
          </w:p>
        </w:tc>
        <w:tc>
          <w:tcPr>
            <w:tcW w:w="952" w:type="dxa"/>
          </w:tcPr>
          <w:p w:rsidR="001A326B" w:rsidRPr="00D85E98" w:rsidRDefault="001A326B">
            <w:pPr>
              <w:pStyle w:val="comment"/>
              <w:ind w:left="0"/>
              <w:rPr>
                <w:ins w:id="6068" w:author="Red Army" w:date="2012-02-22T22:52:00Z"/>
                <w:rFonts w:ascii="Times New Roman" w:hAnsi="Times New Roman" w:cs="Times New Roman"/>
                <w:bCs w:val="0"/>
                <w:color w:val="auto"/>
                <w:sz w:val="22"/>
                <w:szCs w:val="22"/>
                <w:rPrChange w:id="6069" w:author="Phuong Giang" w:date="2012-02-22T23:46:00Z">
                  <w:rPr>
                    <w:ins w:id="6070" w:author="Red Army" w:date="2012-02-22T22:52:00Z"/>
                    <w:rFonts w:ascii="Tahoma" w:eastAsia="MS Mincho" w:hAnsi="Tahoma" w:cs="Arial"/>
                    <w:bCs/>
                    <w:snapToGrid w:val="0"/>
                    <w:color w:val="000000" w:themeColor="text1"/>
                    <w:sz w:val="18"/>
                    <w:szCs w:val="18"/>
                    <w:lang w:eastAsia="ja-JP"/>
                  </w:rPr>
                </w:rPrChange>
              </w:rPr>
              <w:pPrChange w:id="6071" w:author="Phuong Giang" w:date="2012-02-22T23:46:00Z">
                <w:pPr>
                  <w:spacing w:before="120" w:after="200" w:line="360" w:lineRule="auto"/>
                </w:pPr>
              </w:pPrChange>
            </w:pPr>
          </w:p>
        </w:tc>
        <w:tc>
          <w:tcPr>
            <w:tcW w:w="4702" w:type="dxa"/>
          </w:tcPr>
          <w:p w:rsidR="001A326B" w:rsidRPr="00D85E98" w:rsidRDefault="001A326B">
            <w:pPr>
              <w:pStyle w:val="comment"/>
              <w:ind w:left="0"/>
              <w:rPr>
                <w:ins w:id="6072" w:author="Red Army" w:date="2012-02-22T22:52:00Z"/>
                <w:rFonts w:ascii="Times New Roman" w:hAnsi="Times New Roman" w:cs="Times New Roman"/>
                <w:bCs w:val="0"/>
                <w:color w:val="auto"/>
                <w:sz w:val="22"/>
                <w:szCs w:val="22"/>
                <w:rPrChange w:id="6073" w:author="Phuong Giang" w:date="2012-02-22T23:46:00Z">
                  <w:rPr>
                    <w:ins w:id="6074" w:author="Red Army" w:date="2012-02-22T22:52:00Z"/>
                    <w:rFonts w:ascii="Tahoma" w:eastAsia="MS Mincho" w:hAnsi="Tahoma" w:cs="Arial"/>
                    <w:bCs/>
                    <w:snapToGrid w:val="0"/>
                    <w:color w:val="000000" w:themeColor="text1"/>
                    <w:sz w:val="18"/>
                    <w:szCs w:val="18"/>
                    <w:lang w:eastAsia="ja-JP"/>
                  </w:rPr>
                </w:rPrChange>
              </w:rPr>
              <w:pPrChange w:id="6075" w:author="Phuong Giang" w:date="2012-02-22T23:46:00Z">
                <w:pPr>
                  <w:spacing w:before="120" w:after="200" w:line="360" w:lineRule="auto"/>
                </w:pPr>
              </w:pPrChange>
            </w:pPr>
          </w:p>
        </w:tc>
      </w:tr>
      <w:tr w:rsidR="001A326B" w:rsidRPr="00D85E98" w:rsidTr="00995D66">
        <w:trPr>
          <w:ins w:id="6076" w:author="Red Army" w:date="2012-02-22T22:52:00Z"/>
        </w:trPr>
        <w:tc>
          <w:tcPr>
            <w:tcW w:w="570" w:type="dxa"/>
          </w:tcPr>
          <w:p w:rsidR="001A326B" w:rsidRPr="00D85E98" w:rsidRDefault="001A326B">
            <w:pPr>
              <w:pStyle w:val="comment"/>
              <w:ind w:left="0"/>
              <w:rPr>
                <w:ins w:id="6077" w:author="Red Army" w:date="2012-02-22T22:52:00Z"/>
                <w:rFonts w:ascii="Times New Roman" w:hAnsi="Times New Roman" w:cs="Times New Roman"/>
                <w:bCs w:val="0"/>
                <w:color w:val="auto"/>
                <w:sz w:val="22"/>
                <w:szCs w:val="22"/>
                <w:rPrChange w:id="6078" w:author="Phuong Giang" w:date="2012-02-22T23:46:00Z">
                  <w:rPr>
                    <w:ins w:id="6079" w:author="Red Army" w:date="2012-02-22T22:52:00Z"/>
                    <w:rFonts w:ascii="Tahoma" w:eastAsia="MS Mincho" w:hAnsi="Tahoma" w:cs="Arial"/>
                    <w:bCs/>
                    <w:snapToGrid w:val="0"/>
                    <w:color w:val="000000" w:themeColor="text1"/>
                    <w:sz w:val="18"/>
                    <w:szCs w:val="18"/>
                    <w:lang w:eastAsia="ja-JP"/>
                  </w:rPr>
                </w:rPrChange>
              </w:rPr>
              <w:pPrChange w:id="6080" w:author="Phuong Giang" w:date="2012-02-22T23:46:00Z">
                <w:pPr>
                  <w:spacing w:before="120" w:after="200" w:line="360" w:lineRule="auto"/>
                </w:pPr>
              </w:pPrChange>
            </w:pPr>
            <w:ins w:id="6081" w:author="Red Army" w:date="2012-02-22T22:52:00Z">
              <w:r w:rsidRPr="00D85E98">
                <w:rPr>
                  <w:rFonts w:ascii="Times New Roman" w:hAnsi="Times New Roman" w:cs="Times New Roman"/>
                  <w:i w:val="0"/>
                  <w:color w:val="auto"/>
                  <w:sz w:val="22"/>
                  <w:szCs w:val="22"/>
                  <w:rPrChange w:id="6082" w:author="Phuong Giang" w:date="2012-02-22T23:46:00Z">
                    <w:rPr>
                      <w:bCs/>
                      <w:color w:val="000000" w:themeColor="text1"/>
                      <w:sz w:val="18"/>
                      <w:szCs w:val="18"/>
                    </w:rPr>
                  </w:rPrChange>
                </w:rPr>
                <w:t>02</w:t>
              </w:r>
            </w:ins>
          </w:p>
        </w:tc>
        <w:tc>
          <w:tcPr>
            <w:tcW w:w="1378" w:type="dxa"/>
          </w:tcPr>
          <w:p w:rsidR="001A326B" w:rsidRPr="00D85E98" w:rsidRDefault="001A326B">
            <w:pPr>
              <w:pStyle w:val="comment"/>
              <w:ind w:left="0"/>
              <w:rPr>
                <w:ins w:id="6083" w:author="Red Army" w:date="2012-02-22T22:52:00Z"/>
                <w:rFonts w:ascii="Times New Roman" w:hAnsi="Times New Roman" w:cs="Times New Roman"/>
                <w:bCs w:val="0"/>
                <w:color w:val="auto"/>
                <w:sz w:val="22"/>
                <w:szCs w:val="22"/>
                <w:rPrChange w:id="6084" w:author="Phuong Giang" w:date="2012-02-22T23:46:00Z">
                  <w:rPr>
                    <w:ins w:id="6085" w:author="Red Army" w:date="2012-02-22T22:52:00Z"/>
                    <w:rFonts w:ascii="Tahoma" w:eastAsia="MS Mincho" w:hAnsi="Tahoma" w:cs="Arial"/>
                    <w:bCs/>
                    <w:snapToGrid w:val="0"/>
                    <w:color w:val="000000" w:themeColor="text1"/>
                    <w:sz w:val="18"/>
                    <w:szCs w:val="18"/>
                    <w:lang w:eastAsia="ja-JP"/>
                  </w:rPr>
                </w:rPrChange>
              </w:rPr>
              <w:pPrChange w:id="6086" w:author="Phuong Giang" w:date="2012-02-22T23:46:00Z">
                <w:pPr>
                  <w:spacing w:before="120" w:after="200" w:line="360" w:lineRule="auto"/>
                </w:pPr>
              </w:pPrChange>
            </w:pPr>
            <w:proofErr w:type="spellStart"/>
            <w:ins w:id="6087" w:author="Red Army" w:date="2012-02-22T22:52:00Z">
              <w:r w:rsidRPr="00D85E98">
                <w:rPr>
                  <w:rFonts w:ascii="Times New Roman" w:hAnsi="Times New Roman" w:cs="Times New Roman"/>
                  <w:i w:val="0"/>
                  <w:color w:val="auto"/>
                  <w:sz w:val="22"/>
                  <w:szCs w:val="22"/>
                  <w:rPrChange w:id="6088" w:author="Phuong Giang" w:date="2012-02-22T23:46:00Z">
                    <w:rPr>
                      <w:bCs/>
                      <w:color w:val="000000" w:themeColor="text1"/>
                      <w:sz w:val="18"/>
                      <w:szCs w:val="18"/>
                    </w:rPr>
                  </w:rPrChange>
                </w:rPr>
                <w:t>ClassLevel</w:t>
              </w:r>
              <w:proofErr w:type="spellEnd"/>
            </w:ins>
          </w:p>
        </w:tc>
        <w:tc>
          <w:tcPr>
            <w:tcW w:w="832" w:type="dxa"/>
          </w:tcPr>
          <w:p w:rsidR="001A326B" w:rsidRPr="00D85E98" w:rsidRDefault="001A326B">
            <w:pPr>
              <w:pStyle w:val="comment"/>
              <w:ind w:left="0"/>
              <w:rPr>
                <w:ins w:id="6089" w:author="Red Army" w:date="2012-02-22T22:52:00Z"/>
                <w:rFonts w:ascii="Times New Roman" w:hAnsi="Times New Roman" w:cs="Times New Roman"/>
                <w:bCs w:val="0"/>
                <w:color w:val="auto"/>
                <w:sz w:val="22"/>
                <w:szCs w:val="22"/>
                <w:rPrChange w:id="6090" w:author="Phuong Giang" w:date="2012-02-22T23:46:00Z">
                  <w:rPr>
                    <w:ins w:id="6091" w:author="Red Army" w:date="2012-02-22T22:52:00Z"/>
                    <w:rFonts w:ascii="Tahoma" w:eastAsia="MS Mincho" w:hAnsi="Tahoma" w:cs="Arial"/>
                    <w:bCs/>
                    <w:snapToGrid w:val="0"/>
                    <w:color w:val="000000" w:themeColor="text1"/>
                    <w:sz w:val="18"/>
                    <w:szCs w:val="18"/>
                    <w:lang w:eastAsia="ja-JP"/>
                  </w:rPr>
                </w:rPrChange>
              </w:rPr>
              <w:pPrChange w:id="6092" w:author="Phuong Giang" w:date="2012-02-22T23:46:00Z">
                <w:pPr>
                  <w:spacing w:before="120" w:after="200" w:line="360" w:lineRule="auto"/>
                </w:pPr>
              </w:pPrChange>
            </w:pPr>
            <w:proofErr w:type="spellStart"/>
            <w:ins w:id="6093" w:author="Red Army" w:date="2012-02-22T22:52:00Z">
              <w:r w:rsidRPr="00D85E98">
                <w:rPr>
                  <w:rFonts w:ascii="Times New Roman" w:hAnsi="Times New Roman" w:cs="Times New Roman"/>
                  <w:i w:val="0"/>
                  <w:color w:val="auto"/>
                  <w:sz w:val="22"/>
                  <w:szCs w:val="22"/>
                  <w:rPrChange w:id="6094" w:author="Phuong Giang" w:date="2012-02-22T23:46:00Z">
                    <w:rPr>
                      <w:bCs/>
                      <w:color w:val="000000" w:themeColor="text1"/>
                      <w:sz w:val="18"/>
                      <w:szCs w:val="18"/>
                    </w:rPr>
                  </w:rPrChange>
                </w:rPr>
                <w:t>int</w:t>
              </w:r>
              <w:proofErr w:type="spellEnd"/>
            </w:ins>
          </w:p>
        </w:tc>
        <w:tc>
          <w:tcPr>
            <w:tcW w:w="1142" w:type="dxa"/>
          </w:tcPr>
          <w:p w:rsidR="001A326B" w:rsidRPr="00D85E98" w:rsidRDefault="001A326B">
            <w:pPr>
              <w:pStyle w:val="comment"/>
              <w:ind w:left="0"/>
              <w:rPr>
                <w:ins w:id="6095" w:author="Red Army" w:date="2012-02-22T22:52:00Z"/>
                <w:rFonts w:ascii="Times New Roman" w:hAnsi="Times New Roman" w:cs="Times New Roman"/>
                <w:bCs w:val="0"/>
                <w:color w:val="auto"/>
                <w:sz w:val="22"/>
                <w:szCs w:val="22"/>
                <w:rPrChange w:id="6096" w:author="Phuong Giang" w:date="2012-02-22T23:46:00Z">
                  <w:rPr>
                    <w:ins w:id="6097" w:author="Red Army" w:date="2012-02-22T22:52:00Z"/>
                    <w:rFonts w:ascii="Tahoma" w:eastAsia="MS Mincho" w:hAnsi="Tahoma" w:cs="Arial"/>
                    <w:bCs/>
                    <w:snapToGrid w:val="0"/>
                    <w:color w:val="000000" w:themeColor="text1"/>
                    <w:sz w:val="18"/>
                    <w:szCs w:val="18"/>
                    <w:lang w:eastAsia="ja-JP"/>
                  </w:rPr>
                </w:rPrChange>
              </w:rPr>
              <w:pPrChange w:id="6098" w:author="Phuong Giang" w:date="2012-02-22T23:46:00Z">
                <w:pPr>
                  <w:spacing w:before="120" w:after="200" w:line="360" w:lineRule="auto"/>
                </w:pPr>
              </w:pPrChange>
            </w:pPr>
          </w:p>
        </w:tc>
        <w:tc>
          <w:tcPr>
            <w:tcW w:w="952" w:type="dxa"/>
          </w:tcPr>
          <w:p w:rsidR="001A326B" w:rsidRPr="00D85E98" w:rsidRDefault="001A326B">
            <w:pPr>
              <w:pStyle w:val="comment"/>
              <w:ind w:left="0"/>
              <w:rPr>
                <w:ins w:id="6099" w:author="Red Army" w:date="2012-02-22T22:52:00Z"/>
                <w:rFonts w:ascii="Times New Roman" w:hAnsi="Times New Roman" w:cs="Times New Roman"/>
                <w:bCs w:val="0"/>
                <w:color w:val="auto"/>
                <w:sz w:val="22"/>
                <w:szCs w:val="22"/>
                <w:rPrChange w:id="6100" w:author="Phuong Giang" w:date="2012-02-22T23:46:00Z">
                  <w:rPr>
                    <w:ins w:id="6101" w:author="Red Army" w:date="2012-02-22T22:52:00Z"/>
                    <w:rFonts w:ascii="Tahoma" w:eastAsia="MS Mincho" w:hAnsi="Tahoma" w:cs="Arial"/>
                    <w:bCs/>
                    <w:snapToGrid w:val="0"/>
                    <w:color w:val="000000" w:themeColor="text1"/>
                    <w:sz w:val="18"/>
                    <w:szCs w:val="18"/>
                    <w:lang w:eastAsia="ja-JP"/>
                  </w:rPr>
                </w:rPrChange>
              </w:rPr>
              <w:pPrChange w:id="6102" w:author="Phuong Giang" w:date="2012-02-22T23:46:00Z">
                <w:pPr>
                  <w:spacing w:before="120" w:after="200" w:line="360" w:lineRule="auto"/>
                </w:pPr>
              </w:pPrChange>
            </w:pPr>
          </w:p>
        </w:tc>
        <w:tc>
          <w:tcPr>
            <w:tcW w:w="4702" w:type="dxa"/>
          </w:tcPr>
          <w:p w:rsidR="001A326B" w:rsidRPr="00D85E98" w:rsidRDefault="001A326B">
            <w:pPr>
              <w:pStyle w:val="comment"/>
              <w:ind w:left="0"/>
              <w:rPr>
                <w:ins w:id="6103" w:author="Red Army" w:date="2012-02-22T22:52:00Z"/>
                <w:rFonts w:ascii="Times New Roman" w:hAnsi="Times New Roman" w:cs="Times New Roman"/>
                <w:bCs w:val="0"/>
                <w:color w:val="auto"/>
                <w:sz w:val="22"/>
                <w:szCs w:val="22"/>
                <w:rPrChange w:id="6104" w:author="Phuong Giang" w:date="2012-02-22T23:46:00Z">
                  <w:rPr>
                    <w:ins w:id="6105" w:author="Red Army" w:date="2012-02-22T22:52:00Z"/>
                    <w:rFonts w:ascii="Tahoma" w:eastAsia="MS Mincho" w:hAnsi="Tahoma" w:cs="Arial"/>
                    <w:bCs/>
                    <w:snapToGrid w:val="0"/>
                    <w:color w:val="000000" w:themeColor="text1"/>
                    <w:sz w:val="18"/>
                    <w:szCs w:val="18"/>
                    <w:lang w:eastAsia="ja-JP"/>
                  </w:rPr>
                </w:rPrChange>
              </w:rPr>
              <w:pPrChange w:id="6106" w:author="Phuong Giang" w:date="2012-02-22T23:46:00Z">
                <w:pPr>
                  <w:spacing w:before="120" w:after="200" w:line="360" w:lineRule="auto"/>
                </w:pPr>
              </w:pPrChange>
            </w:pPr>
          </w:p>
        </w:tc>
      </w:tr>
      <w:tr w:rsidR="001A326B" w:rsidRPr="00D85E98" w:rsidTr="00995D66">
        <w:trPr>
          <w:ins w:id="6107" w:author="Red Army" w:date="2012-02-22T22:52:00Z"/>
        </w:trPr>
        <w:tc>
          <w:tcPr>
            <w:tcW w:w="570" w:type="dxa"/>
          </w:tcPr>
          <w:p w:rsidR="001A326B" w:rsidRPr="00D85E98" w:rsidRDefault="001A326B">
            <w:pPr>
              <w:pStyle w:val="comment"/>
              <w:ind w:left="0"/>
              <w:rPr>
                <w:ins w:id="6108" w:author="Red Army" w:date="2012-02-22T22:52:00Z"/>
                <w:rFonts w:ascii="Times New Roman" w:hAnsi="Times New Roman" w:cs="Times New Roman"/>
                <w:bCs w:val="0"/>
                <w:color w:val="auto"/>
                <w:sz w:val="22"/>
                <w:szCs w:val="22"/>
                <w:rPrChange w:id="6109" w:author="Phuong Giang" w:date="2012-02-22T23:46:00Z">
                  <w:rPr>
                    <w:ins w:id="6110" w:author="Red Army" w:date="2012-02-22T22:52:00Z"/>
                    <w:rFonts w:ascii="Tahoma" w:eastAsia="MS Mincho" w:hAnsi="Tahoma" w:cs="Arial"/>
                    <w:bCs/>
                    <w:snapToGrid w:val="0"/>
                    <w:color w:val="000000" w:themeColor="text1"/>
                    <w:sz w:val="18"/>
                    <w:szCs w:val="18"/>
                    <w:lang w:eastAsia="ja-JP"/>
                  </w:rPr>
                </w:rPrChange>
              </w:rPr>
              <w:pPrChange w:id="6111" w:author="Phuong Giang" w:date="2012-02-22T23:46:00Z">
                <w:pPr>
                  <w:spacing w:before="120" w:after="200" w:line="360" w:lineRule="auto"/>
                </w:pPr>
              </w:pPrChange>
            </w:pPr>
            <w:ins w:id="6112" w:author="Red Army" w:date="2012-02-22T22:52:00Z">
              <w:r w:rsidRPr="00D85E98">
                <w:rPr>
                  <w:rFonts w:ascii="Times New Roman" w:hAnsi="Times New Roman" w:cs="Times New Roman"/>
                  <w:i w:val="0"/>
                  <w:color w:val="auto"/>
                  <w:sz w:val="22"/>
                  <w:szCs w:val="22"/>
                  <w:rPrChange w:id="6113" w:author="Phuong Giang" w:date="2012-02-22T23:46:00Z">
                    <w:rPr>
                      <w:bCs/>
                      <w:color w:val="000000" w:themeColor="text1"/>
                      <w:sz w:val="18"/>
                      <w:szCs w:val="18"/>
                    </w:rPr>
                  </w:rPrChange>
                </w:rPr>
                <w:t>03</w:t>
              </w:r>
            </w:ins>
          </w:p>
        </w:tc>
        <w:tc>
          <w:tcPr>
            <w:tcW w:w="1378" w:type="dxa"/>
          </w:tcPr>
          <w:p w:rsidR="001A326B" w:rsidRPr="00D85E98" w:rsidRDefault="001A326B">
            <w:pPr>
              <w:pStyle w:val="comment"/>
              <w:ind w:left="0"/>
              <w:rPr>
                <w:ins w:id="6114" w:author="Red Army" w:date="2012-02-22T22:52:00Z"/>
                <w:rFonts w:ascii="Times New Roman" w:hAnsi="Times New Roman" w:cs="Times New Roman"/>
                <w:bCs w:val="0"/>
                <w:color w:val="auto"/>
                <w:sz w:val="22"/>
                <w:szCs w:val="22"/>
                <w:rPrChange w:id="6115" w:author="Phuong Giang" w:date="2012-02-22T23:46:00Z">
                  <w:rPr>
                    <w:ins w:id="6116" w:author="Red Army" w:date="2012-02-22T22:52:00Z"/>
                    <w:rFonts w:ascii="Tahoma" w:eastAsia="MS Mincho" w:hAnsi="Tahoma" w:cs="Arial"/>
                    <w:bCs/>
                    <w:snapToGrid w:val="0"/>
                    <w:color w:val="000000" w:themeColor="text1"/>
                    <w:sz w:val="18"/>
                    <w:szCs w:val="18"/>
                    <w:lang w:eastAsia="ja-JP"/>
                  </w:rPr>
                </w:rPrChange>
              </w:rPr>
              <w:pPrChange w:id="6117" w:author="Phuong Giang" w:date="2012-02-22T23:46:00Z">
                <w:pPr>
                  <w:spacing w:before="120" w:after="200" w:line="360" w:lineRule="auto"/>
                </w:pPr>
              </w:pPrChange>
            </w:pPr>
            <w:ins w:id="6118" w:author="Red Army" w:date="2012-02-22T22:52:00Z">
              <w:r w:rsidRPr="00D85E98">
                <w:rPr>
                  <w:rFonts w:ascii="Times New Roman" w:hAnsi="Times New Roman" w:cs="Times New Roman"/>
                  <w:i w:val="0"/>
                  <w:color w:val="auto"/>
                  <w:sz w:val="22"/>
                  <w:szCs w:val="22"/>
                  <w:rPrChange w:id="6119" w:author="Phuong Giang" w:date="2012-02-22T23:46:00Z">
                    <w:rPr>
                      <w:bCs/>
                      <w:color w:val="000000" w:themeColor="text1"/>
                      <w:sz w:val="18"/>
                      <w:szCs w:val="18"/>
                    </w:rPr>
                  </w:rPrChange>
                </w:rPr>
                <w:t>Content</w:t>
              </w:r>
            </w:ins>
          </w:p>
        </w:tc>
        <w:tc>
          <w:tcPr>
            <w:tcW w:w="832" w:type="dxa"/>
          </w:tcPr>
          <w:p w:rsidR="001A326B" w:rsidRPr="00D85E98" w:rsidRDefault="001A326B">
            <w:pPr>
              <w:pStyle w:val="comment"/>
              <w:ind w:left="0"/>
              <w:rPr>
                <w:ins w:id="6120" w:author="Red Army" w:date="2012-02-22T22:52:00Z"/>
                <w:rFonts w:ascii="Times New Roman" w:hAnsi="Times New Roman" w:cs="Times New Roman"/>
                <w:bCs w:val="0"/>
                <w:color w:val="auto"/>
                <w:sz w:val="22"/>
                <w:szCs w:val="22"/>
                <w:rPrChange w:id="6121" w:author="Phuong Giang" w:date="2012-02-22T23:46:00Z">
                  <w:rPr>
                    <w:ins w:id="6122" w:author="Red Army" w:date="2012-02-22T22:52:00Z"/>
                    <w:rFonts w:ascii="Tahoma" w:eastAsia="MS Mincho" w:hAnsi="Tahoma" w:cs="Arial"/>
                    <w:bCs/>
                    <w:snapToGrid w:val="0"/>
                    <w:color w:val="000000" w:themeColor="text1"/>
                    <w:sz w:val="18"/>
                    <w:szCs w:val="18"/>
                    <w:lang w:eastAsia="ja-JP"/>
                  </w:rPr>
                </w:rPrChange>
              </w:rPr>
              <w:pPrChange w:id="6123" w:author="Phuong Giang" w:date="2012-02-22T23:46:00Z">
                <w:pPr>
                  <w:spacing w:before="120" w:after="200" w:line="360" w:lineRule="auto"/>
                </w:pPr>
              </w:pPrChange>
            </w:pPr>
            <w:ins w:id="6124" w:author="Red Army" w:date="2012-02-22T22:52:00Z">
              <w:r w:rsidRPr="00D85E98">
                <w:rPr>
                  <w:rFonts w:ascii="Times New Roman" w:hAnsi="Times New Roman" w:cs="Times New Roman"/>
                  <w:i w:val="0"/>
                  <w:color w:val="auto"/>
                  <w:sz w:val="22"/>
                  <w:szCs w:val="22"/>
                  <w:rPrChange w:id="6125" w:author="Phuong Giang" w:date="2012-02-22T23:46:00Z">
                    <w:rPr>
                      <w:bCs/>
                      <w:color w:val="000000" w:themeColor="text1"/>
                      <w:sz w:val="18"/>
                      <w:szCs w:val="18"/>
                    </w:rPr>
                  </w:rPrChange>
                </w:rPr>
                <w:t>string</w:t>
              </w:r>
            </w:ins>
          </w:p>
        </w:tc>
        <w:tc>
          <w:tcPr>
            <w:tcW w:w="1142" w:type="dxa"/>
          </w:tcPr>
          <w:p w:rsidR="001A326B" w:rsidRPr="00D85E98" w:rsidRDefault="001A326B">
            <w:pPr>
              <w:pStyle w:val="comment"/>
              <w:ind w:left="0"/>
              <w:rPr>
                <w:ins w:id="6126" w:author="Red Army" w:date="2012-02-22T22:52:00Z"/>
                <w:rFonts w:ascii="Times New Roman" w:hAnsi="Times New Roman" w:cs="Times New Roman"/>
                <w:bCs w:val="0"/>
                <w:color w:val="auto"/>
                <w:sz w:val="22"/>
                <w:szCs w:val="22"/>
                <w:rPrChange w:id="6127" w:author="Phuong Giang" w:date="2012-02-22T23:46:00Z">
                  <w:rPr>
                    <w:ins w:id="6128" w:author="Red Army" w:date="2012-02-22T22:52:00Z"/>
                    <w:rFonts w:ascii="Tahoma" w:eastAsia="MS Mincho" w:hAnsi="Tahoma" w:cs="Arial"/>
                    <w:bCs/>
                    <w:snapToGrid w:val="0"/>
                    <w:color w:val="000000" w:themeColor="text1"/>
                    <w:sz w:val="18"/>
                    <w:szCs w:val="18"/>
                    <w:lang w:eastAsia="ja-JP"/>
                  </w:rPr>
                </w:rPrChange>
              </w:rPr>
              <w:pPrChange w:id="6129" w:author="Phuong Giang" w:date="2012-02-22T23:46:00Z">
                <w:pPr>
                  <w:spacing w:before="120" w:after="200" w:line="360" w:lineRule="auto"/>
                </w:pPr>
              </w:pPrChange>
            </w:pPr>
          </w:p>
        </w:tc>
        <w:tc>
          <w:tcPr>
            <w:tcW w:w="952" w:type="dxa"/>
          </w:tcPr>
          <w:p w:rsidR="001A326B" w:rsidRPr="00D85E98" w:rsidRDefault="001A326B">
            <w:pPr>
              <w:pStyle w:val="comment"/>
              <w:ind w:left="0"/>
              <w:rPr>
                <w:ins w:id="6130" w:author="Red Army" w:date="2012-02-22T22:52:00Z"/>
                <w:rFonts w:ascii="Times New Roman" w:hAnsi="Times New Roman" w:cs="Times New Roman"/>
                <w:bCs w:val="0"/>
                <w:color w:val="auto"/>
                <w:sz w:val="22"/>
                <w:szCs w:val="22"/>
                <w:rPrChange w:id="6131" w:author="Phuong Giang" w:date="2012-02-22T23:46:00Z">
                  <w:rPr>
                    <w:ins w:id="6132" w:author="Red Army" w:date="2012-02-22T22:52:00Z"/>
                    <w:rFonts w:ascii="Tahoma" w:eastAsia="MS Mincho" w:hAnsi="Tahoma" w:cs="Arial"/>
                    <w:bCs/>
                    <w:snapToGrid w:val="0"/>
                    <w:color w:val="000000" w:themeColor="text1"/>
                    <w:sz w:val="18"/>
                    <w:szCs w:val="18"/>
                    <w:lang w:eastAsia="ja-JP"/>
                  </w:rPr>
                </w:rPrChange>
              </w:rPr>
              <w:pPrChange w:id="6133" w:author="Phuong Giang" w:date="2012-02-22T23:46:00Z">
                <w:pPr>
                  <w:spacing w:before="120" w:after="200" w:line="360" w:lineRule="auto"/>
                </w:pPr>
              </w:pPrChange>
            </w:pPr>
          </w:p>
        </w:tc>
        <w:tc>
          <w:tcPr>
            <w:tcW w:w="4702" w:type="dxa"/>
          </w:tcPr>
          <w:p w:rsidR="001A326B" w:rsidRPr="00D85E98" w:rsidRDefault="001A326B">
            <w:pPr>
              <w:pStyle w:val="comment"/>
              <w:ind w:left="0"/>
              <w:rPr>
                <w:ins w:id="6134" w:author="Red Army" w:date="2012-02-22T22:52:00Z"/>
                <w:rFonts w:ascii="Times New Roman" w:hAnsi="Times New Roman" w:cs="Times New Roman"/>
                <w:bCs w:val="0"/>
                <w:color w:val="auto"/>
                <w:sz w:val="22"/>
                <w:szCs w:val="22"/>
                <w:rPrChange w:id="6135" w:author="Phuong Giang" w:date="2012-02-22T23:46:00Z">
                  <w:rPr>
                    <w:ins w:id="6136" w:author="Red Army" w:date="2012-02-22T22:52:00Z"/>
                    <w:rFonts w:ascii="Tahoma" w:eastAsia="MS Mincho" w:hAnsi="Tahoma" w:cs="Arial"/>
                    <w:bCs/>
                    <w:snapToGrid w:val="0"/>
                    <w:color w:val="000000" w:themeColor="text1"/>
                    <w:sz w:val="18"/>
                    <w:szCs w:val="18"/>
                    <w:lang w:eastAsia="ja-JP"/>
                  </w:rPr>
                </w:rPrChange>
              </w:rPr>
              <w:pPrChange w:id="6137" w:author="Phuong Giang" w:date="2012-02-22T23:46:00Z">
                <w:pPr>
                  <w:spacing w:before="120" w:after="200" w:line="360" w:lineRule="auto"/>
                </w:pPr>
              </w:pPrChange>
            </w:pPr>
          </w:p>
        </w:tc>
      </w:tr>
      <w:tr w:rsidR="001A326B" w:rsidRPr="00D85E98" w:rsidTr="00995D66">
        <w:trPr>
          <w:ins w:id="6138" w:author="Red Army" w:date="2012-02-22T22:52:00Z"/>
        </w:trPr>
        <w:tc>
          <w:tcPr>
            <w:tcW w:w="570" w:type="dxa"/>
          </w:tcPr>
          <w:p w:rsidR="001A326B" w:rsidRPr="00D85E98" w:rsidRDefault="001A326B">
            <w:pPr>
              <w:pStyle w:val="comment"/>
              <w:ind w:left="0"/>
              <w:rPr>
                <w:ins w:id="6139" w:author="Red Army" w:date="2012-02-22T22:52:00Z"/>
                <w:rFonts w:ascii="Times New Roman" w:hAnsi="Times New Roman" w:cs="Times New Roman"/>
                <w:bCs w:val="0"/>
                <w:color w:val="auto"/>
                <w:sz w:val="22"/>
                <w:szCs w:val="22"/>
                <w:rPrChange w:id="6140" w:author="Phuong Giang" w:date="2012-02-22T23:46:00Z">
                  <w:rPr>
                    <w:ins w:id="6141" w:author="Red Army" w:date="2012-02-22T22:52:00Z"/>
                    <w:rFonts w:ascii="Tahoma" w:eastAsia="MS Mincho" w:hAnsi="Tahoma" w:cs="Arial"/>
                    <w:bCs/>
                    <w:snapToGrid w:val="0"/>
                    <w:color w:val="000000" w:themeColor="text1"/>
                    <w:sz w:val="18"/>
                    <w:szCs w:val="18"/>
                    <w:lang w:eastAsia="ja-JP"/>
                  </w:rPr>
                </w:rPrChange>
              </w:rPr>
              <w:pPrChange w:id="6142" w:author="Phuong Giang" w:date="2012-02-22T23:46:00Z">
                <w:pPr>
                  <w:spacing w:before="120" w:after="200" w:line="360" w:lineRule="auto"/>
                </w:pPr>
              </w:pPrChange>
            </w:pPr>
            <w:ins w:id="6143" w:author="Red Army" w:date="2012-02-22T22:52:00Z">
              <w:r w:rsidRPr="00D85E98">
                <w:rPr>
                  <w:rFonts w:ascii="Times New Roman" w:hAnsi="Times New Roman" w:cs="Times New Roman"/>
                  <w:i w:val="0"/>
                  <w:color w:val="auto"/>
                  <w:sz w:val="22"/>
                  <w:szCs w:val="22"/>
                  <w:rPrChange w:id="6144" w:author="Phuong Giang" w:date="2012-02-22T23:46:00Z">
                    <w:rPr>
                      <w:bCs/>
                      <w:color w:val="000000" w:themeColor="text1"/>
                      <w:sz w:val="18"/>
                      <w:szCs w:val="18"/>
                    </w:rPr>
                  </w:rPrChange>
                </w:rPr>
                <w:t>04</w:t>
              </w:r>
            </w:ins>
          </w:p>
        </w:tc>
        <w:tc>
          <w:tcPr>
            <w:tcW w:w="1378" w:type="dxa"/>
          </w:tcPr>
          <w:p w:rsidR="001A326B" w:rsidRPr="00D85E98" w:rsidRDefault="001A326B">
            <w:pPr>
              <w:pStyle w:val="comment"/>
              <w:ind w:left="0"/>
              <w:rPr>
                <w:ins w:id="6145" w:author="Red Army" w:date="2012-02-22T22:52:00Z"/>
                <w:rFonts w:ascii="Times New Roman" w:hAnsi="Times New Roman" w:cs="Times New Roman"/>
                <w:bCs w:val="0"/>
                <w:color w:val="auto"/>
                <w:sz w:val="22"/>
                <w:szCs w:val="22"/>
                <w:rPrChange w:id="6146" w:author="Phuong Giang" w:date="2012-02-22T23:46:00Z">
                  <w:rPr>
                    <w:ins w:id="6147" w:author="Red Army" w:date="2012-02-22T22:52:00Z"/>
                    <w:rFonts w:ascii="Tahoma" w:eastAsia="MS Mincho" w:hAnsi="Tahoma" w:cs="Arial"/>
                    <w:bCs/>
                    <w:snapToGrid w:val="0"/>
                    <w:color w:val="000000" w:themeColor="text1"/>
                    <w:sz w:val="18"/>
                    <w:szCs w:val="18"/>
                    <w:lang w:eastAsia="ja-JP"/>
                  </w:rPr>
                </w:rPrChange>
              </w:rPr>
              <w:pPrChange w:id="6148" w:author="Phuong Giang" w:date="2012-02-22T23:46:00Z">
                <w:pPr>
                  <w:spacing w:before="120" w:after="200" w:line="360" w:lineRule="auto"/>
                </w:pPr>
              </w:pPrChange>
            </w:pPr>
            <w:proofErr w:type="spellStart"/>
            <w:ins w:id="6149" w:author="Red Army" w:date="2012-02-22T22:52:00Z">
              <w:r w:rsidRPr="00D85E98">
                <w:rPr>
                  <w:rFonts w:ascii="Times New Roman" w:hAnsi="Times New Roman" w:cs="Times New Roman"/>
                  <w:i w:val="0"/>
                  <w:color w:val="auto"/>
                  <w:sz w:val="22"/>
                  <w:szCs w:val="22"/>
                  <w:rPrChange w:id="6150" w:author="Phuong Giang" w:date="2012-02-22T23:46:00Z">
                    <w:rPr>
                      <w:bCs/>
                      <w:color w:val="000000" w:themeColor="text1"/>
                      <w:sz w:val="18"/>
                      <w:szCs w:val="18"/>
                    </w:rPr>
                  </w:rPrChange>
                </w:rPr>
                <w:t>DeleteCommand</w:t>
              </w:r>
              <w:proofErr w:type="spellEnd"/>
            </w:ins>
          </w:p>
        </w:tc>
        <w:tc>
          <w:tcPr>
            <w:tcW w:w="832" w:type="dxa"/>
          </w:tcPr>
          <w:p w:rsidR="001A326B" w:rsidRPr="00D85E98" w:rsidRDefault="001A326B">
            <w:pPr>
              <w:pStyle w:val="comment"/>
              <w:ind w:left="0"/>
              <w:rPr>
                <w:ins w:id="6151" w:author="Red Army" w:date="2012-02-22T22:52:00Z"/>
                <w:rFonts w:ascii="Times New Roman" w:hAnsi="Times New Roman" w:cs="Times New Roman"/>
                <w:bCs w:val="0"/>
                <w:color w:val="auto"/>
                <w:sz w:val="22"/>
                <w:szCs w:val="22"/>
                <w:rPrChange w:id="6152" w:author="Phuong Giang" w:date="2012-02-22T23:46:00Z">
                  <w:rPr>
                    <w:ins w:id="6153" w:author="Red Army" w:date="2012-02-22T22:52:00Z"/>
                    <w:rFonts w:ascii="Tahoma" w:eastAsia="MS Mincho" w:hAnsi="Tahoma" w:cs="Arial"/>
                    <w:bCs/>
                    <w:snapToGrid w:val="0"/>
                    <w:color w:val="000000" w:themeColor="text1"/>
                    <w:sz w:val="18"/>
                    <w:szCs w:val="18"/>
                    <w:lang w:eastAsia="ja-JP"/>
                  </w:rPr>
                </w:rPrChange>
              </w:rPr>
              <w:pPrChange w:id="6154" w:author="Phuong Giang" w:date="2012-02-22T23:46:00Z">
                <w:pPr>
                  <w:spacing w:before="120" w:after="200" w:line="360" w:lineRule="auto"/>
                </w:pPr>
              </w:pPrChange>
            </w:pPr>
            <w:proofErr w:type="spellStart"/>
            <w:ins w:id="6155" w:author="Red Army" w:date="2012-02-22T22:52:00Z">
              <w:r w:rsidRPr="00D85E98">
                <w:rPr>
                  <w:rFonts w:ascii="Times New Roman" w:hAnsi="Times New Roman" w:cs="Times New Roman"/>
                  <w:i w:val="0"/>
                  <w:color w:val="auto"/>
                  <w:sz w:val="22"/>
                  <w:szCs w:val="22"/>
                  <w:rPrChange w:id="6156" w:author="Phuong Giang" w:date="2012-02-22T23:46:00Z">
                    <w:rPr>
                      <w:bCs/>
                      <w:color w:val="000000" w:themeColor="text1"/>
                      <w:sz w:val="18"/>
                      <w:szCs w:val="18"/>
                    </w:rPr>
                  </w:rPrChange>
                </w:rPr>
                <w:t>ICommand</w:t>
              </w:r>
              <w:proofErr w:type="spellEnd"/>
            </w:ins>
          </w:p>
        </w:tc>
        <w:tc>
          <w:tcPr>
            <w:tcW w:w="1142" w:type="dxa"/>
          </w:tcPr>
          <w:p w:rsidR="001A326B" w:rsidRPr="00D85E98" w:rsidRDefault="001A326B">
            <w:pPr>
              <w:pStyle w:val="comment"/>
              <w:ind w:left="0"/>
              <w:rPr>
                <w:ins w:id="6157" w:author="Red Army" w:date="2012-02-22T22:52:00Z"/>
                <w:rFonts w:ascii="Times New Roman" w:hAnsi="Times New Roman" w:cs="Times New Roman"/>
                <w:bCs w:val="0"/>
                <w:color w:val="auto"/>
                <w:sz w:val="22"/>
                <w:szCs w:val="22"/>
                <w:rPrChange w:id="6158" w:author="Phuong Giang" w:date="2012-02-22T23:46:00Z">
                  <w:rPr>
                    <w:ins w:id="6159" w:author="Red Army" w:date="2012-02-22T22:52:00Z"/>
                    <w:rFonts w:ascii="Tahoma" w:eastAsia="MS Mincho" w:hAnsi="Tahoma" w:cs="Arial"/>
                    <w:bCs/>
                    <w:snapToGrid w:val="0"/>
                    <w:color w:val="000000" w:themeColor="text1"/>
                    <w:sz w:val="18"/>
                    <w:szCs w:val="18"/>
                    <w:lang w:eastAsia="ja-JP"/>
                  </w:rPr>
                </w:rPrChange>
              </w:rPr>
              <w:pPrChange w:id="6160" w:author="Phuong Giang" w:date="2012-02-22T23:46:00Z">
                <w:pPr>
                  <w:spacing w:before="120" w:after="200" w:line="360" w:lineRule="auto"/>
                </w:pPr>
              </w:pPrChange>
            </w:pPr>
          </w:p>
        </w:tc>
        <w:tc>
          <w:tcPr>
            <w:tcW w:w="952" w:type="dxa"/>
          </w:tcPr>
          <w:p w:rsidR="001A326B" w:rsidRPr="00D85E98" w:rsidRDefault="001A326B">
            <w:pPr>
              <w:pStyle w:val="comment"/>
              <w:ind w:left="0"/>
              <w:rPr>
                <w:ins w:id="6161" w:author="Red Army" w:date="2012-02-22T22:52:00Z"/>
                <w:rFonts w:ascii="Times New Roman" w:hAnsi="Times New Roman" w:cs="Times New Roman"/>
                <w:bCs w:val="0"/>
                <w:color w:val="auto"/>
                <w:sz w:val="22"/>
                <w:szCs w:val="22"/>
                <w:rPrChange w:id="6162" w:author="Phuong Giang" w:date="2012-02-22T23:46:00Z">
                  <w:rPr>
                    <w:ins w:id="6163" w:author="Red Army" w:date="2012-02-22T22:52:00Z"/>
                    <w:rFonts w:ascii="Tahoma" w:eastAsia="MS Mincho" w:hAnsi="Tahoma" w:cs="Arial"/>
                    <w:bCs/>
                    <w:snapToGrid w:val="0"/>
                    <w:color w:val="000000" w:themeColor="text1"/>
                    <w:sz w:val="18"/>
                    <w:szCs w:val="18"/>
                    <w:lang w:eastAsia="ja-JP"/>
                  </w:rPr>
                </w:rPrChange>
              </w:rPr>
              <w:pPrChange w:id="6164" w:author="Phuong Giang" w:date="2012-02-22T23:46:00Z">
                <w:pPr>
                  <w:spacing w:before="120" w:after="200" w:line="360" w:lineRule="auto"/>
                </w:pPr>
              </w:pPrChange>
            </w:pPr>
          </w:p>
        </w:tc>
        <w:tc>
          <w:tcPr>
            <w:tcW w:w="4702" w:type="dxa"/>
          </w:tcPr>
          <w:p w:rsidR="001A326B" w:rsidRPr="00D85E98" w:rsidRDefault="001A326B">
            <w:pPr>
              <w:pStyle w:val="comment"/>
              <w:ind w:left="0"/>
              <w:rPr>
                <w:ins w:id="6165" w:author="Red Army" w:date="2012-02-22T22:52:00Z"/>
                <w:rFonts w:ascii="Times New Roman" w:hAnsi="Times New Roman" w:cs="Times New Roman"/>
                <w:bCs w:val="0"/>
                <w:color w:val="auto"/>
                <w:sz w:val="22"/>
                <w:szCs w:val="22"/>
                <w:rPrChange w:id="6166" w:author="Phuong Giang" w:date="2012-02-22T23:46:00Z">
                  <w:rPr>
                    <w:ins w:id="6167" w:author="Red Army" w:date="2012-02-22T22:52:00Z"/>
                    <w:rFonts w:ascii="Tahoma" w:eastAsia="MS Mincho" w:hAnsi="Tahoma" w:cs="Arial"/>
                    <w:bCs/>
                    <w:snapToGrid w:val="0"/>
                    <w:color w:val="000000" w:themeColor="text1"/>
                    <w:sz w:val="18"/>
                    <w:szCs w:val="18"/>
                    <w:lang w:eastAsia="ja-JP"/>
                  </w:rPr>
                </w:rPrChange>
              </w:rPr>
              <w:pPrChange w:id="6168" w:author="Phuong Giang" w:date="2012-02-22T23:46:00Z">
                <w:pPr>
                  <w:spacing w:before="120" w:after="200" w:line="360" w:lineRule="auto"/>
                </w:pPr>
              </w:pPrChange>
            </w:pPr>
          </w:p>
        </w:tc>
      </w:tr>
      <w:tr w:rsidR="001A326B" w:rsidRPr="00D85E98" w:rsidTr="00995D66">
        <w:trPr>
          <w:ins w:id="6169" w:author="Red Army" w:date="2012-02-22T22:52:00Z"/>
        </w:trPr>
        <w:tc>
          <w:tcPr>
            <w:tcW w:w="570" w:type="dxa"/>
          </w:tcPr>
          <w:p w:rsidR="001A326B" w:rsidRPr="00D85E98" w:rsidRDefault="001A326B">
            <w:pPr>
              <w:pStyle w:val="comment"/>
              <w:ind w:left="0"/>
              <w:rPr>
                <w:ins w:id="6170" w:author="Red Army" w:date="2012-02-22T22:52:00Z"/>
                <w:rFonts w:ascii="Times New Roman" w:hAnsi="Times New Roman" w:cs="Times New Roman"/>
                <w:bCs w:val="0"/>
                <w:color w:val="auto"/>
                <w:sz w:val="22"/>
                <w:szCs w:val="22"/>
                <w:rPrChange w:id="6171" w:author="Phuong Giang" w:date="2012-02-22T23:46:00Z">
                  <w:rPr>
                    <w:ins w:id="6172" w:author="Red Army" w:date="2012-02-22T22:52:00Z"/>
                    <w:rFonts w:ascii="Tahoma" w:eastAsia="MS Mincho" w:hAnsi="Tahoma" w:cs="Arial"/>
                    <w:bCs/>
                    <w:snapToGrid w:val="0"/>
                    <w:color w:val="000000" w:themeColor="text1"/>
                    <w:sz w:val="18"/>
                    <w:szCs w:val="18"/>
                    <w:lang w:eastAsia="ja-JP"/>
                  </w:rPr>
                </w:rPrChange>
              </w:rPr>
              <w:pPrChange w:id="6173" w:author="Phuong Giang" w:date="2012-02-22T23:46:00Z">
                <w:pPr>
                  <w:spacing w:before="120" w:after="200" w:line="360" w:lineRule="auto"/>
                </w:pPr>
              </w:pPrChange>
            </w:pPr>
            <w:ins w:id="6174" w:author="Red Army" w:date="2012-02-22T22:52:00Z">
              <w:r w:rsidRPr="00D85E98">
                <w:rPr>
                  <w:rFonts w:ascii="Times New Roman" w:hAnsi="Times New Roman" w:cs="Times New Roman"/>
                  <w:i w:val="0"/>
                  <w:color w:val="auto"/>
                  <w:sz w:val="22"/>
                  <w:szCs w:val="22"/>
                  <w:rPrChange w:id="6175" w:author="Phuong Giang" w:date="2012-02-22T23:46:00Z">
                    <w:rPr>
                      <w:bCs/>
                      <w:color w:val="000000" w:themeColor="text1"/>
                      <w:sz w:val="18"/>
                      <w:szCs w:val="18"/>
                    </w:rPr>
                  </w:rPrChange>
                </w:rPr>
                <w:t>05</w:t>
              </w:r>
            </w:ins>
          </w:p>
        </w:tc>
        <w:tc>
          <w:tcPr>
            <w:tcW w:w="1378" w:type="dxa"/>
          </w:tcPr>
          <w:p w:rsidR="001A326B" w:rsidRPr="00D85E98" w:rsidRDefault="001A326B">
            <w:pPr>
              <w:pStyle w:val="comment"/>
              <w:ind w:left="0"/>
              <w:rPr>
                <w:ins w:id="6176" w:author="Red Army" w:date="2012-02-22T22:52:00Z"/>
                <w:rFonts w:ascii="Times New Roman" w:hAnsi="Times New Roman" w:cs="Times New Roman"/>
                <w:bCs w:val="0"/>
                <w:color w:val="auto"/>
                <w:sz w:val="22"/>
                <w:szCs w:val="22"/>
                <w:rPrChange w:id="6177" w:author="Phuong Giang" w:date="2012-02-22T23:46:00Z">
                  <w:rPr>
                    <w:ins w:id="6178" w:author="Red Army" w:date="2012-02-22T22:52:00Z"/>
                    <w:rFonts w:ascii="Tahoma" w:eastAsia="MS Mincho" w:hAnsi="Tahoma" w:cs="Arial"/>
                    <w:bCs/>
                    <w:snapToGrid w:val="0"/>
                    <w:color w:val="000000" w:themeColor="text1"/>
                    <w:sz w:val="18"/>
                    <w:szCs w:val="18"/>
                    <w:lang w:eastAsia="ja-JP"/>
                  </w:rPr>
                </w:rPrChange>
              </w:rPr>
              <w:pPrChange w:id="6179" w:author="Phuong Giang" w:date="2012-02-22T23:46:00Z">
                <w:pPr>
                  <w:spacing w:before="120" w:after="200" w:line="360" w:lineRule="auto"/>
                </w:pPr>
              </w:pPrChange>
            </w:pPr>
            <w:ins w:id="6180" w:author="Red Army" w:date="2012-02-22T22:52:00Z">
              <w:r w:rsidRPr="00D85E98">
                <w:rPr>
                  <w:rFonts w:ascii="Times New Roman" w:hAnsi="Times New Roman" w:cs="Times New Roman"/>
                  <w:i w:val="0"/>
                  <w:color w:val="auto"/>
                  <w:sz w:val="22"/>
                  <w:szCs w:val="22"/>
                  <w:rPrChange w:id="6181" w:author="Phuong Giang" w:date="2012-02-22T23:46:00Z">
                    <w:rPr>
                      <w:bCs/>
                      <w:color w:val="000000" w:themeColor="text1"/>
                      <w:sz w:val="18"/>
                      <w:szCs w:val="18"/>
                    </w:rPr>
                  </w:rPrChange>
                </w:rPr>
                <w:t>Error</w:t>
              </w:r>
            </w:ins>
          </w:p>
        </w:tc>
        <w:tc>
          <w:tcPr>
            <w:tcW w:w="832" w:type="dxa"/>
          </w:tcPr>
          <w:p w:rsidR="001A326B" w:rsidRPr="00D85E98" w:rsidRDefault="001A326B">
            <w:pPr>
              <w:pStyle w:val="comment"/>
              <w:ind w:left="0"/>
              <w:rPr>
                <w:ins w:id="6182" w:author="Red Army" w:date="2012-02-22T22:52:00Z"/>
                <w:rFonts w:ascii="Times New Roman" w:hAnsi="Times New Roman" w:cs="Times New Roman"/>
                <w:bCs w:val="0"/>
                <w:color w:val="auto"/>
                <w:sz w:val="22"/>
                <w:szCs w:val="22"/>
                <w:rPrChange w:id="6183" w:author="Phuong Giang" w:date="2012-02-22T23:46:00Z">
                  <w:rPr>
                    <w:ins w:id="6184" w:author="Red Army" w:date="2012-02-22T22:52:00Z"/>
                    <w:rFonts w:ascii="Tahoma" w:eastAsia="MS Mincho" w:hAnsi="Tahoma" w:cs="Arial"/>
                    <w:bCs/>
                    <w:snapToGrid w:val="0"/>
                    <w:color w:val="000000" w:themeColor="text1"/>
                    <w:sz w:val="18"/>
                    <w:szCs w:val="18"/>
                    <w:lang w:eastAsia="ja-JP"/>
                  </w:rPr>
                </w:rPrChange>
              </w:rPr>
              <w:pPrChange w:id="6185" w:author="Phuong Giang" w:date="2012-02-22T23:46:00Z">
                <w:pPr>
                  <w:spacing w:before="120" w:after="200" w:line="360" w:lineRule="auto"/>
                </w:pPr>
              </w:pPrChange>
            </w:pPr>
            <w:ins w:id="6186" w:author="Red Army" w:date="2012-02-22T22:52:00Z">
              <w:r w:rsidRPr="00D85E98">
                <w:rPr>
                  <w:rFonts w:ascii="Times New Roman" w:hAnsi="Times New Roman" w:cs="Times New Roman"/>
                  <w:i w:val="0"/>
                  <w:color w:val="auto"/>
                  <w:sz w:val="22"/>
                  <w:szCs w:val="22"/>
                  <w:rPrChange w:id="6187" w:author="Phuong Giang" w:date="2012-02-22T23:46:00Z">
                    <w:rPr>
                      <w:bCs/>
                      <w:color w:val="000000" w:themeColor="text1"/>
                      <w:sz w:val="18"/>
                      <w:szCs w:val="18"/>
                    </w:rPr>
                  </w:rPrChange>
                </w:rPr>
                <w:t>string</w:t>
              </w:r>
            </w:ins>
          </w:p>
        </w:tc>
        <w:tc>
          <w:tcPr>
            <w:tcW w:w="1142" w:type="dxa"/>
          </w:tcPr>
          <w:p w:rsidR="001A326B" w:rsidRPr="00D85E98" w:rsidRDefault="001A326B">
            <w:pPr>
              <w:pStyle w:val="comment"/>
              <w:ind w:left="0"/>
              <w:rPr>
                <w:ins w:id="6188" w:author="Red Army" w:date="2012-02-22T22:52:00Z"/>
                <w:rFonts w:ascii="Times New Roman" w:hAnsi="Times New Roman" w:cs="Times New Roman"/>
                <w:bCs w:val="0"/>
                <w:color w:val="auto"/>
                <w:sz w:val="22"/>
                <w:szCs w:val="22"/>
                <w:rPrChange w:id="6189" w:author="Phuong Giang" w:date="2012-02-22T23:46:00Z">
                  <w:rPr>
                    <w:ins w:id="6190" w:author="Red Army" w:date="2012-02-22T22:52:00Z"/>
                    <w:rFonts w:ascii="Tahoma" w:eastAsia="MS Mincho" w:hAnsi="Tahoma" w:cs="Arial"/>
                    <w:bCs/>
                    <w:snapToGrid w:val="0"/>
                    <w:color w:val="000000" w:themeColor="text1"/>
                    <w:sz w:val="18"/>
                    <w:szCs w:val="18"/>
                    <w:lang w:eastAsia="ja-JP"/>
                  </w:rPr>
                </w:rPrChange>
              </w:rPr>
              <w:pPrChange w:id="6191" w:author="Phuong Giang" w:date="2012-02-22T23:46:00Z">
                <w:pPr>
                  <w:spacing w:before="120" w:after="200" w:line="360" w:lineRule="auto"/>
                </w:pPr>
              </w:pPrChange>
            </w:pPr>
          </w:p>
        </w:tc>
        <w:tc>
          <w:tcPr>
            <w:tcW w:w="952" w:type="dxa"/>
          </w:tcPr>
          <w:p w:rsidR="001A326B" w:rsidRPr="00D85E98" w:rsidRDefault="001A326B">
            <w:pPr>
              <w:pStyle w:val="comment"/>
              <w:ind w:left="0"/>
              <w:rPr>
                <w:ins w:id="6192" w:author="Red Army" w:date="2012-02-22T22:52:00Z"/>
                <w:rFonts w:ascii="Times New Roman" w:hAnsi="Times New Roman" w:cs="Times New Roman"/>
                <w:bCs w:val="0"/>
                <w:color w:val="auto"/>
                <w:sz w:val="22"/>
                <w:szCs w:val="22"/>
                <w:rPrChange w:id="6193" w:author="Phuong Giang" w:date="2012-02-22T23:46:00Z">
                  <w:rPr>
                    <w:ins w:id="6194" w:author="Red Army" w:date="2012-02-22T22:52:00Z"/>
                    <w:rFonts w:ascii="Tahoma" w:eastAsia="MS Mincho" w:hAnsi="Tahoma" w:cs="Arial"/>
                    <w:bCs/>
                    <w:snapToGrid w:val="0"/>
                    <w:color w:val="000000" w:themeColor="text1"/>
                    <w:sz w:val="18"/>
                    <w:szCs w:val="18"/>
                    <w:lang w:eastAsia="ja-JP"/>
                  </w:rPr>
                </w:rPrChange>
              </w:rPr>
              <w:pPrChange w:id="6195" w:author="Phuong Giang" w:date="2012-02-22T23:46:00Z">
                <w:pPr>
                  <w:spacing w:before="120" w:after="200" w:line="360" w:lineRule="auto"/>
                </w:pPr>
              </w:pPrChange>
            </w:pPr>
          </w:p>
        </w:tc>
        <w:tc>
          <w:tcPr>
            <w:tcW w:w="4702" w:type="dxa"/>
          </w:tcPr>
          <w:p w:rsidR="001A326B" w:rsidRPr="00D85E98" w:rsidRDefault="001A326B">
            <w:pPr>
              <w:pStyle w:val="comment"/>
              <w:ind w:left="0"/>
              <w:rPr>
                <w:ins w:id="6196" w:author="Red Army" w:date="2012-02-22T22:52:00Z"/>
                <w:rFonts w:ascii="Times New Roman" w:hAnsi="Times New Roman" w:cs="Times New Roman"/>
                <w:bCs w:val="0"/>
                <w:color w:val="auto"/>
                <w:sz w:val="22"/>
                <w:szCs w:val="22"/>
                <w:rPrChange w:id="6197" w:author="Phuong Giang" w:date="2012-02-22T23:46:00Z">
                  <w:rPr>
                    <w:ins w:id="6198" w:author="Red Army" w:date="2012-02-22T22:52:00Z"/>
                    <w:rFonts w:ascii="Tahoma" w:eastAsia="MS Mincho" w:hAnsi="Tahoma" w:cs="Arial"/>
                    <w:bCs/>
                    <w:snapToGrid w:val="0"/>
                    <w:color w:val="000000" w:themeColor="text1"/>
                    <w:sz w:val="18"/>
                    <w:szCs w:val="18"/>
                    <w:lang w:eastAsia="ja-JP"/>
                  </w:rPr>
                </w:rPrChange>
              </w:rPr>
              <w:pPrChange w:id="6199" w:author="Phuong Giang" w:date="2012-02-22T23:46:00Z">
                <w:pPr>
                  <w:spacing w:before="120" w:after="200" w:line="360" w:lineRule="auto"/>
                </w:pPr>
              </w:pPrChange>
            </w:pPr>
          </w:p>
        </w:tc>
      </w:tr>
      <w:tr w:rsidR="001A326B" w:rsidRPr="00D85E98" w:rsidTr="00995D66">
        <w:trPr>
          <w:ins w:id="6200" w:author="Red Army" w:date="2012-02-22T22:52:00Z"/>
        </w:trPr>
        <w:tc>
          <w:tcPr>
            <w:tcW w:w="570" w:type="dxa"/>
          </w:tcPr>
          <w:p w:rsidR="001A326B" w:rsidRPr="00D85E98" w:rsidRDefault="001A326B">
            <w:pPr>
              <w:pStyle w:val="comment"/>
              <w:ind w:left="0"/>
              <w:rPr>
                <w:ins w:id="6201" w:author="Red Army" w:date="2012-02-22T22:52:00Z"/>
                <w:rFonts w:ascii="Times New Roman" w:hAnsi="Times New Roman" w:cs="Times New Roman"/>
                <w:bCs w:val="0"/>
                <w:color w:val="auto"/>
                <w:sz w:val="22"/>
                <w:szCs w:val="22"/>
                <w:rPrChange w:id="6202" w:author="Phuong Giang" w:date="2012-02-22T23:46:00Z">
                  <w:rPr>
                    <w:ins w:id="6203" w:author="Red Army" w:date="2012-02-22T22:52:00Z"/>
                    <w:rFonts w:ascii="Tahoma" w:eastAsia="MS Mincho" w:hAnsi="Tahoma" w:cs="Arial"/>
                    <w:bCs/>
                    <w:snapToGrid w:val="0"/>
                    <w:color w:val="000000" w:themeColor="text1"/>
                    <w:sz w:val="18"/>
                    <w:szCs w:val="18"/>
                    <w:lang w:eastAsia="ja-JP"/>
                  </w:rPr>
                </w:rPrChange>
              </w:rPr>
              <w:pPrChange w:id="6204" w:author="Phuong Giang" w:date="2012-02-22T23:46:00Z">
                <w:pPr>
                  <w:spacing w:before="120" w:after="200" w:line="360" w:lineRule="auto"/>
                </w:pPr>
              </w:pPrChange>
            </w:pPr>
            <w:ins w:id="6205" w:author="Red Army" w:date="2012-02-22T22:52:00Z">
              <w:r w:rsidRPr="00D85E98">
                <w:rPr>
                  <w:rFonts w:ascii="Times New Roman" w:hAnsi="Times New Roman" w:cs="Times New Roman"/>
                  <w:i w:val="0"/>
                  <w:color w:val="auto"/>
                  <w:sz w:val="22"/>
                  <w:szCs w:val="22"/>
                  <w:rPrChange w:id="6206" w:author="Phuong Giang" w:date="2012-02-22T23:46:00Z">
                    <w:rPr>
                      <w:bCs/>
                      <w:color w:val="000000" w:themeColor="text1"/>
                      <w:sz w:val="18"/>
                      <w:szCs w:val="18"/>
                    </w:rPr>
                  </w:rPrChange>
                </w:rPr>
                <w:t>06</w:t>
              </w:r>
            </w:ins>
          </w:p>
        </w:tc>
        <w:tc>
          <w:tcPr>
            <w:tcW w:w="1378" w:type="dxa"/>
          </w:tcPr>
          <w:p w:rsidR="001A326B" w:rsidRPr="00D85E98" w:rsidRDefault="001A326B">
            <w:pPr>
              <w:pStyle w:val="comment"/>
              <w:ind w:left="0"/>
              <w:rPr>
                <w:ins w:id="6207" w:author="Red Army" w:date="2012-02-22T22:52:00Z"/>
                <w:rFonts w:ascii="Times New Roman" w:hAnsi="Times New Roman" w:cs="Times New Roman"/>
                <w:bCs w:val="0"/>
                <w:color w:val="auto"/>
                <w:sz w:val="22"/>
                <w:szCs w:val="22"/>
                <w:rPrChange w:id="6208" w:author="Phuong Giang" w:date="2012-02-22T23:46:00Z">
                  <w:rPr>
                    <w:ins w:id="6209" w:author="Red Army" w:date="2012-02-22T22:52:00Z"/>
                    <w:rFonts w:ascii="Tahoma" w:eastAsia="MS Mincho" w:hAnsi="Tahoma" w:cs="Arial"/>
                    <w:bCs/>
                    <w:snapToGrid w:val="0"/>
                    <w:color w:val="000000" w:themeColor="text1"/>
                    <w:sz w:val="18"/>
                    <w:szCs w:val="18"/>
                    <w:lang w:eastAsia="ja-JP"/>
                  </w:rPr>
                </w:rPrChange>
              </w:rPr>
              <w:pPrChange w:id="6210" w:author="Phuong Giang" w:date="2012-02-22T23:46:00Z">
                <w:pPr>
                  <w:spacing w:before="120" w:after="200" w:line="360" w:lineRule="auto"/>
                </w:pPr>
              </w:pPrChange>
            </w:pPr>
            <w:proofErr w:type="spellStart"/>
            <w:ins w:id="6211" w:author="Red Army" w:date="2012-02-22T22:52:00Z">
              <w:r w:rsidRPr="00D85E98">
                <w:rPr>
                  <w:rFonts w:ascii="Times New Roman" w:hAnsi="Times New Roman" w:cs="Times New Roman"/>
                  <w:i w:val="0"/>
                  <w:color w:val="auto"/>
                  <w:sz w:val="22"/>
                  <w:szCs w:val="22"/>
                  <w:rPrChange w:id="6212" w:author="Phuong Giang" w:date="2012-02-22T23:46:00Z">
                    <w:rPr>
                      <w:bCs/>
                      <w:color w:val="000000" w:themeColor="text1"/>
                      <w:sz w:val="18"/>
                      <w:szCs w:val="18"/>
                    </w:rPr>
                  </w:rPrChange>
                </w:rPr>
                <w:t>IsSelected</w:t>
              </w:r>
              <w:proofErr w:type="spellEnd"/>
            </w:ins>
          </w:p>
        </w:tc>
        <w:tc>
          <w:tcPr>
            <w:tcW w:w="832" w:type="dxa"/>
          </w:tcPr>
          <w:p w:rsidR="001A326B" w:rsidRPr="00D85E98" w:rsidRDefault="001A326B">
            <w:pPr>
              <w:pStyle w:val="comment"/>
              <w:ind w:left="0"/>
              <w:rPr>
                <w:ins w:id="6213" w:author="Red Army" w:date="2012-02-22T22:52:00Z"/>
                <w:rFonts w:ascii="Times New Roman" w:hAnsi="Times New Roman" w:cs="Times New Roman"/>
                <w:bCs w:val="0"/>
                <w:color w:val="auto"/>
                <w:sz w:val="22"/>
                <w:szCs w:val="22"/>
                <w:rPrChange w:id="6214" w:author="Phuong Giang" w:date="2012-02-22T23:46:00Z">
                  <w:rPr>
                    <w:ins w:id="6215" w:author="Red Army" w:date="2012-02-22T22:52:00Z"/>
                    <w:rFonts w:ascii="Tahoma" w:eastAsia="MS Mincho" w:hAnsi="Tahoma" w:cs="Arial"/>
                    <w:bCs/>
                    <w:snapToGrid w:val="0"/>
                    <w:color w:val="000000" w:themeColor="text1"/>
                    <w:sz w:val="18"/>
                    <w:szCs w:val="18"/>
                    <w:lang w:eastAsia="ja-JP"/>
                  </w:rPr>
                </w:rPrChange>
              </w:rPr>
              <w:pPrChange w:id="6216" w:author="Phuong Giang" w:date="2012-02-22T23:46:00Z">
                <w:pPr>
                  <w:spacing w:before="120" w:after="200" w:line="360" w:lineRule="auto"/>
                </w:pPr>
              </w:pPrChange>
            </w:pPr>
            <w:ins w:id="6217" w:author="Red Army" w:date="2012-02-22T22:52:00Z">
              <w:r w:rsidRPr="00D85E98">
                <w:rPr>
                  <w:rFonts w:ascii="Times New Roman" w:hAnsi="Times New Roman" w:cs="Times New Roman"/>
                  <w:i w:val="0"/>
                  <w:color w:val="auto"/>
                  <w:sz w:val="22"/>
                  <w:szCs w:val="22"/>
                  <w:rPrChange w:id="6218" w:author="Phuong Giang" w:date="2012-02-22T23:46:00Z">
                    <w:rPr>
                      <w:bCs/>
                      <w:color w:val="000000" w:themeColor="text1"/>
                      <w:sz w:val="18"/>
                      <w:szCs w:val="18"/>
                    </w:rPr>
                  </w:rPrChange>
                </w:rPr>
                <w:t>bool</w:t>
              </w:r>
            </w:ins>
          </w:p>
        </w:tc>
        <w:tc>
          <w:tcPr>
            <w:tcW w:w="1142" w:type="dxa"/>
          </w:tcPr>
          <w:p w:rsidR="001A326B" w:rsidRPr="00D85E98" w:rsidRDefault="001A326B">
            <w:pPr>
              <w:pStyle w:val="comment"/>
              <w:ind w:left="0"/>
              <w:rPr>
                <w:ins w:id="6219" w:author="Red Army" w:date="2012-02-22T22:52:00Z"/>
                <w:rFonts w:ascii="Times New Roman" w:hAnsi="Times New Roman" w:cs="Times New Roman"/>
                <w:bCs w:val="0"/>
                <w:color w:val="auto"/>
                <w:sz w:val="22"/>
                <w:szCs w:val="22"/>
                <w:rPrChange w:id="6220" w:author="Phuong Giang" w:date="2012-02-22T23:46:00Z">
                  <w:rPr>
                    <w:ins w:id="6221" w:author="Red Army" w:date="2012-02-22T22:52:00Z"/>
                    <w:rFonts w:ascii="Tahoma" w:eastAsia="MS Mincho" w:hAnsi="Tahoma" w:cs="Arial"/>
                    <w:bCs/>
                    <w:snapToGrid w:val="0"/>
                    <w:color w:val="000000" w:themeColor="text1"/>
                    <w:sz w:val="18"/>
                    <w:szCs w:val="18"/>
                    <w:lang w:eastAsia="ja-JP"/>
                  </w:rPr>
                </w:rPrChange>
              </w:rPr>
              <w:pPrChange w:id="6222" w:author="Phuong Giang" w:date="2012-02-22T23:46:00Z">
                <w:pPr>
                  <w:spacing w:before="120" w:after="200" w:line="360" w:lineRule="auto"/>
                </w:pPr>
              </w:pPrChange>
            </w:pPr>
          </w:p>
        </w:tc>
        <w:tc>
          <w:tcPr>
            <w:tcW w:w="952" w:type="dxa"/>
          </w:tcPr>
          <w:p w:rsidR="001A326B" w:rsidRPr="00D85E98" w:rsidRDefault="001A326B">
            <w:pPr>
              <w:pStyle w:val="comment"/>
              <w:ind w:left="0"/>
              <w:rPr>
                <w:ins w:id="6223" w:author="Red Army" w:date="2012-02-22T22:52:00Z"/>
                <w:rFonts w:ascii="Times New Roman" w:hAnsi="Times New Roman" w:cs="Times New Roman"/>
                <w:bCs w:val="0"/>
                <w:color w:val="auto"/>
                <w:sz w:val="22"/>
                <w:szCs w:val="22"/>
                <w:rPrChange w:id="6224" w:author="Phuong Giang" w:date="2012-02-22T23:46:00Z">
                  <w:rPr>
                    <w:ins w:id="6225" w:author="Red Army" w:date="2012-02-22T22:52:00Z"/>
                    <w:rFonts w:ascii="Tahoma" w:eastAsia="MS Mincho" w:hAnsi="Tahoma" w:cs="Arial"/>
                    <w:bCs/>
                    <w:snapToGrid w:val="0"/>
                    <w:color w:val="000000" w:themeColor="text1"/>
                    <w:sz w:val="18"/>
                    <w:szCs w:val="18"/>
                    <w:lang w:eastAsia="ja-JP"/>
                  </w:rPr>
                </w:rPrChange>
              </w:rPr>
              <w:pPrChange w:id="6226" w:author="Phuong Giang" w:date="2012-02-22T23:46:00Z">
                <w:pPr>
                  <w:spacing w:before="120" w:after="200" w:line="360" w:lineRule="auto"/>
                </w:pPr>
              </w:pPrChange>
            </w:pPr>
          </w:p>
        </w:tc>
        <w:tc>
          <w:tcPr>
            <w:tcW w:w="4702" w:type="dxa"/>
          </w:tcPr>
          <w:p w:rsidR="001A326B" w:rsidRPr="00D85E98" w:rsidRDefault="001A326B">
            <w:pPr>
              <w:pStyle w:val="comment"/>
              <w:ind w:left="0"/>
              <w:rPr>
                <w:ins w:id="6227" w:author="Red Army" w:date="2012-02-22T22:52:00Z"/>
                <w:rFonts w:ascii="Times New Roman" w:hAnsi="Times New Roman" w:cs="Times New Roman"/>
                <w:bCs w:val="0"/>
                <w:color w:val="auto"/>
                <w:sz w:val="22"/>
                <w:szCs w:val="22"/>
                <w:rPrChange w:id="6228" w:author="Phuong Giang" w:date="2012-02-22T23:46:00Z">
                  <w:rPr>
                    <w:ins w:id="6229" w:author="Red Army" w:date="2012-02-22T22:52:00Z"/>
                    <w:rFonts w:ascii="Tahoma" w:eastAsia="MS Mincho" w:hAnsi="Tahoma" w:cs="Arial"/>
                    <w:bCs/>
                    <w:snapToGrid w:val="0"/>
                    <w:color w:val="000000" w:themeColor="text1"/>
                    <w:sz w:val="18"/>
                    <w:szCs w:val="18"/>
                    <w:lang w:eastAsia="ja-JP"/>
                  </w:rPr>
                </w:rPrChange>
              </w:rPr>
              <w:pPrChange w:id="6230" w:author="Phuong Giang" w:date="2012-02-22T23:46:00Z">
                <w:pPr>
                  <w:spacing w:before="120" w:after="200" w:line="360" w:lineRule="auto"/>
                </w:pPr>
              </w:pPrChange>
            </w:pPr>
          </w:p>
        </w:tc>
      </w:tr>
      <w:tr w:rsidR="001A326B" w:rsidRPr="00D85E98" w:rsidTr="00995D66">
        <w:trPr>
          <w:ins w:id="6231" w:author="Red Army" w:date="2012-02-22T22:52:00Z"/>
        </w:trPr>
        <w:tc>
          <w:tcPr>
            <w:tcW w:w="570" w:type="dxa"/>
          </w:tcPr>
          <w:p w:rsidR="001A326B" w:rsidRPr="00D85E98" w:rsidRDefault="001A326B">
            <w:pPr>
              <w:pStyle w:val="comment"/>
              <w:ind w:left="0"/>
              <w:rPr>
                <w:ins w:id="6232" w:author="Red Army" w:date="2012-02-22T22:52:00Z"/>
                <w:rFonts w:ascii="Times New Roman" w:hAnsi="Times New Roman" w:cs="Times New Roman"/>
                <w:bCs w:val="0"/>
                <w:color w:val="auto"/>
                <w:sz w:val="22"/>
                <w:szCs w:val="22"/>
                <w:rPrChange w:id="6233" w:author="Phuong Giang" w:date="2012-02-22T23:46:00Z">
                  <w:rPr>
                    <w:ins w:id="6234" w:author="Red Army" w:date="2012-02-22T22:52:00Z"/>
                    <w:rFonts w:ascii="Tahoma" w:eastAsia="MS Mincho" w:hAnsi="Tahoma" w:cs="Arial"/>
                    <w:bCs/>
                    <w:snapToGrid w:val="0"/>
                    <w:color w:val="000000" w:themeColor="text1"/>
                    <w:sz w:val="18"/>
                    <w:szCs w:val="18"/>
                    <w:lang w:eastAsia="ja-JP"/>
                  </w:rPr>
                </w:rPrChange>
              </w:rPr>
              <w:pPrChange w:id="6235" w:author="Phuong Giang" w:date="2012-02-22T23:46:00Z">
                <w:pPr>
                  <w:spacing w:before="120" w:after="200" w:line="360" w:lineRule="auto"/>
                </w:pPr>
              </w:pPrChange>
            </w:pPr>
            <w:ins w:id="6236" w:author="Red Army" w:date="2012-02-22T22:52:00Z">
              <w:r w:rsidRPr="00D85E98">
                <w:rPr>
                  <w:rFonts w:ascii="Times New Roman" w:hAnsi="Times New Roman" w:cs="Times New Roman"/>
                  <w:i w:val="0"/>
                  <w:color w:val="auto"/>
                  <w:sz w:val="22"/>
                  <w:szCs w:val="22"/>
                  <w:rPrChange w:id="6237" w:author="Phuong Giang" w:date="2012-02-22T23:46:00Z">
                    <w:rPr>
                      <w:bCs/>
                      <w:color w:val="000000" w:themeColor="text1"/>
                      <w:sz w:val="18"/>
                      <w:szCs w:val="18"/>
                    </w:rPr>
                  </w:rPrChange>
                </w:rPr>
                <w:t>07</w:t>
              </w:r>
            </w:ins>
          </w:p>
        </w:tc>
        <w:tc>
          <w:tcPr>
            <w:tcW w:w="1378" w:type="dxa"/>
          </w:tcPr>
          <w:p w:rsidR="001A326B" w:rsidRPr="00D85E98" w:rsidRDefault="001A326B">
            <w:pPr>
              <w:pStyle w:val="comment"/>
              <w:ind w:left="0"/>
              <w:rPr>
                <w:ins w:id="6238" w:author="Red Army" w:date="2012-02-22T22:52:00Z"/>
                <w:rFonts w:ascii="Times New Roman" w:hAnsi="Times New Roman" w:cs="Times New Roman"/>
                <w:bCs w:val="0"/>
                <w:color w:val="auto"/>
                <w:sz w:val="22"/>
                <w:szCs w:val="22"/>
                <w:rPrChange w:id="6239" w:author="Phuong Giang" w:date="2012-02-22T23:46:00Z">
                  <w:rPr>
                    <w:ins w:id="6240" w:author="Red Army" w:date="2012-02-22T22:52:00Z"/>
                    <w:rFonts w:ascii="Tahoma" w:eastAsia="MS Mincho" w:hAnsi="Tahoma" w:cs="Arial"/>
                    <w:bCs/>
                    <w:snapToGrid w:val="0"/>
                    <w:color w:val="000000" w:themeColor="text1"/>
                    <w:sz w:val="18"/>
                    <w:szCs w:val="18"/>
                    <w:lang w:eastAsia="ja-JP"/>
                  </w:rPr>
                </w:rPrChange>
              </w:rPr>
              <w:pPrChange w:id="6241" w:author="Phuong Giang" w:date="2012-02-22T23:46:00Z">
                <w:pPr>
                  <w:spacing w:before="120" w:after="200" w:line="360" w:lineRule="auto"/>
                </w:pPr>
              </w:pPrChange>
            </w:pPr>
            <w:proofErr w:type="spellStart"/>
            <w:ins w:id="6242" w:author="Red Army" w:date="2012-02-22T22:52:00Z">
              <w:r w:rsidRPr="00D85E98">
                <w:rPr>
                  <w:rFonts w:ascii="Times New Roman" w:hAnsi="Times New Roman" w:cs="Times New Roman"/>
                  <w:i w:val="0"/>
                  <w:color w:val="auto"/>
                  <w:sz w:val="22"/>
                  <w:szCs w:val="22"/>
                  <w:rPrChange w:id="6243" w:author="Phuong Giang" w:date="2012-02-22T23:46:00Z">
                    <w:rPr>
                      <w:bCs/>
                      <w:color w:val="000000" w:themeColor="text1"/>
                      <w:sz w:val="18"/>
                      <w:szCs w:val="18"/>
                    </w:rPr>
                  </w:rPrChange>
                </w:rPr>
                <w:t>KIType</w:t>
              </w:r>
              <w:proofErr w:type="spellEnd"/>
            </w:ins>
          </w:p>
        </w:tc>
        <w:tc>
          <w:tcPr>
            <w:tcW w:w="832" w:type="dxa"/>
          </w:tcPr>
          <w:p w:rsidR="001A326B" w:rsidRPr="00D85E98" w:rsidRDefault="001A326B">
            <w:pPr>
              <w:pStyle w:val="comment"/>
              <w:ind w:left="0"/>
              <w:rPr>
                <w:ins w:id="6244" w:author="Red Army" w:date="2012-02-22T22:52:00Z"/>
                <w:rFonts w:ascii="Times New Roman" w:hAnsi="Times New Roman" w:cs="Times New Roman"/>
                <w:bCs w:val="0"/>
                <w:color w:val="auto"/>
                <w:sz w:val="22"/>
                <w:szCs w:val="22"/>
                <w:rPrChange w:id="6245" w:author="Phuong Giang" w:date="2012-02-22T23:46:00Z">
                  <w:rPr>
                    <w:ins w:id="6246" w:author="Red Army" w:date="2012-02-22T22:52:00Z"/>
                    <w:rFonts w:ascii="Tahoma" w:eastAsia="MS Mincho" w:hAnsi="Tahoma" w:cs="Arial"/>
                    <w:bCs/>
                    <w:snapToGrid w:val="0"/>
                    <w:color w:val="000000" w:themeColor="text1"/>
                    <w:sz w:val="18"/>
                    <w:szCs w:val="18"/>
                    <w:lang w:eastAsia="ja-JP"/>
                  </w:rPr>
                </w:rPrChange>
              </w:rPr>
              <w:pPrChange w:id="6247" w:author="Phuong Giang" w:date="2012-02-22T23:46:00Z">
                <w:pPr>
                  <w:spacing w:before="120" w:after="200" w:line="360" w:lineRule="auto"/>
                </w:pPr>
              </w:pPrChange>
            </w:pPr>
            <w:ins w:id="6248" w:author="Red Army" w:date="2012-02-22T22:52:00Z">
              <w:r w:rsidRPr="00D85E98">
                <w:rPr>
                  <w:rFonts w:ascii="Times New Roman" w:hAnsi="Times New Roman" w:cs="Times New Roman"/>
                  <w:i w:val="0"/>
                  <w:color w:val="auto"/>
                  <w:sz w:val="22"/>
                  <w:szCs w:val="22"/>
                  <w:rPrChange w:id="6249" w:author="Phuong Giang" w:date="2012-02-22T23:46:00Z">
                    <w:rPr>
                      <w:bCs/>
                      <w:color w:val="000000" w:themeColor="text1"/>
                      <w:sz w:val="18"/>
                      <w:szCs w:val="18"/>
                    </w:rPr>
                  </w:rPrChange>
                </w:rPr>
                <w:t>string</w:t>
              </w:r>
            </w:ins>
          </w:p>
        </w:tc>
        <w:tc>
          <w:tcPr>
            <w:tcW w:w="1142" w:type="dxa"/>
          </w:tcPr>
          <w:p w:rsidR="001A326B" w:rsidRPr="00D85E98" w:rsidRDefault="001A326B">
            <w:pPr>
              <w:pStyle w:val="comment"/>
              <w:ind w:left="0"/>
              <w:rPr>
                <w:ins w:id="6250" w:author="Red Army" w:date="2012-02-22T22:52:00Z"/>
                <w:rFonts w:ascii="Times New Roman" w:hAnsi="Times New Roman" w:cs="Times New Roman"/>
                <w:bCs w:val="0"/>
                <w:color w:val="auto"/>
                <w:sz w:val="22"/>
                <w:szCs w:val="22"/>
                <w:rPrChange w:id="6251" w:author="Phuong Giang" w:date="2012-02-22T23:46:00Z">
                  <w:rPr>
                    <w:ins w:id="6252" w:author="Red Army" w:date="2012-02-22T22:52:00Z"/>
                    <w:rFonts w:ascii="Tahoma" w:eastAsia="MS Mincho" w:hAnsi="Tahoma" w:cs="Arial"/>
                    <w:bCs/>
                    <w:snapToGrid w:val="0"/>
                    <w:color w:val="000000" w:themeColor="text1"/>
                    <w:sz w:val="18"/>
                    <w:szCs w:val="18"/>
                    <w:lang w:eastAsia="ja-JP"/>
                  </w:rPr>
                </w:rPrChange>
              </w:rPr>
              <w:pPrChange w:id="6253" w:author="Phuong Giang" w:date="2012-02-22T23:46:00Z">
                <w:pPr>
                  <w:spacing w:before="120" w:after="200" w:line="360" w:lineRule="auto"/>
                </w:pPr>
              </w:pPrChange>
            </w:pPr>
          </w:p>
        </w:tc>
        <w:tc>
          <w:tcPr>
            <w:tcW w:w="952" w:type="dxa"/>
          </w:tcPr>
          <w:p w:rsidR="001A326B" w:rsidRPr="00D85E98" w:rsidRDefault="001A326B">
            <w:pPr>
              <w:pStyle w:val="comment"/>
              <w:ind w:left="0"/>
              <w:rPr>
                <w:ins w:id="6254" w:author="Red Army" w:date="2012-02-22T22:52:00Z"/>
                <w:rFonts w:ascii="Times New Roman" w:hAnsi="Times New Roman" w:cs="Times New Roman"/>
                <w:bCs w:val="0"/>
                <w:color w:val="auto"/>
                <w:sz w:val="22"/>
                <w:szCs w:val="22"/>
                <w:rPrChange w:id="6255" w:author="Phuong Giang" w:date="2012-02-22T23:46:00Z">
                  <w:rPr>
                    <w:ins w:id="6256" w:author="Red Army" w:date="2012-02-22T22:52:00Z"/>
                    <w:rFonts w:ascii="Tahoma" w:eastAsia="MS Mincho" w:hAnsi="Tahoma" w:cs="Arial"/>
                    <w:bCs/>
                    <w:snapToGrid w:val="0"/>
                    <w:color w:val="000000" w:themeColor="text1"/>
                    <w:sz w:val="18"/>
                    <w:szCs w:val="18"/>
                    <w:lang w:eastAsia="ja-JP"/>
                  </w:rPr>
                </w:rPrChange>
              </w:rPr>
              <w:pPrChange w:id="6257" w:author="Phuong Giang" w:date="2012-02-22T23:46:00Z">
                <w:pPr>
                  <w:spacing w:before="120" w:after="200" w:line="360" w:lineRule="auto"/>
                </w:pPr>
              </w:pPrChange>
            </w:pPr>
          </w:p>
        </w:tc>
        <w:tc>
          <w:tcPr>
            <w:tcW w:w="4702" w:type="dxa"/>
          </w:tcPr>
          <w:p w:rsidR="001A326B" w:rsidRPr="00D85E98" w:rsidRDefault="001A326B">
            <w:pPr>
              <w:pStyle w:val="comment"/>
              <w:ind w:left="0"/>
              <w:rPr>
                <w:ins w:id="6258" w:author="Red Army" w:date="2012-02-22T22:52:00Z"/>
                <w:rFonts w:ascii="Times New Roman" w:hAnsi="Times New Roman" w:cs="Times New Roman"/>
                <w:bCs w:val="0"/>
                <w:color w:val="auto"/>
                <w:sz w:val="22"/>
                <w:szCs w:val="22"/>
                <w:rPrChange w:id="6259" w:author="Phuong Giang" w:date="2012-02-22T23:46:00Z">
                  <w:rPr>
                    <w:ins w:id="6260" w:author="Red Army" w:date="2012-02-22T22:52:00Z"/>
                    <w:rFonts w:ascii="Tahoma" w:eastAsia="MS Mincho" w:hAnsi="Tahoma" w:cs="Arial"/>
                    <w:bCs/>
                    <w:snapToGrid w:val="0"/>
                    <w:color w:val="000000" w:themeColor="text1"/>
                    <w:sz w:val="18"/>
                    <w:szCs w:val="18"/>
                    <w:lang w:eastAsia="ja-JP"/>
                  </w:rPr>
                </w:rPrChange>
              </w:rPr>
              <w:pPrChange w:id="6261" w:author="Phuong Giang" w:date="2012-02-22T23:46:00Z">
                <w:pPr>
                  <w:spacing w:before="120" w:after="200" w:line="360" w:lineRule="auto"/>
                </w:pPr>
              </w:pPrChange>
            </w:pPr>
          </w:p>
        </w:tc>
      </w:tr>
      <w:tr w:rsidR="001A326B" w:rsidRPr="00D85E98" w:rsidTr="00995D66">
        <w:trPr>
          <w:ins w:id="6262" w:author="Red Army" w:date="2012-02-22T22:52:00Z"/>
        </w:trPr>
        <w:tc>
          <w:tcPr>
            <w:tcW w:w="570" w:type="dxa"/>
          </w:tcPr>
          <w:p w:rsidR="001A326B" w:rsidRPr="00D85E98" w:rsidRDefault="001A326B">
            <w:pPr>
              <w:pStyle w:val="comment"/>
              <w:ind w:left="0"/>
              <w:rPr>
                <w:ins w:id="6263" w:author="Red Army" w:date="2012-02-22T22:52:00Z"/>
                <w:rFonts w:ascii="Times New Roman" w:hAnsi="Times New Roman" w:cs="Times New Roman"/>
                <w:bCs w:val="0"/>
                <w:color w:val="auto"/>
                <w:sz w:val="22"/>
                <w:szCs w:val="22"/>
                <w:rPrChange w:id="6264" w:author="Phuong Giang" w:date="2012-02-22T23:46:00Z">
                  <w:rPr>
                    <w:ins w:id="6265" w:author="Red Army" w:date="2012-02-22T22:52:00Z"/>
                    <w:rFonts w:ascii="Tahoma" w:eastAsia="MS Mincho" w:hAnsi="Tahoma" w:cs="Arial"/>
                    <w:bCs/>
                    <w:snapToGrid w:val="0"/>
                    <w:color w:val="000000" w:themeColor="text1"/>
                    <w:sz w:val="18"/>
                    <w:szCs w:val="18"/>
                    <w:lang w:eastAsia="ja-JP"/>
                  </w:rPr>
                </w:rPrChange>
              </w:rPr>
              <w:pPrChange w:id="6266" w:author="Phuong Giang" w:date="2012-02-22T23:46:00Z">
                <w:pPr>
                  <w:spacing w:before="120" w:after="200" w:line="360" w:lineRule="auto"/>
                </w:pPr>
              </w:pPrChange>
            </w:pPr>
            <w:ins w:id="6267" w:author="Red Army" w:date="2012-02-22T22:52:00Z">
              <w:r w:rsidRPr="00D85E98">
                <w:rPr>
                  <w:rFonts w:ascii="Times New Roman" w:hAnsi="Times New Roman" w:cs="Times New Roman"/>
                  <w:i w:val="0"/>
                  <w:color w:val="auto"/>
                  <w:sz w:val="22"/>
                  <w:szCs w:val="22"/>
                  <w:rPrChange w:id="6268" w:author="Phuong Giang" w:date="2012-02-22T23:46:00Z">
                    <w:rPr>
                      <w:bCs/>
                      <w:color w:val="000000" w:themeColor="text1"/>
                      <w:sz w:val="18"/>
                      <w:szCs w:val="18"/>
                    </w:rPr>
                  </w:rPrChange>
                </w:rPr>
                <w:t>08</w:t>
              </w:r>
            </w:ins>
          </w:p>
        </w:tc>
        <w:tc>
          <w:tcPr>
            <w:tcW w:w="1378" w:type="dxa"/>
          </w:tcPr>
          <w:p w:rsidR="001A326B" w:rsidRPr="00D85E98" w:rsidRDefault="001A326B">
            <w:pPr>
              <w:pStyle w:val="comment"/>
              <w:ind w:left="0"/>
              <w:rPr>
                <w:ins w:id="6269" w:author="Red Army" w:date="2012-02-22T22:52:00Z"/>
                <w:rFonts w:ascii="Times New Roman" w:hAnsi="Times New Roman" w:cs="Times New Roman"/>
                <w:bCs w:val="0"/>
                <w:color w:val="auto"/>
                <w:sz w:val="22"/>
                <w:szCs w:val="22"/>
                <w:rPrChange w:id="6270" w:author="Phuong Giang" w:date="2012-02-22T23:46:00Z">
                  <w:rPr>
                    <w:ins w:id="6271" w:author="Red Army" w:date="2012-02-22T22:52:00Z"/>
                    <w:rFonts w:ascii="Tahoma" w:eastAsia="MS Mincho" w:hAnsi="Tahoma" w:cs="Arial"/>
                    <w:bCs/>
                    <w:snapToGrid w:val="0"/>
                    <w:color w:val="000000" w:themeColor="text1"/>
                    <w:sz w:val="18"/>
                    <w:szCs w:val="18"/>
                    <w:lang w:eastAsia="ja-JP"/>
                  </w:rPr>
                </w:rPrChange>
              </w:rPr>
              <w:pPrChange w:id="6272" w:author="Phuong Giang" w:date="2012-02-22T23:46:00Z">
                <w:pPr>
                  <w:spacing w:before="120" w:after="200" w:line="360" w:lineRule="auto"/>
                </w:pPr>
              </w:pPrChange>
            </w:pPr>
            <w:proofErr w:type="spellStart"/>
            <w:ins w:id="6273" w:author="Red Army" w:date="2012-02-22T22:52:00Z">
              <w:r w:rsidRPr="00D85E98">
                <w:rPr>
                  <w:rFonts w:ascii="Times New Roman" w:hAnsi="Times New Roman" w:cs="Times New Roman"/>
                  <w:i w:val="0"/>
                  <w:color w:val="auto"/>
                  <w:sz w:val="22"/>
                  <w:szCs w:val="22"/>
                  <w:rPrChange w:id="6274" w:author="Phuong Giang" w:date="2012-02-22T23:46:00Z">
                    <w:rPr>
                      <w:bCs/>
                      <w:color w:val="000000" w:themeColor="text1"/>
                      <w:sz w:val="18"/>
                      <w:szCs w:val="18"/>
                    </w:rPr>
                  </w:rPrChange>
                </w:rPr>
                <w:t>SaveCommand</w:t>
              </w:r>
              <w:proofErr w:type="spellEnd"/>
            </w:ins>
          </w:p>
        </w:tc>
        <w:tc>
          <w:tcPr>
            <w:tcW w:w="832" w:type="dxa"/>
          </w:tcPr>
          <w:p w:rsidR="001A326B" w:rsidRPr="00D85E98" w:rsidRDefault="001A326B">
            <w:pPr>
              <w:pStyle w:val="comment"/>
              <w:ind w:left="0"/>
              <w:rPr>
                <w:ins w:id="6275" w:author="Red Army" w:date="2012-02-22T22:52:00Z"/>
                <w:rFonts w:ascii="Times New Roman" w:hAnsi="Times New Roman" w:cs="Times New Roman"/>
                <w:bCs w:val="0"/>
                <w:color w:val="auto"/>
                <w:sz w:val="22"/>
                <w:szCs w:val="22"/>
                <w:rPrChange w:id="6276" w:author="Phuong Giang" w:date="2012-02-22T23:46:00Z">
                  <w:rPr>
                    <w:ins w:id="6277" w:author="Red Army" w:date="2012-02-22T22:52:00Z"/>
                    <w:rFonts w:ascii="Tahoma" w:eastAsia="MS Mincho" w:hAnsi="Tahoma" w:cs="Arial"/>
                    <w:bCs/>
                    <w:snapToGrid w:val="0"/>
                    <w:color w:val="000000" w:themeColor="text1"/>
                    <w:sz w:val="18"/>
                    <w:szCs w:val="18"/>
                    <w:lang w:eastAsia="ja-JP"/>
                  </w:rPr>
                </w:rPrChange>
              </w:rPr>
              <w:pPrChange w:id="6278" w:author="Phuong Giang" w:date="2012-02-22T23:46:00Z">
                <w:pPr>
                  <w:spacing w:before="120" w:after="200" w:line="360" w:lineRule="auto"/>
                </w:pPr>
              </w:pPrChange>
            </w:pPr>
            <w:proofErr w:type="spellStart"/>
            <w:ins w:id="6279" w:author="Red Army" w:date="2012-02-22T22:52:00Z">
              <w:r w:rsidRPr="00D85E98">
                <w:rPr>
                  <w:rFonts w:ascii="Times New Roman" w:hAnsi="Times New Roman" w:cs="Times New Roman"/>
                  <w:i w:val="0"/>
                  <w:color w:val="auto"/>
                  <w:sz w:val="22"/>
                  <w:szCs w:val="22"/>
                  <w:rPrChange w:id="6280" w:author="Phuong Giang" w:date="2012-02-22T23:46:00Z">
                    <w:rPr>
                      <w:bCs/>
                      <w:color w:val="000000" w:themeColor="text1"/>
                      <w:sz w:val="18"/>
                      <w:szCs w:val="18"/>
                    </w:rPr>
                  </w:rPrChange>
                </w:rPr>
                <w:t>ICommand</w:t>
              </w:r>
              <w:proofErr w:type="spellEnd"/>
            </w:ins>
          </w:p>
        </w:tc>
        <w:tc>
          <w:tcPr>
            <w:tcW w:w="1142" w:type="dxa"/>
          </w:tcPr>
          <w:p w:rsidR="001A326B" w:rsidRPr="00D85E98" w:rsidRDefault="001A326B">
            <w:pPr>
              <w:pStyle w:val="comment"/>
              <w:ind w:left="0"/>
              <w:rPr>
                <w:ins w:id="6281" w:author="Red Army" w:date="2012-02-22T22:52:00Z"/>
                <w:rFonts w:ascii="Times New Roman" w:hAnsi="Times New Roman" w:cs="Times New Roman"/>
                <w:bCs w:val="0"/>
                <w:color w:val="auto"/>
                <w:sz w:val="22"/>
                <w:szCs w:val="22"/>
                <w:rPrChange w:id="6282" w:author="Phuong Giang" w:date="2012-02-22T23:46:00Z">
                  <w:rPr>
                    <w:ins w:id="6283" w:author="Red Army" w:date="2012-02-22T22:52:00Z"/>
                    <w:rFonts w:ascii="Tahoma" w:eastAsia="MS Mincho" w:hAnsi="Tahoma" w:cs="Arial"/>
                    <w:bCs/>
                    <w:snapToGrid w:val="0"/>
                    <w:color w:val="000000" w:themeColor="text1"/>
                    <w:sz w:val="18"/>
                    <w:szCs w:val="18"/>
                    <w:lang w:eastAsia="ja-JP"/>
                  </w:rPr>
                </w:rPrChange>
              </w:rPr>
              <w:pPrChange w:id="6284" w:author="Phuong Giang" w:date="2012-02-22T23:46:00Z">
                <w:pPr>
                  <w:spacing w:before="120" w:after="200" w:line="360" w:lineRule="auto"/>
                </w:pPr>
              </w:pPrChange>
            </w:pPr>
          </w:p>
        </w:tc>
        <w:tc>
          <w:tcPr>
            <w:tcW w:w="952" w:type="dxa"/>
          </w:tcPr>
          <w:p w:rsidR="001A326B" w:rsidRPr="00D85E98" w:rsidRDefault="001A326B">
            <w:pPr>
              <w:pStyle w:val="comment"/>
              <w:ind w:left="0"/>
              <w:rPr>
                <w:ins w:id="6285" w:author="Red Army" w:date="2012-02-22T22:52:00Z"/>
                <w:rFonts w:ascii="Times New Roman" w:hAnsi="Times New Roman" w:cs="Times New Roman"/>
                <w:bCs w:val="0"/>
                <w:color w:val="auto"/>
                <w:sz w:val="22"/>
                <w:szCs w:val="22"/>
                <w:rPrChange w:id="6286" w:author="Phuong Giang" w:date="2012-02-22T23:46:00Z">
                  <w:rPr>
                    <w:ins w:id="6287" w:author="Red Army" w:date="2012-02-22T22:52:00Z"/>
                    <w:rFonts w:ascii="Tahoma" w:eastAsia="MS Mincho" w:hAnsi="Tahoma" w:cs="Arial"/>
                    <w:bCs/>
                    <w:snapToGrid w:val="0"/>
                    <w:color w:val="000000" w:themeColor="text1"/>
                    <w:sz w:val="18"/>
                    <w:szCs w:val="18"/>
                    <w:lang w:eastAsia="ja-JP"/>
                  </w:rPr>
                </w:rPrChange>
              </w:rPr>
              <w:pPrChange w:id="6288" w:author="Phuong Giang" w:date="2012-02-22T23:46:00Z">
                <w:pPr>
                  <w:spacing w:before="120" w:after="200" w:line="360" w:lineRule="auto"/>
                </w:pPr>
              </w:pPrChange>
            </w:pPr>
          </w:p>
        </w:tc>
        <w:tc>
          <w:tcPr>
            <w:tcW w:w="4702" w:type="dxa"/>
          </w:tcPr>
          <w:p w:rsidR="001A326B" w:rsidRPr="00D85E98" w:rsidRDefault="001A326B">
            <w:pPr>
              <w:pStyle w:val="comment"/>
              <w:ind w:left="0"/>
              <w:rPr>
                <w:ins w:id="6289" w:author="Red Army" w:date="2012-02-22T22:52:00Z"/>
                <w:rFonts w:ascii="Times New Roman" w:hAnsi="Times New Roman" w:cs="Times New Roman"/>
                <w:bCs w:val="0"/>
                <w:color w:val="auto"/>
                <w:sz w:val="22"/>
                <w:szCs w:val="22"/>
                <w:rPrChange w:id="6290" w:author="Phuong Giang" w:date="2012-02-22T23:46:00Z">
                  <w:rPr>
                    <w:ins w:id="6291" w:author="Red Army" w:date="2012-02-22T22:52:00Z"/>
                    <w:rFonts w:ascii="Tahoma" w:eastAsia="MS Mincho" w:hAnsi="Tahoma" w:cs="Arial"/>
                    <w:bCs/>
                    <w:snapToGrid w:val="0"/>
                    <w:color w:val="000000" w:themeColor="text1"/>
                    <w:sz w:val="18"/>
                    <w:szCs w:val="18"/>
                    <w:lang w:eastAsia="ja-JP"/>
                  </w:rPr>
                </w:rPrChange>
              </w:rPr>
              <w:pPrChange w:id="6292" w:author="Phuong Giang" w:date="2012-02-22T23:46:00Z">
                <w:pPr>
                  <w:spacing w:before="120" w:after="200" w:line="360" w:lineRule="auto"/>
                </w:pPr>
              </w:pPrChange>
            </w:pPr>
          </w:p>
        </w:tc>
      </w:tr>
      <w:tr w:rsidR="001A326B" w:rsidRPr="00D85E98" w:rsidTr="00995D66">
        <w:trPr>
          <w:ins w:id="6293" w:author="Red Army" w:date="2012-02-22T22:52:00Z"/>
        </w:trPr>
        <w:tc>
          <w:tcPr>
            <w:tcW w:w="570" w:type="dxa"/>
          </w:tcPr>
          <w:p w:rsidR="001A326B" w:rsidRPr="00D85E98" w:rsidRDefault="001A326B">
            <w:pPr>
              <w:pStyle w:val="comment"/>
              <w:ind w:left="0"/>
              <w:rPr>
                <w:ins w:id="6294" w:author="Red Army" w:date="2012-02-22T22:52:00Z"/>
                <w:rFonts w:ascii="Times New Roman" w:hAnsi="Times New Roman" w:cs="Times New Roman"/>
                <w:bCs w:val="0"/>
                <w:color w:val="auto"/>
                <w:sz w:val="22"/>
                <w:szCs w:val="22"/>
                <w:rPrChange w:id="6295" w:author="Phuong Giang" w:date="2012-02-22T23:46:00Z">
                  <w:rPr>
                    <w:ins w:id="6296" w:author="Red Army" w:date="2012-02-22T22:52:00Z"/>
                    <w:rFonts w:ascii="Tahoma" w:eastAsia="MS Mincho" w:hAnsi="Tahoma" w:cs="Arial"/>
                    <w:bCs/>
                    <w:snapToGrid w:val="0"/>
                    <w:color w:val="000000" w:themeColor="text1"/>
                    <w:sz w:val="18"/>
                    <w:szCs w:val="18"/>
                    <w:lang w:eastAsia="ja-JP"/>
                  </w:rPr>
                </w:rPrChange>
              </w:rPr>
              <w:pPrChange w:id="6297" w:author="Phuong Giang" w:date="2012-02-22T23:46:00Z">
                <w:pPr>
                  <w:spacing w:before="120" w:after="200" w:line="360" w:lineRule="auto"/>
                </w:pPr>
              </w:pPrChange>
            </w:pPr>
            <w:ins w:id="6298" w:author="Red Army" w:date="2012-02-22T22:52:00Z">
              <w:r w:rsidRPr="00D85E98">
                <w:rPr>
                  <w:rFonts w:ascii="Times New Roman" w:hAnsi="Times New Roman" w:cs="Times New Roman"/>
                  <w:i w:val="0"/>
                  <w:color w:val="auto"/>
                  <w:sz w:val="22"/>
                  <w:szCs w:val="22"/>
                  <w:rPrChange w:id="6299" w:author="Phuong Giang" w:date="2012-02-22T23:46:00Z">
                    <w:rPr>
                      <w:bCs/>
                      <w:color w:val="000000" w:themeColor="text1"/>
                      <w:sz w:val="18"/>
                      <w:szCs w:val="18"/>
                    </w:rPr>
                  </w:rPrChange>
                </w:rPr>
                <w:t>09</w:t>
              </w:r>
            </w:ins>
          </w:p>
        </w:tc>
        <w:tc>
          <w:tcPr>
            <w:tcW w:w="1378" w:type="dxa"/>
          </w:tcPr>
          <w:p w:rsidR="001A326B" w:rsidRPr="00D85E98" w:rsidRDefault="001A326B">
            <w:pPr>
              <w:pStyle w:val="comment"/>
              <w:ind w:left="0"/>
              <w:rPr>
                <w:ins w:id="6300" w:author="Red Army" w:date="2012-02-22T22:52:00Z"/>
                <w:rFonts w:ascii="Times New Roman" w:hAnsi="Times New Roman" w:cs="Times New Roman"/>
                <w:bCs w:val="0"/>
                <w:color w:val="auto"/>
                <w:sz w:val="22"/>
                <w:szCs w:val="22"/>
                <w:rPrChange w:id="6301" w:author="Phuong Giang" w:date="2012-02-22T23:46:00Z">
                  <w:rPr>
                    <w:ins w:id="6302" w:author="Red Army" w:date="2012-02-22T22:52:00Z"/>
                    <w:rFonts w:ascii="Tahoma" w:eastAsia="MS Mincho" w:hAnsi="Tahoma" w:cs="Arial"/>
                    <w:bCs/>
                    <w:snapToGrid w:val="0"/>
                    <w:color w:val="000000" w:themeColor="text1"/>
                    <w:sz w:val="18"/>
                    <w:szCs w:val="18"/>
                    <w:lang w:eastAsia="ja-JP"/>
                  </w:rPr>
                </w:rPrChange>
              </w:rPr>
              <w:pPrChange w:id="6303" w:author="Phuong Giang" w:date="2012-02-22T23:46:00Z">
                <w:pPr>
                  <w:spacing w:before="120" w:after="200" w:line="360" w:lineRule="auto"/>
                </w:pPr>
              </w:pPrChange>
            </w:pPr>
            <w:ins w:id="6304" w:author="Red Army" w:date="2012-02-22T22:52:00Z">
              <w:r w:rsidRPr="00D85E98">
                <w:rPr>
                  <w:rFonts w:ascii="Times New Roman" w:hAnsi="Times New Roman" w:cs="Times New Roman"/>
                  <w:i w:val="0"/>
                  <w:color w:val="auto"/>
                  <w:sz w:val="22"/>
                  <w:szCs w:val="22"/>
                  <w:rPrChange w:id="6305" w:author="Phuong Giang" w:date="2012-02-22T23:46:00Z">
                    <w:rPr>
                      <w:bCs/>
                      <w:color w:val="000000" w:themeColor="text1"/>
                      <w:sz w:val="18"/>
                      <w:szCs w:val="18"/>
                    </w:rPr>
                  </w:rPrChange>
                </w:rPr>
                <w:t>Subject</w:t>
              </w:r>
            </w:ins>
          </w:p>
        </w:tc>
        <w:tc>
          <w:tcPr>
            <w:tcW w:w="832" w:type="dxa"/>
          </w:tcPr>
          <w:p w:rsidR="001A326B" w:rsidRPr="00D85E98" w:rsidRDefault="001A326B">
            <w:pPr>
              <w:pStyle w:val="comment"/>
              <w:ind w:left="0"/>
              <w:rPr>
                <w:ins w:id="6306" w:author="Red Army" w:date="2012-02-22T22:52:00Z"/>
                <w:rFonts w:ascii="Times New Roman" w:hAnsi="Times New Roman" w:cs="Times New Roman"/>
                <w:bCs w:val="0"/>
                <w:color w:val="auto"/>
                <w:sz w:val="22"/>
                <w:szCs w:val="22"/>
                <w:rPrChange w:id="6307" w:author="Phuong Giang" w:date="2012-02-22T23:46:00Z">
                  <w:rPr>
                    <w:ins w:id="6308" w:author="Red Army" w:date="2012-02-22T22:52:00Z"/>
                    <w:rFonts w:ascii="Tahoma" w:eastAsia="MS Mincho" w:hAnsi="Tahoma" w:cs="Arial"/>
                    <w:bCs/>
                    <w:snapToGrid w:val="0"/>
                    <w:color w:val="000000" w:themeColor="text1"/>
                    <w:sz w:val="18"/>
                    <w:szCs w:val="18"/>
                    <w:lang w:eastAsia="ja-JP"/>
                  </w:rPr>
                </w:rPrChange>
              </w:rPr>
              <w:pPrChange w:id="6309" w:author="Phuong Giang" w:date="2012-02-22T23:46:00Z">
                <w:pPr>
                  <w:spacing w:before="120" w:after="200" w:line="360" w:lineRule="auto"/>
                </w:pPr>
              </w:pPrChange>
            </w:pPr>
            <w:ins w:id="6310" w:author="Red Army" w:date="2012-02-22T22:52:00Z">
              <w:r w:rsidRPr="00D85E98">
                <w:rPr>
                  <w:rFonts w:ascii="Times New Roman" w:hAnsi="Times New Roman" w:cs="Times New Roman"/>
                  <w:i w:val="0"/>
                  <w:color w:val="auto"/>
                  <w:sz w:val="22"/>
                  <w:szCs w:val="22"/>
                  <w:rPrChange w:id="6311" w:author="Phuong Giang" w:date="2012-02-22T23:46:00Z">
                    <w:rPr>
                      <w:bCs/>
                      <w:color w:val="000000" w:themeColor="text1"/>
                      <w:sz w:val="18"/>
                      <w:szCs w:val="18"/>
                    </w:rPr>
                  </w:rPrChange>
                </w:rPr>
                <w:t>string</w:t>
              </w:r>
            </w:ins>
          </w:p>
        </w:tc>
        <w:tc>
          <w:tcPr>
            <w:tcW w:w="1142" w:type="dxa"/>
          </w:tcPr>
          <w:p w:rsidR="001A326B" w:rsidRPr="00D85E98" w:rsidRDefault="001A326B">
            <w:pPr>
              <w:pStyle w:val="comment"/>
              <w:ind w:left="0"/>
              <w:rPr>
                <w:ins w:id="6312" w:author="Red Army" w:date="2012-02-22T22:52:00Z"/>
                <w:rFonts w:ascii="Times New Roman" w:hAnsi="Times New Roman" w:cs="Times New Roman"/>
                <w:bCs w:val="0"/>
                <w:color w:val="auto"/>
                <w:sz w:val="22"/>
                <w:szCs w:val="22"/>
                <w:rPrChange w:id="6313" w:author="Phuong Giang" w:date="2012-02-22T23:46:00Z">
                  <w:rPr>
                    <w:ins w:id="6314" w:author="Red Army" w:date="2012-02-22T22:52:00Z"/>
                    <w:rFonts w:ascii="Tahoma" w:eastAsia="MS Mincho" w:hAnsi="Tahoma" w:cs="Arial"/>
                    <w:bCs/>
                    <w:snapToGrid w:val="0"/>
                    <w:color w:val="000000" w:themeColor="text1"/>
                    <w:sz w:val="18"/>
                    <w:szCs w:val="18"/>
                    <w:lang w:eastAsia="ja-JP"/>
                  </w:rPr>
                </w:rPrChange>
              </w:rPr>
              <w:pPrChange w:id="6315" w:author="Phuong Giang" w:date="2012-02-22T23:46:00Z">
                <w:pPr>
                  <w:spacing w:before="120" w:after="200" w:line="360" w:lineRule="auto"/>
                </w:pPr>
              </w:pPrChange>
            </w:pPr>
          </w:p>
        </w:tc>
        <w:tc>
          <w:tcPr>
            <w:tcW w:w="952" w:type="dxa"/>
          </w:tcPr>
          <w:p w:rsidR="001A326B" w:rsidRPr="00D85E98" w:rsidRDefault="001A326B">
            <w:pPr>
              <w:pStyle w:val="comment"/>
              <w:ind w:left="0"/>
              <w:rPr>
                <w:ins w:id="6316" w:author="Red Army" w:date="2012-02-22T22:52:00Z"/>
                <w:rFonts w:ascii="Times New Roman" w:hAnsi="Times New Roman" w:cs="Times New Roman"/>
                <w:bCs w:val="0"/>
                <w:color w:val="auto"/>
                <w:sz w:val="22"/>
                <w:szCs w:val="22"/>
                <w:rPrChange w:id="6317" w:author="Phuong Giang" w:date="2012-02-22T23:46:00Z">
                  <w:rPr>
                    <w:ins w:id="6318" w:author="Red Army" w:date="2012-02-22T22:52:00Z"/>
                    <w:rFonts w:ascii="Tahoma" w:eastAsia="MS Mincho" w:hAnsi="Tahoma" w:cs="Arial"/>
                    <w:bCs/>
                    <w:snapToGrid w:val="0"/>
                    <w:color w:val="000000" w:themeColor="text1"/>
                    <w:sz w:val="18"/>
                    <w:szCs w:val="18"/>
                    <w:lang w:eastAsia="ja-JP"/>
                  </w:rPr>
                </w:rPrChange>
              </w:rPr>
              <w:pPrChange w:id="6319" w:author="Phuong Giang" w:date="2012-02-22T23:46:00Z">
                <w:pPr>
                  <w:spacing w:before="120" w:after="200" w:line="360" w:lineRule="auto"/>
                </w:pPr>
              </w:pPrChange>
            </w:pPr>
          </w:p>
        </w:tc>
        <w:tc>
          <w:tcPr>
            <w:tcW w:w="4702" w:type="dxa"/>
          </w:tcPr>
          <w:p w:rsidR="001A326B" w:rsidRPr="00D85E98" w:rsidRDefault="001A326B">
            <w:pPr>
              <w:pStyle w:val="comment"/>
              <w:ind w:left="0"/>
              <w:rPr>
                <w:ins w:id="6320" w:author="Red Army" w:date="2012-02-22T22:52:00Z"/>
                <w:rFonts w:ascii="Times New Roman" w:hAnsi="Times New Roman" w:cs="Times New Roman"/>
                <w:bCs w:val="0"/>
                <w:color w:val="auto"/>
                <w:sz w:val="22"/>
                <w:szCs w:val="22"/>
                <w:rPrChange w:id="6321" w:author="Phuong Giang" w:date="2012-02-22T23:46:00Z">
                  <w:rPr>
                    <w:ins w:id="6322" w:author="Red Army" w:date="2012-02-22T22:52:00Z"/>
                    <w:rFonts w:ascii="Tahoma" w:eastAsia="MS Mincho" w:hAnsi="Tahoma" w:cs="Arial"/>
                    <w:bCs/>
                    <w:snapToGrid w:val="0"/>
                    <w:color w:val="000000" w:themeColor="text1"/>
                    <w:sz w:val="18"/>
                    <w:szCs w:val="18"/>
                    <w:lang w:eastAsia="ja-JP"/>
                  </w:rPr>
                </w:rPrChange>
              </w:rPr>
              <w:pPrChange w:id="6323" w:author="Phuong Giang" w:date="2012-02-22T23:46:00Z">
                <w:pPr>
                  <w:spacing w:before="120" w:after="200" w:line="360" w:lineRule="auto"/>
                </w:pPr>
              </w:pPrChange>
            </w:pPr>
          </w:p>
        </w:tc>
      </w:tr>
      <w:tr w:rsidR="001A326B" w:rsidRPr="00D85E98" w:rsidTr="00995D66">
        <w:trPr>
          <w:ins w:id="6324" w:author="Red Army" w:date="2012-02-22T22:52:00Z"/>
        </w:trPr>
        <w:tc>
          <w:tcPr>
            <w:tcW w:w="570" w:type="dxa"/>
          </w:tcPr>
          <w:p w:rsidR="001A326B" w:rsidRPr="00D85E98" w:rsidRDefault="001A326B">
            <w:pPr>
              <w:pStyle w:val="comment"/>
              <w:ind w:left="0"/>
              <w:rPr>
                <w:ins w:id="6325" w:author="Red Army" w:date="2012-02-22T22:52:00Z"/>
                <w:rFonts w:ascii="Times New Roman" w:hAnsi="Times New Roman" w:cs="Times New Roman"/>
                <w:bCs w:val="0"/>
                <w:color w:val="auto"/>
                <w:sz w:val="22"/>
                <w:szCs w:val="22"/>
                <w:rPrChange w:id="6326" w:author="Phuong Giang" w:date="2012-02-22T23:46:00Z">
                  <w:rPr>
                    <w:ins w:id="6327" w:author="Red Army" w:date="2012-02-22T22:52:00Z"/>
                    <w:rFonts w:ascii="Tahoma" w:eastAsia="MS Mincho" w:hAnsi="Tahoma" w:cs="Arial"/>
                    <w:bCs/>
                    <w:snapToGrid w:val="0"/>
                    <w:color w:val="000000" w:themeColor="text1"/>
                    <w:sz w:val="18"/>
                    <w:szCs w:val="18"/>
                    <w:lang w:eastAsia="ja-JP"/>
                  </w:rPr>
                </w:rPrChange>
              </w:rPr>
              <w:pPrChange w:id="6328" w:author="Phuong Giang" w:date="2012-02-22T23:46:00Z">
                <w:pPr>
                  <w:spacing w:before="120" w:after="200" w:line="360" w:lineRule="auto"/>
                </w:pPr>
              </w:pPrChange>
            </w:pPr>
            <w:ins w:id="6329" w:author="Red Army" w:date="2012-02-22T22:52:00Z">
              <w:r w:rsidRPr="00D85E98">
                <w:rPr>
                  <w:rFonts w:ascii="Times New Roman" w:hAnsi="Times New Roman" w:cs="Times New Roman"/>
                  <w:i w:val="0"/>
                  <w:color w:val="auto"/>
                  <w:sz w:val="22"/>
                  <w:szCs w:val="22"/>
                  <w:rPrChange w:id="6330" w:author="Phuong Giang" w:date="2012-02-22T23:46:00Z">
                    <w:rPr>
                      <w:bCs/>
                      <w:color w:val="000000" w:themeColor="text1"/>
                      <w:sz w:val="18"/>
                      <w:szCs w:val="18"/>
                    </w:rPr>
                  </w:rPrChange>
                </w:rPr>
                <w:t>10</w:t>
              </w:r>
            </w:ins>
          </w:p>
        </w:tc>
        <w:tc>
          <w:tcPr>
            <w:tcW w:w="1378" w:type="dxa"/>
          </w:tcPr>
          <w:p w:rsidR="001A326B" w:rsidRPr="00D85E98" w:rsidRDefault="001A326B">
            <w:pPr>
              <w:pStyle w:val="comment"/>
              <w:ind w:left="0"/>
              <w:rPr>
                <w:ins w:id="6331" w:author="Red Army" w:date="2012-02-22T22:52:00Z"/>
                <w:rFonts w:ascii="Times New Roman" w:hAnsi="Times New Roman" w:cs="Times New Roman"/>
                <w:bCs w:val="0"/>
                <w:color w:val="auto"/>
                <w:sz w:val="22"/>
                <w:szCs w:val="22"/>
                <w:rPrChange w:id="6332" w:author="Phuong Giang" w:date="2012-02-22T23:46:00Z">
                  <w:rPr>
                    <w:ins w:id="6333" w:author="Red Army" w:date="2012-02-22T22:52:00Z"/>
                    <w:rFonts w:ascii="Tahoma" w:eastAsia="MS Mincho" w:hAnsi="Tahoma" w:cs="Arial"/>
                    <w:bCs/>
                    <w:snapToGrid w:val="0"/>
                    <w:color w:val="000000" w:themeColor="text1"/>
                    <w:sz w:val="18"/>
                    <w:szCs w:val="18"/>
                    <w:lang w:eastAsia="ja-JP"/>
                  </w:rPr>
                </w:rPrChange>
              </w:rPr>
              <w:pPrChange w:id="6334" w:author="Phuong Giang" w:date="2012-02-22T23:46:00Z">
                <w:pPr>
                  <w:spacing w:before="120" w:after="200" w:line="360" w:lineRule="auto"/>
                </w:pPr>
              </w:pPrChange>
            </w:pPr>
            <w:proofErr w:type="spellStart"/>
            <w:ins w:id="6335" w:author="Red Army" w:date="2012-02-22T22:52:00Z">
              <w:r w:rsidRPr="00D85E98">
                <w:rPr>
                  <w:rFonts w:ascii="Times New Roman" w:hAnsi="Times New Roman" w:cs="Times New Roman"/>
                  <w:i w:val="0"/>
                  <w:color w:val="auto"/>
                  <w:sz w:val="22"/>
                  <w:szCs w:val="22"/>
                  <w:rPrChange w:id="6336" w:author="Phuong Giang" w:date="2012-02-22T23:46:00Z">
                    <w:rPr>
                      <w:bCs/>
                      <w:color w:val="000000" w:themeColor="text1"/>
                      <w:sz w:val="18"/>
                      <w:szCs w:val="18"/>
                    </w:rPr>
                  </w:rPrChange>
                </w:rPr>
                <w:t>SubjectList</w:t>
              </w:r>
              <w:proofErr w:type="spellEnd"/>
            </w:ins>
          </w:p>
        </w:tc>
        <w:tc>
          <w:tcPr>
            <w:tcW w:w="832" w:type="dxa"/>
          </w:tcPr>
          <w:p w:rsidR="001A326B" w:rsidRPr="00D85E98" w:rsidRDefault="001A326B">
            <w:pPr>
              <w:pStyle w:val="comment"/>
              <w:ind w:left="0"/>
              <w:rPr>
                <w:ins w:id="6337" w:author="Red Army" w:date="2012-02-22T22:52:00Z"/>
                <w:rFonts w:ascii="Times New Roman" w:hAnsi="Times New Roman" w:cs="Times New Roman"/>
                <w:bCs w:val="0"/>
                <w:color w:val="auto"/>
                <w:sz w:val="22"/>
                <w:szCs w:val="22"/>
                <w:rPrChange w:id="6338" w:author="Phuong Giang" w:date="2012-02-22T23:46:00Z">
                  <w:rPr>
                    <w:ins w:id="6339" w:author="Red Army" w:date="2012-02-22T22:52:00Z"/>
                    <w:rFonts w:ascii="Tahoma" w:eastAsia="MS Mincho" w:hAnsi="Tahoma" w:cs="Arial"/>
                    <w:bCs/>
                    <w:snapToGrid w:val="0"/>
                    <w:color w:val="000000" w:themeColor="text1"/>
                    <w:sz w:val="18"/>
                    <w:szCs w:val="18"/>
                    <w:lang w:eastAsia="ja-JP"/>
                  </w:rPr>
                </w:rPrChange>
              </w:rPr>
              <w:pPrChange w:id="6340" w:author="Phuong Giang" w:date="2012-02-22T23:46:00Z">
                <w:pPr>
                  <w:spacing w:before="120" w:after="200" w:line="360" w:lineRule="auto"/>
                </w:pPr>
              </w:pPrChange>
            </w:pPr>
            <w:proofErr w:type="spellStart"/>
            <w:ins w:id="6341" w:author="Red Army" w:date="2012-02-22T22:52:00Z">
              <w:r w:rsidRPr="00D85E98">
                <w:rPr>
                  <w:rFonts w:ascii="Times New Roman" w:hAnsi="Times New Roman" w:cs="Times New Roman"/>
                  <w:i w:val="0"/>
                  <w:color w:val="auto"/>
                  <w:sz w:val="22"/>
                  <w:szCs w:val="22"/>
                  <w:rPrChange w:id="6342" w:author="Phuong Giang" w:date="2012-02-22T23:46:00Z">
                    <w:rPr>
                      <w:bCs/>
                      <w:color w:val="000000" w:themeColor="text1"/>
                      <w:sz w:val="18"/>
                      <w:szCs w:val="18"/>
                    </w:rPr>
                  </w:rPrChange>
                </w:rPr>
                <w:t>int</w:t>
              </w:r>
              <w:proofErr w:type="spellEnd"/>
            </w:ins>
          </w:p>
        </w:tc>
        <w:tc>
          <w:tcPr>
            <w:tcW w:w="1142" w:type="dxa"/>
          </w:tcPr>
          <w:p w:rsidR="001A326B" w:rsidRPr="00D85E98" w:rsidRDefault="001A326B">
            <w:pPr>
              <w:pStyle w:val="comment"/>
              <w:ind w:left="0"/>
              <w:rPr>
                <w:ins w:id="6343" w:author="Red Army" w:date="2012-02-22T22:52:00Z"/>
                <w:rFonts w:ascii="Times New Roman" w:hAnsi="Times New Roman" w:cs="Times New Roman"/>
                <w:bCs w:val="0"/>
                <w:color w:val="auto"/>
                <w:sz w:val="22"/>
                <w:szCs w:val="22"/>
                <w:rPrChange w:id="6344" w:author="Phuong Giang" w:date="2012-02-22T23:46:00Z">
                  <w:rPr>
                    <w:ins w:id="6345" w:author="Red Army" w:date="2012-02-22T22:52:00Z"/>
                    <w:rFonts w:ascii="Tahoma" w:eastAsia="MS Mincho" w:hAnsi="Tahoma" w:cs="Arial"/>
                    <w:bCs/>
                    <w:snapToGrid w:val="0"/>
                    <w:color w:val="000000" w:themeColor="text1"/>
                    <w:sz w:val="18"/>
                    <w:szCs w:val="18"/>
                    <w:lang w:eastAsia="ja-JP"/>
                  </w:rPr>
                </w:rPrChange>
              </w:rPr>
              <w:pPrChange w:id="6346" w:author="Phuong Giang" w:date="2012-02-22T23:46:00Z">
                <w:pPr>
                  <w:spacing w:before="120" w:after="200" w:line="360" w:lineRule="auto"/>
                </w:pPr>
              </w:pPrChange>
            </w:pPr>
          </w:p>
        </w:tc>
        <w:tc>
          <w:tcPr>
            <w:tcW w:w="952" w:type="dxa"/>
          </w:tcPr>
          <w:p w:rsidR="001A326B" w:rsidRPr="00D85E98" w:rsidRDefault="001A326B">
            <w:pPr>
              <w:pStyle w:val="comment"/>
              <w:ind w:left="0"/>
              <w:rPr>
                <w:ins w:id="6347" w:author="Red Army" w:date="2012-02-22T22:52:00Z"/>
                <w:rFonts w:ascii="Times New Roman" w:hAnsi="Times New Roman" w:cs="Times New Roman"/>
                <w:bCs w:val="0"/>
                <w:color w:val="auto"/>
                <w:sz w:val="22"/>
                <w:szCs w:val="22"/>
                <w:rPrChange w:id="6348" w:author="Phuong Giang" w:date="2012-02-22T23:46:00Z">
                  <w:rPr>
                    <w:ins w:id="6349" w:author="Red Army" w:date="2012-02-22T22:52:00Z"/>
                    <w:rFonts w:ascii="Tahoma" w:eastAsia="MS Mincho" w:hAnsi="Tahoma" w:cs="Arial"/>
                    <w:bCs/>
                    <w:snapToGrid w:val="0"/>
                    <w:color w:val="000000" w:themeColor="text1"/>
                    <w:sz w:val="18"/>
                    <w:szCs w:val="18"/>
                    <w:lang w:eastAsia="ja-JP"/>
                  </w:rPr>
                </w:rPrChange>
              </w:rPr>
              <w:pPrChange w:id="6350" w:author="Phuong Giang" w:date="2012-02-22T23:46:00Z">
                <w:pPr>
                  <w:spacing w:before="120" w:after="200" w:line="360" w:lineRule="auto"/>
                </w:pPr>
              </w:pPrChange>
            </w:pPr>
          </w:p>
        </w:tc>
        <w:tc>
          <w:tcPr>
            <w:tcW w:w="4702" w:type="dxa"/>
          </w:tcPr>
          <w:p w:rsidR="001A326B" w:rsidRPr="00D85E98" w:rsidRDefault="001A326B">
            <w:pPr>
              <w:pStyle w:val="comment"/>
              <w:ind w:left="0"/>
              <w:rPr>
                <w:ins w:id="6351" w:author="Red Army" w:date="2012-02-22T22:52:00Z"/>
                <w:rFonts w:ascii="Times New Roman" w:hAnsi="Times New Roman" w:cs="Times New Roman"/>
                <w:bCs w:val="0"/>
                <w:color w:val="auto"/>
                <w:sz w:val="22"/>
                <w:szCs w:val="22"/>
                <w:rPrChange w:id="6352" w:author="Phuong Giang" w:date="2012-02-22T23:46:00Z">
                  <w:rPr>
                    <w:ins w:id="6353" w:author="Red Army" w:date="2012-02-22T22:52:00Z"/>
                    <w:rFonts w:ascii="Tahoma" w:eastAsia="MS Mincho" w:hAnsi="Tahoma" w:cs="Arial"/>
                    <w:bCs/>
                    <w:snapToGrid w:val="0"/>
                    <w:color w:val="000000" w:themeColor="text1"/>
                    <w:sz w:val="18"/>
                    <w:szCs w:val="18"/>
                    <w:lang w:eastAsia="ja-JP"/>
                  </w:rPr>
                </w:rPrChange>
              </w:rPr>
              <w:pPrChange w:id="6354" w:author="Phuong Giang" w:date="2012-02-22T23:46:00Z">
                <w:pPr>
                  <w:spacing w:before="120" w:after="200" w:line="360" w:lineRule="auto"/>
                </w:pPr>
              </w:pPrChange>
            </w:pPr>
          </w:p>
        </w:tc>
      </w:tr>
      <w:tr w:rsidR="001A326B" w:rsidRPr="00D85E98" w:rsidTr="00995D66">
        <w:trPr>
          <w:ins w:id="6355" w:author="Red Army" w:date="2012-02-22T22:52:00Z"/>
        </w:trPr>
        <w:tc>
          <w:tcPr>
            <w:tcW w:w="570" w:type="dxa"/>
          </w:tcPr>
          <w:p w:rsidR="001A326B" w:rsidRPr="00D85E98" w:rsidRDefault="001A326B">
            <w:pPr>
              <w:pStyle w:val="comment"/>
              <w:ind w:left="0"/>
              <w:rPr>
                <w:ins w:id="6356" w:author="Red Army" w:date="2012-02-22T22:52:00Z"/>
                <w:rFonts w:ascii="Times New Roman" w:hAnsi="Times New Roman" w:cs="Times New Roman"/>
                <w:bCs w:val="0"/>
                <w:color w:val="auto"/>
                <w:sz w:val="22"/>
                <w:szCs w:val="22"/>
                <w:rPrChange w:id="6357" w:author="Phuong Giang" w:date="2012-02-22T23:46:00Z">
                  <w:rPr>
                    <w:ins w:id="6358" w:author="Red Army" w:date="2012-02-22T22:52:00Z"/>
                    <w:rFonts w:ascii="Tahoma" w:eastAsia="MS Mincho" w:hAnsi="Tahoma" w:cs="Arial"/>
                    <w:bCs/>
                    <w:snapToGrid w:val="0"/>
                    <w:color w:val="000000" w:themeColor="text1"/>
                    <w:sz w:val="18"/>
                    <w:szCs w:val="18"/>
                    <w:lang w:eastAsia="ja-JP"/>
                  </w:rPr>
                </w:rPrChange>
              </w:rPr>
              <w:pPrChange w:id="6359" w:author="Phuong Giang" w:date="2012-02-22T23:46:00Z">
                <w:pPr>
                  <w:spacing w:before="120" w:after="200" w:line="360" w:lineRule="auto"/>
                </w:pPr>
              </w:pPrChange>
            </w:pPr>
            <w:ins w:id="6360" w:author="Red Army" w:date="2012-02-22T22:52:00Z">
              <w:r w:rsidRPr="00D85E98">
                <w:rPr>
                  <w:rFonts w:ascii="Times New Roman" w:hAnsi="Times New Roman" w:cs="Times New Roman"/>
                  <w:i w:val="0"/>
                  <w:color w:val="auto"/>
                  <w:sz w:val="22"/>
                  <w:szCs w:val="22"/>
                  <w:rPrChange w:id="6361" w:author="Phuong Giang" w:date="2012-02-22T23:46:00Z">
                    <w:rPr>
                      <w:bCs/>
                      <w:color w:val="000000" w:themeColor="text1"/>
                      <w:sz w:val="18"/>
                      <w:szCs w:val="18"/>
                    </w:rPr>
                  </w:rPrChange>
                </w:rPr>
                <w:t>11</w:t>
              </w:r>
            </w:ins>
          </w:p>
        </w:tc>
        <w:tc>
          <w:tcPr>
            <w:tcW w:w="1378" w:type="dxa"/>
          </w:tcPr>
          <w:p w:rsidR="001A326B" w:rsidRPr="00D85E98" w:rsidRDefault="001A326B">
            <w:pPr>
              <w:pStyle w:val="comment"/>
              <w:ind w:left="0"/>
              <w:rPr>
                <w:ins w:id="6362" w:author="Red Army" w:date="2012-02-22T22:52:00Z"/>
                <w:rFonts w:ascii="Times New Roman" w:hAnsi="Times New Roman" w:cs="Times New Roman"/>
                <w:bCs w:val="0"/>
                <w:color w:val="auto"/>
                <w:sz w:val="22"/>
                <w:szCs w:val="22"/>
                <w:rPrChange w:id="6363" w:author="Phuong Giang" w:date="2012-02-22T23:46:00Z">
                  <w:rPr>
                    <w:ins w:id="6364" w:author="Red Army" w:date="2012-02-22T22:52:00Z"/>
                    <w:rFonts w:ascii="Tahoma" w:eastAsia="MS Mincho" w:hAnsi="Tahoma" w:cs="Arial"/>
                    <w:bCs/>
                    <w:snapToGrid w:val="0"/>
                    <w:color w:val="000000" w:themeColor="text1"/>
                    <w:sz w:val="18"/>
                    <w:szCs w:val="18"/>
                    <w:lang w:eastAsia="ja-JP"/>
                  </w:rPr>
                </w:rPrChange>
              </w:rPr>
              <w:pPrChange w:id="6365" w:author="Phuong Giang" w:date="2012-02-22T23:46:00Z">
                <w:pPr>
                  <w:spacing w:before="120" w:after="200" w:line="360" w:lineRule="auto"/>
                </w:pPr>
              </w:pPrChange>
            </w:pPr>
            <w:ins w:id="6366" w:author="Red Army" w:date="2012-02-22T22:52:00Z">
              <w:r w:rsidRPr="00D85E98">
                <w:rPr>
                  <w:rFonts w:ascii="Times New Roman" w:hAnsi="Times New Roman" w:cs="Times New Roman"/>
                  <w:i w:val="0"/>
                  <w:color w:val="auto"/>
                  <w:sz w:val="22"/>
                  <w:szCs w:val="22"/>
                  <w:rPrChange w:id="6367" w:author="Phuong Giang" w:date="2012-02-22T23:46:00Z">
                    <w:rPr>
                      <w:bCs/>
                      <w:color w:val="000000" w:themeColor="text1"/>
                      <w:sz w:val="18"/>
                      <w:szCs w:val="18"/>
                    </w:rPr>
                  </w:rPrChange>
                </w:rPr>
                <w:t>this</w:t>
              </w:r>
            </w:ins>
          </w:p>
        </w:tc>
        <w:tc>
          <w:tcPr>
            <w:tcW w:w="832" w:type="dxa"/>
          </w:tcPr>
          <w:p w:rsidR="001A326B" w:rsidRPr="00D85E98" w:rsidRDefault="001A326B">
            <w:pPr>
              <w:pStyle w:val="comment"/>
              <w:ind w:left="0"/>
              <w:rPr>
                <w:ins w:id="6368" w:author="Red Army" w:date="2012-02-22T22:52:00Z"/>
                <w:rFonts w:ascii="Times New Roman" w:hAnsi="Times New Roman" w:cs="Times New Roman"/>
                <w:bCs w:val="0"/>
                <w:color w:val="auto"/>
                <w:sz w:val="22"/>
                <w:szCs w:val="22"/>
                <w:rPrChange w:id="6369" w:author="Phuong Giang" w:date="2012-02-22T23:46:00Z">
                  <w:rPr>
                    <w:ins w:id="6370" w:author="Red Army" w:date="2012-02-22T22:52:00Z"/>
                    <w:rFonts w:ascii="Tahoma" w:eastAsia="MS Mincho" w:hAnsi="Tahoma" w:cs="Arial"/>
                    <w:bCs/>
                    <w:snapToGrid w:val="0"/>
                    <w:color w:val="000000" w:themeColor="text1"/>
                    <w:sz w:val="18"/>
                    <w:szCs w:val="18"/>
                    <w:lang w:eastAsia="ja-JP"/>
                  </w:rPr>
                </w:rPrChange>
              </w:rPr>
              <w:pPrChange w:id="6371" w:author="Phuong Giang" w:date="2012-02-22T23:46:00Z">
                <w:pPr>
                  <w:spacing w:before="120" w:after="200" w:line="360" w:lineRule="auto"/>
                </w:pPr>
              </w:pPrChange>
            </w:pPr>
            <w:ins w:id="6372" w:author="Red Army" w:date="2012-02-22T22:52:00Z">
              <w:r w:rsidRPr="00D85E98">
                <w:rPr>
                  <w:rFonts w:ascii="Times New Roman" w:hAnsi="Times New Roman" w:cs="Times New Roman"/>
                  <w:i w:val="0"/>
                  <w:color w:val="auto"/>
                  <w:sz w:val="22"/>
                  <w:szCs w:val="22"/>
                  <w:rPrChange w:id="6373" w:author="Phuong Giang" w:date="2012-02-22T23:46:00Z">
                    <w:rPr>
                      <w:bCs/>
                      <w:color w:val="000000" w:themeColor="text1"/>
                      <w:sz w:val="18"/>
                      <w:szCs w:val="18"/>
                    </w:rPr>
                  </w:rPrChange>
                </w:rPr>
                <w:t>string</w:t>
              </w:r>
            </w:ins>
          </w:p>
        </w:tc>
        <w:tc>
          <w:tcPr>
            <w:tcW w:w="1142" w:type="dxa"/>
          </w:tcPr>
          <w:p w:rsidR="001A326B" w:rsidRPr="00D85E98" w:rsidRDefault="001A326B">
            <w:pPr>
              <w:pStyle w:val="comment"/>
              <w:ind w:left="0"/>
              <w:rPr>
                <w:ins w:id="6374" w:author="Red Army" w:date="2012-02-22T22:52:00Z"/>
                <w:rFonts w:ascii="Times New Roman" w:hAnsi="Times New Roman" w:cs="Times New Roman"/>
                <w:bCs w:val="0"/>
                <w:color w:val="auto"/>
                <w:sz w:val="22"/>
                <w:szCs w:val="22"/>
                <w:rPrChange w:id="6375" w:author="Phuong Giang" w:date="2012-02-22T23:46:00Z">
                  <w:rPr>
                    <w:ins w:id="6376" w:author="Red Army" w:date="2012-02-22T22:52:00Z"/>
                    <w:rFonts w:ascii="Tahoma" w:eastAsia="MS Mincho" w:hAnsi="Tahoma" w:cs="Arial"/>
                    <w:bCs/>
                    <w:snapToGrid w:val="0"/>
                    <w:color w:val="000000" w:themeColor="text1"/>
                    <w:sz w:val="18"/>
                    <w:szCs w:val="18"/>
                    <w:lang w:eastAsia="ja-JP"/>
                  </w:rPr>
                </w:rPrChange>
              </w:rPr>
              <w:pPrChange w:id="6377" w:author="Phuong Giang" w:date="2012-02-22T23:46:00Z">
                <w:pPr>
                  <w:spacing w:before="120" w:after="200" w:line="360" w:lineRule="auto"/>
                </w:pPr>
              </w:pPrChange>
            </w:pPr>
          </w:p>
        </w:tc>
        <w:tc>
          <w:tcPr>
            <w:tcW w:w="952" w:type="dxa"/>
          </w:tcPr>
          <w:p w:rsidR="001A326B" w:rsidRPr="00D85E98" w:rsidRDefault="001A326B">
            <w:pPr>
              <w:pStyle w:val="comment"/>
              <w:ind w:left="0"/>
              <w:rPr>
                <w:ins w:id="6378" w:author="Red Army" w:date="2012-02-22T22:52:00Z"/>
                <w:rFonts w:ascii="Times New Roman" w:hAnsi="Times New Roman" w:cs="Times New Roman"/>
                <w:bCs w:val="0"/>
                <w:color w:val="auto"/>
                <w:sz w:val="22"/>
                <w:szCs w:val="22"/>
                <w:rPrChange w:id="6379" w:author="Phuong Giang" w:date="2012-02-22T23:46:00Z">
                  <w:rPr>
                    <w:ins w:id="6380" w:author="Red Army" w:date="2012-02-22T22:52:00Z"/>
                    <w:rFonts w:ascii="Tahoma" w:eastAsia="MS Mincho" w:hAnsi="Tahoma" w:cs="Arial"/>
                    <w:bCs/>
                    <w:snapToGrid w:val="0"/>
                    <w:color w:val="000000" w:themeColor="text1"/>
                    <w:sz w:val="18"/>
                    <w:szCs w:val="18"/>
                    <w:lang w:eastAsia="ja-JP"/>
                  </w:rPr>
                </w:rPrChange>
              </w:rPr>
              <w:pPrChange w:id="6381" w:author="Phuong Giang" w:date="2012-02-22T23:46:00Z">
                <w:pPr>
                  <w:spacing w:before="120" w:after="200" w:line="360" w:lineRule="auto"/>
                </w:pPr>
              </w:pPrChange>
            </w:pPr>
          </w:p>
        </w:tc>
        <w:tc>
          <w:tcPr>
            <w:tcW w:w="4702" w:type="dxa"/>
          </w:tcPr>
          <w:p w:rsidR="001A326B" w:rsidRPr="00D85E98" w:rsidRDefault="001A326B">
            <w:pPr>
              <w:pStyle w:val="comment"/>
              <w:ind w:left="0"/>
              <w:rPr>
                <w:ins w:id="6382" w:author="Red Army" w:date="2012-02-22T22:52:00Z"/>
                <w:rFonts w:ascii="Times New Roman" w:hAnsi="Times New Roman" w:cs="Times New Roman"/>
                <w:bCs w:val="0"/>
                <w:color w:val="auto"/>
                <w:sz w:val="22"/>
                <w:szCs w:val="22"/>
                <w:rPrChange w:id="6383" w:author="Phuong Giang" w:date="2012-02-22T23:46:00Z">
                  <w:rPr>
                    <w:ins w:id="6384" w:author="Red Army" w:date="2012-02-22T22:52:00Z"/>
                    <w:rFonts w:ascii="Tahoma" w:eastAsia="MS Mincho" w:hAnsi="Tahoma" w:cs="Arial"/>
                    <w:bCs/>
                    <w:snapToGrid w:val="0"/>
                    <w:color w:val="000000" w:themeColor="text1"/>
                    <w:sz w:val="18"/>
                    <w:szCs w:val="18"/>
                    <w:lang w:eastAsia="ja-JP"/>
                  </w:rPr>
                </w:rPrChange>
              </w:rPr>
              <w:pPrChange w:id="6385" w:author="Phuong Giang" w:date="2012-02-22T23:46:00Z">
                <w:pPr>
                  <w:spacing w:before="120" w:after="200" w:line="360" w:lineRule="auto"/>
                </w:pPr>
              </w:pPrChange>
            </w:pPr>
          </w:p>
        </w:tc>
      </w:tr>
      <w:tr w:rsidR="001A326B" w:rsidRPr="00D85E98" w:rsidTr="00995D66">
        <w:trPr>
          <w:ins w:id="6386" w:author="Red Army" w:date="2012-02-22T22:52:00Z"/>
        </w:trPr>
        <w:tc>
          <w:tcPr>
            <w:tcW w:w="570" w:type="dxa"/>
          </w:tcPr>
          <w:p w:rsidR="001A326B" w:rsidRPr="00D85E98" w:rsidRDefault="001A326B">
            <w:pPr>
              <w:pStyle w:val="comment"/>
              <w:ind w:left="0"/>
              <w:rPr>
                <w:ins w:id="6387" w:author="Red Army" w:date="2012-02-22T22:52:00Z"/>
                <w:rFonts w:ascii="Times New Roman" w:hAnsi="Times New Roman" w:cs="Times New Roman"/>
                <w:bCs w:val="0"/>
                <w:color w:val="auto"/>
                <w:sz w:val="22"/>
                <w:szCs w:val="22"/>
                <w:rPrChange w:id="6388" w:author="Phuong Giang" w:date="2012-02-22T23:46:00Z">
                  <w:rPr>
                    <w:ins w:id="6389" w:author="Red Army" w:date="2012-02-22T22:52:00Z"/>
                    <w:rFonts w:ascii="Tahoma" w:eastAsia="MS Mincho" w:hAnsi="Tahoma" w:cs="Arial"/>
                    <w:bCs/>
                    <w:snapToGrid w:val="0"/>
                    <w:color w:val="000000" w:themeColor="text1"/>
                    <w:sz w:val="18"/>
                    <w:szCs w:val="18"/>
                    <w:lang w:eastAsia="ja-JP"/>
                  </w:rPr>
                </w:rPrChange>
              </w:rPr>
              <w:pPrChange w:id="6390" w:author="Phuong Giang" w:date="2012-02-22T23:46:00Z">
                <w:pPr>
                  <w:spacing w:before="120" w:after="200" w:line="360" w:lineRule="auto"/>
                </w:pPr>
              </w:pPrChange>
            </w:pPr>
            <w:ins w:id="6391" w:author="Red Army" w:date="2012-02-22T22:52:00Z">
              <w:r w:rsidRPr="00D85E98">
                <w:rPr>
                  <w:rFonts w:ascii="Times New Roman" w:hAnsi="Times New Roman" w:cs="Times New Roman"/>
                  <w:i w:val="0"/>
                  <w:color w:val="auto"/>
                  <w:sz w:val="22"/>
                  <w:szCs w:val="22"/>
                  <w:rPrChange w:id="6392" w:author="Phuong Giang" w:date="2012-02-22T23:46:00Z">
                    <w:rPr>
                      <w:bCs/>
                      <w:color w:val="000000" w:themeColor="text1"/>
                      <w:sz w:val="18"/>
                      <w:szCs w:val="18"/>
                    </w:rPr>
                  </w:rPrChange>
                </w:rPr>
                <w:lastRenderedPageBreak/>
                <w:t>12</w:t>
              </w:r>
            </w:ins>
          </w:p>
        </w:tc>
        <w:tc>
          <w:tcPr>
            <w:tcW w:w="1378" w:type="dxa"/>
          </w:tcPr>
          <w:p w:rsidR="001A326B" w:rsidRPr="00D85E98" w:rsidRDefault="001A326B">
            <w:pPr>
              <w:pStyle w:val="comment"/>
              <w:ind w:left="0"/>
              <w:rPr>
                <w:ins w:id="6393" w:author="Red Army" w:date="2012-02-22T22:52:00Z"/>
                <w:rFonts w:ascii="Times New Roman" w:hAnsi="Times New Roman" w:cs="Times New Roman"/>
                <w:bCs w:val="0"/>
                <w:color w:val="auto"/>
                <w:sz w:val="22"/>
                <w:szCs w:val="22"/>
                <w:rPrChange w:id="6394" w:author="Phuong Giang" w:date="2012-02-22T23:46:00Z">
                  <w:rPr>
                    <w:ins w:id="6395" w:author="Red Army" w:date="2012-02-22T22:52:00Z"/>
                    <w:rFonts w:ascii="Tahoma" w:eastAsia="MS Mincho" w:hAnsi="Tahoma" w:cs="Arial"/>
                    <w:bCs/>
                    <w:snapToGrid w:val="0"/>
                    <w:color w:val="000000" w:themeColor="text1"/>
                    <w:sz w:val="18"/>
                    <w:szCs w:val="18"/>
                    <w:lang w:eastAsia="ja-JP"/>
                  </w:rPr>
                </w:rPrChange>
              </w:rPr>
              <w:pPrChange w:id="6396" w:author="Phuong Giang" w:date="2012-02-22T23:46:00Z">
                <w:pPr>
                  <w:spacing w:before="120" w:after="200" w:line="360" w:lineRule="auto"/>
                </w:pPr>
              </w:pPrChange>
            </w:pPr>
            <w:ins w:id="6397" w:author="Red Army" w:date="2012-02-22T22:52:00Z">
              <w:r w:rsidRPr="00D85E98">
                <w:rPr>
                  <w:rFonts w:ascii="Times New Roman" w:hAnsi="Times New Roman" w:cs="Times New Roman"/>
                  <w:i w:val="0"/>
                  <w:color w:val="auto"/>
                  <w:sz w:val="22"/>
                  <w:szCs w:val="22"/>
                  <w:rPrChange w:id="6398" w:author="Phuong Giang" w:date="2012-02-22T23:46:00Z">
                    <w:rPr>
                      <w:bCs/>
                      <w:color w:val="000000" w:themeColor="text1"/>
                      <w:sz w:val="18"/>
                      <w:szCs w:val="18"/>
                    </w:rPr>
                  </w:rPrChange>
                </w:rPr>
                <w:t>Topic</w:t>
              </w:r>
            </w:ins>
          </w:p>
        </w:tc>
        <w:tc>
          <w:tcPr>
            <w:tcW w:w="832" w:type="dxa"/>
          </w:tcPr>
          <w:p w:rsidR="001A326B" w:rsidRPr="00D85E98" w:rsidRDefault="001A326B">
            <w:pPr>
              <w:pStyle w:val="comment"/>
              <w:ind w:left="0"/>
              <w:rPr>
                <w:ins w:id="6399" w:author="Red Army" w:date="2012-02-22T22:52:00Z"/>
                <w:rFonts w:ascii="Times New Roman" w:hAnsi="Times New Roman" w:cs="Times New Roman"/>
                <w:bCs w:val="0"/>
                <w:color w:val="auto"/>
                <w:sz w:val="22"/>
                <w:szCs w:val="22"/>
                <w:rPrChange w:id="6400" w:author="Phuong Giang" w:date="2012-02-22T23:46:00Z">
                  <w:rPr>
                    <w:ins w:id="6401" w:author="Red Army" w:date="2012-02-22T22:52:00Z"/>
                    <w:rFonts w:ascii="Tahoma" w:eastAsia="MS Mincho" w:hAnsi="Tahoma" w:cs="Arial"/>
                    <w:bCs/>
                    <w:snapToGrid w:val="0"/>
                    <w:color w:val="000000" w:themeColor="text1"/>
                    <w:sz w:val="18"/>
                    <w:szCs w:val="18"/>
                    <w:lang w:eastAsia="ja-JP"/>
                  </w:rPr>
                </w:rPrChange>
              </w:rPr>
              <w:pPrChange w:id="6402" w:author="Phuong Giang" w:date="2012-02-22T23:46:00Z">
                <w:pPr>
                  <w:spacing w:before="120" w:after="200" w:line="360" w:lineRule="auto"/>
                </w:pPr>
              </w:pPrChange>
            </w:pPr>
            <w:ins w:id="6403" w:author="Red Army" w:date="2012-02-22T22:52:00Z">
              <w:r w:rsidRPr="00D85E98">
                <w:rPr>
                  <w:rFonts w:ascii="Times New Roman" w:hAnsi="Times New Roman" w:cs="Times New Roman"/>
                  <w:i w:val="0"/>
                  <w:color w:val="auto"/>
                  <w:sz w:val="22"/>
                  <w:szCs w:val="22"/>
                  <w:rPrChange w:id="6404" w:author="Phuong Giang" w:date="2012-02-22T23:46:00Z">
                    <w:rPr>
                      <w:bCs/>
                      <w:color w:val="000000" w:themeColor="text1"/>
                      <w:sz w:val="18"/>
                      <w:szCs w:val="18"/>
                    </w:rPr>
                  </w:rPrChange>
                </w:rPr>
                <w:t>string</w:t>
              </w:r>
            </w:ins>
          </w:p>
        </w:tc>
        <w:tc>
          <w:tcPr>
            <w:tcW w:w="1142" w:type="dxa"/>
          </w:tcPr>
          <w:p w:rsidR="001A326B" w:rsidRPr="00D85E98" w:rsidRDefault="001A326B">
            <w:pPr>
              <w:pStyle w:val="comment"/>
              <w:ind w:left="0"/>
              <w:rPr>
                <w:ins w:id="6405" w:author="Red Army" w:date="2012-02-22T22:52:00Z"/>
                <w:rFonts w:ascii="Times New Roman" w:hAnsi="Times New Roman" w:cs="Times New Roman"/>
                <w:bCs w:val="0"/>
                <w:color w:val="auto"/>
                <w:sz w:val="22"/>
                <w:szCs w:val="22"/>
                <w:rPrChange w:id="6406" w:author="Phuong Giang" w:date="2012-02-22T23:46:00Z">
                  <w:rPr>
                    <w:ins w:id="6407" w:author="Red Army" w:date="2012-02-22T22:52:00Z"/>
                    <w:rFonts w:ascii="Tahoma" w:eastAsia="MS Mincho" w:hAnsi="Tahoma" w:cs="Arial"/>
                    <w:bCs/>
                    <w:snapToGrid w:val="0"/>
                    <w:color w:val="000000" w:themeColor="text1"/>
                    <w:sz w:val="18"/>
                    <w:szCs w:val="18"/>
                    <w:lang w:eastAsia="ja-JP"/>
                  </w:rPr>
                </w:rPrChange>
              </w:rPr>
              <w:pPrChange w:id="6408" w:author="Phuong Giang" w:date="2012-02-22T23:46:00Z">
                <w:pPr>
                  <w:spacing w:before="120" w:after="200" w:line="360" w:lineRule="auto"/>
                </w:pPr>
              </w:pPrChange>
            </w:pPr>
          </w:p>
        </w:tc>
        <w:tc>
          <w:tcPr>
            <w:tcW w:w="952" w:type="dxa"/>
          </w:tcPr>
          <w:p w:rsidR="001A326B" w:rsidRPr="00D85E98" w:rsidRDefault="001A326B">
            <w:pPr>
              <w:pStyle w:val="comment"/>
              <w:ind w:left="0"/>
              <w:rPr>
                <w:ins w:id="6409" w:author="Red Army" w:date="2012-02-22T22:52:00Z"/>
                <w:rFonts w:ascii="Times New Roman" w:hAnsi="Times New Roman" w:cs="Times New Roman"/>
                <w:bCs w:val="0"/>
                <w:color w:val="auto"/>
                <w:sz w:val="22"/>
                <w:szCs w:val="22"/>
                <w:rPrChange w:id="6410" w:author="Phuong Giang" w:date="2012-02-22T23:46:00Z">
                  <w:rPr>
                    <w:ins w:id="6411" w:author="Red Army" w:date="2012-02-22T22:52:00Z"/>
                    <w:rFonts w:ascii="Tahoma" w:eastAsia="MS Mincho" w:hAnsi="Tahoma" w:cs="Arial"/>
                    <w:bCs/>
                    <w:snapToGrid w:val="0"/>
                    <w:color w:val="000000" w:themeColor="text1"/>
                    <w:sz w:val="18"/>
                    <w:szCs w:val="18"/>
                    <w:lang w:eastAsia="ja-JP"/>
                  </w:rPr>
                </w:rPrChange>
              </w:rPr>
              <w:pPrChange w:id="6412" w:author="Phuong Giang" w:date="2012-02-22T23:46:00Z">
                <w:pPr>
                  <w:spacing w:before="120" w:after="200" w:line="360" w:lineRule="auto"/>
                </w:pPr>
              </w:pPrChange>
            </w:pPr>
          </w:p>
        </w:tc>
        <w:tc>
          <w:tcPr>
            <w:tcW w:w="4702" w:type="dxa"/>
          </w:tcPr>
          <w:p w:rsidR="001A326B" w:rsidRPr="00D85E98" w:rsidRDefault="001A326B">
            <w:pPr>
              <w:pStyle w:val="comment"/>
              <w:ind w:left="0"/>
              <w:rPr>
                <w:ins w:id="6413" w:author="Red Army" w:date="2012-02-22T22:52:00Z"/>
                <w:rFonts w:ascii="Times New Roman" w:hAnsi="Times New Roman" w:cs="Times New Roman"/>
                <w:bCs w:val="0"/>
                <w:color w:val="auto"/>
                <w:sz w:val="22"/>
                <w:szCs w:val="22"/>
                <w:rPrChange w:id="6414" w:author="Phuong Giang" w:date="2012-02-22T23:46:00Z">
                  <w:rPr>
                    <w:ins w:id="6415" w:author="Red Army" w:date="2012-02-22T22:52:00Z"/>
                    <w:rFonts w:ascii="Tahoma" w:eastAsia="MS Mincho" w:hAnsi="Tahoma" w:cs="Arial"/>
                    <w:bCs/>
                    <w:snapToGrid w:val="0"/>
                    <w:color w:val="000000" w:themeColor="text1"/>
                    <w:sz w:val="18"/>
                    <w:szCs w:val="18"/>
                    <w:lang w:eastAsia="ja-JP"/>
                  </w:rPr>
                </w:rPrChange>
              </w:rPr>
              <w:pPrChange w:id="6416" w:author="Phuong Giang" w:date="2012-02-22T23:46:00Z">
                <w:pPr>
                  <w:spacing w:before="120" w:after="200" w:line="360" w:lineRule="auto"/>
                </w:pPr>
              </w:pPrChange>
            </w:pPr>
          </w:p>
        </w:tc>
      </w:tr>
      <w:tr w:rsidR="001A326B" w:rsidRPr="00D85E98" w:rsidTr="00995D66">
        <w:trPr>
          <w:ins w:id="6417" w:author="Red Army" w:date="2012-02-22T22:52:00Z"/>
        </w:trPr>
        <w:tc>
          <w:tcPr>
            <w:tcW w:w="570" w:type="dxa"/>
          </w:tcPr>
          <w:p w:rsidR="001A326B" w:rsidRPr="00D85E98" w:rsidRDefault="001A326B">
            <w:pPr>
              <w:pStyle w:val="comment"/>
              <w:ind w:left="0"/>
              <w:rPr>
                <w:ins w:id="6418" w:author="Red Army" w:date="2012-02-22T22:52:00Z"/>
                <w:rFonts w:ascii="Times New Roman" w:hAnsi="Times New Roman" w:cs="Times New Roman"/>
                <w:bCs w:val="0"/>
                <w:color w:val="auto"/>
                <w:sz w:val="22"/>
                <w:szCs w:val="22"/>
                <w:rPrChange w:id="6419" w:author="Phuong Giang" w:date="2012-02-22T23:46:00Z">
                  <w:rPr>
                    <w:ins w:id="6420" w:author="Red Army" w:date="2012-02-22T22:52:00Z"/>
                    <w:rFonts w:ascii="Tahoma" w:eastAsia="MS Mincho" w:hAnsi="Tahoma" w:cs="Arial"/>
                    <w:bCs/>
                    <w:snapToGrid w:val="0"/>
                    <w:color w:val="000000" w:themeColor="text1"/>
                    <w:sz w:val="18"/>
                    <w:szCs w:val="18"/>
                    <w:lang w:eastAsia="ja-JP"/>
                  </w:rPr>
                </w:rPrChange>
              </w:rPr>
              <w:pPrChange w:id="6421" w:author="Phuong Giang" w:date="2012-02-22T23:46:00Z">
                <w:pPr>
                  <w:spacing w:before="120" w:after="200" w:line="360" w:lineRule="auto"/>
                </w:pPr>
              </w:pPrChange>
            </w:pPr>
            <w:ins w:id="6422" w:author="Red Army" w:date="2012-02-22T22:52:00Z">
              <w:r w:rsidRPr="00D85E98">
                <w:rPr>
                  <w:rFonts w:ascii="Times New Roman" w:hAnsi="Times New Roman" w:cs="Times New Roman"/>
                  <w:i w:val="0"/>
                  <w:color w:val="auto"/>
                  <w:sz w:val="22"/>
                  <w:szCs w:val="22"/>
                  <w:rPrChange w:id="6423" w:author="Phuong Giang" w:date="2012-02-22T23:46:00Z">
                    <w:rPr>
                      <w:bCs/>
                      <w:color w:val="000000" w:themeColor="text1"/>
                      <w:sz w:val="18"/>
                      <w:szCs w:val="18"/>
                    </w:rPr>
                  </w:rPrChange>
                </w:rPr>
                <w:t>13</w:t>
              </w:r>
            </w:ins>
          </w:p>
        </w:tc>
        <w:tc>
          <w:tcPr>
            <w:tcW w:w="1378" w:type="dxa"/>
          </w:tcPr>
          <w:p w:rsidR="001A326B" w:rsidRPr="00D85E98" w:rsidRDefault="001A326B">
            <w:pPr>
              <w:pStyle w:val="comment"/>
              <w:ind w:left="0"/>
              <w:rPr>
                <w:ins w:id="6424" w:author="Red Army" w:date="2012-02-22T22:52:00Z"/>
                <w:rFonts w:ascii="Times New Roman" w:hAnsi="Times New Roman" w:cs="Times New Roman"/>
                <w:bCs w:val="0"/>
                <w:color w:val="auto"/>
                <w:sz w:val="22"/>
                <w:szCs w:val="22"/>
                <w:rPrChange w:id="6425" w:author="Phuong Giang" w:date="2012-02-22T23:46:00Z">
                  <w:rPr>
                    <w:ins w:id="6426" w:author="Red Army" w:date="2012-02-22T22:52:00Z"/>
                    <w:rFonts w:ascii="Tahoma" w:eastAsia="MS Mincho" w:hAnsi="Tahoma" w:cs="Arial"/>
                    <w:bCs/>
                    <w:snapToGrid w:val="0"/>
                    <w:color w:val="000000" w:themeColor="text1"/>
                    <w:sz w:val="18"/>
                    <w:szCs w:val="18"/>
                    <w:lang w:eastAsia="ja-JP"/>
                  </w:rPr>
                </w:rPrChange>
              </w:rPr>
              <w:pPrChange w:id="6427" w:author="Phuong Giang" w:date="2012-02-22T23:46:00Z">
                <w:pPr>
                  <w:spacing w:before="120" w:after="200" w:line="360" w:lineRule="auto"/>
                </w:pPr>
              </w:pPrChange>
            </w:pPr>
            <w:proofErr w:type="spellStart"/>
            <w:ins w:id="6428" w:author="Red Army" w:date="2012-02-22T22:52:00Z">
              <w:r w:rsidRPr="00D85E98">
                <w:rPr>
                  <w:rFonts w:ascii="Times New Roman" w:hAnsi="Times New Roman" w:cs="Times New Roman"/>
                  <w:i w:val="0"/>
                  <w:color w:val="auto"/>
                  <w:sz w:val="22"/>
                  <w:szCs w:val="22"/>
                  <w:rPrChange w:id="6429" w:author="Phuong Giang" w:date="2012-02-22T23:46:00Z">
                    <w:rPr>
                      <w:bCs/>
                      <w:color w:val="000000" w:themeColor="text1"/>
                      <w:sz w:val="18"/>
                      <w:szCs w:val="18"/>
                    </w:rPr>
                  </w:rPrChange>
                </w:rPr>
                <w:t>TopicList</w:t>
              </w:r>
              <w:proofErr w:type="spellEnd"/>
            </w:ins>
          </w:p>
        </w:tc>
        <w:tc>
          <w:tcPr>
            <w:tcW w:w="832" w:type="dxa"/>
          </w:tcPr>
          <w:p w:rsidR="001A326B" w:rsidRPr="00D85E98" w:rsidRDefault="001A326B">
            <w:pPr>
              <w:pStyle w:val="comment"/>
              <w:ind w:left="0"/>
              <w:rPr>
                <w:ins w:id="6430" w:author="Red Army" w:date="2012-02-22T22:52:00Z"/>
                <w:rFonts w:ascii="Times New Roman" w:hAnsi="Times New Roman" w:cs="Times New Roman"/>
                <w:bCs w:val="0"/>
                <w:color w:val="auto"/>
                <w:sz w:val="22"/>
                <w:szCs w:val="22"/>
                <w:rPrChange w:id="6431" w:author="Phuong Giang" w:date="2012-02-22T23:46:00Z">
                  <w:rPr>
                    <w:ins w:id="6432" w:author="Red Army" w:date="2012-02-22T22:52:00Z"/>
                    <w:rFonts w:ascii="Tahoma" w:eastAsia="MS Mincho" w:hAnsi="Tahoma" w:cs="Arial"/>
                    <w:bCs/>
                    <w:snapToGrid w:val="0"/>
                    <w:color w:val="000000" w:themeColor="text1"/>
                    <w:sz w:val="18"/>
                    <w:szCs w:val="18"/>
                    <w:lang w:eastAsia="ja-JP"/>
                  </w:rPr>
                </w:rPrChange>
              </w:rPr>
              <w:pPrChange w:id="6433" w:author="Phuong Giang" w:date="2012-02-22T23:46:00Z">
                <w:pPr>
                  <w:spacing w:before="120" w:after="200" w:line="360" w:lineRule="auto"/>
                </w:pPr>
              </w:pPrChange>
            </w:pPr>
            <w:proofErr w:type="spellStart"/>
            <w:ins w:id="6434" w:author="Red Army" w:date="2012-02-22T22:52:00Z">
              <w:r w:rsidRPr="00D85E98">
                <w:rPr>
                  <w:rFonts w:ascii="Times New Roman" w:hAnsi="Times New Roman" w:cs="Times New Roman"/>
                  <w:i w:val="0"/>
                  <w:color w:val="auto"/>
                  <w:sz w:val="22"/>
                  <w:szCs w:val="22"/>
                  <w:rPrChange w:id="6435" w:author="Phuong Giang" w:date="2012-02-22T23:46:00Z">
                    <w:rPr>
                      <w:bCs/>
                      <w:color w:val="000000" w:themeColor="text1"/>
                      <w:sz w:val="18"/>
                      <w:szCs w:val="18"/>
                    </w:rPr>
                  </w:rPrChange>
                </w:rPr>
                <w:t>int</w:t>
              </w:r>
              <w:proofErr w:type="spellEnd"/>
            </w:ins>
          </w:p>
        </w:tc>
        <w:tc>
          <w:tcPr>
            <w:tcW w:w="1142" w:type="dxa"/>
          </w:tcPr>
          <w:p w:rsidR="001A326B" w:rsidRPr="00D85E98" w:rsidRDefault="001A326B">
            <w:pPr>
              <w:pStyle w:val="comment"/>
              <w:ind w:left="0"/>
              <w:rPr>
                <w:ins w:id="6436" w:author="Red Army" w:date="2012-02-22T22:52:00Z"/>
                <w:rFonts w:ascii="Times New Roman" w:hAnsi="Times New Roman" w:cs="Times New Roman"/>
                <w:bCs w:val="0"/>
                <w:color w:val="auto"/>
                <w:sz w:val="22"/>
                <w:szCs w:val="22"/>
                <w:rPrChange w:id="6437" w:author="Phuong Giang" w:date="2012-02-22T23:46:00Z">
                  <w:rPr>
                    <w:ins w:id="6438" w:author="Red Army" w:date="2012-02-22T22:52:00Z"/>
                    <w:rFonts w:ascii="Tahoma" w:eastAsia="MS Mincho" w:hAnsi="Tahoma" w:cs="Arial"/>
                    <w:bCs/>
                    <w:snapToGrid w:val="0"/>
                    <w:color w:val="000000" w:themeColor="text1"/>
                    <w:sz w:val="18"/>
                    <w:szCs w:val="18"/>
                    <w:lang w:eastAsia="ja-JP"/>
                  </w:rPr>
                </w:rPrChange>
              </w:rPr>
              <w:pPrChange w:id="6439" w:author="Phuong Giang" w:date="2012-02-22T23:46:00Z">
                <w:pPr>
                  <w:spacing w:before="120" w:after="200" w:line="360" w:lineRule="auto"/>
                </w:pPr>
              </w:pPrChange>
            </w:pPr>
          </w:p>
        </w:tc>
        <w:tc>
          <w:tcPr>
            <w:tcW w:w="952" w:type="dxa"/>
          </w:tcPr>
          <w:p w:rsidR="001A326B" w:rsidRPr="00D85E98" w:rsidRDefault="001A326B">
            <w:pPr>
              <w:pStyle w:val="comment"/>
              <w:ind w:left="0"/>
              <w:rPr>
                <w:ins w:id="6440" w:author="Red Army" w:date="2012-02-22T22:52:00Z"/>
                <w:rFonts w:ascii="Times New Roman" w:hAnsi="Times New Roman" w:cs="Times New Roman"/>
                <w:bCs w:val="0"/>
                <w:color w:val="auto"/>
                <w:sz w:val="22"/>
                <w:szCs w:val="22"/>
                <w:rPrChange w:id="6441" w:author="Phuong Giang" w:date="2012-02-22T23:46:00Z">
                  <w:rPr>
                    <w:ins w:id="6442" w:author="Red Army" w:date="2012-02-22T22:52:00Z"/>
                    <w:rFonts w:ascii="Tahoma" w:eastAsia="MS Mincho" w:hAnsi="Tahoma" w:cs="Arial"/>
                    <w:bCs/>
                    <w:snapToGrid w:val="0"/>
                    <w:color w:val="000000" w:themeColor="text1"/>
                    <w:sz w:val="18"/>
                    <w:szCs w:val="18"/>
                    <w:lang w:eastAsia="ja-JP"/>
                  </w:rPr>
                </w:rPrChange>
              </w:rPr>
              <w:pPrChange w:id="6443" w:author="Phuong Giang" w:date="2012-02-22T23:46:00Z">
                <w:pPr>
                  <w:spacing w:before="120" w:after="200" w:line="360" w:lineRule="auto"/>
                </w:pPr>
              </w:pPrChange>
            </w:pPr>
          </w:p>
        </w:tc>
        <w:tc>
          <w:tcPr>
            <w:tcW w:w="4702" w:type="dxa"/>
          </w:tcPr>
          <w:p w:rsidR="001A326B" w:rsidRPr="00D85E98" w:rsidRDefault="001A326B">
            <w:pPr>
              <w:pStyle w:val="comment"/>
              <w:ind w:left="0"/>
              <w:rPr>
                <w:ins w:id="6444" w:author="Red Army" w:date="2012-02-22T22:52:00Z"/>
                <w:rFonts w:ascii="Times New Roman" w:hAnsi="Times New Roman" w:cs="Times New Roman"/>
                <w:bCs w:val="0"/>
                <w:color w:val="auto"/>
                <w:sz w:val="22"/>
                <w:szCs w:val="22"/>
                <w:rPrChange w:id="6445" w:author="Phuong Giang" w:date="2012-02-22T23:46:00Z">
                  <w:rPr>
                    <w:ins w:id="6446" w:author="Red Army" w:date="2012-02-22T22:52:00Z"/>
                    <w:rFonts w:ascii="Tahoma" w:eastAsia="MS Mincho" w:hAnsi="Tahoma" w:cs="Arial"/>
                    <w:bCs/>
                    <w:snapToGrid w:val="0"/>
                    <w:color w:val="000000" w:themeColor="text1"/>
                    <w:sz w:val="18"/>
                    <w:szCs w:val="18"/>
                    <w:lang w:eastAsia="ja-JP"/>
                  </w:rPr>
                </w:rPrChange>
              </w:rPr>
              <w:pPrChange w:id="6447" w:author="Phuong Giang" w:date="2012-02-22T23:46:00Z">
                <w:pPr>
                  <w:spacing w:before="120" w:after="200" w:line="360" w:lineRule="auto"/>
                </w:pPr>
              </w:pPrChange>
            </w:pPr>
          </w:p>
        </w:tc>
      </w:tr>
      <w:tr w:rsidR="001A326B" w:rsidRPr="00D85E98" w:rsidTr="00995D66">
        <w:trPr>
          <w:ins w:id="6448" w:author="Red Army" w:date="2012-02-22T22:52:00Z"/>
        </w:trPr>
        <w:tc>
          <w:tcPr>
            <w:tcW w:w="570" w:type="dxa"/>
          </w:tcPr>
          <w:p w:rsidR="001A326B" w:rsidRPr="00D85E98" w:rsidRDefault="001A326B">
            <w:pPr>
              <w:pStyle w:val="comment"/>
              <w:ind w:left="0"/>
              <w:rPr>
                <w:ins w:id="6449" w:author="Red Army" w:date="2012-02-22T22:52:00Z"/>
                <w:rFonts w:ascii="Times New Roman" w:hAnsi="Times New Roman" w:cs="Times New Roman"/>
                <w:bCs w:val="0"/>
                <w:color w:val="auto"/>
                <w:sz w:val="22"/>
                <w:szCs w:val="22"/>
                <w:rPrChange w:id="6450" w:author="Phuong Giang" w:date="2012-02-22T23:46:00Z">
                  <w:rPr>
                    <w:ins w:id="6451" w:author="Red Army" w:date="2012-02-22T22:52:00Z"/>
                    <w:rFonts w:ascii="Tahoma" w:eastAsia="MS Mincho" w:hAnsi="Tahoma" w:cs="Arial"/>
                    <w:bCs/>
                    <w:snapToGrid w:val="0"/>
                    <w:color w:val="000000" w:themeColor="text1"/>
                    <w:sz w:val="18"/>
                    <w:szCs w:val="18"/>
                    <w:lang w:eastAsia="ja-JP"/>
                  </w:rPr>
                </w:rPrChange>
              </w:rPr>
              <w:pPrChange w:id="6452" w:author="Phuong Giang" w:date="2012-02-22T23:46:00Z">
                <w:pPr>
                  <w:spacing w:before="120" w:after="200" w:line="360" w:lineRule="auto"/>
                </w:pPr>
              </w:pPrChange>
            </w:pPr>
            <w:ins w:id="6453" w:author="Red Army" w:date="2012-02-22T22:52:00Z">
              <w:r w:rsidRPr="00D85E98">
                <w:rPr>
                  <w:rFonts w:ascii="Times New Roman" w:hAnsi="Times New Roman" w:cs="Times New Roman"/>
                  <w:i w:val="0"/>
                  <w:color w:val="auto"/>
                  <w:sz w:val="22"/>
                  <w:szCs w:val="22"/>
                  <w:rPrChange w:id="6454" w:author="Phuong Giang" w:date="2012-02-22T23:46:00Z">
                    <w:rPr>
                      <w:bCs/>
                      <w:color w:val="000000" w:themeColor="text1"/>
                      <w:sz w:val="18"/>
                      <w:szCs w:val="18"/>
                    </w:rPr>
                  </w:rPrChange>
                </w:rPr>
                <w:t>14</w:t>
              </w:r>
            </w:ins>
          </w:p>
        </w:tc>
        <w:tc>
          <w:tcPr>
            <w:tcW w:w="1378" w:type="dxa"/>
          </w:tcPr>
          <w:p w:rsidR="001A326B" w:rsidRPr="00D85E98" w:rsidRDefault="001A326B">
            <w:pPr>
              <w:pStyle w:val="comment"/>
              <w:ind w:left="0"/>
              <w:rPr>
                <w:ins w:id="6455" w:author="Red Army" w:date="2012-02-22T22:52:00Z"/>
                <w:rFonts w:ascii="Times New Roman" w:hAnsi="Times New Roman" w:cs="Times New Roman"/>
                <w:bCs w:val="0"/>
                <w:color w:val="auto"/>
                <w:sz w:val="22"/>
                <w:szCs w:val="22"/>
                <w:rPrChange w:id="6456" w:author="Phuong Giang" w:date="2012-02-22T23:46:00Z">
                  <w:rPr>
                    <w:ins w:id="6457" w:author="Red Army" w:date="2012-02-22T22:52:00Z"/>
                    <w:rFonts w:ascii="Tahoma" w:eastAsia="MS Mincho" w:hAnsi="Tahoma" w:cs="Arial"/>
                    <w:bCs/>
                    <w:snapToGrid w:val="0"/>
                    <w:color w:val="000000" w:themeColor="text1"/>
                    <w:sz w:val="18"/>
                    <w:szCs w:val="18"/>
                    <w:lang w:eastAsia="ja-JP"/>
                  </w:rPr>
                </w:rPrChange>
              </w:rPr>
              <w:pPrChange w:id="6458" w:author="Phuong Giang" w:date="2012-02-22T23:46:00Z">
                <w:pPr>
                  <w:spacing w:before="120" w:after="200" w:line="360" w:lineRule="auto"/>
                </w:pPr>
              </w:pPrChange>
            </w:pPr>
            <w:proofErr w:type="spellStart"/>
            <w:ins w:id="6459" w:author="Red Army" w:date="2012-02-22T22:52:00Z">
              <w:r w:rsidRPr="00D85E98">
                <w:rPr>
                  <w:rFonts w:ascii="Times New Roman" w:hAnsi="Times New Roman" w:cs="Times New Roman"/>
                  <w:i w:val="0"/>
                  <w:color w:val="auto"/>
                  <w:sz w:val="22"/>
                  <w:szCs w:val="22"/>
                  <w:rPrChange w:id="6460" w:author="Phuong Giang" w:date="2012-02-22T23:46:00Z">
                    <w:rPr>
                      <w:bCs/>
                      <w:color w:val="000000" w:themeColor="text1"/>
                      <w:sz w:val="18"/>
                      <w:szCs w:val="18"/>
                    </w:rPr>
                  </w:rPrChange>
                </w:rPr>
                <w:t>TopicNo</w:t>
              </w:r>
              <w:proofErr w:type="spellEnd"/>
            </w:ins>
          </w:p>
        </w:tc>
        <w:tc>
          <w:tcPr>
            <w:tcW w:w="832" w:type="dxa"/>
          </w:tcPr>
          <w:p w:rsidR="001A326B" w:rsidRPr="00D85E98" w:rsidRDefault="001A326B">
            <w:pPr>
              <w:pStyle w:val="comment"/>
              <w:ind w:left="0"/>
              <w:rPr>
                <w:ins w:id="6461" w:author="Red Army" w:date="2012-02-22T22:52:00Z"/>
                <w:rFonts w:ascii="Times New Roman" w:hAnsi="Times New Roman" w:cs="Times New Roman"/>
                <w:bCs w:val="0"/>
                <w:color w:val="auto"/>
                <w:sz w:val="22"/>
                <w:szCs w:val="22"/>
                <w:rPrChange w:id="6462" w:author="Phuong Giang" w:date="2012-02-22T23:46:00Z">
                  <w:rPr>
                    <w:ins w:id="6463" w:author="Red Army" w:date="2012-02-22T22:52:00Z"/>
                    <w:rFonts w:ascii="Tahoma" w:eastAsia="MS Mincho" w:hAnsi="Tahoma" w:cs="Arial"/>
                    <w:bCs/>
                    <w:snapToGrid w:val="0"/>
                    <w:color w:val="000000" w:themeColor="text1"/>
                    <w:sz w:val="18"/>
                    <w:szCs w:val="18"/>
                    <w:lang w:eastAsia="ja-JP"/>
                  </w:rPr>
                </w:rPrChange>
              </w:rPr>
              <w:pPrChange w:id="6464" w:author="Phuong Giang" w:date="2012-02-22T23:46:00Z">
                <w:pPr>
                  <w:spacing w:before="120" w:after="200" w:line="360" w:lineRule="auto"/>
                </w:pPr>
              </w:pPrChange>
            </w:pPr>
            <w:proofErr w:type="spellStart"/>
            <w:ins w:id="6465" w:author="Red Army" w:date="2012-02-22T22:52:00Z">
              <w:r w:rsidRPr="00D85E98">
                <w:rPr>
                  <w:rFonts w:ascii="Times New Roman" w:hAnsi="Times New Roman" w:cs="Times New Roman"/>
                  <w:i w:val="0"/>
                  <w:color w:val="auto"/>
                  <w:sz w:val="22"/>
                  <w:szCs w:val="22"/>
                  <w:rPrChange w:id="6466" w:author="Phuong Giang" w:date="2012-02-22T23:46:00Z">
                    <w:rPr>
                      <w:bCs/>
                      <w:color w:val="000000" w:themeColor="text1"/>
                      <w:sz w:val="18"/>
                      <w:szCs w:val="18"/>
                    </w:rPr>
                  </w:rPrChange>
                </w:rPr>
                <w:t>int</w:t>
              </w:r>
              <w:proofErr w:type="spellEnd"/>
            </w:ins>
          </w:p>
        </w:tc>
        <w:tc>
          <w:tcPr>
            <w:tcW w:w="1142" w:type="dxa"/>
          </w:tcPr>
          <w:p w:rsidR="001A326B" w:rsidRPr="00D85E98" w:rsidRDefault="001A326B">
            <w:pPr>
              <w:pStyle w:val="comment"/>
              <w:ind w:left="0"/>
              <w:rPr>
                <w:ins w:id="6467" w:author="Red Army" w:date="2012-02-22T22:52:00Z"/>
                <w:rFonts w:ascii="Times New Roman" w:hAnsi="Times New Roman" w:cs="Times New Roman"/>
                <w:bCs w:val="0"/>
                <w:color w:val="auto"/>
                <w:sz w:val="22"/>
                <w:szCs w:val="22"/>
                <w:rPrChange w:id="6468" w:author="Phuong Giang" w:date="2012-02-22T23:46:00Z">
                  <w:rPr>
                    <w:ins w:id="6469" w:author="Red Army" w:date="2012-02-22T22:52:00Z"/>
                    <w:rFonts w:ascii="Tahoma" w:eastAsia="MS Mincho" w:hAnsi="Tahoma" w:cs="Arial"/>
                    <w:bCs/>
                    <w:snapToGrid w:val="0"/>
                    <w:color w:val="000000" w:themeColor="text1"/>
                    <w:sz w:val="18"/>
                    <w:szCs w:val="18"/>
                    <w:lang w:eastAsia="ja-JP"/>
                  </w:rPr>
                </w:rPrChange>
              </w:rPr>
              <w:pPrChange w:id="6470" w:author="Phuong Giang" w:date="2012-02-22T23:46:00Z">
                <w:pPr>
                  <w:spacing w:before="120" w:after="200" w:line="360" w:lineRule="auto"/>
                </w:pPr>
              </w:pPrChange>
            </w:pPr>
          </w:p>
        </w:tc>
        <w:tc>
          <w:tcPr>
            <w:tcW w:w="952" w:type="dxa"/>
          </w:tcPr>
          <w:p w:rsidR="001A326B" w:rsidRPr="00D85E98" w:rsidRDefault="001A326B">
            <w:pPr>
              <w:pStyle w:val="comment"/>
              <w:ind w:left="0"/>
              <w:rPr>
                <w:ins w:id="6471" w:author="Red Army" w:date="2012-02-22T22:52:00Z"/>
                <w:rFonts w:ascii="Times New Roman" w:hAnsi="Times New Roman" w:cs="Times New Roman"/>
                <w:bCs w:val="0"/>
                <w:color w:val="auto"/>
                <w:sz w:val="22"/>
                <w:szCs w:val="22"/>
                <w:rPrChange w:id="6472" w:author="Phuong Giang" w:date="2012-02-22T23:46:00Z">
                  <w:rPr>
                    <w:ins w:id="6473" w:author="Red Army" w:date="2012-02-22T22:52:00Z"/>
                    <w:rFonts w:ascii="Tahoma" w:eastAsia="MS Mincho" w:hAnsi="Tahoma" w:cs="Arial"/>
                    <w:bCs/>
                    <w:snapToGrid w:val="0"/>
                    <w:color w:val="000000" w:themeColor="text1"/>
                    <w:sz w:val="18"/>
                    <w:szCs w:val="18"/>
                    <w:lang w:eastAsia="ja-JP"/>
                  </w:rPr>
                </w:rPrChange>
              </w:rPr>
              <w:pPrChange w:id="6474" w:author="Phuong Giang" w:date="2012-02-22T23:46:00Z">
                <w:pPr>
                  <w:spacing w:before="120" w:after="200" w:line="360" w:lineRule="auto"/>
                </w:pPr>
              </w:pPrChange>
            </w:pPr>
          </w:p>
        </w:tc>
        <w:tc>
          <w:tcPr>
            <w:tcW w:w="4702" w:type="dxa"/>
          </w:tcPr>
          <w:p w:rsidR="001A326B" w:rsidRPr="00D85E98" w:rsidRDefault="001A326B">
            <w:pPr>
              <w:pStyle w:val="comment"/>
              <w:ind w:left="0"/>
              <w:rPr>
                <w:ins w:id="6475" w:author="Red Army" w:date="2012-02-22T22:52:00Z"/>
                <w:rFonts w:ascii="Times New Roman" w:hAnsi="Times New Roman" w:cs="Times New Roman"/>
                <w:bCs w:val="0"/>
                <w:color w:val="auto"/>
                <w:sz w:val="22"/>
                <w:szCs w:val="22"/>
                <w:rPrChange w:id="6476" w:author="Phuong Giang" w:date="2012-02-22T23:46:00Z">
                  <w:rPr>
                    <w:ins w:id="6477" w:author="Red Army" w:date="2012-02-22T22:52:00Z"/>
                    <w:rFonts w:ascii="Tahoma" w:eastAsia="MS Mincho" w:hAnsi="Tahoma" w:cs="Arial"/>
                    <w:bCs/>
                    <w:snapToGrid w:val="0"/>
                    <w:color w:val="000000" w:themeColor="text1"/>
                    <w:sz w:val="18"/>
                    <w:szCs w:val="18"/>
                    <w:lang w:eastAsia="ja-JP"/>
                  </w:rPr>
                </w:rPrChange>
              </w:rPr>
              <w:pPrChange w:id="6478" w:author="Phuong Giang" w:date="2012-02-22T23:46:00Z">
                <w:pPr>
                  <w:spacing w:before="120" w:after="200" w:line="360" w:lineRule="auto"/>
                </w:pPr>
              </w:pPrChange>
            </w:pPr>
          </w:p>
        </w:tc>
      </w:tr>
    </w:tbl>
    <w:p w:rsidR="001A326B" w:rsidRPr="003365FC" w:rsidRDefault="001A326B" w:rsidP="001A326B">
      <w:pPr>
        <w:keepNext/>
        <w:keepLines/>
        <w:numPr>
          <w:ilvl w:val="4"/>
          <w:numId w:val="5"/>
        </w:numPr>
        <w:tabs>
          <w:tab w:val="left" w:pos="4208"/>
        </w:tabs>
        <w:spacing w:before="200" w:after="0"/>
        <w:outlineLvl w:val="4"/>
        <w:rPr>
          <w:ins w:id="6479" w:author="Red Army" w:date="2012-02-22T22:52:00Z"/>
          <w:rFonts w:ascii="Cambria" w:eastAsia="MS Gothic" w:hAnsi="Cambria"/>
          <w:color w:val="243F60"/>
          <w:lang w:eastAsia="ja-JP"/>
        </w:rPr>
      </w:pPr>
      <w:ins w:id="6480" w:author="Red Army" w:date="2012-02-22T22:52:00Z">
        <w:r w:rsidRPr="003365FC">
          <w:rPr>
            <w:rFonts w:ascii="Cambria" w:eastAsia="MS Gothic" w:hAnsi="Cambria" w:hint="eastAsia"/>
            <w:color w:val="243F60"/>
          </w:rPr>
          <w:t>Methods</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205"/>
        <w:gridCol w:w="6416"/>
      </w:tblGrid>
      <w:tr w:rsidR="001A326B" w:rsidRPr="00D85BE5" w:rsidTr="00995D66">
        <w:trPr>
          <w:cnfStyle w:val="100000000000" w:firstRow="1" w:lastRow="0" w:firstColumn="0" w:lastColumn="0" w:oddVBand="0" w:evenVBand="0" w:oddHBand="0" w:evenHBand="0" w:firstRowFirstColumn="0" w:firstRowLastColumn="0" w:lastRowFirstColumn="0" w:lastRowLastColumn="0"/>
          <w:ins w:id="6481" w:author="Red Army" w:date="2012-02-22T22:52:00Z"/>
        </w:trPr>
        <w:tc>
          <w:tcPr>
            <w:tcW w:w="955" w:type="dxa"/>
          </w:tcPr>
          <w:p w:rsidR="001A326B" w:rsidRPr="00D85BE5" w:rsidRDefault="001A326B" w:rsidP="00995D66">
            <w:pPr>
              <w:widowControl w:val="0"/>
              <w:spacing w:before="120"/>
              <w:ind w:left="-14" w:right="14"/>
              <w:jc w:val="center"/>
              <w:rPr>
                <w:ins w:id="6482" w:author="Red Army" w:date="2012-02-22T22:52:00Z"/>
                <w:rFonts w:ascii="Times New Roman" w:eastAsia="MS Mincho" w:hAnsi="Times New Roman"/>
                <w:snapToGrid w:val="0"/>
                <w:sz w:val="20"/>
                <w:szCs w:val="20"/>
              </w:rPr>
            </w:pPr>
            <w:ins w:id="6483" w:author="Red Army" w:date="2012-02-22T22:52:00Z">
              <w:r w:rsidRPr="00D85BE5">
                <w:rPr>
                  <w:rFonts w:ascii="Times New Roman" w:eastAsia="MS Mincho" w:hAnsi="Times New Roman"/>
                  <w:snapToGrid w:val="0"/>
                  <w:sz w:val="20"/>
                  <w:szCs w:val="20"/>
                </w:rPr>
                <w:t>No</w:t>
              </w:r>
            </w:ins>
          </w:p>
        </w:tc>
        <w:tc>
          <w:tcPr>
            <w:tcW w:w="2205" w:type="dxa"/>
          </w:tcPr>
          <w:p w:rsidR="001A326B" w:rsidRPr="00D85BE5" w:rsidRDefault="001A326B" w:rsidP="00995D66">
            <w:pPr>
              <w:widowControl w:val="0"/>
              <w:spacing w:before="120"/>
              <w:ind w:left="-14" w:right="14"/>
              <w:jc w:val="center"/>
              <w:rPr>
                <w:ins w:id="6484" w:author="Red Army" w:date="2012-02-22T22:52:00Z"/>
                <w:rFonts w:ascii="Times New Roman" w:eastAsia="MS Mincho" w:hAnsi="Times New Roman"/>
                <w:snapToGrid w:val="0"/>
                <w:sz w:val="20"/>
                <w:szCs w:val="20"/>
                <w:lang w:eastAsia="ja-JP"/>
              </w:rPr>
            </w:pPr>
            <w:ins w:id="6485" w:author="Red Army" w:date="2012-02-22T22:52:00Z">
              <w:r w:rsidRPr="00D85BE5">
                <w:rPr>
                  <w:rFonts w:ascii="Times New Roman" w:eastAsia="MS Mincho" w:hAnsi="Times New Roman"/>
                  <w:snapToGrid w:val="0"/>
                  <w:sz w:val="20"/>
                  <w:szCs w:val="20"/>
                  <w:lang w:eastAsia="ja-JP"/>
                </w:rPr>
                <w:t>Method</w:t>
              </w:r>
            </w:ins>
          </w:p>
        </w:tc>
        <w:tc>
          <w:tcPr>
            <w:tcW w:w="6416" w:type="dxa"/>
          </w:tcPr>
          <w:p w:rsidR="001A326B" w:rsidRPr="00D85BE5" w:rsidRDefault="001A326B" w:rsidP="00995D66">
            <w:pPr>
              <w:widowControl w:val="0"/>
              <w:spacing w:before="120"/>
              <w:ind w:left="-14" w:right="14"/>
              <w:jc w:val="center"/>
              <w:rPr>
                <w:ins w:id="6486" w:author="Red Army" w:date="2012-02-22T22:52:00Z"/>
                <w:rFonts w:ascii="Times New Roman" w:eastAsia="MS Mincho" w:hAnsi="Times New Roman"/>
                <w:snapToGrid w:val="0"/>
                <w:sz w:val="20"/>
                <w:szCs w:val="20"/>
                <w:lang w:eastAsia="ja-JP"/>
              </w:rPr>
            </w:pPr>
            <w:ins w:id="6487" w:author="Red Army" w:date="2012-02-22T22:52:00Z">
              <w:r w:rsidRPr="00D85BE5">
                <w:rPr>
                  <w:rFonts w:ascii="Times New Roman" w:eastAsia="MS Mincho" w:hAnsi="Times New Roman"/>
                  <w:snapToGrid w:val="0"/>
                  <w:sz w:val="20"/>
                  <w:szCs w:val="20"/>
                  <w:lang w:eastAsia="ja-JP"/>
                </w:rPr>
                <w:t>Description</w:t>
              </w:r>
            </w:ins>
          </w:p>
        </w:tc>
      </w:tr>
      <w:tr w:rsidR="001A326B" w:rsidRPr="00D85E98" w:rsidTr="00995D66">
        <w:trPr>
          <w:ins w:id="6488" w:author="Red Army" w:date="2012-02-22T22:52:00Z"/>
        </w:trPr>
        <w:tc>
          <w:tcPr>
            <w:tcW w:w="955" w:type="dxa"/>
          </w:tcPr>
          <w:p w:rsidR="001A326B" w:rsidRPr="00D85E98" w:rsidRDefault="001A326B">
            <w:pPr>
              <w:pStyle w:val="comment"/>
              <w:ind w:left="0"/>
              <w:rPr>
                <w:ins w:id="6489" w:author="Red Army" w:date="2012-02-22T22:52:00Z"/>
                <w:rFonts w:ascii="Times New Roman" w:hAnsi="Times New Roman"/>
                <w:bCs w:val="0"/>
                <w:color w:val="auto"/>
                <w:sz w:val="22"/>
                <w:szCs w:val="22"/>
                <w:rPrChange w:id="6490" w:author="Phuong Giang" w:date="2012-02-22T23:46:00Z">
                  <w:rPr>
                    <w:ins w:id="6491" w:author="Red Army" w:date="2012-02-22T22:52:00Z"/>
                    <w:rFonts w:ascii="Times New Roman" w:eastAsia="MS Mincho" w:hAnsi="Times New Roman"/>
                    <w:bCs/>
                    <w:snapToGrid w:val="0"/>
                    <w:color w:val="000000" w:themeColor="text1"/>
                    <w:sz w:val="20"/>
                    <w:szCs w:val="20"/>
                    <w:lang w:eastAsia="ja-JP"/>
                  </w:rPr>
                </w:rPrChange>
              </w:rPr>
              <w:pPrChange w:id="6492" w:author="Phuong Giang" w:date="2012-02-22T23:46:00Z">
                <w:pPr>
                  <w:spacing w:before="120" w:after="200" w:line="360" w:lineRule="auto"/>
                </w:pPr>
              </w:pPrChange>
            </w:pPr>
            <w:ins w:id="6493" w:author="Red Army" w:date="2012-02-22T22:52:00Z">
              <w:r w:rsidRPr="00D85E98">
                <w:rPr>
                  <w:rFonts w:ascii="Times New Roman" w:hAnsi="Times New Roman" w:cs="Times New Roman"/>
                  <w:i w:val="0"/>
                  <w:color w:val="auto"/>
                  <w:sz w:val="22"/>
                  <w:szCs w:val="22"/>
                  <w:rPrChange w:id="6494" w:author="Phuong Giang" w:date="2012-02-22T23:46:00Z">
                    <w:rPr>
                      <w:rFonts w:ascii="Times New Roman" w:hAnsi="Times New Roman"/>
                      <w:bCs/>
                      <w:color w:val="000000" w:themeColor="text1"/>
                    </w:rPr>
                  </w:rPrChange>
                </w:rPr>
                <w:t>01</w:t>
              </w:r>
            </w:ins>
          </w:p>
        </w:tc>
        <w:tc>
          <w:tcPr>
            <w:tcW w:w="2205" w:type="dxa"/>
          </w:tcPr>
          <w:p w:rsidR="001A326B" w:rsidRPr="00D85E98" w:rsidRDefault="001A326B">
            <w:pPr>
              <w:pStyle w:val="comment"/>
              <w:ind w:left="0"/>
              <w:rPr>
                <w:ins w:id="6495" w:author="Red Army" w:date="2012-02-22T22:52:00Z"/>
                <w:rFonts w:ascii="Times New Roman" w:hAnsi="Times New Roman"/>
                <w:bCs w:val="0"/>
                <w:color w:val="auto"/>
                <w:sz w:val="22"/>
                <w:szCs w:val="22"/>
                <w:rPrChange w:id="6496" w:author="Phuong Giang" w:date="2012-02-22T23:46:00Z">
                  <w:rPr>
                    <w:ins w:id="6497" w:author="Red Army" w:date="2012-02-22T22:52:00Z"/>
                    <w:rFonts w:ascii="Times New Roman" w:eastAsia="MS Mincho" w:hAnsi="Times New Roman"/>
                    <w:bCs/>
                    <w:snapToGrid w:val="0"/>
                    <w:color w:val="000000" w:themeColor="text1"/>
                    <w:sz w:val="20"/>
                    <w:szCs w:val="20"/>
                    <w:lang w:eastAsia="ja-JP"/>
                  </w:rPr>
                </w:rPrChange>
              </w:rPr>
              <w:pPrChange w:id="6498" w:author="Phuong Giang" w:date="2012-02-22T23:46:00Z">
                <w:pPr>
                  <w:spacing w:before="120" w:after="200" w:line="360" w:lineRule="auto"/>
                </w:pPr>
              </w:pPrChange>
            </w:pPr>
            <w:ins w:id="6499" w:author="Red Army" w:date="2012-02-22T22:52:00Z">
              <w:r w:rsidRPr="00D85E98">
                <w:rPr>
                  <w:rFonts w:ascii="Times New Roman" w:hAnsi="Times New Roman" w:cs="Times New Roman"/>
                  <w:i w:val="0"/>
                  <w:color w:val="auto"/>
                  <w:sz w:val="22"/>
                  <w:szCs w:val="22"/>
                  <w:rPrChange w:id="6500" w:author="Phuong Giang" w:date="2012-02-22T23:46:00Z">
                    <w:rPr>
                      <w:rFonts w:ascii="Times New Roman" w:hAnsi="Times New Roman"/>
                      <w:bCs/>
                      <w:color w:val="000000" w:themeColor="text1"/>
                    </w:rPr>
                  </w:rPrChange>
                </w:rPr>
                <w:t>Delete</w:t>
              </w:r>
            </w:ins>
          </w:p>
        </w:tc>
        <w:tc>
          <w:tcPr>
            <w:tcW w:w="6416" w:type="dxa"/>
          </w:tcPr>
          <w:p w:rsidR="001A326B" w:rsidRPr="00D85E98" w:rsidRDefault="001A326B">
            <w:pPr>
              <w:pStyle w:val="comment"/>
              <w:ind w:left="0"/>
              <w:rPr>
                <w:ins w:id="6501" w:author="Red Army" w:date="2012-02-22T22:52:00Z"/>
                <w:rFonts w:ascii="Times New Roman" w:hAnsi="Times New Roman"/>
                <w:bCs w:val="0"/>
                <w:color w:val="auto"/>
                <w:sz w:val="22"/>
                <w:szCs w:val="22"/>
                <w:rPrChange w:id="6502" w:author="Phuong Giang" w:date="2012-02-22T23:46:00Z">
                  <w:rPr>
                    <w:ins w:id="6503" w:author="Red Army" w:date="2012-02-22T22:52:00Z"/>
                    <w:rFonts w:ascii="Times New Roman" w:eastAsia="MS Mincho" w:hAnsi="Times New Roman"/>
                    <w:bCs/>
                    <w:snapToGrid w:val="0"/>
                    <w:color w:val="000000" w:themeColor="text1"/>
                    <w:sz w:val="20"/>
                    <w:szCs w:val="20"/>
                    <w:lang w:eastAsia="ja-JP"/>
                  </w:rPr>
                </w:rPrChange>
              </w:rPr>
              <w:pPrChange w:id="6504" w:author="Phuong Giang" w:date="2012-02-22T23:46:00Z">
                <w:pPr>
                  <w:spacing w:before="120" w:after="200" w:line="360" w:lineRule="auto"/>
                </w:pPr>
              </w:pPrChange>
            </w:pPr>
            <w:ins w:id="6505" w:author="Red Army" w:date="2012-02-22T22:52:00Z">
              <w:r w:rsidRPr="00D85E98">
                <w:rPr>
                  <w:rFonts w:ascii="Times New Roman" w:hAnsi="Times New Roman" w:cs="Times New Roman"/>
                  <w:i w:val="0"/>
                  <w:color w:val="auto"/>
                  <w:sz w:val="22"/>
                  <w:szCs w:val="22"/>
                  <w:rPrChange w:id="6506" w:author="Phuong Giang" w:date="2012-02-22T23:46:00Z">
                    <w:rPr>
                      <w:rFonts w:ascii="Times New Roman" w:hAnsi="Times New Roman"/>
                      <w:bCs/>
                      <w:color w:val="000000" w:themeColor="text1"/>
                    </w:rPr>
                  </w:rPrChange>
                </w:rPr>
                <w:t>Used to delete KI from the database.</w:t>
              </w:r>
            </w:ins>
          </w:p>
        </w:tc>
      </w:tr>
      <w:tr w:rsidR="001A326B" w:rsidRPr="00D85E98" w:rsidTr="00995D66">
        <w:trPr>
          <w:ins w:id="6507" w:author="Red Army" w:date="2012-02-22T22:52:00Z"/>
        </w:trPr>
        <w:tc>
          <w:tcPr>
            <w:tcW w:w="955" w:type="dxa"/>
          </w:tcPr>
          <w:p w:rsidR="001A326B" w:rsidRPr="00D85E98" w:rsidRDefault="001A326B">
            <w:pPr>
              <w:pStyle w:val="comment"/>
              <w:ind w:left="0"/>
              <w:rPr>
                <w:ins w:id="6508" w:author="Red Army" w:date="2012-02-22T22:52:00Z"/>
                <w:rFonts w:ascii="Times New Roman" w:hAnsi="Times New Roman"/>
                <w:bCs w:val="0"/>
                <w:color w:val="auto"/>
                <w:sz w:val="22"/>
                <w:szCs w:val="22"/>
                <w:rPrChange w:id="6509" w:author="Phuong Giang" w:date="2012-02-22T23:46:00Z">
                  <w:rPr>
                    <w:ins w:id="6510" w:author="Red Army" w:date="2012-02-22T22:52:00Z"/>
                    <w:rFonts w:ascii="Times New Roman" w:eastAsia="MS Mincho" w:hAnsi="Times New Roman"/>
                    <w:bCs/>
                    <w:snapToGrid w:val="0"/>
                    <w:color w:val="000000" w:themeColor="text1"/>
                    <w:sz w:val="20"/>
                    <w:szCs w:val="20"/>
                    <w:lang w:eastAsia="ja-JP"/>
                  </w:rPr>
                </w:rPrChange>
              </w:rPr>
              <w:pPrChange w:id="6511" w:author="Phuong Giang" w:date="2012-02-22T23:46:00Z">
                <w:pPr>
                  <w:spacing w:before="120" w:after="200" w:line="360" w:lineRule="auto"/>
                </w:pPr>
              </w:pPrChange>
            </w:pPr>
            <w:ins w:id="6512" w:author="Red Army" w:date="2012-02-22T22:52:00Z">
              <w:r w:rsidRPr="00D85E98">
                <w:rPr>
                  <w:rFonts w:ascii="Times New Roman" w:hAnsi="Times New Roman" w:cs="Times New Roman"/>
                  <w:i w:val="0"/>
                  <w:color w:val="auto"/>
                  <w:sz w:val="22"/>
                  <w:szCs w:val="22"/>
                  <w:rPrChange w:id="6513" w:author="Phuong Giang" w:date="2012-02-22T23:46:00Z">
                    <w:rPr>
                      <w:rFonts w:ascii="Times New Roman" w:hAnsi="Times New Roman"/>
                      <w:bCs/>
                      <w:color w:val="000000" w:themeColor="text1"/>
                    </w:rPr>
                  </w:rPrChange>
                </w:rPr>
                <w:t>02</w:t>
              </w:r>
            </w:ins>
          </w:p>
        </w:tc>
        <w:tc>
          <w:tcPr>
            <w:tcW w:w="2205" w:type="dxa"/>
          </w:tcPr>
          <w:p w:rsidR="001A326B" w:rsidRPr="00D85E98" w:rsidRDefault="001A326B">
            <w:pPr>
              <w:pStyle w:val="comment"/>
              <w:ind w:left="0"/>
              <w:rPr>
                <w:ins w:id="6514" w:author="Red Army" w:date="2012-02-22T22:52:00Z"/>
                <w:rFonts w:ascii="Times New Roman" w:hAnsi="Times New Roman"/>
                <w:bCs w:val="0"/>
                <w:color w:val="auto"/>
                <w:sz w:val="22"/>
                <w:szCs w:val="22"/>
                <w:rPrChange w:id="6515" w:author="Phuong Giang" w:date="2012-02-22T23:46:00Z">
                  <w:rPr>
                    <w:ins w:id="6516" w:author="Red Army" w:date="2012-02-22T22:52:00Z"/>
                    <w:rFonts w:ascii="Times New Roman" w:eastAsia="MS Mincho" w:hAnsi="Times New Roman"/>
                    <w:bCs/>
                    <w:snapToGrid w:val="0"/>
                    <w:color w:val="000000" w:themeColor="text1"/>
                    <w:sz w:val="20"/>
                    <w:szCs w:val="20"/>
                    <w:lang w:eastAsia="ja-JP"/>
                  </w:rPr>
                </w:rPrChange>
              </w:rPr>
              <w:pPrChange w:id="6517" w:author="Phuong Giang" w:date="2012-02-22T23:46:00Z">
                <w:pPr>
                  <w:spacing w:before="120" w:after="200" w:line="360" w:lineRule="auto"/>
                </w:pPr>
              </w:pPrChange>
            </w:pPr>
            <w:ins w:id="6518" w:author="Red Army" w:date="2012-02-22T22:52:00Z">
              <w:r w:rsidRPr="00D85E98">
                <w:rPr>
                  <w:rFonts w:ascii="Times New Roman" w:hAnsi="Times New Roman" w:cs="Times New Roman"/>
                  <w:i w:val="0"/>
                  <w:color w:val="auto"/>
                  <w:sz w:val="22"/>
                  <w:szCs w:val="22"/>
                  <w:rPrChange w:id="6519" w:author="Phuong Giang" w:date="2012-02-22T23:46:00Z">
                    <w:rPr>
                      <w:rFonts w:ascii="Times New Roman" w:hAnsi="Times New Roman"/>
                      <w:bCs/>
                      <w:color w:val="000000" w:themeColor="text1"/>
                    </w:rPr>
                  </w:rPrChange>
                </w:rPr>
                <w:t>Save</w:t>
              </w:r>
            </w:ins>
          </w:p>
        </w:tc>
        <w:tc>
          <w:tcPr>
            <w:tcW w:w="6416" w:type="dxa"/>
          </w:tcPr>
          <w:p w:rsidR="001A326B" w:rsidRPr="00D85E98" w:rsidRDefault="001A326B">
            <w:pPr>
              <w:pStyle w:val="comment"/>
              <w:ind w:left="0"/>
              <w:rPr>
                <w:ins w:id="6520" w:author="Red Army" w:date="2012-02-22T22:52:00Z"/>
                <w:rFonts w:ascii="Times New Roman" w:hAnsi="Times New Roman"/>
                <w:bCs w:val="0"/>
                <w:color w:val="auto"/>
                <w:sz w:val="22"/>
                <w:szCs w:val="22"/>
                <w:rPrChange w:id="6521" w:author="Phuong Giang" w:date="2012-02-22T23:46:00Z">
                  <w:rPr>
                    <w:ins w:id="6522" w:author="Red Army" w:date="2012-02-22T22:52:00Z"/>
                    <w:rFonts w:ascii="Times New Roman" w:eastAsia="MS Mincho" w:hAnsi="Times New Roman"/>
                    <w:bCs/>
                    <w:snapToGrid w:val="0"/>
                    <w:color w:val="000000" w:themeColor="text1"/>
                    <w:sz w:val="20"/>
                    <w:szCs w:val="20"/>
                    <w:lang w:eastAsia="ja-JP"/>
                  </w:rPr>
                </w:rPrChange>
              </w:rPr>
              <w:pPrChange w:id="6523" w:author="Phuong Giang" w:date="2012-02-22T23:46:00Z">
                <w:pPr>
                  <w:spacing w:before="120" w:after="200" w:line="360" w:lineRule="auto"/>
                </w:pPr>
              </w:pPrChange>
            </w:pPr>
            <w:ins w:id="6524" w:author="Red Army" w:date="2012-02-22T22:52:00Z">
              <w:r w:rsidRPr="00D85E98">
                <w:rPr>
                  <w:rFonts w:ascii="Times New Roman" w:hAnsi="Times New Roman" w:cs="Times New Roman"/>
                  <w:i w:val="0"/>
                  <w:color w:val="auto"/>
                  <w:sz w:val="22"/>
                  <w:szCs w:val="22"/>
                  <w:rPrChange w:id="6525" w:author="Phuong Giang" w:date="2012-02-22T23:46:00Z">
                    <w:rPr>
                      <w:rFonts w:ascii="Times New Roman" w:hAnsi="Times New Roman"/>
                      <w:bCs/>
                      <w:color w:val="000000" w:themeColor="text1"/>
                    </w:rPr>
                  </w:rPrChange>
                </w:rPr>
                <w:t>Used to save KI to the database.</w:t>
              </w:r>
            </w:ins>
          </w:p>
        </w:tc>
      </w:tr>
    </w:tbl>
    <w:p w:rsidR="001A326B" w:rsidRPr="003365FC" w:rsidRDefault="001A326B" w:rsidP="001A326B">
      <w:pPr>
        <w:keepNext/>
        <w:keepLines/>
        <w:numPr>
          <w:ilvl w:val="5"/>
          <w:numId w:val="5"/>
        </w:numPr>
        <w:tabs>
          <w:tab w:val="left" w:pos="4208"/>
        </w:tabs>
        <w:spacing w:before="200" w:after="0"/>
        <w:outlineLvl w:val="5"/>
        <w:rPr>
          <w:ins w:id="6526" w:author="Red Army" w:date="2012-02-22T22:52:00Z"/>
          <w:rFonts w:ascii="Cambria" w:eastAsia="MS Gothic" w:hAnsi="Cambria"/>
          <w:i/>
          <w:iCs/>
          <w:color w:val="243F60"/>
          <w:lang w:eastAsia="ja-JP"/>
        </w:rPr>
      </w:pPr>
      <w:ins w:id="6527" w:author="Red Army" w:date="2012-02-22T22:52:00Z">
        <w:r>
          <w:rPr>
            <w:rFonts w:ascii="Cambria" w:eastAsia="MS Gothic" w:hAnsi="Cambria"/>
            <w:i/>
            <w:iCs/>
            <w:color w:val="243F60"/>
          </w:rPr>
          <w:t>Delete</w:t>
        </w:r>
        <w:r w:rsidRPr="003365FC">
          <w:rPr>
            <w:rFonts w:ascii="Cambria" w:eastAsia="MS Gothic" w:hAnsi="Cambria"/>
            <w:i/>
            <w:iCs/>
            <w:color w:val="243F60"/>
          </w:rPr>
          <w:t xml:space="preserve"> </w:t>
        </w:r>
        <w:r w:rsidRPr="003365FC">
          <w:rPr>
            <w:rFonts w:ascii="Cambria" w:eastAsia="MS Gothic" w:hAnsi="Cambria" w:hint="eastAsia"/>
            <w:i/>
            <w:iCs/>
            <w:color w:val="243F60"/>
          </w:rPr>
          <w:t>method</w:t>
        </w:r>
      </w:ins>
    </w:p>
    <w:p w:rsidR="001A326B" w:rsidRPr="00111912" w:rsidRDefault="001A326B" w:rsidP="001A326B">
      <w:pPr>
        <w:autoSpaceDE w:val="0"/>
        <w:autoSpaceDN w:val="0"/>
        <w:adjustRightInd w:val="0"/>
        <w:spacing w:after="0" w:line="240" w:lineRule="auto"/>
        <w:rPr>
          <w:ins w:id="6528" w:author="Red Army" w:date="2012-02-22T22:52:00Z"/>
          <w:rFonts w:ascii="Consolas" w:eastAsiaTheme="minorEastAsia" w:hAnsi="Consolas" w:cs="Consolas"/>
          <w:sz w:val="19"/>
          <w:szCs w:val="19"/>
          <w:shd w:val="pct15" w:color="auto" w:fill="FFFFFF"/>
          <w:lang w:eastAsia="ja-JP"/>
        </w:rPr>
      </w:pPr>
      <w:proofErr w:type="gramStart"/>
      <w:ins w:id="6529"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r w:rsidRPr="00111912">
          <w:rPr>
            <w:rFonts w:ascii="Consolas" w:eastAsiaTheme="minorEastAsia" w:hAnsi="Consolas" w:cs="Consolas"/>
            <w:color w:val="0000FF"/>
            <w:sz w:val="19"/>
            <w:szCs w:val="19"/>
            <w:shd w:val="pct15" w:color="auto" w:fill="FFFFFF"/>
            <w:lang w:eastAsia="ja-JP"/>
          </w:rPr>
          <w:t>bool</w:t>
        </w:r>
        <w:r w:rsidRPr="00111912">
          <w:rPr>
            <w:rFonts w:ascii="Consolas" w:eastAsiaTheme="minorEastAsia" w:hAnsi="Consolas" w:cs="Consolas"/>
            <w:sz w:val="19"/>
            <w:szCs w:val="19"/>
            <w:shd w:val="pct15" w:color="auto" w:fill="FFFFFF"/>
            <w:lang w:eastAsia="ja-JP"/>
          </w:rPr>
          <w:t xml:space="preserve"> Delete()</w:t>
        </w:r>
        <w:r>
          <w:rPr>
            <w:rFonts w:ascii="Consolas" w:eastAsiaTheme="minorEastAsia" w:hAnsi="Consolas" w:cs="Consolas"/>
            <w:sz w:val="19"/>
            <w:szCs w:val="19"/>
            <w:shd w:val="pct15" w:color="auto" w:fill="FFFFFF"/>
            <w:lang w:eastAsia="ja-JP"/>
          </w:rPr>
          <w:t>{}</w:t>
        </w:r>
      </w:ins>
    </w:p>
    <w:p w:rsidR="001A326B" w:rsidRDefault="001A326B" w:rsidP="001A326B">
      <w:pPr>
        <w:tabs>
          <w:tab w:val="left" w:pos="4208"/>
        </w:tabs>
        <w:ind w:left="360"/>
        <w:rPr>
          <w:ins w:id="6530" w:author="Red Army" w:date="2012-02-22T22:52:00Z"/>
          <w:rFonts w:ascii="Times New Roman" w:eastAsia="MS Mincho" w:hAnsi="Times New Roman"/>
          <w:bCs/>
          <w:snapToGrid w:val="0"/>
          <w:color w:val="000000" w:themeColor="text1"/>
          <w:sz w:val="20"/>
          <w:szCs w:val="20"/>
          <w:lang w:eastAsia="ja-JP"/>
        </w:rPr>
      </w:pPr>
      <w:proofErr w:type="gramStart"/>
      <w:ins w:id="6531" w:author="Red Army" w:date="2012-02-22T22:52:00Z">
        <w:r w:rsidRPr="00D85BE5">
          <w:rPr>
            <w:rFonts w:ascii="Times New Roman" w:eastAsia="MS Mincho" w:hAnsi="Times New Roman"/>
            <w:bCs/>
            <w:snapToGrid w:val="0"/>
            <w:color w:val="000000" w:themeColor="text1"/>
            <w:sz w:val="20"/>
            <w:szCs w:val="20"/>
            <w:lang w:eastAsia="ja-JP"/>
          </w:rPr>
          <w:t>Used to delete KI from the database.</w:t>
        </w:r>
        <w:proofErr w:type="gramEnd"/>
      </w:ins>
    </w:p>
    <w:p w:rsidR="001A326B" w:rsidRPr="003365FC" w:rsidRDefault="001A326B" w:rsidP="001A326B">
      <w:pPr>
        <w:tabs>
          <w:tab w:val="left" w:pos="4208"/>
        </w:tabs>
        <w:ind w:left="360"/>
        <w:rPr>
          <w:ins w:id="6532" w:author="Red Army" w:date="2012-02-22T22:52:00Z"/>
          <w:rFonts w:ascii="Times New Roman" w:hAnsi="Times New Roman"/>
          <w:lang w:eastAsia="ja-JP"/>
        </w:rPr>
      </w:pPr>
      <w:ins w:id="6533" w:author="Red Army" w:date="2012-02-22T22:52:00Z">
        <w:del w:id="6534"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6535"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6536" w:author="Red Army" w:date="2012-02-22T22:52:00Z"/>
        </w:trPr>
        <w:tc>
          <w:tcPr>
            <w:tcW w:w="577" w:type="dxa"/>
          </w:tcPr>
          <w:p w:rsidR="001A326B" w:rsidRPr="003365FC" w:rsidRDefault="001A326B" w:rsidP="00995D66">
            <w:pPr>
              <w:widowControl w:val="0"/>
              <w:spacing w:before="120"/>
              <w:ind w:left="-14" w:right="14"/>
              <w:jc w:val="center"/>
              <w:rPr>
                <w:ins w:id="6537" w:author="Red Army" w:date="2012-02-22T22:52:00Z"/>
                <w:rFonts w:ascii="Tahoma" w:eastAsia="MS Mincho" w:hAnsi="Tahoma" w:cs="Arial"/>
                <w:snapToGrid w:val="0"/>
                <w:sz w:val="20"/>
                <w:szCs w:val="20"/>
              </w:rPr>
            </w:pPr>
            <w:ins w:id="6538"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6539" w:author="Red Army" w:date="2012-02-22T22:52:00Z"/>
                <w:rFonts w:ascii="Tahoma" w:eastAsia="MS Mincho" w:hAnsi="Tahoma" w:cs="Arial"/>
                <w:snapToGrid w:val="0"/>
                <w:sz w:val="20"/>
                <w:szCs w:val="20"/>
                <w:lang w:eastAsia="ja-JP"/>
              </w:rPr>
            </w:pPr>
            <w:ins w:id="6540"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6541" w:author="Red Army" w:date="2012-02-22T22:52:00Z"/>
                <w:rFonts w:ascii="Tahoma" w:eastAsia="MS Mincho" w:hAnsi="Tahoma" w:cs="Arial"/>
                <w:snapToGrid w:val="0"/>
                <w:sz w:val="20"/>
                <w:szCs w:val="20"/>
                <w:lang w:eastAsia="ja-JP"/>
              </w:rPr>
            </w:pPr>
            <w:ins w:id="6542"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6543" w:author="Red Army" w:date="2012-02-22T22:52:00Z"/>
                <w:rFonts w:ascii="Tahoma" w:eastAsia="MS Mincho" w:hAnsi="Tahoma" w:cs="Arial"/>
                <w:snapToGrid w:val="0"/>
                <w:sz w:val="20"/>
                <w:szCs w:val="20"/>
                <w:lang w:eastAsia="ja-JP"/>
              </w:rPr>
            </w:pPr>
            <w:ins w:id="6544"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6545" w:author="Red Army" w:date="2012-02-22T22:52:00Z"/>
                <w:rFonts w:ascii="Tahoma" w:eastAsia="MS Mincho" w:hAnsi="Tahoma" w:cs="Arial"/>
                <w:snapToGrid w:val="0"/>
                <w:sz w:val="20"/>
                <w:szCs w:val="20"/>
                <w:lang w:eastAsia="ja-JP"/>
              </w:rPr>
            </w:pPr>
            <w:ins w:id="6546"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6547" w:author="Red Army" w:date="2012-02-22T22:52:00Z"/>
                <w:rFonts w:ascii="Tahoma" w:eastAsia="MS Mincho" w:hAnsi="Tahoma" w:cs="Arial"/>
                <w:snapToGrid w:val="0"/>
                <w:sz w:val="20"/>
                <w:szCs w:val="20"/>
                <w:lang w:eastAsia="ja-JP"/>
              </w:rPr>
            </w:pPr>
            <w:ins w:id="6548"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6549" w:author="Red Army" w:date="2012-02-22T22:52:00Z"/>
        </w:trPr>
        <w:tc>
          <w:tcPr>
            <w:tcW w:w="577" w:type="dxa"/>
          </w:tcPr>
          <w:p w:rsidR="001A326B" w:rsidRPr="00D85E98" w:rsidRDefault="001A326B">
            <w:pPr>
              <w:pStyle w:val="comment"/>
              <w:ind w:left="0"/>
              <w:rPr>
                <w:ins w:id="6550" w:author="Red Army" w:date="2012-02-22T22:52:00Z"/>
                <w:rFonts w:ascii="Times New Roman" w:hAnsi="Times New Roman" w:cs="Times New Roman"/>
                <w:bCs w:val="0"/>
                <w:sz w:val="22"/>
                <w:szCs w:val="22"/>
                <w:rPrChange w:id="6551" w:author="Phuong Giang" w:date="2012-02-22T23:46:00Z">
                  <w:rPr>
                    <w:ins w:id="6552" w:author="Red Army" w:date="2012-02-22T22:52:00Z"/>
                    <w:rFonts w:ascii="Tahoma" w:eastAsia="MS Mincho" w:hAnsi="Tahoma" w:cs="Arial"/>
                    <w:bCs/>
                    <w:snapToGrid w:val="0"/>
                    <w:sz w:val="18"/>
                    <w:szCs w:val="18"/>
                    <w:lang w:eastAsia="ja-JP"/>
                  </w:rPr>
                </w:rPrChange>
              </w:rPr>
              <w:pPrChange w:id="6553" w:author="Phuong Giang" w:date="2012-02-22T23:46:00Z">
                <w:pPr>
                  <w:spacing w:before="120" w:after="200" w:line="360" w:lineRule="auto"/>
                </w:pPr>
              </w:pPrChange>
            </w:pPr>
            <w:ins w:id="6554" w:author="Red Army" w:date="2012-02-22T22:52:00Z">
              <w:r w:rsidRPr="00D85E98">
                <w:rPr>
                  <w:rFonts w:ascii="Times New Roman" w:hAnsi="Times New Roman" w:cs="Times New Roman"/>
                  <w:i w:val="0"/>
                  <w:color w:val="auto"/>
                  <w:sz w:val="22"/>
                  <w:szCs w:val="22"/>
                  <w:rPrChange w:id="6555" w:author="Phuong Giang" w:date="2012-02-22T23:46:00Z">
                    <w:rPr>
                      <w:bCs/>
                      <w:sz w:val="18"/>
                      <w:szCs w:val="18"/>
                    </w:rPr>
                  </w:rPrChange>
                </w:rPr>
                <w:t>01</w:t>
              </w:r>
            </w:ins>
          </w:p>
        </w:tc>
        <w:tc>
          <w:tcPr>
            <w:tcW w:w="1356" w:type="dxa"/>
          </w:tcPr>
          <w:p w:rsidR="001A326B" w:rsidRPr="00D85E98" w:rsidRDefault="001A326B">
            <w:pPr>
              <w:pStyle w:val="comment"/>
              <w:ind w:left="0"/>
              <w:rPr>
                <w:ins w:id="6556" w:author="Red Army" w:date="2012-02-22T22:52:00Z"/>
                <w:rFonts w:ascii="Times New Roman" w:hAnsi="Times New Roman" w:cs="Times New Roman"/>
                <w:bCs w:val="0"/>
                <w:sz w:val="22"/>
                <w:szCs w:val="22"/>
                <w:rPrChange w:id="6557" w:author="Phuong Giang" w:date="2012-02-22T23:46:00Z">
                  <w:rPr>
                    <w:ins w:id="6558" w:author="Red Army" w:date="2012-02-22T22:52:00Z"/>
                    <w:rFonts w:ascii="Tahoma" w:eastAsia="MS Mincho" w:hAnsi="Tahoma" w:cs="Arial"/>
                    <w:bCs/>
                    <w:snapToGrid w:val="0"/>
                    <w:sz w:val="18"/>
                    <w:szCs w:val="18"/>
                    <w:lang w:eastAsia="ja-JP"/>
                  </w:rPr>
                </w:rPrChange>
              </w:rPr>
              <w:pPrChange w:id="6559" w:author="Phuong Giang" w:date="2012-02-22T23:46:00Z">
                <w:pPr>
                  <w:spacing w:before="120" w:after="200" w:line="360" w:lineRule="auto"/>
                </w:pPr>
              </w:pPrChange>
            </w:pPr>
            <w:proofErr w:type="spellStart"/>
            <w:ins w:id="6560" w:author="Red Army" w:date="2012-02-22T22:52:00Z">
              <w:r w:rsidRPr="00D85E98">
                <w:rPr>
                  <w:rFonts w:ascii="Times New Roman" w:hAnsi="Times New Roman" w:cs="Times New Roman"/>
                  <w:i w:val="0"/>
                  <w:color w:val="auto"/>
                  <w:sz w:val="22"/>
                  <w:szCs w:val="22"/>
                  <w:rPrChange w:id="6561" w:author="Phuong Giang" w:date="2012-02-22T23:46:00Z">
                    <w:rPr>
                      <w:bCs/>
                      <w:sz w:val="18"/>
                      <w:szCs w:val="18"/>
                    </w:rPr>
                  </w:rPrChange>
                </w:rPr>
                <w:t>obj</w:t>
              </w:r>
              <w:proofErr w:type="spellEnd"/>
            </w:ins>
          </w:p>
        </w:tc>
        <w:tc>
          <w:tcPr>
            <w:tcW w:w="846" w:type="dxa"/>
          </w:tcPr>
          <w:p w:rsidR="001A326B" w:rsidRPr="00D85E98" w:rsidRDefault="001A326B">
            <w:pPr>
              <w:pStyle w:val="comment"/>
              <w:ind w:left="0"/>
              <w:rPr>
                <w:ins w:id="6562" w:author="Red Army" w:date="2012-02-22T22:52:00Z"/>
                <w:rFonts w:ascii="Times New Roman" w:hAnsi="Times New Roman" w:cs="Times New Roman"/>
                <w:bCs w:val="0"/>
                <w:sz w:val="22"/>
                <w:szCs w:val="22"/>
                <w:rPrChange w:id="6563" w:author="Phuong Giang" w:date="2012-02-22T23:46:00Z">
                  <w:rPr>
                    <w:ins w:id="6564" w:author="Red Army" w:date="2012-02-22T22:52:00Z"/>
                    <w:rFonts w:ascii="Tahoma" w:eastAsia="MS Mincho" w:hAnsi="Tahoma" w:cs="Arial"/>
                    <w:bCs/>
                    <w:snapToGrid w:val="0"/>
                    <w:sz w:val="18"/>
                    <w:szCs w:val="18"/>
                    <w:lang w:eastAsia="ja-JP"/>
                  </w:rPr>
                </w:rPrChange>
              </w:rPr>
              <w:pPrChange w:id="6565" w:author="Phuong Giang" w:date="2012-02-22T23:46:00Z">
                <w:pPr>
                  <w:spacing w:before="120" w:after="200" w:line="360" w:lineRule="auto"/>
                </w:pPr>
              </w:pPrChange>
            </w:pPr>
            <w:ins w:id="6566" w:author="Red Army" w:date="2012-02-22T22:52:00Z">
              <w:r w:rsidRPr="00D85E98">
                <w:rPr>
                  <w:rFonts w:ascii="Times New Roman" w:hAnsi="Times New Roman" w:cs="Times New Roman"/>
                  <w:i w:val="0"/>
                  <w:color w:val="auto"/>
                  <w:sz w:val="22"/>
                  <w:szCs w:val="22"/>
                  <w:rPrChange w:id="6567" w:author="Phuong Giang" w:date="2012-02-22T23:46:00Z">
                    <w:rPr>
                      <w:bCs/>
                      <w:sz w:val="18"/>
                      <w:szCs w:val="18"/>
                    </w:rPr>
                  </w:rPrChange>
                </w:rPr>
                <w:t>object</w:t>
              </w:r>
            </w:ins>
          </w:p>
        </w:tc>
        <w:tc>
          <w:tcPr>
            <w:tcW w:w="952" w:type="dxa"/>
          </w:tcPr>
          <w:p w:rsidR="001A326B" w:rsidRPr="00D85E98" w:rsidRDefault="001A326B">
            <w:pPr>
              <w:pStyle w:val="comment"/>
              <w:ind w:left="0"/>
              <w:rPr>
                <w:ins w:id="6568" w:author="Red Army" w:date="2012-02-22T22:52:00Z"/>
                <w:rFonts w:ascii="Times New Roman" w:hAnsi="Times New Roman" w:cs="Times New Roman"/>
                <w:bCs w:val="0"/>
                <w:sz w:val="22"/>
                <w:szCs w:val="22"/>
                <w:rPrChange w:id="6569" w:author="Phuong Giang" w:date="2012-02-22T23:46:00Z">
                  <w:rPr>
                    <w:ins w:id="6570" w:author="Red Army" w:date="2012-02-22T22:52:00Z"/>
                    <w:rFonts w:ascii="Tahoma" w:eastAsia="MS Mincho" w:hAnsi="Tahoma" w:cs="Arial"/>
                    <w:bCs/>
                    <w:snapToGrid w:val="0"/>
                    <w:sz w:val="18"/>
                    <w:szCs w:val="18"/>
                    <w:lang w:eastAsia="ja-JP"/>
                  </w:rPr>
                </w:rPrChange>
              </w:rPr>
              <w:pPrChange w:id="6571" w:author="Phuong Giang" w:date="2012-02-22T23:46:00Z">
                <w:pPr>
                  <w:spacing w:before="120" w:after="200" w:line="360" w:lineRule="auto"/>
                </w:pPr>
              </w:pPrChange>
            </w:pPr>
            <w:ins w:id="6572" w:author="Red Army" w:date="2012-02-22T22:52:00Z">
              <w:r w:rsidRPr="00D85E98">
                <w:rPr>
                  <w:rFonts w:ascii="Times New Roman" w:hAnsi="Times New Roman" w:cs="Times New Roman"/>
                  <w:i w:val="0"/>
                  <w:color w:val="auto"/>
                  <w:sz w:val="22"/>
                  <w:szCs w:val="22"/>
                  <w:rPrChange w:id="6573" w:author="Phuong Giang" w:date="2012-02-22T23:46:00Z">
                    <w:rPr>
                      <w:bCs/>
                      <w:sz w:val="18"/>
                      <w:szCs w:val="18"/>
                    </w:rPr>
                  </w:rPrChange>
                </w:rPr>
                <w:t>In</w:t>
              </w:r>
            </w:ins>
          </w:p>
        </w:tc>
        <w:tc>
          <w:tcPr>
            <w:tcW w:w="1333" w:type="dxa"/>
          </w:tcPr>
          <w:p w:rsidR="001A326B" w:rsidRPr="00D85E98" w:rsidRDefault="001A326B">
            <w:pPr>
              <w:pStyle w:val="comment"/>
              <w:ind w:left="0"/>
              <w:rPr>
                <w:ins w:id="6574" w:author="Red Army" w:date="2012-02-22T22:52:00Z"/>
                <w:rFonts w:ascii="Times New Roman" w:hAnsi="Times New Roman" w:cs="Times New Roman"/>
                <w:bCs w:val="0"/>
                <w:sz w:val="22"/>
                <w:szCs w:val="22"/>
                <w:rPrChange w:id="6575" w:author="Phuong Giang" w:date="2012-02-22T23:46:00Z">
                  <w:rPr>
                    <w:ins w:id="6576" w:author="Red Army" w:date="2012-02-22T22:52:00Z"/>
                    <w:rFonts w:ascii="Tahoma" w:eastAsia="MS Mincho" w:hAnsi="Tahoma" w:cs="Arial"/>
                    <w:bCs/>
                    <w:snapToGrid w:val="0"/>
                    <w:sz w:val="18"/>
                    <w:szCs w:val="18"/>
                    <w:lang w:eastAsia="ja-JP"/>
                  </w:rPr>
                </w:rPrChange>
              </w:rPr>
              <w:pPrChange w:id="6577" w:author="Phuong Giang" w:date="2012-02-22T23:46:00Z">
                <w:pPr>
                  <w:spacing w:before="120" w:after="200" w:line="360" w:lineRule="auto"/>
                </w:pPr>
              </w:pPrChange>
            </w:pPr>
          </w:p>
        </w:tc>
        <w:tc>
          <w:tcPr>
            <w:tcW w:w="4512" w:type="dxa"/>
          </w:tcPr>
          <w:p w:rsidR="001A326B" w:rsidRPr="00D85E98" w:rsidRDefault="001A326B">
            <w:pPr>
              <w:pStyle w:val="comment"/>
              <w:ind w:left="0"/>
              <w:rPr>
                <w:ins w:id="6578" w:author="Red Army" w:date="2012-02-22T22:52:00Z"/>
                <w:rFonts w:ascii="Times New Roman" w:hAnsi="Times New Roman" w:cs="Times New Roman"/>
                <w:bCs w:val="0"/>
                <w:sz w:val="22"/>
                <w:szCs w:val="22"/>
                <w:rPrChange w:id="6579" w:author="Phuong Giang" w:date="2012-02-22T23:46:00Z">
                  <w:rPr>
                    <w:ins w:id="6580" w:author="Red Army" w:date="2012-02-22T22:52:00Z"/>
                    <w:rFonts w:ascii="Tahoma" w:eastAsia="MS Mincho" w:hAnsi="Tahoma" w:cs="Arial"/>
                    <w:bCs/>
                    <w:snapToGrid w:val="0"/>
                    <w:sz w:val="18"/>
                    <w:szCs w:val="18"/>
                    <w:lang w:eastAsia="ja-JP"/>
                  </w:rPr>
                </w:rPrChange>
              </w:rPr>
              <w:pPrChange w:id="6581" w:author="Phuong Giang" w:date="2012-02-22T23:46:00Z">
                <w:pPr>
                  <w:spacing w:before="120" w:after="200" w:line="360" w:lineRule="auto"/>
                </w:pPr>
              </w:pPrChange>
            </w:pPr>
          </w:p>
        </w:tc>
      </w:tr>
      <w:tr w:rsidR="001A326B" w:rsidRPr="00D85E98" w:rsidTr="00995D66">
        <w:trPr>
          <w:ins w:id="6582" w:author="Red Army" w:date="2012-02-22T22:52:00Z"/>
        </w:trPr>
        <w:tc>
          <w:tcPr>
            <w:tcW w:w="577" w:type="dxa"/>
          </w:tcPr>
          <w:p w:rsidR="001A326B" w:rsidRPr="00D85E98" w:rsidRDefault="001A326B">
            <w:pPr>
              <w:pStyle w:val="comment"/>
              <w:ind w:left="0"/>
              <w:rPr>
                <w:ins w:id="6583" w:author="Red Army" w:date="2012-02-22T22:52:00Z"/>
                <w:rFonts w:ascii="Times New Roman" w:hAnsi="Times New Roman" w:cs="Times New Roman"/>
                <w:bCs w:val="0"/>
                <w:sz w:val="22"/>
                <w:szCs w:val="22"/>
                <w:rPrChange w:id="6584" w:author="Phuong Giang" w:date="2012-02-22T23:46:00Z">
                  <w:rPr>
                    <w:ins w:id="6585" w:author="Red Army" w:date="2012-02-22T22:52:00Z"/>
                    <w:rFonts w:ascii="Tahoma" w:eastAsia="MS Mincho" w:hAnsi="Tahoma" w:cs="Arial"/>
                    <w:bCs/>
                    <w:snapToGrid w:val="0"/>
                    <w:sz w:val="18"/>
                    <w:szCs w:val="18"/>
                    <w:lang w:eastAsia="ja-JP"/>
                  </w:rPr>
                </w:rPrChange>
              </w:rPr>
              <w:pPrChange w:id="6586" w:author="Phuong Giang" w:date="2012-02-22T23:46:00Z">
                <w:pPr>
                  <w:spacing w:before="120" w:after="200" w:line="360" w:lineRule="auto"/>
                </w:pPr>
              </w:pPrChange>
            </w:pPr>
            <w:ins w:id="6587" w:author="Red Army" w:date="2012-02-22T22:52:00Z">
              <w:r w:rsidRPr="00D85E98">
                <w:rPr>
                  <w:rFonts w:ascii="Times New Roman" w:hAnsi="Times New Roman" w:cs="Times New Roman"/>
                  <w:i w:val="0"/>
                  <w:color w:val="auto"/>
                  <w:sz w:val="22"/>
                  <w:szCs w:val="22"/>
                  <w:rPrChange w:id="6588" w:author="Phuong Giang" w:date="2012-02-22T23:46:00Z">
                    <w:rPr>
                      <w:bCs/>
                      <w:sz w:val="18"/>
                      <w:szCs w:val="18"/>
                    </w:rPr>
                  </w:rPrChange>
                </w:rPr>
                <w:t>02</w:t>
              </w:r>
            </w:ins>
          </w:p>
        </w:tc>
        <w:tc>
          <w:tcPr>
            <w:tcW w:w="1356" w:type="dxa"/>
          </w:tcPr>
          <w:p w:rsidR="001A326B" w:rsidRPr="00D85E98" w:rsidRDefault="001A326B">
            <w:pPr>
              <w:pStyle w:val="comment"/>
              <w:ind w:left="0"/>
              <w:rPr>
                <w:ins w:id="6589" w:author="Red Army" w:date="2012-02-22T22:52:00Z"/>
                <w:rFonts w:ascii="Times New Roman" w:hAnsi="Times New Roman" w:cs="Times New Roman"/>
                <w:bCs w:val="0"/>
                <w:sz w:val="22"/>
                <w:szCs w:val="22"/>
                <w:rPrChange w:id="6590" w:author="Phuong Giang" w:date="2012-02-22T23:46:00Z">
                  <w:rPr>
                    <w:ins w:id="6591" w:author="Red Army" w:date="2012-02-22T22:52:00Z"/>
                    <w:rFonts w:ascii="Tahoma" w:eastAsia="MS Mincho" w:hAnsi="Tahoma" w:cs="Arial"/>
                    <w:bCs/>
                    <w:snapToGrid w:val="0"/>
                    <w:sz w:val="18"/>
                    <w:szCs w:val="18"/>
                    <w:lang w:eastAsia="ja-JP"/>
                  </w:rPr>
                </w:rPrChange>
              </w:rPr>
              <w:pPrChange w:id="6592" w:author="Phuong Giang" w:date="2012-02-22T23:46:00Z">
                <w:pPr>
                  <w:spacing w:before="120" w:after="200" w:line="360" w:lineRule="auto"/>
                </w:pPr>
              </w:pPrChange>
            </w:pPr>
            <w:ins w:id="6593" w:author="Red Army" w:date="2012-02-22T22:52:00Z">
              <w:r w:rsidRPr="00D85E98">
                <w:rPr>
                  <w:rFonts w:ascii="Times New Roman" w:hAnsi="Times New Roman" w:cs="Times New Roman"/>
                  <w:i w:val="0"/>
                  <w:color w:val="auto"/>
                  <w:sz w:val="22"/>
                  <w:szCs w:val="22"/>
                  <w:rPrChange w:id="6594" w:author="Phuong Giang" w:date="2012-02-22T23:46:00Z">
                    <w:rPr>
                      <w:bCs/>
                      <w:sz w:val="18"/>
                      <w:szCs w:val="18"/>
                    </w:rPr>
                  </w:rPrChange>
                </w:rPr>
                <w:t>return</w:t>
              </w:r>
            </w:ins>
          </w:p>
        </w:tc>
        <w:tc>
          <w:tcPr>
            <w:tcW w:w="846" w:type="dxa"/>
          </w:tcPr>
          <w:p w:rsidR="001A326B" w:rsidRPr="00D85E98" w:rsidRDefault="001A326B">
            <w:pPr>
              <w:pStyle w:val="comment"/>
              <w:ind w:left="0"/>
              <w:rPr>
                <w:ins w:id="6595" w:author="Red Army" w:date="2012-02-22T22:52:00Z"/>
                <w:rFonts w:ascii="Times New Roman" w:hAnsi="Times New Roman" w:cs="Times New Roman"/>
                <w:bCs w:val="0"/>
                <w:sz w:val="22"/>
                <w:szCs w:val="22"/>
                <w:rPrChange w:id="6596" w:author="Phuong Giang" w:date="2012-02-22T23:46:00Z">
                  <w:rPr>
                    <w:ins w:id="6597" w:author="Red Army" w:date="2012-02-22T22:52:00Z"/>
                    <w:rFonts w:ascii="Tahoma" w:eastAsia="MS Mincho" w:hAnsi="Tahoma" w:cs="Arial"/>
                    <w:bCs/>
                    <w:snapToGrid w:val="0"/>
                    <w:sz w:val="18"/>
                    <w:szCs w:val="18"/>
                    <w:lang w:eastAsia="ja-JP"/>
                  </w:rPr>
                </w:rPrChange>
              </w:rPr>
              <w:pPrChange w:id="6598" w:author="Phuong Giang" w:date="2012-02-22T23:46:00Z">
                <w:pPr>
                  <w:spacing w:before="120" w:after="200" w:line="360" w:lineRule="auto"/>
                </w:pPr>
              </w:pPrChange>
            </w:pPr>
            <w:ins w:id="6599" w:author="Red Army" w:date="2012-02-22T22:52:00Z">
              <w:r w:rsidRPr="00D85E98">
                <w:rPr>
                  <w:rFonts w:ascii="Times New Roman" w:hAnsi="Times New Roman" w:cs="Times New Roman"/>
                  <w:i w:val="0"/>
                  <w:color w:val="auto"/>
                  <w:sz w:val="22"/>
                  <w:szCs w:val="22"/>
                  <w:rPrChange w:id="6600" w:author="Phuong Giang" w:date="2012-02-22T23:46:00Z">
                    <w:rPr>
                      <w:bCs/>
                      <w:sz w:val="18"/>
                      <w:szCs w:val="18"/>
                    </w:rPr>
                  </w:rPrChange>
                </w:rPr>
                <w:t>bool</w:t>
              </w:r>
            </w:ins>
          </w:p>
        </w:tc>
        <w:tc>
          <w:tcPr>
            <w:tcW w:w="952" w:type="dxa"/>
          </w:tcPr>
          <w:p w:rsidR="001A326B" w:rsidRPr="00D85E98" w:rsidRDefault="001A326B">
            <w:pPr>
              <w:pStyle w:val="comment"/>
              <w:ind w:left="0"/>
              <w:rPr>
                <w:ins w:id="6601" w:author="Red Army" w:date="2012-02-22T22:52:00Z"/>
                <w:rFonts w:ascii="Times New Roman" w:hAnsi="Times New Roman" w:cs="Times New Roman"/>
                <w:bCs w:val="0"/>
                <w:sz w:val="22"/>
                <w:szCs w:val="22"/>
                <w:rPrChange w:id="6602" w:author="Phuong Giang" w:date="2012-02-22T23:46:00Z">
                  <w:rPr>
                    <w:ins w:id="6603" w:author="Red Army" w:date="2012-02-22T22:52:00Z"/>
                    <w:rFonts w:ascii="Tahoma" w:eastAsia="MS Mincho" w:hAnsi="Tahoma" w:cs="Arial"/>
                    <w:bCs/>
                    <w:snapToGrid w:val="0"/>
                    <w:sz w:val="18"/>
                    <w:szCs w:val="18"/>
                    <w:lang w:eastAsia="ja-JP"/>
                  </w:rPr>
                </w:rPrChange>
              </w:rPr>
              <w:pPrChange w:id="6604" w:author="Phuong Giang" w:date="2012-02-22T23:46:00Z">
                <w:pPr>
                  <w:spacing w:before="120" w:after="200" w:line="360" w:lineRule="auto"/>
                </w:pPr>
              </w:pPrChange>
            </w:pPr>
            <w:ins w:id="6605" w:author="Red Army" w:date="2012-02-22T22:52:00Z">
              <w:r w:rsidRPr="00D85E98">
                <w:rPr>
                  <w:rFonts w:ascii="Times New Roman" w:hAnsi="Times New Roman" w:cs="Times New Roman"/>
                  <w:i w:val="0"/>
                  <w:color w:val="auto"/>
                  <w:sz w:val="22"/>
                  <w:szCs w:val="22"/>
                  <w:rPrChange w:id="6606" w:author="Phuong Giang" w:date="2012-02-22T23:46:00Z">
                    <w:rPr>
                      <w:bCs/>
                      <w:sz w:val="18"/>
                      <w:szCs w:val="18"/>
                    </w:rPr>
                  </w:rPrChange>
                </w:rPr>
                <w:t>Out</w:t>
              </w:r>
            </w:ins>
          </w:p>
        </w:tc>
        <w:tc>
          <w:tcPr>
            <w:tcW w:w="1333" w:type="dxa"/>
          </w:tcPr>
          <w:p w:rsidR="001A326B" w:rsidRPr="00D85E98" w:rsidRDefault="001A326B">
            <w:pPr>
              <w:pStyle w:val="comment"/>
              <w:ind w:left="0"/>
              <w:rPr>
                <w:ins w:id="6607" w:author="Red Army" w:date="2012-02-22T22:52:00Z"/>
                <w:rFonts w:ascii="Times New Roman" w:hAnsi="Times New Roman" w:cs="Times New Roman"/>
                <w:bCs w:val="0"/>
                <w:sz w:val="22"/>
                <w:szCs w:val="22"/>
                <w:rPrChange w:id="6608" w:author="Phuong Giang" w:date="2012-02-22T23:46:00Z">
                  <w:rPr>
                    <w:ins w:id="6609" w:author="Red Army" w:date="2012-02-22T22:52:00Z"/>
                    <w:rFonts w:ascii="Tahoma" w:eastAsia="MS Mincho" w:hAnsi="Tahoma" w:cs="Arial"/>
                    <w:bCs/>
                    <w:snapToGrid w:val="0"/>
                    <w:sz w:val="18"/>
                    <w:szCs w:val="18"/>
                    <w:lang w:eastAsia="ja-JP"/>
                  </w:rPr>
                </w:rPrChange>
              </w:rPr>
              <w:pPrChange w:id="6610" w:author="Phuong Giang" w:date="2012-02-22T23:46:00Z">
                <w:pPr>
                  <w:spacing w:before="120" w:after="200" w:line="360" w:lineRule="auto"/>
                </w:pPr>
              </w:pPrChange>
            </w:pPr>
          </w:p>
        </w:tc>
        <w:tc>
          <w:tcPr>
            <w:tcW w:w="4512" w:type="dxa"/>
          </w:tcPr>
          <w:p w:rsidR="001A326B" w:rsidRPr="00D85E98" w:rsidRDefault="001A326B">
            <w:pPr>
              <w:pStyle w:val="comment"/>
              <w:ind w:left="0"/>
              <w:rPr>
                <w:ins w:id="6611" w:author="Red Army" w:date="2012-02-22T22:52:00Z"/>
                <w:rFonts w:ascii="Times New Roman" w:hAnsi="Times New Roman" w:cs="Times New Roman"/>
                <w:bCs w:val="0"/>
                <w:sz w:val="22"/>
                <w:szCs w:val="22"/>
                <w:rPrChange w:id="6612" w:author="Phuong Giang" w:date="2012-02-22T23:46:00Z">
                  <w:rPr>
                    <w:ins w:id="6613" w:author="Red Army" w:date="2012-02-22T22:52:00Z"/>
                    <w:rFonts w:ascii="Tahoma" w:eastAsia="MS Mincho" w:hAnsi="Tahoma" w:cs="Arial"/>
                    <w:bCs/>
                    <w:snapToGrid w:val="0"/>
                    <w:sz w:val="18"/>
                    <w:szCs w:val="18"/>
                    <w:lang w:eastAsia="ja-JP"/>
                  </w:rPr>
                </w:rPrChange>
              </w:rPr>
              <w:pPrChange w:id="6614" w:author="Phuong Giang" w:date="2012-02-22T23:46:00Z">
                <w:pPr>
                  <w:spacing w:before="120" w:after="200" w:line="360" w:lineRule="auto"/>
                </w:pPr>
              </w:pPrChange>
            </w:pPr>
          </w:p>
        </w:tc>
      </w:tr>
    </w:tbl>
    <w:p w:rsidR="001A326B" w:rsidRDefault="001A326B" w:rsidP="001A326B">
      <w:pPr>
        <w:tabs>
          <w:tab w:val="left" w:pos="4208"/>
        </w:tabs>
        <w:ind w:left="360"/>
        <w:rPr>
          <w:ins w:id="6615" w:author="Red Army" w:date="2012-02-22T22:52:00Z"/>
          <w:rFonts w:ascii="Times New Roman" w:hAnsi="Times New Roman"/>
        </w:rPr>
      </w:pPr>
    </w:p>
    <w:p w:rsidR="001A326B" w:rsidRPr="00BD30F6" w:rsidRDefault="001A326B" w:rsidP="001A326B">
      <w:pPr>
        <w:pStyle w:val="Heading6"/>
        <w:numPr>
          <w:ilvl w:val="5"/>
          <w:numId w:val="6"/>
        </w:numPr>
        <w:tabs>
          <w:tab w:val="left" w:pos="4208"/>
        </w:tabs>
        <w:rPr>
          <w:ins w:id="6616" w:author="Red Army" w:date="2012-02-22T22:52:00Z"/>
          <w:rFonts w:ascii="Cambria" w:eastAsia="MS Gothic" w:hAnsi="Cambria"/>
          <w:color w:val="243F60"/>
          <w:lang w:eastAsia="ja-JP"/>
        </w:rPr>
      </w:pPr>
      <w:ins w:id="6617" w:author="Red Army" w:date="2012-02-22T22:52:00Z">
        <w:r>
          <w:rPr>
            <w:rFonts w:ascii="Cambria" w:eastAsia="MS Gothic" w:hAnsi="Cambria"/>
            <w:color w:val="243F60"/>
          </w:rPr>
          <w:t>Save</w:t>
        </w:r>
        <w:r w:rsidRPr="00BD30F6">
          <w:rPr>
            <w:rFonts w:ascii="Cambria" w:eastAsia="MS Gothic" w:hAnsi="Cambria"/>
            <w:color w:val="243F60"/>
          </w:rPr>
          <w:t xml:space="preserve"> </w:t>
        </w:r>
        <w:r w:rsidRPr="00BD30F6">
          <w:rPr>
            <w:rFonts w:ascii="Cambria" w:eastAsia="MS Gothic" w:hAnsi="Cambria" w:hint="eastAsia"/>
            <w:color w:val="243F60"/>
          </w:rPr>
          <w:t>method</w:t>
        </w:r>
      </w:ins>
    </w:p>
    <w:p w:rsidR="001A326B" w:rsidRPr="00111912" w:rsidRDefault="001A326B" w:rsidP="001A326B">
      <w:pPr>
        <w:autoSpaceDE w:val="0"/>
        <w:autoSpaceDN w:val="0"/>
        <w:adjustRightInd w:val="0"/>
        <w:spacing w:after="0" w:line="240" w:lineRule="auto"/>
        <w:rPr>
          <w:ins w:id="6618" w:author="Red Army" w:date="2012-02-22T22:52:00Z"/>
          <w:rFonts w:ascii="Consolas" w:eastAsiaTheme="minorEastAsia" w:hAnsi="Consolas" w:cs="Consolas"/>
          <w:sz w:val="19"/>
          <w:szCs w:val="19"/>
          <w:shd w:val="pct15" w:color="auto" w:fill="FFFFFF"/>
          <w:lang w:eastAsia="ja-JP"/>
        </w:rPr>
      </w:pPr>
      <w:proofErr w:type="gramStart"/>
      <w:ins w:id="6619"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0000FF"/>
            <w:sz w:val="19"/>
            <w:szCs w:val="19"/>
            <w:shd w:val="pct15" w:color="auto" w:fill="FFFFFF"/>
            <w:lang w:eastAsia="ja-JP"/>
          </w:rPr>
          <w:t>bool</w:t>
        </w:r>
        <w:proofErr w:type="spellEnd"/>
        <w:r w:rsidRPr="00111912">
          <w:rPr>
            <w:rFonts w:ascii="Consolas" w:eastAsiaTheme="minorEastAsia" w:hAnsi="Consolas" w:cs="Consolas"/>
            <w:sz w:val="19"/>
            <w:szCs w:val="19"/>
            <w:shd w:val="pct15" w:color="auto" w:fill="FFFFFF"/>
            <w:lang w:eastAsia="ja-JP"/>
          </w:rPr>
          <w:t xml:space="preserve"> Save(</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obj</w:t>
        </w:r>
        <w:proofErr w:type="spellEnd"/>
        <w:r w:rsidRPr="00111912">
          <w:rPr>
            <w:rFonts w:ascii="Consolas" w:eastAsiaTheme="minorEastAsia" w:hAnsi="Consolas" w:cs="Consolas"/>
            <w:sz w:val="19"/>
            <w:szCs w:val="19"/>
            <w:shd w:val="pct15" w:color="auto" w:fill="FFFFFF"/>
            <w:lang w:eastAsia="ja-JP"/>
          </w:rPr>
          <w:t>)</w:t>
        </w:r>
        <w:r>
          <w:rPr>
            <w:rFonts w:ascii="Consolas" w:eastAsiaTheme="minorEastAsia" w:hAnsi="Consolas" w:cs="Consolas"/>
            <w:sz w:val="19"/>
            <w:szCs w:val="19"/>
            <w:shd w:val="pct15" w:color="auto" w:fill="FFFFFF"/>
            <w:lang w:eastAsia="ja-JP"/>
          </w:rPr>
          <w:t>{}</w:t>
        </w:r>
      </w:ins>
    </w:p>
    <w:p w:rsidR="001A326B" w:rsidRDefault="001A326B" w:rsidP="001A326B">
      <w:pPr>
        <w:tabs>
          <w:tab w:val="left" w:pos="4208"/>
        </w:tabs>
        <w:ind w:left="360"/>
        <w:rPr>
          <w:ins w:id="6620" w:author="Red Army" w:date="2012-02-22T22:52:00Z"/>
          <w:rFonts w:ascii="Times New Roman" w:eastAsia="MS Mincho" w:hAnsi="Times New Roman"/>
          <w:bCs/>
          <w:snapToGrid w:val="0"/>
          <w:color w:val="000000" w:themeColor="text1"/>
          <w:sz w:val="20"/>
          <w:szCs w:val="20"/>
          <w:lang w:eastAsia="ja-JP"/>
        </w:rPr>
      </w:pPr>
      <w:proofErr w:type="gramStart"/>
      <w:ins w:id="6621" w:author="Red Army" w:date="2012-02-22T22:52:00Z">
        <w:r w:rsidRPr="00D85BE5">
          <w:rPr>
            <w:rFonts w:ascii="Times New Roman" w:eastAsia="MS Mincho" w:hAnsi="Times New Roman"/>
            <w:bCs/>
            <w:snapToGrid w:val="0"/>
            <w:color w:val="000000" w:themeColor="text1"/>
            <w:sz w:val="20"/>
            <w:szCs w:val="20"/>
            <w:lang w:eastAsia="ja-JP"/>
          </w:rPr>
          <w:t xml:space="preserve">Used to </w:t>
        </w:r>
        <w:r>
          <w:rPr>
            <w:rFonts w:ascii="Times New Roman" w:eastAsia="MS Mincho" w:hAnsi="Times New Roman"/>
            <w:bCs/>
            <w:snapToGrid w:val="0"/>
            <w:color w:val="000000" w:themeColor="text1"/>
            <w:sz w:val="20"/>
            <w:szCs w:val="20"/>
            <w:lang w:eastAsia="ja-JP"/>
          </w:rPr>
          <w:t>s</w:t>
        </w:r>
        <w:r w:rsidRPr="00D85BE5">
          <w:rPr>
            <w:rFonts w:ascii="Times New Roman" w:eastAsia="MS Mincho" w:hAnsi="Times New Roman"/>
            <w:bCs/>
            <w:snapToGrid w:val="0"/>
            <w:color w:val="000000" w:themeColor="text1"/>
            <w:sz w:val="20"/>
            <w:szCs w:val="20"/>
            <w:lang w:eastAsia="ja-JP"/>
          </w:rPr>
          <w:t>ave KI to the database.</w:t>
        </w:r>
        <w:proofErr w:type="gramEnd"/>
      </w:ins>
    </w:p>
    <w:p w:rsidR="001A326B" w:rsidRPr="003365FC" w:rsidRDefault="001A326B" w:rsidP="001A326B">
      <w:pPr>
        <w:tabs>
          <w:tab w:val="left" w:pos="4208"/>
        </w:tabs>
        <w:ind w:left="360"/>
        <w:rPr>
          <w:ins w:id="6622" w:author="Red Army" w:date="2012-02-22T22:52:00Z"/>
          <w:rFonts w:ascii="Times New Roman" w:hAnsi="Times New Roman"/>
          <w:lang w:eastAsia="ja-JP"/>
        </w:rPr>
      </w:pPr>
      <w:ins w:id="6623" w:author="Red Army" w:date="2012-02-22T22:52:00Z">
        <w:del w:id="6624"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6625"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6626" w:author="Red Army" w:date="2012-02-22T22:52:00Z"/>
        </w:trPr>
        <w:tc>
          <w:tcPr>
            <w:tcW w:w="577" w:type="dxa"/>
          </w:tcPr>
          <w:p w:rsidR="001A326B" w:rsidRPr="003365FC" w:rsidRDefault="001A326B" w:rsidP="00995D66">
            <w:pPr>
              <w:widowControl w:val="0"/>
              <w:spacing w:before="120"/>
              <w:ind w:left="-14" w:right="14"/>
              <w:jc w:val="center"/>
              <w:rPr>
                <w:ins w:id="6627" w:author="Red Army" w:date="2012-02-22T22:52:00Z"/>
                <w:rFonts w:ascii="Tahoma" w:eastAsia="MS Mincho" w:hAnsi="Tahoma" w:cs="Arial"/>
                <w:snapToGrid w:val="0"/>
                <w:sz w:val="20"/>
                <w:szCs w:val="20"/>
              </w:rPr>
            </w:pPr>
            <w:ins w:id="6628"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6629" w:author="Red Army" w:date="2012-02-22T22:52:00Z"/>
                <w:rFonts w:ascii="Tahoma" w:eastAsia="MS Mincho" w:hAnsi="Tahoma" w:cs="Arial"/>
                <w:snapToGrid w:val="0"/>
                <w:sz w:val="20"/>
                <w:szCs w:val="20"/>
                <w:lang w:eastAsia="ja-JP"/>
              </w:rPr>
            </w:pPr>
            <w:ins w:id="6630"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6631" w:author="Red Army" w:date="2012-02-22T22:52:00Z"/>
                <w:rFonts w:ascii="Tahoma" w:eastAsia="MS Mincho" w:hAnsi="Tahoma" w:cs="Arial"/>
                <w:snapToGrid w:val="0"/>
                <w:sz w:val="20"/>
                <w:szCs w:val="20"/>
                <w:lang w:eastAsia="ja-JP"/>
              </w:rPr>
            </w:pPr>
            <w:ins w:id="6632"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6633" w:author="Red Army" w:date="2012-02-22T22:52:00Z"/>
                <w:rFonts w:ascii="Tahoma" w:eastAsia="MS Mincho" w:hAnsi="Tahoma" w:cs="Arial"/>
                <w:snapToGrid w:val="0"/>
                <w:sz w:val="20"/>
                <w:szCs w:val="20"/>
                <w:lang w:eastAsia="ja-JP"/>
              </w:rPr>
            </w:pPr>
            <w:ins w:id="6634"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6635" w:author="Red Army" w:date="2012-02-22T22:52:00Z"/>
                <w:rFonts w:ascii="Tahoma" w:eastAsia="MS Mincho" w:hAnsi="Tahoma" w:cs="Arial"/>
                <w:snapToGrid w:val="0"/>
                <w:sz w:val="20"/>
                <w:szCs w:val="20"/>
                <w:lang w:eastAsia="ja-JP"/>
              </w:rPr>
            </w:pPr>
            <w:ins w:id="6636"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6637" w:author="Red Army" w:date="2012-02-22T22:52:00Z"/>
                <w:rFonts w:ascii="Tahoma" w:eastAsia="MS Mincho" w:hAnsi="Tahoma" w:cs="Arial"/>
                <w:snapToGrid w:val="0"/>
                <w:sz w:val="20"/>
                <w:szCs w:val="20"/>
                <w:lang w:eastAsia="ja-JP"/>
              </w:rPr>
            </w:pPr>
            <w:ins w:id="6638"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6639" w:author="Red Army" w:date="2012-02-22T22:52:00Z"/>
        </w:trPr>
        <w:tc>
          <w:tcPr>
            <w:tcW w:w="577" w:type="dxa"/>
          </w:tcPr>
          <w:p w:rsidR="001A326B" w:rsidRPr="00D85E98" w:rsidRDefault="001A326B">
            <w:pPr>
              <w:pStyle w:val="comment"/>
              <w:ind w:left="0"/>
              <w:rPr>
                <w:ins w:id="6640" w:author="Red Army" w:date="2012-02-22T22:52:00Z"/>
                <w:rFonts w:ascii="Times New Roman" w:hAnsi="Times New Roman" w:cs="Times New Roman"/>
                <w:bCs w:val="0"/>
                <w:sz w:val="22"/>
                <w:szCs w:val="22"/>
                <w:rPrChange w:id="6641" w:author="Phuong Giang" w:date="2012-02-22T23:46:00Z">
                  <w:rPr>
                    <w:ins w:id="6642" w:author="Red Army" w:date="2012-02-22T22:52:00Z"/>
                    <w:rFonts w:ascii="Tahoma" w:eastAsia="MS Mincho" w:hAnsi="Tahoma" w:cs="Arial"/>
                    <w:bCs/>
                    <w:snapToGrid w:val="0"/>
                    <w:sz w:val="18"/>
                    <w:szCs w:val="18"/>
                    <w:lang w:eastAsia="ja-JP"/>
                  </w:rPr>
                </w:rPrChange>
              </w:rPr>
              <w:pPrChange w:id="6643" w:author="Phuong Giang" w:date="2012-02-22T23:46:00Z">
                <w:pPr>
                  <w:spacing w:before="120" w:after="200" w:line="360" w:lineRule="auto"/>
                </w:pPr>
              </w:pPrChange>
            </w:pPr>
            <w:ins w:id="6644" w:author="Red Army" w:date="2012-02-22T22:52:00Z">
              <w:r w:rsidRPr="00D85E98">
                <w:rPr>
                  <w:rFonts w:ascii="Times New Roman" w:hAnsi="Times New Roman" w:cs="Times New Roman"/>
                  <w:i w:val="0"/>
                  <w:color w:val="auto"/>
                  <w:sz w:val="22"/>
                  <w:szCs w:val="22"/>
                  <w:rPrChange w:id="6645" w:author="Phuong Giang" w:date="2012-02-22T23:46:00Z">
                    <w:rPr>
                      <w:bCs/>
                      <w:sz w:val="18"/>
                      <w:szCs w:val="18"/>
                    </w:rPr>
                  </w:rPrChange>
                </w:rPr>
                <w:t>01</w:t>
              </w:r>
            </w:ins>
          </w:p>
        </w:tc>
        <w:tc>
          <w:tcPr>
            <w:tcW w:w="1356" w:type="dxa"/>
          </w:tcPr>
          <w:p w:rsidR="001A326B" w:rsidRPr="00D85E98" w:rsidRDefault="001A326B">
            <w:pPr>
              <w:pStyle w:val="comment"/>
              <w:ind w:left="0"/>
              <w:rPr>
                <w:ins w:id="6646" w:author="Red Army" w:date="2012-02-22T22:52:00Z"/>
                <w:rFonts w:ascii="Times New Roman" w:hAnsi="Times New Roman" w:cs="Times New Roman"/>
                <w:bCs w:val="0"/>
                <w:sz w:val="22"/>
                <w:szCs w:val="22"/>
                <w:rPrChange w:id="6647" w:author="Phuong Giang" w:date="2012-02-22T23:46:00Z">
                  <w:rPr>
                    <w:ins w:id="6648" w:author="Red Army" w:date="2012-02-22T22:52:00Z"/>
                    <w:rFonts w:ascii="Tahoma" w:eastAsia="MS Mincho" w:hAnsi="Tahoma" w:cs="Arial"/>
                    <w:bCs/>
                    <w:snapToGrid w:val="0"/>
                    <w:sz w:val="18"/>
                    <w:szCs w:val="18"/>
                    <w:lang w:eastAsia="ja-JP"/>
                  </w:rPr>
                </w:rPrChange>
              </w:rPr>
              <w:pPrChange w:id="6649" w:author="Phuong Giang" w:date="2012-02-22T23:46:00Z">
                <w:pPr>
                  <w:spacing w:before="120" w:after="200" w:line="360" w:lineRule="auto"/>
                </w:pPr>
              </w:pPrChange>
            </w:pPr>
            <w:proofErr w:type="spellStart"/>
            <w:ins w:id="6650" w:author="Red Army" w:date="2012-02-22T22:52:00Z">
              <w:r w:rsidRPr="00D85E98">
                <w:rPr>
                  <w:rFonts w:ascii="Times New Roman" w:hAnsi="Times New Roman" w:cs="Times New Roman"/>
                  <w:i w:val="0"/>
                  <w:color w:val="auto"/>
                  <w:sz w:val="22"/>
                  <w:szCs w:val="22"/>
                  <w:rPrChange w:id="6651" w:author="Phuong Giang" w:date="2012-02-22T23:46:00Z">
                    <w:rPr>
                      <w:bCs/>
                      <w:sz w:val="18"/>
                      <w:szCs w:val="18"/>
                    </w:rPr>
                  </w:rPrChange>
                </w:rPr>
                <w:t>obj</w:t>
              </w:r>
              <w:proofErr w:type="spellEnd"/>
            </w:ins>
          </w:p>
        </w:tc>
        <w:tc>
          <w:tcPr>
            <w:tcW w:w="846" w:type="dxa"/>
          </w:tcPr>
          <w:p w:rsidR="001A326B" w:rsidRPr="00D85E98" w:rsidRDefault="001A326B">
            <w:pPr>
              <w:pStyle w:val="comment"/>
              <w:ind w:left="0"/>
              <w:rPr>
                <w:ins w:id="6652" w:author="Red Army" w:date="2012-02-22T22:52:00Z"/>
                <w:rFonts w:ascii="Times New Roman" w:hAnsi="Times New Roman" w:cs="Times New Roman"/>
                <w:bCs w:val="0"/>
                <w:sz w:val="22"/>
                <w:szCs w:val="22"/>
                <w:rPrChange w:id="6653" w:author="Phuong Giang" w:date="2012-02-22T23:46:00Z">
                  <w:rPr>
                    <w:ins w:id="6654" w:author="Red Army" w:date="2012-02-22T22:52:00Z"/>
                    <w:rFonts w:ascii="Tahoma" w:eastAsia="MS Mincho" w:hAnsi="Tahoma" w:cs="Arial"/>
                    <w:bCs/>
                    <w:snapToGrid w:val="0"/>
                    <w:sz w:val="18"/>
                    <w:szCs w:val="18"/>
                    <w:lang w:eastAsia="ja-JP"/>
                  </w:rPr>
                </w:rPrChange>
              </w:rPr>
              <w:pPrChange w:id="6655" w:author="Phuong Giang" w:date="2012-02-22T23:46:00Z">
                <w:pPr>
                  <w:spacing w:before="120" w:after="200" w:line="360" w:lineRule="auto"/>
                </w:pPr>
              </w:pPrChange>
            </w:pPr>
            <w:ins w:id="6656" w:author="Red Army" w:date="2012-02-22T22:52:00Z">
              <w:r w:rsidRPr="00D85E98">
                <w:rPr>
                  <w:rFonts w:ascii="Times New Roman" w:hAnsi="Times New Roman" w:cs="Times New Roman"/>
                  <w:i w:val="0"/>
                  <w:color w:val="auto"/>
                  <w:sz w:val="22"/>
                  <w:szCs w:val="22"/>
                  <w:rPrChange w:id="6657" w:author="Phuong Giang" w:date="2012-02-22T23:46:00Z">
                    <w:rPr>
                      <w:bCs/>
                      <w:sz w:val="18"/>
                      <w:szCs w:val="18"/>
                    </w:rPr>
                  </w:rPrChange>
                </w:rPr>
                <w:t>object</w:t>
              </w:r>
            </w:ins>
          </w:p>
        </w:tc>
        <w:tc>
          <w:tcPr>
            <w:tcW w:w="952" w:type="dxa"/>
          </w:tcPr>
          <w:p w:rsidR="001A326B" w:rsidRPr="00D85E98" w:rsidRDefault="001A326B">
            <w:pPr>
              <w:pStyle w:val="comment"/>
              <w:ind w:left="0"/>
              <w:rPr>
                <w:ins w:id="6658" w:author="Red Army" w:date="2012-02-22T22:52:00Z"/>
                <w:rFonts w:ascii="Times New Roman" w:hAnsi="Times New Roman" w:cs="Times New Roman"/>
                <w:bCs w:val="0"/>
                <w:sz w:val="22"/>
                <w:szCs w:val="22"/>
                <w:rPrChange w:id="6659" w:author="Phuong Giang" w:date="2012-02-22T23:46:00Z">
                  <w:rPr>
                    <w:ins w:id="6660" w:author="Red Army" w:date="2012-02-22T22:52:00Z"/>
                    <w:rFonts w:ascii="Tahoma" w:eastAsia="MS Mincho" w:hAnsi="Tahoma" w:cs="Arial"/>
                    <w:bCs/>
                    <w:snapToGrid w:val="0"/>
                    <w:sz w:val="18"/>
                    <w:szCs w:val="18"/>
                    <w:lang w:eastAsia="ja-JP"/>
                  </w:rPr>
                </w:rPrChange>
              </w:rPr>
              <w:pPrChange w:id="6661" w:author="Phuong Giang" w:date="2012-02-22T23:46:00Z">
                <w:pPr>
                  <w:spacing w:before="120" w:after="200" w:line="360" w:lineRule="auto"/>
                </w:pPr>
              </w:pPrChange>
            </w:pPr>
            <w:ins w:id="6662" w:author="Red Army" w:date="2012-02-22T22:52:00Z">
              <w:r w:rsidRPr="00D85E98">
                <w:rPr>
                  <w:rFonts w:ascii="Times New Roman" w:hAnsi="Times New Roman" w:cs="Times New Roman"/>
                  <w:i w:val="0"/>
                  <w:color w:val="auto"/>
                  <w:sz w:val="22"/>
                  <w:szCs w:val="22"/>
                  <w:rPrChange w:id="6663" w:author="Phuong Giang" w:date="2012-02-22T23:46:00Z">
                    <w:rPr>
                      <w:bCs/>
                      <w:sz w:val="18"/>
                      <w:szCs w:val="18"/>
                    </w:rPr>
                  </w:rPrChange>
                </w:rPr>
                <w:t>In</w:t>
              </w:r>
            </w:ins>
          </w:p>
        </w:tc>
        <w:tc>
          <w:tcPr>
            <w:tcW w:w="1333" w:type="dxa"/>
          </w:tcPr>
          <w:p w:rsidR="001A326B" w:rsidRPr="00D85E98" w:rsidRDefault="001A326B">
            <w:pPr>
              <w:pStyle w:val="comment"/>
              <w:ind w:left="0"/>
              <w:rPr>
                <w:ins w:id="6664" w:author="Red Army" w:date="2012-02-22T22:52:00Z"/>
                <w:rFonts w:ascii="Times New Roman" w:hAnsi="Times New Roman" w:cs="Times New Roman"/>
                <w:bCs w:val="0"/>
                <w:sz w:val="22"/>
                <w:szCs w:val="22"/>
                <w:rPrChange w:id="6665" w:author="Phuong Giang" w:date="2012-02-22T23:46:00Z">
                  <w:rPr>
                    <w:ins w:id="6666" w:author="Red Army" w:date="2012-02-22T22:52:00Z"/>
                    <w:rFonts w:ascii="Tahoma" w:eastAsia="MS Mincho" w:hAnsi="Tahoma" w:cs="Arial"/>
                    <w:bCs/>
                    <w:snapToGrid w:val="0"/>
                    <w:sz w:val="18"/>
                    <w:szCs w:val="18"/>
                    <w:lang w:eastAsia="ja-JP"/>
                  </w:rPr>
                </w:rPrChange>
              </w:rPr>
              <w:pPrChange w:id="6667" w:author="Phuong Giang" w:date="2012-02-22T23:46:00Z">
                <w:pPr>
                  <w:spacing w:before="120" w:after="200" w:line="360" w:lineRule="auto"/>
                </w:pPr>
              </w:pPrChange>
            </w:pPr>
          </w:p>
        </w:tc>
        <w:tc>
          <w:tcPr>
            <w:tcW w:w="4512" w:type="dxa"/>
          </w:tcPr>
          <w:p w:rsidR="001A326B" w:rsidRPr="00D85E98" w:rsidRDefault="001A326B">
            <w:pPr>
              <w:pStyle w:val="comment"/>
              <w:ind w:left="0"/>
              <w:rPr>
                <w:ins w:id="6668" w:author="Red Army" w:date="2012-02-22T22:52:00Z"/>
                <w:rFonts w:ascii="Times New Roman" w:hAnsi="Times New Roman" w:cs="Times New Roman"/>
                <w:bCs w:val="0"/>
                <w:sz w:val="22"/>
                <w:szCs w:val="22"/>
                <w:rPrChange w:id="6669" w:author="Phuong Giang" w:date="2012-02-22T23:46:00Z">
                  <w:rPr>
                    <w:ins w:id="6670" w:author="Red Army" w:date="2012-02-22T22:52:00Z"/>
                    <w:rFonts w:ascii="Tahoma" w:eastAsia="MS Mincho" w:hAnsi="Tahoma" w:cs="Arial"/>
                    <w:bCs/>
                    <w:snapToGrid w:val="0"/>
                    <w:sz w:val="18"/>
                    <w:szCs w:val="18"/>
                    <w:lang w:eastAsia="ja-JP"/>
                  </w:rPr>
                </w:rPrChange>
              </w:rPr>
              <w:pPrChange w:id="6671" w:author="Phuong Giang" w:date="2012-02-22T23:46:00Z">
                <w:pPr>
                  <w:spacing w:before="120" w:after="200" w:line="360" w:lineRule="auto"/>
                </w:pPr>
              </w:pPrChange>
            </w:pPr>
          </w:p>
        </w:tc>
      </w:tr>
      <w:tr w:rsidR="001A326B" w:rsidRPr="00D85E98" w:rsidTr="00995D66">
        <w:trPr>
          <w:ins w:id="6672" w:author="Red Army" w:date="2012-02-22T22:52:00Z"/>
        </w:trPr>
        <w:tc>
          <w:tcPr>
            <w:tcW w:w="577" w:type="dxa"/>
          </w:tcPr>
          <w:p w:rsidR="001A326B" w:rsidRPr="00D85E98" w:rsidRDefault="001A326B">
            <w:pPr>
              <w:pStyle w:val="comment"/>
              <w:ind w:left="0"/>
              <w:rPr>
                <w:ins w:id="6673" w:author="Red Army" w:date="2012-02-22T22:52:00Z"/>
                <w:rFonts w:ascii="Times New Roman" w:hAnsi="Times New Roman" w:cs="Times New Roman"/>
                <w:bCs w:val="0"/>
                <w:sz w:val="22"/>
                <w:szCs w:val="22"/>
                <w:rPrChange w:id="6674" w:author="Phuong Giang" w:date="2012-02-22T23:46:00Z">
                  <w:rPr>
                    <w:ins w:id="6675" w:author="Red Army" w:date="2012-02-22T22:52:00Z"/>
                    <w:rFonts w:ascii="Tahoma" w:eastAsia="MS Mincho" w:hAnsi="Tahoma" w:cs="Arial"/>
                    <w:bCs/>
                    <w:snapToGrid w:val="0"/>
                    <w:sz w:val="18"/>
                    <w:szCs w:val="18"/>
                    <w:lang w:eastAsia="ja-JP"/>
                  </w:rPr>
                </w:rPrChange>
              </w:rPr>
              <w:pPrChange w:id="6676" w:author="Phuong Giang" w:date="2012-02-22T23:46:00Z">
                <w:pPr>
                  <w:spacing w:before="120" w:after="200" w:line="360" w:lineRule="auto"/>
                </w:pPr>
              </w:pPrChange>
            </w:pPr>
            <w:ins w:id="6677" w:author="Red Army" w:date="2012-02-22T22:52:00Z">
              <w:r w:rsidRPr="00D85E98">
                <w:rPr>
                  <w:rFonts w:ascii="Times New Roman" w:hAnsi="Times New Roman" w:cs="Times New Roman"/>
                  <w:i w:val="0"/>
                  <w:color w:val="auto"/>
                  <w:sz w:val="22"/>
                  <w:szCs w:val="22"/>
                  <w:rPrChange w:id="6678" w:author="Phuong Giang" w:date="2012-02-22T23:46:00Z">
                    <w:rPr>
                      <w:bCs/>
                      <w:sz w:val="18"/>
                      <w:szCs w:val="18"/>
                    </w:rPr>
                  </w:rPrChange>
                </w:rPr>
                <w:t>02</w:t>
              </w:r>
            </w:ins>
          </w:p>
        </w:tc>
        <w:tc>
          <w:tcPr>
            <w:tcW w:w="1356" w:type="dxa"/>
          </w:tcPr>
          <w:p w:rsidR="001A326B" w:rsidRPr="00D85E98" w:rsidRDefault="001A326B">
            <w:pPr>
              <w:pStyle w:val="comment"/>
              <w:ind w:left="0"/>
              <w:rPr>
                <w:ins w:id="6679" w:author="Red Army" w:date="2012-02-22T22:52:00Z"/>
                <w:rFonts w:ascii="Times New Roman" w:hAnsi="Times New Roman" w:cs="Times New Roman"/>
                <w:bCs w:val="0"/>
                <w:sz w:val="22"/>
                <w:szCs w:val="22"/>
                <w:rPrChange w:id="6680" w:author="Phuong Giang" w:date="2012-02-22T23:46:00Z">
                  <w:rPr>
                    <w:ins w:id="6681" w:author="Red Army" w:date="2012-02-22T22:52:00Z"/>
                    <w:rFonts w:ascii="Tahoma" w:eastAsia="MS Mincho" w:hAnsi="Tahoma" w:cs="Arial"/>
                    <w:bCs/>
                    <w:snapToGrid w:val="0"/>
                    <w:sz w:val="18"/>
                    <w:szCs w:val="18"/>
                    <w:lang w:eastAsia="ja-JP"/>
                  </w:rPr>
                </w:rPrChange>
              </w:rPr>
              <w:pPrChange w:id="6682" w:author="Phuong Giang" w:date="2012-02-22T23:46:00Z">
                <w:pPr>
                  <w:spacing w:before="120" w:after="200" w:line="360" w:lineRule="auto"/>
                </w:pPr>
              </w:pPrChange>
            </w:pPr>
            <w:ins w:id="6683" w:author="Red Army" w:date="2012-02-22T22:52:00Z">
              <w:r w:rsidRPr="00D85E98">
                <w:rPr>
                  <w:rFonts w:ascii="Times New Roman" w:hAnsi="Times New Roman" w:cs="Times New Roman"/>
                  <w:i w:val="0"/>
                  <w:color w:val="auto"/>
                  <w:sz w:val="22"/>
                  <w:szCs w:val="22"/>
                  <w:rPrChange w:id="6684" w:author="Phuong Giang" w:date="2012-02-22T23:46:00Z">
                    <w:rPr>
                      <w:bCs/>
                      <w:sz w:val="18"/>
                      <w:szCs w:val="18"/>
                    </w:rPr>
                  </w:rPrChange>
                </w:rPr>
                <w:t>return</w:t>
              </w:r>
            </w:ins>
          </w:p>
        </w:tc>
        <w:tc>
          <w:tcPr>
            <w:tcW w:w="846" w:type="dxa"/>
          </w:tcPr>
          <w:p w:rsidR="001A326B" w:rsidRPr="00D85E98" w:rsidRDefault="001A326B">
            <w:pPr>
              <w:pStyle w:val="comment"/>
              <w:ind w:left="0"/>
              <w:rPr>
                <w:ins w:id="6685" w:author="Red Army" w:date="2012-02-22T22:52:00Z"/>
                <w:rFonts w:ascii="Times New Roman" w:hAnsi="Times New Roman" w:cs="Times New Roman"/>
                <w:bCs w:val="0"/>
                <w:sz w:val="22"/>
                <w:szCs w:val="22"/>
                <w:rPrChange w:id="6686" w:author="Phuong Giang" w:date="2012-02-22T23:46:00Z">
                  <w:rPr>
                    <w:ins w:id="6687" w:author="Red Army" w:date="2012-02-22T22:52:00Z"/>
                    <w:rFonts w:ascii="Tahoma" w:eastAsia="MS Mincho" w:hAnsi="Tahoma" w:cs="Arial"/>
                    <w:bCs/>
                    <w:snapToGrid w:val="0"/>
                    <w:sz w:val="18"/>
                    <w:szCs w:val="18"/>
                    <w:lang w:eastAsia="ja-JP"/>
                  </w:rPr>
                </w:rPrChange>
              </w:rPr>
              <w:pPrChange w:id="6688" w:author="Phuong Giang" w:date="2012-02-22T23:46:00Z">
                <w:pPr>
                  <w:spacing w:before="120" w:after="200" w:line="360" w:lineRule="auto"/>
                </w:pPr>
              </w:pPrChange>
            </w:pPr>
            <w:ins w:id="6689" w:author="Red Army" w:date="2012-02-22T22:52:00Z">
              <w:r w:rsidRPr="00D85E98">
                <w:rPr>
                  <w:rFonts w:ascii="Times New Roman" w:hAnsi="Times New Roman" w:cs="Times New Roman"/>
                  <w:i w:val="0"/>
                  <w:color w:val="auto"/>
                  <w:sz w:val="22"/>
                  <w:szCs w:val="22"/>
                  <w:rPrChange w:id="6690" w:author="Phuong Giang" w:date="2012-02-22T23:46:00Z">
                    <w:rPr>
                      <w:bCs/>
                      <w:sz w:val="18"/>
                      <w:szCs w:val="18"/>
                    </w:rPr>
                  </w:rPrChange>
                </w:rPr>
                <w:t>bool</w:t>
              </w:r>
            </w:ins>
          </w:p>
        </w:tc>
        <w:tc>
          <w:tcPr>
            <w:tcW w:w="952" w:type="dxa"/>
          </w:tcPr>
          <w:p w:rsidR="001A326B" w:rsidRPr="00D85E98" w:rsidRDefault="001A326B">
            <w:pPr>
              <w:pStyle w:val="comment"/>
              <w:ind w:left="0"/>
              <w:rPr>
                <w:ins w:id="6691" w:author="Red Army" w:date="2012-02-22T22:52:00Z"/>
                <w:rFonts w:ascii="Times New Roman" w:hAnsi="Times New Roman" w:cs="Times New Roman"/>
                <w:bCs w:val="0"/>
                <w:sz w:val="22"/>
                <w:szCs w:val="22"/>
                <w:rPrChange w:id="6692" w:author="Phuong Giang" w:date="2012-02-22T23:46:00Z">
                  <w:rPr>
                    <w:ins w:id="6693" w:author="Red Army" w:date="2012-02-22T22:52:00Z"/>
                    <w:rFonts w:ascii="Tahoma" w:eastAsia="MS Mincho" w:hAnsi="Tahoma" w:cs="Arial"/>
                    <w:bCs/>
                    <w:snapToGrid w:val="0"/>
                    <w:sz w:val="18"/>
                    <w:szCs w:val="18"/>
                    <w:lang w:eastAsia="ja-JP"/>
                  </w:rPr>
                </w:rPrChange>
              </w:rPr>
              <w:pPrChange w:id="6694" w:author="Phuong Giang" w:date="2012-02-22T23:46:00Z">
                <w:pPr>
                  <w:spacing w:before="120" w:after="200" w:line="360" w:lineRule="auto"/>
                </w:pPr>
              </w:pPrChange>
            </w:pPr>
            <w:ins w:id="6695" w:author="Red Army" w:date="2012-02-22T22:52:00Z">
              <w:r w:rsidRPr="00D85E98">
                <w:rPr>
                  <w:rFonts w:ascii="Times New Roman" w:hAnsi="Times New Roman" w:cs="Times New Roman"/>
                  <w:i w:val="0"/>
                  <w:color w:val="auto"/>
                  <w:sz w:val="22"/>
                  <w:szCs w:val="22"/>
                  <w:rPrChange w:id="6696" w:author="Phuong Giang" w:date="2012-02-22T23:46:00Z">
                    <w:rPr>
                      <w:bCs/>
                      <w:sz w:val="18"/>
                      <w:szCs w:val="18"/>
                    </w:rPr>
                  </w:rPrChange>
                </w:rPr>
                <w:t>out</w:t>
              </w:r>
            </w:ins>
          </w:p>
        </w:tc>
        <w:tc>
          <w:tcPr>
            <w:tcW w:w="1333" w:type="dxa"/>
          </w:tcPr>
          <w:p w:rsidR="001A326B" w:rsidRPr="00D85E98" w:rsidRDefault="001A326B">
            <w:pPr>
              <w:pStyle w:val="comment"/>
              <w:ind w:left="0"/>
              <w:rPr>
                <w:ins w:id="6697" w:author="Red Army" w:date="2012-02-22T22:52:00Z"/>
                <w:rFonts w:ascii="Times New Roman" w:hAnsi="Times New Roman" w:cs="Times New Roman"/>
                <w:bCs w:val="0"/>
                <w:sz w:val="22"/>
                <w:szCs w:val="22"/>
                <w:rPrChange w:id="6698" w:author="Phuong Giang" w:date="2012-02-22T23:46:00Z">
                  <w:rPr>
                    <w:ins w:id="6699" w:author="Red Army" w:date="2012-02-22T22:52:00Z"/>
                    <w:rFonts w:ascii="Tahoma" w:eastAsia="MS Mincho" w:hAnsi="Tahoma" w:cs="Arial"/>
                    <w:bCs/>
                    <w:snapToGrid w:val="0"/>
                    <w:sz w:val="18"/>
                    <w:szCs w:val="18"/>
                    <w:lang w:eastAsia="ja-JP"/>
                  </w:rPr>
                </w:rPrChange>
              </w:rPr>
              <w:pPrChange w:id="6700" w:author="Phuong Giang" w:date="2012-02-22T23:46:00Z">
                <w:pPr>
                  <w:spacing w:before="120" w:after="200" w:line="360" w:lineRule="auto"/>
                </w:pPr>
              </w:pPrChange>
            </w:pPr>
          </w:p>
        </w:tc>
        <w:tc>
          <w:tcPr>
            <w:tcW w:w="4512" w:type="dxa"/>
          </w:tcPr>
          <w:p w:rsidR="001A326B" w:rsidRPr="00D85E98" w:rsidRDefault="001A326B">
            <w:pPr>
              <w:pStyle w:val="comment"/>
              <w:ind w:left="0"/>
              <w:rPr>
                <w:ins w:id="6701" w:author="Red Army" w:date="2012-02-22T22:52:00Z"/>
                <w:rFonts w:ascii="Times New Roman" w:hAnsi="Times New Roman" w:cs="Times New Roman"/>
                <w:bCs w:val="0"/>
                <w:sz w:val="22"/>
                <w:szCs w:val="22"/>
                <w:rPrChange w:id="6702" w:author="Phuong Giang" w:date="2012-02-22T23:46:00Z">
                  <w:rPr>
                    <w:ins w:id="6703" w:author="Red Army" w:date="2012-02-22T22:52:00Z"/>
                    <w:rFonts w:ascii="Tahoma" w:eastAsia="MS Mincho" w:hAnsi="Tahoma" w:cs="Arial"/>
                    <w:bCs/>
                    <w:snapToGrid w:val="0"/>
                    <w:sz w:val="18"/>
                    <w:szCs w:val="18"/>
                    <w:lang w:eastAsia="ja-JP"/>
                  </w:rPr>
                </w:rPrChange>
              </w:rPr>
              <w:pPrChange w:id="6704" w:author="Phuong Giang" w:date="2012-02-22T23:46:00Z">
                <w:pPr>
                  <w:spacing w:before="120" w:after="200" w:line="360" w:lineRule="auto"/>
                </w:pPr>
              </w:pPrChange>
            </w:pPr>
          </w:p>
        </w:tc>
      </w:tr>
    </w:tbl>
    <w:p w:rsidR="001A326B" w:rsidRPr="003365FC" w:rsidRDefault="001A326B" w:rsidP="001A326B">
      <w:pPr>
        <w:tabs>
          <w:tab w:val="left" w:pos="4208"/>
        </w:tabs>
        <w:ind w:left="360"/>
        <w:rPr>
          <w:ins w:id="6705" w:author="Red Army" w:date="2012-02-22T22:52:00Z"/>
          <w:rFonts w:ascii="Times New Roman" w:hAnsi="Times New Roman"/>
        </w:rPr>
      </w:pPr>
    </w:p>
    <w:p w:rsidR="001A326B" w:rsidRPr="003365FC" w:rsidRDefault="001A326B">
      <w:pPr>
        <w:pStyle w:val="Heading4"/>
        <w:rPr>
          <w:ins w:id="6706" w:author="Red Army" w:date="2012-02-22T22:52:00Z"/>
        </w:rPr>
        <w:pPrChange w:id="6707" w:author="Phuong Giang" w:date="2012-02-22T23:59:00Z">
          <w:pPr>
            <w:keepNext/>
            <w:keepLines/>
            <w:numPr>
              <w:ilvl w:val="3"/>
              <w:numId w:val="6"/>
            </w:numPr>
            <w:tabs>
              <w:tab w:val="left" w:pos="4208"/>
            </w:tabs>
            <w:spacing w:before="200" w:after="0"/>
            <w:ind w:left="1728" w:hanging="648"/>
            <w:outlineLvl w:val="3"/>
          </w:pPr>
        </w:pPrChange>
      </w:pPr>
      <w:proofErr w:type="spellStart"/>
      <w:ins w:id="6708" w:author="Red Army" w:date="2012-02-22T22:52:00Z">
        <w:r w:rsidRPr="003365FC">
          <w:t>KnowledgeItemListViewModel</w:t>
        </w:r>
        <w:proofErr w:type="spellEnd"/>
        <w:r w:rsidRPr="003365FC">
          <w:t xml:space="preserve"> class</w:t>
        </w:r>
      </w:ins>
    </w:p>
    <w:p w:rsidR="001A326B" w:rsidRPr="003365FC" w:rsidRDefault="001A326B" w:rsidP="001A326B">
      <w:pPr>
        <w:tabs>
          <w:tab w:val="left" w:pos="4208"/>
        </w:tabs>
        <w:ind w:left="360"/>
        <w:rPr>
          <w:ins w:id="6709" w:author="Red Army" w:date="2012-02-22T22:52:00Z"/>
          <w:rFonts w:ascii="Times New Roman" w:hAnsi="Times New Roman"/>
        </w:rPr>
      </w:pPr>
      <w:ins w:id="6710" w:author="Red Army" w:date="2012-02-22T22:52:00Z">
        <w:r w:rsidRPr="003365FC">
          <w:rPr>
            <w:rFonts w:ascii="Times New Roman" w:hAnsi="Times New Roman"/>
          </w:rPr>
          <w:t xml:space="preserve">    This class </w:t>
        </w:r>
        <w:r>
          <w:rPr>
            <w:rFonts w:ascii="Times New Roman" w:hAnsi="Times New Roman"/>
          </w:rPr>
          <w:t>is the View Model of a collection of Knowledge Items</w:t>
        </w:r>
        <w:r w:rsidRPr="003365FC">
          <w:rPr>
            <w:rFonts w:ascii="Times New Roman" w:hAnsi="Times New Roman"/>
          </w:rPr>
          <w:t>.</w:t>
        </w:r>
      </w:ins>
    </w:p>
    <w:p w:rsidR="001A326B" w:rsidRPr="003365FC" w:rsidRDefault="001A326B" w:rsidP="001A326B">
      <w:pPr>
        <w:keepNext/>
        <w:keepLines/>
        <w:numPr>
          <w:ilvl w:val="4"/>
          <w:numId w:val="5"/>
        </w:numPr>
        <w:tabs>
          <w:tab w:val="left" w:pos="4208"/>
        </w:tabs>
        <w:spacing w:before="200" w:after="0"/>
        <w:outlineLvl w:val="4"/>
        <w:rPr>
          <w:ins w:id="6711" w:author="Red Army" w:date="2012-02-22T22:52:00Z"/>
          <w:rFonts w:ascii="Cambria" w:eastAsia="MS Gothic" w:hAnsi="Cambria"/>
          <w:color w:val="243F60"/>
          <w:lang w:eastAsia="ja-JP"/>
        </w:rPr>
      </w:pPr>
      <w:ins w:id="6712" w:author="Red Army" w:date="2012-02-22T22:52:00Z">
        <w:r w:rsidRPr="003365FC">
          <w:rPr>
            <w:rFonts w:ascii="Cambria" w:eastAsia="MS Gothic" w:hAnsi="Cambria" w:hint="eastAsia"/>
            <w:color w:val="243F60"/>
          </w:rPr>
          <w:t>Attributes</w:t>
        </w:r>
      </w:ins>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0"/>
        <w:gridCol w:w="1378"/>
        <w:gridCol w:w="1130"/>
        <w:gridCol w:w="844"/>
        <w:gridCol w:w="952"/>
        <w:gridCol w:w="470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6713" w:author="Red Army" w:date="2012-02-22T22:52:00Z"/>
        </w:trPr>
        <w:tc>
          <w:tcPr>
            <w:tcW w:w="570" w:type="dxa"/>
          </w:tcPr>
          <w:p w:rsidR="001A326B" w:rsidRPr="003365FC" w:rsidRDefault="001A326B" w:rsidP="00995D66">
            <w:pPr>
              <w:widowControl w:val="0"/>
              <w:spacing w:before="120"/>
              <w:ind w:left="-14" w:right="14"/>
              <w:jc w:val="center"/>
              <w:rPr>
                <w:ins w:id="6714" w:author="Red Army" w:date="2012-02-22T22:52:00Z"/>
                <w:rFonts w:ascii="Tahoma" w:eastAsia="MS Mincho" w:hAnsi="Tahoma" w:cs="Arial"/>
                <w:snapToGrid w:val="0"/>
                <w:sz w:val="20"/>
                <w:szCs w:val="20"/>
              </w:rPr>
            </w:pPr>
            <w:ins w:id="6715" w:author="Red Army" w:date="2012-02-22T22:52:00Z">
              <w:r w:rsidRPr="003365FC">
                <w:rPr>
                  <w:rFonts w:ascii="Tahoma" w:eastAsia="MS Mincho" w:hAnsi="Tahoma" w:cs="Arial" w:hint="eastAsia"/>
                  <w:snapToGrid w:val="0"/>
                  <w:sz w:val="20"/>
                  <w:szCs w:val="20"/>
                </w:rPr>
                <w:t>No</w:t>
              </w:r>
            </w:ins>
          </w:p>
        </w:tc>
        <w:tc>
          <w:tcPr>
            <w:tcW w:w="1378" w:type="dxa"/>
          </w:tcPr>
          <w:p w:rsidR="001A326B" w:rsidRPr="003365FC" w:rsidRDefault="001A326B" w:rsidP="00995D66">
            <w:pPr>
              <w:widowControl w:val="0"/>
              <w:spacing w:before="120"/>
              <w:ind w:left="-14" w:right="14"/>
              <w:jc w:val="center"/>
              <w:rPr>
                <w:ins w:id="6716" w:author="Red Army" w:date="2012-02-22T22:52:00Z"/>
                <w:rFonts w:ascii="Tahoma" w:eastAsia="MS Mincho" w:hAnsi="Tahoma" w:cs="Arial"/>
                <w:snapToGrid w:val="0"/>
                <w:sz w:val="20"/>
                <w:szCs w:val="20"/>
                <w:lang w:eastAsia="ja-JP"/>
              </w:rPr>
            </w:pPr>
            <w:ins w:id="6717" w:author="Red Army" w:date="2012-02-22T22:52:00Z">
              <w:r w:rsidRPr="003365FC">
                <w:rPr>
                  <w:rFonts w:ascii="Tahoma" w:eastAsia="MS Mincho" w:hAnsi="Tahoma" w:cs="Arial" w:hint="eastAsia"/>
                  <w:snapToGrid w:val="0"/>
                  <w:sz w:val="20"/>
                  <w:szCs w:val="20"/>
                  <w:lang w:eastAsia="ja-JP"/>
                </w:rPr>
                <w:t>Attribute</w:t>
              </w:r>
            </w:ins>
          </w:p>
        </w:tc>
        <w:tc>
          <w:tcPr>
            <w:tcW w:w="1130" w:type="dxa"/>
          </w:tcPr>
          <w:p w:rsidR="001A326B" w:rsidRPr="003365FC" w:rsidRDefault="001A326B" w:rsidP="00995D66">
            <w:pPr>
              <w:widowControl w:val="0"/>
              <w:spacing w:before="120"/>
              <w:ind w:left="-14" w:right="14"/>
              <w:jc w:val="center"/>
              <w:rPr>
                <w:ins w:id="6718" w:author="Red Army" w:date="2012-02-22T22:52:00Z"/>
                <w:rFonts w:ascii="Tahoma" w:eastAsia="MS Mincho" w:hAnsi="Tahoma" w:cs="Arial"/>
                <w:snapToGrid w:val="0"/>
                <w:sz w:val="20"/>
                <w:szCs w:val="20"/>
                <w:lang w:eastAsia="ja-JP"/>
              </w:rPr>
            </w:pPr>
            <w:ins w:id="6719" w:author="Red Army" w:date="2012-02-22T22:52:00Z">
              <w:r w:rsidRPr="003365FC">
                <w:rPr>
                  <w:rFonts w:ascii="Tahoma" w:eastAsia="MS Mincho" w:hAnsi="Tahoma" w:cs="Arial" w:hint="eastAsia"/>
                  <w:snapToGrid w:val="0"/>
                  <w:sz w:val="20"/>
                  <w:szCs w:val="20"/>
                  <w:lang w:eastAsia="ja-JP"/>
                </w:rPr>
                <w:t>Type</w:t>
              </w:r>
            </w:ins>
          </w:p>
        </w:tc>
        <w:tc>
          <w:tcPr>
            <w:tcW w:w="844" w:type="dxa"/>
          </w:tcPr>
          <w:p w:rsidR="001A326B" w:rsidRPr="003365FC" w:rsidRDefault="001A326B" w:rsidP="00995D66">
            <w:pPr>
              <w:widowControl w:val="0"/>
              <w:spacing w:before="120"/>
              <w:ind w:left="-14" w:right="14"/>
              <w:jc w:val="center"/>
              <w:rPr>
                <w:ins w:id="6720" w:author="Red Army" w:date="2012-02-22T22:52:00Z"/>
                <w:rFonts w:ascii="Tahoma" w:eastAsia="MS Mincho" w:hAnsi="Tahoma" w:cs="Arial"/>
                <w:snapToGrid w:val="0"/>
                <w:sz w:val="20"/>
                <w:szCs w:val="20"/>
                <w:lang w:eastAsia="ja-JP"/>
              </w:rPr>
            </w:pPr>
            <w:ins w:id="6721" w:author="Red Army" w:date="2012-02-22T22:52:00Z">
              <w:r w:rsidRPr="003365FC">
                <w:rPr>
                  <w:rFonts w:ascii="Tahoma" w:eastAsia="MS Mincho" w:hAnsi="Tahoma" w:cs="Arial" w:hint="eastAsia"/>
                  <w:snapToGrid w:val="0"/>
                  <w:sz w:val="20"/>
                  <w:szCs w:val="20"/>
                  <w:lang w:eastAsia="ja-JP"/>
                </w:rPr>
                <w:t>Default</w:t>
              </w:r>
            </w:ins>
          </w:p>
        </w:tc>
        <w:tc>
          <w:tcPr>
            <w:tcW w:w="952" w:type="dxa"/>
          </w:tcPr>
          <w:p w:rsidR="001A326B" w:rsidRPr="003365FC" w:rsidRDefault="001A326B" w:rsidP="00995D66">
            <w:pPr>
              <w:widowControl w:val="0"/>
              <w:spacing w:before="120"/>
              <w:ind w:left="-14" w:right="14"/>
              <w:jc w:val="center"/>
              <w:rPr>
                <w:ins w:id="6722" w:author="Red Army" w:date="2012-02-22T22:52:00Z"/>
                <w:rFonts w:ascii="Tahoma" w:eastAsia="MS Mincho" w:hAnsi="Tahoma" w:cs="Arial"/>
                <w:snapToGrid w:val="0"/>
                <w:sz w:val="20"/>
                <w:szCs w:val="20"/>
                <w:lang w:eastAsia="ja-JP"/>
              </w:rPr>
            </w:pPr>
            <w:ins w:id="6723" w:author="Red Army" w:date="2012-02-22T22:52:00Z">
              <w:r w:rsidRPr="003365FC">
                <w:rPr>
                  <w:rFonts w:ascii="Tahoma" w:eastAsia="MS Mincho" w:hAnsi="Tahoma" w:cs="Arial" w:hint="eastAsia"/>
                  <w:snapToGrid w:val="0"/>
                  <w:sz w:val="20"/>
                  <w:szCs w:val="20"/>
                  <w:lang w:eastAsia="ja-JP"/>
                </w:rPr>
                <w:t>Note</w:t>
              </w:r>
            </w:ins>
          </w:p>
        </w:tc>
        <w:tc>
          <w:tcPr>
            <w:tcW w:w="4702" w:type="dxa"/>
          </w:tcPr>
          <w:p w:rsidR="001A326B" w:rsidRPr="003365FC" w:rsidRDefault="001A326B" w:rsidP="00995D66">
            <w:pPr>
              <w:widowControl w:val="0"/>
              <w:spacing w:before="120"/>
              <w:ind w:left="-14" w:right="14"/>
              <w:jc w:val="center"/>
              <w:rPr>
                <w:ins w:id="6724" w:author="Red Army" w:date="2012-02-22T22:52:00Z"/>
                <w:rFonts w:ascii="Tahoma" w:eastAsia="MS Mincho" w:hAnsi="Tahoma" w:cs="Arial"/>
                <w:snapToGrid w:val="0"/>
                <w:sz w:val="20"/>
                <w:szCs w:val="20"/>
                <w:lang w:eastAsia="ja-JP"/>
              </w:rPr>
            </w:pPr>
            <w:ins w:id="6725"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6726" w:author="Red Army" w:date="2012-02-22T22:52:00Z"/>
        </w:trPr>
        <w:tc>
          <w:tcPr>
            <w:tcW w:w="570" w:type="dxa"/>
          </w:tcPr>
          <w:p w:rsidR="001A326B" w:rsidRPr="00D85E98" w:rsidRDefault="001A326B">
            <w:pPr>
              <w:pStyle w:val="comment"/>
              <w:ind w:left="0"/>
              <w:rPr>
                <w:ins w:id="6727" w:author="Red Army" w:date="2012-02-22T22:52:00Z"/>
                <w:rFonts w:ascii="Times New Roman" w:hAnsi="Times New Roman" w:cs="Times New Roman"/>
                <w:bCs w:val="0"/>
                <w:color w:val="auto"/>
                <w:sz w:val="22"/>
                <w:szCs w:val="22"/>
                <w:rPrChange w:id="6728" w:author="Phuong Giang" w:date="2012-02-22T23:46:00Z">
                  <w:rPr>
                    <w:ins w:id="6729" w:author="Red Army" w:date="2012-02-22T22:52:00Z"/>
                    <w:rFonts w:ascii="Tahoma" w:eastAsia="MS Mincho" w:hAnsi="Tahoma" w:cs="Arial"/>
                    <w:bCs/>
                    <w:snapToGrid w:val="0"/>
                    <w:color w:val="000000" w:themeColor="text1"/>
                    <w:sz w:val="18"/>
                    <w:szCs w:val="18"/>
                    <w:lang w:eastAsia="ja-JP"/>
                  </w:rPr>
                </w:rPrChange>
              </w:rPr>
              <w:pPrChange w:id="6730" w:author="Phuong Giang" w:date="2012-02-22T23:46:00Z">
                <w:pPr>
                  <w:spacing w:before="120" w:after="200" w:line="360" w:lineRule="auto"/>
                </w:pPr>
              </w:pPrChange>
            </w:pPr>
            <w:ins w:id="6731" w:author="Red Army" w:date="2012-02-22T22:52:00Z">
              <w:r w:rsidRPr="00D85E98">
                <w:rPr>
                  <w:rFonts w:ascii="Times New Roman" w:hAnsi="Times New Roman" w:cs="Times New Roman"/>
                  <w:i w:val="0"/>
                  <w:color w:val="auto"/>
                  <w:sz w:val="22"/>
                  <w:szCs w:val="22"/>
                  <w:rPrChange w:id="6732" w:author="Phuong Giang" w:date="2012-02-22T23:46:00Z">
                    <w:rPr>
                      <w:bCs/>
                      <w:color w:val="000000" w:themeColor="text1"/>
                      <w:sz w:val="18"/>
                      <w:szCs w:val="18"/>
                    </w:rPr>
                  </w:rPrChange>
                </w:rPr>
                <w:t>01</w:t>
              </w:r>
            </w:ins>
          </w:p>
        </w:tc>
        <w:tc>
          <w:tcPr>
            <w:tcW w:w="1378" w:type="dxa"/>
          </w:tcPr>
          <w:p w:rsidR="001A326B" w:rsidRPr="00D85E98" w:rsidRDefault="001A326B">
            <w:pPr>
              <w:pStyle w:val="comment"/>
              <w:ind w:left="0"/>
              <w:rPr>
                <w:ins w:id="6733" w:author="Red Army" w:date="2012-02-22T22:52:00Z"/>
                <w:rFonts w:ascii="Times New Roman" w:hAnsi="Times New Roman" w:cs="Times New Roman"/>
                <w:bCs w:val="0"/>
                <w:color w:val="auto"/>
                <w:sz w:val="22"/>
                <w:szCs w:val="22"/>
                <w:rPrChange w:id="6734" w:author="Phuong Giang" w:date="2012-02-22T23:46:00Z">
                  <w:rPr>
                    <w:ins w:id="6735" w:author="Red Army" w:date="2012-02-22T22:52:00Z"/>
                    <w:rFonts w:ascii="Tahoma" w:eastAsia="MS Mincho" w:hAnsi="Tahoma" w:cs="Arial"/>
                    <w:bCs/>
                    <w:snapToGrid w:val="0"/>
                    <w:color w:val="000000" w:themeColor="text1"/>
                    <w:sz w:val="18"/>
                    <w:szCs w:val="18"/>
                    <w:lang w:eastAsia="ja-JP"/>
                  </w:rPr>
                </w:rPrChange>
              </w:rPr>
              <w:pPrChange w:id="6736" w:author="Phuong Giang" w:date="2012-02-22T23:46:00Z">
                <w:pPr>
                  <w:spacing w:before="120" w:after="200" w:line="360" w:lineRule="auto"/>
                </w:pPr>
              </w:pPrChange>
            </w:pPr>
            <w:proofErr w:type="spellStart"/>
            <w:ins w:id="6737" w:author="Red Army" w:date="2012-02-22T22:52:00Z">
              <w:r w:rsidRPr="00D85E98">
                <w:rPr>
                  <w:rFonts w:ascii="Times New Roman" w:hAnsi="Times New Roman" w:cs="Times New Roman"/>
                  <w:i w:val="0"/>
                  <w:color w:val="auto"/>
                  <w:sz w:val="22"/>
                  <w:szCs w:val="22"/>
                  <w:rPrChange w:id="6738" w:author="Phuong Giang" w:date="2012-02-22T23:46:00Z">
                    <w:rPr>
                      <w:bCs/>
                      <w:color w:val="000000" w:themeColor="text1"/>
                      <w:sz w:val="18"/>
                      <w:szCs w:val="18"/>
                    </w:rPr>
                  </w:rPrChange>
                </w:rPr>
                <w:t>DeleteCom</w:t>
              </w:r>
              <w:r w:rsidRPr="00D85E98">
                <w:rPr>
                  <w:rFonts w:ascii="Times New Roman" w:hAnsi="Times New Roman" w:cs="Times New Roman"/>
                  <w:i w:val="0"/>
                  <w:color w:val="auto"/>
                  <w:sz w:val="22"/>
                  <w:szCs w:val="22"/>
                  <w:rPrChange w:id="6739" w:author="Phuong Giang" w:date="2012-02-22T23:46:00Z">
                    <w:rPr>
                      <w:bCs/>
                      <w:color w:val="000000" w:themeColor="text1"/>
                      <w:sz w:val="18"/>
                      <w:szCs w:val="18"/>
                    </w:rPr>
                  </w:rPrChange>
                </w:rPr>
                <w:lastRenderedPageBreak/>
                <w:t>mand</w:t>
              </w:r>
              <w:proofErr w:type="spellEnd"/>
            </w:ins>
          </w:p>
        </w:tc>
        <w:tc>
          <w:tcPr>
            <w:tcW w:w="1130" w:type="dxa"/>
          </w:tcPr>
          <w:p w:rsidR="001A326B" w:rsidRPr="00D85E98" w:rsidRDefault="001A326B">
            <w:pPr>
              <w:pStyle w:val="comment"/>
              <w:ind w:left="0"/>
              <w:rPr>
                <w:ins w:id="6740" w:author="Red Army" w:date="2012-02-22T22:52:00Z"/>
                <w:rFonts w:ascii="Times New Roman" w:hAnsi="Times New Roman" w:cs="Times New Roman"/>
                <w:bCs w:val="0"/>
                <w:color w:val="auto"/>
                <w:sz w:val="22"/>
                <w:szCs w:val="22"/>
                <w:rPrChange w:id="6741" w:author="Phuong Giang" w:date="2012-02-22T23:46:00Z">
                  <w:rPr>
                    <w:ins w:id="6742" w:author="Red Army" w:date="2012-02-22T22:52:00Z"/>
                    <w:rFonts w:ascii="Tahoma" w:eastAsia="MS Mincho" w:hAnsi="Tahoma" w:cs="Arial"/>
                    <w:bCs/>
                    <w:snapToGrid w:val="0"/>
                    <w:color w:val="000000" w:themeColor="text1"/>
                    <w:sz w:val="18"/>
                    <w:szCs w:val="18"/>
                    <w:lang w:eastAsia="ja-JP"/>
                  </w:rPr>
                </w:rPrChange>
              </w:rPr>
              <w:pPrChange w:id="6743" w:author="Phuong Giang" w:date="2012-02-22T23:46:00Z">
                <w:pPr>
                  <w:spacing w:before="120" w:after="200" w:line="360" w:lineRule="auto"/>
                </w:pPr>
              </w:pPrChange>
            </w:pPr>
            <w:proofErr w:type="spellStart"/>
            <w:ins w:id="6744" w:author="Red Army" w:date="2012-02-22T22:52:00Z">
              <w:r w:rsidRPr="00D85E98">
                <w:rPr>
                  <w:rFonts w:ascii="Times New Roman" w:hAnsi="Times New Roman" w:cs="Times New Roman"/>
                  <w:i w:val="0"/>
                  <w:color w:val="auto"/>
                  <w:sz w:val="22"/>
                  <w:szCs w:val="22"/>
                  <w:rPrChange w:id="6745" w:author="Phuong Giang" w:date="2012-02-22T23:46:00Z">
                    <w:rPr>
                      <w:bCs/>
                      <w:color w:val="000000" w:themeColor="text1"/>
                      <w:sz w:val="18"/>
                      <w:szCs w:val="18"/>
                    </w:rPr>
                  </w:rPrChange>
                </w:rPr>
                <w:lastRenderedPageBreak/>
                <w:t>IComman</w:t>
              </w:r>
              <w:r w:rsidRPr="00D85E98">
                <w:rPr>
                  <w:rFonts w:ascii="Times New Roman" w:hAnsi="Times New Roman" w:cs="Times New Roman"/>
                  <w:i w:val="0"/>
                  <w:color w:val="auto"/>
                  <w:sz w:val="22"/>
                  <w:szCs w:val="22"/>
                  <w:rPrChange w:id="6746" w:author="Phuong Giang" w:date="2012-02-22T23:46:00Z">
                    <w:rPr>
                      <w:bCs/>
                      <w:color w:val="000000" w:themeColor="text1"/>
                      <w:sz w:val="18"/>
                      <w:szCs w:val="18"/>
                    </w:rPr>
                  </w:rPrChange>
                </w:rPr>
                <w:lastRenderedPageBreak/>
                <w:t>d</w:t>
              </w:r>
              <w:proofErr w:type="spellEnd"/>
            </w:ins>
          </w:p>
        </w:tc>
        <w:tc>
          <w:tcPr>
            <w:tcW w:w="844" w:type="dxa"/>
          </w:tcPr>
          <w:p w:rsidR="001A326B" w:rsidRPr="00D85E98" w:rsidRDefault="001A326B">
            <w:pPr>
              <w:pStyle w:val="comment"/>
              <w:ind w:left="0"/>
              <w:rPr>
                <w:ins w:id="6747" w:author="Red Army" w:date="2012-02-22T22:52:00Z"/>
                <w:rFonts w:ascii="Times New Roman" w:hAnsi="Times New Roman" w:cs="Times New Roman"/>
                <w:bCs w:val="0"/>
                <w:color w:val="auto"/>
                <w:sz w:val="22"/>
                <w:szCs w:val="22"/>
                <w:rPrChange w:id="6748" w:author="Phuong Giang" w:date="2012-02-22T23:46:00Z">
                  <w:rPr>
                    <w:ins w:id="6749" w:author="Red Army" w:date="2012-02-22T22:52:00Z"/>
                    <w:rFonts w:ascii="Tahoma" w:eastAsia="MS Mincho" w:hAnsi="Tahoma" w:cs="Arial"/>
                    <w:bCs/>
                    <w:snapToGrid w:val="0"/>
                    <w:color w:val="000000" w:themeColor="text1"/>
                    <w:sz w:val="18"/>
                    <w:szCs w:val="18"/>
                    <w:lang w:eastAsia="ja-JP"/>
                  </w:rPr>
                </w:rPrChange>
              </w:rPr>
              <w:pPrChange w:id="6750" w:author="Phuong Giang" w:date="2012-02-22T23:46:00Z">
                <w:pPr>
                  <w:spacing w:before="120" w:after="200" w:line="360" w:lineRule="auto"/>
                </w:pPr>
              </w:pPrChange>
            </w:pPr>
          </w:p>
        </w:tc>
        <w:tc>
          <w:tcPr>
            <w:tcW w:w="952" w:type="dxa"/>
          </w:tcPr>
          <w:p w:rsidR="001A326B" w:rsidRPr="00D85E98" w:rsidRDefault="001A326B">
            <w:pPr>
              <w:pStyle w:val="comment"/>
              <w:ind w:left="0"/>
              <w:rPr>
                <w:ins w:id="6751" w:author="Red Army" w:date="2012-02-22T22:52:00Z"/>
                <w:rFonts w:ascii="Times New Roman" w:hAnsi="Times New Roman" w:cs="Times New Roman"/>
                <w:bCs w:val="0"/>
                <w:color w:val="auto"/>
                <w:sz w:val="22"/>
                <w:szCs w:val="22"/>
                <w:rPrChange w:id="6752" w:author="Phuong Giang" w:date="2012-02-22T23:46:00Z">
                  <w:rPr>
                    <w:ins w:id="6753" w:author="Red Army" w:date="2012-02-22T22:52:00Z"/>
                    <w:rFonts w:ascii="Tahoma" w:eastAsia="MS Mincho" w:hAnsi="Tahoma" w:cs="Arial"/>
                    <w:bCs/>
                    <w:snapToGrid w:val="0"/>
                    <w:color w:val="000000" w:themeColor="text1"/>
                    <w:sz w:val="18"/>
                    <w:szCs w:val="18"/>
                    <w:lang w:eastAsia="ja-JP"/>
                  </w:rPr>
                </w:rPrChange>
              </w:rPr>
              <w:pPrChange w:id="6754" w:author="Phuong Giang" w:date="2012-02-22T23:46:00Z">
                <w:pPr>
                  <w:spacing w:before="120" w:after="200" w:line="360" w:lineRule="auto"/>
                </w:pPr>
              </w:pPrChange>
            </w:pPr>
          </w:p>
        </w:tc>
        <w:tc>
          <w:tcPr>
            <w:tcW w:w="4702" w:type="dxa"/>
          </w:tcPr>
          <w:p w:rsidR="001A326B" w:rsidRPr="00D85E98" w:rsidRDefault="001A326B">
            <w:pPr>
              <w:pStyle w:val="comment"/>
              <w:ind w:left="0"/>
              <w:rPr>
                <w:ins w:id="6755" w:author="Red Army" w:date="2012-02-22T22:52:00Z"/>
                <w:rFonts w:ascii="Times New Roman" w:hAnsi="Times New Roman" w:cs="Times New Roman"/>
                <w:bCs w:val="0"/>
                <w:color w:val="auto"/>
                <w:sz w:val="22"/>
                <w:szCs w:val="22"/>
                <w:rPrChange w:id="6756" w:author="Phuong Giang" w:date="2012-02-22T23:46:00Z">
                  <w:rPr>
                    <w:ins w:id="6757" w:author="Red Army" w:date="2012-02-22T22:52:00Z"/>
                    <w:rFonts w:ascii="Tahoma" w:eastAsia="MS Mincho" w:hAnsi="Tahoma" w:cs="Arial"/>
                    <w:bCs/>
                    <w:snapToGrid w:val="0"/>
                    <w:color w:val="000000" w:themeColor="text1"/>
                    <w:sz w:val="18"/>
                    <w:szCs w:val="18"/>
                    <w:lang w:eastAsia="ja-JP"/>
                  </w:rPr>
                </w:rPrChange>
              </w:rPr>
              <w:pPrChange w:id="6758" w:author="Phuong Giang" w:date="2012-02-22T23:46:00Z">
                <w:pPr>
                  <w:spacing w:before="120" w:after="200" w:line="360" w:lineRule="auto"/>
                </w:pPr>
              </w:pPrChange>
            </w:pPr>
          </w:p>
        </w:tc>
      </w:tr>
      <w:tr w:rsidR="001A326B" w:rsidRPr="00D85E98" w:rsidTr="00995D66">
        <w:trPr>
          <w:ins w:id="6759" w:author="Red Army" w:date="2012-02-22T22:52:00Z"/>
        </w:trPr>
        <w:tc>
          <w:tcPr>
            <w:tcW w:w="570" w:type="dxa"/>
          </w:tcPr>
          <w:p w:rsidR="001A326B" w:rsidRPr="00D85E98" w:rsidRDefault="001A326B">
            <w:pPr>
              <w:pStyle w:val="comment"/>
              <w:ind w:left="0"/>
              <w:rPr>
                <w:ins w:id="6760" w:author="Red Army" w:date="2012-02-22T22:52:00Z"/>
                <w:rFonts w:ascii="Times New Roman" w:hAnsi="Times New Roman" w:cs="Times New Roman"/>
                <w:bCs w:val="0"/>
                <w:color w:val="auto"/>
                <w:sz w:val="22"/>
                <w:szCs w:val="22"/>
                <w:rPrChange w:id="6761" w:author="Phuong Giang" w:date="2012-02-22T23:46:00Z">
                  <w:rPr>
                    <w:ins w:id="6762" w:author="Red Army" w:date="2012-02-22T22:52:00Z"/>
                    <w:rFonts w:ascii="Tahoma" w:eastAsia="MS Mincho" w:hAnsi="Tahoma" w:cs="Arial"/>
                    <w:bCs/>
                    <w:snapToGrid w:val="0"/>
                    <w:color w:val="000000" w:themeColor="text1"/>
                    <w:sz w:val="18"/>
                    <w:szCs w:val="18"/>
                    <w:lang w:eastAsia="ja-JP"/>
                  </w:rPr>
                </w:rPrChange>
              </w:rPr>
              <w:pPrChange w:id="6763" w:author="Phuong Giang" w:date="2012-02-22T23:46:00Z">
                <w:pPr>
                  <w:spacing w:before="120" w:after="200" w:line="360" w:lineRule="auto"/>
                </w:pPr>
              </w:pPrChange>
            </w:pPr>
            <w:ins w:id="6764" w:author="Red Army" w:date="2012-02-22T22:52:00Z">
              <w:r w:rsidRPr="00D85E98">
                <w:rPr>
                  <w:rFonts w:ascii="Times New Roman" w:hAnsi="Times New Roman" w:cs="Times New Roman"/>
                  <w:i w:val="0"/>
                  <w:color w:val="auto"/>
                  <w:sz w:val="22"/>
                  <w:szCs w:val="22"/>
                  <w:rPrChange w:id="6765" w:author="Phuong Giang" w:date="2012-02-22T23:46:00Z">
                    <w:rPr>
                      <w:bCs/>
                      <w:color w:val="000000" w:themeColor="text1"/>
                      <w:sz w:val="18"/>
                      <w:szCs w:val="18"/>
                    </w:rPr>
                  </w:rPrChange>
                </w:rPr>
                <w:lastRenderedPageBreak/>
                <w:t>02</w:t>
              </w:r>
            </w:ins>
          </w:p>
        </w:tc>
        <w:tc>
          <w:tcPr>
            <w:tcW w:w="1378" w:type="dxa"/>
          </w:tcPr>
          <w:p w:rsidR="001A326B" w:rsidRPr="00D85E98" w:rsidRDefault="001A326B">
            <w:pPr>
              <w:pStyle w:val="comment"/>
              <w:ind w:left="0"/>
              <w:rPr>
                <w:ins w:id="6766" w:author="Red Army" w:date="2012-02-22T22:52:00Z"/>
                <w:rFonts w:ascii="Times New Roman" w:hAnsi="Times New Roman" w:cs="Times New Roman"/>
                <w:bCs w:val="0"/>
                <w:color w:val="auto"/>
                <w:sz w:val="22"/>
                <w:szCs w:val="22"/>
                <w:rPrChange w:id="6767" w:author="Phuong Giang" w:date="2012-02-22T23:46:00Z">
                  <w:rPr>
                    <w:ins w:id="6768" w:author="Red Army" w:date="2012-02-22T22:52:00Z"/>
                    <w:rFonts w:ascii="Tahoma" w:eastAsia="MS Mincho" w:hAnsi="Tahoma" w:cs="Arial"/>
                    <w:bCs/>
                    <w:snapToGrid w:val="0"/>
                    <w:color w:val="000000" w:themeColor="text1"/>
                    <w:sz w:val="18"/>
                    <w:szCs w:val="18"/>
                    <w:lang w:eastAsia="ja-JP"/>
                  </w:rPr>
                </w:rPrChange>
              </w:rPr>
              <w:pPrChange w:id="6769" w:author="Phuong Giang" w:date="2012-02-22T23:46:00Z">
                <w:pPr>
                  <w:spacing w:before="120" w:after="200" w:line="360" w:lineRule="auto"/>
                </w:pPr>
              </w:pPrChange>
            </w:pPr>
            <w:ins w:id="6770" w:author="Red Army" w:date="2012-02-22T22:52:00Z">
              <w:r w:rsidRPr="00D85E98">
                <w:rPr>
                  <w:rFonts w:ascii="Times New Roman" w:hAnsi="Times New Roman" w:cs="Times New Roman"/>
                  <w:i w:val="0"/>
                  <w:color w:val="auto"/>
                  <w:sz w:val="22"/>
                  <w:szCs w:val="22"/>
                  <w:rPrChange w:id="6771" w:author="Phuong Giang" w:date="2012-02-22T23:46:00Z">
                    <w:rPr>
                      <w:bCs/>
                      <w:color w:val="000000" w:themeColor="text1"/>
                      <w:sz w:val="18"/>
                      <w:szCs w:val="18"/>
                    </w:rPr>
                  </w:rPrChange>
                </w:rPr>
                <w:t>Keyword</w:t>
              </w:r>
            </w:ins>
          </w:p>
        </w:tc>
        <w:tc>
          <w:tcPr>
            <w:tcW w:w="1130" w:type="dxa"/>
          </w:tcPr>
          <w:p w:rsidR="001A326B" w:rsidRPr="00D85E98" w:rsidRDefault="001A326B">
            <w:pPr>
              <w:pStyle w:val="comment"/>
              <w:ind w:left="0"/>
              <w:rPr>
                <w:ins w:id="6772" w:author="Red Army" w:date="2012-02-22T22:52:00Z"/>
                <w:rFonts w:ascii="Times New Roman" w:hAnsi="Times New Roman" w:cs="Times New Roman"/>
                <w:bCs w:val="0"/>
                <w:color w:val="auto"/>
                <w:sz w:val="22"/>
                <w:szCs w:val="22"/>
                <w:rPrChange w:id="6773" w:author="Phuong Giang" w:date="2012-02-22T23:46:00Z">
                  <w:rPr>
                    <w:ins w:id="6774" w:author="Red Army" w:date="2012-02-22T22:52:00Z"/>
                    <w:rFonts w:ascii="Tahoma" w:eastAsia="MS Mincho" w:hAnsi="Tahoma" w:cs="Arial"/>
                    <w:bCs/>
                    <w:snapToGrid w:val="0"/>
                    <w:color w:val="000000" w:themeColor="text1"/>
                    <w:sz w:val="18"/>
                    <w:szCs w:val="18"/>
                    <w:lang w:eastAsia="ja-JP"/>
                  </w:rPr>
                </w:rPrChange>
              </w:rPr>
              <w:pPrChange w:id="6775" w:author="Phuong Giang" w:date="2012-02-22T23:46:00Z">
                <w:pPr>
                  <w:spacing w:before="120" w:after="200" w:line="360" w:lineRule="auto"/>
                </w:pPr>
              </w:pPrChange>
            </w:pPr>
            <w:ins w:id="6776" w:author="Red Army" w:date="2012-02-22T22:52:00Z">
              <w:r w:rsidRPr="00D85E98">
                <w:rPr>
                  <w:rFonts w:ascii="Times New Roman" w:hAnsi="Times New Roman" w:cs="Times New Roman"/>
                  <w:i w:val="0"/>
                  <w:color w:val="auto"/>
                  <w:sz w:val="22"/>
                  <w:szCs w:val="22"/>
                  <w:rPrChange w:id="6777" w:author="Phuong Giang" w:date="2012-02-22T23:46:00Z">
                    <w:rPr>
                      <w:bCs/>
                      <w:color w:val="000000" w:themeColor="text1"/>
                      <w:sz w:val="18"/>
                      <w:szCs w:val="18"/>
                    </w:rPr>
                  </w:rPrChange>
                </w:rPr>
                <w:t>string</w:t>
              </w:r>
            </w:ins>
          </w:p>
        </w:tc>
        <w:tc>
          <w:tcPr>
            <w:tcW w:w="844" w:type="dxa"/>
          </w:tcPr>
          <w:p w:rsidR="001A326B" w:rsidRPr="00D85E98" w:rsidRDefault="001A326B">
            <w:pPr>
              <w:pStyle w:val="comment"/>
              <w:ind w:left="0"/>
              <w:rPr>
                <w:ins w:id="6778" w:author="Red Army" w:date="2012-02-22T22:52:00Z"/>
                <w:rFonts w:ascii="Times New Roman" w:hAnsi="Times New Roman" w:cs="Times New Roman"/>
                <w:bCs w:val="0"/>
                <w:color w:val="auto"/>
                <w:sz w:val="22"/>
                <w:szCs w:val="22"/>
                <w:rPrChange w:id="6779" w:author="Phuong Giang" w:date="2012-02-22T23:46:00Z">
                  <w:rPr>
                    <w:ins w:id="6780" w:author="Red Army" w:date="2012-02-22T22:52:00Z"/>
                    <w:rFonts w:ascii="Tahoma" w:eastAsia="MS Mincho" w:hAnsi="Tahoma" w:cs="Arial"/>
                    <w:bCs/>
                    <w:snapToGrid w:val="0"/>
                    <w:color w:val="000000" w:themeColor="text1"/>
                    <w:sz w:val="18"/>
                    <w:szCs w:val="18"/>
                    <w:lang w:eastAsia="ja-JP"/>
                  </w:rPr>
                </w:rPrChange>
              </w:rPr>
              <w:pPrChange w:id="6781" w:author="Phuong Giang" w:date="2012-02-22T23:46:00Z">
                <w:pPr>
                  <w:spacing w:before="120" w:after="200" w:line="360" w:lineRule="auto"/>
                </w:pPr>
              </w:pPrChange>
            </w:pPr>
          </w:p>
        </w:tc>
        <w:tc>
          <w:tcPr>
            <w:tcW w:w="952" w:type="dxa"/>
          </w:tcPr>
          <w:p w:rsidR="001A326B" w:rsidRPr="00D85E98" w:rsidRDefault="001A326B">
            <w:pPr>
              <w:pStyle w:val="comment"/>
              <w:ind w:left="0"/>
              <w:rPr>
                <w:ins w:id="6782" w:author="Red Army" w:date="2012-02-22T22:52:00Z"/>
                <w:rFonts w:ascii="Times New Roman" w:hAnsi="Times New Roman" w:cs="Times New Roman"/>
                <w:bCs w:val="0"/>
                <w:color w:val="auto"/>
                <w:sz w:val="22"/>
                <w:szCs w:val="22"/>
                <w:rPrChange w:id="6783" w:author="Phuong Giang" w:date="2012-02-22T23:46:00Z">
                  <w:rPr>
                    <w:ins w:id="6784" w:author="Red Army" w:date="2012-02-22T22:52:00Z"/>
                    <w:rFonts w:ascii="Tahoma" w:eastAsia="MS Mincho" w:hAnsi="Tahoma" w:cs="Arial"/>
                    <w:bCs/>
                    <w:snapToGrid w:val="0"/>
                    <w:color w:val="000000" w:themeColor="text1"/>
                    <w:sz w:val="18"/>
                    <w:szCs w:val="18"/>
                    <w:lang w:eastAsia="ja-JP"/>
                  </w:rPr>
                </w:rPrChange>
              </w:rPr>
              <w:pPrChange w:id="6785" w:author="Phuong Giang" w:date="2012-02-22T23:46:00Z">
                <w:pPr>
                  <w:spacing w:before="120" w:after="200" w:line="360" w:lineRule="auto"/>
                </w:pPr>
              </w:pPrChange>
            </w:pPr>
          </w:p>
        </w:tc>
        <w:tc>
          <w:tcPr>
            <w:tcW w:w="4702" w:type="dxa"/>
          </w:tcPr>
          <w:p w:rsidR="001A326B" w:rsidRPr="00D85E98" w:rsidRDefault="001A326B">
            <w:pPr>
              <w:pStyle w:val="comment"/>
              <w:ind w:left="0"/>
              <w:rPr>
                <w:ins w:id="6786" w:author="Red Army" w:date="2012-02-22T22:52:00Z"/>
                <w:rFonts w:ascii="Times New Roman" w:hAnsi="Times New Roman" w:cs="Times New Roman"/>
                <w:bCs w:val="0"/>
                <w:color w:val="auto"/>
                <w:sz w:val="22"/>
                <w:szCs w:val="22"/>
                <w:rPrChange w:id="6787" w:author="Phuong Giang" w:date="2012-02-22T23:46:00Z">
                  <w:rPr>
                    <w:ins w:id="6788" w:author="Red Army" w:date="2012-02-22T22:52:00Z"/>
                    <w:rFonts w:ascii="Tahoma" w:eastAsia="MS Mincho" w:hAnsi="Tahoma" w:cs="Arial"/>
                    <w:bCs/>
                    <w:snapToGrid w:val="0"/>
                    <w:color w:val="000000" w:themeColor="text1"/>
                    <w:sz w:val="18"/>
                    <w:szCs w:val="18"/>
                    <w:lang w:eastAsia="ja-JP"/>
                  </w:rPr>
                </w:rPrChange>
              </w:rPr>
              <w:pPrChange w:id="6789" w:author="Phuong Giang" w:date="2012-02-22T23:46:00Z">
                <w:pPr>
                  <w:spacing w:before="120" w:after="200" w:line="360" w:lineRule="auto"/>
                </w:pPr>
              </w:pPrChange>
            </w:pPr>
          </w:p>
        </w:tc>
      </w:tr>
      <w:tr w:rsidR="001A326B" w:rsidRPr="00D85E98" w:rsidTr="00995D66">
        <w:trPr>
          <w:ins w:id="6790" w:author="Red Army" w:date="2012-02-22T22:52:00Z"/>
        </w:trPr>
        <w:tc>
          <w:tcPr>
            <w:tcW w:w="570" w:type="dxa"/>
          </w:tcPr>
          <w:p w:rsidR="001A326B" w:rsidRPr="00D85E98" w:rsidRDefault="001A326B">
            <w:pPr>
              <w:pStyle w:val="comment"/>
              <w:ind w:left="0"/>
              <w:rPr>
                <w:ins w:id="6791" w:author="Red Army" w:date="2012-02-22T22:52:00Z"/>
                <w:rFonts w:ascii="Times New Roman" w:hAnsi="Times New Roman" w:cs="Times New Roman"/>
                <w:bCs w:val="0"/>
                <w:color w:val="auto"/>
                <w:sz w:val="22"/>
                <w:szCs w:val="22"/>
                <w:rPrChange w:id="6792" w:author="Phuong Giang" w:date="2012-02-22T23:46:00Z">
                  <w:rPr>
                    <w:ins w:id="6793" w:author="Red Army" w:date="2012-02-22T22:52:00Z"/>
                    <w:rFonts w:ascii="Tahoma" w:eastAsia="MS Mincho" w:hAnsi="Tahoma" w:cs="Arial"/>
                    <w:bCs/>
                    <w:snapToGrid w:val="0"/>
                    <w:color w:val="000000" w:themeColor="text1"/>
                    <w:sz w:val="18"/>
                    <w:szCs w:val="18"/>
                    <w:lang w:eastAsia="ja-JP"/>
                  </w:rPr>
                </w:rPrChange>
              </w:rPr>
              <w:pPrChange w:id="6794" w:author="Phuong Giang" w:date="2012-02-22T23:46:00Z">
                <w:pPr>
                  <w:spacing w:before="120" w:after="200" w:line="360" w:lineRule="auto"/>
                </w:pPr>
              </w:pPrChange>
            </w:pPr>
            <w:ins w:id="6795" w:author="Red Army" w:date="2012-02-22T22:52:00Z">
              <w:r w:rsidRPr="00D85E98">
                <w:rPr>
                  <w:rFonts w:ascii="Times New Roman" w:hAnsi="Times New Roman" w:cs="Times New Roman"/>
                  <w:i w:val="0"/>
                  <w:color w:val="auto"/>
                  <w:sz w:val="22"/>
                  <w:szCs w:val="22"/>
                  <w:rPrChange w:id="6796" w:author="Phuong Giang" w:date="2012-02-22T23:46:00Z">
                    <w:rPr>
                      <w:bCs/>
                      <w:color w:val="000000" w:themeColor="text1"/>
                      <w:sz w:val="18"/>
                      <w:szCs w:val="18"/>
                    </w:rPr>
                  </w:rPrChange>
                </w:rPr>
                <w:t>03</w:t>
              </w:r>
            </w:ins>
          </w:p>
        </w:tc>
        <w:tc>
          <w:tcPr>
            <w:tcW w:w="1378" w:type="dxa"/>
          </w:tcPr>
          <w:p w:rsidR="001A326B" w:rsidRPr="00D85E98" w:rsidRDefault="001A326B">
            <w:pPr>
              <w:pStyle w:val="comment"/>
              <w:ind w:left="0"/>
              <w:rPr>
                <w:ins w:id="6797" w:author="Red Army" w:date="2012-02-22T22:52:00Z"/>
                <w:rFonts w:ascii="Times New Roman" w:hAnsi="Times New Roman" w:cs="Times New Roman"/>
                <w:bCs w:val="0"/>
                <w:color w:val="auto"/>
                <w:sz w:val="22"/>
                <w:szCs w:val="22"/>
                <w:rPrChange w:id="6798" w:author="Phuong Giang" w:date="2012-02-22T23:46:00Z">
                  <w:rPr>
                    <w:ins w:id="6799" w:author="Red Army" w:date="2012-02-22T22:52:00Z"/>
                    <w:rFonts w:ascii="Tahoma" w:eastAsia="MS Mincho" w:hAnsi="Tahoma" w:cs="Arial"/>
                    <w:bCs/>
                    <w:snapToGrid w:val="0"/>
                    <w:color w:val="000000" w:themeColor="text1"/>
                    <w:sz w:val="18"/>
                    <w:szCs w:val="18"/>
                    <w:lang w:eastAsia="ja-JP"/>
                  </w:rPr>
                </w:rPrChange>
              </w:rPr>
              <w:pPrChange w:id="6800" w:author="Phuong Giang" w:date="2012-02-22T23:46:00Z">
                <w:pPr>
                  <w:spacing w:before="120" w:after="200" w:line="360" w:lineRule="auto"/>
                </w:pPr>
              </w:pPrChange>
            </w:pPr>
            <w:proofErr w:type="spellStart"/>
            <w:ins w:id="6801" w:author="Red Army" w:date="2012-02-22T22:52:00Z">
              <w:r w:rsidRPr="00D85E98">
                <w:rPr>
                  <w:rFonts w:ascii="Times New Roman" w:hAnsi="Times New Roman" w:cs="Times New Roman"/>
                  <w:i w:val="0"/>
                  <w:color w:val="auto"/>
                  <w:sz w:val="22"/>
                  <w:szCs w:val="22"/>
                  <w:rPrChange w:id="6802" w:author="Phuong Giang" w:date="2012-02-22T23:46:00Z">
                    <w:rPr>
                      <w:bCs/>
                      <w:color w:val="000000" w:themeColor="text1"/>
                      <w:sz w:val="18"/>
                      <w:szCs w:val="18"/>
                    </w:rPr>
                  </w:rPrChange>
                </w:rPr>
                <w:t>KIList</w:t>
              </w:r>
              <w:proofErr w:type="spellEnd"/>
            </w:ins>
          </w:p>
        </w:tc>
        <w:tc>
          <w:tcPr>
            <w:tcW w:w="1130" w:type="dxa"/>
          </w:tcPr>
          <w:p w:rsidR="001A326B" w:rsidRPr="00D85E98" w:rsidRDefault="001A326B">
            <w:pPr>
              <w:pStyle w:val="comment"/>
              <w:ind w:left="0"/>
              <w:rPr>
                <w:ins w:id="6803" w:author="Red Army" w:date="2012-02-22T22:52:00Z"/>
                <w:rFonts w:ascii="Times New Roman" w:hAnsi="Times New Roman" w:cs="Times New Roman"/>
                <w:bCs w:val="0"/>
                <w:color w:val="auto"/>
                <w:sz w:val="22"/>
                <w:szCs w:val="22"/>
                <w:rPrChange w:id="6804" w:author="Phuong Giang" w:date="2012-02-22T23:46:00Z">
                  <w:rPr>
                    <w:ins w:id="6805" w:author="Red Army" w:date="2012-02-22T22:52:00Z"/>
                    <w:rFonts w:ascii="Tahoma" w:eastAsia="MS Mincho" w:hAnsi="Tahoma" w:cs="Arial"/>
                    <w:bCs/>
                    <w:snapToGrid w:val="0"/>
                    <w:color w:val="000000" w:themeColor="text1"/>
                    <w:sz w:val="18"/>
                    <w:szCs w:val="18"/>
                    <w:lang w:eastAsia="ja-JP"/>
                  </w:rPr>
                </w:rPrChange>
              </w:rPr>
              <w:pPrChange w:id="6806" w:author="Phuong Giang" w:date="2012-02-22T23:46:00Z">
                <w:pPr>
                  <w:spacing w:before="120" w:after="200" w:line="360" w:lineRule="auto"/>
                </w:pPr>
              </w:pPrChange>
            </w:pPr>
            <w:proofErr w:type="spellStart"/>
            <w:ins w:id="6807" w:author="Red Army" w:date="2012-02-22T22:52:00Z">
              <w:r w:rsidRPr="00D85E98">
                <w:rPr>
                  <w:rFonts w:ascii="Times New Roman" w:hAnsi="Times New Roman" w:cs="Times New Roman"/>
                  <w:i w:val="0"/>
                  <w:color w:val="auto"/>
                  <w:sz w:val="22"/>
                  <w:szCs w:val="22"/>
                  <w:rPrChange w:id="6808" w:author="Phuong Giang" w:date="2012-02-22T23:46:00Z">
                    <w:rPr>
                      <w:bCs/>
                      <w:color w:val="000000" w:themeColor="text1"/>
                      <w:sz w:val="18"/>
                      <w:szCs w:val="18"/>
                    </w:rPr>
                  </w:rPrChange>
                </w:rPr>
                <w:t>ObservableCollection</w:t>
              </w:r>
              <w:proofErr w:type="spellEnd"/>
              <w:r w:rsidRPr="00D85E98">
                <w:rPr>
                  <w:rFonts w:ascii="Times New Roman" w:hAnsi="Times New Roman" w:cs="Times New Roman"/>
                  <w:i w:val="0"/>
                  <w:color w:val="auto"/>
                  <w:sz w:val="22"/>
                  <w:szCs w:val="22"/>
                  <w:rPrChange w:id="6809" w:author="Phuong Giang" w:date="2012-02-22T23:46:00Z">
                    <w:rPr>
                      <w:bCs/>
                      <w:color w:val="000000" w:themeColor="text1"/>
                      <w:sz w:val="18"/>
                      <w:szCs w:val="18"/>
                    </w:rPr>
                  </w:rPrChange>
                </w:rPr>
                <w:t>&lt;</w:t>
              </w:r>
              <w:proofErr w:type="spellStart"/>
              <w:r w:rsidRPr="00D85E98">
                <w:rPr>
                  <w:rFonts w:ascii="Times New Roman" w:hAnsi="Times New Roman" w:cs="Times New Roman"/>
                  <w:i w:val="0"/>
                  <w:color w:val="auto"/>
                  <w:sz w:val="22"/>
                  <w:szCs w:val="22"/>
                  <w:rPrChange w:id="6810" w:author="Phuong Giang" w:date="2012-02-22T23:46:00Z">
                    <w:rPr>
                      <w:bCs/>
                      <w:color w:val="000000" w:themeColor="text1"/>
                      <w:sz w:val="18"/>
                      <w:szCs w:val="18"/>
                    </w:rPr>
                  </w:rPrChange>
                </w:rPr>
                <w:t>KnowledgeItem</w:t>
              </w:r>
              <w:proofErr w:type="spellEnd"/>
              <w:r w:rsidRPr="00D85E98">
                <w:rPr>
                  <w:rFonts w:ascii="Times New Roman" w:hAnsi="Times New Roman" w:cs="Times New Roman"/>
                  <w:i w:val="0"/>
                  <w:color w:val="auto"/>
                  <w:sz w:val="22"/>
                  <w:szCs w:val="22"/>
                  <w:rPrChange w:id="6811" w:author="Phuong Giang" w:date="2012-02-22T23:46:00Z">
                    <w:rPr>
                      <w:bCs/>
                      <w:color w:val="000000" w:themeColor="text1"/>
                      <w:sz w:val="18"/>
                      <w:szCs w:val="18"/>
                    </w:rPr>
                  </w:rPrChange>
                </w:rPr>
                <w:t>&gt;</w:t>
              </w:r>
            </w:ins>
          </w:p>
        </w:tc>
        <w:tc>
          <w:tcPr>
            <w:tcW w:w="844" w:type="dxa"/>
          </w:tcPr>
          <w:p w:rsidR="001A326B" w:rsidRPr="00D85E98" w:rsidRDefault="001A326B">
            <w:pPr>
              <w:pStyle w:val="comment"/>
              <w:ind w:left="0"/>
              <w:rPr>
                <w:ins w:id="6812" w:author="Red Army" w:date="2012-02-22T22:52:00Z"/>
                <w:rFonts w:ascii="Times New Roman" w:hAnsi="Times New Roman" w:cs="Times New Roman"/>
                <w:bCs w:val="0"/>
                <w:color w:val="auto"/>
                <w:sz w:val="22"/>
                <w:szCs w:val="22"/>
                <w:rPrChange w:id="6813" w:author="Phuong Giang" w:date="2012-02-22T23:46:00Z">
                  <w:rPr>
                    <w:ins w:id="6814" w:author="Red Army" w:date="2012-02-22T22:52:00Z"/>
                    <w:rFonts w:ascii="Tahoma" w:eastAsia="MS Mincho" w:hAnsi="Tahoma" w:cs="Arial"/>
                    <w:bCs/>
                    <w:snapToGrid w:val="0"/>
                    <w:color w:val="000000" w:themeColor="text1"/>
                    <w:sz w:val="18"/>
                    <w:szCs w:val="18"/>
                    <w:lang w:eastAsia="ja-JP"/>
                  </w:rPr>
                </w:rPrChange>
              </w:rPr>
              <w:pPrChange w:id="6815" w:author="Phuong Giang" w:date="2012-02-22T23:46:00Z">
                <w:pPr>
                  <w:spacing w:before="120" w:after="200" w:line="360" w:lineRule="auto"/>
                </w:pPr>
              </w:pPrChange>
            </w:pPr>
          </w:p>
        </w:tc>
        <w:tc>
          <w:tcPr>
            <w:tcW w:w="952" w:type="dxa"/>
          </w:tcPr>
          <w:p w:rsidR="001A326B" w:rsidRPr="00D85E98" w:rsidRDefault="001A326B">
            <w:pPr>
              <w:pStyle w:val="comment"/>
              <w:ind w:left="0"/>
              <w:rPr>
                <w:ins w:id="6816" w:author="Red Army" w:date="2012-02-22T22:52:00Z"/>
                <w:rFonts w:ascii="Times New Roman" w:hAnsi="Times New Roman" w:cs="Times New Roman"/>
                <w:bCs w:val="0"/>
                <w:color w:val="auto"/>
                <w:sz w:val="22"/>
                <w:szCs w:val="22"/>
                <w:rPrChange w:id="6817" w:author="Phuong Giang" w:date="2012-02-22T23:46:00Z">
                  <w:rPr>
                    <w:ins w:id="6818" w:author="Red Army" w:date="2012-02-22T22:52:00Z"/>
                    <w:rFonts w:ascii="Tahoma" w:eastAsia="MS Mincho" w:hAnsi="Tahoma" w:cs="Arial"/>
                    <w:bCs/>
                    <w:snapToGrid w:val="0"/>
                    <w:color w:val="000000" w:themeColor="text1"/>
                    <w:sz w:val="18"/>
                    <w:szCs w:val="18"/>
                    <w:lang w:eastAsia="ja-JP"/>
                  </w:rPr>
                </w:rPrChange>
              </w:rPr>
              <w:pPrChange w:id="6819" w:author="Phuong Giang" w:date="2012-02-22T23:46:00Z">
                <w:pPr>
                  <w:spacing w:before="120" w:after="200" w:line="360" w:lineRule="auto"/>
                </w:pPr>
              </w:pPrChange>
            </w:pPr>
          </w:p>
        </w:tc>
        <w:tc>
          <w:tcPr>
            <w:tcW w:w="4702" w:type="dxa"/>
          </w:tcPr>
          <w:p w:rsidR="001A326B" w:rsidRPr="00D85E98" w:rsidRDefault="001A326B">
            <w:pPr>
              <w:pStyle w:val="comment"/>
              <w:ind w:left="0"/>
              <w:rPr>
                <w:ins w:id="6820" w:author="Red Army" w:date="2012-02-22T22:52:00Z"/>
                <w:rFonts w:ascii="Times New Roman" w:hAnsi="Times New Roman" w:cs="Times New Roman"/>
                <w:bCs w:val="0"/>
                <w:color w:val="auto"/>
                <w:sz w:val="22"/>
                <w:szCs w:val="22"/>
                <w:rPrChange w:id="6821" w:author="Phuong Giang" w:date="2012-02-22T23:46:00Z">
                  <w:rPr>
                    <w:ins w:id="6822" w:author="Red Army" w:date="2012-02-22T22:52:00Z"/>
                    <w:rFonts w:ascii="Tahoma" w:eastAsia="MS Mincho" w:hAnsi="Tahoma" w:cs="Arial"/>
                    <w:bCs/>
                    <w:snapToGrid w:val="0"/>
                    <w:color w:val="000000" w:themeColor="text1"/>
                    <w:sz w:val="18"/>
                    <w:szCs w:val="18"/>
                    <w:lang w:eastAsia="ja-JP"/>
                  </w:rPr>
                </w:rPrChange>
              </w:rPr>
              <w:pPrChange w:id="6823" w:author="Phuong Giang" w:date="2012-02-22T23:46:00Z">
                <w:pPr>
                  <w:spacing w:before="120" w:after="200" w:line="360" w:lineRule="auto"/>
                </w:pPr>
              </w:pPrChange>
            </w:pPr>
          </w:p>
        </w:tc>
      </w:tr>
      <w:tr w:rsidR="001A326B" w:rsidRPr="00D85E98" w:rsidTr="00995D66">
        <w:trPr>
          <w:ins w:id="6824" w:author="Red Army" w:date="2012-02-22T22:52:00Z"/>
        </w:trPr>
        <w:tc>
          <w:tcPr>
            <w:tcW w:w="570" w:type="dxa"/>
          </w:tcPr>
          <w:p w:rsidR="001A326B" w:rsidRPr="00D85E98" w:rsidRDefault="001A326B">
            <w:pPr>
              <w:pStyle w:val="comment"/>
              <w:ind w:left="0"/>
              <w:rPr>
                <w:ins w:id="6825" w:author="Red Army" w:date="2012-02-22T22:52:00Z"/>
                <w:rFonts w:ascii="Times New Roman" w:hAnsi="Times New Roman" w:cs="Times New Roman"/>
                <w:bCs w:val="0"/>
                <w:color w:val="auto"/>
                <w:sz w:val="22"/>
                <w:szCs w:val="22"/>
                <w:rPrChange w:id="6826" w:author="Phuong Giang" w:date="2012-02-22T23:46:00Z">
                  <w:rPr>
                    <w:ins w:id="6827" w:author="Red Army" w:date="2012-02-22T22:52:00Z"/>
                    <w:rFonts w:ascii="Tahoma" w:eastAsia="MS Mincho" w:hAnsi="Tahoma" w:cs="Arial"/>
                    <w:bCs/>
                    <w:snapToGrid w:val="0"/>
                    <w:color w:val="000000" w:themeColor="text1"/>
                    <w:sz w:val="18"/>
                    <w:szCs w:val="18"/>
                    <w:lang w:eastAsia="ja-JP"/>
                  </w:rPr>
                </w:rPrChange>
              </w:rPr>
              <w:pPrChange w:id="6828" w:author="Phuong Giang" w:date="2012-02-22T23:46:00Z">
                <w:pPr>
                  <w:spacing w:before="120" w:after="200" w:line="360" w:lineRule="auto"/>
                </w:pPr>
              </w:pPrChange>
            </w:pPr>
            <w:ins w:id="6829" w:author="Red Army" w:date="2012-02-22T22:52:00Z">
              <w:r w:rsidRPr="00D85E98">
                <w:rPr>
                  <w:rFonts w:ascii="Times New Roman" w:hAnsi="Times New Roman" w:cs="Times New Roman"/>
                  <w:i w:val="0"/>
                  <w:color w:val="auto"/>
                  <w:sz w:val="22"/>
                  <w:szCs w:val="22"/>
                  <w:rPrChange w:id="6830" w:author="Phuong Giang" w:date="2012-02-22T23:46:00Z">
                    <w:rPr>
                      <w:bCs/>
                      <w:color w:val="000000" w:themeColor="text1"/>
                      <w:sz w:val="18"/>
                      <w:szCs w:val="18"/>
                    </w:rPr>
                  </w:rPrChange>
                </w:rPr>
                <w:t>04</w:t>
              </w:r>
            </w:ins>
          </w:p>
        </w:tc>
        <w:tc>
          <w:tcPr>
            <w:tcW w:w="1378" w:type="dxa"/>
          </w:tcPr>
          <w:p w:rsidR="001A326B" w:rsidRPr="00D85E98" w:rsidRDefault="001A326B">
            <w:pPr>
              <w:pStyle w:val="comment"/>
              <w:ind w:left="0"/>
              <w:rPr>
                <w:ins w:id="6831" w:author="Red Army" w:date="2012-02-22T22:52:00Z"/>
                <w:rFonts w:ascii="Times New Roman" w:hAnsi="Times New Roman" w:cs="Times New Roman"/>
                <w:bCs w:val="0"/>
                <w:color w:val="auto"/>
                <w:sz w:val="22"/>
                <w:szCs w:val="22"/>
                <w:rPrChange w:id="6832" w:author="Phuong Giang" w:date="2012-02-22T23:46:00Z">
                  <w:rPr>
                    <w:ins w:id="6833" w:author="Red Army" w:date="2012-02-22T22:52:00Z"/>
                    <w:rFonts w:ascii="Tahoma" w:eastAsia="MS Mincho" w:hAnsi="Tahoma" w:cs="Arial"/>
                    <w:bCs/>
                    <w:snapToGrid w:val="0"/>
                    <w:color w:val="000000" w:themeColor="text1"/>
                    <w:sz w:val="18"/>
                    <w:szCs w:val="18"/>
                    <w:lang w:eastAsia="ja-JP"/>
                  </w:rPr>
                </w:rPrChange>
              </w:rPr>
              <w:pPrChange w:id="6834" w:author="Phuong Giang" w:date="2012-02-22T23:46:00Z">
                <w:pPr>
                  <w:spacing w:before="120" w:after="200" w:line="360" w:lineRule="auto"/>
                </w:pPr>
              </w:pPrChange>
            </w:pPr>
            <w:proofErr w:type="spellStart"/>
            <w:ins w:id="6835" w:author="Red Army" w:date="2012-02-22T22:52:00Z">
              <w:r w:rsidRPr="00D85E98">
                <w:rPr>
                  <w:rFonts w:ascii="Times New Roman" w:hAnsi="Times New Roman" w:cs="Times New Roman"/>
                  <w:i w:val="0"/>
                  <w:color w:val="auto"/>
                  <w:sz w:val="22"/>
                  <w:szCs w:val="22"/>
                  <w:rPrChange w:id="6836" w:author="Phuong Giang" w:date="2012-02-22T23:46:00Z">
                    <w:rPr>
                      <w:bCs/>
                      <w:color w:val="000000" w:themeColor="text1"/>
                      <w:sz w:val="18"/>
                      <w:szCs w:val="18"/>
                    </w:rPr>
                  </w:rPrChange>
                </w:rPr>
                <w:t>SearchCommand</w:t>
              </w:r>
              <w:proofErr w:type="spellEnd"/>
            </w:ins>
          </w:p>
        </w:tc>
        <w:tc>
          <w:tcPr>
            <w:tcW w:w="1130" w:type="dxa"/>
          </w:tcPr>
          <w:p w:rsidR="001A326B" w:rsidRPr="00D85E98" w:rsidRDefault="001A326B">
            <w:pPr>
              <w:pStyle w:val="comment"/>
              <w:ind w:left="0"/>
              <w:rPr>
                <w:ins w:id="6837" w:author="Red Army" w:date="2012-02-22T22:52:00Z"/>
                <w:rFonts w:ascii="Times New Roman" w:hAnsi="Times New Roman" w:cs="Times New Roman"/>
                <w:bCs w:val="0"/>
                <w:color w:val="auto"/>
                <w:sz w:val="22"/>
                <w:szCs w:val="22"/>
                <w:rPrChange w:id="6838" w:author="Phuong Giang" w:date="2012-02-22T23:46:00Z">
                  <w:rPr>
                    <w:ins w:id="6839" w:author="Red Army" w:date="2012-02-22T22:52:00Z"/>
                    <w:rFonts w:ascii="Tahoma" w:eastAsia="MS Mincho" w:hAnsi="Tahoma" w:cs="Arial"/>
                    <w:bCs/>
                    <w:snapToGrid w:val="0"/>
                    <w:color w:val="000000" w:themeColor="text1"/>
                    <w:sz w:val="18"/>
                    <w:szCs w:val="18"/>
                    <w:lang w:eastAsia="ja-JP"/>
                  </w:rPr>
                </w:rPrChange>
              </w:rPr>
              <w:pPrChange w:id="6840" w:author="Phuong Giang" w:date="2012-02-22T23:46:00Z">
                <w:pPr>
                  <w:spacing w:before="120" w:after="200" w:line="360" w:lineRule="auto"/>
                </w:pPr>
              </w:pPrChange>
            </w:pPr>
            <w:proofErr w:type="spellStart"/>
            <w:ins w:id="6841" w:author="Red Army" w:date="2012-02-22T22:52:00Z">
              <w:r w:rsidRPr="00D85E98">
                <w:rPr>
                  <w:rFonts w:ascii="Times New Roman" w:hAnsi="Times New Roman" w:cs="Times New Roman"/>
                  <w:i w:val="0"/>
                  <w:color w:val="auto"/>
                  <w:sz w:val="22"/>
                  <w:szCs w:val="22"/>
                  <w:rPrChange w:id="6842" w:author="Phuong Giang" w:date="2012-02-22T23:46:00Z">
                    <w:rPr>
                      <w:bCs/>
                      <w:color w:val="000000" w:themeColor="text1"/>
                      <w:sz w:val="18"/>
                      <w:szCs w:val="18"/>
                    </w:rPr>
                  </w:rPrChange>
                </w:rPr>
                <w:t>ICommand</w:t>
              </w:r>
              <w:proofErr w:type="spellEnd"/>
            </w:ins>
          </w:p>
        </w:tc>
        <w:tc>
          <w:tcPr>
            <w:tcW w:w="844" w:type="dxa"/>
          </w:tcPr>
          <w:p w:rsidR="001A326B" w:rsidRPr="00D85E98" w:rsidRDefault="001A326B">
            <w:pPr>
              <w:pStyle w:val="comment"/>
              <w:ind w:left="0"/>
              <w:rPr>
                <w:ins w:id="6843" w:author="Red Army" w:date="2012-02-22T22:52:00Z"/>
                <w:rFonts w:ascii="Times New Roman" w:hAnsi="Times New Roman" w:cs="Times New Roman"/>
                <w:bCs w:val="0"/>
                <w:color w:val="auto"/>
                <w:sz w:val="22"/>
                <w:szCs w:val="22"/>
                <w:rPrChange w:id="6844" w:author="Phuong Giang" w:date="2012-02-22T23:46:00Z">
                  <w:rPr>
                    <w:ins w:id="6845" w:author="Red Army" w:date="2012-02-22T22:52:00Z"/>
                    <w:rFonts w:ascii="Tahoma" w:eastAsia="MS Mincho" w:hAnsi="Tahoma" w:cs="Arial"/>
                    <w:bCs/>
                    <w:snapToGrid w:val="0"/>
                    <w:color w:val="000000" w:themeColor="text1"/>
                    <w:sz w:val="18"/>
                    <w:szCs w:val="18"/>
                    <w:lang w:eastAsia="ja-JP"/>
                  </w:rPr>
                </w:rPrChange>
              </w:rPr>
              <w:pPrChange w:id="6846" w:author="Phuong Giang" w:date="2012-02-22T23:46:00Z">
                <w:pPr>
                  <w:spacing w:before="120" w:after="200" w:line="360" w:lineRule="auto"/>
                </w:pPr>
              </w:pPrChange>
            </w:pPr>
          </w:p>
        </w:tc>
        <w:tc>
          <w:tcPr>
            <w:tcW w:w="952" w:type="dxa"/>
          </w:tcPr>
          <w:p w:rsidR="001A326B" w:rsidRPr="00D85E98" w:rsidRDefault="001A326B">
            <w:pPr>
              <w:pStyle w:val="comment"/>
              <w:ind w:left="0"/>
              <w:rPr>
                <w:ins w:id="6847" w:author="Red Army" w:date="2012-02-22T22:52:00Z"/>
                <w:rFonts w:ascii="Times New Roman" w:hAnsi="Times New Roman" w:cs="Times New Roman"/>
                <w:bCs w:val="0"/>
                <w:color w:val="auto"/>
                <w:sz w:val="22"/>
                <w:szCs w:val="22"/>
                <w:rPrChange w:id="6848" w:author="Phuong Giang" w:date="2012-02-22T23:46:00Z">
                  <w:rPr>
                    <w:ins w:id="6849" w:author="Red Army" w:date="2012-02-22T22:52:00Z"/>
                    <w:rFonts w:ascii="Tahoma" w:eastAsia="MS Mincho" w:hAnsi="Tahoma" w:cs="Arial"/>
                    <w:bCs/>
                    <w:snapToGrid w:val="0"/>
                    <w:color w:val="000000" w:themeColor="text1"/>
                    <w:sz w:val="18"/>
                    <w:szCs w:val="18"/>
                    <w:lang w:eastAsia="ja-JP"/>
                  </w:rPr>
                </w:rPrChange>
              </w:rPr>
              <w:pPrChange w:id="6850" w:author="Phuong Giang" w:date="2012-02-22T23:46:00Z">
                <w:pPr>
                  <w:spacing w:before="120" w:after="200" w:line="360" w:lineRule="auto"/>
                </w:pPr>
              </w:pPrChange>
            </w:pPr>
          </w:p>
        </w:tc>
        <w:tc>
          <w:tcPr>
            <w:tcW w:w="4702" w:type="dxa"/>
          </w:tcPr>
          <w:p w:rsidR="001A326B" w:rsidRPr="00D85E98" w:rsidRDefault="001A326B">
            <w:pPr>
              <w:pStyle w:val="comment"/>
              <w:ind w:left="0"/>
              <w:rPr>
                <w:ins w:id="6851" w:author="Red Army" w:date="2012-02-22T22:52:00Z"/>
                <w:rFonts w:ascii="Times New Roman" w:hAnsi="Times New Roman" w:cs="Times New Roman"/>
                <w:bCs w:val="0"/>
                <w:color w:val="auto"/>
                <w:sz w:val="22"/>
                <w:szCs w:val="22"/>
                <w:rPrChange w:id="6852" w:author="Phuong Giang" w:date="2012-02-22T23:46:00Z">
                  <w:rPr>
                    <w:ins w:id="6853" w:author="Red Army" w:date="2012-02-22T22:52:00Z"/>
                    <w:rFonts w:ascii="Tahoma" w:eastAsia="MS Mincho" w:hAnsi="Tahoma" w:cs="Arial"/>
                    <w:bCs/>
                    <w:snapToGrid w:val="0"/>
                    <w:color w:val="000000" w:themeColor="text1"/>
                    <w:sz w:val="18"/>
                    <w:szCs w:val="18"/>
                    <w:lang w:eastAsia="ja-JP"/>
                  </w:rPr>
                </w:rPrChange>
              </w:rPr>
              <w:pPrChange w:id="6854" w:author="Phuong Giang" w:date="2012-02-22T23:46:00Z">
                <w:pPr>
                  <w:spacing w:before="120" w:after="200" w:line="360" w:lineRule="auto"/>
                </w:pPr>
              </w:pPrChange>
            </w:pPr>
          </w:p>
        </w:tc>
      </w:tr>
      <w:tr w:rsidR="001A326B" w:rsidRPr="00D85E98" w:rsidTr="00995D66">
        <w:trPr>
          <w:ins w:id="6855" w:author="Red Army" w:date="2012-02-22T22:52:00Z"/>
        </w:trPr>
        <w:tc>
          <w:tcPr>
            <w:tcW w:w="570" w:type="dxa"/>
          </w:tcPr>
          <w:p w:rsidR="001A326B" w:rsidRPr="00D85E98" w:rsidRDefault="001A326B">
            <w:pPr>
              <w:pStyle w:val="comment"/>
              <w:ind w:left="0"/>
              <w:rPr>
                <w:ins w:id="6856" w:author="Red Army" w:date="2012-02-22T22:52:00Z"/>
                <w:rFonts w:ascii="Times New Roman" w:hAnsi="Times New Roman" w:cs="Times New Roman"/>
                <w:bCs w:val="0"/>
                <w:color w:val="auto"/>
                <w:sz w:val="22"/>
                <w:szCs w:val="22"/>
                <w:rPrChange w:id="6857" w:author="Phuong Giang" w:date="2012-02-22T23:46:00Z">
                  <w:rPr>
                    <w:ins w:id="6858" w:author="Red Army" w:date="2012-02-22T22:52:00Z"/>
                    <w:rFonts w:ascii="Tahoma" w:eastAsia="MS Mincho" w:hAnsi="Tahoma" w:cs="Arial"/>
                    <w:bCs/>
                    <w:snapToGrid w:val="0"/>
                    <w:color w:val="000000" w:themeColor="text1"/>
                    <w:sz w:val="18"/>
                    <w:szCs w:val="18"/>
                    <w:lang w:eastAsia="ja-JP"/>
                  </w:rPr>
                </w:rPrChange>
              </w:rPr>
              <w:pPrChange w:id="6859" w:author="Phuong Giang" w:date="2012-02-22T23:46:00Z">
                <w:pPr>
                  <w:spacing w:before="120" w:after="200" w:line="360" w:lineRule="auto"/>
                </w:pPr>
              </w:pPrChange>
            </w:pPr>
            <w:ins w:id="6860" w:author="Red Army" w:date="2012-02-22T22:52:00Z">
              <w:r w:rsidRPr="00D85E98">
                <w:rPr>
                  <w:rFonts w:ascii="Times New Roman" w:hAnsi="Times New Roman" w:cs="Times New Roman"/>
                  <w:i w:val="0"/>
                  <w:color w:val="auto"/>
                  <w:sz w:val="22"/>
                  <w:szCs w:val="22"/>
                  <w:rPrChange w:id="6861" w:author="Phuong Giang" w:date="2012-02-22T23:46:00Z">
                    <w:rPr>
                      <w:bCs/>
                      <w:color w:val="000000" w:themeColor="text1"/>
                      <w:sz w:val="18"/>
                      <w:szCs w:val="18"/>
                    </w:rPr>
                  </w:rPrChange>
                </w:rPr>
                <w:t>05</w:t>
              </w:r>
            </w:ins>
          </w:p>
        </w:tc>
        <w:tc>
          <w:tcPr>
            <w:tcW w:w="1378" w:type="dxa"/>
          </w:tcPr>
          <w:p w:rsidR="001A326B" w:rsidRPr="00D85E98" w:rsidRDefault="001A326B">
            <w:pPr>
              <w:pStyle w:val="comment"/>
              <w:ind w:left="0"/>
              <w:rPr>
                <w:ins w:id="6862" w:author="Red Army" w:date="2012-02-22T22:52:00Z"/>
                <w:rFonts w:ascii="Times New Roman" w:hAnsi="Times New Roman" w:cs="Times New Roman"/>
                <w:bCs w:val="0"/>
                <w:color w:val="auto"/>
                <w:sz w:val="22"/>
                <w:szCs w:val="22"/>
                <w:rPrChange w:id="6863" w:author="Phuong Giang" w:date="2012-02-22T23:46:00Z">
                  <w:rPr>
                    <w:ins w:id="6864" w:author="Red Army" w:date="2012-02-22T22:52:00Z"/>
                    <w:rFonts w:ascii="Tahoma" w:eastAsia="MS Mincho" w:hAnsi="Tahoma" w:cs="Arial"/>
                    <w:bCs/>
                    <w:snapToGrid w:val="0"/>
                    <w:color w:val="000000" w:themeColor="text1"/>
                    <w:sz w:val="18"/>
                    <w:szCs w:val="18"/>
                    <w:lang w:eastAsia="ja-JP"/>
                  </w:rPr>
                </w:rPrChange>
              </w:rPr>
              <w:pPrChange w:id="6865" w:author="Phuong Giang" w:date="2012-02-22T23:46:00Z">
                <w:pPr>
                  <w:spacing w:before="120" w:after="200" w:line="360" w:lineRule="auto"/>
                </w:pPr>
              </w:pPrChange>
            </w:pPr>
            <w:proofErr w:type="spellStart"/>
            <w:ins w:id="6866" w:author="Red Army" w:date="2012-02-22T22:52:00Z">
              <w:r w:rsidRPr="00D85E98">
                <w:rPr>
                  <w:rFonts w:ascii="Times New Roman" w:hAnsi="Times New Roman" w:cs="Times New Roman"/>
                  <w:i w:val="0"/>
                  <w:color w:val="auto"/>
                  <w:sz w:val="22"/>
                  <w:szCs w:val="22"/>
                  <w:rPrChange w:id="6867" w:author="Phuong Giang" w:date="2012-02-22T23:46:00Z">
                    <w:rPr>
                      <w:bCs/>
                      <w:color w:val="000000" w:themeColor="text1"/>
                      <w:sz w:val="18"/>
                      <w:szCs w:val="18"/>
                    </w:rPr>
                  </w:rPrChange>
                </w:rPr>
                <w:t>SearchCondition</w:t>
              </w:r>
              <w:proofErr w:type="spellEnd"/>
            </w:ins>
          </w:p>
        </w:tc>
        <w:tc>
          <w:tcPr>
            <w:tcW w:w="1130" w:type="dxa"/>
          </w:tcPr>
          <w:p w:rsidR="001A326B" w:rsidRPr="00D85E98" w:rsidRDefault="001A326B">
            <w:pPr>
              <w:pStyle w:val="comment"/>
              <w:ind w:left="0"/>
              <w:rPr>
                <w:ins w:id="6868" w:author="Red Army" w:date="2012-02-22T22:52:00Z"/>
                <w:rFonts w:ascii="Times New Roman" w:hAnsi="Times New Roman" w:cs="Times New Roman"/>
                <w:bCs w:val="0"/>
                <w:color w:val="auto"/>
                <w:sz w:val="22"/>
                <w:szCs w:val="22"/>
                <w:rPrChange w:id="6869" w:author="Phuong Giang" w:date="2012-02-22T23:46:00Z">
                  <w:rPr>
                    <w:ins w:id="6870" w:author="Red Army" w:date="2012-02-22T22:52:00Z"/>
                    <w:rFonts w:ascii="Tahoma" w:eastAsia="MS Mincho" w:hAnsi="Tahoma" w:cs="Arial"/>
                    <w:bCs/>
                    <w:snapToGrid w:val="0"/>
                    <w:color w:val="000000" w:themeColor="text1"/>
                    <w:sz w:val="18"/>
                    <w:szCs w:val="18"/>
                    <w:lang w:eastAsia="ja-JP"/>
                  </w:rPr>
                </w:rPrChange>
              </w:rPr>
              <w:pPrChange w:id="6871" w:author="Phuong Giang" w:date="2012-02-22T23:46:00Z">
                <w:pPr>
                  <w:spacing w:before="120" w:after="200" w:line="360" w:lineRule="auto"/>
                </w:pPr>
              </w:pPrChange>
            </w:pPr>
            <w:proofErr w:type="spellStart"/>
            <w:ins w:id="6872" w:author="Red Army" w:date="2012-02-22T22:52:00Z">
              <w:r w:rsidRPr="00D85E98">
                <w:rPr>
                  <w:rFonts w:ascii="Times New Roman" w:hAnsi="Times New Roman" w:cs="Times New Roman"/>
                  <w:i w:val="0"/>
                  <w:color w:val="auto"/>
                  <w:sz w:val="22"/>
                  <w:szCs w:val="22"/>
                  <w:rPrChange w:id="6873" w:author="Phuong Giang" w:date="2012-02-22T23:46:00Z">
                    <w:rPr>
                      <w:bCs/>
                      <w:color w:val="000000" w:themeColor="text1"/>
                      <w:sz w:val="18"/>
                      <w:szCs w:val="18"/>
                    </w:rPr>
                  </w:rPrChange>
                </w:rPr>
                <w:t>KISearchCondition</w:t>
              </w:r>
              <w:proofErr w:type="spellEnd"/>
            </w:ins>
          </w:p>
        </w:tc>
        <w:tc>
          <w:tcPr>
            <w:tcW w:w="844" w:type="dxa"/>
          </w:tcPr>
          <w:p w:rsidR="001A326B" w:rsidRPr="00D85E98" w:rsidRDefault="001A326B">
            <w:pPr>
              <w:pStyle w:val="comment"/>
              <w:ind w:left="0"/>
              <w:rPr>
                <w:ins w:id="6874" w:author="Red Army" w:date="2012-02-22T22:52:00Z"/>
                <w:rFonts w:ascii="Times New Roman" w:hAnsi="Times New Roman" w:cs="Times New Roman"/>
                <w:bCs w:val="0"/>
                <w:color w:val="auto"/>
                <w:sz w:val="22"/>
                <w:szCs w:val="22"/>
                <w:rPrChange w:id="6875" w:author="Phuong Giang" w:date="2012-02-22T23:46:00Z">
                  <w:rPr>
                    <w:ins w:id="6876" w:author="Red Army" w:date="2012-02-22T22:52:00Z"/>
                    <w:rFonts w:ascii="Tahoma" w:eastAsia="MS Mincho" w:hAnsi="Tahoma" w:cs="Arial"/>
                    <w:bCs/>
                    <w:snapToGrid w:val="0"/>
                    <w:color w:val="000000" w:themeColor="text1"/>
                    <w:sz w:val="18"/>
                    <w:szCs w:val="18"/>
                    <w:lang w:eastAsia="ja-JP"/>
                  </w:rPr>
                </w:rPrChange>
              </w:rPr>
              <w:pPrChange w:id="6877" w:author="Phuong Giang" w:date="2012-02-22T23:46:00Z">
                <w:pPr>
                  <w:spacing w:before="120" w:after="200" w:line="360" w:lineRule="auto"/>
                </w:pPr>
              </w:pPrChange>
            </w:pPr>
          </w:p>
        </w:tc>
        <w:tc>
          <w:tcPr>
            <w:tcW w:w="952" w:type="dxa"/>
          </w:tcPr>
          <w:p w:rsidR="001A326B" w:rsidRPr="00D85E98" w:rsidRDefault="001A326B">
            <w:pPr>
              <w:pStyle w:val="comment"/>
              <w:ind w:left="0"/>
              <w:rPr>
                <w:ins w:id="6878" w:author="Red Army" w:date="2012-02-22T22:52:00Z"/>
                <w:rFonts w:ascii="Times New Roman" w:hAnsi="Times New Roman" w:cs="Times New Roman"/>
                <w:bCs w:val="0"/>
                <w:color w:val="auto"/>
                <w:sz w:val="22"/>
                <w:szCs w:val="22"/>
                <w:rPrChange w:id="6879" w:author="Phuong Giang" w:date="2012-02-22T23:46:00Z">
                  <w:rPr>
                    <w:ins w:id="6880" w:author="Red Army" w:date="2012-02-22T22:52:00Z"/>
                    <w:rFonts w:ascii="Tahoma" w:eastAsia="MS Mincho" w:hAnsi="Tahoma" w:cs="Arial"/>
                    <w:bCs/>
                    <w:snapToGrid w:val="0"/>
                    <w:color w:val="000000" w:themeColor="text1"/>
                    <w:sz w:val="18"/>
                    <w:szCs w:val="18"/>
                    <w:lang w:eastAsia="ja-JP"/>
                  </w:rPr>
                </w:rPrChange>
              </w:rPr>
              <w:pPrChange w:id="6881" w:author="Phuong Giang" w:date="2012-02-22T23:46:00Z">
                <w:pPr>
                  <w:spacing w:before="120" w:after="200" w:line="360" w:lineRule="auto"/>
                </w:pPr>
              </w:pPrChange>
            </w:pPr>
          </w:p>
        </w:tc>
        <w:tc>
          <w:tcPr>
            <w:tcW w:w="4702" w:type="dxa"/>
          </w:tcPr>
          <w:p w:rsidR="001A326B" w:rsidRPr="00D85E98" w:rsidRDefault="001A326B">
            <w:pPr>
              <w:pStyle w:val="comment"/>
              <w:ind w:left="0"/>
              <w:rPr>
                <w:ins w:id="6882" w:author="Red Army" w:date="2012-02-22T22:52:00Z"/>
                <w:rFonts w:ascii="Times New Roman" w:hAnsi="Times New Roman" w:cs="Times New Roman"/>
                <w:bCs w:val="0"/>
                <w:color w:val="auto"/>
                <w:sz w:val="22"/>
                <w:szCs w:val="22"/>
                <w:rPrChange w:id="6883" w:author="Phuong Giang" w:date="2012-02-22T23:46:00Z">
                  <w:rPr>
                    <w:ins w:id="6884" w:author="Red Army" w:date="2012-02-22T22:52:00Z"/>
                    <w:rFonts w:ascii="Tahoma" w:eastAsia="MS Mincho" w:hAnsi="Tahoma" w:cs="Arial"/>
                    <w:bCs/>
                    <w:snapToGrid w:val="0"/>
                    <w:color w:val="000000" w:themeColor="text1"/>
                    <w:sz w:val="18"/>
                    <w:szCs w:val="18"/>
                    <w:lang w:eastAsia="ja-JP"/>
                  </w:rPr>
                </w:rPrChange>
              </w:rPr>
              <w:pPrChange w:id="6885" w:author="Phuong Giang" w:date="2012-02-22T23:46:00Z">
                <w:pPr>
                  <w:spacing w:before="120" w:after="200" w:line="360" w:lineRule="auto"/>
                </w:pPr>
              </w:pPrChange>
            </w:pPr>
          </w:p>
        </w:tc>
      </w:tr>
      <w:tr w:rsidR="001A326B" w:rsidRPr="00D85E98" w:rsidTr="00995D66">
        <w:trPr>
          <w:ins w:id="6886" w:author="Red Army" w:date="2012-02-22T22:52:00Z"/>
        </w:trPr>
        <w:tc>
          <w:tcPr>
            <w:tcW w:w="570" w:type="dxa"/>
          </w:tcPr>
          <w:p w:rsidR="001A326B" w:rsidRPr="00D85E98" w:rsidRDefault="001A326B">
            <w:pPr>
              <w:pStyle w:val="comment"/>
              <w:ind w:left="0"/>
              <w:rPr>
                <w:ins w:id="6887" w:author="Red Army" w:date="2012-02-22T22:52:00Z"/>
                <w:rFonts w:ascii="Times New Roman" w:hAnsi="Times New Roman" w:cs="Times New Roman"/>
                <w:bCs w:val="0"/>
                <w:color w:val="auto"/>
                <w:sz w:val="22"/>
                <w:szCs w:val="22"/>
                <w:rPrChange w:id="6888" w:author="Phuong Giang" w:date="2012-02-22T23:46:00Z">
                  <w:rPr>
                    <w:ins w:id="6889" w:author="Red Army" w:date="2012-02-22T22:52:00Z"/>
                    <w:rFonts w:ascii="Tahoma" w:eastAsia="MS Mincho" w:hAnsi="Tahoma" w:cs="Arial"/>
                    <w:bCs/>
                    <w:snapToGrid w:val="0"/>
                    <w:color w:val="000000" w:themeColor="text1"/>
                    <w:sz w:val="18"/>
                    <w:szCs w:val="18"/>
                    <w:lang w:eastAsia="ja-JP"/>
                  </w:rPr>
                </w:rPrChange>
              </w:rPr>
              <w:pPrChange w:id="6890" w:author="Phuong Giang" w:date="2012-02-22T23:46:00Z">
                <w:pPr>
                  <w:spacing w:before="120" w:after="200" w:line="360" w:lineRule="auto"/>
                </w:pPr>
              </w:pPrChange>
            </w:pPr>
            <w:ins w:id="6891" w:author="Red Army" w:date="2012-02-22T22:52:00Z">
              <w:r w:rsidRPr="00D85E98">
                <w:rPr>
                  <w:rFonts w:ascii="Times New Roman" w:hAnsi="Times New Roman" w:cs="Times New Roman"/>
                  <w:i w:val="0"/>
                  <w:color w:val="auto"/>
                  <w:sz w:val="22"/>
                  <w:szCs w:val="22"/>
                  <w:rPrChange w:id="6892" w:author="Phuong Giang" w:date="2012-02-22T23:46:00Z">
                    <w:rPr>
                      <w:bCs/>
                      <w:color w:val="000000" w:themeColor="text1"/>
                      <w:sz w:val="18"/>
                      <w:szCs w:val="18"/>
                    </w:rPr>
                  </w:rPrChange>
                </w:rPr>
                <w:t>06</w:t>
              </w:r>
            </w:ins>
          </w:p>
        </w:tc>
        <w:tc>
          <w:tcPr>
            <w:tcW w:w="1378" w:type="dxa"/>
          </w:tcPr>
          <w:p w:rsidR="001A326B" w:rsidRPr="00D85E98" w:rsidRDefault="001A326B">
            <w:pPr>
              <w:pStyle w:val="comment"/>
              <w:ind w:left="0"/>
              <w:rPr>
                <w:ins w:id="6893" w:author="Red Army" w:date="2012-02-22T22:52:00Z"/>
                <w:rFonts w:ascii="Times New Roman" w:hAnsi="Times New Roman" w:cs="Times New Roman"/>
                <w:bCs w:val="0"/>
                <w:color w:val="auto"/>
                <w:sz w:val="22"/>
                <w:szCs w:val="22"/>
                <w:rPrChange w:id="6894" w:author="Phuong Giang" w:date="2012-02-22T23:46:00Z">
                  <w:rPr>
                    <w:ins w:id="6895" w:author="Red Army" w:date="2012-02-22T22:52:00Z"/>
                    <w:rFonts w:ascii="Tahoma" w:eastAsia="MS Mincho" w:hAnsi="Tahoma" w:cs="Arial"/>
                    <w:bCs/>
                    <w:snapToGrid w:val="0"/>
                    <w:color w:val="000000" w:themeColor="text1"/>
                    <w:sz w:val="18"/>
                    <w:szCs w:val="18"/>
                    <w:lang w:eastAsia="ja-JP"/>
                  </w:rPr>
                </w:rPrChange>
              </w:rPr>
              <w:pPrChange w:id="6896" w:author="Phuong Giang" w:date="2012-02-22T23:46:00Z">
                <w:pPr>
                  <w:spacing w:before="120" w:after="200" w:line="360" w:lineRule="auto"/>
                </w:pPr>
              </w:pPrChange>
            </w:pPr>
            <w:proofErr w:type="spellStart"/>
            <w:ins w:id="6897" w:author="Red Army" w:date="2012-02-22T22:52:00Z">
              <w:r w:rsidRPr="00D85E98">
                <w:rPr>
                  <w:rFonts w:ascii="Times New Roman" w:hAnsi="Times New Roman" w:cs="Times New Roman"/>
                  <w:i w:val="0"/>
                  <w:color w:val="auto"/>
                  <w:sz w:val="22"/>
                  <w:szCs w:val="22"/>
                  <w:rPrChange w:id="6898" w:author="Phuong Giang" w:date="2012-02-22T23:46:00Z">
                    <w:rPr>
                      <w:bCs/>
                      <w:color w:val="000000" w:themeColor="text1"/>
                      <w:sz w:val="18"/>
                      <w:szCs w:val="18"/>
                    </w:rPr>
                  </w:rPrChange>
                </w:rPr>
                <w:t>SubjectList</w:t>
              </w:r>
              <w:proofErr w:type="spellEnd"/>
            </w:ins>
          </w:p>
        </w:tc>
        <w:tc>
          <w:tcPr>
            <w:tcW w:w="1130" w:type="dxa"/>
          </w:tcPr>
          <w:p w:rsidR="001A326B" w:rsidRPr="00D85E98" w:rsidRDefault="001A326B">
            <w:pPr>
              <w:pStyle w:val="comment"/>
              <w:ind w:left="0"/>
              <w:rPr>
                <w:ins w:id="6899" w:author="Red Army" w:date="2012-02-22T22:52:00Z"/>
                <w:rFonts w:ascii="Times New Roman" w:hAnsi="Times New Roman" w:cs="Times New Roman"/>
                <w:bCs w:val="0"/>
                <w:color w:val="auto"/>
                <w:sz w:val="22"/>
                <w:szCs w:val="22"/>
                <w:rPrChange w:id="6900" w:author="Phuong Giang" w:date="2012-02-22T23:46:00Z">
                  <w:rPr>
                    <w:ins w:id="6901" w:author="Red Army" w:date="2012-02-22T22:52:00Z"/>
                    <w:rFonts w:ascii="Tahoma" w:eastAsia="MS Mincho" w:hAnsi="Tahoma" w:cs="Arial"/>
                    <w:bCs/>
                    <w:snapToGrid w:val="0"/>
                    <w:color w:val="000000" w:themeColor="text1"/>
                    <w:sz w:val="18"/>
                    <w:szCs w:val="18"/>
                    <w:lang w:eastAsia="ja-JP"/>
                  </w:rPr>
                </w:rPrChange>
              </w:rPr>
              <w:pPrChange w:id="6902" w:author="Phuong Giang" w:date="2012-02-22T23:46:00Z">
                <w:pPr>
                  <w:spacing w:before="120" w:after="200" w:line="360" w:lineRule="auto"/>
                </w:pPr>
              </w:pPrChange>
            </w:pPr>
            <w:proofErr w:type="spellStart"/>
            <w:ins w:id="6903" w:author="Red Army" w:date="2012-02-22T22:52:00Z">
              <w:r w:rsidRPr="00D85E98">
                <w:rPr>
                  <w:rFonts w:ascii="Times New Roman" w:hAnsi="Times New Roman" w:cs="Times New Roman"/>
                  <w:i w:val="0"/>
                  <w:color w:val="auto"/>
                  <w:sz w:val="22"/>
                  <w:szCs w:val="22"/>
                  <w:rPrChange w:id="6904" w:author="Phuong Giang" w:date="2012-02-22T23:46:00Z">
                    <w:rPr>
                      <w:bCs/>
                      <w:color w:val="000000" w:themeColor="text1"/>
                      <w:sz w:val="18"/>
                      <w:szCs w:val="18"/>
                    </w:rPr>
                  </w:rPrChange>
                </w:rPr>
                <w:t>int</w:t>
              </w:r>
              <w:proofErr w:type="spellEnd"/>
            </w:ins>
          </w:p>
        </w:tc>
        <w:tc>
          <w:tcPr>
            <w:tcW w:w="844" w:type="dxa"/>
          </w:tcPr>
          <w:p w:rsidR="001A326B" w:rsidRPr="00D85E98" w:rsidRDefault="001A326B">
            <w:pPr>
              <w:pStyle w:val="comment"/>
              <w:ind w:left="0"/>
              <w:rPr>
                <w:ins w:id="6905" w:author="Red Army" w:date="2012-02-22T22:52:00Z"/>
                <w:rFonts w:ascii="Times New Roman" w:hAnsi="Times New Roman" w:cs="Times New Roman"/>
                <w:bCs w:val="0"/>
                <w:color w:val="auto"/>
                <w:sz w:val="22"/>
                <w:szCs w:val="22"/>
                <w:rPrChange w:id="6906" w:author="Phuong Giang" w:date="2012-02-22T23:46:00Z">
                  <w:rPr>
                    <w:ins w:id="6907" w:author="Red Army" w:date="2012-02-22T22:52:00Z"/>
                    <w:rFonts w:ascii="Tahoma" w:eastAsia="MS Mincho" w:hAnsi="Tahoma" w:cs="Arial"/>
                    <w:bCs/>
                    <w:snapToGrid w:val="0"/>
                    <w:color w:val="000000" w:themeColor="text1"/>
                    <w:sz w:val="18"/>
                    <w:szCs w:val="18"/>
                    <w:lang w:eastAsia="ja-JP"/>
                  </w:rPr>
                </w:rPrChange>
              </w:rPr>
              <w:pPrChange w:id="6908" w:author="Phuong Giang" w:date="2012-02-22T23:46:00Z">
                <w:pPr>
                  <w:spacing w:before="120" w:after="200" w:line="360" w:lineRule="auto"/>
                </w:pPr>
              </w:pPrChange>
            </w:pPr>
          </w:p>
        </w:tc>
        <w:tc>
          <w:tcPr>
            <w:tcW w:w="952" w:type="dxa"/>
          </w:tcPr>
          <w:p w:rsidR="001A326B" w:rsidRPr="00D85E98" w:rsidRDefault="001A326B">
            <w:pPr>
              <w:pStyle w:val="comment"/>
              <w:ind w:left="0"/>
              <w:rPr>
                <w:ins w:id="6909" w:author="Red Army" w:date="2012-02-22T22:52:00Z"/>
                <w:rFonts w:ascii="Times New Roman" w:hAnsi="Times New Roman" w:cs="Times New Roman"/>
                <w:bCs w:val="0"/>
                <w:color w:val="auto"/>
                <w:sz w:val="22"/>
                <w:szCs w:val="22"/>
                <w:rPrChange w:id="6910" w:author="Phuong Giang" w:date="2012-02-22T23:46:00Z">
                  <w:rPr>
                    <w:ins w:id="6911" w:author="Red Army" w:date="2012-02-22T22:52:00Z"/>
                    <w:rFonts w:ascii="Tahoma" w:eastAsia="MS Mincho" w:hAnsi="Tahoma" w:cs="Arial"/>
                    <w:bCs/>
                    <w:snapToGrid w:val="0"/>
                    <w:color w:val="000000" w:themeColor="text1"/>
                    <w:sz w:val="18"/>
                    <w:szCs w:val="18"/>
                    <w:lang w:eastAsia="ja-JP"/>
                  </w:rPr>
                </w:rPrChange>
              </w:rPr>
              <w:pPrChange w:id="6912" w:author="Phuong Giang" w:date="2012-02-22T23:46:00Z">
                <w:pPr>
                  <w:spacing w:before="120" w:after="200" w:line="360" w:lineRule="auto"/>
                </w:pPr>
              </w:pPrChange>
            </w:pPr>
          </w:p>
        </w:tc>
        <w:tc>
          <w:tcPr>
            <w:tcW w:w="4702" w:type="dxa"/>
          </w:tcPr>
          <w:p w:rsidR="001A326B" w:rsidRPr="00D85E98" w:rsidRDefault="001A326B">
            <w:pPr>
              <w:pStyle w:val="comment"/>
              <w:ind w:left="0"/>
              <w:rPr>
                <w:ins w:id="6913" w:author="Red Army" w:date="2012-02-22T22:52:00Z"/>
                <w:rFonts w:ascii="Times New Roman" w:hAnsi="Times New Roman" w:cs="Times New Roman"/>
                <w:bCs w:val="0"/>
                <w:color w:val="auto"/>
                <w:sz w:val="22"/>
                <w:szCs w:val="22"/>
                <w:rPrChange w:id="6914" w:author="Phuong Giang" w:date="2012-02-22T23:46:00Z">
                  <w:rPr>
                    <w:ins w:id="6915" w:author="Red Army" w:date="2012-02-22T22:52:00Z"/>
                    <w:rFonts w:ascii="Tahoma" w:eastAsia="MS Mincho" w:hAnsi="Tahoma" w:cs="Arial"/>
                    <w:bCs/>
                    <w:snapToGrid w:val="0"/>
                    <w:color w:val="000000" w:themeColor="text1"/>
                    <w:sz w:val="18"/>
                    <w:szCs w:val="18"/>
                    <w:lang w:eastAsia="ja-JP"/>
                  </w:rPr>
                </w:rPrChange>
              </w:rPr>
              <w:pPrChange w:id="6916" w:author="Phuong Giang" w:date="2012-02-22T23:46:00Z">
                <w:pPr>
                  <w:spacing w:before="120" w:after="200" w:line="360" w:lineRule="auto"/>
                </w:pPr>
              </w:pPrChange>
            </w:pPr>
          </w:p>
        </w:tc>
      </w:tr>
    </w:tbl>
    <w:p w:rsidR="001A326B" w:rsidRPr="003365FC" w:rsidRDefault="001A326B" w:rsidP="001A326B">
      <w:pPr>
        <w:keepNext/>
        <w:keepLines/>
        <w:numPr>
          <w:ilvl w:val="4"/>
          <w:numId w:val="5"/>
        </w:numPr>
        <w:tabs>
          <w:tab w:val="left" w:pos="4208"/>
        </w:tabs>
        <w:spacing w:before="200" w:after="0"/>
        <w:outlineLvl w:val="4"/>
        <w:rPr>
          <w:ins w:id="6917" w:author="Red Army" w:date="2012-02-22T22:52:00Z"/>
          <w:rFonts w:ascii="Cambria" w:eastAsia="MS Gothic" w:hAnsi="Cambria"/>
          <w:color w:val="243F60"/>
          <w:lang w:eastAsia="ja-JP"/>
        </w:rPr>
      </w:pPr>
      <w:ins w:id="6918" w:author="Red Army" w:date="2012-02-22T22:52:00Z">
        <w:r w:rsidRPr="003365FC">
          <w:rPr>
            <w:rFonts w:ascii="Cambria" w:eastAsia="MS Gothic" w:hAnsi="Cambria" w:hint="eastAsia"/>
            <w:color w:val="243F60"/>
          </w:rPr>
          <w:t>Methods</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205"/>
        <w:gridCol w:w="6416"/>
      </w:tblGrid>
      <w:tr w:rsidR="001A326B" w:rsidRPr="00D85BE5" w:rsidTr="00995D66">
        <w:trPr>
          <w:cnfStyle w:val="100000000000" w:firstRow="1" w:lastRow="0" w:firstColumn="0" w:lastColumn="0" w:oddVBand="0" w:evenVBand="0" w:oddHBand="0" w:evenHBand="0" w:firstRowFirstColumn="0" w:firstRowLastColumn="0" w:lastRowFirstColumn="0" w:lastRowLastColumn="0"/>
          <w:ins w:id="6919" w:author="Red Army" w:date="2012-02-22T22:52:00Z"/>
        </w:trPr>
        <w:tc>
          <w:tcPr>
            <w:tcW w:w="955" w:type="dxa"/>
          </w:tcPr>
          <w:p w:rsidR="001A326B" w:rsidRPr="009F25A3" w:rsidRDefault="001A326B">
            <w:pPr>
              <w:pStyle w:val="TableCaption"/>
              <w:jc w:val="center"/>
              <w:rPr>
                <w:ins w:id="6920" w:author="Red Army" w:date="2012-02-22T22:52:00Z"/>
                <w:b/>
                <w:rPrChange w:id="6921" w:author="Phuong Giang" w:date="2012-02-22T23:38:00Z">
                  <w:rPr>
                    <w:ins w:id="6922" w:author="Red Army" w:date="2012-02-22T22:52:00Z"/>
                    <w:rFonts w:ascii="Times New Roman" w:eastAsia="MS Mincho" w:hAnsi="Times New Roman"/>
                    <w:b w:val="0"/>
                    <w:bCs w:val="0"/>
                    <w:snapToGrid w:val="0"/>
                    <w:color w:val="auto"/>
                    <w:sz w:val="20"/>
                    <w:szCs w:val="20"/>
                  </w:rPr>
                </w:rPrChange>
              </w:rPr>
              <w:pPrChange w:id="6923" w:author="Phuong Giang" w:date="2012-02-22T23:38:00Z">
                <w:pPr>
                  <w:widowControl w:val="0"/>
                  <w:spacing w:before="120" w:after="200" w:line="276" w:lineRule="auto"/>
                  <w:ind w:left="-14" w:right="14"/>
                  <w:jc w:val="center"/>
                </w:pPr>
              </w:pPrChange>
            </w:pPr>
            <w:ins w:id="6924" w:author="Red Army" w:date="2012-02-22T22:52:00Z">
              <w:r w:rsidRPr="009F25A3">
                <w:rPr>
                  <w:b/>
                  <w:rPrChange w:id="6925" w:author="Phuong Giang" w:date="2012-02-22T23:38:00Z">
                    <w:rPr>
                      <w:rFonts w:ascii="Times New Roman" w:hAnsi="Times New Roman"/>
                      <w:b w:val="0"/>
                    </w:rPr>
                  </w:rPrChange>
                </w:rPr>
                <w:t>No</w:t>
              </w:r>
            </w:ins>
          </w:p>
        </w:tc>
        <w:tc>
          <w:tcPr>
            <w:tcW w:w="2205" w:type="dxa"/>
          </w:tcPr>
          <w:p w:rsidR="001A326B" w:rsidRPr="009F25A3" w:rsidRDefault="001A326B">
            <w:pPr>
              <w:pStyle w:val="TableCaption"/>
              <w:jc w:val="center"/>
              <w:rPr>
                <w:ins w:id="6926" w:author="Red Army" w:date="2012-02-22T22:52:00Z"/>
                <w:b/>
                <w:rPrChange w:id="6927" w:author="Phuong Giang" w:date="2012-02-22T23:38:00Z">
                  <w:rPr>
                    <w:ins w:id="6928" w:author="Red Army" w:date="2012-02-22T22:52:00Z"/>
                    <w:rFonts w:ascii="Times New Roman" w:eastAsia="MS Mincho" w:hAnsi="Times New Roman"/>
                    <w:b w:val="0"/>
                    <w:bCs w:val="0"/>
                    <w:snapToGrid w:val="0"/>
                    <w:color w:val="auto"/>
                    <w:sz w:val="20"/>
                    <w:szCs w:val="20"/>
                    <w:lang w:eastAsia="ja-JP"/>
                  </w:rPr>
                </w:rPrChange>
              </w:rPr>
              <w:pPrChange w:id="6929" w:author="Phuong Giang" w:date="2012-02-22T23:38:00Z">
                <w:pPr>
                  <w:widowControl w:val="0"/>
                  <w:spacing w:before="120" w:after="200" w:line="276" w:lineRule="auto"/>
                  <w:ind w:left="-14" w:right="14"/>
                  <w:jc w:val="center"/>
                </w:pPr>
              </w:pPrChange>
            </w:pPr>
            <w:ins w:id="6930" w:author="Red Army" w:date="2012-02-22T22:52:00Z">
              <w:r w:rsidRPr="009F25A3">
                <w:rPr>
                  <w:b/>
                  <w:rPrChange w:id="6931" w:author="Phuong Giang" w:date="2012-02-22T23:38:00Z">
                    <w:rPr>
                      <w:rFonts w:ascii="Times New Roman" w:hAnsi="Times New Roman"/>
                      <w:b w:val="0"/>
                      <w:lang w:eastAsia="ja-JP"/>
                    </w:rPr>
                  </w:rPrChange>
                </w:rPr>
                <w:t>Method</w:t>
              </w:r>
            </w:ins>
          </w:p>
        </w:tc>
        <w:tc>
          <w:tcPr>
            <w:tcW w:w="6416" w:type="dxa"/>
          </w:tcPr>
          <w:p w:rsidR="001A326B" w:rsidRPr="009F25A3" w:rsidRDefault="001A326B">
            <w:pPr>
              <w:pStyle w:val="TableCaption"/>
              <w:jc w:val="center"/>
              <w:rPr>
                <w:ins w:id="6932" w:author="Red Army" w:date="2012-02-22T22:52:00Z"/>
                <w:b/>
                <w:rPrChange w:id="6933" w:author="Phuong Giang" w:date="2012-02-22T23:38:00Z">
                  <w:rPr>
                    <w:ins w:id="6934" w:author="Red Army" w:date="2012-02-22T22:52:00Z"/>
                    <w:rFonts w:ascii="Times New Roman" w:eastAsia="MS Mincho" w:hAnsi="Times New Roman"/>
                    <w:b w:val="0"/>
                    <w:bCs w:val="0"/>
                    <w:snapToGrid w:val="0"/>
                    <w:color w:val="auto"/>
                    <w:sz w:val="20"/>
                    <w:szCs w:val="20"/>
                    <w:lang w:eastAsia="ja-JP"/>
                  </w:rPr>
                </w:rPrChange>
              </w:rPr>
              <w:pPrChange w:id="6935" w:author="Phuong Giang" w:date="2012-02-22T23:38:00Z">
                <w:pPr>
                  <w:widowControl w:val="0"/>
                  <w:spacing w:before="120" w:after="200" w:line="276" w:lineRule="auto"/>
                  <w:ind w:left="-14" w:right="14"/>
                  <w:jc w:val="center"/>
                </w:pPr>
              </w:pPrChange>
            </w:pPr>
            <w:ins w:id="6936" w:author="Red Army" w:date="2012-02-22T22:52:00Z">
              <w:r w:rsidRPr="009F25A3">
                <w:rPr>
                  <w:b/>
                  <w:rPrChange w:id="6937" w:author="Phuong Giang" w:date="2012-02-22T23:38:00Z">
                    <w:rPr>
                      <w:rFonts w:ascii="Times New Roman" w:hAnsi="Times New Roman"/>
                      <w:b w:val="0"/>
                      <w:lang w:eastAsia="ja-JP"/>
                    </w:rPr>
                  </w:rPrChange>
                </w:rPr>
                <w:t>Description</w:t>
              </w:r>
            </w:ins>
          </w:p>
        </w:tc>
      </w:tr>
      <w:tr w:rsidR="001A326B" w:rsidRPr="00D85E98" w:rsidTr="00995D66">
        <w:trPr>
          <w:ins w:id="6938" w:author="Red Army" w:date="2012-02-22T22:52:00Z"/>
        </w:trPr>
        <w:tc>
          <w:tcPr>
            <w:tcW w:w="955" w:type="dxa"/>
          </w:tcPr>
          <w:p w:rsidR="001A326B" w:rsidRPr="00D85E98" w:rsidRDefault="001A326B">
            <w:pPr>
              <w:pStyle w:val="comment"/>
              <w:ind w:left="0"/>
              <w:rPr>
                <w:ins w:id="6939" w:author="Red Army" w:date="2012-02-22T22:52:00Z"/>
                <w:rFonts w:ascii="Times New Roman" w:hAnsi="Times New Roman"/>
                <w:bCs w:val="0"/>
                <w:color w:val="auto"/>
                <w:sz w:val="22"/>
                <w:szCs w:val="22"/>
                <w:rPrChange w:id="6940" w:author="Phuong Giang" w:date="2012-02-22T23:45:00Z">
                  <w:rPr>
                    <w:ins w:id="6941" w:author="Red Army" w:date="2012-02-22T22:52:00Z"/>
                    <w:rFonts w:ascii="Times New Roman" w:eastAsia="MS Mincho" w:hAnsi="Times New Roman"/>
                    <w:bCs/>
                    <w:snapToGrid w:val="0"/>
                    <w:color w:val="000000" w:themeColor="text1"/>
                    <w:sz w:val="20"/>
                    <w:szCs w:val="20"/>
                    <w:lang w:eastAsia="ja-JP"/>
                  </w:rPr>
                </w:rPrChange>
              </w:rPr>
              <w:pPrChange w:id="6942" w:author="Phuong Giang" w:date="2012-02-22T23:45:00Z">
                <w:pPr>
                  <w:spacing w:before="120" w:after="200" w:line="360" w:lineRule="auto"/>
                </w:pPr>
              </w:pPrChange>
            </w:pPr>
            <w:ins w:id="6943" w:author="Red Army" w:date="2012-02-22T22:52:00Z">
              <w:r w:rsidRPr="00D85E98">
                <w:rPr>
                  <w:rFonts w:ascii="Times New Roman" w:hAnsi="Times New Roman" w:cs="Times New Roman"/>
                  <w:i w:val="0"/>
                  <w:color w:val="auto"/>
                  <w:sz w:val="22"/>
                  <w:szCs w:val="22"/>
                  <w:rPrChange w:id="6944" w:author="Phuong Giang" w:date="2012-02-22T23:45:00Z">
                    <w:rPr>
                      <w:rFonts w:ascii="Times New Roman" w:hAnsi="Times New Roman"/>
                      <w:bCs/>
                      <w:color w:val="000000" w:themeColor="text1"/>
                    </w:rPr>
                  </w:rPrChange>
                </w:rPr>
                <w:t>01</w:t>
              </w:r>
            </w:ins>
          </w:p>
        </w:tc>
        <w:tc>
          <w:tcPr>
            <w:tcW w:w="2205" w:type="dxa"/>
          </w:tcPr>
          <w:p w:rsidR="001A326B" w:rsidRPr="00D85E98" w:rsidRDefault="001A326B">
            <w:pPr>
              <w:pStyle w:val="comment"/>
              <w:ind w:left="0"/>
              <w:rPr>
                <w:ins w:id="6945" w:author="Red Army" w:date="2012-02-22T22:52:00Z"/>
                <w:rFonts w:ascii="Times New Roman" w:hAnsi="Times New Roman"/>
                <w:bCs w:val="0"/>
                <w:color w:val="auto"/>
                <w:sz w:val="22"/>
                <w:szCs w:val="22"/>
                <w:rPrChange w:id="6946" w:author="Phuong Giang" w:date="2012-02-22T23:45:00Z">
                  <w:rPr>
                    <w:ins w:id="6947" w:author="Red Army" w:date="2012-02-22T22:52:00Z"/>
                    <w:rFonts w:ascii="Times New Roman" w:eastAsia="MS Mincho" w:hAnsi="Times New Roman"/>
                    <w:bCs/>
                    <w:snapToGrid w:val="0"/>
                    <w:color w:val="000000" w:themeColor="text1"/>
                    <w:sz w:val="20"/>
                    <w:szCs w:val="20"/>
                    <w:lang w:eastAsia="ja-JP"/>
                  </w:rPr>
                </w:rPrChange>
              </w:rPr>
              <w:pPrChange w:id="6948" w:author="Phuong Giang" w:date="2012-02-22T23:45:00Z">
                <w:pPr>
                  <w:spacing w:before="120" w:after="200" w:line="360" w:lineRule="auto"/>
                </w:pPr>
              </w:pPrChange>
            </w:pPr>
            <w:proofErr w:type="spellStart"/>
            <w:ins w:id="6949" w:author="Red Army" w:date="2012-02-22T22:52:00Z">
              <w:r w:rsidRPr="00D85E98">
                <w:rPr>
                  <w:rFonts w:ascii="Times New Roman" w:hAnsi="Times New Roman" w:cs="Times New Roman"/>
                  <w:i w:val="0"/>
                  <w:color w:val="auto"/>
                  <w:sz w:val="22"/>
                  <w:szCs w:val="22"/>
                  <w:rPrChange w:id="6950" w:author="Phuong Giang" w:date="2012-02-22T23:45:00Z">
                    <w:rPr>
                      <w:rFonts w:ascii="Times New Roman" w:hAnsi="Times New Roman"/>
                      <w:bCs/>
                      <w:color w:val="000000" w:themeColor="text1"/>
                    </w:rPr>
                  </w:rPrChange>
                </w:rPr>
                <w:t>DeleteKI</w:t>
              </w:r>
              <w:proofErr w:type="spellEnd"/>
            </w:ins>
          </w:p>
        </w:tc>
        <w:tc>
          <w:tcPr>
            <w:tcW w:w="6416" w:type="dxa"/>
          </w:tcPr>
          <w:p w:rsidR="001A326B" w:rsidRPr="00D85E98" w:rsidRDefault="001A326B">
            <w:pPr>
              <w:pStyle w:val="comment"/>
              <w:ind w:left="0"/>
              <w:rPr>
                <w:ins w:id="6951" w:author="Red Army" w:date="2012-02-22T22:52:00Z"/>
                <w:rFonts w:ascii="Times New Roman" w:hAnsi="Times New Roman"/>
                <w:bCs w:val="0"/>
                <w:color w:val="auto"/>
                <w:sz w:val="22"/>
                <w:szCs w:val="22"/>
                <w:rPrChange w:id="6952" w:author="Phuong Giang" w:date="2012-02-22T23:45:00Z">
                  <w:rPr>
                    <w:ins w:id="6953" w:author="Red Army" w:date="2012-02-22T22:52:00Z"/>
                    <w:rFonts w:ascii="Times New Roman" w:eastAsia="MS Mincho" w:hAnsi="Times New Roman"/>
                    <w:bCs/>
                    <w:snapToGrid w:val="0"/>
                    <w:color w:val="000000" w:themeColor="text1"/>
                    <w:sz w:val="20"/>
                    <w:szCs w:val="20"/>
                    <w:lang w:eastAsia="ja-JP"/>
                  </w:rPr>
                </w:rPrChange>
              </w:rPr>
              <w:pPrChange w:id="6954" w:author="Phuong Giang" w:date="2012-02-22T23:45:00Z">
                <w:pPr>
                  <w:spacing w:before="120" w:after="200" w:line="360" w:lineRule="auto"/>
                </w:pPr>
              </w:pPrChange>
            </w:pPr>
            <w:ins w:id="6955" w:author="Red Army" w:date="2012-02-22T22:52:00Z">
              <w:r w:rsidRPr="00D85E98">
                <w:rPr>
                  <w:rFonts w:ascii="Times New Roman" w:hAnsi="Times New Roman" w:cs="Times New Roman"/>
                  <w:i w:val="0"/>
                  <w:color w:val="auto"/>
                  <w:sz w:val="22"/>
                  <w:szCs w:val="22"/>
                  <w:rPrChange w:id="6956" w:author="Phuong Giang" w:date="2012-02-22T23:45:00Z">
                    <w:rPr>
                      <w:rFonts w:ascii="Times New Roman" w:hAnsi="Times New Roman"/>
                      <w:bCs/>
                      <w:color w:val="000000" w:themeColor="text1"/>
                    </w:rPr>
                  </w:rPrChange>
                </w:rPr>
                <w:t>Used to delete KI from a list</w:t>
              </w:r>
            </w:ins>
          </w:p>
        </w:tc>
      </w:tr>
      <w:tr w:rsidR="001A326B" w:rsidRPr="00D85E98" w:rsidTr="00995D66">
        <w:trPr>
          <w:ins w:id="6957" w:author="Red Army" w:date="2012-02-22T22:52:00Z"/>
        </w:trPr>
        <w:tc>
          <w:tcPr>
            <w:tcW w:w="955" w:type="dxa"/>
          </w:tcPr>
          <w:p w:rsidR="001A326B" w:rsidRPr="00D85E98" w:rsidRDefault="001A326B">
            <w:pPr>
              <w:pStyle w:val="comment"/>
              <w:ind w:left="0"/>
              <w:rPr>
                <w:ins w:id="6958" w:author="Red Army" w:date="2012-02-22T22:52:00Z"/>
                <w:rFonts w:ascii="Times New Roman" w:hAnsi="Times New Roman"/>
                <w:bCs w:val="0"/>
                <w:color w:val="auto"/>
                <w:sz w:val="22"/>
                <w:szCs w:val="22"/>
                <w:rPrChange w:id="6959" w:author="Phuong Giang" w:date="2012-02-22T23:45:00Z">
                  <w:rPr>
                    <w:ins w:id="6960" w:author="Red Army" w:date="2012-02-22T22:52:00Z"/>
                    <w:rFonts w:ascii="Times New Roman" w:eastAsia="MS Mincho" w:hAnsi="Times New Roman"/>
                    <w:bCs/>
                    <w:snapToGrid w:val="0"/>
                    <w:color w:val="000000" w:themeColor="text1"/>
                    <w:sz w:val="20"/>
                    <w:szCs w:val="20"/>
                    <w:lang w:eastAsia="ja-JP"/>
                  </w:rPr>
                </w:rPrChange>
              </w:rPr>
              <w:pPrChange w:id="6961" w:author="Phuong Giang" w:date="2012-02-22T23:45:00Z">
                <w:pPr>
                  <w:spacing w:before="120" w:after="200" w:line="360" w:lineRule="auto"/>
                </w:pPr>
              </w:pPrChange>
            </w:pPr>
            <w:ins w:id="6962" w:author="Red Army" w:date="2012-02-22T22:52:00Z">
              <w:r w:rsidRPr="00D85E98">
                <w:rPr>
                  <w:rFonts w:ascii="Times New Roman" w:hAnsi="Times New Roman" w:cs="Times New Roman"/>
                  <w:i w:val="0"/>
                  <w:color w:val="auto"/>
                  <w:sz w:val="22"/>
                  <w:szCs w:val="22"/>
                  <w:rPrChange w:id="6963" w:author="Phuong Giang" w:date="2012-02-22T23:45:00Z">
                    <w:rPr>
                      <w:rFonts w:ascii="Times New Roman" w:hAnsi="Times New Roman"/>
                      <w:bCs/>
                      <w:color w:val="000000" w:themeColor="text1"/>
                    </w:rPr>
                  </w:rPrChange>
                </w:rPr>
                <w:t>02</w:t>
              </w:r>
            </w:ins>
          </w:p>
        </w:tc>
        <w:tc>
          <w:tcPr>
            <w:tcW w:w="2205" w:type="dxa"/>
          </w:tcPr>
          <w:p w:rsidR="001A326B" w:rsidRPr="00D85E98" w:rsidRDefault="001A326B">
            <w:pPr>
              <w:pStyle w:val="comment"/>
              <w:ind w:left="0"/>
              <w:rPr>
                <w:ins w:id="6964" w:author="Red Army" w:date="2012-02-22T22:52:00Z"/>
                <w:rFonts w:ascii="Times New Roman" w:hAnsi="Times New Roman"/>
                <w:bCs w:val="0"/>
                <w:color w:val="auto"/>
                <w:sz w:val="22"/>
                <w:szCs w:val="22"/>
                <w:rPrChange w:id="6965" w:author="Phuong Giang" w:date="2012-02-22T23:45:00Z">
                  <w:rPr>
                    <w:ins w:id="6966" w:author="Red Army" w:date="2012-02-22T22:52:00Z"/>
                    <w:rFonts w:ascii="Times New Roman" w:eastAsia="MS Mincho" w:hAnsi="Times New Roman"/>
                    <w:bCs/>
                    <w:snapToGrid w:val="0"/>
                    <w:color w:val="000000" w:themeColor="text1"/>
                    <w:sz w:val="20"/>
                    <w:szCs w:val="20"/>
                    <w:lang w:eastAsia="ja-JP"/>
                  </w:rPr>
                </w:rPrChange>
              </w:rPr>
              <w:pPrChange w:id="6967" w:author="Phuong Giang" w:date="2012-02-22T23:45:00Z">
                <w:pPr>
                  <w:spacing w:before="120" w:after="200" w:line="360" w:lineRule="auto"/>
                </w:pPr>
              </w:pPrChange>
            </w:pPr>
            <w:proofErr w:type="spellStart"/>
            <w:ins w:id="6968" w:author="Red Army" w:date="2012-02-22T22:52:00Z">
              <w:r w:rsidRPr="00D85E98">
                <w:rPr>
                  <w:rFonts w:ascii="Times New Roman" w:hAnsi="Times New Roman" w:cs="Times New Roman"/>
                  <w:i w:val="0"/>
                  <w:color w:val="auto"/>
                  <w:sz w:val="22"/>
                  <w:szCs w:val="22"/>
                  <w:rPrChange w:id="6969" w:author="Phuong Giang" w:date="2012-02-22T23:45:00Z">
                    <w:rPr>
                      <w:rFonts w:ascii="Times New Roman" w:hAnsi="Times New Roman"/>
                      <w:bCs/>
                      <w:color w:val="000000" w:themeColor="text1"/>
                    </w:rPr>
                  </w:rPrChange>
                </w:rPr>
                <w:t>SearchKI</w:t>
              </w:r>
              <w:proofErr w:type="spellEnd"/>
            </w:ins>
          </w:p>
        </w:tc>
        <w:tc>
          <w:tcPr>
            <w:tcW w:w="6416" w:type="dxa"/>
          </w:tcPr>
          <w:p w:rsidR="001A326B" w:rsidRPr="00D85E98" w:rsidRDefault="001A326B">
            <w:pPr>
              <w:pStyle w:val="comment"/>
              <w:ind w:left="0"/>
              <w:rPr>
                <w:ins w:id="6970" w:author="Red Army" w:date="2012-02-22T22:52:00Z"/>
                <w:rFonts w:ascii="Times New Roman" w:hAnsi="Times New Roman"/>
                <w:bCs w:val="0"/>
                <w:color w:val="auto"/>
                <w:sz w:val="22"/>
                <w:szCs w:val="22"/>
                <w:rPrChange w:id="6971" w:author="Phuong Giang" w:date="2012-02-22T23:45:00Z">
                  <w:rPr>
                    <w:ins w:id="6972" w:author="Red Army" w:date="2012-02-22T22:52:00Z"/>
                    <w:rFonts w:ascii="Times New Roman" w:eastAsia="MS Mincho" w:hAnsi="Times New Roman"/>
                    <w:bCs/>
                    <w:snapToGrid w:val="0"/>
                    <w:color w:val="000000" w:themeColor="text1"/>
                    <w:sz w:val="20"/>
                    <w:szCs w:val="20"/>
                    <w:lang w:eastAsia="ja-JP"/>
                  </w:rPr>
                </w:rPrChange>
              </w:rPr>
              <w:pPrChange w:id="6973" w:author="Phuong Giang" w:date="2012-02-22T23:45:00Z">
                <w:pPr>
                  <w:spacing w:before="120" w:after="200" w:line="360" w:lineRule="auto"/>
                </w:pPr>
              </w:pPrChange>
            </w:pPr>
            <w:ins w:id="6974" w:author="Red Army" w:date="2012-02-22T22:52:00Z">
              <w:r w:rsidRPr="00D85E98">
                <w:rPr>
                  <w:rFonts w:ascii="Times New Roman" w:hAnsi="Times New Roman" w:cs="Times New Roman"/>
                  <w:i w:val="0"/>
                  <w:color w:val="auto"/>
                  <w:sz w:val="22"/>
                  <w:szCs w:val="22"/>
                  <w:rPrChange w:id="6975" w:author="Phuong Giang" w:date="2012-02-22T23:45:00Z">
                    <w:rPr>
                      <w:rFonts w:ascii="Times New Roman" w:hAnsi="Times New Roman"/>
                      <w:bCs/>
                      <w:color w:val="000000" w:themeColor="text1"/>
                    </w:rPr>
                  </w:rPrChange>
                </w:rPr>
                <w:t>Used to search KI.</w:t>
              </w:r>
            </w:ins>
          </w:p>
        </w:tc>
      </w:tr>
    </w:tbl>
    <w:p w:rsidR="001A326B" w:rsidRPr="003365FC" w:rsidRDefault="001A326B" w:rsidP="001A326B">
      <w:pPr>
        <w:keepNext/>
        <w:keepLines/>
        <w:numPr>
          <w:ilvl w:val="5"/>
          <w:numId w:val="5"/>
        </w:numPr>
        <w:tabs>
          <w:tab w:val="left" w:pos="4208"/>
        </w:tabs>
        <w:spacing w:before="200" w:after="0"/>
        <w:outlineLvl w:val="5"/>
        <w:rPr>
          <w:ins w:id="6976" w:author="Red Army" w:date="2012-02-22T22:52:00Z"/>
          <w:rFonts w:ascii="Cambria" w:eastAsia="MS Gothic" w:hAnsi="Cambria"/>
          <w:i/>
          <w:iCs/>
          <w:color w:val="243F60"/>
          <w:lang w:eastAsia="ja-JP"/>
        </w:rPr>
      </w:pPr>
      <w:proofErr w:type="spellStart"/>
      <w:ins w:id="6977" w:author="Red Army" w:date="2012-02-22T22:52:00Z">
        <w:r>
          <w:rPr>
            <w:rFonts w:ascii="Cambria" w:eastAsia="MS Gothic" w:hAnsi="Cambria"/>
            <w:i/>
            <w:iCs/>
            <w:color w:val="243F60"/>
          </w:rPr>
          <w:t>DeleteKI</w:t>
        </w:r>
        <w:proofErr w:type="spellEnd"/>
        <w:r w:rsidRPr="003365FC">
          <w:rPr>
            <w:rFonts w:ascii="Cambria" w:eastAsia="MS Gothic" w:hAnsi="Cambria"/>
            <w:i/>
            <w:iCs/>
            <w:color w:val="243F60"/>
          </w:rPr>
          <w:t xml:space="preserve"> </w:t>
        </w:r>
        <w:r w:rsidRPr="003365FC">
          <w:rPr>
            <w:rFonts w:ascii="Cambria" w:eastAsia="MS Gothic" w:hAnsi="Cambria" w:hint="eastAsia"/>
            <w:i/>
            <w:iCs/>
            <w:color w:val="243F60"/>
          </w:rPr>
          <w:t>method</w:t>
        </w:r>
      </w:ins>
    </w:p>
    <w:p w:rsidR="001A326B" w:rsidRPr="00111912" w:rsidRDefault="001A326B" w:rsidP="001A326B">
      <w:pPr>
        <w:autoSpaceDE w:val="0"/>
        <w:autoSpaceDN w:val="0"/>
        <w:adjustRightInd w:val="0"/>
        <w:spacing w:after="0" w:line="240" w:lineRule="auto"/>
        <w:rPr>
          <w:ins w:id="6978" w:author="Red Army" w:date="2012-02-22T22:52:00Z"/>
          <w:rFonts w:ascii="Consolas" w:eastAsiaTheme="minorEastAsia" w:hAnsi="Consolas" w:cs="Consolas"/>
          <w:sz w:val="19"/>
          <w:szCs w:val="19"/>
          <w:shd w:val="pct15" w:color="auto" w:fill="FFFFFF"/>
          <w:lang w:eastAsia="ja-JP"/>
        </w:rPr>
      </w:pPr>
      <w:proofErr w:type="gramStart"/>
      <w:ins w:id="6979"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0000FF"/>
            <w:sz w:val="19"/>
            <w:szCs w:val="19"/>
            <w:shd w:val="pct15" w:color="auto" w:fill="FFFFFF"/>
            <w:lang w:eastAsia="ja-JP"/>
          </w:rPr>
          <w:t>bool</w:t>
        </w:r>
        <w:proofErr w:type="spell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DeleteKI</w:t>
        </w:r>
        <w:proofErr w:type="spellEnd"/>
        <w:r w:rsidRPr="00111912">
          <w:rPr>
            <w:rFonts w:ascii="Consolas" w:eastAsiaTheme="minorEastAsia" w:hAnsi="Consolas" w:cs="Consolas"/>
            <w:sz w:val="19"/>
            <w:szCs w:val="19"/>
            <w:shd w:val="pct15" w:color="auto" w:fill="FFFFFF"/>
            <w:lang w:eastAsia="ja-JP"/>
          </w:rPr>
          <w:t>()</w:t>
        </w:r>
        <w:r>
          <w:rPr>
            <w:rFonts w:ascii="Consolas" w:eastAsiaTheme="minorEastAsia" w:hAnsi="Consolas" w:cs="Consolas"/>
            <w:sz w:val="19"/>
            <w:szCs w:val="19"/>
            <w:shd w:val="pct15" w:color="auto" w:fill="FFFFFF"/>
            <w:lang w:eastAsia="ja-JP"/>
          </w:rPr>
          <w:t>{}</w:t>
        </w:r>
      </w:ins>
    </w:p>
    <w:p w:rsidR="001A326B" w:rsidRDefault="001A326B" w:rsidP="001A326B">
      <w:pPr>
        <w:tabs>
          <w:tab w:val="left" w:pos="4208"/>
        </w:tabs>
        <w:ind w:left="360"/>
        <w:rPr>
          <w:ins w:id="6980" w:author="Red Army" w:date="2012-02-22T22:52:00Z"/>
          <w:rFonts w:ascii="Tahoma" w:eastAsia="MS Mincho" w:hAnsi="Tahoma" w:cs="Arial"/>
          <w:bCs/>
          <w:i/>
          <w:snapToGrid w:val="0"/>
          <w:color w:val="808080"/>
          <w:sz w:val="20"/>
          <w:szCs w:val="20"/>
          <w:lang w:eastAsia="ja-JP"/>
        </w:rPr>
      </w:pPr>
      <w:ins w:id="6981" w:author="Red Army" w:date="2012-02-22T22:52:00Z">
        <w:r w:rsidRPr="00D85BE5">
          <w:rPr>
            <w:rFonts w:ascii="Times New Roman" w:eastAsia="MS Mincho" w:hAnsi="Times New Roman"/>
            <w:bCs/>
            <w:snapToGrid w:val="0"/>
            <w:color w:val="000000" w:themeColor="text1"/>
            <w:sz w:val="20"/>
            <w:szCs w:val="20"/>
            <w:lang w:eastAsia="ja-JP"/>
          </w:rPr>
          <w:t>Used to delete KI from a list</w:t>
        </w:r>
        <w:r w:rsidRPr="003365FC" w:rsidDel="00F34491">
          <w:rPr>
            <w:rFonts w:ascii="Tahoma" w:eastAsia="MS Mincho" w:hAnsi="Tahoma" w:cs="Arial" w:hint="eastAsia"/>
            <w:bCs/>
            <w:i/>
            <w:snapToGrid w:val="0"/>
            <w:color w:val="808080"/>
            <w:sz w:val="20"/>
            <w:szCs w:val="20"/>
            <w:lang w:eastAsia="ja-JP"/>
          </w:rPr>
          <w:t xml:space="preserve"> </w:t>
        </w:r>
      </w:ins>
    </w:p>
    <w:p w:rsidR="001A326B" w:rsidRPr="003365FC" w:rsidRDefault="001A326B" w:rsidP="001A326B">
      <w:pPr>
        <w:tabs>
          <w:tab w:val="left" w:pos="4208"/>
        </w:tabs>
        <w:ind w:left="360"/>
        <w:rPr>
          <w:ins w:id="6982" w:author="Red Army" w:date="2012-02-22T22:52:00Z"/>
          <w:rFonts w:ascii="Times New Roman" w:hAnsi="Times New Roman"/>
          <w:lang w:eastAsia="ja-JP"/>
        </w:rPr>
      </w:pPr>
      <w:ins w:id="6983" w:author="Red Army" w:date="2012-02-22T22:52:00Z">
        <w:del w:id="6984"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6985"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2047"/>
        <w:gridCol w:w="3798"/>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6986" w:author="Red Army" w:date="2012-02-22T22:52:00Z"/>
        </w:trPr>
        <w:tc>
          <w:tcPr>
            <w:tcW w:w="577" w:type="dxa"/>
          </w:tcPr>
          <w:p w:rsidR="001A326B" w:rsidRPr="003365FC" w:rsidRDefault="001A326B" w:rsidP="00995D66">
            <w:pPr>
              <w:widowControl w:val="0"/>
              <w:spacing w:before="120"/>
              <w:ind w:left="-14" w:right="14"/>
              <w:jc w:val="center"/>
              <w:rPr>
                <w:ins w:id="6987" w:author="Red Army" w:date="2012-02-22T22:52:00Z"/>
                <w:rFonts w:ascii="Tahoma" w:eastAsia="MS Mincho" w:hAnsi="Tahoma" w:cs="Arial"/>
                <w:snapToGrid w:val="0"/>
                <w:sz w:val="20"/>
                <w:szCs w:val="20"/>
              </w:rPr>
            </w:pPr>
            <w:ins w:id="6988"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6989" w:author="Red Army" w:date="2012-02-22T22:52:00Z"/>
                <w:rFonts w:ascii="Tahoma" w:eastAsia="MS Mincho" w:hAnsi="Tahoma" w:cs="Arial"/>
                <w:snapToGrid w:val="0"/>
                <w:sz w:val="20"/>
                <w:szCs w:val="20"/>
                <w:lang w:eastAsia="ja-JP"/>
              </w:rPr>
            </w:pPr>
            <w:ins w:id="6990"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6991" w:author="Red Army" w:date="2012-02-22T22:52:00Z"/>
                <w:rFonts w:ascii="Tahoma" w:eastAsia="MS Mincho" w:hAnsi="Tahoma" w:cs="Arial"/>
                <w:snapToGrid w:val="0"/>
                <w:sz w:val="20"/>
                <w:szCs w:val="20"/>
                <w:lang w:eastAsia="ja-JP"/>
              </w:rPr>
            </w:pPr>
            <w:ins w:id="6992"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6993" w:author="Red Army" w:date="2012-02-22T22:52:00Z"/>
                <w:rFonts w:ascii="Tahoma" w:eastAsia="MS Mincho" w:hAnsi="Tahoma" w:cs="Arial"/>
                <w:snapToGrid w:val="0"/>
                <w:sz w:val="20"/>
                <w:szCs w:val="20"/>
                <w:lang w:eastAsia="ja-JP"/>
              </w:rPr>
            </w:pPr>
            <w:ins w:id="6994" w:author="Red Army" w:date="2012-02-22T22:52:00Z">
              <w:r w:rsidRPr="003365FC">
                <w:rPr>
                  <w:rFonts w:ascii="Tahoma" w:eastAsia="MS Mincho" w:hAnsi="Tahoma" w:cs="Arial" w:hint="eastAsia"/>
                  <w:snapToGrid w:val="0"/>
                  <w:sz w:val="20"/>
                  <w:szCs w:val="20"/>
                  <w:lang w:eastAsia="ja-JP"/>
                </w:rPr>
                <w:t>In/out</w:t>
              </w:r>
            </w:ins>
          </w:p>
        </w:tc>
        <w:tc>
          <w:tcPr>
            <w:tcW w:w="2047" w:type="dxa"/>
          </w:tcPr>
          <w:p w:rsidR="001A326B" w:rsidRPr="003365FC" w:rsidRDefault="001A326B" w:rsidP="00995D66">
            <w:pPr>
              <w:widowControl w:val="0"/>
              <w:spacing w:before="120"/>
              <w:ind w:left="-14" w:right="14"/>
              <w:jc w:val="center"/>
              <w:rPr>
                <w:ins w:id="6995" w:author="Red Army" w:date="2012-02-22T22:52:00Z"/>
                <w:rFonts w:ascii="Tahoma" w:eastAsia="MS Mincho" w:hAnsi="Tahoma" w:cs="Arial"/>
                <w:snapToGrid w:val="0"/>
                <w:sz w:val="20"/>
                <w:szCs w:val="20"/>
                <w:lang w:eastAsia="ja-JP"/>
              </w:rPr>
            </w:pPr>
            <w:ins w:id="6996" w:author="Red Army" w:date="2012-02-22T22:52:00Z">
              <w:r w:rsidRPr="003365FC">
                <w:rPr>
                  <w:rFonts w:ascii="Tahoma" w:eastAsia="MS Mincho" w:hAnsi="Tahoma" w:cs="Arial" w:hint="eastAsia"/>
                  <w:snapToGrid w:val="0"/>
                  <w:sz w:val="20"/>
                  <w:szCs w:val="20"/>
                  <w:lang w:eastAsia="ja-JP"/>
                </w:rPr>
                <w:t>Default</w:t>
              </w:r>
            </w:ins>
          </w:p>
        </w:tc>
        <w:tc>
          <w:tcPr>
            <w:tcW w:w="3798" w:type="dxa"/>
          </w:tcPr>
          <w:p w:rsidR="001A326B" w:rsidRPr="003365FC" w:rsidRDefault="001A326B" w:rsidP="00995D66">
            <w:pPr>
              <w:widowControl w:val="0"/>
              <w:spacing w:before="120"/>
              <w:ind w:left="-14" w:right="14"/>
              <w:jc w:val="center"/>
              <w:rPr>
                <w:ins w:id="6997" w:author="Red Army" w:date="2012-02-22T22:52:00Z"/>
                <w:rFonts w:ascii="Tahoma" w:eastAsia="MS Mincho" w:hAnsi="Tahoma" w:cs="Arial"/>
                <w:snapToGrid w:val="0"/>
                <w:sz w:val="20"/>
                <w:szCs w:val="20"/>
                <w:lang w:eastAsia="ja-JP"/>
              </w:rPr>
            </w:pPr>
            <w:ins w:id="6998"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6999" w:author="Red Army" w:date="2012-02-22T22:52:00Z"/>
        </w:trPr>
        <w:tc>
          <w:tcPr>
            <w:tcW w:w="577" w:type="dxa"/>
          </w:tcPr>
          <w:p w:rsidR="001A326B" w:rsidRPr="00D85E98" w:rsidRDefault="001A326B">
            <w:pPr>
              <w:pStyle w:val="comment"/>
              <w:ind w:left="0"/>
              <w:rPr>
                <w:ins w:id="7000" w:author="Red Army" w:date="2012-02-22T22:52:00Z"/>
                <w:rFonts w:ascii="Times New Roman" w:hAnsi="Times New Roman" w:cs="Times New Roman"/>
                <w:bCs w:val="0"/>
                <w:sz w:val="22"/>
                <w:szCs w:val="22"/>
                <w:rPrChange w:id="7001" w:author="Phuong Giang" w:date="2012-02-22T23:45:00Z">
                  <w:rPr>
                    <w:ins w:id="7002" w:author="Red Army" w:date="2012-02-22T22:52:00Z"/>
                    <w:rFonts w:ascii="Tahoma" w:eastAsia="MS Mincho" w:hAnsi="Tahoma" w:cs="Arial"/>
                    <w:bCs/>
                    <w:snapToGrid w:val="0"/>
                    <w:sz w:val="18"/>
                    <w:szCs w:val="18"/>
                    <w:lang w:eastAsia="ja-JP"/>
                  </w:rPr>
                </w:rPrChange>
              </w:rPr>
              <w:pPrChange w:id="7003" w:author="Phuong Giang" w:date="2012-02-22T23:45:00Z">
                <w:pPr>
                  <w:spacing w:before="120" w:after="200" w:line="360" w:lineRule="auto"/>
                </w:pPr>
              </w:pPrChange>
            </w:pPr>
            <w:ins w:id="7004" w:author="Red Army" w:date="2012-02-22T22:52:00Z">
              <w:r w:rsidRPr="00D85E98">
                <w:rPr>
                  <w:rFonts w:ascii="Times New Roman" w:hAnsi="Times New Roman" w:cs="Times New Roman"/>
                  <w:i w:val="0"/>
                  <w:color w:val="auto"/>
                  <w:sz w:val="22"/>
                  <w:szCs w:val="22"/>
                  <w:rPrChange w:id="7005" w:author="Phuong Giang" w:date="2012-02-22T23:45:00Z">
                    <w:rPr>
                      <w:bCs/>
                      <w:sz w:val="18"/>
                      <w:szCs w:val="18"/>
                    </w:rPr>
                  </w:rPrChange>
                </w:rPr>
                <w:t>01</w:t>
              </w:r>
            </w:ins>
          </w:p>
        </w:tc>
        <w:tc>
          <w:tcPr>
            <w:tcW w:w="1356" w:type="dxa"/>
          </w:tcPr>
          <w:p w:rsidR="001A326B" w:rsidRPr="00D85E98" w:rsidRDefault="001A326B">
            <w:pPr>
              <w:pStyle w:val="comment"/>
              <w:ind w:left="0"/>
              <w:rPr>
                <w:ins w:id="7006" w:author="Red Army" w:date="2012-02-22T22:52:00Z"/>
                <w:rFonts w:ascii="Times New Roman" w:hAnsi="Times New Roman" w:cs="Times New Roman"/>
                <w:bCs w:val="0"/>
                <w:sz w:val="22"/>
                <w:szCs w:val="22"/>
                <w:rPrChange w:id="7007" w:author="Phuong Giang" w:date="2012-02-22T23:45:00Z">
                  <w:rPr>
                    <w:ins w:id="7008" w:author="Red Army" w:date="2012-02-22T22:52:00Z"/>
                    <w:rFonts w:ascii="Tahoma" w:eastAsia="MS Mincho" w:hAnsi="Tahoma" w:cs="Arial"/>
                    <w:bCs/>
                    <w:snapToGrid w:val="0"/>
                    <w:sz w:val="18"/>
                    <w:szCs w:val="18"/>
                    <w:lang w:eastAsia="ja-JP"/>
                  </w:rPr>
                </w:rPrChange>
              </w:rPr>
              <w:pPrChange w:id="7009" w:author="Phuong Giang" w:date="2012-02-22T23:45:00Z">
                <w:pPr>
                  <w:spacing w:before="120" w:after="200" w:line="360" w:lineRule="auto"/>
                </w:pPr>
              </w:pPrChange>
            </w:pPr>
            <w:ins w:id="7010" w:author="Red Army" w:date="2012-02-22T22:52:00Z">
              <w:r w:rsidRPr="00D85E98">
                <w:rPr>
                  <w:rFonts w:ascii="Times New Roman" w:hAnsi="Times New Roman" w:cs="Times New Roman"/>
                  <w:i w:val="0"/>
                  <w:color w:val="auto"/>
                  <w:sz w:val="22"/>
                  <w:szCs w:val="22"/>
                  <w:rPrChange w:id="7011" w:author="Phuong Giang" w:date="2012-02-22T23:45:00Z">
                    <w:rPr>
                      <w:bCs/>
                      <w:sz w:val="18"/>
                      <w:szCs w:val="18"/>
                    </w:rPr>
                  </w:rPrChange>
                </w:rPr>
                <w:t>return</w:t>
              </w:r>
            </w:ins>
          </w:p>
        </w:tc>
        <w:tc>
          <w:tcPr>
            <w:tcW w:w="846" w:type="dxa"/>
          </w:tcPr>
          <w:p w:rsidR="001A326B" w:rsidRPr="00D85E98" w:rsidRDefault="001A326B">
            <w:pPr>
              <w:pStyle w:val="comment"/>
              <w:ind w:left="0"/>
              <w:rPr>
                <w:ins w:id="7012" w:author="Red Army" w:date="2012-02-22T22:52:00Z"/>
                <w:rFonts w:ascii="Times New Roman" w:hAnsi="Times New Roman" w:cs="Times New Roman"/>
                <w:bCs w:val="0"/>
                <w:sz w:val="22"/>
                <w:szCs w:val="22"/>
                <w:rPrChange w:id="7013" w:author="Phuong Giang" w:date="2012-02-22T23:45:00Z">
                  <w:rPr>
                    <w:ins w:id="7014" w:author="Red Army" w:date="2012-02-22T22:52:00Z"/>
                    <w:rFonts w:ascii="Tahoma" w:eastAsia="MS Mincho" w:hAnsi="Tahoma" w:cs="Arial"/>
                    <w:bCs/>
                    <w:snapToGrid w:val="0"/>
                    <w:sz w:val="18"/>
                    <w:szCs w:val="18"/>
                    <w:lang w:eastAsia="ja-JP"/>
                  </w:rPr>
                </w:rPrChange>
              </w:rPr>
              <w:pPrChange w:id="7015" w:author="Phuong Giang" w:date="2012-02-22T23:45:00Z">
                <w:pPr>
                  <w:spacing w:before="120" w:after="200" w:line="360" w:lineRule="auto"/>
                </w:pPr>
              </w:pPrChange>
            </w:pPr>
            <w:ins w:id="7016" w:author="Red Army" w:date="2012-02-22T22:52:00Z">
              <w:r w:rsidRPr="00D85E98">
                <w:rPr>
                  <w:rFonts w:ascii="Times New Roman" w:hAnsi="Times New Roman" w:cs="Times New Roman"/>
                  <w:i w:val="0"/>
                  <w:color w:val="auto"/>
                  <w:sz w:val="22"/>
                  <w:szCs w:val="22"/>
                  <w:rPrChange w:id="7017" w:author="Phuong Giang" w:date="2012-02-22T23:45:00Z">
                    <w:rPr>
                      <w:bCs/>
                      <w:sz w:val="18"/>
                      <w:szCs w:val="18"/>
                    </w:rPr>
                  </w:rPrChange>
                </w:rPr>
                <w:t>bool</w:t>
              </w:r>
            </w:ins>
          </w:p>
        </w:tc>
        <w:tc>
          <w:tcPr>
            <w:tcW w:w="952" w:type="dxa"/>
          </w:tcPr>
          <w:p w:rsidR="001A326B" w:rsidRPr="00D85E98" w:rsidRDefault="001A326B">
            <w:pPr>
              <w:pStyle w:val="comment"/>
              <w:ind w:left="0"/>
              <w:rPr>
                <w:ins w:id="7018" w:author="Red Army" w:date="2012-02-22T22:52:00Z"/>
                <w:rFonts w:ascii="Times New Roman" w:hAnsi="Times New Roman" w:cs="Times New Roman"/>
                <w:bCs w:val="0"/>
                <w:sz w:val="22"/>
                <w:szCs w:val="22"/>
                <w:rPrChange w:id="7019" w:author="Phuong Giang" w:date="2012-02-22T23:45:00Z">
                  <w:rPr>
                    <w:ins w:id="7020" w:author="Red Army" w:date="2012-02-22T22:52:00Z"/>
                    <w:rFonts w:ascii="Tahoma" w:eastAsia="MS Mincho" w:hAnsi="Tahoma" w:cs="Arial"/>
                    <w:bCs/>
                    <w:snapToGrid w:val="0"/>
                    <w:sz w:val="18"/>
                    <w:szCs w:val="18"/>
                    <w:lang w:eastAsia="ja-JP"/>
                  </w:rPr>
                </w:rPrChange>
              </w:rPr>
              <w:pPrChange w:id="7021" w:author="Phuong Giang" w:date="2012-02-22T23:45:00Z">
                <w:pPr>
                  <w:spacing w:before="120" w:after="200" w:line="360" w:lineRule="auto"/>
                </w:pPr>
              </w:pPrChange>
            </w:pPr>
            <w:ins w:id="7022" w:author="Red Army" w:date="2012-02-22T22:52:00Z">
              <w:r w:rsidRPr="00D85E98">
                <w:rPr>
                  <w:rFonts w:ascii="Times New Roman" w:hAnsi="Times New Roman" w:cs="Times New Roman"/>
                  <w:i w:val="0"/>
                  <w:color w:val="auto"/>
                  <w:sz w:val="22"/>
                  <w:szCs w:val="22"/>
                  <w:rPrChange w:id="7023" w:author="Phuong Giang" w:date="2012-02-22T23:45:00Z">
                    <w:rPr>
                      <w:bCs/>
                      <w:sz w:val="18"/>
                      <w:szCs w:val="18"/>
                    </w:rPr>
                  </w:rPrChange>
                </w:rPr>
                <w:t>Out</w:t>
              </w:r>
            </w:ins>
          </w:p>
        </w:tc>
        <w:tc>
          <w:tcPr>
            <w:tcW w:w="2047" w:type="dxa"/>
          </w:tcPr>
          <w:p w:rsidR="001A326B" w:rsidRPr="00D85E98" w:rsidRDefault="001A326B">
            <w:pPr>
              <w:pStyle w:val="comment"/>
              <w:ind w:left="0"/>
              <w:rPr>
                <w:ins w:id="7024" w:author="Red Army" w:date="2012-02-22T22:52:00Z"/>
                <w:rFonts w:ascii="Times New Roman" w:hAnsi="Times New Roman" w:cs="Times New Roman"/>
                <w:bCs w:val="0"/>
                <w:sz w:val="22"/>
                <w:szCs w:val="22"/>
                <w:rPrChange w:id="7025" w:author="Phuong Giang" w:date="2012-02-22T23:45:00Z">
                  <w:rPr>
                    <w:ins w:id="7026" w:author="Red Army" w:date="2012-02-22T22:52:00Z"/>
                    <w:rFonts w:ascii="Tahoma" w:eastAsia="MS Mincho" w:hAnsi="Tahoma" w:cs="Arial"/>
                    <w:bCs/>
                    <w:snapToGrid w:val="0"/>
                    <w:sz w:val="18"/>
                    <w:szCs w:val="18"/>
                    <w:lang w:eastAsia="ja-JP"/>
                  </w:rPr>
                </w:rPrChange>
              </w:rPr>
              <w:pPrChange w:id="7027" w:author="Phuong Giang" w:date="2012-02-22T23:45:00Z">
                <w:pPr>
                  <w:spacing w:before="120" w:after="200" w:line="360" w:lineRule="auto"/>
                </w:pPr>
              </w:pPrChange>
            </w:pPr>
          </w:p>
        </w:tc>
        <w:tc>
          <w:tcPr>
            <w:tcW w:w="3798" w:type="dxa"/>
          </w:tcPr>
          <w:p w:rsidR="001A326B" w:rsidRPr="00D85E98" w:rsidRDefault="001A326B">
            <w:pPr>
              <w:pStyle w:val="comment"/>
              <w:ind w:left="0"/>
              <w:rPr>
                <w:ins w:id="7028" w:author="Red Army" w:date="2012-02-22T22:52:00Z"/>
                <w:rFonts w:ascii="Times New Roman" w:hAnsi="Times New Roman" w:cs="Times New Roman"/>
                <w:bCs w:val="0"/>
                <w:sz w:val="22"/>
                <w:szCs w:val="22"/>
                <w:rPrChange w:id="7029" w:author="Phuong Giang" w:date="2012-02-22T23:45:00Z">
                  <w:rPr>
                    <w:ins w:id="7030" w:author="Red Army" w:date="2012-02-22T22:52:00Z"/>
                    <w:rFonts w:ascii="Tahoma" w:eastAsia="MS Mincho" w:hAnsi="Tahoma" w:cs="Arial"/>
                    <w:bCs/>
                    <w:snapToGrid w:val="0"/>
                    <w:sz w:val="18"/>
                    <w:szCs w:val="18"/>
                    <w:lang w:eastAsia="ja-JP"/>
                  </w:rPr>
                </w:rPrChange>
              </w:rPr>
              <w:pPrChange w:id="7031" w:author="Phuong Giang" w:date="2012-02-22T23:45:00Z">
                <w:pPr>
                  <w:spacing w:before="120" w:after="200" w:line="360" w:lineRule="auto"/>
                </w:pPr>
              </w:pPrChange>
            </w:pPr>
            <w:ins w:id="7032" w:author="Red Army" w:date="2012-02-22T22:52:00Z">
              <w:r w:rsidRPr="00D85E98">
                <w:rPr>
                  <w:rFonts w:ascii="Times New Roman" w:hAnsi="Times New Roman" w:cs="Times New Roman"/>
                  <w:i w:val="0"/>
                  <w:color w:val="auto"/>
                  <w:sz w:val="22"/>
                  <w:szCs w:val="22"/>
                  <w:rPrChange w:id="7033" w:author="Phuong Giang" w:date="2012-02-22T23:45:00Z">
                    <w:rPr>
                      <w:bCs/>
                      <w:sz w:val="18"/>
                      <w:szCs w:val="18"/>
                    </w:rPr>
                  </w:rPrChange>
                </w:rPr>
                <w:t xml:space="preserve">Delete KI successful identification flag. </w:t>
              </w:r>
            </w:ins>
          </w:p>
        </w:tc>
      </w:tr>
    </w:tbl>
    <w:p w:rsidR="001A326B" w:rsidRPr="00E44EFE" w:rsidRDefault="001A326B" w:rsidP="001A326B">
      <w:pPr>
        <w:pStyle w:val="Heading6"/>
        <w:numPr>
          <w:ilvl w:val="5"/>
          <w:numId w:val="6"/>
        </w:numPr>
        <w:tabs>
          <w:tab w:val="left" w:pos="4208"/>
        </w:tabs>
        <w:rPr>
          <w:ins w:id="7034" w:author="Red Army" w:date="2012-02-22T22:52:00Z"/>
          <w:rFonts w:ascii="Cambria" w:eastAsia="MS Gothic" w:hAnsi="Cambria"/>
          <w:color w:val="243F60"/>
          <w:lang w:eastAsia="ja-JP"/>
        </w:rPr>
      </w:pPr>
      <w:proofErr w:type="spellStart"/>
      <w:ins w:id="7035" w:author="Red Army" w:date="2012-02-22T22:52:00Z">
        <w:r>
          <w:rPr>
            <w:rFonts w:ascii="Cambria" w:eastAsia="MS Gothic" w:hAnsi="Cambria"/>
            <w:color w:val="243F60"/>
          </w:rPr>
          <w:t>SearchKI</w:t>
        </w:r>
        <w:proofErr w:type="spellEnd"/>
        <w:r w:rsidRPr="00E44EFE">
          <w:rPr>
            <w:rFonts w:ascii="Cambria" w:eastAsia="MS Gothic" w:hAnsi="Cambria"/>
            <w:color w:val="243F60"/>
          </w:rPr>
          <w:t xml:space="preserve"> </w:t>
        </w:r>
        <w:r w:rsidRPr="00E44EFE">
          <w:rPr>
            <w:rFonts w:ascii="Cambria" w:eastAsia="MS Gothic" w:hAnsi="Cambria" w:hint="eastAsia"/>
            <w:color w:val="243F60"/>
          </w:rPr>
          <w:t>method</w:t>
        </w:r>
      </w:ins>
    </w:p>
    <w:p w:rsidR="001A326B" w:rsidRPr="00111912" w:rsidRDefault="001A326B" w:rsidP="001A326B">
      <w:pPr>
        <w:autoSpaceDE w:val="0"/>
        <w:autoSpaceDN w:val="0"/>
        <w:adjustRightInd w:val="0"/>
        <w:spacing w:after="0" w:line="240" w:lineRule="auto"/>
        <w:rPr>
          <w:ins w:id="7036" w:author="Red Army" w:date="2012-02-22T22:52:00Z"/>
          <w:rFonts w:ascii="Consolas" w:eastAsiaTheme="minorEastAsia" w:hAnsi="Consolas" w:cs="Consolas"/>
          <w:sz w:val="19"/>
          <w:szCs w:val="19"/>
          <w:shd w:val="pct15" w:color="auto" w:fill="FFFFFF"/>
          <w:lang w:eastAsia="ja-JP"/>
        </w:rPr>
      </w:pPr>
      <w:proofErr w:type="gramStart"/>
      <w:ins w:id="7037"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2B91AF"/>
            <w:sz w:val="19"/>
            <w:szCs w:val="19"/>
            <w:shd w:val="pct15" w:color="auto" w:fill="FFFFFF"/>
            <w:lang w:eastAsia="ja-JP"/>
          </w:rPr>
          <w:t>ObservableCollection</w:t>
        </w:r>
        <w:proofErr w:type="spellEnd"/>
        <w:r w:rsidRPr="00111912">
          <w:rPr>
            <w:rFonts w:ascii="Consolas" w:eastAsiaTheme="minorEastAsia" w:hAnsi="Consolas" w:cs="Consolas"/>
            <w:sz w:val="19"/>
            <w:szCs w:val="19"/>
            <w:shd w:val="pct15" w:color="auto" w:fill="FFFFFF"/>
            <w:lang w:eastAsia="ja-JP"/>
          </w:rPr>
          <w:t>&lt;</w:t>
        </w:r>
        <w:proofErr w:type="spellStart"/>
        <w:r w:rsidRPr="00111912">
          <w:rPr>
            <w:rFonts w:ascii="Consolas" w:eastAsiaTheme="minorEastAsia" w:hAnsi="Consolas" w:cs="Consolas"/>
            <w:color w:val="2B91AF"/>
            <w:sz w:val="19"/>
            <w:szCs w:val="19"/>
            <w:shd w:val="pct15" w:color="auto" w:fill="FFFFFF"/>
            <w:lang w:eastAsia="ja-JP"/>
          </w:rPr>
          <w:t>KnowledgeItem</w:t>
        </w:r>
        <w:proofErr w:type="spellEnd"/>
        <w:r w:rsidRPr="00111912">
          <w:rPr>
            <w:rFonts w:ascii="Consolas" w:eastAsiaTheme="minorEastAsia" w:hAnsi="Consolas" w:cs="Consolas"/>
            <w:sz w:val="19"/>
            <w:szCs w:val="19"/>
            <w:shd w:val="pct15" w:color="auto" w:fill="FFFFFF"/>
            <w:lang w:eastAsia="ja-JP"/>
          </w:rPr>
          <w:t xml:space="preserve">&gt; </w:t>
        </w:r>
        <w:proofErr w:type="spellStart"/>
        <w:r w:rsidRPr="00111912">
          <w:rPr>
            <w:rFonts w:ascii="Consolas" w:eastAsiaTheme="minorEastAsia" w:hAnsi="Consolas" w:cs="Consolas"/>
            <w:sz w:val="19"/>
            <w:szCs w:val="19"/>
            <w:shd w:val="pct15" w:color="auto" w:fill="FFFFFF"/>
            <w:lang w:eastAsia="ja-JP"/>
          </w:rPr>
          <w:t>SearchKI</w:t>
        </w:r>
        <w:proofErr w:type="spellEnd"/>
        <w:r w:rsidRPr="00111912">
          <w:rPr>
            <w:rFonts w:ascii="Consolas" w:eastAsiaTheme="minorEastAsia" w:hAnsi="Consolas" w:cs="Consolas"/>
            <w:sz w:val="19"/>
            <w:szCs w:val="19"/>
            <w:shd w:val="pct15" w:color="auto" w:fill="FFFFFF"/>
            <w:lang w:eastAsia="ja-JP"/>
          </w:rPr>
          <w:t>()</w:t>
        </w:r>
        <w:r>
          <w:rPr>
            <w:rFonts w:ascii="Consolas" w:eastAsiaTheme="minorEastAsia" w:hAnsi="Consolas" w:cs="Consolas"/>
            <w:sz w:val="19"/>
            <w:szCs w:val="19"/>
            <w:shd w:val="pct15" w:color="auto" w:fill="FFFFFF"/>
            <w:lang w:eastAsia="ja-JP"/>
          </w:rPr>
          <w:t>{}</w:t>
        </w:r>
      </w:ins>
    </w:p>
    <w:p w:rsidR="001A326B" w:rsidRDefault="001A326B" w:rsidP="001A326B">
      <w:pPr>
        <w:tabs>
          <w:tab w:val="left" w:pos="4208"/>
        </w:tabs>
        <w:ind w:left="360"/>
        <w:rPr>
          <w:ins w:id="7038" w:author="Red Army" w:date="2012-02-22T22:52:00Z"/>
          <w:rFonts w:ascii="Times New Roman" w:eastAsia="MS Mincho" w:hAnsi="Times New Roman"/>
          <w:bCs/>
          <w:snapToGrid w:val="0"/>
          <w:color w:val="000000" w:themeColor="text1"/>
          <w:sz w:val="20"/>
          <w:szCs w:val="20"/>
          <w:lang w:eastAsia="ja-JP"/>
        </w:rPr>
      </w:pPr>
      <w:proofErr w:type="gramStart"/>
      <w:ins w:id="7039" w:author="Red Army" w:date="2012-02-22T22:52:00Z">
        <w:r w:rsidRPr="00D85BE5">
          <w:rPr>
            <w:rFonts w:ascii="Times New Roman" w:eastAsia="MS Mincho" w:hAnsi="Times New Roman"/>
            <w:bCs/>
            <w:snapToGrid w:val="0"/>
            <w:color w:val="000000" w:themeColor="text1"/>
            <w:sz w:val="20"/>
            <w:szCs w:val="20"/>
            <w:lang w:eastAsia="ja-JP"/>
          </w:rPr>
          <w:t>Used to search KI.</w:t>
        </w:r>
        <w:proofErr w:type="gramEnd"/>
      </w:ins>
    </w:p>
    <w:p w:rsidR="001A326B" w:rsidRPr="003365FC" w:rsidRDefault="001A326B" w:rsidP="001A326B">
      <w:pPr>
        <w:tabs>
          <w:tab w:val="left" w:pos="4208"/>
        </w:tabs>
        <w:ind w:left="360"/>
        <w:rPr>
          <w:ins w:id="7040" w:author="Red Army" w:date="2012-02-22T22:52:00Z"/>
          <w:rFonts w:ascii="Times New Roman" w:hAnsi="Times New Roman"/>
          <w:lang w:eastAsia="ja-JP"/>
        </w:rPr>
      </w:pPr>
      <w:ins w:id="7041" w:author="Red Army" w:date="2012-02-22T22:52:00Z">
        <w:del w:id="7042"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043"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1145"/>
        <w:gridCol w:w="1350"/>
        <w:gridCol w:w="1350"/>
        <w:gridCol w:w="3798"/>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044" w:author="Red Army" w:date="2012-02-22T22:52:00Z"/>
        </w:trPr>
        <w:tc>
          <w:tcPr>
            <w:tcW w:w="577" w:type="dxa"/>
          </w:tcPr>
          <w:p w:rsidR="001A326B" w:rsidRPr="003365FC" w:rsidRDefault="001A326B" w:rsidP="00995D66">
            <w:pPr>
              <w:widowControl w:val="0"/>
              <w:spacing w:before="120"/>
              <w:ind w:left="-14" w:right="14"/>
              <w:jc w:val="center"/>
              <w:rPr>
                <w:ins w:id="7045" w:author="Red Army" w:date="2012-02-22T22:52:00Z"/>
                <w:rFonts w:ascii="Tahoma" w:eastAsia="MS Mincho" w:hAnsi="Tahoma" w:cs="Arial"/>
                <w:snapToGrid w:val="0"/>
                <w:sz w:val="20"/>
                <w:szCs w:val="20"/>
              </w:rPr>
            </w:pPr>
            <w:ins w:id="7046"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047" w:author="Red Army" w:date="2012-02-22T22:52:00Z"/>
                <w:rFonts w:ascii="Tahoma" w:eastAsia="MS Mincho" w:hAnsi="Tahoma" w:cs="Arial"/>
                <w:snapToGrid w:val="0"/>
                <w:sz w:val="20"/>
                <w:szCs w:val="20"/>
                <w:lang w:eastAsia="ja-JP"/>
              </w:rPr>
            </w:pPr>
            <w:ins w:id="7048" w:author="Red Army" w:date="2012-02-22T22:52:00Z">
              <w:r w:rsidRPr="003365FC">
                <w:rPr>
                  <w:rFonts w:ascii="Tahoma" w:eastAsia="MS Mincho" w:hAnsi="Tahoma" w:cs="Arial" w:hint="eastAsia"/>
                  <w:snapToGrid w:val="0"/>
                  <w:sz w:val="20"/>
                  <w:szCs w:val="20"/>
                  <w:lang w:eastAsia="ja-JP"/>
                </w:rPr>
                <w:t>Parameter</w:t>
              </w:r>
            </w:ins>
          </w:p>
        </w:tc>
        <w:tc>
          <w:tcPr>
            <w:tcW w:w="1145" w:type="dxa"/>
          </w:tcPr>
          <w:p w:rsidR="001A326B" w:rsidRPr="003365FC" w:rsidRDefault="001A326B" w:rsidP="00995D66">
            <w:pPr>
              <w:widowControl w:val="0"/>
              <w:spacing w:before="120"/>
              <w:ind w:left="-14" w:right="14"/>
              <w:jc w:val="center"/>
              <w:rPr>
                <w:ins w:id="7049" w:author="Red Army" w:date="2012-02-22T22:52:00Z"/>
                <w:rFonts w:ascii="Tahoma" w:eastAsia="MS Mincho" w:hAnsi="Tahoma" w:cs="Arial"/>
                <w:snapToGrid w:val="0"/>
                <w:sz w:val="20"/>
                <w:szCs w:val="20"/>
                <w:lang w:eastAsia="ja-JP"/>
              </w:rPr>
            </w:pPr>
            <w:ins w:id="7050" w:author="Red Army" w:date="2012-02-22T22:52:00Z">
              <w:r w:rsidRPr="003365FC">
                <w:rPr>
                  <w:rFonts w:ascii="Tahoma" w:eastAsia="MS Mincho" w:hAnsi="Tahoma" w:cs="Arial" w:hint="eastAsia"/>
                  <w:snapToGrid w:val="0"/>
                  <w:sz w:val="20"/>
                  <w:szCs w:val="20"/>
                  <w:lang w:eastAsia="ja-JP"/>
                </w:rPr>
                <w:t>Type</w:t>
              </w:r>
            </w:ins>
          </w:p>
        </w:tc>
        <w:tc>
          <w:tcPr>
            <w:tcW w:w="1350" w:type="dxa"/>
          </w:tcPr>
          <w:p w:rsidR="001A326B" w:rsidRPr="003365FC" w:rsidRDefault="001A326B" w:rsidP="00995D66">
            <w:pPr>
              <w:widowControl w:val="0"/>
              <w:spacing w:before="120"/>
              <w:ind w:left="-14" w:right="14"/>
              <w:jc w:val="center"/>
              <w:rPr>
                <w:ins w:id="7051" w:author="Red Army" w:date="2012-02-22T22:52:00Z"/>
                <w:rFonts w:ascii="Tahoma" w:eastAsia="MS Mincho" w:hAnsi="Tahoma" w:cs="Arial"/>
                <w:snapToGrid w:val="0"/>
                <w:sz w:val="20"/>
                <w:szCs w:val="20"/>
                <w:lang w:eastAsia="ja-JP"/>
              </w:rPr>
            </w:pPr>
            <w:ins w:id="7052" w:author="Red Army" w:date="2012-02-22T22:52:00Z">
              <w:r w:rsidRPr="003365FC">
                <w:rPr>
                  <w:rFonts w:ascii="Tahoma" w:eastAsia="MS Mincho" w:hAnsi="Tahoma" w:cs="Arial" w:hint="eastAsia"/>
                  <w:snapToGrid w:val="0"/>
                  <w:sz w:val="20"/>
                  <w:szCs w:val="20"/>
                  <w:lang w:eastAsia="ja-JP"/>
                </w:rPr>
                <w:t>In/out</w:t>
              </w:r>
            </w:ins>
          </w:p>
        </w:tc>
        <w:tc>
          <w:tcPr>
            <w:tcW w:w="1350" w:type="dxa"/>
          </w:tcPr>
          <w:p w:rsidR="001A326B" w:rsidRPr="003365FC" w:rsidRDefault="001A326B" w:rsidP="00995D66">
            <w:pPr>
              <w:widowControl w:val="0"/>
              <w:spacing w:before="120"/>
              <w:ind w:left="-14" w:right="14"/>
              <w:jc w:val="center"/>
              <w:rPr>
                <w:ins w:id="7053" w:author="Red Army" w:date="2012-02-22T22:52:00Z"/>
                <w:rFonts w:ascii="Tahoma" w:eastAsia="MS Mincho" w:hAnsi="Tahoma" w:cs="Arial"/>
                <w:snapToGrid w:val="0"/>
                <w:sz w:val="20"/>
                <w:szCs w:val="20"/>
                <w:lang w:eastAsia="ja-JP"/>
              </w:rPr>
            </w:pPr>
            <w:ins w:id="7054" w:author="Red Army" w:date="2012-02-22T22:52:00Z">
              <w:r w:rsidRPr="003365FC">
                <w:rPr>
                  <w:rFonts w:ascii="Tahoma" w:eastAsia="MS Mincho" w:hAnsi="Tahoma" w:cs="Arial" w:hint="eastAsia"/>
                  <w:snapToGrid w:val="0"/>
                  <w:sz w:val="20"/>
                  <w:szCs w:val="20"/>
                  <w:lang w:eastAsia="ja-JP"/>
                </w:rPr>
                <w:t>Default</w:t>
              </w:r>
            </w:ins>
          </w:p>
        </w:tc>
        <w:tc>
          <w:tcPr>
            <w:tcW w:w="3798" w:type="dxa"/>
          </w:tcPr>
          <w:p w:rsidR="001A326B" w:rsidRPr="003365FC" w:rsidRDefault="001A326B" w:rsidP="00995D66">
            <w:pPr>
              <w:widowControl w:val="0"/>
              <w:spacing w:before="120"/>
              <w:ind w:left="-14" w:right="14"/>
              <w:jc w:val="center"/>
              <w:rPr>
                <w:ins w:id="7055" w:author="Red Army" w:date="2012-02-22T22:52:00Z"/>
                <w:rFonts w:ascii="Tahoma" w:eastAsia="MS Mincho" w:hAnsi="Tahoma" w:cs="Arial"/>
                <w:snapToGrid w:val="0"/>
                <w:sz w:val="20"/>
                <w:szCs w:val="20"/>
                <w:lang w:eastAsia="ja-JP"/>
              </w:rPr>
            </w:pPr>
            <w:ins w:id="7056"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7057" w:author="Red Army" w:date="2012-02-22T22:52:00Z"/>
        </w:trPr>
        <w:tc>
          <w:tcPr>
            <w:tcW w:w="577" w:type="dxa"/>
          </w:tcPr>
          <w:p w:rsidR="001A326B" w:rsidRPr="00D85E98" w:rsidRDefault="001A326B">
            <w:pPr>
              <w:pStyle w:val="comment"/>
              <w:ind w:left="0"/>
              <w:rPr>
                <w:ins w:id="7058" w:author="Red Army" w:date="2012-02-22T22:52:00Z"/>
                <w:rFonts w:ascii="Times New Roman" w:hAnsi="Times New Roman" w:cs="Times New Roman"/>
                <w:bCs w:val="0"/>
                <w:sz w:val="22"/>
                <w:szCs w:val="22"/>
                <w:rPrChange w:id="7059" w:author="Phuong Giang" w:date="2012-02-22T23:45:00Z">
                  <w:rPr>
                    <w:ins w:id="7060" w:author="Red Army" w:date="2012-02-22T22:52:00Z"/>
                    <w:rFonts w:ascii="Tahoma" w:eastAsia="MS Mincho" w:hAnsi="Tahoma" w:cs="Arial"/>
                    <w:bCs/>
                    <w:snapToGrid w:val="0"/>
                    <w:sz w:val="18"/>
                    <w:szCs w:val="18"/>
                    <w:lang w:eastAsia="ja-JP"/>
                  </w:rPr>
                </w:rPrChange>
              </w:rPr>
              <w:pPrChange w:id="7061" w:author="Phuong Giang" w:date="2012-02-22T23:45:00Z">
                <w:pPr>
                  <w:spacing w:before="120" w:after="200" w:line="360" w:lineRule="auto"/>
                </w:pPr>
              </w:pPrChange>
            </w:pPr>
            <w:ins w:id="7062" w:author="Red Army" w:date="2012-02-22T22:52:00Z">
              <w:r w:rsidRPr="00D85E98">
                <w:rPr>
                  <w:rFonts w:ascii="Times New Roman" w:hAnsi="Times New Roman" w:cs="Times New Roman"/>
                  <w:i w:val="0"/>
                  <w:color w:val="auto"/>
                  <w:sz w:val="22"/>
                  <w:szCs w:val="22"/>
                  <w:rPrChange w:id="7063" w:author="Phuong Giang" w:date="2012-02-22T23:45:00Z">
                    <w:rPr>
                      <w:bCs/>
                      <w:sz w:val="18"/>
                      <w:szCs w:val="18"/>
                    </w:rPr>
                  </w:rPrChange>
                </w:rPr>
                <w:t>01</w:t>
              </w:r>
            </w:ins>
          </w:p>
        </w:tc>
        <w:tc>
          <w:tcPr>
            <w:tcW w:w="1356" w:type="dxa"/>
          </w:tcPr>
          <w:p w:rsidR="001A326B" w:rsidRPr="00D85E98" w:rsidRDefault="001A326B">
            <w:pPr>
              <w:pStyle w:val="comment"/>
              <w:ind w:left="0"/>
              <w:rPr>
                <w:ins w:id="7064" w:author="Red Army" w:date="2012-02-22T22:52:00Z"/>
                <w:rFonts w:ascii="Times New Roman" w:hAnsi="Times New Roman" w:cs="Times New Roman"/>
                <w:bCs w:val="0"/>
                <w:sz w:val="22"/>
                <w:szCs w:val="22"/>
                <w:rPrChange w:id="7065" w:author="Phuong Giang" w:date="2012-02-22T23:45:00Z">
                  <w:rPr>
                    <w:ins w:id="7066" w:author="Red Army" w:date="2012-02-22T22:52:00Z"/>
                    <w:rFonts w:ascii="Tahoma" w:eastAsia="MS Mincho" w:hAnsi="Tahoma" w:cs="Arial"/>
                    <w:bCs/>
                    <w:snapToGrid w:val="0"/>
                    <w:sz w:val="18"/>
                    <w:szCs w:val="18"/>
                    <w:lang w:eastAsia="ja-JP"/>
                  </w:rPr>
                </w:rPrChange>
              </w:rPr>
              <w:pPrChange w:id="7067" w:author="Phuong Giang" w:date="2012-02-22T23:45:00Z">
                <w:pPr>
                  <w:spacing w:before="120" w:after="200" w:line="360" w:lineRule="auto"/>
                </w:pPr>
              </w:pPrChange>
            </w:pPr>
            <w:ins w:id="7068" w:author="Red Army" w:date="2012-02-22T22:52:00Z">
              <w:r w:rsidRPr="00D85E98">
                <w:rPr>
                  <w:rFonts w:ascii="Times New Roman" w:hAnsi="Times New Roman" w:cs="Times New Roman"/>
                  <w:i w:val="0"/>
                  <w:color w:val="auto"/>
                  <w:sz w:val="22"/>
                  <w:szCs w:val="22"/>
                  <w:rPrChange w:id="7069" w:author="Phuong Giang" w:date="2012-02-22T23:45:00Z">
                    <w:rPr>
                      <w:bCs/>
                      <w:sz w:val="18"/>
                      <w:szCs w:val="18"/>
                    </w:rPr>
                  </w:rPrChange>
                </w:rPr>
                <w:t>return</w:t>
              </w:r>
            </w:ins>
          </w:p>
        </w:tc>
        <w:tc>
          <w:tcPr>
            <w:tcW w:w="1145" w:type="dxa"/>
          </w:tcPr>
          <w:p w:rsidR="001A326B" w:rsidRPr="00D85E98" w:rsidRDefault="001A326B">
            <w:pPr>
              <w:pStyle w:val="comment"/>
              <w:ind w:left="0"/>
              <w:rPr>
                <w:ins w:id="7070" w:author="Red Army" w:date="2012-02-22T22:52:00Z"/>
                <w:rFonts w:ascii="Times New Roman" w:hAnsi="Times New Roman" w:cs="Times New Roman"/>
                <w:bCs w:val="0"/>
                <w:sz w:val="22"/>
                <w:szCs w:val="22"/>
                <w:rPrChange w:id="7071" w:author="Phuong Giang" w:date="2012-02-22T23:45:00Z">
                  <w:rPr>
                    <w:ins w:id="7072" w:author="Red Army" w:date="2012-02-22T22:52:00Z"/>
                    <w:rFonts w:ascii="Tahoma" w:eastAsia="MS Mincho" w:hAnsi="Tahoma" w:cs="Arial"/>
                    <w:bCs/>
                    <w:snapToGrid w:val="0"/>
                    <w:sz w:val="18"/>
                    <w:szCs w:val="18"/>
                    <w:lang w:eastAsia="ja-JP"/>
                  </w:rPr>
                </w:rPrChange>
              </w:rPr>
              <w:pPrChange w:id="7073" w:author="Phuong Giang" w:date="2012-02-22T23:45:00Z">
                <w:pPr>
                  <w:spacing w:before="120" w:after="200" w:line="360" w:lineRule="auto"/>
                </w:pPr>
              </w:pPrChange>
            </w:pPr>
            <w:proofErr w:type="spellStart"/>
            <w:ins w:id="7074" w:author="Red Army" w:date="2012-02-22T22:52:00Z">
              <w:r w:rsidRPr="00D85E98">
                <w:rPr>
                  <w:rFonts w:ascii="Times New Roman" w:hAnsi="Times New Roman" w:cs="Times New Roman"/>
                  <w:i w:val="0"/>
                  <w:color w:val="auto"/>
                  <w:sz w:val="22"/>
                  <w:szCs w:val="22"/>
                  <w:rPrChange w:id="7075" w:author="Phuong Giang" w:date="2012-02-22T23:45:00Z">
                    <w:rPr>
                      <w:bCs/>
                      <w:sz w:val="18"/>
                      <w:szCs w:val="18"/>
                    </w:rPr>
                  </w:rPrChange>
                </w:rPr>
                <w:t>ObservableCollectio</w:t>
              </w:r>
              <w:r w:rsidRPr="00D85E98">
                <w:rPr>
                  <w:rFonts w:ascii="Times New Roman" w:hAnsi="Times New Roman" w:cs="Times New Roman"/>
                  <w:i w:val="0"/>
                  <w:color w:val="auto"/>
                  <w:sz w:val="22"/>
                  <w:szCs w:val="22"/>
                  <w:rPrChange w:id="7076" w:author="Phuong Giang" w:date="2012-02-22T23:45:00Z">
                    <w:rPr>
                      <w:bCs/>
                      <w:sz w:val="18"/>
                      <w:szCs w:val="18"/>
                    </w:rPr>
                  </w:rPrChange>
                </w:rPr>
                <w:lastRenderedPageBreak/>
                <w:t>n</w:t>
              </w:r>
              <w:proofErr w:type="spellEnd"/>
              <w:r w:rsidRPr="00D85E98">
                <w:rPr>
                  <w:rFonts w:ascii="Times New Roman" w:hAnsi="Times New Roman" w:cs="Times New Roman"/>
                  <w:i w:val="0"/>
                  <w:color w:val="auto"/>
                  <w:sz w:val="22"/>
                  <w:szCs w:val="22"/>
                  <w:rPrChange w:id="7077" w:author="Phuong Giang" w:date="2012-02-22T23:45:00Z">
                    <w:rPr>
                      <w:bCs/>
                      <w:sz w:val="18"/>
                      <w:szCs w:val="18"/>
                    </w:rPr>
                  </w:rPrChange>
                </w:rPr>
                <w:t>&lt;</w:t>
              </w:r>
              <w:proofErr w:type="spellStart"/>
              <w:r w:rsidRPr="00D85E98">
                <w:rPr>
                  <w:rFonts w:ascii="Times New Roman" w:hAnsi="Times New Roman" w:cs="Times New Roman"/>
                  <w:i w:val="0"/>
                  <w:color w:val="auto"/>
                  <w:sz w:val="22"/>
                  <w:szCs w:val="22"/>
                  <w:rPrChange w:id="7078" w:author="Phuong Giang" w:date="2012-02-22T23:45:00Z">
                    <w:rPr>
                      <w:bCs/>
                      <w:sz w:val="18"/>
                      <w:szCs w:val="18"/>
                    </w:rPr>
                  </w:rPrChange>
                </w:rPr>
                <w:t>KnowledgeItem</w:t>
              </w:r>
              <w:proofErr w:type="spellEnd"/>
              <w:r w:rsidRPr="00D85E98">
                <w:rPr>
                  <w:rFonts w:ascii="Times New Roman" w:hAnsi="Times New Roman" w:cs="Times New Roman"/>
                  <w:i w:val="0"/>
                  <w:color w:val="auto"/>
                  <w:sz w:val="22"/>
                  <w:szCs w:val="22"/>
                  <w:rPrChange w:id="7079" w:author="Phuong Giang" w:date="2012-02-22T23:45:00Z">
                    <w:rPr>
                      <w:bCs/>
                      <w:sz w:val="18"/>
                      <w:szCs w:val="18"/>
                    </w:rPr>
                  </w:rPrChange>
                </w:rPr>
                <w:t>&gt;</w:t>
              </w:r>
            </w:ins>
          </w:p>
        </w:tc>
        <w:tc>
          <w:tcPr>
            <w:tcW w:w="1350" w:type="dxa"/>
          </w:tcPr>
          <w:p w:rsidR="001A326B" w:rsidRPr="00D85E98" w:rsidRDefault="001A326B">
            <w:pPr>
              <w:pStyle w:val="comment"/>
              <w:ind w:left="0"/>
              <w:rPr>
                <w:ins w:id="7080" w:author="Red Army" w:date="2012-02-22T22:52:00Z"/>
                <w:rFonts w:ascii="Times New Roman" w:hAnsi="Times New Roman" w:cs="Times New Roman"/>
                <w:bCs w:val="0"/>
                <w:sz w:val="22"/>
                <w:szCs w:val="22"/>
                <w:rPrChange w:id="7081" w:author="Phuong Giang" w:date="2012-02-22T23:45:00Z">
                  <w:rPr>
                    <w:ins w:id="7082" w:author="Red Army" w:date="2012-02-22T22:52:00Z"/>
                    <w:rFonts w:ascii="Tahoma" w:eastAsia="MS Mincho" w:hAnsi="Tahoma" w:cs="Arial"/>
                    <w:bCs/>
                    <w:snapToGrid w:val="0"/>
                    <w:sz w:val="18"/>
                    <w:szCs w:val="18"/>
                    <w:lang w:eastAsia="ja-JP"/>
                  </w:rPr>
                </w:rPrChange>
              </w:rPr>
              <w:pPrChange w:id="7083" w:author="Phuong Giang" w:date="2012-02-22T23:45:00Z">
                <w:pPr>
                  <w:spacing w:before="120" w:after="200" w:line="360" w:lineRule="auto"/>
                </w:pPr>
              </w:pPrChange>
            </w:pPr>
            <w:ins w:id="7084" w:author="Red Army" w:date="2012-02-22T22:52:00Z">
              <w:r w:rsidRPr="00D85E98">
                <w:rPr>
                  <w:rFonts w:ascii="Times New Roman" w:hAnsi="Times New Roman" w:cs="Times New Roman"/>
                  <w:i w:val="0"/>
                  <w:color w:val="auto"/>
                  <w:sz w:val="22"/>
                  <w:szCs w:val="22"/>
                  <w:rPrChange w:id="7085" w:author="Phuong Giang" w:date="2012-02-22T23:45:00Z">
                    <w:rPr>
                      <w:bCs/>
                      <w:sz w:val="18"/>
                      <w:szCs w:val="18"/>
                    </w:rPr>
                  </w:rPrChange>
                </w:rPr>
                <w:lastRenderedPageBreak/>
                <w:t>Out</w:t>
              </w:r>
            </w:ins>
          </w:p>
        </w:tc>
        <w:tc>
          <w:tcPr>
            <w:tcW w:w="1350" w:type="dxa"/>
          </w:tcPr>
          <w:p w:rsidR="001A326B" w:rsidRPr="00D85E98" w:rsidRDefault="001A326B">
            <w:pPr>
              <w:pStyle w:val="comment"/>
              <w:ind w:left="0"/>
              <w:rPr>
                <w:ins w:id="7086" w:author="Red Army" w:date="2012-02-22T22:52:00Z"/>
                <w:rFonts w:ascii="Times New Roman" w:hAnsi="Times New Roman" w:cs="Times New Roman"/>
                <w:bCs w:val="0"/>
                <w:sz w:val="22"/>
                <w:szCs w:val="22"/>
                <w:rPrChange w:id="7087" w:author="Phuong Giang" w:date="2012-02-22T23:45:00Z">
                  <w:rPr>
                    <w:ins w:id="7088" w:author="Red Army" w:date="2012-02-22T22:52:00Z"/>
                    <w:rFonts w:ascii="Tahoma" w:eastAsia="MS Mincho" w:hAnsi="Tahoma" w:cs="Arial"/>
                    <w:bCs/>
                    <w:snapToGrid w:val="0"/>
                    <w:sz w:val="18"/>
                    <w:szCs w:val="18"/>
                    <w:lang w:eastAsia="ja-JP"/>
                  </w:rPr>
                </w:rPrChange>
              </w:rPr>
              <w:pPrChange w:id="7089" w:author="Phuong Giang" w:date="2012-02-22T23:45:00Z">
                <w:pPr>
                  <w:spacing w:before="120" w:after="200" w:line="360" w:lineRule="auto"/>
                </w:pPr>
              </w:pPrChange>
            </w:pPr>
          </w:p>
        </w:tc>
        <w:tc>
          <w:tcPr>
            <w:tcW w:w="3798" w:type="dxa"/>
          </w:tcPr>
          <w:p w:rsidR="001A326B" w:rsidRPr="00D85E98" w:rsidRDefault="001A326B">
            <w:pPr>
              <w:pStyle w:val="comment"/>
              <w:ind w:left="0"/>
              <w:rPr>
                <w:ins w:id="7090" w:author="Red Army" w:date="2012-02-22T22:52:00Z"/>
                <w:rFonts w:ascii="Times New Roman" w:hAnsi="Times New Roman" w:cs="Times New Roman"/>
                <w:bCs w:val="0"/>
                <w:sz w:val="22"/>
                <w:szCs w:val="22"/>
                <w:rPrChange w:id="7091" w:author="Phuong Giang" w:date="2012-02-22T23:45:00Z">
                  <w:rPr>
                    <w:ins w:id="7092" w:author="Red Army" w:date="2012-02-22T22:52:00Z"/>
                    <w:rFonts w:ascii="Tahoma" w:eastAsia="MS Mincho" w:hAnsi="Tahoma" w:cs="Arial"/>
                    <w:bCs/>
                    <w:snapToGrid w:val="0"/>
                    <w:sz w:val="18"/>
                    <w:szCs w:val="18"/>
                    <w:lang w:eastAsia="ja-JP"/>
                  </w:rPr>
                </w:rPrChange>
              </w:rPr>
              <w:pPrChange w:id="7093" w:author="Phuong Giang" w:date="2012-02-22T23:45:00Z">
                <w:pPr>
                  <w:spacing w:before="120" w:after="200" w:line="360" w:lineRule="auto"/>
                </w:pPr>
              </w:pPrChange>
            </w:pPr>
            <w:ins w:id="7094" w:author="Red Army" w:date="2012-02-22T22:52:00Z">
              <w:r w:rsidRPr="00D85E98">
                <w:rPr>
                  <w:rFonts w:ascii="Times New Roman" w:hAnsi="Times New Roman" w:cs="Times New Roman"/>
                  <w:i w:val="0"/>
                  <w:color w:val="auto"/>
                  <w:sz w:val="22"/>
                  <w:szCs w:val="22"/>
                  <w:rPrChange w:id="7095" w:author="Phuong Giang" w:date="2012-02-22T23:45:00Z">
                    <w:rPr>
                      <w:bCs/>
                      <w:sz w:val="18"/>
                      <w:szCs w:val="18"/>
                    </w:rPr>
                  </w:rPrChange>
                </w:rPr>
                <w:t xml:space="preserve">Search KI results. </w:t>
              </w:r>
            </w:ins>
          </w:p>
        </w:tc>
      </w:tr>
    </w:tbl>
    <w:p w:rsidR="001A326B" w:rsidRPr="003365FC" w:rsidRDefault="001A326B" w:rsidP="001A326B">
      <w:pPr>
        <w:tabs>
          <w:tab w:val="left" w:pos="4208"/>
        </w:tabs>
        <w:ind w:left="360"/>
        <w:rPr>
          <w:ins w:id="7096" w:author="Red Army" w:date="2012-02-22T22:52:00Z"/>
          <w:rFonts w:ascii="Times New Roman" w:hAnsi="Times New Roman"/>
        </w:rPr>
      </w:pPr>
    </w:p>
    <w:p w:rsidR="001A326B" w:rsidRPr="003365FC" w:rsidRDefault="001A326B">
      <w:pPr>
        <w:pStyle w:val="Heading4"/>
        <w:rPr>
          <w:ins w:id="7097" w:author="Red Army" w:date="2012-02-22T22:52:00Z"/>
        </w:rPr>
        <w:pPrChange w:id="7098" w:author="Phuong Giang" w:date="2012-02-22T23:59:00Z">
          <w:pPr>
            <w:keepNext/>
            <w:keepLines/>
            <w:numPr>
              <w:ilvl w:val="3"/>
              <w:numId w:val="6"/>
            </w:numPr>
            <w:tabs>
              <w:tab w:val="left" w:pos="4208"/>
            </w:tabs>
            <w:spacing w:before="200" w:after="0"/>
            <w:ind w:left="1728" w:hanging="648"/>
            <w:outlineLvl w:val="3"/>
          </w:pPr>
        </w:pPrChange>
      </w:pPr>
      <w:proofErr w:type="spellStart"/>
      <w:ins w:id="7099" w:author="Red Army" w:date="2012-02-22T22:52:00Z">
        <w:r w:rsidRPr="003365FC">
          <w:t>KnowledgeItemAccessor</w:t>
        </w:r>
        <w:proofErr w:type="spellEnd"/>
        <w:r w:rsidRPr="003365FC">
          <w:t xml:space="preserve"> class</w:t>
        </w:r>
      </w:ins>
    </w:p>
    <w:p w:rsidR="001A326B" w:rsidRPr="003365FC" w:rsidRDefault="001A326B" w:rsidP="001A326B">
      <w:pPr>
        <w:tabs>
          <w:tab w:val="left" w:pos="4208"/>
        </w:tabs>
        <w:ind w:left="360"/>
        <w:rPr>
          <w:ins w:id="7100" w:author="Red Army" w:date="2012-02-22T22:52:00Z"/>
          <w:rFonts w:ascii="Times New Roman" w:hAnsi="Times New Roman"/>
        </w:rPr>
      </w:pPr>
      <w:ins w:id="7101" w:author="Red Army" w:date="2012-02-22T22:52:00Z">
        <w:r w:rsidRPr="003365FC">
          <w:rPr>
            <w:rFonts w:ascii="Times New Roman" w:hAnsi="Times New Roman"/>
          </w:rPr>
          <w:t xml:space="preserve">              This class</w:t>
        </w:r>
        <w:r>
          <w:rPr>
            <w:rFonts w:ascii="Times New Roman" w:hAnsi="Times New Roman"/>
          </w:rPr>
          <w:t xml:space="preserve"> is </w:t>
        </w:r>
      </w:ins>
      <w:ins w:id="7102" w:author="Red Army" w:date="2012-02-22T22:53:00Z">
        <w:r>
          <w:rPr>
            <w:rFonts w:ascii="Times New Roman" w:hAnsi="Times New Roman"/>
          </w:rPr>
          <w:t>used for accessing KIs</w:t>
        </w:r>
      </w:ins>
      <w:ins w:id="7103" w:author="Red Army" w:date="2012-02-22T22:52:00Z">
        <w:r w:rsidRPr="003365FC">
          <w:rPr>
            <w:rFonts w:ascii="Times New Roman" w:hAnsi="Times New Roman"/>
          </w:rPr>
          <w:t>.</w:t>
        </w:r>
      </w:ins>
    </w:p>
    <w:p w:rsidR="001A326B" w:rsidRPr="003365FC" w:rsidRDefault="001A326B" w:rsidP="001A326B">
      <w:pPr>
        <w:keepNext/>
        <w:keepLines/>
        <w:numPr>
          <w:ilvl w:val="4"/>
          <w:numId w:val="5"/>
        </w:numPr>
        <w:tabs>
          <w:tab w:val="left" w:pos="4208"/>
        </w:tabs>
        <w:spacing w:before="200" w:after="0"/>
        <w:outlineLvl w:val="4"/>
        <w:rPr>
          <w:ins w:id="7104" w:author="Red Army" w:date="2012-02-22T22:52:00Z"/>
          <w:rFonts w:ascii="Cambria" w:eastAsia="MS Gothic" w:hAnsi="Cambria"/>
          <w:color w:val="243F60"/>
          <w:lang w:eastAsia="ja-JP"/>
        </w:rPr>
      </w:pPr>
      <w:ins w:id="7105" w:author="Red Army" w:date="2012-02-22T22:52:00Z">
        <w:r w:rsidRPr="003365FC">
          <w:rPr>
            <w:rFonts w:ascii="Cambria" w:eastAsia="MS Gothic" w:hAnsi="Cambria" w:hint="eastAsia"/>
            <w:color w:val="243F60"/>
          </w:rPr>
          <w:t>Attributes</w:t>
        </w:r>
      </w:ins>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0"/>
        <w:gridCol w:w="1378"/>
        <w:gridCol w:w="832"/>
        <w:gridCol w:w="1142"/>
        <w:gridCol w:w="952"/>
        <w:gridCol w:w="470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106" w:author="Red Army" w:date="2012-02-22T22:52:00Z"/>
        </w:trPr>
        <w:tc>
          <w:tcPr>
            <w:tcW w:w="570" w:type="dxa"/>
          </w:tcPr>
          <w:p w:rsidR="001A326B" w:rsidRPr="003365FC" w:rsidRDefault="001A326B" w:rsidP="00995D66">
            <w:pPr>
              <w:widowControl w:val="0"/>
              <w:spacing w:before="120"/>
              <w:ind w:left="-14" w:right="14"/>
              <w:jc w:val="center"/>
              <w:rPr>
                <w:ins w:id="7107" w:author="Red Army" w:date="2012-02-22T22:52:00Z"/>
                <w:rFonts w:ascii="Tahoma" w:eastAsia="MS Mincho" w:hAnsi="Tahoma" w:cs="Arial"/>
                <w:snapToGrid w:val="0"/>
                <w:sz w:val="20"/>
                <w:szCs w:val="20"/>
                <w:lang w:eastAsia="ja-JP"/>
              </w:rPr>
            </w:pPr>
            <w:ins w:id="7108" w:author="Red Army" w:date="2012-02-22T22:52:00Z">
              <w:r w:rsidRPr="003365FC">
                <w:rPr>
                  <w:rFonts w:ascii="Tahoma" w:eastAsia="MS Mincho" w:hAnsi="Tahoma" w:cs="Arial" w:hint="eastAsia"/>
                  <w:snapToGrid w:val="0"/>
                  <w:sz w:val="20"/>
                  <w:szCs w:val="20"/>
                  <w:lang w:eastAsia="ja-JP"/>
                </w:rPr>
                <w:t>No</w:t>
              </w:r>
            </w:ins>
          </w:p>
        </w:tc>
        <w:tc>
          <w:tcPr>
            <w:tcW w:w="1378" w:type="dxa"/>
          </w:tcPr>
          <w:p w:rsidR="001A326B" w:rsidRPr="003365FC" w:rsidRDefault="001A326B" w:rsidP="00995D66">
            <w:pPr>
              <w:widowControl w:val="0"/>
              <w:spacing w:before="120"/>
              <w:ind w:left="-14" w:right="14"/>
              <w:jc w:val="center"/>
              <w:rPr>
                <w:ins w:id="7109" w:author="Red Army" w:date="2012-02-22T22:52:00Z"/>
                <w:rFonts w:ascii="Tahoma" w:eastAsia="MS Mincho" w:hAnsi="Tahoma" w:cs="Arial"/>
                <w:snapToGrid w:val="0"/>
                <w:sz w:val="20"/>
                <w:szCs w:val="20"/>
                <w:lang w:eastAsia="ja-JP"/>
              </w:rPr>
            </w:pPr>
            <w:ins w:id="7110" w:author="Red Army" w:date="2012-02-22T22:52:00Z">
              <w:r w:rsidRPr="003365FC">
                <w:rPr>
                  <w:rFonts w:ascii="Tahoma" w:eastAsia="MS Mincho" w:hAnsi="Tahoma" w:cs="Arial" w:hint="eastAsia"/>
                  <w:snapToGrid w:val="0"/>
                  <w:sz w:val="20"/>
                  <w:szCs w:val="20"/>
                  <w:lang w:eastAsia="ja-JP"/>
                </w:rPr>
                <w:t>Attribute</w:t>
              </w:r>
            </w:ins>
          </w:p>
        </w:tc>
        <w:tc>
          <w:tcPr>
            <w:tcW w:w="832" w:type="dxa"/>
          </w:tcPr>
          <w:p w:rsidR="001A326B" w:rsidRPr="003365FC" w:rsidRDefault="001A326B" w:rsidP="00995D66">
            <w:pPr>
              <w:widowControl w:val="0"/>
              <w:spacing w:before="120"/>
              <w:ind w:left="-14" w:right="14"/>
              <w:jc w:val="center"/>
              <w:rPr>
                <w:ins w:id="7111" w:author="Red Army" w:date="2012-02-22T22:52:00Z"/>
                <w:rFonts w:ascii="Tahoma" w:eastAsia="MS Mincho" w:hAnsi="Tahoma" w:cs="Arial"/>
                <w:snapToGrid w:val="0"/>
                <w:sz w:val="20"/>
                <w:szCs w:val="20"/>
                <w:lang w:eastAsia="ja-JP"/>
              </w:rPr>
            </w:pPr>
            <w:ins w:id="7112" w:author="Red Army" w:date="2012-02-22T22:52:00Z">
              <w:r w:rsidRPr="003365FC">
                <w:rPr>
                  <w:rFonts w:ascii="Tahoma" w:eastAsia="MS Mincho" w:hAnsi="Tahoma" w:cs="Arial" w:hint="eastAsia"/>
                  <w:snapToGrid w:val="0"/>
                  <w:sz w:val="20"/>
                  <w:szCs w:val="20"/>
                  <w:lang w:eastAsia="ja-JP"/>
                </w:rPr>
                <w:t>Type</w:t>
              </w:r>
            </w:ins>
          </w:p>
        </w:tc>
        <w:tc>
          <w:tcPr>
            <w:tcW w:w="1142" w:type="dxa"/>
          </w:tcPr>
          <w:p w:rsidR="001A326B" w:rsidRPr="003365FC" w:rsidRDefault="001A326B" w:rsidP="00995D66">
            <w:pPr>
              <w:widowControl w:val="0"/>
              <w:spacing w:before="120"/>
              <w:ind w:left="-14" w:right="14"/>
              <w:jc w:val="center"/>
              <w:rPr>
                <w:ins w:id="7113" w:author="Red Army" w:date="2012-02-22T22:52:00Z"/>
                <w:rFonts w:ascii="Tahoma" w:eastAsia="MS Mincho" w:hAnsi="Tahoma" w:cs="Arial"/>
                <w:snapToGrid w:val="0"/>
                <w:sz w:val="20"/>
                <w:szCs w:val="20"/>
                <w:lang w:eastAsia="ja-JP"/>
              </w:rPr>
            </w:pPr>
            <w:ins w:id="7114" w:author="Red Army" w:date="2012-02-22T22:52:00Z">
              <w:r w:rsidRPr="003365FC">
                <w:rPr>
                  <w:rFonts w:ascii="Tahoma" w:eastAsia="MS Mincho" w:hAnsi="Tahoma" w:cs="Arial" w:hint="eastAsia"/>
                  <w:snapToGrid w:val="0"/>
                  <w:sz w:val="20"/>
                  <w:szCs w:val="20"/>
                  <w:lang w:eastAsia="ja-JP"/>
                </w:rPr>
                <w:t>Default</w:t>
              </w:r>
            </w:ins>
          </w:p>
        </w:tc>
        <w:tc>
          <w:tcPr>
            <w:tcW w:w="952" w:type="dxa"/>
          </w:tcPr>
          <w:p w:rsidR="001A326B" w:rsidRPr="003365FC" w:rsidRDefault="001A326B" w:rsidP="00995D66">
            <w:pPr>
              <w:widowControl w:val="0"/>
              <w:spacing w:before="120"/>
              <w:ind w:left="-14" w:right="14"/>
              <w:jc w:val="center"/>
              <w:rPr>
                <w:ins w:id="7115" w:author="Red Army" w:date="2012-02-22T22:52:00Z"/>
                <w:rFonts w:ascii="Tahoma" w:eastAsia="MS Mincho" w:hAnsi="Tahoma" w:cs="Arial"/>
                <w:snapToGrid w:val="0"/>
                <w:sz w:val="20"/>
                <w:szCs w:val="20"/>
                <w:lang w:eastAsia="ja-JP"/>
              </w:rPr>
            </w:pPr>
            <w:ins w:id="7116" w:author="Red Army" w:date="2012-02-22T22:52:00Z">
              <w:r w:rsidRPr="003365FC">
                <w:rPr>
                  <w:rFonts w:ascii="Tahoma" w:eastAsia="MS Mincho" w:hAnsi="Tahoma" w:cs="Arial" w:hint="eastAsia"/>
                  <w:snapToGrid w:val="0"/>
                  <w:sz w:val="20"/>
                  <w:szCs w:val="20"/>
                  <w:lang w:eastAsia="ja-JP"/>
                </w:rPr>
                <w:t>Note</w:t>
              </w:r>
            </w:ins>
          </w:p>
        </w:tc>
        <w:tc>
          <w:tcPr>
            <w:tcW w:w="4702" w:type="dxa"/>
          </w:tcPr>
          <w:p w:rsidR="001A326B" w:rsidRPr="003365FC" w:rsidRDefault="001A326B" w:rsidP="00995D66">
            <w:pPr>
              <w:widowControl w:val="0"/>
              <w:spacing w:before="120"/>
              <w:ind w:left="-14" w:right="14"/>
              <w:jc w:val="center"/>
              <w:rPr>
                <w:ins w:id="7117" w:author="Red Army" w:date="2012-02-22T22:52:00Z"/>
                <w:rFonts w:ascii="Tahoma" w:eastAsia="MS Mincho" w:hAnsi="Tahoma" w:cs="Arial"/>
                <w:snapToGrid w:val="0"/>
                <w:sz w:val="20"/>
                <w:szCs w:val="20"/>
                <w:lang w:eastAsia="ja-JP"/>
              </w:rPr>
            </w:pPr>
            <w:ins w:id="7118"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7119" w:author="Red Army" w:date="2012-02-22T22:52:00Z"/>
        </w:trPr>
        <w:tc>
          <w:tcPr>
            <w:tcW w:w="570" w:type="dxa"/>
          </w:tcPr>
          <w:p w:rsidR="001A326B" w:rsidRPr="00D85E98" w:rsidRDefault="001A326B">
            <w:pPr>
              <w:pStyle w:val="comment"/>
              <w:ind w:left="0"/>
              <w:rPr>
                <w:ins w:id="7120" w:author="Red Army" w:date="2012-02-22T22:52:00Z"/>
                <w:rFonts w:ascii="Times New Roman" w:hAnsi="Times New Roman" w:cs="Times New Roman"/>
                <w:bCs w:val="0"/>
                <w:color w:val="auto"/>
                <w:sz w:val="22"/>
                <w:szCs w:val="22"/>
                <w:rPrChange w:id="7121" w:author="Phuong Giang" w:date="2012-02-22T23:45:00Z">
                  <w:rPr>
                    <w:ins w:id="7122" w:author="Red Army" w:date="2012-02-22T22:52:00Z"/>
                    <w:rFonts w:ascii="Tahoma" w:eastAsia="MS Mincho" w:hAnsi="Tahoma" w:cs="Arial"/>
                    <w:bCs/>
                    <w:snapToGrid w:val="0"/>
                    <w:color w:val="000000" w:themeColor="text1"/>
                    <w:sz w:val="18"/>
                    <w:szCs w:val="18"/>
                    <w:lang w:eastAsia="ja-JP"/>
                  </w:rPr>
                </w:rPrChange>
              </w:rPr>
              <w:pPrChange w:id="7123" w:author="Phuong Giang" w:date="2012-02-22T23:45:00Z">
                <w:pPr>
                  <w:spacing w:before="120" w:after="200" w:line="360" w:lineRule="auto"/>
                </w:pPr>
              </w:pPrChange>
            </w:pPr>
            <w:ins w:id="7124" w:author="Red Army" w:date="2012-02-22T22:52:00Z">
              <w:r w:rsidRPr="00D85E98">
                <w:rPr>
                  <w:rFonts w:ascii="Times New Roman" w:hAnsi="Times New Roman" w:cs="Times New Roman"/>
                  <w:i w:val="0"/>
                  <w:color w:val="auto"/>
                  <w:sz w:val="22"/>
                  <w:szCs w:val="22"/>
                  <w:rPrChange w:id="7125" w:author="Phuong Giang" w:date="2012-02-22T23:45:00Z">
                    <w:rPr>
                      <w:bCs/>
                      <w:color w:val="000000" w:themeColor="text1"/>
                      <w:sz w:val="18"/>
                      <w:szCs w:val="18"/>
                    </w:rPr>
                  </w:rPrChange>
                </w:rPr>
                <w:t>01</w:t>
              </w:r>
            </w:ins>
          </w:p>
        </w:tc>
        <w:tc>
          <w:tcPr>
            <w:tcW w:w="1378" w:type="dxa"/>
          </w:tcPr>
          <w:p w:rsidR="001A326B" w:rsidRPr="00D85E98" w:rsidRDefault="001A326B">
            <w:pPr>
              <w:pStyle w:val="comment"/>
              <w:ind w:left="0"/>
              <w:rPr>
                <w:ins w:id="7126" w:author="Red Army" w:date="2012-02-22T22:52:00Z"/>
                <w:rFonts w:ascii="Times New Roman" w:hAnsi="Times New Roman" w:cs="Times New Roman"/>
                <w:bCs w:val="0"/>
                <w:color w:val="auto"/>
                <w:sz w:val="22"/>
                <w:szCs w:val="22"/>
                <w:rPrChange w:id="7127" w:author="Phuong Giang" w:date="2012-02-22T23:45:00Z">
                  <w:rPr>
                    <w:ins w:id="7128" w:author="Red Army" w:date="2012-02-22T22:52:00Z"/>
                    <w:rFonts w:ascii="Tahoma" w:eastAsia="MS Mincho" w:hAnsi="Tahoma" w:cs="Arial"/>
                    <w:bCs/>
                    <w:snapToGrid w:val="0"/>
                    <w:color w:val="000000" w:themeColor="text1"/>
                    <w:sz w:val="18"/>
                    <w:szCs w:val="18"/>
                    <w:lang w:eastAsia="ja-JP"/>
                  </w:rPr>
                </w:rPrChange>
              </w:rPr>
              <w:pPrChange w:id="7129" w:author="Phuong Giang" w:date="2012-02-22T23:45:00Z">
                <w:pPr>
                  <w:spacing w:before="120" w:after="200" w:line="360" w:lineRule="auto"/>
                </w:pPr>
              </w:pPrChange>
            </w:pPr>
            <w:proofErr w:type="spellStart"/>
            <w:ins w:id="7130" w:author="Red Army" w:date="2012-02-22T22:52:00Z">
              <w:r w:rsidRPr="00D85E98">
                <w:rPr>
                  <w:rFonts w:ascii="Times New Roman" w:hAnsi="Times New Roman" w:cs="Times New Roman"/>
                  <w:i w:val="0"/>
                  <w:color w:val="auto"/>
                  <w:sz w:val="22"/>
                  <w:szCs w:val="22"/>
                  <w:rPrChange w:id="7131" w:author="Phuong Giang" w:date="2012-02-22T23:45:00Z">
                    <w:rPr>
                      <w:bCs/>
                      <w:color w:val="000000" w:themeColor="text1"/>
                      <w:sz w:val="18"/>
                      <w:szCs w:val="18"/>
                    </w:rPr>
                  </w:rPrChange>
                </w:rPr>
                <w:t>KIList</w:t>
              </w:r>
              <w:proofErr w:type="spellEnd"/>
            </w:ins>
          </w:p>
        </w:tc>
        <w:tc>
          <w:tcPr>
            <w:tcW w:w="832" w:type="dxa"/>
          </w:tcPr>
          <w:p w:rsidR="001A326B" w:rsidRPr="00D85E98" w:rsidRDefault="001A326B">
            <w:pPr>
              <w:pStyle w:val="comment"/>
              <w:ind w:left="0"/>
              <w:rPr>
                <w:ins w:id="7132" w:author="Red Army" w:date="2012-02-22T22:52:00Z"/>
                <w:rFonts w:ascii="Times New Roman" w:hAnsi="Times New Roman" w:cs="Times New Roman"/>
                <w:bCs w:val="0"/>
                <w:color w:val="auto"/>
                <w:sz w:val="22"/>
                <w:szCs w:val="22"/>
                <w:rPrChange w:id="7133" w:author="Phuong Giang" w:date="2012-02-22T23:45:00Z">
                  <w:rPr>
                    <w:ins w:id="7134" w:author="Red Army" w:date="2012-02-22T22:52:00Z"/>
                    <w:rFonts w:ascii="Tahoma" w:eastAsia="MS Mincho" w:hAnsi="Tahoma" w:cs="Arial"/>
                    <w:bCs/>
                    <w:snapToGrid w:val="0"/>
                    <w:color w:val="000000" w:themeColor="text1"/>
                    <w:sz w:val="18"/>
                    <w:szCs w:val="18"/>
                    <w:lang w:eastAsia="ja-JP"/>
                  </w:rPr>
                </w:rPrChange>
              </w:rPr>
              <w:pPrChange w:id="7135" w:author="Phuong Giang" w:date="2012-02-22T23:45:00Z">
                <w:pPr>
                  <w:spacing w:before="120" w:after="200" w:line="360" w:lineRule="auto"/>
                </w:pPr>
              </w:pPrChange>
            </w:pPr>
            <w:ins w:id="7136" w:author="Red Army" w:date="2012-02-22T22:52:00Z">
              <w:r w:rsidRPr="00D85E98">
                <w:rPr>
                  <w:rFonts w:ascii="Times New Roman" w:hAnsi="Times New Roman" w:cs="Times New Roman"/>
                  <w:i w:val="0"/>
                  <w:color w:val="auto"/>
                  <w:sz w:val="22"/>
                  <w:szCs w:val="22"/>
                  <w:rPrChange w:id="7137" w:author="Phuong Giang" w:date="2012-02-22T23:45:00Z">
                    <w:rPr>
                      <w:bCs/>
                      <w:color w:val="000000" w:themeColor="text1"/>
                      <w:sz w:val="18"/>
                      <w:szCs w:val="18"/>
                    </w:rPr>
                  </w:rPrChange>
                </w:rPr>
                <w:t>List&lt;</w:t>
              </w:r>
              <w:proofErr w:type="spellStart"/>
              <w:r w:rsidRPr="00D85E98">
                <w:rPr>
                  <w:rFonts w:ascii="Times New Roman" w:hAnsi="Times New Roman" w:cs="Times New Roman"/>
                  <w:i w:val="0"/>
                  <w:color w:val="auto"/>
                  <w:sz w:val="22"/>
                  <w:szCs w:val="22"/>
                  <w:rPrChange w:id="7138" w:author="Phuong Giang" w:date="2012-02-22T23:45:00Z">
                    <w:rPr>
                      <w:bCs/>
                      <w:color w:val="000000" w:themeColor="text1"/>
                      <w:sz w:val="18"/>
                      <w:szCs w:val="18"/>
                    </w:rPr>
                  </w:rPrChange>
                </w:rPr>
                <w:t>KnowledgeItem</w:t>
              </w:r>
              <w:proofErr w:type="spellEnd"/>
              <w:r w:rsidRPr="00D85E98">
                <w:rPr>
                  <w:rFonts w:ascii="Times New Roman" w:hAnsi="Times New Roman" w:cs="Times New Roman"/>
                  <w:i w:val="0"/>
                  <w:color w:val="auto"/>
                  <w:sz w:val="22"/>
                  <w:szCs w:val="22"/>
                  <w:rPrChange w:id="7139" w:author="Phuong Giang" w:date="2012-02-22T23:45:00Z">
                    <w:rPr>
                      <w:bCs/>
                      <w:color w:val="000000" w:themeColor="text1"/>
                      <w:sz w:val="18"/>
                      <w:szCs w:val="18"/>
                    </w:rPr>
                  </w:rPrChange>
                </w:rPr>
                <w:t>&gt;</w:t>
              </w:r>
            </w:ins>
          </w:p>
        </w:tc>
        <w:tc>
          <w:tcPr>
            <w:tcW w:w="1142" w:type="dxa"/>
          </w:tcPr>
          <w:p w:rsidR="001A326B" w:rsidRPr="00D85E98" w:rsidRDefault="001A326B">
            <w:pPr>
              <w:pStyle w:val="comment"/>
              <w:ind w:left="0"/>
              <w:rPr>
                <w:ins w:id="7140" w:author="Red Army" w:date="2012-02-22T22:52:00Z"/>
                <w:rFonts w:ascii="Times New Roman" w:hAnsi="Times New Roman" w:cs="Times New Roman"/>
                <w:bCs w:val="0"/>
                <w:color w:val="auto"/>
                <w:sz w:val="22"/>
                <w:szCs w:val="22"/>
                <w:rPrChange w:id="7141" w:author="Phuong Giang" w:date="2012-02-22T23:45:00Z">
                  <w:rPr>
                    <w:ins w:id="7142" w:author="Red Army" w:date="2012-02-22T22:52:00Z"/>
                    <w:rFonts w:ascii="Tahoma" w:eastAsia="MS Mincho" w:hAnsi="Tahoma" w:cs="Arial"/>
                    <w:bCs/>
                    <w:snapToGrid w:val="0"/>
                    <w:color w:val="000000" w:themeColor="text1"/>
                    <w:sz w:val="18"/>
                    <w:szCs w:val="18"/>
                    <w:lang w:eastAsia="ja-JP"/>
                  </w:rPr>
                </w:rPrChange>
              </w:rPr>
              <w:pPrChange w:id="7143" w:author="Phuong Giang" w:date="2012-02-22T23:45:00Z">
                <w:pPr>
                  <w:spacing w:before="120" w:after="200" w:line="360" w:lineRule="auto"/>
                </w:pPr>
              </w:pPrChange>
            </w:pPr>
            <w:ins w:id="7144" w:author="Red Army" w:date="2012-02-22T22:52:00Z">
              <w:r w:rsidRPr="00D85E98">
                <w:rPr>
                  <w:rFonts w:ascii="Times New Roman" w:hAnsi="Times New Roman" w:cs="Times New Roman"/>
                  <w:i w:val="0"/>
                  <w:color w:val="auto"/>
                  <w:sz w:val="22"/>
                  <w:szCs w:val="22"/>
                  <w:rPrChange w:id="7145" w:author="Phuong Giang" w:date="2012-02-22T23:45:00Z">
                    <w:rPr>
                      <w:bCs/>
                      <w:color w:val="000000" w:themeColor="text1"/>
                      <w:sz w:val="18"/>
                      <w:szCs w:val="18"/>
                    </w:rPr>
                  </w:rPrChange>
                </w:rPr>
                <w:t>N/A</w:t>
              </w:r>
            </w:ins>
          </w:p>
        </w:tc>
        <w:tc>
          <w:tcPr>
            <w:tcW w:w="952" w:type="dxa"/>
          </w:tcPr>
          <w:p w:rsidR="001A326B" w:rsidRPr="00D85E98" w:rsidRDefault="001A326B">
            <w:pPr>
              <w:pStyle w:val="comment"/>
              <w:ind w:left="0"/>
              <w:rPr>
                <w:ins w:id="7146" w:author="Red Army" w:date="2012-02-22T22:52:00Z"/>
                <w:rFonts w:ascii="Times New Roman" w:hAnsi="Times New Roman" w:cs="Times New Roman"/>
                <w:bCs w:val="0"/>
                <w:color w:val="auto"/>
                <w:sz w:val="22"/>
                <w:szCs w:val="22"/>
                <w:rPrChange w:id="7147" w:author="Phuong Giang" w:date="2012-02-22T23:45:00Z">
                  <w:rPr>
                    <w:ins w:id="7148" w:author="Red Army" w:date="2012-02-22T22:52:00Z"/>
                    <w:rFonts w:ascii="Tahoma" w:eastAsia="MS Mincho" w:hAnsi="Tahoma" w:cs="Arial"/>
                    <w:bCs/>
                    <w:snapToGrid w:val="0"/>
                    <w:color w:val="000000" w:themeColor="text1"/>
                    <w:sz w:val="18"/>
                    <w:szCs w:val="18"/>
                    <w:lang w:eastAsia="ja-JP"/>
                  </w:rPr>
                </w:rPrChange>
              </w:rPr>
              <w:pPrChange w:id="7149" w:author="Phuong Giang" w:date="2012-02-22T23:45:00Z">
                <w:pPr>
                  <w:spacing w:before="120" w:after="200" w:line="360" w:lineRule="auto"/>
                </w:pPr>
              </w:pPrChange>
            </w:pPr>
          </w:p>
        </w:tc>
        <w:tc>
          <w:tcPr>
            <w:tcW w:w="4702" w:type="dxa"/>
          </w:tcPr>
          <w:p w:rsidR="001A326B" w:rsidRPr="00D85E98" w:rsidRDefault="001A326B">
            <w:pPr>
              <w:pStyle w:val="comment"/>
              <w:ind w:left="0"/>
              <w:rPr>
                <w:ins w:id="7150" w:author="Red Army" w:date="2012-02-22T22:52:00Z"/>
                <w:rFonts w:ascii="Times New Roman" w:hAnsi="Times New Roman" w:cs="Times New Roman"/>
                <w:bCs w:val="0"/>
                <w:color w:val="auto"/>
                <w:sz w:val="22"/>
                <w:szCs w:val="22"/>
                <w:rPrChange w:id="7151" w:author="Phuong Giang" w:date="2012-02-22T23:45:00Z">
                  <w:rPr>
                    <w:ins w:id="7152" w:author="Red Army" w:date="2012-02-22T22:52:00Z"/>
                    <w:rFonts w:ascii="Tahoma" w:eastAsia="MS Mincho" w:hAnsi="Tahoma" w:cs="Arial"/>
                    <w:bCs/>
                    <w:snapToGrid w:val="0"/>
                    <w:color w:val="000000" w:themeColor="text1"/>
                    <w:sz w:val="18"/>
                    <w:szCs w:val="18"/>
                    <w:lang w:eastAsia="ja-JP"/>
                  </w:rPr>
                </w:rPrChange>
              </w:rPr>
              <w:pPrChange w:id="7153" w:author="Phuong Giang" w:date="2012-02-22T23:45:00Z">
                <w:pPr>
                  <w:spacing w:before="120" w:after="200" w:line="360" w:lineRule="auto"/>
                </w:pPr>
              </w:pPrChange>
            </w:pPr>
          </w:p>
        </w:tc>
      </w:tr>
      <w:tr w:rsidR="001A326B" w:rsidRPr="00D85E98" w:rsidTr="00995D66">
        <w:trPr>
          <w:ins w:id="7154" w:author="Red Army" w:date="2012-02-22T22:52:00Z"/>
        </w:trPr>
        <w:tc>
          <w:tcPr>
            <w:tcW w:w="570" w:type="dxa"/>
          </w:tcPr>
          <w:p w:rsidR="001A326B" w:rsidRPr="00D85E98" w:rsidRDefault="001A326B">
            <w:pPr>
              <w:pStyle w:val="comment"/>
              <w:ind w:left="0"/>
              <w:rPr>
                <w:ins w:id="7155" w:author="Red Army" w:date="2012-02-22T22:52:00Z"/>
                <w:rFonts w:ascii="Times New Roman" w:hAnsi="Times New Roman" w:cs="Times New Roman"/>
                <w:bCs w:val="0"/>
                <w:color w:val="auto"/>
                <w:sz w:val="22"/>
                <w:szCs w:val="22"/>
                <w:rPrChange w:id="7156" w:author="Phuong Giang" w:date="2012-02-22T23:45:00Z">
                  <w:rPr>
                    <w:ins w:id="7157" w:author="Red Army" w:date="2012-02-22T22:52:00Z"/>
                    <w:rFonts w:ascii="Tahoma" w:eastAsia="MS Mincho" w:hAnsi="Tahoma" w:cs="Arial"/>
                    <w:bCs/>
                    <w:snapToGrid w:val="0"/>
                    <w:color w:val="000000" w:themeColor="text1"/>
                    <w:sz w:val="18"/>
                    <w:szCs w:val="18"/>
                    <w:lang w:eastAsia="ja-JP"/>
                  </w:rPr>
                </w:rPrChange>
              </w:rPr>
              <w:pPrChange w:id="7158" w:author="Phuong Giang" w:date="2012-02-22T23:45:00Z">
                <w:pPr>
                  <w:spacing w:before="120" w:after="200" w:line="360" w:lineRule="auto"/>
                </w:pPr>
              </w:pPrChange>
            </w:pPr>
          </w:p>
        </w:tc>
        <w:tc>
          <w:tcPr>
            <w:tcW w:w="1378" w:type="dxa"/>
          </w:tcPr>
          <w:p w:rsidR="001A326B" w:rsidRPr="00D85E98" w:rsidRDefault="001A326B">
            <w:pPr>
              <w:pStyle w:val="comment"/>
              <w:ind w:left="0"/>
              <w:rPr>
                <w:ins w:id="7159" w:author="Red Army" w:date="2012-02-22T22:52:00Z"/>
                <w:rFonts w:ascii="Times New Roman" w:hAnsi="Times New Roman" w:cs="Times New Roman"/>
                <w:bCs w:val="0"/>
                <w:color w:val="auto"/>
                <w:sz w:val="22"/>
                <w:szCs w:val="22"/>
                <w:rPrChange w:id="7160" w:author="Phuong Giang" w:date="2012-02-22T23:45:00Z">
                  <w:rPr>
                    <w:ins w:id="7161" w:author="Red Army" w:date="2012-02-22T22:52:00Z"/>
                    <w:rFonts w:ascii="Tahoma" w:eastAsia="MS Mincho" w:hAnsi="Tahoma" w:cs="Arial"/>
                    <w:bCs/>
                    <w:snapToGrid w:val="0"/>
                    <w:color w:val="000000" w:themeColor="text1"/>
                    <w:sz w:val="18"/>
                    <w:szCs w:val="18"/>
                    <w:lang w:eastAsia="ja-JP"/>
                  </w:rPr>
                </w:rPrChange>
              </w:rPr>
              <w:pPrChange w:id="7162" w:author="Phuong Giang" w:date="2012-02-22T23:45:00Z">
                <w:pPr>
                  <w:spacing w:before="120" w:after="200" w:line="360" w:lineRule="auto"/>
                </w:pPr>
              </w:pPrChange>
            </w:pPr>
          </w:p>
        </w:tc>
        <w:tc>
          <w:tcPr>
            <w:tcW w:w="832" w:type="dxa"/>
          </w:tcPr>
          <w:p w:rsidR="001A326B" w:rsidRPr="00D85E98" w:rsidRDefault="001A326B">
            <w:pPr>
              <w:pStyle w:val="comment"/>
              <w:ind w:left="0"/>
              <w:rPr>
                <w:ins w:id="7163" w:author="Red Army" w:date="2012-02-22T22:52:00Z"/>
                <w:rFonts w:ascii="Times New Roman" w:hAnsi="Times New Roman" w:cs="Times New Roman"/>
                <w:bCs w:val="0"/>
                <w:color w:val="auto"/>
                <w:sz w:val="22"/>
                <w:szCs w:val="22"/>
                <w:rPrChange w:id="7164" w:author="Phuong Giang" w:date="2012-02-22T23:45:00Z">
                  <w:rPr>
                    <w:ins w:id="7165" w:author="Red Army" w:date="2012-02-22T22:52:00Z"/>
                    <w:rFonts w:ascii="Tahoma" w:eastAsia="MS Mincho" w:hAnsi="Tahoma" w:cs="Arial"/>
                    <w:bCs/>
                    <w:snapToGrid w:val="0"/>
                    <w:color w:val="000000" w:themeColor="text1"/>
                    <w:sz w:val="18"/>
                    <w:szCs w:val="18"/>
                    <w:lang w:eastAsia="ja-JP"/>
                  </w:rPr>
                </w:rPrChange>
              </w:rPr>
              <w:pPrChange w:id="7166" w:author="Phuong Giang" w:date="2012-02-22T23:45:00Z">
                <w:pPr>
                  <w:spacing w:before="120" w:after="200" w:line="360" w:lineRule="auto"/>
                </w:pPr>
              </w:pPrChange>
            </w:pPr>
          </w:p>
        </w:tc>
        <w:tc>
          <w:tcPr>
            <w:tcW w:w="1142" w:type="dxa"/>
          </w:tcPr>
          <w:p w:rsidR="001A326B" w:rsidRPr="00D85E98" w:rsidRDefault="001A326B">
            <w:pPr>
              <w:pStyle w:val="comment"/>
              <w:ind w:left="0"/>
              <w:rPr>
                <w:ins w:id="7167" w:author="Red Army" w:date="2012-02-22T22:52:00Z"/>
                <w:rFonts w:ascii="Times New Roman" w:hAnsi="Times New Roman" w:cs="Times New Roman"/>
                <w:bCs w:val="0"/>
                <w:color w:val="auto"/>
                <w:sz w:val="22"/>
                <w:szCs w:val="22"/>
                <w:rPrChange w:id="7168" w:author="Phuong Giang" w:date="2012-02-22T23:45:00Z">
                  <w:rPr>
                    <w:ins w:id="7169" w:author="Red Army" w:date="2012-02-22T22:52:00Z"/>
                    <w:rFonts w:ascii="Tahoma" w:eastAsia="MS Mincho" w:hAnsi="Tahoma" w:cs="Arial"/>
                    <w:bCs/>
                    <w:snapToGrid w:val="0"/>
                    <w:color w:val="000000" w:themeColor="text1"/>
                    <w:sz w:val="18"/>
                    <w:szCs w:val="18"/>
                    <w:lang w:eastAsia="ja-JP"/>
                  </w:rPr>
                </w:rPrChange>
              </w:rPr>
              <w:pPrChange w:id="7170" w:author="Phuong Giang" w:date="2012-02-22T23:45:00Z">
                <w:pPr>
                  <w:spacing w:before="120" w:after="200" w:line="360" w:lineRule="auto"/>
                </w:pPr>
              </w:pPrChange>
            </w:pPr>
          </w:p>
        </w:tc>
        <w:tc>
          <w:tcPr>
            <w:tcW w:w="952" w:type="dxa"/>
          </w:tcPr>
          <w:p w:rsidR="001A326B" w:rsidRPr="00D85E98" w:rsidRDefault="001A326B">
            <w:pPr>
              <w:pStyle w:val="comment"/>
              <w:ind w:left="0"/>
              <w:rPr>
                <w:ins w:id="7171" w:author="Red Army" w:date="2012-02-22T22:52:00Z"/>
                <w:rFonts w:ascii="Times New Roman" w:hAnsi="Times New Roman" w:cs="Times New Roman"/>
                <w:bCs w:val="0"/>
                <w:color w:val="auto"/>
                <w:sz w:val="22"/>
                <w:szCs w:val="22"/>
                <w:rPrChange w:id="7172" w:author="Phuong Giang" w:date="2012-02-22T23:45:00Z">
                  <w:rPr>
                    <w:ins w:id="7173" w:author="Red Army" w:date="2012-02-22T22:52:00Z"/>
                    <w:rFonts w:ascii="Tahoma" w:eastAsia="MS Mincho" w:hAnsi="Tahoma" w:cs="Arial"/>
                    <w:bCs/>
                    <w:snapToGrid w:val="0"/>
                    <w:color w:val="000000" w:themeColor="text1"/>
                    <w:sz w:val="18"/>
                    <w:szCs w:val="18"/>
                    <w:lang w:eastAsia="ja-JP"/>
                  </w:rPr>
                </w:rPrChange>
              </w:rPr>
              <w:pPrChange w:id="7174" w:author="Phuong Giang" w:date="2012-02-22T23:45:00Z">
                <w:pPr>
                  <w:spacing w:before="120" w:after="200" w:line="360" w:lineRule="auto"/>
                </w:pPr>
              </w:pPrChange>
            </w:pPr>
          </w:p>
        </w:tc>
        <w:tc>
          <w:tcPr>
            <w:tcW w:w="4702" w:type="dxa"/>
          </w:tcPr>
          <w:p w:rsidR="001A326B" w:rsidRPr="00D85E98" w:rsidRDefault="001A326B">
            <w:pPr>
              <w:pStyle w:val="comment"/>
              <w:ind w:left="0"/>
              <w:rPr>
                <w:ins w:id="7175" w:author="Red Army" w:date="2012-02-22T22:52:00Z"/>
                <w:rFonts w:ascii="Times New Roman" w:hAnsi="Times New Roman" w:cs="Times New Roman"/>
                <w:bCs w:val="0"/>
                <w:color w:val="auto"/>
                <w:sz w:val="22"/>
                <w:szCs w:val="22"/>
                <w:rPrChange w:id="7176" w:author="Phuong Giang" w:date="2012-02-22T23:45:00Z">
                  <w:rPr>
                    <w:ins w:id="7177" w:author="Red Army" w:date="2012-02-22T22:52:00Z"/>
                    <w:rFonts w:ascii="Tahoma" w:eastAsia="MS Mincho" w:hAnsi="Tahoma" w:cs="Arial"/>
                    <w:bCs/>
                    <w:snapToGrid w:val="0"/>
                    <w:color w:val="000000" w:themeColor="text1"/>
                    <w:sz w:val="18"/>
                    <w:szCs w:val="18"/>
                    <w:lang w:eastAsia="ja-JP"/>
                  </w:rPr>
                </w:rPrChange>
              </w:rPr>
              <w:pPrChange w:id="7178" w:author="Phuong Giang" w:date="2012-02-22T23:45:00Z">
                <w:pPr>
                  <w:spacing w:before="120" w:after="200" w:line="360" w:lineRule="auto"/>
                </w:pPr>
              </w:pPrChange>
            </w:pPr>
          </w:p>
        </w:tc>
      </w:tr>
    </w:tbl>
    <w:p w:rsidR="001A326B" w:rsidRPr="003365FC" w:rsidRDefault="001A326B" w:rsidP="001A326B">
      <w:pPr>
        <w:keepNext/>
        <w:keepLines/>
        <w:numPr>
          <w:ilvl w:val="4"/>
          <w:numId w:val="5"/>
        </w:numPr>
        <w:tabs>
          <w:tab w:val="left" w:pos="4208"/>
        </w:tabs>
        <w:spacing w:before="200" w:after="0"/>
        <w:outlineLvl w:val="4"/>
        <w:rPr>
          <w:ins w:id="7179" w:author="Red Army" w:date="2012-02-22T22:52:00Z"/>
          <w:rFonts w:ascii="Cambria" w:eastAsia="MS Gothic" w:hAnsi="Cambria"/>
          <w:color w:val="243F60"/>
          <w:lang w:eastAsia="ja-JP"/>
        </w:rPr>
      </w:pPr>
      <w:ins w:id="7180" w:author="Red Army" w:date="2012-02-22T22:52:00Z">
        <w:r w:rsidRPr="003365FC">
          <w:rPr>
            <w:rFonts w:ascii="Cambria" w:eastAsia="MS Gothic" w:hAnsi="Cambria" w:hint="eastAsia"/>
            <w:color w:val="243F60"/>
          </w:rPr>
          <w:t>Methods</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205"/>
        <w:gridCol w:w="6416"/>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181" w:author="Red Army" w:date="2012-02-22T22:52:00Z"/>
        </w:trPr>
        <w:tc>
          <w:tcPr>
            <w:tcW w:w="955" w:type="dxa"/>
          </w:tcPr>
          <w:p w:rsidR="001A326B" w:rsidRPr="003365FC" w:rsidRDefault="001A326B" w:rsidP="00995D66">
            <w:pPr>
              <w:widowControl w:val="0"/>
              <w:spacing w:before="120"/>
              <w:ind w:left="-14" w:right="14"/>
              <w:jc w:val="center"/>
              <w:rPr>
                <w:ins w:id="7182" w:author="Red Army" w:date="2012-02-22T22:52:00Z"/>
                <w:rFonts w:ascii="Tahoma" w:eastAsia="MS Mincho" w:hAnsi="Tahoma" w:cs="Arial"/>
                <w:snapToGrid w:val="0"/>
                <w:sz w:val="20"/>
                <w:szCs w:val="20"/>
              </w:rPr>
            </w:pPr>
            <w:ins w:id="7183" w:author="Red Army" w:date="2012-02-22T22:52:00Z">
              <w:r w:rsidRPr="003365FC">
                <w:rPr>
                  <w:rFonts w:ascii="Tahoma" w:eastAsia="MS Mincho" w:hAnsi="Tahoma" w:cs="Arial" w:hint="eastAsia"/>
                  <w:snapToGrid w:val="0"/>
                  <w:sz w:val="20"/>
                  <w:szCs w:val="20"/>
                </w:rPr>
                <w:t>No</w:t>
              </w:r>
            </w:ins>
          </w:p>
        </w:tc>
        <w:tc>
          <w:tcPr>
            <w:tcW w:w="2205" w:type="dxa"/>
          </w:tcPr>
          <w:p w:rsidR="001A326B" w:rsidRPr="003365FC" w:rsidRDefault="001A326B" w:rsidP="00995D66">
            <w:pPr>
              <w:widowControl w:val="0"/>
              <w:spacing w:before="120"/>
              <w:ind w:left="-14" w:right="14"/>
              <w:jc w:val="center"/>
              <w:rPr>
                <w:ins w:id="7184" w:author="Red Army" w:date="2012-02-22T22:52:00Z"/>
                <w:rFonts w:ascii="Tahoma" w:eastAsia="MS Mincho" w:hAnsi="Tahoma" w:cs="Arial"/>
                <w:snapToGrid w:val="0"/>
                <w:sz w:val="20"/>
                <w:szCs w:val="20"/>
                <w:lang w:eastAsia="ja-JP"/>
              </w:rPr>
            </w:pPr>
            <w:ins w:id="7185" w:author="Red Army" w:date="2012-02-22T22:52:00Z">
              <w:r w:rsidRPr="003365FC">
                <w:rPr>
                  <w:rFonts w:ascii="Tahoma" w:eastAsia="MS Mincho" w:hAnsi="Tahoma" w:cs="Arial" w:hint="eastAsia"/>
                  <w:snapToGrid w:val="0"/>
                  <w:sz w:val="20"/>
                  <w:szCs w:val="20"/>
                  <w:lang w:eastAsia="ja-JP"/>
                </w:rPr>
                <w:t>Method</w:t>
              </w:r>
            </w:ins>
          </w:p>
        </w:tc>
        <w:tc>
          <w:tcPr>
            <w:tcW w:w="6416" w:type="dxa"/>
          </w:tcPr>
          <w:p w:rsidR="001A326B" w:rsidRPr="003365FC" w:rsidRDefault="001A326B" w:rsidP="00995D66">
            <w:pPr>
              <w:widowControl w:val="0"/>
              <w:spacing w:before="120"/>
              <w:ind w:left="-14" w:right="14"/>
              <w:jc w:val="center"/>
              <w:rPr>
                <w:ins w:id="7186" w:author="Red Army" w:date="2012-02-22T22:52:00Z"/>
                <w:rFonts w:ascii="Tahoma" w:eastAsia="MS Mincho" w:hAnsi="Tahoma" w:cs="Arial"/>
                <w:snapToGrid w:val="0"/>
                <w:sz w:val="20"/>
                <w:szCs w:val="20"/>
                <w:lang w:eastAsia="ja-JP"/>
              </w:rPr>
            </w:pPr>
            <w:ins w:id="7187"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7188" w:author="Red Army" w:date="2012-02-22T22:52:00Z"/>
        </w:trPr>
        <w:tc>
          <w:tcPr>
            <w:tcW w:w="955" w:type="dxa"/>
          </w:tcPr>
          <w:p w:rsidR="001A326B" w:rsidRPr="00D85E98" w:rsidRDefault="001A326B">
            <w:pPr>
              <w:pStyle w:val="comment"/>
              <w:ind w:left="0"/>
              <w:rPr>
                <w:ins w:id="7189" w:author="Red Army" w:date="2012-02-22T22:52:00Z"/>
                <w:rFonts w:ascii="Times New Roman" w:hAnsi="Times New Roman" w:cs="Times New Roman"/>
                <w:bCs w:val="0"/>
                <w:color w:val="auto"/>
                <w:sz w:val="22"/>
                <w:szCs w:val="22"/>
                <w:rPrChange w:id="7190" w:author="Phuong Giang" w:date="2012-02-22T23:45:00Z">
                  <w:rPr>
                    <w:ins w:id="7191" w:author="Red Army" w:date="2012-02-22T22:52:00Z"/>
                    <w:rFonts w:ascii="Tahoma" w:eastAsia="MS Mincho" w:hAnsi="Tahoma" w:cs="Arial"/>
                    <w:bCs/>
                    <w:snapToGrid w:val="0"/>
                    <w:color w:val="000000" w:themeColor="text1"/>
                    <w:sz w:val="18"/>
                    <w:szCs w:val="18"/>
                    <w:lang w:eastAsia="ja-JP"/>
                  </w:rPr>
                </w:rPrChange>
              </w:rPr>
              <w:pPrChange w:id="7192" w:author="Phuong Giang" w:date="2012-02-22T23:45:00Z">
                <w:pPr>
                  <w:spacing w:before="120" w:after="200" w:line="360" w:lineRule="auto"/>
                </w:pPr>
              </w:pPrChange>
            </w:pPr>
            <w:ins w:id="7193" w:author="Red Army" w:date="2012-02-22T22:52:00Z">
              <w:r w:rsidRPr="00D85E98">
                <w:rPr>
                  <w:rFonts w:ascii="Times New Roman" w:hAnsi="Times New Roman" w:cs="Times New Roman"/>
                  <w:i w:val="0"/>
                  <w:color w:val="auto"/>
                  <w:sz w:val="22"/>
                  <w:szCs w:val="22"/>
                  <w:rPrChange w:id="7194" w:author="Phuong Giang" w:date="2012-02-22T23:45:00Z">
                    <w:rPr>
                      <w:bCs/>
                      <w:color w:val="000000" w:themeColor="text1"/>
                      <w:sz w:val="18"/>
                      <w:szCs w:val="18"/>
                    </w:rPr>
                  </w:rPrChange>
                </w:rPr>
                <w:t>01</w:t>
              </w:r>
            </w:ins>
          </w:p>
        </w:tc>
        <w:tc>
          <w:tcPr>
            <w:tcW w:w="2205" w:type="dxa"/>
          </w:tcPr>
          <w:p w:rsidR="001A326B" w:rsidRPr="00D85E98" w:rsidRDefault="001A326B">
            <w:pPr>
              <w:pStyle w:val="comment"/>
              <w:ind w:left="0"/>
              <w:rPr>
                <w:ins w:id="7195" w:author="Red Army" w:date="2012-02-22T22:52:00Z"/>
                <w:rFonts w:ascii="Times New Roman" w:hAnsi="Times New Roman" w:cs="Times New Roman"/>
                <w:bCs w:val="0"/>
                <w:color w:val="auto"/>
                <w:sz w:val="22"/>
                <w:szCs w:val="22"/>
                <w:rPrChange w:id="7196" w:author="Phuong Giang" w:date="2012-02-22T23:45:00Z">
                  <w:rPr>
                    <w:ins w:id="7197" w:author="Red Army" w:date="2012-02-22T22:52:00Z"/>
                    <w:rFonts w:ascii="Tahoma" w:eastAsia="MS Mincho" w:hAnsi="Tahoma" w:cs="Arial"/>
                    <w:bCs/>
                    <w:snapToGrid w:val="0"/>
                    <w:color w:val="000000" w:themeColor="text1"/>
                    <w:sz w:val="18"/>
                    <w:szCs w:val="18"/>
                    <w:lang w:eastAsia="ja-JP"/>
                  </w:rPr>
                </w:rPrChange>
              </w:rPr>
              <w:pPrChange w:id="7198" w:author="Phuong Giang" w:date="2012-02-22T23:45:00Z">
                <w:pPr>
                  <w:spacing w:before="120" w:after="200" w:line="360" w:lineRule="auto"/>
                </w:pPr>
              </w:pPrChange>
            </w:pPr>
            <w:ins w:id="7199" w:author="Red Army" w:date="2012-02-22T22:52:00Z">
              <w:r w:rsidRPr="00D85E98">
                <w:rPr>
                  <w:rFonts w:ascii="Times New Roman" w:hAnsi="Times New Roman" w:cs="Times New Roman"/>
                  <w:i w:val="0"/>
                  <w:color w:val="auto"/>
                  <w:sz w:val="22"/>
                  <w:szCs w:val="22"/>
                  <w:rPrChange w:id="7200" w:author="Phuong Giang" w:date="2012-02-22T23:45:00Z">
                    <w:rPr>
                      <w:bCs/>
                      <w:color w:val="000000" w:themeColor="text1"/>
                      <w:sz w:val="18"/>
                      <w:szCs w:val="18"/>
                    </w:rPr>
                  </w:rPrChange>
                </w:rPr>
                <w:t>Add</w:t>
              </w:r>
            </w:ins>
          </w:p>
        </w:tc>
        <w:tc>
          <w:tcPr>
            <w:tcW w:w="6416" w:type="dxa"/>
          </w:tcPr>
          <w:p w:rsidR="001A326B" w:rsidRPr="00D85E98" w:rsidRDefault="001A326B">
            <w:pPr>
              <w:pStyle w:val="comment"/>
              <w:ind w:left="0"/>
              <w:rPr>
                <w:ins w:id="7201" w:author="Red Army" w:date="2012-02-22T22:52:00Z"/>
                <w:rFonts w:ascii="Times New Roman" w:hAnsi="Times New Roman" w:cs="Times New Roman"/>
                <w:bCs w:val="0"/>
                <w:color w:val="auto"/>
                <w:sz w:val="22"/>
                <w:szCs w:val="22"/>
                <w:rPrChange w:id="7202" w:author="Phuong Giang" w:date="2012-02-22T23:45:00Z">
                  <w:rPr>
                    <w:ins w:id="7203" w:author="Red Army" w:date="2012-02-22T22:52:00Z"/>
                    <w:rFonts w:ascii="Tahoma" w:eastAsia="MS Mincho" w:hAnsi="Tahoma" w:cs="Arial"/>
                    <w:bCs/>
                    <w:snapToGrid w:val="0"/>
                    <w:color w:val="000000" w:themeColor="text1"/>
                    <w:sz w:val="18"/>
                    <w:szCs w:val="18"/>
                    <w:lang w:eastAsia="ja-JP"/>
                  </w:rPr>
                </w:rPrChange>
              </w:rPr>
              <w:pPrChange w:id="7204" w:author="Phuong Giang" w:date="2012-02-22T23:45:00Z">
                <w:pPr>
                  <w:spacing w:before="120" w:after="200" w:line="360" w:lineRule="auto"/>
                </w:pPr>
              </w:pPrChange>
            </w:pPr>
            <w:ins w:id="7205" w:author="Red Army" w:date="2012-02-22T22:52:00Z">
              <w:r w:rsidRPr="00D85E98">
                <w:rPr>
                  <w:rFonts w:ascii="Times New Roman" w:hAnsi="Times New Roman" w:cs="Times New Roman"/>
                  <w:i w:val="0"/>
                  <w:color w:val="auto"/>
                  <w:sz w:val="22"/>
                  <w:szCs w:val="22"/>
                  <w:rPrChange w:id="7206" w:author="Phuong Giang" w:date="2012-02-22T23:45:00Z">
                    <w:rPr>
                      <w:bCs/>
                      <w:color w:val="000000" w:themeColor="text1"/>
                      <w:sz w:val="18"/>
                      <w:szCs w:val="18"/>
                    </w:rPr>
                  </w:rPrChange>
                </w:rPr>
                <w:t>Used to add KI to a KI collection.</w:t>
              </w:r>
            </w:ins>
          </w:p>
        </w:tc>
      </w:tr>
      <w:tr w:rsidR="001A326B" w:rsidRPr="00D85E98" w:rsidTr="00995D66">
        <w:trPr>
          <w:ins w:id="7207" w:author="Red Army" w:date="2012-02-22T22:52:00Z"/>
        </w:trPr>
        <w:tc>
          <w:tcPr>
            <w:tcW w:w="955" w:type="dxa"/>
          </w:tcPr>
          <w:p w:rsidR="001A326B" w:rsidRPr="00D85E98" w:rsidRDefault="001A326B">
            <w:pPr>
              <w:pStyle w:val="comment"/>
              <w:ind w:left="0"/>
              <w:rPr>
                <w:ins w:id="7208" w:author="Red Army" w:date="2012-02-22T22:52:00Z"/>
                <w:rFonts w:ascii="Times New Roman" w:hAnsi="Times New Roman" w:cs="Times New Roman"/>
                <w:bCs w:val="0"/>
                <w:color w:val="auto"/>
                <w:sz w:val="22"/>
                <w:szCs w:val="22"/>
                <w:rPrChange w:id="7209" w:author="Phuong Giang" w:date="2012-02-22T23:45:00Z">
                  <w:rPr>
                    <w:ins w:id="7210" w:author="Red Army" w:date="2012-02-22T22:52:00Z"/>
                    <w:rFonts w:ascii="Tahoma" w:eastAsia="MS Mincho" w:hAnsi="Tahoma" w:cs="Arial"/>
                    <w:bCs/>
                    <w:snapToGrid w:val="0"/>
                    <w:color w:val="000000" w:themeColor="text1"/>
                    <w:sz w:val="18"/>
                    <w:szCs w:val="18"/>
                    <w:lang w:eastAsia="ja-JP"/>
                  </w:rPr>
                </w:rPrChange>
              </w:rPr>
              <w:pPrChange w:id="7211" w:author="Phuong Giang" w:date="2012-02-22T23:45:00Z">
                <w:pPr>
                  <w:spacing w:before="120" w:after="200" w:line="360" w:lineRule="auto"/>
                </w:pPr>
              </w:pPrChange>
            </w:pPr>
            <w:ins w:id="7212" w:author="Red Army" w:date="2012-02-22T22:52:00Z">
              <w:r w:rsidRPr="00D85E98">
                <w:rPr>
                  <w:rFonts w:ascii="Times New Roman" w:hAnsi="Times New Roman" w:cs="Times New Roman"/>
                  <w:i w:val="0"/>
                  <w:color w:val="auto"/>
                  <w:sz w:val="22"/>
                  <w:szCs w:val="22"/>
                  <w:rPrChange w:id="7213" w:author="Phuong Giang" w:date="2012-02-22T23:45:00Z">
                    <w:rPr>
                      <w:bCs/>
                      <w:color w:val="000000" w:themeColor="text1"/>
                      <w:sz w:val="18"/>
                      <w:szCs w:val="18"/>
                    </w:rPr>
                  </w:rPrChange>
                </w:rPr>
                <w:t>02</w:t>
              </w:r>
            </w:ins>
          </w:p>
        </w:tc>
        <w:tc>
          <w:tcPr>
            <w:tcW w:w="2205" w:type="dxa"/>
          </w:tcPr>
          <w:p w:rsidR="001A326B" w:rsidRPr="00D85E98" w:rsidRDefault="001A326B">
            <w:pPr>
              <w:pStyle w:val="comment"/>
              <w:ind w:left="0"/>
              <w:rPr>
                <w:ins w:id="7214" w:author="Red Army" w:date="2012-02-22T22:52:00Z"/>
                <w:rFonts w:ascii="Times New Roman" w:hAnsi="Times New Roman" w:cs="Times New Roman"/>
                <w:bCs w:val="0"/>
                <w:color w:val="auto"/>
                <w:sz w:val="22"/>
                <w:szCs w:val="22"/>
                <w:rPrChange w:id="7215" w:author="Phuong Giang" w:date="2012-02-22T23:45:00Z">
                  <w:rPr>
                    <w:ins w:id="7216" w:author="Red Army" w:date="2012-02-22T22:52:00Z"/>
                    <w:rFonts w:ascii="Tahoma" w:eastAsia="MS Mincho" w:hAnsi="Tahoma" w:cs="Arial"/>
                    <w:bCs/>
                    <w:snapToGrid w:val="0"/>
                    <w:color w:val="000000" w:themeColor="text1"/>
                    <w:sz w:val="18"/>
                    <w:szCs w:val="18"/>
                    <w:lang w:eastAsia="ja-JP"/>
                  </w:rPr>
                </w:rPrChange>
              </w:rPr>
              <w:pPrChange w:id="7217" w:author="Phuong Giang" w:date="2012-02-22T23:45:00Z">
                <w:pPr>
                  <w:spacing w:before="120" w:after="200" w:line="360" w:lineRule="auto"/>
                </w:pPr>
              </w:pPrChange>
            </w:pPr>
            <w:proofErr w:type="spellStart"/>
            <w:ins w:id="7218" w:author="Red Army" w:date="2012-02-22T22:52:00Z">
              <w:r w:rsidRPr="00D85E98">
                <w:rPr>
                  <w:rFonts w:ascii="Times New Roman" w:hAnsi="Times New Roman" w:cs="Times New Roman"/>
                  <w:i w:val="0"/>
                  <w:color w:val="auto"/>
                  <w:sz w:val="22"/>
                  <w:szCs w:val="22"/>
                  <w:rPrChange w:id="7219" w:author="Phuong Giang" w:date="2012-02-22T23:45:00Z">
                    <w:rPr>
                      <w:bCs/>
                      <w:color w:val="000000" w:themeColor="text1"/>
                      <w:sz w:val="18"/>
                      <w:szCs w:val="18"/>
                    </w:rPr>
                  </w:rPrChange>
                </w:rPr>
                <w:t>ContainsItem</w:t>
              </w:r>
              <w:proofErr w:type="spellEnd"/>
            </w:ins>
          </w:p>
        </w:tc>
        <w:tc>
          <w:tcPr>
            <w:tcW w:w="6416" w:type="dxa"/>
          </w:tcPr>
          <w:p w:rsidR="001A326B" w:rsidRPr="00D85E98" w:rsidRDefault="001A326B">
            <w:pPr>
              <w:pStyle w:val="comment"/>
              <w:ind w:left="0"/>
              <w:rPr>
                <w:ins w:id="7220" w:author="Red Army" w:date="2012-02-22T22:52:00Z"/>
                <w:rFonts w:ascii="Times New Roman" w:hAnsi="Times New Roman" w:cs="Times New Roman"/>
                <w:bCs w:val="0"/>
                <w:color w:val="auto"/>
                <w:sz w:val="22"/>
                <w:szCs w:val="22"/>
                <w:rPrChange w:id="7221" w:author="Phuong Giang" w:date="2012-02-22T23:45:00Z">
                  <w:rPr>
                    <w:ins w:id="7222" w:author="Red Army" w:date="2012-02-22T22:52:00Z"/>
                    <w:rFonts w:ascii="Tahoma" w:eastAsia="MS Mincho" w:hAnsi="Tahoma" w:cs="Arial"/>
                    <w:bCs/>
                    <w:snapToGrid w:val="0"/>
                    <w:color w:val="000000" w:themeColor="text1"/>
                    <w:sz w:val="18"/>
                    <w:szCs w:val="18"/>
                    <w:lang w:eastAsia="ja-JP"/>
                  </w:rPr>
                </w:rPrChange>
              </w:rPr>
              <w:pPrChange w:id="7223" w:author="Phuong Giang" w:date="2012-02-22T23:45:00Z">
                <w:pPr>
                  <w:spacing w:before="120" w:after="200" w:line="360" w:lineRule="auto"/>
                </w:pPr>
              </w:pPrChange>
            </w:pPr>
            <w:ins w:id="7224" w:author="Red Army" w:date="2012-02-22T22:52:00Z">
              <w:r w:rsidRPr="00D85E98">
                <w:rPr>
                  <w:rFonts w:ascii="Times New Roman" w:hAnsi="Times New Roman" w:cs="Times New Roman"/>
                  <w:i w:val="0"/>
                  <w:color w:val="auto"/>
                  <w:sz w:val="22"/>
                  <w:szCs w:val="22"/>
                  <w:rPrChange w:id="7225" w:author="Phuong Giang" w:date="2012-02-22T23:45:00Z">
                    <w:rPr>
                      <w:bCs/>
                      <w:color w:val="000000" w:themeColor="text1"/>
                      <w:sz w:val="18"/>
                      <w:szCs w:val="18"/>
                    </w:rPr>
                  </w:rPrChange>
                </w:rPr>
                <w:t>Used to check if the inputted KI is contains in the collection</w:t>
              </w:r>
            </w:ins>
          </w:p>
        </w:tc>
      </w:tr>
      <w:tr w:rsidR="001A326B" w:rsidRPr="00D85E98" w:rsidTr="00995D66">
        <w:trPr>
          <w:ins w:id="7226" w:author="Red Army" w:date="2012-02-22T22:52:00Z"/>
        </w:trPr>
        <w:tc>
          <w:tcPr>
            <w:tcW w:w="955" w:type="dxa"/>
          </w:tcPr>
          <w:p w:rsidR="001A326B" w:rsidRPr="00D85E98" w:rsidRDefault="001A326B">
            <w:pPr>
              <w:pStyle w:val="comment"/>
              <w:ind w:left="0"/>
              <w:rPr>
                <w:ins w:id="7227" w:author="Red Army" w:date="2012-02-22T22:52:00Z"/>
                <w:rFonts w:ascii="Times New Roman" w:hAnsi="Times New Roman" w:cs="Times New Roman"/>
                <w:bCs w:val="0"/>
                <w:color w:val="auto"/>
                <w:sz w:val="22"/>
                <w:szCs w:val="22"/>
                <w:rPrChange w:id="7228" w:author="Phuong Giang" w:date="2012-02-22T23:45:00Z">
                  <w:rPr>
                    <w:ins w:id="7229" w:author="Red Army" w:date="2012-02-22T22:52:00Z"/>
                    <w:rFonts w:ascii="Tahoma" w:eastAsia="MS Mincho" w:hAnsi="Tahoma" w:cs="Arial"/>
                    <w:bCs/>
                    <w:snapToGrid w:val="0"/>
                    <w:color w:val="000000" w:themeColor="text1"/>
                    <w:sz w:val="18"/>
                    <w:szCs w:val="18"/>
                    <w:lang w:eastAsia="ja-JP"/>
                  </w:rPr>
                </w:rPrChange>
              </w:rPr>
              <w:pPrChange w:id="7230" w:author="Phuong Giang" w:date="2012-02-22T23:45:00Z">
                <w:pPr>
                  <w:spacing w:before="120" w:after="200" w:line="360" w:lineRule="auto"/>
                </w:pPr>
              </w:pPrChange>
            </w:pPr>
            <w:ins w:id="7231" w:author="Red Army" w:date="2012-02-22T22:52:00Z">
              <w:r w:rsidRPr="00D85E98">
                <w:rPr>
                  <w:rFonts w:ascii="Times New Roman" w:hAnsi="Times New Roman" w:cs="Times New Roman"/>
                  <w:i w:val="0"/>
                  <w:color w:val="auto"/>
                  <w:sz w:val="22"/>
                  <w:szCs w:val="22"/>
                  <w:rPrChange w:id="7232" w:author="Phuong Giang" w:date="2012-02-22T23:45:00Z">
                    <w:rPr>
                      <w:bCs/>
                      <w:color w:val="000000" w:themeColor="text1"/>
                      <w:sz w:val="18"/>
                      <w:szCs w:val="18"/>
                    </w:rPr>
                  </w:rPrChange>
                </w:rPr>
                <w:t>03</w:t>
              </w:r>
            </w:ins>
          </w:p>
        </w:tc>
        <w:tc>
          <w:tcPr>
            <w:tcW w:w="2205" w:type="dxa"/>
          </w:tcPr>
          <w:p w:rsidR="001A326B" w:rsidRPr="00D85E98" w:rsidRDefault="001A326B">
            <w:pPr>
              <w:pStyle w:val="comment"/>
              <w:ind w:left="0"/>
              <w:rPr>
                <w:ins w:id="7233" w:author="Red Army" w:date="2012-02-22T22:52:00Z"/>
                <w:rFonts w:ascii="Times New Roman" w:hAnsi="Times New Roman" w:cs="Times New Roman"/>
                <w:bCs w:val="0"/>
                <w:color w:val="auto"/>
                <w:sz w:val="22"/>
                <w:szCs w:val="22"/>
                <w:rPrChange w:id="7234" w:author="Phuong Giang" w:date="2012-02-22T23:45:00Z">
                  <w:rPr>
                    <w:ins w:id="7235" w:author="Red Army" w:date="2012-02-22T22:52:00Z"/>
                    <w:rFonts w:ascii="Tahoma" w:eastAsia="MS Mincho" w:hAnsi="Tahoma" w:cs="Arial"/>
                    <w:bCs/>
                    <w:snapToGrid w:val="0"/>
                    <w:color w:val="000000" w:themeColor="text1"/>
                    <w:sz w:val="18"/>
                    <w:szCs w:val="18"/>
                    <w:lang w:eastAsia="ja-JP"/>
                  </w:rPr>
                </w:rPrChange>
              </w:rPr>
              <w:pPrChange w:id="7236" w:author="Phuong Giang" w:date="2012-02-22T23:45:00Z">
                <w:pPr>
                  <w:spacing w:before="120" w:after="200" w:line="360" w:lineRule="auto"/>
                </w:pPr>
              </w:pPrChange>
            </w:pPr>
            <w:ins w:id="7237" w:author="Red Army" w:date="2012-02-22T22:52:00Z">
              <w:r w:rsidRPr="00D85E98">
                <w:rPr>
                  <w:rFonts w:ascii="Times New Roman" w:hAnsi="Times New Roman" w:cs="Times New Roman"/>
                  <w:i w:val="0"/>
                  <w:color w:val="auto"/>
                  <w:sz w:val="22"/>
                  <w:szCs w:val="22"/>
                  <w:rPrChange w:id="7238" w:author="Phuong Giang" w:date="2012-02-22T23:45:00Z">
                    <w:rPr>
                      <w:bCs/>
                      <w:color w:val="000000" w:themeColor="text1"/>
                      <w:sz w:val="18"/>
                      <w:szCs w:val="18"/>
                    </w:rPr>
                  </w:rPrChange>
                </w:rPr>
                <w:t>Delete</w:t>
              </w:r>
            </w:ins>
          </w:p>
        </w:tc>
        <w:tc>
          <w:tcPr>
            <w:tcW w:w="6416" w:type="dxa"/>
          </w:tcPr>
          <w:p w:rsidR="001A326B" w:rsidRPr="00D85E98" w:rsidRDefault="001A326B">
            <w:pPr>
              <w:pStyle w:val="comment"/>
              <w:ind w:left="0"/>
              <w:rPr>
                <w:ins w:id="7239" w:author="Red Army" w:date="2012-02-22T22:52:00Z"/>
                <w:rFonts w:ascii="Times New Roman" w:hAnsi="Times New Roman" w:cs="Times New Roman"/>
                <w:bCs w:val="0"/>
                <w:color w:val="auto"/>
                <w:sz w:val="22"/>
                <w:szCs w:val="22"/>
                <w:rPrChange w:id="7240" w:author="Phuong Giang" w:date="2012-02-22T23:45:00Z">
                  <w:rPr>
                    <w:ins w:id="7241" w:author="Red Army" w:date="2012-02-22T22:52:00Z"/>
                    <w:rFonts w:ascii="Tahoma" w:eastAsia="MS Mincho" w:hAnsi="Tahoma" w:cs="Arial"/>
                    <w:bCs/>
                    <w:snapToGrid w:val="0"/>
                    <w:color w:val="000000" w:themeColor="text1"/>
                    <w:sz w:val="18"/>
                    <w:szCs w:val="18"/>
                    <w:lang w:eastAsia="ja-JP"/>
                  </w:rPr>
                </w:rPrChange>
              </w:rPr>
              <w:pPrChange w:id="7242" w:author="Phuong Giang" w:date="2012-02-22T23:45:00Z">
                <w:pPr>
                  <w:spacing w:before="120" w:after="200" w:line="360" w:lineRule="auto"/>
                </w:pPr>
              </w:pPrChange>
            </w:pPr>
            <w:ins w:id="7243" w:author="Red Army" w:date="2012-02-22T22:52:00Z">
              <w:r w:rsidRPr="00D85E98">
                <w:rPr>
                  <w:rFonts w:ascii="Times New Roman" w:hAnsi="Times New Roman" w:cs="Times New Roman"/>
                  <w:i w:val="0"/>
                  <w:color w:val="auto"/>
                  <w:sz w:val="22"/>
                  <w:szCs w:val="22"/>
                  <w:rPrChange w:id="7244" w:author="Phuong Giang" w:date="2012-02-22T23:45:00Z">
                    <w:rPr>
                      <w:bCs/>
                      <w:color w:val="000000" w:themeColor="text1"/>
                      <w:sz w:val="18"/>
                      <w:szCs w:val="18"/>
                    </w:rPr>
                  </w:rPrChange>
                </w:rPr>
                <w:t>Used to delete KI from the KI collection</w:t>
              </w:r>
            </w:ins>
          </w:p>
        </w:tc>
      </w:tr>
      <w:tr w:rsidR="001A326B" w:rsidRPr="00D85E98" w:rsidTr="00995D66">
        <w:trPr>
          <w:ins w:id="7245" w:author="Red Army" w:date="2012-02-22T22:52:00Z"/>
        </w:trPr>
        <w:tc>
          <w:tcPr>
            <w:tcW w:w="955" w:type="dxa"/>
          </w:tcPr>
          <w:p w:rsidR="001A326B" w:rsidRPr="00D85E98" w:rsidRDefault="001A326B">
            <w:pPr>
              <w:pStyle w:val="comment"/>
              <w:ind w:left="0"/>
              <w:rPr>
                <w:ins w:id="7246" w:author="Red Army" w:date="2012-02-22T22:52:00Z"/>
                <w:rFonts w:ascii="Times New Roman" w:hAnsi="Times New Roman" w:cs="Times New Roman"/>
                <w:bCs w:val="0"/>
                <w:color w:val="auto"/>
                <w:sz w:val="22"/>
                <w:szCs w:val="22"/>
                <w:rPrChange w:id="7247" w:author="Phuong Giang" w:date="2012-02-22T23:45:00Z">
                  <w:rPr>
                    <w:ins w:id="7248" w:author="Red Army" w:date="2012-02-22T22:52:00Z"/>
                    <w:rFonts w:ascii="Tahoma" w:eastAsia="MS Mincho" w:hAnsi="Tahoma" w:cs="Arial"/>
                    <w:bCs/>
                    <w:snapToGrid w:val="0"/>
                    <w:color w:val="000000" w:themeColor="text1"/>
                    <w:sz w:val="18"/>
                    <w:szCs w:val="18"/>
                    <w:lang w:eastAsia="ja-JP"/>
                  </w:rPr>
                </w:rPrChange>
              </w:rPr>
              <w:pPrChange w:id="7249" w:author="Phuong Giang" w:date="2012-02-22T23:45:00Z">
                <w:pPr>
                  <w:spacing w:before="120" w:after="200" w:line="360" w:lineRule="auto"/>
                </w:pPr>
              </w:pPrChange>
            </w:pPr>
            <w:ins w:id="7250" w:author="Red Army" w:date="2012-02-22T22:52:00Z">
              <w:r w:rsidRPr="00D85E98">
                <w:rPr>
                  <w:rFonts w:ascii="Times New Roman" w:hAnsi="Times New Roman" w:cs="Times New Roman"/>
                  <w:i w:val="0"/>
                  <w:color w:val="auto"/>
                  <w:sz w:val="22"/>
                  <w:szCs w:val="22"/>
                  <w:rPrChange w:id="7251" w:author="Phuong Giang" w:date="2012-02-22T23:45:00Z">
                    <w:rPr>
                      <w:bCs/>
                      <w:color w:val="000000" w:themeColor="text1"/>
                      <w:sz w:val="18"/>
                      <w:szCs w:val="18"/>
                    </w:rPr>
                  </w:rPrChange>
                </w:rPr>
                <w:t>04</w:t>
              </w:r>
            </w:ins>
          </w:p>
        </w:tc>
        <w:tc>
          <w:tcPr>
            <w:tcW w:w="2205" w:type="dxa"/>
          </w:tcPr>
          <w:p w:rsidR="001A326B" w:rsidRPr="00D85E98" w:rsidRDefault="001A326B">
            <w:pPr>
              <w:pStyle w:val="comment"/>
              <w:ind w:left="0"/>
              <w:rPr>
                <w:ins w:id="7252" w:author="Red Army" w:date="2012-02-22T22:52:00Z"/>
                <w:rFonts w:ascii="Times New Roman" w:hAnsi="Times New Roman" w:cs="Times New Roman"/>
                <w:bCs w:val="0"/>
                <w:color w:val="auto"/>
                <w:sz w:val="22"/>
                <w:szCs w:val="22"/>
                <w:rPrChange w:id="7253" w:author="Phuong Giang" w:date="2012-02-22T23:45:00Z">
                  <w:rPr>
                    <w:ins w:id="7254" w:author="Red Army" w:date="2012-02-22T22:52:00Z"/>
                    <w:rFonts w:ascii="Tahoma" w:eastAsia="MS Mincho" w:hAnsi="Tahoma" w:cs="Arial"/>
                    <w:bCs/>
                    <w:snapToGrid w:val="0"/>
                    <w:color w:val="000000" w:themeColor="text1"/>
                    <w:sz w:val="18"/>
                    <w:szCs w:val="18"/>
                    <w:lang w:eastAsia="ja-JP"/>
                  </w:rPr>
                </w:rPrChange>
              </w:rPr>
              <w:pPrChange w:id="7255" w:author="Phuong Giang" w:date="2012-02-22T23:45:00Z">
                <w:pPr>
                  <w:spacing w:before="120" w:after="200" w:line="360" w:lineRule="auto"/>
                </w:pPr>
              </w:pPrChange>
            </w:pPr>
            <w:proofErr w:type="spellStart"/>
            <w:ins w:id="7256" w:author="Red Army" w:date="2012-02-22T22:52:00Z">
              <w:r w:rsidRPr="00D85E98">
                <w:rPr>
                  <w:rFonts w:ascii="Times New Roman" w:hAnsi="Times New Roman" w:cs="Times New Roman"/>
                  <w:i w:val="0"/>
                  <w:color w:val="auto"/>
                  <w:sz w:val="22"/>
                  <w:szCs w:val="22"/>
                  <w:rPrChange w:id="7257" w:author="Phuong Giang" w:date="2012-02-22T23:45:00Z">
                    <w:rPr>
                      <w:bCs/>
                      <w:color w:val="000000" w:themeColor="text1"/>
                      <w:sz w:val="18"/>
                      <w:szCs w:val="18"/>
                    </w:rPr>
                  </w:rPrChange>
                </w:rPr>
                <w:t>GetAll</w:t>
              </w:r>
              <w:proofErr w:type="spellEnd"/>
            </w:ins>
          </w:p>
        </w:tc>
        <w:tc>
          <w:tcPr>
            <w:tcW w:w="6416" w:type="dxa"/>
          </w:tcPr>
          <w:p w:rsidR="001A326B" w:rsidRPr="00D85E98" w:rsidRDefault="001A326B">
            <w:pPr>
              <w:pStyle w:val="comment"/>
              <w:ind w:left="0"/>
              <w:rPr>
                <w:ins w:id="7258" w:author="Red Army" w:date="2012-02-22T22:52:00Z"/>
                <w:rFonts w:ascii="Times New Roman" w:hAnsi="Times New Roman" w:cs="Times New Roman"/>
                <w:bCs w:val="0"/>
                <w:color w:val="auto"/>
                <w:sz w:val="22"/>
                <w:szCs w:val="22"/>
                <w:rPrChange w:id="7259" w:author="Phuong Giang" w:date="2012-02-22T23:45:00Z">
                  <w:rPr>
                    <w:ins w:id="7260" w:author="Red Army" w:date="2012-02-22T22:52:00Z"/>
                    <w:rFonts w:ascii="Tahoma" w:eastAsia="MS Mincho" w:hAnsi="Tahoma" w:cs="Arial"/>
                    <w:bCs/>
                    <w:snapToGrid w:val="0"/>
                    <w:color w:val="000000" w:themeColor="text1"/>
                    <w:sz w:val="18"/>
                    <w:szCs w:val="18"/>
                    <w:lang w:eastAsia="ja-JP"/>
                  </w:rPr>
                </w:rPrChange>
              </w:rPr>
              <w:pPrChange w:id="7261" w:author="Phuong Giang" w:date="2012-02-22T23:45:00Z">
                <w:pPr>
                  <w:spacing w:before="120" w:after="200" w:line="360" w:lineRule="auto"/>
                </w:pPr>
              </w:pPrChange>
            </w:pPr>
            <w:ins w:id="7262" w:author="Red Army" w:date="2012-02-22T22:52:00Z">
              <w:r w:rsidRPr="00D85E98">
                <w:rPr>
                  <w:rFonts w:ascii="Times New Roman" w:hAnsi="Times New Roman" w:cs="Times New Roman"/>
                  <w:i w:val="0"/>
                  <w:color w:val="auto"/>
                  <w:sz w:val="22"/>
                  <w:szCs w:val="22"/>
                  <w:rPrChange w:id="7263" w:author="Phuong Giang" w:date="2012-02-22T23:45:00Z">
                    <w:rPr>
                      <w:bCs/>
                      <w:color w:val="000000" w:themeColor="text1"/>
                      <w:sz w:val="18"/>
                      <w:szCs w:val="18"/>
                    </w:rPr>
                  </w:rPrChange>
                </w:rPr>
                <w:t>Used to get all KI from the collection</w:t>
              </w:r>
            </w:ins>
          </w:p>
        </w:tc>
      </w:tr>
      <w:tr w:rsidR="001A326B" w:rsidRPr="00D85E98" w:rsidTr="00995D66">
        <w:trPr>
          <w:ins w:id="7264" w:author="Red Army" w:date="2012-02-22T22:52:00Z"/>
        </w:trPr>
        <w:tc>
          <w:tcPr>
            <w:tcW w:w="955" w:type="dxa"/>
          </w:tcPr>
          <w:p w:rsidR="001A326B" w:rsidRPr="00D85E98" w:rsidRDefault="001A326B">
            <w:pPr>
              <w:pStyle w:val="comment"/>
              <w:ind w:left="0"/>
              <w:rPr>
                <w:ins w:id="7265" w:author="Red Army" w:date="2012-02-22T22:52:00Z"/>
                <w:rFonts w:ascii="Times New Roman" w:hAnsi="Times New Roman" w:cs="Times New Roman"/>
                <w:bCs w:val="0"/>
                <w:color w:val="auto"/>
                <w:sz w:val="22"/>
                <w:szCs w:val="22"/>
                <w:rPrChange w:id="7266" w:author="Phuong Giang" w:date="2012-02-22T23:45:00Z">
                  <w:rPr>
                    <w:ins w:id="7267" w:author="Red Army" w:date="2012-02-22T22:52:00Z"/>
                    <w:rFonts w:ascii="Tahoma" w:eastAsia="MS Mincho" w:hAnsi="Tahoma" w:cs="Arial"/>
                    <w:bCs/>
                    <w:snapToGrid w:val="0"/>
                    <w:color w:val="000000" w:themeColor="text1"/>
                    <w:sz w:val="18"/>
                    <w:szCs w:val="18"/>
                    <w:lang w:eastAsia="ja-JP"/>
                  </w:rPr>
                </w:rPrChange>
              </w:rPr>
              <w:pPrChange w:id="7268" w:author="Phuong Giang" w:date="2012-02-22T23:45:00Z">
                <w:pPr>
                  <w:spacing w:before="120" w:after="200" w:line="360" w:lineRule="auto"/>
                </w:pPr>
              </w:pPrChange>
            </w:pPr>
            <w:ins w:id="7269" w:author="Red Army" w:date="2012-02-22T22:52:00Z">
              <w:r w:rsidRPr="00D85E98">
                <w:rPr>
                  <w:rFonts w:ascii="Times New Roman" w:hAnsi="Times New Roman" w:cs="Times New Roman"/>
                  <w:i w:val="0"/>
                  <w:color w:val="auto"/>
                  <w:sz w:val="22"/>
                  <w:szCs w:val="22"/>
                  <w:rPrChange w:id="7270" w:author="Phuong Giang" w:date="2012-02-22T23:45:00Z">
                    <w:rPr>
                      <w:bCs/>
                      <w:color w:val="000000" w:themeColor="text1"/>
                      <w:sz w:val="18"/>
                      <w:szCs w:val="18"/>
                    </w:rPr>
                  </w:rPrChange>
                </w:rPr>
                <w:t>05</w:t>
              </w:r>
            </w:ins>
          </w:p>
        </w:tc>
        <w:tc>
          <w:tcPr>
            <w:tcW w:w="2205" w:type="dxa"/>
          </w:tcPr>
          <w:p w:rsidR="001A326B" w:rsidRPr="00D85E98" w:rsidRDefault="001A326B">
            <w:pPr>
              <w:pStyle w:val="comment"/>
              <w:ind w:left="0"/>
              <w:rPr>
                <w:ins w:id="7271" w:author="Red Army" w:date="2012-02-22T22:52:00Z"/>
                <w:rFonts w:ascii="Times New Roman" w:hAnsi="Times New Roman" w:cs="Times New Roman"/>
                <w:bCs w:val="0"/>
                <w:color w:val="auto"/>
                <w:sz w:val="22"/>
                <w:szCs w:val="22"/>
                <w:rPrChange w:id="7272" w:author="Phuong Giang" w:date="2012-02-22T23:45:00Z">
                  <w:rPr>
                    <w:ins w:id="7273" w:author="Red Army" w:date="2012-02-22T22:52:00Z"/>
                    <w:rFonts w:ascii="Tahoma" w:eastAsia="MS Mincho" w:hAnsi="Tahoma" w:cs="Arial"/>
                    <w:bCs/>
                    <w:snapToGrid w:val="0"/>
                    <w:color w:val="000000" w:themeColor="text1"/>
                    <w:sz w:val="18"/>
                    <w:szCs w:val="18"/>
                    <w:lang w:eastAsia="ja-JP"/>
                  </w:rPr>
                </w:rPrChange>
              </w:rPr>
              <w:pPrChange w:id="7274" w:author="Phuong Giang" w:date="2012-02-22T23:45:00Z">
                <w:pPr>
                  <w:spacing w:before="120" w:after="200" w:line="360" w:lineRule="auto"/>
                </w:pPr>
              </w:pPrChange>
            </w:pPr>
            <w:proofErr w:type="spellStart"/>
            <w:ins w:id="7275" w:author="Red Army" w:date="2012-02-22T22:52:00Z">
              <w:r w:rsidRPr="00D85E98">
                <w:rPr>
                  <w:rFonts w:ascii="Times New Roman" w:hAnsi="Times New Roman" w:cs="Times New Roman"/>
                  <w:i w:val="0"/>
                  <w:color w:val="auto"/>
                  <w:sz w:val="22"/>
                  <w:szCs w:val="22"/>
                  <w:rPrChange w:id="7276" w:author="Phuong Giang" w:date="2012-02-22T23:45:00Z">
                    <w:rPr>
                      <w:bCs/>
                      <w:color w:val="000000" w:themeColor="text1"/>
                      <w:sz w:val="18"/>
                      <w:szCs w:val="18"/>
                    </w:rPr>
                  </w:rPrChange>
                </w:rPr>
                <w:t>GetSubjectList</w:t>
              </w:r>
              <w:proofErr w:type="spellEnd"/>
            </w:ins>
          </w:p>
        </w:tc>
        <w:tc>
          <w:tcPr>
            <w:tcW w:w="6416" w:type="dxa"/>
          </w:tcPr>
          <w:p w:rsidR="001A326B" w:rsidRPr="00D85E98" w:rsidRDefault="001A326B">
            <w:pPr>
              <w:pStyle w:val="comment"/>
              <w:ind w:left="0"/>
              <w:rPr>
                <w:ins w:id="7277" w:author="Red Army" w:date="2012-02-22T22:52:00Z"/>
                <w:rFonts w:ascii="Times New Roman" w:hAnsi="Times New Roman" w:cs="Times New Roman"/>
                <w:bCs w:val="0"/>
                <w:color w:val="auto"/>
                <w:sz w:val="22"/>
                <w:szCs w:val="22"/>
                <w:rPrChange w:id="7278" w:author="Phuong Giang" w:date="2012-02-22T23:45:00Z">
                  <w:rPr>
                    <w:ins w:id="7279" w:author="Red Army" w:date="2012-02-22T22:52:00Z"/>
                    <w:rFonts w:ascii="Tahoma" w:eastAsia="MS Mincho" w:hAnsi="Tahoma" w:cs="Arial"/>
                    <w:bCs/>
                    <w:snapToGrid w:val="0"/>
                    <w:color w:val="000000" w:themeColor="text1"/>
                    <w:sz w:val="18"/>
                    <w:szCs w:val="18"/>
                    <w:lang w:eastAsia="ja-JP"/>
                  </w:rPr>
                </w:rPrChange>
              </w:rPr>
              <w:pPrChange w:id="7280" w:author="Phuong Giang" w:date="2012-02-22T23:45:00Z">
                <w:pPr>
                  <w:spacing w:before="120" w:after="200" w:line="360" w:lineRule="auto"/>
                </w:pPr>
              </w:pPrChange>
            </w:pPr>
            <w:ins w:id="7281" w:author="Red Army" w:date="2012-02-22T22:52:00Z">
              <w:r w:rsidRPr="00D85E98">
                <w:rPr>
                  <w:rFonts w:ascii="Times New Roman" w:hAnsi="Times New Roman" w:cs="Times New Roman"/>
                  <w:i w:val="0"/>
                  <w:color w:val="auto"/>
                  <w:sz w:val="22"/>
                  <w:szCs w:val="22"/>
                  <w:rPrChange w:id="7282" w:author="Phuong Giang" w:date="2012-02-22T23:45:00Z">
                    <w:rPr>
                      <w:bCs/>
                      <w:color w:val="000000" w:themeColor="text1"/>
                      <w:sz w:val="18"/>
                      <w:szCs w:val="18"/>
                    </w:rPr>
                  </w:rPrChange>
                </w:rPr>
                <w:t>Used to get all the subject list of KI collection</w:t>
              </w:r>
            </w:ins>
          </w:p>
        </w:tc>
      </w:tr>
      <w:tr w:rsidR="001A326B" w:rsidRPr="00D85E98" w:rsidTr="00995D66">
        <w:trPr>
          <w:ins w:id="7283" w:author="Red Army" w:date="2012-02-22T22:52:00Z"/>
        </w:trPr>
        <w:tc>
          <w:tcPr>
            <w:tcW w:w="955" w:type="dxa"/>
          </w:tcPr>
          <w:p w:rsidR="001A326B" w:rsidRPr="00D85E98" w:rsidRDefault="001A326B">
            <w:pPr>
              <w:pStyle w:val="comment"/>
              <w:ind w:left="0"/>
              <w:rPr>
                <w:ins w:id="7284" w:author="Red Army" w:date="2012-02-22T22:52:00Z"/>
                <w:rFonts w:ascii="Times New Roman" w:hAnsi="Times New Roman" w:cs="Times New Roman"/>
                <w:bCs w:val="0"/>
                <w:color w:val="auto"/>
                <w:sz w:val="22"/>
                <w:szCs w:val="22"/>
                <w:rPrChange w:id="7285" w:author="Phuong Giang" w:date="2012-02-22T23:45:00Z">
                  <w:rPr>
                    <w:ins w:id="7286" w:author="Red Army" w:date="2012-02-22T22:52:00Z"/>
                    <w:rFonts w:ascii="Tahoma" w:eastAsia="MS Mincho" w:hAnsi="Tahoma" w:cs="Arial"/>
                    <w:bCs/>
                    <w:snapToGrid w:val="0"/>
                    <w:color w:val="000000" w:themeColor="text1"/>
                    <w:sz w:val="18"/>
                    <w:szCs w:val="18"/>
                    <w:lang w:eastAsia="ja-JP"/>
                  </w:rPr>
                </w:rPrChange>
              </w:rPr>
              <w:pPrChange w:id="7287" w:author="Phuong Giang" w:date="2012-02-22T23:45:00Z">
                <w:pPr>
                  <w:spacing w:before="120" w:after="200" w:line="360" w:lineRule="auto"/>
                </w:pPr>
              </w:pPrChange>
            </w:pPr>
            <w:ins w:id="7288" w:author="Red Army" w:date="2012-02-22T22:52:00Z">
              <w:r w:rsidRPr="00D85E98">
                <w:rPr>
                  <w:rFonts w:ascii="Times New Roman" w:hAnsi="Times New Roman" w:cs="Times New Roman"/>
                  <w:i w:val="0"/>
                  <w:color w:val="auto"/>
                  <w:sz w:val="22"/>
                  <w:szCs w:val="22"/>
                  <w:rPrChange w:id="7289" w:author="Phuong Giang" w:date="2012-02-22T23:45:00Z">
                    <w:rPr>
                      <w:bCs/>
                      <w:color w:val="000000" w:themeColor="text1"/>
                      <w:sz w:val="18"/>
                      <w:szCs w:val="18"/>
                    </w:rPr>
                  </w:rPrChange>
                </w:rPr>
                <w:t>06</w:t>
              </w:r>
            </w:ins>
          </w:p>
        </w:tc>
        <w:tc>
          <w:tcPr>
            <w:tcW w:w="2205" w:type="dxa"/>
          </w:tcPr>
          <w:p w:rsidR="001A326B" w:rsidRPr="00D85E98" w:rsidRDefault="001A326B">
            <w:pPr>
              <w:pStyle w:val="comment"/>
              <w:ind w:left="0"/>
              <w:rPr>
                <w:ins w:id="7290" w:author="Red Army" w:date="2012-02-22T22:52:00Z"/>
                <w:rFonts w:ascii="Times New Roman" w:hAnsi="Times New Roman" w:cs="Times New Roman"/>
                <w:bCs w:val="0"/>
                <w:color w:val="auto"/>
                <w:sz w:val="22"/>
                <w:szCs w:val="22"/>
                <w:rPrChange w:id="7291" w:author="Phuong Giang" w:date="2012-02-22T23:45:00Z">
                  <w:rPr>
                    <w:ins w:id="7292" w:author="Red Army" w:date="2012-02-22T22:52:00Z"/>
                    <w:rFonts w:ascii="Tahoma" w:eastAsia="MS Mincho" w:hAnsi="Tahoma" w:cs="Arial"/>
                    <w:bCs/>
                    <w:snapToGrid w:val="0"/>
                    <w:color w:val="000000" w:themeColor="text1"/>
                    <w:sz w:val="18"/>
                    <w:szCs w:val="18"/>
                    <w:lang w:eastAsia="ja-JP"/>
                  </w:rPr>
                </w:rPrChange>
              </w:rPr>
              <w:pPrChange w:id="7293" w:author="Phuong Giang" w:date="2012-02-22T23:45:00Z">
                <w:pPr>
                  <w:spacing w:before="120" w:after="200" w:line="360" w:lineRule="auto"/>
                </w:pPr>
              </w:pPrChange>
            </w:pPr>
            <w:proofErr w:type="spellStart"/>
            <w:ins w:id="7294" w:author="Red Army" w:date="2012-02-22T22:52:00Z">
              <w:r w:rsidRPr="00D85E98">
                <w:rPr>
                  <w:rFonts w:ascii="Times New Roman" w:hAnsi="Times New Roman" w:cs="Times New Roman"/>
                  <w:i w:val="0"/>
                  <w:color w:val="auto"/>
                  <w:sz w:val="22"/>
                  <w:szCs w:val="22"/>
                  <w:rPrChange w:id="7295" w:author="Phuong Giang" w:date="2012-02-22T23:45:00Z">
                    <w:rPr>
                      <w:bCs/>
                      <w:color w:val="000000" w:themeColor="text1"/>
                      <w:sz w:val="18"/>
                      <w:szCs w:val="18"/>
                    </w:rPr>
                  </w:rPrChange>
                </w:rPr>
                <w:t>GetTopicList</w:t>
              </w:r>
              <w:proofErr w:type="spellEnd"/>
            </w:ins>
          </w:p>
        </w:tc>
        <w:tc>
          <w:tcPr>
            <w:tcW w:w="6416" w:type="dxa"/>
          </w:tcPr>
          <w:p w:rsidR="001A326B" w:rsidRPr="00D85E98" w:rsidRDefault="001A326B">
            <w:pPr>
              <w:pStyle w:val="comment"/>
              <w:ind w:left="0"/>
              <w:rPr>
                <w:ins w:id="7296" w:author="Red Army" w:date="2012-02-22T22:52:00Z"/>
                <w:rFonts w:ascii="Times New Roman" w:hAnsi="Times New Roman" w:cs="Times New Roman"/>
                <w:bCs w:val="0"/>
                <w:color w:val="auto"/>
                <w:sz w:val="22"/>
                <w:szCs w:val="22"/>
                <w:rPrChange w:id="7297" w:author="Phuong Giang" w:date="2012-02-22T23:45:00Z">
                  <w:rPr>
                    <w:ins w:id="7298" w:author="Red Army" w:date="2012-02-22T22:52:00Z"/>
                    <w:rFonts w:ascii="Tahoma" w:eastAsia="MS Mincho" w:hAnsi="Tahoma" w:cs="Arial"/>
                    <w:bCs/>
                    <w:snapToGrid w:val="0"/>
                    <w:color w:val="000000" w:themeColor="text1"/>
                    <w:sz w:val="18"/>
                    <w:szCs w:val="18"/>
                    <w:lang w:eastAsia="ja-JP"/>
                  </w:rPr>
                </w:rPrChange>
              </w:rPr>
              <w:pPrChange w:id="7299" w:author="Phuong Giang" w:date="2012-02-22T23:45:00Z">
                <w:pPr>
                  <w:spacing w:before="120" w:after="200" w:line="360" w:lineRule="auto"/>
                </w:pPr>
              </w:pPrChange>
            </w:pPr>
            <w:ins w:id="7300" w:author="Red Army" w:date="2012-02-22T22:52:00Z">
              <w:r w:rsidRPr="00D85E98">
                <w:rPr>
                  <w:rFonts w:ascii="Times New Roman" w:hAnsi="Times New Roman" w:cs="Times New Roman"/>
                  <w:i w:val="0"/>
                  <w:color w:val="auto"/>
                  <w:sz w:val="22"/>
                  <w:szCs w:val="22"/>
                  <w:rPrChange w:id="7301" w:author="Phuong Giang" w:date="2012-02-22T23:45:00Z">
                    <w:rPr>
                      <w:bCs/>
                      <w:color w:val="000000" w:themeColor="text1"/>
                      <w:sz w:val="18"/>
                      <w:szCs w:val="18"/>
                    </w:rPr>
                  </w:rPrChange>
                </w:rPr>
                <w:t>Used to get the topic list of KI collection</w:t>
              </w:r>
            </w:ins>
          </w:p>
        </w:tc>
      </w:tr>
      <w:tr w:rsidR="001A326B" w:rsidRPr="00D85E98" w:rsidTr="00995D66">
        <w:trPr>
          <w:ins w:id="7302" w:author="Red Army" w:date="2012-02-22T22:52:00Z"/>
        </w:trPr>
        <w:tc>
          <w:tcPr>
            <w:tcW w:w="955" w:type="dxa"/>
          </w:tcPr>
          <w:p w:rsidR="001A326B" w:rsidRPr="00D85E98" w:rsidRDefault="001A326B">
            <w:pPr>
              <w:pStyle w:val="comment"/>
              <w:ind w:left="0"/>
              <w:rPr>
                <w:ins w:id="7303" w:author="Red Army" w:date="2012-02-22T22:52:00Z"/>
                <w:rFonts w:ascii="Times New Roman" w:hAnsi="Times New Roman" w:cs="Times New Roman"/>
                <w:bCs w:val="0"/>
                <w:color w:val="auto"/>
                <w:sz w:val="22"/>
                <w:szCs w:val="22"/>
                <w:rPrChange w:id="7304" w:author="Phuong Giang" w:date="2012-02-22T23:45:00Z">
                  <w:rPr>
                    <w:ins w:id="7305" w:author="Red Army" w:date="2012-02-22T22:52:00Z"/>
                    <w:rFonts w:ascii="Tahoma" w:eastAsia="MS Mincho" w:hAnsi="Tahoma" w:cs="Arial"/>
                    <w:bCs/>
                    <w:snapToGrid w:val="0"/>
                    <w:color w:val="000000" w:themeColor="text1"/>
                    <w:sz w:val="18"/>
                    <w:szCs w:val="18"/>
                    <w:lang w:eastAsia="ja-JP"/>
                  </w:rPr>
                </w:rPrChange>
              </w:rPr>
              <w:pPrChange w:id="7306" w:author="Phuong Giang" w:date="2012-02-22T23:45:00Z">
                <w:pPr>
                  <w:spacing w:before="120" w:after="200" w:line="360" w:lineRule="auto"/>
                </w:pPr>
              </w:pPrChange>
            </w:pPr>
            <w:ins w:id="7307" w:author="Red Army" w:date="2012-02-22T22:52:00Z">
              <w:r w:rsidRPr="00D85E98">
                <w:rPr>
                  <w:rFonts w:ascii="Times New Roman" w:hAnsi="Times New Roman" w:cs="Times New Roman"/>
                  <w:i w:val="0"/>
                  <w:color w:val="auto"/>
                  <w:sz w:val="22"/>
                  <w:szCs w:val="22"/>
                  <w:rPrChange w:id="7308" w:author="Phuong Giang" w:date="2012-02-22T23:45:00Z">
                    <w:rPr>
                      <w:bCs/>
                      <w:color w:val="000000" w:themeColor="text1"/>
                      <w:sz w:val="18"/>
                      <w:szCs w:val="18"/>
                    </w:rPr>
                  </w:rPrChange>
                </w:rPr>
                <w:t>07</w:t>
              </w:r>
            </w:ins>
          </w:p>
        </w:tc>
        <w:tc>
          <w:tcPr>
            <w:tcW w:w="2205" w:type="dxa"/>
          </w:tcPr>
          <w:p w:rsidR="001A326B" w:rsidRPr="00D85E98" w:rsidRDefault="001A326B">
            <w:pPr>
              <w:pStyle w:val="comment"/>
              <w:ind w:left="0"/>
              <w:rPr>
                <w:ins w:id="7309" w:author="Red Army" w:date="2012-02-22T22:52:00Z"/>
                <w:rFonts w:ascii="Times New Roman" w:hAnsi="Times New Roman" w:cs="Times New Roman"/>
                <w:bCs w:val="0"/>
                <w:color w:val="auto"/>
                <w:sz w:val="22"/>
                <w:szCs w:val="22"/>
                <w:rPrChange w:id="7310" w:author="Phuong Giang" w:date="2012-02-22T23:45:00Z">
                  <w:rPr>
                    <w:ins w:id="7311" w:author="Red Army" w:date="2012-02-22T22:52:00Z"/>
                    <w:rFonts w:ascii="Tahoma" w:eastAsia="MS Mincho" w:hAnsi="Tahoma" w:cs="Arial"/>
                    <w:bCs/>
                    <w:snapToGrid w:val="0"/>
                    <w:color w:val="000000" w:themeColor="text1"/>
                    <w:sz w:val="18"/>
                    <w:szCs w:val="18"/>
                    <w:lang w:eastAsia="ja-JP"/>
                  </w:rPr>
                </w:rPrChange>
              </w:rPr>
              <w:pPrChange w:id="7312" w:author="Phuong Giang" w:date="2012-02-22T23:45:00Z">
                <w:pPr>
                  <w:spacing w:before="120" w:after="200" w:line="360" w:lineRule="auto"/>
                </w:pPr>
              </w:pPrChange>
            </w:pPr>
            <w:proofErr w:type="spellStart"/>
            <w:ins w:id="7313" w:author="Red Army" w:date="2012-02-22T22:52:00Z">
              <w:r w:rsidRPr="00D85E98">
                <w:rPr>
                  <w:rFonts w:ascii="Times New Roman" w:hAnsi="Times New Roman" w:cs="Times New Roman"/>
                  <w:i w:val="0"/>
                  <w:color w:val="auto"/>
                  <w:sz w:val="22"/>
                  <w:szCs w:val="22"/>
                  <w:rPrChange w:id="7314" w:author="Phuong Giang" w:date="2012-02-22T23:45:00Z">
                    <w:rPr>
                      <w:bCs/>
                      <w:color w:val="000000" w:themeColor="text1"/>
                      <w:sz w:val="18"/>
                      <w:szCs w:val="18"/>
                    </w:rPr>
                  </w:rPrChange>
                </w:rPr>
                <w:t>KnowledgeItemAccessor</w:t>
              </w:r>
              <w:proofErr w:type="spellEnd"/>
            </w:ins>
          </w:p>
        </w:tc>
        <w:tc>
          <w:tcPr>
            <w:tcW w:w="6416" w:type="dxa"/>
          </w:tcPr>
          <w:p w:rsidR="001A326B" w:rsidRPr="00D85E98" w:rsidRDefault="001A326B">
            <w:pPr>
              <w:pStyle w:val="comment"/>
              <w:ind w:left="0"/>
              <w:rPr>
                <w:ins w:id="7315" w:author="Red Army" w:date="2012-02-22T22:52:00Z"/>
                <w:rFonts w:ascii="Times New Roman" w:hAnsi="Times New Roman" w:cs="Times New Roman"/>
                <w:bCs w:val="0"/>
                <w:color w:val="auto"/>
                <w:sz w:val="22"/>
                <w:szCs w:val="22"/>
                <w:rPrChange w:id="7316" w:author="Phuong Giang" w:date="2012-02-22T23:45:00Z">
                  <w:rPr>
                    <w:ins w:id="7317" w:author="Red Army" w:date="2012-02-22T22:52:00Z"/>
                    <w:rFonts w:ascii="Tahoma" w:eastAsia="MS Mincho" w:hAnsi="Tahoma" w:cs="Arial"/>
                    <w:bCs/>
                    <w:snapToGrid w:val="0"/>
                    <w:color w:val="000000" w:themeColor="text1"/>
                    <w:sz w:val="18"/>
                    <w:szCs w:val="18"/>
                    <w:lang w:eastAsia="ja-JP"/>
                  </w:rPr>
                </w:rPrChange>
              </w:rPr>
              <w:pPrChange w:id="7318" w:author="Phuong Giang" w:date="2012-02-22T23:45:00Z">
                <w:pPr>
                  <w:spacing w:before="120" w:after="200" w:line="360" w:lineRule="auto"/>
                </w:pPr>
              </w:pPrChange>
            </w:pPr>
            <w:ins w:id="7319" w:author="Red Army" w:date="2012-02-22T22:52:00Z">
              <w:r w:rsidRPr="00D85E98">
                <w:rPr>
                  <w:rFonts w:ascii="Times New Roman" w:hAnsi="Times New Roman" w:cs="Times New Roman"/>
                  <w:i w:val="0"/>
                  <w:color w:val="auto"/>
                  <w:sz w:val="22"/>
                  <w:szCs w:val="22"/>
                  <w:rPrChange w:id="7320" w:author="Phuong Giang" w:date="2012-02-22T23:45:00Z">
                    <w:rPr>
                      <w:bCs/>
                      <w:color w:val="000000" w:themeColor="text1"/>
                      <w:sz w:val="18"/>
                      <w:szCs w:val="18"/>
                    </w:rPr>
                  </w:rPrChange>
                </w:rPr>
                <w:t>Constructor</w:t>
              </w:r>
            </w:ins>
          </w:p>
        </w:tc>
      </w:tr>
      <w:tr w:rsidR="001A326B" w:rsidRPr="00D85E98" w:rsidTr="00995D66">
        <w:trPr>
          <w:ins w:id="7321" w:author="Red Army" w:date="2012-02-22T22:52:00Z"/>
        </w:trPr>
        <w:tc>
          <w:tcPr>
            <w:tcW w:w="955" w:type="dxa"/>
          </w:tcPr>
          <w:p w:rsidR="001A326B" w:rsidRPr="00D85E98" w:rsidRDefault="001A326B">
            <w:pPr>
              <w:pStyle w:val="comment"/>
              <w:ind w:left="0"/>
              <w:rPr>
                <w:ins w:id="7322" w:author="Red Army" w:date="2012-02-22T22:52:00Z"/>
                <w:rFonts w:ascii="Times New Roman" w:hAnsi="Times New Roman" w:cs="Times New Roman"/>
                <w:bCs w:val="0"/>
                <w:color w:val="auto"/>
                <w:sz w:val="22"/>
                <w:szCs w:val="22"/>
                <w:rPrChange w:id="7323" w:author="Phuong Giang" w:date="2012-02-22T23:45:00Z">
                  <w:rPr>
                    <w:ins w:id="7324" w:author="Red Army" w:date="2012-02-22T22:52:00Z"/>
                    <w:rFonts w:ascii="Tahoma" w:eastAsia="MS Mincho" w:hAnsi="Tahoma" w:cs="Arial"/>
                    <w:bCs/>
                    <w:snapToGrid w:val="0"/>
                    <w:color w:val="000000" w:themeColor="text1"/>
                    <w:sz w:val="18"/>
                    <w:szCs w:val="18"/>
                    <w:lang w:eastAsia="ja-JP"/>
                  </w:rPr>
                </w:rPrChange>
              </w:rPr>
              <w:pPrChange w:id="7325" w:author="Phuong Giang" w:date="2012-02-22T23:45:00Z">
                <w:pPr>
                  <w:spacing w:before="120" w:after="200" w:line="360" w:lineRule="auto"/>
                </w:pPr>
              </w:pPrChange>
            </w:pPr>
            <w:ins w:id="7326" w:author="Red Army" w:date="2012-02-22T22:52:00Z">
              <w:r w:rsidRPr="00D85E98">
                <w:rPr>
                  <w:rFonts w:ascii="Times New Roman" w:hAnsi="Times New Roman" w:cs="Times New Roman"/>
                  <w:i w:val="0"/>
                  <w:color w:val="auto"/>
                  <w:sz w:val="22"/>
                  <w:szCs w:val="22"/>
                  <w:rPrChange w:id="7327" w:author="Phuong Giang" w:date="2012-02-22T23:45:00Z">
                    <w:rPr>
                      <w:bCs/>
                      <w:color w:val="000000" w:themeColor="text1"/>
                      <w:sz w:val="18"/>
                      <w:szCs w:val="18"/>
                    </w:rPr>
                  </w:rPrChange>
                </w:rPr>
                <w:t>08</w:t>
              </w:r>
            </w:ins>
          </w:p>
        </w:tc>
        <w:tc>
          <w:tcPr>
            <w:tcW w:w="2205" w:type="dxa"/>
          </w:tcPr>
          <w:p w:rsidR="001A326B" w:rsidRPr="00D85E98" w:rsidRDefault="001A326B">
            <w:pPr>
              <w:pStyle w:val="comment"/>
              <w:ind w:left="0"/>
              <w:rPr>
                <w:ins w:id="7328" w:author="Red Army" w:date="2012-02-22T22:52:00Z"/>
                <w:rFonts w:ascii="Times New Roman" w:hAnsi="Times New Roman" w:cs="Times New Roman"/>
                <w:bCs w:val="0"/>
                <w:color w:val="auto"/>
                <w:sz w:val="22"/>
                <w:szCs w:val="22"/>
                <w:rPrChange w:id="7329" w:author="Phuong Giang" w:date="2012-02-22T23:45:00Z">
                  <w:rPr>
                    <w:ins w:id="7330" w:author="Red Army" w:date="2012-02-22T22:52:00Z"/>
                    <w:rFonts w:ascii="Tahoma" w:eastAsia="MS Mincho" w:hAnsi="Tahoma" w:cs="Arial"/>
                    <w:bCs/>
                    <w:snapToGrid w:val="0"/>
                    <w:color w:val="000000" w:themeColor="text1"/>
                    <w:sz w:val="18"/>
                    <w:szCs w:val="18"/>
                    <w:lang w:eastAsia="ja-JP"/>
                  </w:rPr>
                </w:rPrChange>
              </w:rPr>
              <w:pPrChange w:id="7331" w:author="Phuong Giang" w:date="2012-02-22T23:45:00Z">
                <w:pPr>
                  <w:spacing w:before="120" w:after="200" w:line="360" w:lineRule="auto"/>
                </w:pPr>
              </w:pPrChange>
            </w:pPr>
            <w:ins w:id="7332" w:author="Red Army" w:date="2012-02-22T22:52:00Z">
              <w:r w:rsidRPr="00D85E98">
                <w:rPr>
                  <w:rFonts w:ascii="Times New Roman" w:hAnsi="Times New Roman" w:cs="Times New Roman"/>
                  <w:i w:val="0"/>
                  <w:color w:val="auto"/>
                  <w:sz w:val="22"/>
                  <w:szCs w:val="22"/>
                  <w:rPrChange w:id="7333" w:author="Phuong Giang" w:date="2012-02-22T23:45:00Z">
                    <w:rPr>
                      <w:bCs/>
                      <w:color w:val="000000" w:themeColor="text1"/>
                      <w:sz w:val="18"/>
                      <w:szCs w:val="18"/>
                    </w:rPr>
                  </w:rPrChange>
                </w:rPr>
                <w:t>Search</w:t>
              </w:r>
            </w:ins>
          </w:p>
        </w:tc>
        <w:tc>
          <w:tcPr>
            <w:tcW w:w="6416" w:type="dxa"/>
          </w:tcPr>
          <w:p w:rsidR="001A326B" w:rsidRPr="00D85E98" w:rsidRDefault="001A326B">
            <w:pPr>
              <w:pStyle w:val="comment"/>
              <w:ind w:left="0"/>
              <w:rPr>
                <w:ins w:id="7334" w:author="Red Army" w:date="2012-02-22T22:52:00Z"/>
                <w:rFonts w:ascii="Times New Roman" w:hAnsi="Times New Roman" w:cs="Times New Roman"/>
                <w:bCs w:val="0"/>
                <w:color w:val="auto"/>
                <w:sz w:val="22"/>
                <w:szCs w:val="22"/>
                <w:rPrChange w:id="7335" w:author="Phuong Giang" w:date="2012-02-22T23:45:00Z">
                  <w:rPr>
                    <w:ins w:id="7336" w:author="Red Army" w:date="2012-02-22T22:52:00Z"/>
                    <w:rFonts w:ascii="Tahoma" w:eastAsia="MS Mincho" w:hAnsi="Tahoma" w:cs="Arial"/>
                    <w:bCs/>
                    <w:snapToGrid w:val="0"/>
                    <w:color w:val="000000" w:themeColor="text1"/>
                    <w:sz w:val="18"/>
                    <w:szCs w:val="18"/>
                    <w:lang w:eastAsia="ja-JP"/>
                  </w:rPr>
                </w:rPrChange>
              </w:rPr>
              <w:pPrChange w:id="7337" w:author="Phuong Giang" w:date="2012-02-22T23:45:00Z">
                <w:pPr>
                  <w:spacing w:before="120" w:after="200" w:line="360" w:lineRule="auto"/>
                </w:pPr>
              </w:pPrChange>
            </w:pPr>
            <w:ins w:id="7338" w:author="Red Army" w:date="2012-02-22T22:52:00Z">
              <w:r w:rsidRPr="00D85E98">
                <w:rPr>
                  <w:rFonts w:ascii="Times New Roman" w:hAnsi="Times New Roman" w:cs="Times New Roman"/>
                  <w:i w:val="0"/>
                  <w:color w:val="auto"/>
                  <w:sz w:val="22"/>
                  <w:szCs w:val="22"/>
                  <w:rPrChange w:id="7339" w:author="Phuong Giang" w:date="2012-02-22T23:45:00Z">
                    <w:rPr>
                      <w:bCs/>
                      <w:color w:val="000000" w:themeColor="text1"/>
                      <w:sz w:val="18"/>
                      <w:szCs w:val="18"/>
                    </w:rPr>
                  </w:rPrChange>
                </w:rPr>
                <w:t>Used to search KIs.</w:t>
              </w:r>
            </w:ins>
          </w:p>
        </w:tc>
      </w:tr>
      <w:tr w:rsidR="001A326B" w:rsidRPr="00D85E98" w:rsidTr="00995D66">
        <w:trPr>
          <w:ins w:id="7340" w:author="Red Army" w:date="2012-02-22T22:52:00Z"/>
        </w:trPr>
        <w:tc>
          <w:tcPr>
            <w:tcW w:w="955" w:type="dxa"/>
          </w:tcPr>
          <w:p w:rsidR="001A326B" w:rsidRPr="00D85E98" w:rsidRDefault="001A326B">
            <w:pPr>
              <w:pStyle w:val="comment"/>
              <w:ind w:left="0"/>
              <w:rPr>
                <w:ins w:id="7341" w:author="Red Army" w:date="2012-02-22T22:52:00Z"/>
                <w:rFonts w:ascii="Times New Roman" w:hAnsi="Times New Roman" w:cs="Times New Roman"/>
                <w:bCs w:val="0"/>
                <w:color w:val="auto"/>
                <w:sz w:val="22"/>
                <w:szCs w:val="22"/>
                <w:rPrChange w:id="7342" w:author="Phuong Giang" w:date="2012-02-22T23:45:00Z">
                  <w:rPr>
                    <w:ins w:id="7343" w:author="Red Army" w:date="2012-02-22T22:52:00Z"/>
                    <w:rFonts w:ascii="Tahoma" w:eastAsia="MS Mincho" w:hAnsi="Tahoma" w:cs="Arial"/>
                    <w:bCs/>
                    <w:snapToGrid w:val="0"/>
                    <w:color w:val="000000" w:themeColor="text1"/>
                    <w:sz w:val="18"/>
                    <w:szCs w:val="18"/>
                    <w:lang w:eastAsia="ja-JP"/>
                  </w:rPr>
                </w:rPrChange>
              </w:rPr>
              <w:pPrChange w:id="7344" w:author="Phuong Giang" w:date="2012-02-22T23:45:00Z">
                <w:pPr>
                  <w:spacing w:before="120" w:after="200" w:line="360" w:lineRule="auto"/>
                </w:pPr>
              </w:pPrChange>
            </w:pPr>
            <w:ins w:id="7345" w:author="Red Army" w:date="2012-02-22T22:52:00Z">
              <w:r w:rsidRPr="00D85E98">
                <w:rPr>
                  <w:rFonts w:ascii="Times New Roman" w:hAnsi="Times New Roman" w:cs="Times New Roman"/>
                  <w:i w:val="0"/>
                  <w:color w:val="auto"/>
                  <w:sz w:val="22"/>
                  <w:szCs w:val="22"/>
                  <w:rPrChange w:id="7346" w:author="Phuong Giang" w:date="2012-02-22T23:45:00Z">
                    <w:rPr>
                      <w:bCs/>
                      <w:color w:val="000000" w:themeColor="text1"/>
                      <w:sz w:val="18"/>
                      <w:szCs w:val="18"/>
                    </w:rPr>
                  </w:rPrChange>
                </w:rPr>
                <w:t>09</w:t>
              </w:r>
            </w:ins>
          </w:p>
        </w:tc>
        <w:tc>
          <w:tcPr>
            <w:tcW w:w="2205" w:type="dxa"/>
          </w:tcPr>
          <w:p w:rsidR="001A326B" w:rsidRPr="00D85E98" w:rsidRDefault="001A326B">
            <w:pPr>
              <w:pStyle w:val="comment"/>
              <w:ind w:left="0"/>
              <w:rPr>
                <w:ins w:id="7347" w:author="Red Army" w:date="2012-02-22T22:52:00Z"/>
                <w:rFonts w:ascii="Times New Roman" w:hAnsi="Times New Roman" w:cs="Times New Roman"/>
                <w:bCs w:val="0"/>
                <w:color w:val="auto"/>
                <w:sz w:val="22"/>
                <w:szCs w:val="22"/>
                <w:rPrChange w:id="7348" w:author="Phuong Giang" w:date="2012-02-22T23:45:00Z">
                  <w:rPr>
                    <w:ins w:id="7349" w:author="Red Army" w:date="2012-02-22T22:52:00Z"/>
                    <w:rFonts w:ascii="Tahoma" w:eastAsia="MS Mincho" w:hAnsi="Tahoma" w:cs="Arial"/>
                    <w:bCs/>
                    <w:snapToGrid w:val="0"/>
                    <w:color w:val="000000" w:themeColor="text1"/>
                    <w:sz w:val="18"/>
                    <w:szCs w:val="18"/>
                    <w:lang w:eastAsia="ja-JP"/>
                  </w:rPr>
                </w:rPrChange>
              </w:rPr>
              <w:pPrChange w:id="7350" w:author="Phuong Giang" w:date="2012-02-22T23:45:00Z">
                <w:pPr>
                  <w:spacing w:before="120" w:after="200" w:line="360" w:lineRule="auto"/>
                </w:pPr>
              </w:pPrChange>
            </w:pPr>
            <w:ins w:id="7351" w:author="Red Army" w:date="2012-02-22T22:52:00Z">
              <w:r w:rsidRPr="00D85E98">
                <w:rPr>
                  <w:rFonts w:ascii="Times New Roman" w:hAnsi="Times New Roman" w:cs="Times New Roman"/>
                  <w:i w:val="0"/>
                  <w:color w:val="auto"/>
                  <w:sz w:val="22"/>
                  <w:szCs w:val="22"/>
                  <w:rPrChange w:id="7352" w:author="Phuong Giang" w:date="2012-02-22T23:45:00Z">
                    <w:rPr>
                      <w:bCs/>
                      <w:color w:val="000000" w:themeColor="text1"/>
                      <w:sz w:val="18"/>
                      <w:szCs w:val="18"/>
                    </w:rPr>
                  </w:rPrChange>
                </w:rPr>
                <w:t>Update</w:t>
              </w:r>
            </w:ins>
          </w:p>
        </w:tc>
        <w:tc>
          <w:tcPr>
            <w:tcW w:w="6416" w:type="dxa"/>
          </w:tcPr>
          <w:p w:rsidR="001A326B" w:rsidRPr="00D85E98" w:rsidRDefault="001A326B">
            <w:pPr>
              <w:pStyle w:val="comment"/>
              <w:ind w:left="0"/>
              <w:rPr>
                <w:ins w:id="7353" w:author="Red Army" w:date="2012-02-22T22:52:00Z"/>
                <w:rFonts w:ascii="Times New Roman" w:hAnsi="Times New Roman" w:cs="Times New Roman"/>
                <w:bCs w:val="0"/>
                <w:color w:val="auto"/>
                <w:sz w:val="22"/>
                <w:szCs w:val="22"/>
                <w:rPrChange w:id="7354" w:author="Phuong Giang" w:date="2012-02-22T23:45:00Z">
                  <w:rPr>
                    <w:ins w:id="7355" w:author="Red Army" w:date="2012-02-22T22:52:00Z"/>
                    <w:rFonts w:ascii="Tahoma" w:eastAsia="MS Mincho" w:hAnsi="Tahoma" w:cs="Arial"/>
                    <w:bCs/>
                    <w:snapToGrid w:val="0"/>
                    <w:color w:val="000000" w:themeColor="text1"/>
                    <w:sz w:val="18"/>
                    <w:szCs w:val="18"/>
                    <w:lang w:eastAsia="ja-JP"/>
                  </w:rPr>
                </w:rPrChange>
              </w:rPr>
              <w:pPrChange w:id="7356" w:author="Phuong Giang" w:date="2012-02-22T23:45:00Z">
                <w:pPr>
                  <w:spacing w:before="120" w:after="200" w:line="360" w:lineRule="auto"/>
                </w:pPr>
              </w:pPrChange>
            </w:pPr>
            <w:ins w:id="7357" w:author="Red Army" w:date="2012-02-22T22:52:00Z">
              <w:r w:rsidRPr="00D85E98">
                <w:rPr>
                  <w:rFonts w:ascii="Times New Roman" w:hAnsi="Times New Roman" w:cs="Times New Roman"/>
                  <w:i w:val="0"/>
                  <w:color w:val="auto"/>
                  <w:sz w:val="22"/>
                  <w:szCs w:val="22"/>
                  <w:rPrChange w:id="7358" w:author="Phuong Giang" w:date="2012-02-22T23:45:00Z">
                    <w:rPr>
                      <w:bCs/>
                      <w:color w:val="000000" w:themeColor="text1"/>
                      <w:sz w:val="18"/>
                      <w:szCs w:val="18"/>
                    </w:rPr>
                  </w:rPrChange>
                </w:rPr>
                <w:t xml:space="preserve">Used to update a KI. </w:t>
              </w:r>
            </w:ins>
          </w:p>
        </w:tc>
      </w:tr>
    </w:tbl>
    <w:p w:rsidR="001A326B" w:rsidRPr="003365FC" w:rsidRDefault="001A326B" w:rsidP="001A326B">
      <w:pPr>
        <w:keepNext/>
        <w:keepLines/>
        <w:numPr>
          <w:ilvl w:val="5"/>
          <w:numId w:val="5"/>
        </w:numPr>
        <w:tabs>
          <w:tab w:val="left" w:pos="4208"/>
        </w:tabs>
        <w:spacing w:before="200" w:after="0"/>
        <w:outlineLvl w:val="5"/>
        <w:rPr>
          <w:ins w:id="7359" w:author="Red Army" w:date="2012-02-22T22:52:00Z"/>
          <w:rFonts w:ascii="Cambria" w:eastAsia="MS Gothic" w:hAnsi="Cambria"/>
          <w:i/>
          <w:iCs/>
          <w:color w:val="243F60"/>
          <w:lang w:eastAsia="ja-JP"/>
        </w:rPr>
      </w:pPr>
      <w:ins w:id="7360" w:author="Red Army" w:date="2012-02-22T22:52:00Z">
        <w:r>
          <w:rPr>
            <w:rFonts w:ascii="Cambria" w:eastAsia="MS Gothic" w:hAnsi="Cambria"/>
            <w:i/>
            <w:iCs/>
            <w:color w:val="243F60"/>
          </w:rPr>
          <w:t>Add</w:t>
        </w:r>
        <w:r w:rsidRPr="003365FC">
          <w:rPr>
            <w:rFonts w:ascii="Cambria" w:eastAsia="MS Gothic" w:hAnsi="Cambria"/>
            <w:i/>
            <w:iCs/>
            <w:color w:val="243F60"/>
          </w:rPr>
          <w:t xml:space="preserve"> </w:t>
        </w:r>
        <w:r w:rsidRPr="003365FC">
          <w:rPr>
            <w:rFonts w:ascii="Cambria" w:eastAsia="MS Gothic" w:hAnsi="Cambria" w:hint="eastAsia"/>
            <w:i/>
            <w:iCs/>
            <w:color w:val="243F60"/>
          </w:rPr>
          <w:t>method</w:t>
        </w:r>
      </w:ins>
    </w:p>
    <w:p w:rsidR="001A326B" w:rsidRPr="00111912" w:rsidRDefault="001A326B" w:rsidP="001A326B">
      <w:pPr>
        <w:autoSpaceDE w:val="0"/>
        <w:autoSpaceDN w:val="0"/>
        <w:adjustRightInd w:val="0"/>
        <w:spacing w:after="0" w:line="240" w:lineRule="auto"/>
        <w:rPr>
          <w:ins w:id="7361" w:author="Red Army" w:date="2012-02-22T22:52:00Z"/>
          <w:rFonts w:ascii="Consolas" w:eastAsiaTheme="minorEastAsia" w:hAnsi="Consolas" w:cs="Consolas"/>
          <w:sz w:val="19"/>
          <w:szCs w:val="19"/>
          <w:shd w:val="pct15" w:color="auto" w:fill="FFFFFF"/>
          <w:lang w:eastAsia="ja-JP"/>
        </w:rPr>
      </w:pPr>
      <w:proofErr w:type="gramStart"/>
      <w:ins w:id="7362"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0000FF"/>
            <w:sz w:val="19"/>
            <w:szCs w:val="19"/>
            <w:shd w:val="pct15" w:color="auto" w:fill="FFFFFF"/>
            <w:lang w:eastAsia="ja-JP"/>
          </w:rPr>
          <w:t>bool</w:t>
        </w:r>
        <w:proofErr w:type="spellEnd"/>
        <w:r w:rsidRPr="00111912">
          <w:rPr>
            <w:rFonts w:ascii="Consolas" w:eastAsiaTheme="minorEastAsia" w:hAnsi="Consolas" w:cs="Consolas"/>
            <w:sz w:val="19"/>
            <w:szCs w:val="19"/>
            <w:shd w:val="pct15" w:color="auto" w:fill="FFFFFF"/>
            <w:lang w:eastAsia="ja-JP"/>
          </w:rPr>
          <w:t xml:space="preserve"> Add(</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obj</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363" w:author="Red Army" w:date="2012-02-22T22:52:00Z"/>
          <w:rFonts w:ascii="Tahoma" w:eastAsia="MS Mincho" w:hAnsi="Tahoma" w:cs="Arial"/>
          <w:bCs/>
          <w:i/>
          <w:snapToGrid w:val="0"/>
          <w:color w:val="808080"/>
          <w:sz w:val="20"/>
          <w:szCs w:val="20"/>
          <w:lang w:eastAsia="ja-JP"/>
        </w:rPr>
      </w:pPr>
      <w:proofErr w:type="gramStart"/>
      <w:ins w:id="7364" w:author="Red Army" w:date="2012-02-22T22:52:00Z">
        <w:r>
          <w:rPr>
            <w:rFonts w:ascii="Tahoma" w:eastAsia="MS Mincho" w:hAnsi="Tahoma" w:cs="Arial"/>
            <w:bCs/>
            <w:snapToGrid w:val="0"/>
            <w:color w:val="000000" w:themeColor="text1"/>
            <w:sz w:val="18"/>
            <w:szCs w:val="18"/>
            <w:lang w:eastAsia="ja-JP"/>
          </w:rPr>
          <w:t>Used to add KI to a KI collection.</w:t>
        </w:r>
        <w:proofErr w:type="gramEnd"/>
      </w:ins>
    </w:p>
    <w:p w:rsidR="001A326B" w:rsidRPr="003365FC" w:rsidRDefault="001A326B" w:rsidP="001A326B">
      <w:pPr>
        <w:tabs>
          <w:tab w:val="left" w:pos="4208"/>
        </w:tabs>
        <w:ind w:left="360"/>
        <w:rPr>
          <w:ins w:id="7365" w:author="Red Army" w:date="2012-02-22T22:52:00Z"/>
          <w:rFonts w:ascii="Times New Roman" w:hAnsi="Times New Roman"/>
          <w:lang w:eastAsia="ja-JP"/>
        </w:rPr>
      </w:pPr>
      <w:ins w:id="7366" w:author="Red Army" w:date="2012-02-22T22:52:00Z">
        <w:del w:id="7367"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368"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369" w:author="Red Army" w:date="2012-02-22T22:52:00Z"/>
        </w:trPr>
        <w:tc>
          <w:tcPr>
            <w:tcW w:w="577" w:type="dxa"/>
          </w:tcPr>
          <w:p w:rsidR="001A326B" w:rsidRPr="003365FC" w:rsidRDefault="001A326B" w:rsidP="00995D66">
            <w:pPr>
              <w:widowControl w:val="0"/>
              <w:spacing w:before="120"/>
              <w:ind w:left="-14" w:right="14"/>
              <w:jc w:val="center"/>
              <w:rPr>
                <w:ins w:id="7370" w:author="Red Army" w:date="2012-02-22T22:52:00Z"/>
                <w:rFonts w:ascii="Tahoma" w:eastAsia="MS Mincho" w:hAnsi="Tahoma" w:cs="Arial"/>
                <w:snapToGrid w:val="0"/>
                <w:sz w:val="20"/>
                <w:szCs w:val="20"/>
              </w:rPr>
            </w:pPr>
            <w:ins w:id="7371" w:author="Red Army" w:date="2012-02-22T22:52:00Z">
              <w:r w:rsidRPr="003365FC">
                <w:rPr>
                  <w:rFonts w:ascii="Tahoma" w:eastAsia="MS Mincho" w:hAnsi="Tahoma" w:cs="Arial" w:hint="eastAsia"/>
                  <w:snapToGrid w:val="0"/>
                  <w:sz w:val="20"/>
                  <w:szCs w:val="20"/>
                </w:rPr>
                <w:lastRenderedPageBreak/>
                <w:t>No</w:t>
              </w:r>
            </w:ins>
          </w:p>
        </w:tc>
        <w:tc>
          <w:tcPr>
            <w:tcW w:w="1356" w:type="dxa"/>
          </w:tcPr>
          <w:p w:rsidR="001A326B" w:rsidRPr="003365FC" w:rsidRDefault="001A326B" w:rsidP="00995D66">
            <w:pPr>
              <w:widowControl w:val="0"/>
              <w:spacing w:before="120"/>
              <w:ind w:left="-14" w:right="14"/>
              <w:jc w:val="center"/>
              <w:rPr>
                <w:ins w:id="7372" w:author="Red Army" w:date="2012-02-22T22:52:00Z"/>
                <w:rFonts w:ascii="Tahoma" w:eastAsia="MS Mincho" w:hAnsi="Tahoma" w:cs="Arial"/>
                <w:snapToGrid w:val="0"/>
                <w:sz w:val="20"/>
                <w:szCs w:val="20"/>
                <w:lang w:eastAsia="ja-JP"/>
              </w:rPr>
            </w:pPr>
            <w:ins w:id="7373"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374" w:author="Red Army" w:date="2012-02-22T22:52:00Z"/>
                <w:rFonts w:ascii="Tahoma" w:eastAsia="MS Mincho" w:hAnsi="Tahoma" w:cs="Arial"/>
                <w:snapToGrid w:val="0"/>
                <w:sz w:val="20"/>
                <w:szCs w:val="20"/>
                <w:lang w:eastAsia="ja-JP"/>
              </w:rPr>
            </w:pPr>
            <w:ins w:id="7375"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376" w:author="Red Army" w:date="2012-02-22T22:52:00Z"/>
                <w:rFonts w:ascii="Tahoma" w:eastAsia="MS Mincho" w:hAnsi="Tahoma" w:cs="Arial"/>
                <w:snapToGrid w:val="0"/>
                <w:sz w:val="20"/>
                <w:szCs w:val="20"/>
                <w:lang w:eastAsia="ja-JP"/>
              </w:rPr>
            </w:pPr>
            <w:ins w:id="7377"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378" w:author="Red Army" w:date="2012-02-22T22:52:00Z"/>
                <w:rFonts w:ascii="Tahoma" w:eastAsia="MS Mincho" w:hAnsi="Tahoma" w:cs="Arial"/>
                <w:snapToGrid w:val="0"/>
                <w:sz w:val="20"/>
                <w:szCs w:val="20"/>
                <w:lang w:eastAsia="ja-JP"/>
              </w:rPr>
            </w:pPr>
            <w:ins w:id="7379"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380" w:author="Red Army" w:date="2012-02-22T22:52:00Z"/>
                <w:rFonts w:ascii="Tahoma" w:eastAsia="MS Mincho" w:hAnsi="Tahoma" w:cs="Arial"/>
                <w:snapToGrid w:val="0"/>
                <w:sz w:val="20"/>
                <w:szCs w:val="20"/>
                <w:lang w:eastAsia="ja-JP"/>
              </w:rPr>
            </w:pPr>
            <w:ins w:id="7381"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7382" w:author="Red Army" w:date="2012-02-22T22:52:00Z"/>
        </w:trPr>
        <w:tc>
          <w:tcPr>
            <w:tcW w:w="577" w:type="dxa"/>
          </w:tcPr>
          <w:p w:rsidR="001A326B" w:rsidRPr="00D85E98" w:rsidRDefault="001A326B">
            <w:pPr>
              <w:pStyle w:val="comment"/>
              <w:ind w:left="0"/>
              <w:rPr>
                <w:ins w:id="7383" w:author="Red Army" w:date="2012-02-22T22:52:00Z"/>
                <w:rFonts w:ascii="Times New Roman" w:hAnsi="Times New Roman" w:cs="Times New Roman"/>
                <w:bCs w:val="0"/>
                <w:sz w:val="22"/>
                <w:szCs w:val="22"/>
                <w:rPrChange w:id="7384" w:author="Phuong Giang" w:date="2012-02-22T23:45:00Z">
                  <w:rPr>
                    <w:ins w:id="7385" w:author="Red Army" w:date="2012-02-22T22:52:00Z"/>
                    <w:rFonts w:ascii="Tahoma" w:eastAsia="MS Mincho" w:hAnsi="Tahoma" w:cs="Arial"/>
                    <w:bCs/>
                    <w:snapToGrid w:val="0"/>
                    <w:sz w:val="18"/>
                    <w:szCs w:val="18"/>
                    <w:lang w:eastAsia="ja-JP"/>
                  </w:rPr>
                </w:rPrChange>
              </w:rPr>
              <w:pPrChange w:id="7386" w:author="Phuong Giang" w:date="2012-02-22T23:45:00Z">
                <w:pPr>
                  <w:spacing w:before="120" w:after="200" w:line="360" w:lineRule="auto"/>
                </w:pPr>
              </w:pPrChange>
            </w:pPr>
            <w:ins w:id="7387" w:author="Red Army" w:date="2012-02-22T22:52:00Z">
              <w:r w:rsidRPr="00D85E98">
                <w:rPr>
                  <w:rFonts w:ascii="Times New Roman" w:hAnsi="Times New Roman" w:cs="Times New Roman"/>
                  <w:i w:val="0"/>
                  <w:color w:val="auto"/>
                  <w:sz w:val="22"/>
                  <w:szCs w:val="22"/>
                  <w:rPrChange w:id="7388" w:author="Phuong Giang" w:date="2012-02-22T23:45:00Z">
                    <w:rPr>
                      <w:bCs/>
                      <w:sz w:val="18"/>
                      <w:szCs w:val="18"/>
                    </w:rPr>
                  </w:rPrChange>
                </w:rPr>
                <w:t>01</w:t>
              </w:r>
            </w:ins>
          </w:p>
        </w:tc>
        <w:tc>
          <w:tcPr>
            <w:tcW w:w="1356" w:type="dxa"/>
          </w:tcPr>
          <w:p w:rsidR="001A326B" w:rsidRPr="00D85E98" w:rsidRDefault="001A326B">
            <w:pPr>
              <w:pStyle w:val="comment"/>
              <w:ind w:left="0"/>
              <w:rPr>
                <w:ins w:id="7389" w:author="Red Army" w:date="2012-02-22T22:52:00Z"/>
                <w:rFonts w:ascii="Times New Roman" w:hAnsi="Times New Roman" w:cs="Times New Roman"/>
                <w:bCs w:val="0"/>
                <w:sz w:val="22"/>
                <w:szCs w:val="22"/>
                <w:rPrChange w:id="7390" w:author="Phuong Giang" w:date="2012-02-22T23:45:00Z">
                  <w:rPr>
                    <w:ins w:id="7391" w:author="Red Army" w:date="2012-02-22T22:52:00Z"/>
                    <w:rFonts w:ascii="Tahoma" w:eastAsia="MS Mincho" w:hAnsi="Tahoma" w:cs="Arial"/>
                    <w:bCs/>
                    <w:snapToGrid w:val="0"/>
                    <w:sz w:val="18"/>
                    <w:szCs w:val="18"/>
                    <w:lang w:eastAsia="ja-JP"/>
                  </w:rPr>
                </w:rPrChange>
              </w:rPr>
              <w:pPrChange w:id="7392" w:author="Phuong Giang" w:date="2012-02-22T23:45:00Z">
                <w:pPr>
                  <w:spacing w:before="120" w:after="200" w:line="360" w:lineRule="auto"/>
                </w:pPr>
              </w:pPrChange>
            </w:pPr>
            <w:proofErr w:type="spellStart"/>
            <w:ins w:id="7393" w:author="Red Army" w:date="2012-02-22T22:52:00Z">
              <w:r w:rsidRPr="00D85E98">
                <w:rPr>
                  <w:rFonts w:ascii="Times New Roman" w:hAnsi="Times New Roman" w:cs="Times New Roman"/>
                  <w:i w:val="0"/>
                  <w:color w:val="auto"/>
                  <w:sz w:val="22"/>
                  <w:szCs w:val="22"/>
                  <w:rPrChange w:id="7394" w:author="Phuong Giang" w:date="2012-02-22T23:45:00Z">
                    <w:rPr>
                      <w:bCs/>
                      <w:sz w:val="18"/>
                      <w:szCs w:val="18"/>
                    </w:rPr>
                  </w:rPrChange>
                </w:rPr>
                <w:t>obj</w:t>
              </w:r>
              <w:proofErr w:type="spellEnd"/>
            </w:ins>
          </w:p>
        </w:tc>
        <w:tc>
          <w:tcPr>
            <w:tcW w:w="846" w:type="dxa"/>
          </w:tcPr>
          <w:p w:rsidR="001A326B" w:rsidRPr="00D85E98" w:rsidRDefault="001A326B">
            <w:pPr>
              <w:pStyle w:val="comment"/>
              <w:ind w:left="0"/>
              <w:rPr>
                <w:ins w:id="7395" w:author="Red Army" w:date="2012-02-22T22:52:00Z"/>
                <w:rFonts w:ascii="Times New Roman" w:hAnsi="Times New Roman" w:cs="Times New Roman"/>
                <w:bCs w:val="0"/>
                <w:sz w:val="22"/>
                <w:szCs w:val="22"/>
                <w:rPrChange w:id="7396" w:author="Phuong Giang" w:date="2012-02-22T23:45:00Z">
                  <w:rPr>
                    <w:ins w:id="7397" w:author="Red Army" w:date="2012-02-22T22:52:00Z"/>
                    <w:rFonts w:ascii="Tahoma" w:eastAsia="MS Mincho" w:hAnsi="Tahoma" w:cs="Arial"/>
                    <w:bCs/>
                    <w:snapToGrid w:val="0"/>
                    <w:sz w:val="18"/>
                    <w:szCs w:val="18"/>
                    <w:lang w:eastAsia="ja-JP"/>
                  </w:rPr>
                </w:rPrChange>
              </w:rPr>
              <w:pPrChange w:id="7398" w:author="Phuong Giang" w:date="2012-02-22T23:45:00Z">
                <w:pPr>
                  <w:spacing w:before="120" w:after="200" w:line="360" w:lineRule="auto"/>
                </w:pPr>
              </w:pPrChange>
            </w:pPr>
            <w:ins w:id="7399" w:author="Red Army" w:date="2012-02-22T22:52:00Z">
              <w:r w:rsidRPr="00D85E98">
                <w:rPr>
                  <w:rFonts w:ascii="Times New Roman" w:hAnsi="Times New Roman" w:cs="Times New Roman"/>
                  <w:i w:val="0"/>
                  <w:color w:val="auto"/>
                  <w:sz w:val="22"/>
                  <w:szCs w:val="22"/>
                  <w:rPrChange w:id="7400" w:author="Phuong Giang" w:date="2012-02-22T23:45:00Z">
                    <w:rPr>
                      <w:bCs/>
                      <w:sz w:val="18"/>
                      <w:szCs w:val="18"/>
                    </w:rPr>
                  </w:rPrChange>
                </w:rPr>
                <w:t>object</w:t>
              </w:r>
            </w:ins>
          </w:p>
        </w:tc>
        <w:tc>
          <w:tcPr>
            <w:tcW w:w="952" w:type="dxa"/>
          </w:tcPr>
          <w:p w:rsidR="001A326B" w:rsidRPr="00D85E98" w:rsidRDefault="001A326B">
            <w:pPr>
              <w:pStyle w:val="comment"/>
              <w:ind w:left="0"/>
              <w:rPr>
                <w:ins w:id="7401" w:author="Red Army" w:date="2012-02-22T22:52:00Z"/>
                <w:rFonts w:ascii="Times New Roman" w:hAnsi="Times New Roman" w:cs="Times New Roman"/>
                <w:bCs w:val="0"/>
                <w:sz w:val="22"/>
                <w:szCs w:val="22"/>
                <w:rPrChange w:id="7402" w:author="Phuong Giang" w:date="2012-02-22T23:45:00Z">
                  <w:rPr>
                    <w:ins w:id="7403" w:author="Red Army" w:date="2012-02-22T22:52:00Z"/>
                    <w:rFonts w:ascii="Tahoma" w:eastAsia="MS Mincho" w:hAnsi="Tahoma" w:cs="Arial"/>
                    <w:bCs/>
                    <w:snapToGrid w:val="0"/>
                    <w:sz w:val="18"/>
                    <w:szCs w:val="18"/>
                    <w:lang w:eastAsia="ja-JP"/>
                  </w:rPr>
                </w:rPrChange>
              </w:rPr>
              <w:pPrChange w:id="7404" w:author="Phuong Giang" w:date="2012-02-22T23:45:00Z">
                <w:pPr>
                  <w:spacing w:before="120" w:after="200" w:line="360" w:lineRule="auto"/>
                </w:pPr>
              </w:pPrChange>
            </w:pPr>
            <w:ins w:id="7405" w:author="Red Army" w:date="2012-02-22T22:52:00Z">
              <w:r w:rsidRPr="00D85E98">
                <w:rPr>
                  <w:rFonts w:ascii="Times New Roman" w:hAnsi="Times New Roman" w:cs="Times New Roman"/>
                  <w:i w:val="0"/>
                  <w:color w:val="auto"/>
                  <w:sz w:val="22"/>
                  <w:szCs w:val="22"/>
                  <w:rPrChange w:id="7406" w:author="Phuong Giang" w:date="2012-02-22T23:45:00Z">
                    <w:rPr>
                      <w:bCs/>
                      <w:sz w:val="18"/>
                      <w:szCs w:val="18"/>
                    </w:rPr>
                  </w:rPrChange>
                </w:rPr>
                <w:t>In</w:t>
              </w:r>
            </w:ins>
          </w:p>
        </w:tc>
        <w:tc>
          <w:tcPr>
            <w:tcW w:w="1333" w:type="dxa"/>
          </w:tcPr>
          <w:p w:rsidR="001A326B" w:rsidRPr="00D85E98" w:rsidRDefault="001A326B">
            <w:pPr>
              <w:pStyle w:val="comment"/>
              <w:ind w:left="0"/>
              <w:rPr>
                <w:ins w:id="7407" w:author="Red Army" w:date="2012-02-22T22:52:00Z"/>
                <w:rFonts w:ascii="Times New Roman" w:hAnsi="Times New Roman" w:cs="Times New Roman"/>
                <w:bCs w:val="0"/>
                <w:sz w:val="22"/>
                <w:szCs w:val="22"/>
                <w:rPrChange w:id="7408" w:author="Phuong Giang" w:date="2012-02-22T23:45:00Z">
                  <w:rPr>
                    <w:ins w:id="7409" w:author="Red Army" w:date="2012-02-22T22:52:00Z"/>
                    <w:rFonts w:ascii="Tahoma" w:eastAsia="MS Mincho" w:hAnsi="Tahoma" w:cs="Arial"/>
                    <w:bCs/>
                    <w:snapToGrid w:val="0"/>
                    <w:sz w:val="18"/>
                    <w:szCs w:val="18"/>
                    <w:lang w:eastAsia="ja-JP"/>
                  </w:rPr>
                </w:rPrChange>
              </w:rPr>
              <w:pPrChange w:id="7410" w:author="Phuong Giang" w:date="2012-02-22T23:45:00Z">
                <w:pPr>
                  <w:spacing w:before="120" w:after="200" w:line="360" w:lineRule="auto"/>
                </w:pPr>
              </w:pPrChange>
            </w:pPr>
          </w:p>
        </w:tc>
        <w:tc>
          <w:tcPr>
            <w:tcW w:w="4512" w:type="dxa"/>
          </w:tcPr>
          <w:p w:rsidR="001A326B" w:rsidRPr="00D85E98" w:rsidRDefault="001A326B">
            <w:pPr>
              <w:pStyle w:val="comment"/>
              <w:ind w:left="0"/>
              <w:rPr>
                <w:ins w:id="7411" w:author="Red Army" w:date="2012-02-22T22:52:00Z"/>
                <w:rFonts w:ascii="Times New Roman" w:hAnsi="Times New Roman" w:cs="Times New Roman"/>
                <w:bCs w:val="0"/>
                <w:sz w:val="22"/>
                <w:szCs w:val="22"/>
                <w:rPrChange w:id="7412" w:author="Phuong Giang" w:date="2012-02-22T23:45:00Z">
                  <w:rPr>
                    <w:ins w:id="7413" w:author="Red Army" w:date="2012-02-22T22:52:00Z"/>
                    <w:rFonts w:ascii="Tahoma" w:eastAsia="MS Mincho" w:hAnsi="Tahoma" w:cs="Arial"/>
                    <w:bCs/>
                    <w:snapToGrid w:val="0"/>
                    <w:sz w:val="18"/>
                    <w:szCs w:val="18"/>
                    <w:lang w:eastAsia="ja-JP"/>
                  </w:rPr>
                </w:rPrChange>
              </w:rPr>
              <w:pPrChange w:id="7414" w:author="Phuong Giang" w:date="2012-02-22T23:45:00Z">
                <w:pPr>
                  <w:spacing w:before="120" w:after="200" w:line="360" w:lineRule="auto"/>
                </w:pPr>
              </w:pPrChange>
            </w:pPr>
          </w:p>
        </w:tc>
      </w:tr>
      <w:tr w:rsidR="001A326B" w:rsidRPr="00D85E98" w:rsidTr="00995D66">
        <w:trPr>
          <w:ins w:id="7415" w:author="Red Army" w:date="2012-02-22T22:52:00Z"/>
        </w:trPr>
        <w:tc>
          <w:tcPr>
            <w:tcW w:w="577" w:type="dxa"/>
          </w:tcPr>
          <w:p w:rsidR="001A326B" w:rsidRPr="00D85E98" w:rsidRDefault="001A326B">
            <w:pPr>
              <w:pStyle w:val="comment"/>
              <w:ind w:left="0"/>
              <w:rPr>
                <w:ins w:id="7416" w:author="Red Army" w:date="2012-02-22T22:52:00Z"/>
                <w:rFonts w:ascii="Times New Roman" w:hAnsi="Times New Roman" w:cs="Times New Roman"/>
                <w:bCs w:val="0"/>
                <w:sz w:val="22"/>
                <w:szCs w:val="22"/>
                <w:rPrChange w:id="7417" w:author="Phuong Giang" w:date="2012-02-22T23:45:00Z">
                  <w:rPr>
                    <w:ins w:id="7418" w:author="Red Army" w:date="2012-02-22T22:52:00Z"/>
                    <w:rFonts w:ascii="Tahoma" w:eastAsia="MS Mincho" w:hAnsi="Tahoma" w:cs="Arial"/>
                    <w:bCs/>
                    <w:snapToGrid w:val="0"/>
                    <w:sz w:val="18"/>
                    <w:szCs w:val="18"/>
                    <w:lang w:eastAsia="ja-JP"/>
                  </w:rPr>
                </w:rPrChange>
              </w:rPr>
              <w:pPrChange w:id="7419" w:author="Phuong Giang" w:date="2012-02-22T23:45:00Z">
                <w:pPr>
                  <w:spacing w:before="120" w:after="200" w:line="360" w:lineRule="auto"/>
                </w:pPr>
              </w:pPrChange>
            </w:pPr>
            <w:ins w:id="7420" w:author="Red Army" w:date="2012-02-22T22:52:00Z">
              <w:r w:rsidRPr="00D85E98">
                <w:rPr>
                  <w:rFonts w:ascii="Times New Roman" w:hAnsi="Times New Roman" w:cs="Times New Roman"/>
                  <w:i w:val="0"/>
                  <w:color w:val="auto"/>
                  <w:sz w:val="22"/>
                  <w:szCs w:val="22"/>
                  <w:rPrChange w:id="7421" w:author="Phuong Giang" w:date="2012-02-22T23:45:00Z">
                    <w:rPr>
                      <w:bCs/>
                      <w:sz w:val="18"/>
                      <w:szCs w:val="18"/>
                    </w:rPr>
                  </w:rPrChange>
                </w:rPr>
                <w:t>02</w:t>
              </w:r>
            </w:ins>
          </w:p>
        </w:tc>
        <w:tc>
          <w:tcPr>
            <w:tcW w:w="1356" w:type="dxa"/>
          </w:tcPr>
          <w:p w:rsidR="001A326B" w:rsidRPr="00D85E98" w:rsidRDefault="001A326B">
            <w:pPr>
              <w:pStyle w:val="comment"/>
              <w:ind w:left="0"/>
              <w:rPr>
                <w:ins w:id="7422" w:author="Red Army" w:date="2012-02-22T22:52:00Z"/>
                <w:rFonts w:ascii="Times New Roman" w:hAnsi="Times New Roman" w:cs="Times New Roman"/>
                <w:bCs w:val="0"/>
                <w:sz w:val="22"/>
                <w:szCs w:val="22"/>
                <w:rPrChange w:id="7423" w:author="Phuong Giang" w:date="2012-02-22T23:45:00Z">
                  <w:rPr>
                    <w:ins w:id="7424" w:author="Red Army" w:date="2012-02-22T22:52:00Z"/>
                    <w:rFonts w:ascii="Tahoma" w:eastAsia="MS Mincho" w:hAnsi="Tahoma" w:cs="Arial"/>
                    <w:bCs/>
                    <w:snapToGrid w:val="0"/>
                    <w:sz w:val="18"/>
                    <w:szCs w:val="18"/>
                    <w:lang w:eastAsia="ja-JP"/>
                  </w:rPr>
                </w:rPrChange>
              </w:rPr>
              <w:pPrChange w:id="7425" w:author="Phuong Giang" w:date="2012-02-22T23:45:00Z">
                <w:pPr>
                  <w:spacing w:before="120" w:after="200" w:line="360" w:lineRule="auto"/>
                </w:pPr>
              </w:pPrChange>
            </w:pPr>
            <w:ins w:id="7426" w:author="Red Army" w:date="2012-02-22T22:52:00Z">
              <w:r w:rsidRPr="00D85E98">
                <w:rPr>
                  <w:rFonts w:ascii="Times New Roman" w:hAnsi="Times New Roman" w:cs="Times New Roman"/>
                  <w:i w:val="0"/>
                  <w:color w:val="auto"/>
                  <w:sz w:val="22"/>
                  <w:szCs w:val="22"/>
                  <w:rPrChange w:id="7427" w:author="Phuong Giang" w:date="2012-02-22T23:45:00Z">
                    <w:rPr>
                      <w:bCs/>
                      <w:sz w:val="18"/>
                      <w:szCs w:val="18"/>
                    </w:rPr>
                  </w:rPrChange>
                </w:rPr>
                <w:t>return</w:t>
              </w:r>
            </w:ins>
          </w:p>
        </w:tc>
        <w:tc>
          <w:tcPr>
            <w:tcW w:w="846" w:type="dxa"/>
          </w:tcPr>
          <w:p w:rsidR="001A326B" w:rsidRPr="00D85E98" w:rsidRDefault="001A326B">
            <w:pPr>
              <w:pStyle w:val="comment"/>
              <w:ind w:left="0"/>
              <w:rPr>
                <w:ins w:id="7428" w:author="Red Army" w:date="2012-02-22T22:52:00Z"/>
                <w:rFonts w:ascii="Times New Roman" w:hAnsi="Times New Roman" w:cs="Times New Roman"/>
                <w:bCs w:val="0"/>
                <w:sz w:val="22"/>
                <w:szCs w:val="22"/>
                <w:rPrChange w:id="7429" w:author="Phuong Giang" w:date="2012-02-22T23:45:00Z">
                  <w:rPr>
                    <w:ins w:id="7430" w:author="Red Army" w:date="2012-02-22T22:52:00Z"/>
                    <w:rFonts w:ascii="Tahoma" w:eastAsia="MS Mincho" w:hAnsi="Tahoma" w:cs="Arial"/>
                    <w:bCs/>
                    <w:snapToGrid w:val="0"/>
                    <w:sz w:val="18"/>
                    <w:szCs w:val="18"/>
                    <w:lang w:eastAsia="ja-JP"/>
                  </w:rPr>
                </w:rPrChange>
              </w:rPr>
              <w:pPrChange w:id="7431" w:author="Phuong Giang" w:date="2012-02-22T23:45:00Z">
                <w:pPr>
                  <w:spacing w:before="120" w:after="200" w:line="360" w:lineRule="auto"/>
                </w:pPr>
              </w:pPrChange>
            </w:pPr>
            <w:ins w:id="7432" w:author="Red Army" w:date="2012-02-22T22:52:00Z">
              <w:r w:rsidRPr="00D85E98">
                <w:rPr>
                  <w:rFonts w:ascii="Times New Roman" w:hAnsi="Times New Roman" w:cs="Times New Roman"/>
                  <w:i w:val="0"/>
                  <w:color w:val="auto"/>
                  <w:sz w:val="22"/>
                  <w:szCs w:val="22"/>
                  <w:rPrChange w:id="7433" w:author="Phuong Giang" w:date="2012-02-22T23:45:00Z">
                    <w:rPr>
                      <w:bCs/>
                      <w:sz w:val="18"/>
                      <w:szCs w:val="18"/>
                    </w:rPr>
                  </w:rPrChange>
                </w:rPr>
                <w:t>bool</w:t>
              </w:r>
            </w:ins>
          </w:p>
        </w:tc>
        <w:tc>
          <w:tcPr>
            <w:tcW w:w="952" w:type="dxa"/>
          </w:tcPr>
          <w:p w:rsidR="001A326B" w:rsidRPr="00D85E98" w:rsidRDefault="001A326B">
            <w:pPr>
              <w:pStyle w:val="comment"/>
              <w:ind w:left="0"/>
              <w:rPr>
                <w:ins w:id="7434" w:author="Red Army" w:date="2012-02-22T22:52:00Z"/>
                <w:rFonts w:ascii="Times New Roman" w:hAnsi="Times New Roman" w:cs="Times New Roman"/>
                <w:bCs w:val="0"/>
                <w:sz w:val="22"/>
                <w:szCs w:val="22"/>
                <w:rPrChange w:id="7435" w:author="Phuong Giang" w:date="2012-02-22T23:45:00Z">
                  <w:rPr>
                    <w:ins w:id="7436" w:author="Red Army" w:date="2012-02-22T22:52:00Z"/>
                    <w:rFonts w:ascii="Tahoma" w:eastAsia="MS Mincho" w:hAnsi="Tahoma" w:cs="Arial"/>
                    <w:bCs/>
                    <w:snapToGrid w:val="0"/>
                    <w:sz w:val="18"/>
                    <w:szCs w:val="18"/>
                    <w:lang w:eastAsia="ja-JP"/>
                  </w:rPr>
                </w:rPrChange>
              </w:rPr>
              <w:pPrChange w:id="7437" w:author="Phuong Giang" w:date="2012-02-22T23:45:00Z">
                <w:pPr>
                  <w:spacing w:before="120" w:after="200" w:line="360" w:lineRule="auto"/>
                </w:pPr>
              </w:pPrChange>
            </w:pPr>
            <w:ins w:id="7438" w:author="Red Army" w:date="2012-02-22T22:52:00Z">
              <w:r w:rsidRPr="00D85E98">
                <w:rPr>
                  <w:rFonts w:ascii="Times New Roman" w:hAnsi="Times New Roman" w:cs="Times New Roman"/>
                  <w:i w:val="0"/>
                  <w:color w:val="auto"/>
                  <w:sz w:val="22"/>
                  <w:szCs w:val="22"/>
                  <w:rPrChange w:id="7439" w:author="Phuong Giang" w:date="2012-02-22T23:45:00Z">
                    <w:rPr>
                      <w:bCs/>
                      <w:sz w:val="18"/>
                      <w:szCs w:val="18"/>
                    </w:rPr>
                  </w:rPrChange>
                </w:rPr>
                <w:t>Out</w:t>
              </w:r>
            </w:ins>
          </w:p>
        </w:tc>
        <w:tc>
          <w:tcPr>
            <w:tcW w:w="1333" w:type="dxa"/>
          </w:tcPr>
          <w:p w:rsidR="001A326B" w:rsidRPr="00D85E98" w:rsidRDefault="001A326B">
            <w:pPr>
              <w:pStyle w:val="comment"/>
              <w:ind w:left="0"/>
              <w:rPr>
                <w:ins w:id="7440" w:author="Red Army" w:date="2012-02-22T22:52:00Z"/>
                <w:rFonts w:ascii="Times New Roman" w:hAnsi="Times New Roman" w:cs="Times New Roman"/>
                <w:bCs w:val="0"/>
                <w:sz w:val="22"/>
                <w:szCs w:val="22"/>
                <w:rPrChange w:id="7441" w:author="Phuong Giang" w:date="2012-02-22T23:45:00Z">
                  <w:rPr>
                    <w:ins w:id="7442" w:author="Red Army" w:date="2012-02-22T22:52:00Z"/>
                    <w:rFonts w:ascii="Tahoma" w:eastAsia="MS Mincho" w:hAnsi="Tahoma" w:cs="Arial"/>
                    <w:bCs/>
                    <w:snapToGrid w:val="0"/>
                    <w:sz w:val="18"/>
                    <w:szCs w:val="18"/>
                    <w:lang w:eastAsia="ja-JP"/>
                  </w:rPr>
                </w:rPrChange>
              </w:rPr>
              <w:pPrChange w:id="7443" w:author="Phuong Giang" w:date="2012-02-22T23:45:00Z">
                <w:pPr>
                  <w:spacing w:before="120" w:after="200" w:line="360" w:lineRule="auto"/>
                </w:pPr>
              </w:pPrChange>
            </w:pPr>
          </w:p>
        </w:tc>
        <w:tc>
          <w:tcPr>
            <w:tcW w:w="4512" w:type="dxa"/>
          </w:tcPr>
          <w:p w:rsidR="001A326B" w:rsidRPr="00D85E98" w:rsidRDefault="001A326B">
            <w:pPr>
              <w:pStyle w:val="comment"/>
              <w:ind w:left="0"/>
              <w:rPr>
                <w:ins w:id="7444" w:author="Red Army" w:date="2012-02-22T22:52:00Z"/>
                <w:rFonts w:ascii="Times New Roman" w:hAnsi="Times New Roman" w:cs="Times New Roman"/>
                <w:bCs w:val="0"/>
                <w:sz w:val="22"/>
                <w:szCs w:val="22"/>
                <w:rPrChange w:id="7445" w:author="Phuong Giang" w:date="2012-02-22T23:45:00Z">
                  <w:rPr>
                    <w:ins w:id="7446" w:author="Red Army" w:date="2012-02-22T22:52:00Z"/>
                    <w:rFonts w:ascii="Tahoma" w:eastAsia="MS Mincho" w:hAnsi="Tahoma" w:cs="Arial"/>
                    <w:bCs/>
                    <w:snapToGrid w:val="0"/>
                    <w:sz w:val="18"/>
                    <w:szCs w:val="18"/>
                    <w:lang w:eastAsia="ja-JP"/>
                  </w:rPr>
                </w:rPrChange>
              </w:rPr>
              <w:pPrChange w:id="7447" w:author="Phuong Giang" w:date="2012-02-22T23:45:00Z">
                <w:pPr>
                  <w:spacing w:before="120" w:after="200" w:line="360" w:lineRule="auto"/>
                </w:pPr>
              </w:pPrChange>
            </w:pPr>
          </w:p>
        </w:tc>
      </w:tr>
    </w:tbl>
    <w:p w:rsidR="001A326B" w:rsidRPr="00AC1CC2" w:rsidRDefault="001A326B" w:rsidP="001A326B">
      <w:pPr>
        <w:pStyle w:val="Heading6"/>
        <w:rPr>
          <w:ins w:id="7448" w:author="Red Army" w:date="2012-02-22T22:52:00Z"/>
          <w:lang w:eastAsia="ja-JP"/>
        </w:rPr>
      </w:pPr>
      <w:proofErr w:type="spellStart"/>
      <w:ins w:id="7449" w:author="Red Army" w:date="2012-02-22T22:52:00Z">
        <w:r>
          <w:t>ContentItem</w:t>
        </w:r>
        <w:proofErr w:type="spellEnd"/>
        <w:r w:rsidRPr="00AC1CC2">
          <w:t xml:space="preserve"> </w:t>
        </w:r>
        <w:r w:rsidRPr="00AC1CC2">
          <w:rPr>
            <w:rFonts w:hint="eastAsia"/>
          </w:rPr>
          <w:t>method</w:t>
        </w:r>
      </w:ins>
    </w:p>
    <w:p w:rsidR="001A326B" w:rsidRPr="00111912" w:rsidRDefault="001A326B" w:rsidP="001A326B">
      <w:pPr>
        <w:autoSpaceDE w:val="0"/>
        <w:autoSpaceDN w:val="0"/>
        <w:adjustRightInd w:val="0"/>
        <w:spacing w:after="0" w:line="240" w:lineRule="auto"/>
        <w:rPr>
          <w:ins w:id="7450" w:author="Red Army" w:date="2012-02-22T22:52:00Z"/>
          <w:rFonts w:ascii="Consolas" w:eastAsiaTheme="minorEastAsia" w:hAnsi="Consolas" w:cs="Consolas"/>
          <w:sz w:val="19"/>
          <w:szCs w:val="19"/>
          <w:shd w:val="pct15" w:color="auto" w:fill="FFFFFF"/>
          <w:lang w:eastAsia="ja-JP"/>
        </w:rPr>
      </w:pPr>
      <w:proofErr w:type="gramStart"/>
      <w:ins w:id="7451"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0000FF"/>
            <w:sz w:val="19"/>
            <w:szCs w:val="19"/>
            <w:shd w:val="pct15" w:color="auto" w:fill="FFFFFF"/>
            <w:lang w:eastAsia="ja-JP"/>
          </w:rPr>
          <w:t>bool</w:t>
        </w:r>
        <w:proofErr w:type="spell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ContainsItem</w:t>
        </w:r>
        <w:proofErr w:type="spellEnd"/>
        <w:r w:rsidRPr="00111912">
          <w:rPr>
            <w:rFonts w:ascii="Consolas" w:eastAsiaTheme="minorEastAsia" w:hAnsi="Consolas" w:cs="Consolas"/>
            <w:sz w:val="19"/>
            <w:szCs w:val="19"/>
            <w:shd w:val="pct15" w:color="auto" w:fill="FFFFFF"/>
            <w:lang w:eastAsia="ja-JP"/>
          </w:rPr>
          <w:t>(</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obj</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452" w:author="Red Army" w:date="2012-02-22T22:52:00Z"/>
          <w:rFonts w:ascii="Tahoma" w:eastAsia="MS Mincho" w:hAnsi="Tahoma" w:cs="Arial"/>
          <w:bCs/>
          <w:i/>
          <w:snapToGrid w:val="0"/>
          <w:color w:val="808080"/>
          <w:sz w:val="20"/>
          <w:szCs w:val="20"/>
          <w:lang w:eastAsia="ja-JP"/>
        </w:rPr>
      </w:pPr>
      <w:ins w:id="7453" w:author="Red Army" w:date="2012-02-22T22:52:00Z">
        <w:r w:rsidRPr="00422EAD">
          <w:rPr>
            <w:rFonts w:ascii="Tahoma" w:eastAsia="MS Mincho" w:hAnsi="Tahoma" w:cs="Arial"/>
            <w:bCs/>
            <w:snapToGrid w:val="0"/>
            <w:color w:val="000000" w:themeColor="text1"/>
            <w:sz w:val="18"/>
            <w:szCs w:val="18"/>
            <w:lang w:eastAsia="ja-JP"/>
          </w:rPr>
          <w:t xml:space="preserve">Used to </w:t>
        </w:r>
        <w:r>
          <w:rPr>
            <w:rFonts w:ascii="Tahoma" w:eastAsia="MS Mincho" w:hAnsi="Tahoma" w:cs="Arial"/>
            <w:bCs/>
            <w:snapToGrid w:val="0"/>
            <w:color w:val="000000" w:themeColor="text1"/>
            <w:sz w:val="18"/>
            <w:szCs w:val="18"/>
            <w:lang w:eastAsia="ja-JP"/>
          </w:rPr>
          <w:t>check if the inputted KI is contains in the collection</w:t>
        </w:r>
      </w:ins>
    </w:p>
    <w:p w:rsidR="001A326B" w:rsidRPr="003365FC" w:rsidRDefault="001A326B" w:rsidP="001A326B">
      <w:pPr>
        <w:tabs>
          <w:tab w:val="left" w:pos="4208"/>
        </w:tabs>
        <w:ind w:left="360"/>
        <w:rPr>
          <w:ins w:id="7454" w:author="Red Army" w:date="2012-02-22T22:52:00Z"/>
          <w:rFonts w:ascii="Times New Roman" w:hAnsi="Times New Roman"/>
          <w:lang w:eastAsia="ja-JP"/>
        </w:rPr>
      </w:pPr>
      <w:ins w:id="7455" w:author="Red Army" w:date="2012-02-22T22:52:00Z">
        <w:del w:id="7456"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457"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458" w:author="Red Army" w:date="2012-02-22T22:52:00Z"/>
        </w:trPr>
        <w:tc>
          <w:tcPr>
            <w:tcW w:w="577" w:type="dxa"/>
          </w:tcPr>
          <w:p w:rsidR="001A326B" w:rsidRPr="003365FC" w:rsidRDefault="001A326B" w:rsidP="00995D66">
            <w:pPr>
              <w:widowControl w:val="0"/>
              <w:spacing w:before="120"/>
              <w:ind w:left="-14" w:right="14"/>
              <w:jc w:val="center"/>
              <w:rPr>
                <w:ins w:id="7459" w:author="Red Army" w:date="2012-02-22T22:52:00Z"/>
                <w:rFonts w:ascii="Tahoma" w:eastAsia="MS Mincho" w:hAnsi="Tahoma" w:cs="Arial"/>
                <w:snapToGrid w:val="0"/>
                <w:sz w:val="20"/>
                <w:szCs w:val="20"/>
              </w:rPr>
            </w:pPr>
            <w:ins w:id="7460"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461" w:author="Red Army" w:date="2012-02-22T22:52:00Z"/>
                <w:rFonts w:ascii="Tahoma" w:eastAsia="MS Mincho" w:hAnsi="Tahoma" w:cs="Arial"/>
                <w:snapToGrid w:val="0"/>
                <w:sz w:val="20"/>
                <w:szCs w:val="20"/>
                <w:lang w:eastAsia="ja-JP"/>
              </w:rPr>
            </w:pPr>
            <w:ins w:id="7462"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463" w:author="Red Army" w:date="2012-02-22T22:52:00Z"/>
                <w:rFonts w:ascii="Tahoma" w:eastAsia="MS Mincho" w:hAnsi="Tahoma" w:cs="Arial"/>
                <w:snapToGrid w:val="0"/>
                <w:sz w:val="20"/>
                <w:szCs w:val="20"/>
                <w:lang w:eastAsia="ja-JP"/>
              </w:rPr>
            </w:pPr>
            <w:ins w:id="7464"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465" w:author="Red Army" w:date="2012-02-22T22:52:00Z"/>
                <w:rFonts w:ascii="Tahoma" w:eastAsia="MS Mincho" w:hAnsi="Tahoma" w:cs="Arial"/>
                <w:snapToGrid w:val="0"/>
                <w:sz w:val="20"/>
                <w:szCs w:val="20"/>
                <w:lang w:eastAsia="ja-JP"/>
              </w:rPr>
            </w:pPr>
            <w:ins w:id="7466"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467" w:author="Red Army" w:date="2012-02-22T22:52:00Z"/>
                <w:rFonts w:ascii="Tahoma" w:eastAsia="MS Mincho" w:hAnsi="Tahoma" w:cs="Arial"/>
                <w:snapToGrid w:val="0"/>
                <w:sz w:val="20"/>
                <w:szCs w:val="20"/>
                <w:lang w:eastAsia="ja-JP"/>
              </w:rPr>
            </w:pPr>
            <w:ins w:id="7468"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469" w:author="Red Army" w:date="2012-02-22T22:52:00Z"/>
                <w:rFonts w:ascii="Tahoma" w:eastAsia="MS Mincho" w:hAnsi="Tahoma" w:cs="Arial"/>
                <w:snapToGrid w:val="0"/>
                <w:sz w:val="20"/>
                <w:szCs w:val="20"/>
                <w:lang w:eastAsia="ja-JP"/>
              </w:rPr>
            </w:pPr>
            <w:ins w:id="7470" w:author="Red Army" w:date="2012-02-22T22:52:00Z">
              <w:r w:rsidRPr="003365FC">
                <w:rPr>
                  <w:rFonts w:ascii="Tahoma" w:eastAsia="MS Mincho" w:hAnsi="Tahoma" w:cs="Arial" w:hint="eastAsia"/>
                  <w:snapToGrid w:val="0"/>
                  <w:sz w:val="20"/>
                  <w:szCs w:val="20"/>
                  <w:lang w:eastAsia="ja-JP"/>
                </w:rPr>
                <w:t>Description</w:t>
              </w:r>
            </w:ins>
          </w:p>
        </w:tc>
      </w:tr>
      <w:tr w:rsidR="001A326B" w:rsidRPr="00D85E98" w:rsidTr="00995D66">
        <w:trPr>
          <w:ins w:id="7471" w:author="Red Army" w:date="2012-02-22T22:52:00Z"/>
        </w:trPr>
        <w:tc>
          <w:tcPr>
            <w:tcW w:w="577" w:type="dxa"/>
          </w:tcPr>
          <w:p w:rsidR="001A326B" w:rsidRPr="00D85E98" w:rsidRDefault="001A326B">
            <w:pPr>
              <w:pStyle w:val="comment"/>
              <w:ind w:left="0"/>
              <w:rPr>
                <w:ins w:id="7472" w:author="Red Army" w:date="2012-02-22T22:52:00Z"/>
                <w:rFonts w:ascii="Times New Roman" w:hAnsi="Times New Roman" w:cs="Times New Roman"/>
                <w:bCs w:val="0"/>
                <w:sz w:val="22"/>
                <w:szCs w:val="22"/>
                <w:rPrChange w:id="7473" w:author="Phuong Giang" w:date="2012-02-22T23:45:00Z">
                  <w:rPr>
                    <w:ins w:id="7474" w:author="Red Army" w:date="2012-02-22T22:52:00Z"/>
                    <w:rFonts w:ascii="Tahoma" w:eastAsia="MS Mincho" w:hAnsi="Tahoma" w:cs="Arial"/>
                    <w:bCs/>
                    <w:snapToGrid w:val="0"/>
                    <w:sz w:val="18"/>
                    <w:szCs w:val="18"/>
                    <w:lang w:eastAsia="ja-JP"/>
                  </w:rPr>
                </w:rPrChange>
              </w:rPr>
              <w:pPrChange w:id="7475" w:author="Phuong Giang" w:date="2012-02-22T23:45:00Z">
                <w:pPr>
                  <w:spacing w:before="120" w:after="200" w:line="360" w:lineRule="auto"/>
                </w:pPr>
              </w:pPrChange>
            </w:pPr>
            <w:ins w:id="7476" w:author="Red Army" w:date="2012-02-22T22:52:00Z">
              <w:r w:rsidRPr="00D85E98">
                <w:rPr>
                  <w:rFonts w:ascii="Times New Roman" w:hAnsi="Times New Roman" w:cs="Times New Roman"/>
                  <w:i w:val="0"/>
                  <w:color w:val="auto"/>
                  <w:sz w:val="22"/>
                  <w:szCs w:val="22"/>
                  <w:rPrChange w:id="7477" w:author="Phuong Giang" w:date="2012-02-22T23:45:00Z">
                    <w:rPr>
                      <w:bCs/>
                      <w:sz w:val="18"/>
                      <w:szCs w:val="18"/>
                    </w:rPr>
                  </w:rPrChange>
                </w:rPr>
                <w:t>01</w:t>
              </w:r>
            </w:ins>
          </w:p>
        </w:tc>
        <w:tc>
          <w:tcPr>
            <w:tcW w:w="1356" w:type="dxa"/>
          </w:tcPr>
          <w:p w:rsidR="001A326B" w:rsidRPr="00D85E98" w:rsidRDefault="001A326B">
            <w:pPr>
              <w:pStyle w:val="comment"/>
              <w:ind w:left="0"/>
              <w:rPr>
                <w:ins w:id="7478" w:author="Red Army" w:date="2012-02-22T22:52:00Z"/>
                <w:rFonts w:ascii="Times New Roman" w:hAnsi="Times New Roman" w:cs="Times New Roman"/>
                <w:bCs w:val="0"/>
                <w:sz w:val="22"/>
                <w:szCs w:val="22"/>
                <w:rPrChange w:id="7479" w:author="Phuong Giang" w:date="2012-02-22T23:45:00Z">
                  <w:rPr>
                    <w:ins w:id="7480" w:author="Red Army" w:date="2012-02-22T22:52:00Z"/>
                    <w:rFonts w:ascii="Tahoma" w:eastAsia="MS Mincho" w:hAnsi="Tahoma" w:cs="Arial"/>
                    <w:bCs/>
                    <w:snapToGrid w:val="0"/>
                    <w:sz w:val="18"/>
                    <w:szCs w:val="18"/>
                    <w:lang w:eastAsia="ja-JP"/>
                  </w:rPr>
                </w:rPrChange>
              </w:rPr>
              <w:pPrChange w:id="7481" w:author="Phuong Giang" w:date="2012-02-22T23:45:00Z">
                <w:pPr>
                  <w:spacing w:before="120" w:after="200" w:line="360" w:lineRule="auto"/>
                </w:pPr>
              </w:pPrChange>
            </w:pPr>
            <w:proofErr w:type="spellStart"/>
            <w:ins w:id="7482" w:author="Red Army" w:date="2012-02-22T22:52:00Z">
              <w:r w:rsidRPr="00D85E98">
                <w:rPr>
                  <w:rFonts w:ascii="Times New Roman" w:hAnsi="Times New Roman" w:cs="Times New Roman"/>
                  <w:i w:val="0"/>
                  <w:color w:val="auto"/>
                  <w:sz w:val="22"/>
                  <w:szCs w:val="22"/>
                  <w:rPrChange w:id="7483" w:author="Phuong Giang" w:date="2012-02-22T23:45:00Z">
                    <w:rPr>
                      <w:bCs/>
                      <w:sz w:val="18"/>
                      <w:szCs w:val="18"/>
                    </w:rPr>
                  </w:rPrChange>
                </w:rPr>
                <w:t>obj</w:t>
              </w:r>
              <w:proofErr w:type="spellEnd"/>
            </w:ins>
          </w:p>
        </w:tc>
        <w:tc>
          <w:tcPr>
            <w:tcW w:w="846" w:type="dxa"/>
          </w:tcPr>
          <w:p w:rsidR="001A326B" w:rsidRPr="00D85E98" w:rsidRDefault="001A326B">
            <w:pPr>
              <w:pStyle w:val="comment"/>
              <w:ind w:left="0"/>
              <w:rPr>
                <w:ins w:id="7484" w:author="Red Army" w:date="2012-02-22T22:52:00Z"/>
                <w:rFonts w:ascii="Times New Roman" w:hAnsi="Times New Roman" w:cs="Times New Roman"/>
                <w:bCs w:val="0"/>
                <w:sz w:val="22"/>
                <w:szCs w:val="22"/>
                <w:rPrChange w:id="7485" w:author="Phuong Giang" w:date="2012-02-22T23:45:00Z">
                  <w:rPr>
                    <w:ins w:id="7486" w:author="Red Army" w:date="2012-02-22T22:52:00Z"/>
                    <w:rFonts w:ascii="Tahoma" w:eastAsia="MS Mincho" w:hAnsi="Tahoma" w:cs="Arial"/>
                    <w:bCs/>
                    <w:snapToGrid w:val="0"/>
                    <w:sz w:val="18"/>
                    <w:szCs w:val="18"/>
                    <w:lang w:eastAsia="ja-JP"/>
                  </w:rPr>
                </w:rPrChange>
              </w:rPr>
              <w:pPrChange w:id="7487" w:author="Phuong Giang" w:date="2012-02-22T23:45:00Z">
                <w:pPr>
                  <w:spacing w:before="120" w:after="200" w:line="360" w:lineRule="auto"/>
                </w:pPr>
              </w:pPrChange>
            </w:pPr>
            <w:ins w:id="7488" w:author="Red Army" w:date="2012-02-22T22:52:00Z">
              <w:r w:rsidRPr="00D85E98">
                <w:rPr>
                  <w:rFonts w:ascii="Times New Roman" w:hAnsi="Times New Roman" w:cs="Times New Roman"/>
                  <w:i w:val="0"/>
                  <w:color w:val="auto"/>
                  <w:sz w:val="22"/>
                  <w:szCs w:val="22"/>
                  <w:rPrChange w:id="7489" w:author="Phuong Giang" w:date="2012-02-22T23:45:00Z">
                    <w:rPr>
                      <w:bCs/>
                      <w:sz w:val="18"/>
                      <w:szCs w:val="18"/>
                    </w:rPr>
                  </w:rPrChange>
                </w:rPr>
                <w:t>object</w:t>
              </w:r>
            </w:ins>
          </w:p>
        </w:tc>
        <w:tc>
          <w:tcPr>
            <w:tcW w:w="952" w:type="dxa"/>
          </w:tcPr>
          <w:p w:rsidR="001A326B" w:rsidRPr="00D85E98" w:rsidRDefault="001A326B">
            <w:pPr>
              <w:pStyle w:val="comment"/>
              <w:ind w:left="0"/>
              <w:rPr>
                <w:ins w:id="7490" w:author="Red Army" w:date="2012-02-22T22:52:00Z"/>
                <w:rFonts w:ascii="Times New Roman" w:hAnsi="Times New Roman" w:cs="Times New Roman"/>
                <w:bCs w:val="0"/>
                <w:sz w:val="22"/>
                <w:szCs w:val="22"/>
                <w:rPrChange w:id="7491" w:author="Phuong Giang" w:date="2012-02-22T23:45:00Z">
                  <w:rPr>
                    <w:ins w:id="7492" w:author="Red Army" w:date="2012-02-22T22:52:00Z"/>
                    <w:rFonts w:ascii="Tahoma" w:eastAsia="MS Mincho" w:hAnsi="Tahoma" w:cs="Arial"/>
                    <w:bCs/>
                    <w:snapToGrid w:val="0"/>
                    <w:sz w:val="18"/>
                    <w:szCs w:val="18"/>
                    <w:lang w:eastAsia="ja-JP"/>
                  </w:rPr>
                </w:rPrChange>
              </w:rPr>
              <w:pPrChange w:id="7493" w:author="Phuong Giang" w:date="2012-02-22T23:45:00Z">
                <w:pPr>
                  <w:spacing w:before="120" w:after="200" w:line="360" w:lineRule="auto"/>
                </w:pPr>
              </w:pPrChange>
            </w:pPr>
            <w:ins w:id="7494" w:author="Red Army" w:date="2012-02-22T22:52:00Z">
              <w:r w:rsidRPr="00D85E98">
                <w:rPr>
                  <w:rFonts w:ascii="Times New Roman" w:hAnsi="Times New Roman" w:cs="Times New Roman"/>
                  <w:i w:val="0"/>
                  <w:color w:val="auto"/>
                  <w:sz w:val="22"/>
                  <w:szCs w:val="22"/>
                  <w:rPrChange w:id="7495" w:author="Phuong Giang" w:date="2012-02-22T23:45:00Z">
                    <w:rPr>
                      <w:bCs/>
                      <w:sz w:val="18"/>
                      <w:szCs w:val="18"/>
                    </w:rPr>
                  </w:rPrChange>
                </w:rPr>
                <w:t>In</w:t>
              </w:r>
            </w:ins>
          </w:p>
        </w:tc>
        <w:tc>
          <w:tcPr>
            <w:tcW w:w="1333" w:type="dxa"/>
          </w:tcPr>
          <w:p w:rsidR="001A326B" w:rsidRPr="00D85E98" w:rsidRDefault="001A326B">
            <w:pPr>
              <w:pStyle w:val="comment"/>
              <w:ind w:left="0"/>
              <w:rPr>
                <w:ins w:id="7496" w:author="Red Army" w:date="2012-02-22T22:52:00Z"/>
                <w:rFonts w:ascii="Times New Roman" w:hAnsi="Times New Roman" w:cs="Times New Roman"/>
                <w:bCs w:val="0"/>
                <w:sz w:val="22"/>
                <w:szCs w:val="22"/>
                <w:rPrChange w:id="7497" w:author="Phuong Giang" w:date="2012-02-22T23:45:00Z">
                  <w:rPr>
                    <w:ins w:id="7498" w:author="Red Army" w:date="2012-02-22T22:52:00Z"/>
                    <w:rFonts w:ascii="Tahoma" w:eastAsia="MS Mincho" w:hAnsi="Tahoma" w:cs="Arial"/>
                    <w:bCs/>
                    <w:snapToGrid w:val="0"/>
                    <w:sz w:val="18"/>
                    <w:szCs w:val="18"/>
                    <w:lang w:eastAsia="ja-JP"/>
                  </w:rPr>
                </w:rPrChange>
              </w:rPr>
              <w:pPrChange w:id="7499" w:author="Phuong Giang" w:date="2012-02-22T23:45:00Z">
                <w:pPr>
                  <w:spacing w:before="120" w:after="200" w:line="360" w:lineRule="auto"/>
                </w:pPr>
              </w:pPrChange>
            </w:pPr>
          </w:p>
        </w:tc>
        <w:tc>
          <w:tcPr>
            <w:tcW w:w="4512" w:type="dxa"/>
          </w:tcPr>
          <w:p w:rsidR="001A326B" w:rsidRPr="00D85E98" w:rsidRDefault="001A326B">
            <w:pPr>
              <w:pStyle w:val="comment"/>
              <w:ind w:left="0"/>
              <w:rPr>
                <w:ins w:id="7500" w:author="Red Army" w:date="2012-02-22T22:52:00Z"/>
                <w:rFonts w:ascii="Times New Roman" w:hAnsi="Times New Roman" w:cs="Times New Roman"/>
                <w:bCs w:val="0"/>
                <w:sz w:val="22"/>
                <w:szCs w:val="22"/>
                <w:rPrChange w:id="7501" w:author="Phuong Giang" w:date="2012-02-22T23:45:00Z">
                  <w:rPr>
                    <w:ins w:id="7502" w:author="Red Army" w:date="2012-02-22T22:52:00Z"/>
                    <w:rFonts w:ascii="Tahoma" w:eastAsia="MS Mincho" w:hAnsi="Tahoma" w:cs="Arial"/>
                    <w:bCs/>
                    <w:snapToGrid w:val="0"/>
                    <w:sz w:val="18"/>
                    <w:szCs w:val="18"/>
                    <w:lang w:eastAsia="ja-JP"/>
                  </w:rPr>
                </w:rPrChange>
              </w:rPr>
              <w:pPrChange w:id="7503" w:author="Phuong Giang" w:date="2012-02-22T23:45:00Z">
                <w:pPr>
                  <w:spacing w:before="120" w:after="200" w:line="360" w:lineRule="auto"/>
                </w:pPr>
              </w:pPrChange>
            </w:pPr>
          </w:p>
        </w:tc>
      </w:tr>
      <w:tr w:rsidR="001A326B" w:rsidRPr="00D85E98" w:rsidTr="00995D66">
        <w:trPr>
          <w:ins w:id="7504" w:author="Red Army" w:date="2012-02-22T22:52:00Z"/>
        </w:trPr>
        <w:tc>
          <w:tcPr>
            <w:tcW w:w="577" w:type="dxa"/>
          </w:tcPr>
          <w:p w:rsidR="001A326B" w:rsidRPr="00D85E98" w:rsidRDefault="001A326B">
            <w:pPr>
              <w:pStyle w:val="comment"/>
              <w:ind w:left="0"/>
              <w:rPr>
                <w:ins w:id="7505" w:author="Red Army" w:date="2012-02-22T22:52:00Z"/>
                <w:rFonts w:ascii="Times New Roman" w:hAnsi="Times New Roman" w:cs="Times New Roman"/>
                <w:bCs w:val="0"/>
                <w:sz w:val="22"/>
                <w:szCs w:val="22"/>
                <w:rPrChange w:id="7506" w:author="Phuong Giang" w:date="2012-02-22T23:45:00Z">
                  <w:rPr>
                    <w:ins w:id="7507" w:author="Red Army" w:date="2012-02-22T22:52:00Z"/>
                    <w:rFonts w:ascii="Tahoma" w:eastAsia="MS Mincho" w:hAnsi="Tahoma" w:cs="Arial"/>
                    <w:bCs/>
                    <w:snapToGrid w:val="0"/>
                    <w:sz w:val="18"/>
                    <w:szCs w:val="18"/>
                    <w:lang w:eastAsia="ja-JP"/>
                  </w:rPr>
                </w:rPrChange>
              </w:rPr>
              <w:pPrChange w:id="7508" w:author="Phuong Giang" w:date="2012-02-22T23:45:00Z">
                <w:pPr>
                  <w:spacing w:before="120" w:after="200" w:line="360" w:lineRule="auto"/>
                </w:pPr>
              </w:pPrChange>
            </w:pPr>
            <w:ins w:id="7509" w:author="Red Army" w:date="2012-02-22T22:52:00Z">
              <w:r w:rsidRPr="00D85E98">
                <w:rPr>
                  <w:rFonts w:ascii="Times New Roman" w:hAnsi="Times New Roman" w:cs="Times New Roman"/>
                  <w:i w:val="0"/>
                  <w:color w:val="auto"/>
                  <w:sz w:val="22"/>
                  <w:szCs w:val="22"/>
                  <w:rPrChange w:id="7510" w:author="Phuong Giang" w:date="2012-02-22T23:45:00Z">
                    <w:rPr>
                      <w:bCs/>
                      <w:sz w:val="18"/>
                      <w:szCs w:val="18"/>
                    </w:rPr>
                  </w:rPrChange>
                </w:rPr>
                <w:t>02</w:t>
              </w:r>
            </w:ins>
          </w:p>
        </w:tc>
        <w:tc>
          <w:tcPr>
            <w:tcW w:w="1356" w:type="dxa"/>
          </w:tcPr>
          <w:p w:rsidR="001A326B" w:rsidRPr="00D85E98" w:rsidRDefault="001A326B">
            <w:pPr>
              <w:pStyle w:val="comment"/>
              <w:ind w:left="0"/>
              <w:rPr>
                <w:ins w:id="7511" w:author="Red Army" w:date="2012-02-22T22:52:00Z"/>
                <w:rFonts w:ascii="Times New Roman" w:hAnsi="Times New Roman" w:cs="Times New Roman"/>
                <w:bCs w:val="0"/>
                <w:sz w:val="22"/>
                <w:szCs w:val="22"/>
                <w:rPrChange w:id="7512" w:author="Phuong Giang" w:date="2012-02-22T23:45:00Z">
                  <w:rPr>
                    <w:ins w:id="7513" w:author="Red Army" w:date="2012-02-22T22:52:00Z"/>
                    <w:rFonts w:ascii="Tahoma" w:eastAsia="MS Mincho" w:hAnsi="Tahoma" w:cs="Arial"/>
                    <w:bCs/>
                    <w:snapToGrid w:val="0"/>
                    <w:sz w:val="18"/>
                    <w:szCs w:val="18"/>
                    <w:lang w:eastAsia="ja-JP"/>
                  </w:rPr>
                </w:rPrChange>
              </w:rPr>
              <w:pPrChange w:id="7514" w:author="Phuong Giang" w:date="2012-02-22T23:45:00Z">
                <w:pPr>
                  <w:spacing w:before="120" w:after="200" w:line="360" w:lineRule="auto"/>
                </w:pPr>
              </w:pPrChange>
            </w:pPr>
            <w:ins w:id="7515" w:author="Red Army" w:date="2012-02-22T22:52:00Z">
              <w:r w:rsidRPr="00D85E98">
                <w:rPr>
                  <w:rFonts w:ascii="Times New Roman" w:hAnsi="Times New Roman" w:cs="Times New Roman"/>
                  <w:i w:val="0"/>
                  <w:color w:val="auto"/>
                  <w:sz w:val="22"/>
                  <w:szCs w:val="22"/>
                  <w:rPrChange w:id="7516" w:author="Phuong Giang" w:date="2012-02-22T23:45:00Z">
                    <w:rPr>
                      <w:bCs/>
                      <w:sz w:val="18"/>
                      <w:szCs w:val="18"/>
                    </w:rPr>
                  </w:rPrChange>
                </w:rPr>
                <w:t>return</w:t>
              </w:r>
            </w:ins>
          </w:p>
        </w:tc>
        <w:tc>
          <w:tcPr>
            <w:tcW w:w="846" w:type="dxa"/>
          </w:tcPr>
          <w:p w:rsidR="001A326B" w:rsidRPr="00D85E98" w:rsidRDefault="001A326B">
            <w:pPr>
              <w:pStyle w:val="comment"/>
              <w:ind w:left="0"/>
              <w:rPr>
                <w:ins w:id="7517" w:author="Red Army" w:date="2012-02-22T22:52:00Z"/>
                <w:rFonts w:ascii="Times New Roman" w:hAnsi="Times New Roman" w:cs="Times New Roman"/>
                <w:bCs w:val="0"/>
                <w:sz w:val="22"/>
                <w:szCs w:val="22"/>
                <w:rPrChange w:id="7518" w:author="Phuong Giang" w:date="2012-02-22T23:45:00Z">
                  <w:rPr>
                    <w:ins w:id="7519" w:author="Red Army" w:date="2012-02-22T22:52:00Z"/>
                    <w:rFonts w:ascii="Tahoma" w:eastAsia="MS Mincho" w:hAnsi="Tahoma" w:cs="Arial"/>
                    <w:bCs/>
                    <w:snapToGrid w:val="0"/>
                    <w:sz w:val="18"/>
                    <w:szCs w:val="18"/>
                    <w:lang w:eastAsia="ja-JP"/>
                  </w:rPr>
                </w:rPrChange>
              </w:rPr>
              <w:pPrChange w:id="7520" w:author="Phuong Giang" w:date="2012-02-22T23:45:00Z">
                <w:pPr>
                  <w:spacing w:before="120" w:after="200" w:line="360" w:lineRule="auto"/>
                </w:pPr>
              </w:pPrChange>
            </w:pPr>
            <w:ins w:id="7521" w:author="Red Army" w:date="2012-02-22T22:52:00Z">
              <w:r w:rsidRPr="00D85E98">
                <w:rPr>
                  <w:rFonts w:ascii="Times New Roman" w:hAnsi="Times New Roman" w:cs="Times New Roman"/>
                  <w:i w:val="0"/>
                  <w:color w:val="auto"/>
                  <w:sz w:val="22"/>
                  <w:szCs w:val="22"/>
                  <w:rPrChange w:id="7522" w:author="Phuong Giang" w:date="2012-02-22T23:45:00Z">
                    <w:rPr>
                      <w:bCs/>
                      <w:sz w:val="18"/>
                      <w:szCs w:val="18"/>
                    </w:rPr>
                  </w:rPrChange>
                </w:rPr>
                <w:t>bool</w:t>
              </w:r>
            </w:ins>
          </w:p>
        </w:tc>
        <w:tc>
          <w:tcPr>
            <w:tcW w:w="952" w:type="dxa"/>
          </w:tcPr>
          <w:p w:rsidR="001A326B" w:rsidRPr="00D85E98" w:rsidRDefault="001A326B">
            <w:pPr>
              <w:pStyle w:val="comment"/>
              <w:ind w:left="0"/>
              <w:rPr>
                <w:ins w:id="7523" w:author="Red Army" w:date="2012-02-22T22:52:00Z"/>
                <w:rFonts w:ascii="Times New Roman" w:hAnsi="Times New Roman" w:cs="Times New Roman"/>
                <w:bCs w:val="0"/>
                <w:sz w:val="22"/>
                <w:szCs w:val="22"/>
                <w:rPrChange w:id="7524" w:author="Phuong Giang" w:date="2012-02-22T23:45:00Z">
                  <w:rPr>
                    <w:ins w:id="7525" w:author="Red Army" w:date="2012-02-22T22:52:00Z"/>
                    <w:rFonts w:ascii="Tahoma" w:eastAsia="MS Mincho" w:hAnsi="Tahoma" w:cs="Arial"/>
                    <w:bCs/>
                    <w:snapToGrid w:val="0"/>
                    <w:sz w:val="18"/>
                    <w:szCs w:val="18"/>
                    <w:lang w:eastAsia="ja-JP"/>
                  </w:rPr>
                </w:rPrChange>
              </w:rPr>
              <w:pPrChange w:id="7526" w:author="Phuong Giang" w:date="2012-02-22T23:45:00Z">
                <w:pPr>
                  <w:spacing w:before="120" w:after="200" w:line="360" w:lineRule="auto"/>
                </w:pPr>
              </w:pPrChange>
            </w:pPr>
            <w:ins w:id="7527" w:author="Red Army" w:date="2012-02-22T22:52:00Z">
              <w:r w:rsidRPr="00D85E98">
                <w:rPr>
                  <w:rFonts w:ascii="Times New Roman" w:hAnsi="Times New Roman" w:cs="Times New Roman"/>
                  <w:i w:val="0"/>
                  <w:color w:val="auto"/>
                  <w:sz w:val="22"/>
                  <w:szCs w:val="22"/>
                  <w:rPrChange w:id="7528" w:author="Phuong Giang" w:date="2012-02-22T23:45:00Z">
                    <w:rPr>
                      <w:bCs/>
                      <w:sz w:val="18"/>
                      <w:szCs w:val="18"/>
                    </w:rPr>
                  </w:rPrChange>
                </w:rPr>
                <w:t>Out</w:t>
              </w:r>
            </w:ins>
          </w:p>
        </w:tc>
        <w:tc>
          <w:tcPr>
            <w:tcW w:w="1333" w:type="dxa"/>
          </w:tcPr>
          <w:p w:rsidR="001A326B" w:rsidRPr="00D85E98" w:rsidRDefault="001A326B">
            <w:pPr>
              <w:pStyle w:val="comment"/>
              <w:ind w:left="0"/>
              <w:rPr>
                <w:ins w:id="7529" w:author="Red Army" w:date="2012-02-22T22:52:00Z"/>
                <w:rFonts w:ascii="Times New Roman" w:hAnsi="Times New Roman" w:cs="Times New Roman"/>
                <w:bCs w:val="0"/>
                <w:sz w:val="22"/>
                <w:szCs w:val="22"/>
                <w:rPrChange w:id="7530" w:author="Phuong Giang" w:date="2012-02-22T23:45:00Z">
                  <w:rPr>
                    <w:ins w:id="7531" w:author="Red Army" w:date="2012-02-22T22:52:00Z"/>
                    <w:rFonts w:ascii="Tahoma" w:eastAsia="MS Mincho" w:hAnsi="Tahoma" w:cs="Arial"/>
                    <w:bCs/>
                    <w:snapToGrid w:val="0"/>
                    <w:sz w:val="18"/>
                    <w:szCs w:val="18"/>
                    <w:lang w:eastAsia="ja-JP"/>
                  </w:rPr>
                </w:rPrChange>
              </w:rPr>
              <w:pPrChange w:id="7532" w:author="Phuong Giang" w:date="2012-02-22T23:45:00Z">
                <w:pPr>
                  <w:spacing w:before="120" w:after="200" w:line="360" w:lineRule="auto"/>
                </w:pPr>
              </w:pPrChange>
            </w:pPr>
          </w:p>
        </w:tc>
        <w:tc>
          <w:tcPr>
            <w:tcW w:w="4512" w:type="dxa"/>
          </w:tcPr>
          <w:p w:rsidR="001A326B" w:rsidRPr="00D85E98" w:rsidRDefault="001A326B">
            <w:pPr>
              <w:pStyle w:val="comment"/>
              <w:ind w:left="0"/>
              <w:rPr>
                <w:ins w:id="7533" w:author="Red Army" w:date="2012-02-22T22:52:00Z"/>
                <w:rFonts w:ascii="Times New Roman" w:hAnsi="Times New Roman" w:cs="Times New Roman"/>
                <w:bCs w:val="0"/>
                <w:sz w:val="22"/>
                <w:szCs w:val="22"/>
                <w:rPrChange w:id="7534" w:author="Phuong Giang" w:date="2012-02-22T23:45:00Z">
                  <w:rPr>
                    <w:ins w:id="7535" w:author="Red Army" w:date="2012-02-22T22:52:00Z"/>
                    <w:rFonts w:ascii="Tahoma" w:eastAsia="MS Mincho" w:hAnsi="Tahoma" w:cs="Arial"/>
                    <w:bCs/>
                    <w:snapToGrid w:val="0"/>
                    <w:sz w:val="18"/>
                    <w:szCs w:val="18"/>
                    <w:lang w:eastAsia="ja-JP"/>
                  </w:rPr>
                </w:rPrChange>
              </w:rPr>
              <w:pPrChange w:id="7536" w:author="Phuong Giang" w:date="2012-02-22T23:45:00Z">
                <w:pPr>
                  <w:spacing w:before="120" w:after="200" w:line="360" w:lineRule="auto"/>
                </w:pPr>
              </w:pPrChange>
            </w:pPr>
          </w:p>
        </w:tc>
      </w:tr>
    </w:tbl>
    <w:p w:rsidR="001A326B" w:rsidRPr="00111912" w:rsidRDefault="001A326B" w:rsidP="001A326B">
      <w:pPr>
        <w:pStyle w:val="Heading6"/>
        <w:rPr>
          <w:ins w:id="7537" w:author="Red Army" w:date="2012-02-22T22:52:00Z"/>
        </w:rPr>
      </w:pPr>
      <w:ins w:id="7538" w:author="Red Army" w:date="2012-02-22T22:52:00Z">
        <w:r>
          <w:t>Delete</w:t>
        </w:r>
        <w:r w:rsidRPr="00111912">
          <w:t xml:space="preserve"> method</w:t>
        </w:r>
      </w:ins>
    </w:p>
    <w:p w:rsidR="001A326B" w:rsidRPr="00111912" w:rsidRDefault="001A326B" w:rsidP="001A326B">
      <w:pPr>
        <w:autoSpaceDE w:val="0"/>
        <w:autoSpaceDN w:val="0"/>
        <w:adjustRightInd w:val="0"/>
        <w:spacing w:after="0" w:line="240" w:lineRule="auto"/>
        <w:rPr>
          <w:ins w:id="7539" w:author="Red Army" w:date="2012-02-22T22:52:00Z"/>
          <w:rFonts w:ascii="Consolas" w:eastAsiaTheme="minorEastAsia" w:hAnsi="Consolas" w:cs="Consolas"/>
          <w:sz w:val="19"/>
          <w:szCs w:val="19"/>
          <w:shd w:val="pct15" w:color="auto" w:fill="FFFFFF"/>
          <w:lang w:eastAsia="ja-JP"/>
        </w:rPr>
      </w:pPr>
      <w:proofErr w:type="gramStart"/>
      <w:ins w:id="7540"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0000FF"/>
            <w:sz w:val="19"/>
            <w:szCs w:val="19"/>
            <w:shd w:val="pct15" w:color="auto" w:fill="FFFFFF"/>
            <w:lang w:eastAsia="ja-JP"/>
          </w:rPr>
          <w:t>bool</w:t>
        </w:r>
        <w:proofErr w:type="spellEnd"/>
        <w:r w:rsidRPr="00111912">
          <w:rPr>
            <w:rFonts w:ascii="Consolas" w:eastAsiaTheme="minorEastAsia" w:hAnsi="Consolas" w:cs="Consolas"/>
            <w:sz w:val="19"/>
            <w:szCs w:val="19"/>
            <w:shd w:val="pct15" w:color="auto" w:fill="FFFFFF"/>
            <w:lang w:eastAsia="ja-JP"/>
          </w:rPr>
          <w:t xml:space="preserve"> Delete(</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obj</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541" w:author="Red Army" w:date="2012-02-22T22:52:00Z"/>
          <w:rFonts w:ascii="Tahoma" w:eastAsia="MS Mincho" w:hAnsi="Tahoma" w:cs="Arial"/>
          <w:bCs/>
          <w:i/>
          <w:snapToGrid w:val="0"/>
          <w:color w:val="808080"/>
          <w:sz w:val="20"/>
          <w:szCs w:val="20"/>
          <w:lang w:eastAsia="ja-JP"/>
        </w:rPr>
      </w:pPr>
      <w:ins w:id="7542" w:author="Red Army" w:date="2012-02-22T22:52:00Z">
        <w:r w:rsidRPr="00422EAD">
          <w:rPr>
            <w:rFonts w:ascii="Tahoma" w:eastAsia="MS Mincho" w:hAnsi="Tahoma" w:cs="Arial"/>
            <w:bCs/>
            <w:snapToGrid w:val="0"/>
            <w:color w:val="000000" w:themeColor="text1"/>
            <w:sz w:val="18"/>
            <w:szCs w:val="18"/>
            <w:lang w:eastAsia="ja-JP"/>
          </w:rPr>
          <w:t xml:space="preserve">Used to </w:t>
        </w:r>
        <w:r>
          <w:rPr>
            <w:rFonts w:ascii="Tahoma" w:eastAsia="MS Mincho" w:hAnsi="Tahoma" w:cs="Arial"/>
            <w:bCs/>
            <w:snapToGrid w:val="0"/>
            <w:color w:val="000000" w:themeColor="text1"/>
            <w:sz w:val="18"/>
            <w:szCs w:val="18"/>
            <w:lang w:eastAsia="ja-JP"/>
          </w:rPr>
          <w:t>delete KI from the KI collection</w:t>
        </w:r>
      </w:ins>
    </w:p>
    <w:p w:rsidR="001A326B" w:rsidRPr="003365FC" w:rsidRDefault="001A326B" w:rsidP="001A326B">
      <w:pPr>
        <w:tabs>
          <w:tab w:val="left" w:pos="4208"/>
        </w:tabs>
        <w:ind w:left="360"/>
        <w:rPr>
          <w:ins w:id="7543" w:author="Red Army" w:date="2012-02-22T22:52:00Z"/>
          <w:rFonts w:ascii="Times New Roman" w:hAnsi="Times New Roman"/>
          <w:lang w:eastAsia="ja-JP"/>
        </w:rPr>
      </w:pPr>
      <w:ins w:id="7544" w:author="Red Army" w:date="2012-02-22T22:52:00Z">
        <w:del w:id="7545"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546"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547" w:author="Red Army" w:date="2012-02-22T22:52:00Z"/>
        </w:trPr>
        <w:tc>
          <w:tcPr>
            <w:tcW w:w="577" w:type="dxa"/>
          </w:tcPr>
          <w:p w:rsidR="001A326B" w:rsidRPr="003365FC" w:rsidRDefault="001A326B" w:rsidP="00995D66">
            <w:pPr>
              <w:widowControl w:val="0"/>
              <w:spacing w:before="120"/>
              <w:ind w:left="-14" w:right="14"/>
              <w:jc w:val="center"/>
              <w:rPr>
                <w:ins w:id="7548" w:author="Red Army" w:date="2012-02-22T22:52:00Z"/>
                <w:rFonts w:ascii="Tahoma" w:eastAsia="MS Mincho" w:hAnsi="Tahoma" w:cs="Arial"/>
                <w:snapToGrid w:val="0"/>
                <w:sz w:val="20"/>
                <w:szCs w:val="20"/>
              </w:rPr>
            </w:pPr>
            <w:ins w:id="7549"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550" w:author="Red Army" w:date="2012-02-22T22:52:00Z"/>
                <w:rFonts w:ascii="Tahoma" w:eastAsia="MS Mincho" w:hAnsi="Tahoma" w:cs="Arial"/>
                <w:snapToGrid w:val="0"/>
                <w:sz w:val="20"/>
                <w:szCs w:val="20"/>
                <w:lang w:eastAsia="ja-JP"/>
              </w:rPr>
            </w:pPr>
            <w:ins w:id="7551"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552" w:author="Red Army" w:date="2012-02-22T22:52:00Z"/>
                <w:rFonts w:ascii="Tahoma" w:eastAsia="MS Mincho" w:hAnsi="Tahoma" w:cs="Arial"/>
                <w:snapToGrid w:val="0"/>
                <w:sz w:val="20"/>
                <w:szCs w:val="20"/>
                <w:lang w:eastAsia="ja-JP"/>
              </w:rPr>
            </w:pPr>
            <w:ins w:id="7553"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554" w:author="Red Army" w:date="2012-02-22T22:52:00Z"/>
                <w:rFonts w:ascii="Tahoma" w:eastAsia="MS Mincho" w:hAnsi="Tahoma" w:cs="Arial"/>
                <w:snapToGrid w:val="0"/>
                <w:sz w:val="20"/>
                <w:szCs w:val="20"/>
                <w:lang w:eastAsia="ja-JP"/>
              </w:rPr>
            </w:pPr>
            <w:ins w:id="7555"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556" w:author="Red Army" w:date="2012-02-22T22:52:00Z"/>
                <w:rFonts w:ascii="Tahoma" w:eastAsia="MS Mincho" w:hAnsi="Tahoma" w:cs="Arial"/>
                <w:snapToGrid w:val="0"/>
                <w:sz w:val="20"/>
                <w:szCs w:val="20"/>
                <w:lang w:eastAsia="ja-JP"/>
              </w:rPr>
            </w:pPr>
            <w:ins w:id="7557"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558" w:author="Red Army" w:date="2012-02-22T22:52:00Z"/>
                <w:rFonts w:ascii="Tahoma" w:eastAsia="MS Mincho" w:hAnsi="Tahoma" w:cs="Arial"/>
                <w:snapToGrid w:val="0"/>
                <w:sz w:val="20"/>
                <w:szCs w:val="20"/>
                <w:lang w:eastAsia="ja-JP"/>
              </w:rPr>
            </w:pPr>
            <w:ins w:id="7559" w:author="Red Army" w:date="2012-02-22T22:52:00Z">
              <w:r w:rsidRPr="003365FC">
                <w:rPr>
                  <w:rFonts w:ascii="Tahoma" w:eastAsia="MS Mincho" w:hAnsi="Tahoma" w:cs="Arial" w:hint="eastAsia"/>
                  <w:snapToGrid w:val="0"/>
                  <w:sz w:val="20"/>
                  <w:szCs w:val="20"/>
                  <w:lang w:eastAsia="ja-JP"/>
                </w:rPr>
                <w:t>Description</w:t>
              </w:r>
            </w:ins>
          </w:p>
        </w:tc>
      </w:tr>
      <w:tr w:rsidR="001A326B" w:rsidRPr="00295980" w:rsidTr="00995D66">
        <w:trPr>
          <w:ins w:id="7560" w:author="Red Army" w:date="2012-02-22T22:52:00Z"/>
        </w:trPr>
        <w:tc>
          <w:tcPr>
            <w:tcW w:w="577" w:type="dxa"/>
          </w:tcPr>
          <w:p w:rsidR="001A326B" w:rsidRPr="00295980" w:rsidRDefault="001A326B">
            <w:pPr>
              <w:pStyle w:val="comment"/>
              <w:ind w:left="0"/>
              <w:rPr>
                <w:ins w:id="7561" w:author="Red Army" w:date="2012-02-22T22:52:00Z"/>
                <w:rFonts w:ascii="Times New Roman" w:hAnsi="Times New Roman" w:cs="Times New Roman"/>
                <w:bCs w:val="0"/>
                <w:sz w:val="22"/>
                <w:szCs w:val="22"/>
                <w:rPrChange w:id="7562" w:author="Phuong Giang" w:date="2012-02-22T23:45:00Z">
                  <w:rPr>
                    <w:ins w:id="7563" w:author="Red Army" w:date="2012-02-22T22:52:00Z"/>
                    <w:rFonts w:ascii="Tahoma" w:eastAsia="MS Mincho" w:hAnsi="Tahoma" w:cs="Arial"/>
                    <w:bCs/>
                    <w:snapToGrid w:val="0"/>
                    <w:sz w:val="18"/>
                    <w:szCs w:val="18"/>
                    <w:lang w:eastAsia="ja-JP"/>
                  </w:rPr>
                </w:rPrChange>
              </w:rPr>
              <w:pPrChange w:id="7564" w:author="Phuong Giang" w:date="2012-02-22T23:45:00Z">
                <w:pPr>
                  <w:spacing w:before="120" w:after="200" w:line="360" w:lineRule="auto"/>
                </w:pPr>
              </w:pPrChange>
            </w:pPr>
            <w:ins w:id="7565" w:author="Red Army" w:date="2012-02-22T22:52:00Z">
              <w:r w:rsidRPr="00295980">
                <w:rPr>
                  <w:rFonts w:ascii="Times New Roman" w:hAnsi="Times New Roman" w:cs="Times New Roman"/>
                  <w:i w:val="0"/>
                  <w:color w:val="auto"/>
                  <w:sz w:val="22"/>
                  <w:szCs w:val="22"/>
                  <w:rPrChange w:id="7566" w:author="Phuong Giang" w:date="2012-02-22T23:45:00Z">
                    <w:rPr>
                      <w:bCs/>
                      <w:sz w:val="18"/>
                      <w:szCs w:val="18"/>
                    </w:rPr>
                  </w:rPrChange>
                </w:rPr>
                <w:t>01</w:t>
              </w:r>
            </w:ins>
          </w:p>
        </w:tc>
        <w:tc>
          <w:tcPr>
            <w:tcW w:w="1356" w:type="dxa"/>
          </w:tcPr>
          <w:p w:rsidR="001A326B" w:rsidRPr="00295980" w:rsidRDefault="001A326B">
            <w:pPr>
              <w:pStyle w:val="comment"/>
              <w:ind w:left="0"/>
              <w:rPr>
                <w:ins w:id="7567" w:author="Red Army" w:date="2012-02-22T22:52:00Z"/>
                <w:rFonts w:ascii="Times New Roman" w:hAnsi="Times New Roman" w:cs="Times New Roman"/>
                <w:bCs w:val="0"/>
                <w:sz w:val="22"/>
                <w:szCs w:val="22"/>
                <w:rPrChange w:id="7568" w:author="Phuong Giang" w:date="2012-02-22T23:45:00Z">
                  <w:rPr>
                    <w:ins w:id="7569" w:author="Red Army" w:date="2012-02-22T22:52:00Z"/>
                    <w:rFonts w:ascii="Tahoma" w:eastAsia="MS Mincho" w:hAnsi="Tahoma" w:cs="Arial"/>
                    <w:bCs/>
                    <w:snapToGrid w:val="0"/>
                    <w:sz w:val="18"/>
                    <w:szCs w:val="18"/>
                    <w:lang w:eastAsia="ja-JP"/>
                  </w:rPr>
                </w:rPrChange>
              </w:rPr>
              <w:pPrChange w:id="7570" w:author="Phuong Giang" w:date="2012-02-22T23:45:00Z">
                <w:pPr>
                  <w:spacing w:before="120" w:after="200" w:line="360" w:lineRule="auto"/>
                </w:pPr>
              </w:pPrChange>
            </w:pPr>
            <w:proofErr w:type="spellStart"/>
            <w:ins w:id="7571" w:author="Red Army" w:date="2012-02-22T22:52:00Z">
              <w:r w:rsidRPr="00295980">
                <w:rPr>
                  <w:rFonts w:ascii="Times New Roman" w:hAnsi="Times New Roman" w:cs="Times New Roman"/>
                  <w:i w:val="0"/>
                  <w:color w:val="auto"/>
                  <w:sz w:val="22"/>
                  <w:szCs w:val="22"/>
                  <w:rPrChange w:id="7572" w:author="Phuong Giang" w:date="2012-02-22T23:45:00Z">
                    <w:rPr>
                      <w:bCs/>
                      <w:sz w:val="18"/>
                      <w:szCs w:val="18"/>
                    </w:rPr>
                  </w:rPrChange>
                </w:rPr>
                <w:t>obj</w:t>
              </w:r>
              <w:proofErr w:type="spellEnd"/>
            </w:ins>
          </w:p>
        </w:tc>
        <w:tc>
          <w:tcPr>
            <w:tcW w:w="846" w:type="dxa"/>
          </w:tcPr>
          <w:p w:rsidR="001A326B" w:rsidRPr="00295980" w:rsidRDefault="001A326B">
            <w:pPr>
              <w:pStyle w:val="comment"/>
              <w:ind w:left="0"/>
              <w:rPr>
                <w:ins w:id="7573" w:author="Red Army" w:date="2012-02-22T22:52:00Z"/>
                <w:rFonts w:ascii="Times New Roman" w:hAnsi="Times New Roman" w:cs="Times New Roman"/>
                <w:bCs w:val="0"/>
                <w:sz w:val="22"/>
                <w:szCs w:val="22"/>
                <w:rPrChange w:id="7574" w:author="Phuong Giang" w:date="2012-02-22T23:45:00Z">
                  <w:rPr>
                    <w:ins w:id="7575" w:author="Red Army" w:date="2012-02-22T22:52:00Z"/>
                    <w:rFonts w:ascii="Tahoma" w:eastAsia="MS Mincho" w:hAnsi="Tahoma" w:cs="Arial"/>
                    <w:bCs/>
                    <w:snapToGrid w:val="0"/>
                    <w:sz w:val="18"/>
                    <w:szCs w:val="18"/>
                    <w:lang w:eastAsia="ja-JP"/>
                  </w:rPr>
                </w:rPrChange>
              </w:rPr>
              <w:pPrChange w:id="7576" w:author="Phuong Giang" w:date="2012-02-22T23:45:00Z">
                <w:pPr>
                  <w:spacing w:before="120" w:after="200" w:line="360" w:lineRule="auto"/>
                </w:pPr>
              </w:pPrChange>
            </w:pPr>
            <w:ins w:id="7577" w:author="Red Army" w:date="2012-02-22T22:52:00Z">
              <w:r w:rsidRPr="00295980">
                <w:rPr>
                  <w:rFonts w:ascii="Times New Roman" w:hAnsi="Times New Roman" w:cs="Times New Roman"/>
                  <w:i w:val="0"/>
                  <w:color w:val="auto"/>
                  <w:sz w:val="22"/>
                  <w:szCs w:val="22"/>
                  <w:rPrChange w:id="7578" w:author="Phuong Giang" w:date="2012-02-22T23:45:00Z">
                    <w:rPr>
                      <w:bCs/>
                      <w:sz w:val="18"/>
                      <w:szCs w:val="18"/>
                    </w:rPr>
                  </w:rPrChange>
                </w:rPr>
                <w:t>object</w:t>
              </w:r>
            </w:ins>
          </w:p>
        </w:tc>
        <w:tc>
          <w:tcPr>
            <w:tcW w:w="952" w:type="dxa"/>
          </w:tcPr>
          <w:p w:rsidR="001A326B" w:rsidRPr="00295980" w:rsidRDefault="001A326B">
            <w:pPr>
              <w:pStyle w:val="comment"/>
              <w:ind w:left="0"/>
              <w:rPr>
                <w:ins w:id="7579" w:author="Red Army" w:date="2012-02-22T22:52:00Z"/>
                <w:rFonts w:ascii="Times New Roman" w:hAnsi="Times New Roman" w:cs="Times New Roman"/>
                <w:bCs w:val="0"/>
                <w:sz w:val="22"/>
                <w:szCs w:val="22"/>
                <w:rPrChange w:id="7580" w:author="Phuong Giang" w:date="2012-02-22T23:45:00Z">
                  <w:rPr>
                    <w:ins w:id="7581" w:author="Red Army" w:date="2012-02-22T22:52:00Z"/>
                    <w:rFonts w:ascii="Tahoma" w:eastAsia="MS Mincho" w:hAnsi="Tahoma" w:cs="Arial"/>
                    <w:bCs/>
                    <w:snapToGrid w:val="0"/>
                    <w:sz w:val="18"/>
                    <w:szCs w:val="18"/>
                    <w:lang w:eastAsia="ja-JP"/>
                  </w:rPr>
                </w:rPrChange>
              </w:rPr>
              <w:pPrChange w:id="7582" w:author="Phuong Giang" w:date="2012-02-22T23:45:00Z">
                <w:pPr>
                  <w:spacing w:before="120" w:after="200" w:line="360" w:lineRule="auto"/>
                </w:pPr>
              </w:pPrChange>
            </w:pPr>
            <w:ins w:id="7583" w:author="Red Army" w:date="2012-02-22T22:52:00Z">
              <w:r w:rsidRPr="00295980">
                <w:rPr>
                  <w:rFonts w:ascii="Times New Roman" w:hAnsi="Times New Roman" w:cs="Times New Roman"/>
                  <w:i w:val="0"/>
                  <w:color w:val="auto"/>
                  <w:sz w:val="22"/>
                  <w:szCs w:val="22"/>
                  <w:rPrChange w:id="7584" w:author="Phuong Giang" w:date="2012-02-22T23:45:00Z">
                    <w:rPr>
                      <w:bCs/>
                      <w:sz w:val="18"/>
                      <w:szCs w:val="18"/>
                    </w:rPr>
                  </w:rPrChange>
                </w:rPr>
                <w:t>In</w:t>
              </w:r>
            </w:ins>
          </w:p>
        </w:tc>
        <w:tc>
          <w:tcPr>
            <w:tcW w:w="1333" w:type="dxa"/>
          </w:tcPr>
          <w:p w:rsidR="001A326B" w:rsidRPr="00295980" w:rsidRDefault="001A326B">
            <w:pPr>
              <w:pStyle w:val="comment"/>
              <w:ind w:left="0"/>
              <w:rPr>
                <w:ins w:id="7585" w:author="Red Army" w:date="2012-02-22T22:52:00Z"/>
                <w:rFonts w:ascii="Times New Roman" w:hAnsi="Times New Roman" w:cs="Times New Roman"/>
                <w:bCs w:val="0"/>
                <w:sz w:val="22"/>
                <w:szCs w:val="22"/>
                <w:rPrChange w:id="7586" w:author="Phuong Giang" w:date="2012-02-22T23:45:00Z">
                  <w:rPr>
                    <w:ins w:id="7587" w:author="Red Army" w:date="2012-02-22T22:52:00Z"/>
                    <w:rFonts w:ascii="Tahoma" w:eastAsia="MS Mincho" w:hAnsi="Tahoma" w:cs="Arial"/>
                    <w:bCs/>
                    <w:snapToGrid w:val="0"/>
                    <w:sz w:val="18"/>
                    <w:szCs w:val="18"/>
                    <w:lang w:eastAsia="ja-JP"/>
                  </w:rPr>
                </w:rPrChange>
              </w:rPr>
              <w:pPrChange w:id="7588" w:author="Phuong Giang" w:date="2012-02-22T23:45:00Z">
                <w:pPr>
                  <w:spacing w:before="120" w:after="200" w:line="360" w:lineRule="auto"/>
                </w:pPr>
              </w:pPrChange>
            </w:pPr>
          </w:p>
        </w:tc>
        <w:tc>
          <w:tcPr>
            <w:tcW w:w="4512" w:type="dxa"/>
          </w:tcPr>
          <w:p w:rsidR="001A326B" w:rsidRPr="00295980" w:rsidRDefault="001A326B">
            <w:pPr>
              <w:pStyle w:val="comment"/>
              <w:ind w:left="0"/>
              <w:rPr>
                <w:ins w:id="7589" w:author="Red Army" w:date="2012-02-22T22:52:00Z"/>
                <w:rFonts w:ascii="Times New Roman" w:hAnsi="Times New Roman" w:cs="Times New Roman"/>
                <w:bCs w:val="0"/>
                <w:sz w:val="22"/>
                <w:szCs w:val="22"/>
                <w:rPrChange w:id="7590" w:author="Phuong Giang" w:date="2012-02-22T23:45:00Z">
                  <w:rPr>
                    <w:ins w:id="7591" w:author="Red Army" w:date="2012-02-22T22:52:00Z"/>
                    <w:rFonts w:ascii="Tahoma" w:eastAsia="MS Mincho" w:hAnsi="Tahoma" w:cs="Arial"/>
                    <w:bCs/>
                    <w:snapToGrid w:val="0"/>
                    <w:sz w:val="18"/>
                    <w:szCs w:val="18"/>
                    <w:lang w:eastAsia="ja-JP"/>
                  </w:rPr>
                </w:rPrChange>
              </w:rPr>
              <w:pPrChange w:id="7592" w:author="Phuong Giang" w:date="2012-02-22T23:45:00Z">
                <w:pPr>
                  <w:spacing w:before="120" w:after="200" w:line="360" w:lineRule="auto"/>
                </w:pPr>
              </w:pPrChange>
            </w:pPr>
          </w:p>
        </w:tc>
      </w:tr>
      <w:tr w:rsidR="001A326B" w:rsidRPr="00295980" w:rsidTr="00995D66">
        <w:trPr>
          <w:ins w:id="7593" w:author="Red Army" w:date="2012-02-22T22:52:00Z"/>
        </w:trPr>
        <w:tc>
          <w:tcPr>
            <w:tcW w:w="577" w:type="dxa"/>
          </w:tcPr>
          <w:p w:rsidR="001A326B" w:rsidRPr="00295980" w:rsidRDefault="001A326B">
            <w:pPr>
              <w:pStyle w:val="comment"/>
              <w:ind w:left="0"/>
              <w:rPr>
                <w:ins w:id="7594" w:author="Red Army" w:date="2012-02-22T22:52:00Z"/>
                <w:rFonts w:ascii="Times New Roman" w:hAnsi="Times New Roman" w:cs="Times New Roman"/>
                <w:bCs w:val="0"/>
                <w:sz w:val="22"/>
                <w:szCs w:val="22"/>
                <w:rPrChange w:id="7595" w:author="Phuong Giang" w:date="2012-02-22T23:45:00Z">
                  <w:rPr>
                    <w:ins w:id="7596" w:author="Red Army" w:date="2012-02-22T22:52:00Z"/>
                    <w:rFonts w:ascii="Tahoma" w:eastAsia="MS Mincho" w:hAnsi="Tahoma" w:cs="Arial"/>
                    <w:bCs/>
                    <w:snapToGrid w:val="0"/>
                    <w:sz w:val="18"/>
                    <w:szCs w:val="18"/>
                    <w:lang w:eastAsia="ja-JP"/>
                  </w:rPr>
                </w:rPrChange>
              </w:rPr>
              <w:pPrChange w:id="7597" w:author="Phuong Giang" w:date="2012-02-22T23:45:00Z">
                <w:pPr>
                  <w:spacing w:before="120" w:after="200" w:line="360" w:lineRule="auto"/>
                </w:pPr>
              </w:pPrChange>
            </w:pPr>
            <w:ins w:id="7598" w:author="Red Army" w:date="2012-02-22T22:52:00Z">
              <w:r w:rsidRPr="00295980">
                <w:rPr>
                  <w:rFonts w:ascii="Times New Roman" w:hAnsi="Times New Roman" w:cs="Times New Roman"/>
                  <w:i w:val="0"/>
                  <w:color w:val="auto"/>
                  <w:sz w:val="22"/>
                  <w:szCs w:val="22"/>
                  <w:rPrChange w:id="7599" w:author="Phuong Giang" w:date="2012-02-22T23:45:00Z">
                    <w:rPr>
                      <w:bCs/>
                      <w:sz w:val="18"/>
                      <w:szCs w:val="18"/>
                    </w:rPr>
                  </w:rPrChange>
                </w:rPr>
                <w:t>02</w:t>
              </w:r>
            </w:ins>
          </w:p>
        </w:tc>
        <w:tc>
          <w:tcPr>
            <w:tcW w:w="1356" w:type="dxa"/>
          </w:tcPr>
          <w:p w:rsidR="001A326B" w:rsidRPr="00295980" w:rsidRDefault="001A326B">
            <w:pPr>
              <w:pStyle w:val="comment"/>
              <w:ind w:left="0"/>
              <w:rPr>
                <w:ins w:id="7600" w:author="Red Army" w:date="2012-02-22T22:52:00Z"/>
                <w:rFonts w:ascii="Times New Roman" w:hAnsi="Times New Roman" w:cs="Times New Roman"/>
                <w:bCs w:val="0"/>
                <w:sz w:val="22"/>
                <w:szCs w:val="22"/>
                <w:rPrChange w:id="7601" w:author="Phuong Giang" w:date="2012-02-22T23:45:00Z">
                  <w:rPr>
                    <w:ins w:id="7602" w:author="Red Army" w:date="2012-02-22T22:52:00Z"/>
                    <w:rFonts w:ascii="Tahoma" w:eastAsia="MS Mincho" w:hAnsi="Tahoma" w:cs="Arial"/>
                    <w:bCs/>
                    <w:snapToGrid w:val="0"/>
                    <w:sz w:val="18"/>
                    <w:szCs w:val="18"/>
                    <w:lang w:eastAsia="ja-JP"/>
                  </w:rPr>
                </w:rPrChange>
              </w:rPr>
              <w:pPrChange w:id="7603" w:author="Phuong Giang" w:date="2012-02-22T23:45:00Z">
                <w:pPr>
                  <w:spacing w:before="120" w:after="200" w:line="360" w:lineRule="auto"/>
                </w:pPr>
              </w:pPrChange>
            </w:pPr>
            <w:ins w:id="7604" w:author="Red Army" w:date="2012-02-22T22:52:00Z">
              <w:r w:rsidRPr="00295980">
                <w:rPr>
                  <w:rFonts w:ascii="Times New Roman" w:hAnsi="Times New Roman" w:cs="Times New Roman"/>
                  <w:i w:val="0"/>
                  <w:color w:val="auto"/>
                  <w:sz w:val="22"/>
                  <w:szCs w:val="22"/>
                  <w:rPrChange w:id="7605" w:author="Phuong Giang" w:date="2012-02-22T23:45:00Z">
                    <w:rPr>
                      <w:bCs/>
                      <w:sz w:val="18"/>
                      <w:szCs w:val="18"/>
                    </w:rPr>
                  </w:rPrChange>
                </w:rPr>
                <w:t>return</w:t>
              </w:r>
            </w:ins>
          </w:p>
        </w:tc>
        <w:tc>
          <w:tcPr>
            <w:tcW w:w="846" w:type="dxa"/>
          </w:tcPr>
          <w:p w:rsidR="001A326B" w:rsidRPr="00295980" w:rsidRDefault="001A326B">
            <w:pPr>
              <w:pStyle w:val="comment"/>
              <w:ind w:left="0"/>
              <w:rPr>
                <w:ins w:id="7606" w:author="Red Army" w:date="2012-02-22T22:52:00Z"/>
                <w:rFonts w:ascii="Times New Roman" w:hAnsi="Times New Roman" w:cs="Times New Roman"/>
                <w:bCs w:val="0"/>
                <w:sz w:val="22"/>
                <w:szCs w:val="22"/>
                <w:rPrChange w:id="7607" w:author="Phuong Giang" w:date="2012-02-22T23:45:00Z">
                  <w:rPr>
                    <w:ins w:id="7608" w:author="Red Army" w:date="2012-02-22T22:52:00Z"/>
                    <w:rFonts w:ascii="Tahoma" w:eastAsia="MS Mincho" w:hAnsi="Tahoma" w:cs="Arial"/>
                    <w:bCs/>
                    <w:snapToGrid w:val="0"/>
                    <w:sz w:val="18"/>
                    <w:szCs w:val="18"/>
                    <w:lang w:eastAsia="ja-JP"/>
                  </w:rPr>
                </w:rPrChange>
              </w:rPr>
              <w:pPrChange w:id="7609" w:author="Phuong Giang" w:date="2012-02-22T23:45:00Z">
                <w:pPr>
                  <w:spacing w:before="120" w:after="200" w:line="360" w:lineRule="auto"/>
                </w:pPr>
              </w:pPrChange>
            </w:pPr>
            <w:ins w:id="7610" w:author="Red Army" w:date="2012-02-22T22:52:00Z">
              <w:r w:rsidRPr="00295980">
                <w:rPr>
                  <w:rFonts w:ascii="Times New Roman" w:hAnsi="Times New Roman" w:cs="Times New Roman"/>
                  <w:i w:val="0"/>
                  <w:color w:val="auto"/>
                  <w:sz w:val="22"/>
                  <w:szCs w:val="22"/>
                  <w:rPrChange w:id="7611" w:author="Phuong Giang" w:date="2012-02-22T23:45:00Z">
                    <w:rPr>
                      <w:bCs/>
                      <w:sz w:val="18"/>
                      <w:szCs w:val="18"/>
                    </w:rPr>
                  </w:rPrChange>
                </w:rPr>
                <w:t>bool</w:t>
              </w:r>
            </w:ins>
          </w:p>
        </w:tc>
        <w:tc>
          <w:tcPr>
            <w:tcW w:w="952" w:type="dxa"/>
          </w:tcPr>
          <w:p w:rsidR="001A326B" w:rsidRPr="00295980" w:rsidRDefault="001A326B">
            <w:pPr>
              <w:pStyle w:val="comment"/>
              <w:ind w:left="0"/>
              <w:rPr>
                <w:ins w:id="7612" w:author="Red Army" w:date="2012-02-22T22:52:00Z"/>
                <w:rFonts w:ascii="Times New Roman" w:hAnsi="Times New Roman" w:cs="Times New Roman"/>
                <w:bCs w:val="0"/>
                <w:sz w:val="22"/>
                <w:szCs w:val="22"/>
                <w:rPrChange w:id="7613" w:author="Phuong Giang" w:date="2012-02-22T23:45:00Z">
                  <w:rPr>
                    <w:ins w:id="7614" w:author="Red Army" w:date="2012-02-22T22:52:00Z"/>
                    <w:rFonts w:ascii="Tahoma" w:eastAsia="MS Mincho" w:hAnsi="Tahoma" w:cs="Arial"/>
                    <w:bCs/>
                    <w:snapToGrid w:val="0"/>
                    <w:sz w:val="18"/>
                    <w:szCs w:val="18"/>
                    <w:lang w:eastAsia="ja-JP"/>
                  </w:rPr>
                </w:rPrChange>
              </w:rPr>
              <w:pPrChange w:id="7615" w:author="Phuong Giang" w:date="2012-02-22T23:45:00Z">
                <w:pPr>
                  <w:spacing w:before="120" w:after="200" w:line="360" w:lineRule="auto"/>
                </w:pPr>
              </w:pPrChange>
            </w:pPr>
            <w:ins w:id="7616" w:author="Red Army" w:date="2012-02-22T22:52:00Z">
              <w:r w:rsidRPr="00295980">
                <w:rPr>
                  <w:rFonts w:ascii="Times New Roman" w:hAnsi="Times New Roman" w:cs="Times New Roman"/>
                  <w:i w:val="0"/>
                  <w:color w:val="auto"/>
                  <w:sz w:val="22"/>
                  <w:szCs w:val="22"/>
                  <w:rPrChange w:id="7617" w:author="Phuong Giang" w:date="2012-02-22T23:45:00Z">
                    <w:rPr>
                      <w:bCs/>
                      <w:sz w:val="18"/>
                      <w:szCs w:val="18"/>
                    </w:rPr>
                  </w:rPrChange>
                </w:rPr>
                <w:t>Out</w:t>
              </w:r>
            </w:ins>
          </w:p>
        </w:tc>
        <w:tc>
          <w:tcPr>
            <w:tcW w:w="1333" w:type="dxa"/>
          </w:tcPr>
          <w:p w:rsidR="001A326B" w:rsidRPr="00295980" w:rsidRDefault="001A326B">
            <w:pPr>
              <w:pStyle w:val="comment"/>
              <w:ind w:left="0"/>
              <w:rPr>
                <w:ins w:id="7618" w:author="Red Army" w:date="2012-02-22T22:52:00Z"/>
                <w:rFonts w:ascii="Times New Roman" w:hAnsi="Times New Roman" w:cs="Times New Roman"/>
                <w:bCs w:val="0"/>
                <w:sz w:val="22"/>
                <w:szCs w:val="22"/>
                <w:rPrChange w:id="7619" w:author="Phuong Giang" w:date="2012-02-22T23:45:00Z">
                  <w:rPr>
                    <w:ins w:id="7620" w:author="Red Army" w:date="2012-02-22T22:52:00Z"/>
                    <w:rFonts w:ascii="Tahoma" w:eastAsia="MS Mincho" w:hAnsi="Tahoma" w:cs="Arial"/>
                    <w:bCs/>
                    <w:snapToGrid w:val="0"/>
                    <w:sz w:val="18"/>
                    <w:szCs w:val="18"/>
                    <w:lang w:eastAsia="ja-JP"/>
                  </w:rPr>
                </w:rPrChange>
              </w:rPr>
              <w:pPrChange w:id="7621" w:author="Phuong Giang" w:date="2012-02-22T23:45:00Z">
                <w:pPr>
                  <w:spacing w:before="120" w:after="200" w:line="360" w:lineRule="auto"/>
                </w:pPr>
              </w:pPrChange>
            </w:pPr>
          </w:p>
        </w:tc>
        <w:tc>
          <w:tcPr>
            <w:tcW w:w="4512" w:type="dxa"/>
          </w:tcPr>
          <w:p w:rsidR="001A326B" w:rsidRPr="00295980" w:rsidRDefault="001A326B">
            <w:pPr>
              <w:pStyle w:val="comment"/>
              <w:ind w:left="0"/>
              <w:rPr>
                <w:ins w:id="7622" w:author="Red Army" w:date="2012-02-22T22:52:00Z"/>
                <w:rFonts w:ascii="Times New Roman" w:hAnsi="Times New Roman" w:cs="Times New Roman"/>
                <w:bCs w:val="0"/>
                <w:sz w:val="22"/>
                <w:szCs w:val="22"/>
                <w:rPrChange w:id="7623" w:author="Phuong Giang" w:date="2012-02-22T23:45:00Z">
                  <w:rPr>
                    <w:ins w:id="7624" w:author="Red Army" w:date="2012-02-22T22:52:00Z"/>
                    <w:rFonts w:ascii="Tahoma" w:eastAsia="MS Mincho" w:hAnsi="Tahoma" w:cs="Arial"/>
                    <w:bCs/>
                    <w:snapToGrid w:val="0"/>
                    <w:sz w:val="18"/>
                    <w:szCs w:val="18"/>
                    <w:lang w:eastAsia="ja-JP"/>
                  </w:rPr>
                </w:rPrChange>
              </w:rPr>
              <w:pPrChange w:id="7625" w:author="Phuong Giang" w:date="2012-02-22T23:45:00Z">
                <w:pPr>
                  <w:spacing w:before="120" w:after="200" w:line="360" w:lineRule="auto"/>
                </w:pPr>
              </w:pPrChange>
            </w:pPr>
          </w:p>
        </w:tc>
      </w:tr>
    </w:tbl>
    <w:p w:rsidR="001A326B" w:rsidRPr="00111912" w:rsidRDefault="001A326B" w:rsidP="001A326B">
      <w:pPr>
        <w:pStyle w:val="Heading6"/>
        <w:rPr>
          <w:ins w:id="7626" w:author="Red Army" w:date="2012-02-22T22:52:00Z"/>
        </w:rPr>
      </w:pPr>
      <w:proofErr w:type="spellStart"/>
      <w:ins w:id="7627" w:author="Red Army" w:date="2012-02-22T22:52:00Z">
        <w:r>
          <w:t>GetAll</w:t>
        </w:r>
        <w:proofErr w:type="spellEnd"/>
        <w:r w:rsidRPr="00111912">
          <w:t xml:space="preserve"> method</w:t>
        </w:r>
      </w:ins>
    </w:p>
    <w:p w:rsidR="001A326B" w:rsidRPr="00111912" w:rsidRDefault="001A326B" w:rsidP="001A326B">
      <w:pPr>
        <w:autoSpaceDE w:val="0"/>
        <w:autoSpaceDN w:val="0"/>
        <w:adjustRightInd w:val="0"/>
        <w:spacing w:after="0" w:line="240" w:lineRule="auto"/>
        <w:rPr>
          <w:ins w:id="7628" w:author="Red Army" w:date="2012-02-22T22:52:00Z"/>
          <w:rFonts w:ascii="Consolas" w:eastAsiaTheme="minorEastAsia" w:hAnsi="Consolas" w:cs="Consolas"/>
          <w:sz w:val="19"/>
          <w:szCs w:val="19"/>
          <w:shd w:val="pct15" w:color="auto" w:fill="FFFFFF"/>
          <w:lang w:eastAsia="ja-JP"/>
        </w:rPr>
      </w:pPr>
      <w:proofErr w:type="gramStart"/>
      <w:ins w:id="7629"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System.Collections.ObjectModel.</w:t>
        </w:r>
        <w:r w:rsidRPr="00111912">
          <w:rPr>
            <w:rFonts w:ascii="Consolas" w:eastAsiaTheme="minorEastAsia" w:hAnsi="Consolas" w:cs="Consolas"/>
            <w:color w:val="2B91AF"/>
            <w:sz w:val="19"/>
            <w:szCs w:val="19"/>
            <w:shd w:val="pct15" w:color="auto" w:fill="FFFFFF"/>
            <w:lang w:eastAsia="ja-JP"/>
          </w:rPr>
          <w:t>ObservableCollection</w:t>
        </w:r>
        <w:proofErr w:type="spellEnd"/>
        <w:r w:rsidRPr="00111912">
          <w:rPr>
            <w:rFonts w:ascii="Consolas" w:eastAsiaTheme="minorEastAsia" w:hAnsi="Consolas" w:cs="Consolas"/>
            <w:sz w:val="19"/>
            <w:szCs w:val="19"/>
            <w:shd w:val="pct15" w:color="auto" w:fill="FFFFFF"/>
            <w:lang w:eastAsia="ja-JP"/>
          </w:rPr>
          <w:t>&lt;</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 xml:space="preserve">&gt; </w:t>
        </w:r>
        <w:proofErr w:type="spellStart"/>
        <w:r w:rsidRPr="00111912">
          <w:rPr>
            <w:rFonts w:ascii="Consolas" w:eastAsiaTheme="minorEastAsia" w:hAnsi="Consolas" w:cs="Consolas"/>
            <w:sz w:val="19"/>
            <w:szCs w:val="19"/>
            <w:shd w:val="pct15" w:color="auto" w:fill="FFFFFF"/>
            <w:lang w:eastAsia="ja-JP"/>
          </w:rPr>
          <w:t>GetAll</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630" w:author="Red Army" w:date="2012-02-22T22:52:00Z"/>
          <w:rFonts w:ascii="Tahoma" w:eastAsia="MS Mincho" w:hAnsi="Tahoma" w:cs="Arial"/>
          <w:bCs/>
          <w:i/>
          <w:snapToGrid w:val="0"/>
          <w:color w:val="808080"/>
          <w:sz w:val="20"/>
          <w:szCs w:val="20"/>
          <w:lang w:eastAsia="ja-JP"/>
        </w:rPr>
      </w:pPr>
      <w:ins w:id="7631" w:author="Red Army" w:date="2012-02-22T22:52:00Z">
        <w:r w:rsidRPr="00422EAD">
          <w:rPr>
            <w:rFonts w:ascii="Tahoma" w:eastAsia="MS Mincho" w:hAnsi="Tahoma" w:cs="Arial"/>
            <w:bCs/>
            <w:snapToGrid w:val="0"/>
            <w:color w:val="000000" w:themeColor="text1"/>
            <w:sz w:val="18"/>
            <w:szCs w:val="18"/>
            <w:lang w:eastAsia="ja-JP"/>
          </w:rPr>
          <w:t xml:space="preserve">Used to </w:t>
        </w:r>
        <w:r>
          <w:rPr>
            <w:rFonts w:ascii="Tahoma" w:eastAsia="MS Mincho" w:hAnsi="Tahoma" w:cs="Arial"/>
            <w:bCs/>
            <w:snapToGrid w:val="0"/>
            <w:color w:val="000000" w:themeColor="text1"/>
            <w:sz w:val="18"/>
            <w:szCs w:val="18"/>
            <w:lang w:eastAsia="ja-JP"/>
          </w:rPr>
          <w:t>get all KI from the collection</w:t>
        </w:r>
      </w:ins>
    </w:p>
    <w:p w:rsidR="001A326B" w:rsidRPr="003365FC" w:rsidRDefault="001A326B" w:rsidP="001A326B">
      <w:pPr>
        <w:tabs>
          <w:tab w:val="left" w:pos="4208"/>
        </w:tabs>
        <w:ind w:left="360"/>
        <w:rPr>
          <w:ins w:id="7632" w:author="Red Army" w:date="2012-02-22T22:52:00Z"/>
          <w:rFonts w:ascii="Times New Roman" w:hAnsi="Times New Roman"/>
          <w:lang w:eastAsia="ja-JP"/>
        </w:rPr>
      </w:pPr>
      <w:ins w:id="7633" w:author="Red Army" w:date="2012-02-22T22:52:00Z">
        <w:del w:id="7634"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635"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636" w:author="Red Army" w:date="2012-02-22T22:52:00Z"/>
        </w:trPr>
        <w:tc>
          <w:tcPr>
            <w:tcW w:w="577" w:type="dxa"/>
          </w:tcPr>
          <w:p w:rsidR="001A326B" w:rsidRPr="003365FC" w:rsidRDefault="001A326B" w:rsidP="00995D66">
            <w:pPr>
              <w:widowControl w:val="0"/>
              <w:spacing w:before="120"/>
              <w:ind w:left="-14" w:right="14"/>
              <w:jc w:val="center"/>
              <w:rPr>
                <w:ins w:id="7637" w:author="Red Army" w:date="2012-02-22T22:52:00Z"/>
                <w:rFonts w:ascii="Tahoma" w:eastAsia="MS Mincho" w:hAnsi="Tahoma" w:cs="Arial"/>
                <w:snapToGrid w:val="0"/>
                <w:sz w:val="20"/>
                <w:szCs w:val="20"/>
              </w:rPr>
            </w:pPr>
            <w:ins w:id="7638"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639" w:author="Red Army" w:date="2012-02-22T22:52:00Z"/>
                <w:rFonts w:ascii="Tahoma" w:eastAsia="MS Mincho" w:hAnsi="Tahoma" w:cs="Arial"/>
                <w:snapToGrid w:val="0"/>
                <w:sz w:val="20"/>
                <w:szCs w:val="20"/>
                <w:lang w:eastAsia="ja-JP"/>
              </w:rPr>
            </w:pPr>
            <w:ins w:id="7640"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641" w:author="Red Army" w:date="2012-02-22T22:52:00Z"/>
                <w:rFonts w:ascii="Tahoma" w:eastAsia="MS Mincho" w:hAnsi="Tahoma" w:cs="Arial"/>
                <w:snapToGrid w:val="0"/>
                <w:sz w:val="20"/>
                <w:szCs w:val="20"/>
                <w:lang w:eastAsia="ja-JP"/>
              </w:rPr>
            </w:pPr>
            <w:ins w:id="7642"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643" w:author="Red Army" w:date="2012-02-22T22:52:00Z"/>
                <w:rFonts w:ascii="Tahoma" w:eastAsia="MS Mincho" w:hAnsi="Tahoma" w:cs="Arial"/>
                <w:snapToGrid w:val="0"/>
                <w:sz w:val="20"/>
                <w:szCs w:val="20"/>
                <w:lang w:eastAsia="ja-JP"/>
              </w:rPr>
            </w:pPr>
            <w:ins w:id="7644"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645" w:author="Red Army" w:date="2012-02-22T22:52:00Z"/>
                <w:rFonts w:ascii="Tahoma" w:eastAsia="MS Mincho" w:hAnsi="Tahoma" w:cs="Arial"/>
                <w:snapToGrid w:val="0"/>
                <w:sz w:val="20"/>
                <w:szCs w:val="20"/>
                <w:lang w:eastAsia="ja-JP"/>
              </w:rPr>
            </w:pPr>
            <w:ins w:id="7646"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647" w:author="Red Army" w:date="2012-02-22T22:52:00Z"/>
                <w:rFonts w:ascii="Tahoma" w:eastAsia="MS Mincho" w:hAnsi="Tahoma" w:cs="Arial"/>
                <w:snapToGrid w:val="0"/>
                <w:sz w:val="20"/>
                <w:szCs w:val="20"/>
                <w:lang w:eastAsia="ja-JP"/>
              </w:rPr>
            </w:pPr>
            <w:ins w:id="7648" w:author="Red Army" w:date="2012-02-22T22:52:00Z">
              <w:r w:rsidRPr="003365FC">
                <w:rPr>
                  <w:rFonts w:ascii="Tahoma" w:eastAsia="MS Mincho" w:hAnsi="Tahoma" w:cs="Arial" w:hint="eastAsia"/>
                  <w:snapToGrid w:val="0"/>
                  <w:sz w:val="20"/>
                  <w:szCs w:val="20"/>
                  <w:lang w:eastAsia="ja-JP"/>
                </w:rPr>
                <w:t>Description</w:t>
              </w:r>
            </w:ins>
          </w:p>
        </w:tc>
      </w:tr>
      <w:tr w:rsidR="001A326B" w:rsidRPr="00295980" w:rsidTr="00995D66">
        <w:trPr>
          <w:ins w:id="7649" w:author="Red Army" w:date="2012-02-22T22:52:00Z"/>
        </w:trPr>
        <w:tc>
          <w:tcPr>
            <w:tcW w:w="577" w:type="dxa"/>
          </w:tcPr>
          <w:p w:rsidR="001A326B" w:rsidRPr="00295980" w:rsidRDefault="001A326B">
            <w:pPr>
              <w:pStyle w:val="comment"/>
              <w:ind w:left="0"/>
              <w:rPr>
                <w:ins w:id="7650" w:author="Red Army" w:date="2012-02-22T22:52:00Z"/>
                <w:rFonts w:ascii="Times New Roman" w:hAnsi="Times New Roman" w:cs="Times New Roman"/>
                <w:bCs w:val="0"/>
                <w:sz w:val="22"/>
                <w:szCs w:val="22"/>
                <w:rPrChange w:id="7651" w:author="Phuong Giang" w:date="2012-02-22T23:45:00Z">
                  <w:rPr>
                    <w:ins w:id="7652" w:author="Red Army" w:date="2012-02-22T22:52:00Z"/>
                    <w:rFonts w:ascii="Tahoma" w:eastAsia="MS Mincho" w:hAnsi="Tahoma" w:cs="Arial"/>
                    <w:bCs/>
                    <w:snapToGrid w:val="0"/>
                    <w:sz w:val="18"/>
                    <w:szCs w:val="18"/>
                    <w:lang w:eastAsia="ja-JP"/>
                  </w:rPr>
                </w:rPrChange>
              </w:rPr>
              <w:pPrChange w:id="7653" w:author="Phuong Giang" w:date="2012-02-22T23:45:00Z">
                <w:pPr>
                  <w:spacing w:before="120" w:after="200" w:line="360" w:lineRule="auto"/>
                </w:pPr>
              </w:pPrChange>
            </w:pPr>
            <w:ins w:id="7654" w:author="Red Army" w:date="2012-02-22T22:52:00Z">
              <w:r w:rsidRPr="00295980">
                <w:rPr>
                  <w:rFonts w:ascii="Times New Roman" w:hAnsi="Times New Roman" w:cs="Times New Roman"/>
                  <w:i w:val="0"/>
                  <w:color w:val="auto"/>
                  <w:sz w:val="22"/>
                  <w:szCs w:val="22"/>
                  <w:rPrChange w:id="7655" w:author="Phuong Giang" w:date="2012-02-22T23:45:00Z">
                    <w:rPr>
                      <w:bCs/>
                      <w:sz w:val="18"/>
                      <w:szCs w:val="18"/>
                    </w:rPr>
                  </w:rPrChange>
                </w:rPr>
                <w:t>01</w:t>
              </w:r>
            </w:ins>
          </w:p>
        </w:tc>
        <w:tc>
          <w:tcPr>
            <w:tcW w:w="1356" w:type="dxa"/>
          </w:tcPr>
          <w:p w:rsidR="001A326B" w:rsidRPr="00295980" w:rsidRDefault="001A326B">
            <w:pPr>
              <w:pStyle w:val="comment"/>
              <w:ind w:left="0"/>
              <w:rPr>
                <w:ins w:id="7656" w:author="Red Army" w:date="2012-02-22T22:52:00Z"/>
                <w:rFonts w:ascii="Times New Roman" w:hAnsi="Times New Roman" w:cs="Times New Roman"/>
                <w:bCs w:val="0"/>
                <w:sz w:val="22"/>
                <w:szCs w:val="22"/>
                <w:rPrChange w:id="7657" w:author="Phuong Giang" w:date="2012-02-22T23:45:00Z">
                  <w:rPr>
                    <w:ins w:id="7658" w:author="Red Army" w:date="2012-02-22T22:52:00Z"/>
                    <w:rFonts w:ascii="Tahoma" w:eastAsia="MS Mincho" w:hAnsi="Tahoma" w:cs="Arial"/>
                    <w:bCs/>
                    <w:snapToGrid w:val="0"/>
                    <w:sz w:val="18"/>
                    <w:szCs w:val="18"/>
                    <w:lang w:eastAsia="ja-JP"/>
                  </w:rPr>
                </w:rPrChange>
              </w:rPr>
              <w:pPrChange w:id="7659" w:author="Phuong Giang" w:date="2012-02-22T23:45:00Z">
                <w:pPr>
                  <w:spacing w:before="120" w:after="200" w:line="360" w:lineRule="auto"/>
                </w:pPr>
              </w:pPrChange>
            </w:pPr>
            <w:ins w:id="7660" w:author="Red Army" w:date="2012-02-22T22:52:00Z">
              <w:r w:rsidRPr="00295980">
                <w:rPr>
                  <w:rFonts w:ascii="Times New Roman" w:hAnsi="Times New Roman" w:cs="Times New Roman"/>
                  <w:i w:val="0"/>
                  <w:color w:val="auto"/>
                  <w:sz w:val="22"/>
                  <w:szCs w:val="22"/>
                  <w:rPrChange w:id="7661" w:author="Phuong Giang" w:date="2012-02-22T23:45:00Z">
                    <w:rPr>
                      <w:bCs/>
                      <w:sz w:val="18"/>
                      <w:szCs w:val="18"/>
                    </w:rPr>
                  </w:rPrChange>
                </w:rPr>
                <w:t>return</w:t>
              </w:r>
            </w:ins>
          </w:p>
        </w:tc>
        <w:tc>
          <w:tcPr>
            <w:tcW w:w="846" w:type="dxa"/>
          </w:tcPr>
          <w:p w:rsidR="001A326B" w:rsidRPr="00295980" w:rsidRDefault="001A326B">
            <w:pPr>
              <w:pStyle w:val="comment"/>
              <w:ind w:left="0"/>
              <w:rPr>
                <w:ins w:id="7662" w:author="Red Army" w:date="2012-02-22T22:52:00Z"/>
                <w:rFonts w:ascii="Times New Roman" w:hAnsi="Times New Roman" w:cs="Times New Roman"/>
                <w:bCs w:val="0"/>
                <w:sz w:val="22"/>
                <w:szCs w:val="22"/>
                <w:rPrChange w:id="7663" w:author="Phuong Giang" w:date="2012-02-22T23:45:00Z">
                  <w:rPr>
                    <w:ins w:id="7664" w:author="Red Army" w:date="2012-02-22T22:52:00Z"/>
                    <w:rFonts w:ascii="Tahoma" w:eastAsia="MS Mincho" w:hAnsi="Tahoma" w:cs="Arial"/>
                    <w:bCs/>
                    <w:snapToGrid w:val="0"/>
                    <w:sz w:val="18"/>
                    <w:szCs w:val="18"/>
                    <w:lang w:eastAsia="ja-JP"/>
                  </w:rPr>
                </w:rPrChange>
              </w:rPr>
              <w:pPrChange w:id="7665" w:author="Phuong Giang" w:date="2012-02-22T23:45:00Z">
                <w:pPr>
                  <w:spacing w:before="120" w:after="200" w:line="360" w:lineRule="auto"/>
                </w:pPr>
              </w:pPrChange>
            </w:pPr>
            <w:proofErr w:type="spellStart"/>
            <w:ins w:id="7666" w:author="Red Army" w:date="2012-02-22T22:52:00Z">
              <w:r w:rsidRPr="00295980">
                <w:rPr>
                  <w:rFonts w:ascii="Times New Roman" w:hAnsi="Times New Roman" w:cs="Times New Roman"/>
                  <w:i w:val="0"/>
                  <w:color w:val="auto"/>
                  <w:sz w:val="22"/>
                  <w:szCs w:val="22"/>
                  <w:rPrChange w:id="7667" w:author="Phuong Giang" w:date="2012-02-22T23:45:00Z">
                    <w:rPr>
                      <w:bCs/>
                      <w:sz w:val="18"/>
                      <w:szCs w:val="18"/>
                    </w:rPr>
                  </w:rPrChange>
                </w:rPr>
                <w:t>ObservableCollection</w:t>
              </w:r>
              <w:proofErr w:type="spellEnd"/>
              <w:r w:rsidRPr="00295980">
                <w:rPr>
                  <w:rFonts w:ascii="Times New Roman" w:hAnsi="Times New Roman" w:cs="Times New Roman"/>
                  <w:i w:val="0"/>
                  <w:color w:val="auto"/>
                  <w:sz w:val="22"/>
                  <w:szCs w:val="22"/>
                  <w:rPrChange w:id="7668" w:author="Phuong Giang" w:date="2012-02-22T23:45:00Z">
                    <w:rPr>
                      <w:bCs/>
                      <w:sz w:val="18"/>
                      <w:szCs w:val="18"/>
                    </w:rPr>
                  </w:rPrChange>
                </w:rPr>
                <w:t>&lt;object&gt;</w:t>
              </w:r>
            </w:ins>
          </w:p>
        </w:tc>
        <w:tc>
          <w:tcPr>
            <w:tcW w:w="952" w:type="dxa"/>
          </w:tcPr>
          <w:p w:rsidR="001A326B" w:rsidRPr="00295980" w:rsidRDefault="001A326B">
            <w:pPr>
              <w:pStyle w:val="comment"/>
              <w:ind w:left="0"/>
              <w:rPr>
                <w:ins w:id="7669" w:author="Red Army" w:date="2012-02-22T22:52:00Z"/>
                <w:rFonts w:ascii="Times New Roman" w:hAnsi="Times New Roman" w:cs="Times New Roman"/>
                <w:bCs w:val="0"/>
                <w:sz w:val="22"/>
                <w:szCs w:val="22"/>
                <w:rPrChange w:id="7670" w:author="Phuong Giang" w:date="2012-02-22T23:45:00Z">
                  <w:rPr>
                    <w:ins w:id="7671" w:author="Red Army" w:date="2012-02-22T22:52:00Z"/>
                    <w:rFonts w:ascii="Tahoma" w:eastAsia="MS Mincho" w:hAnsi="Tahoma" w:cs="Arial"/>
                    <w:bCs/>
                    <w:snapToGrid w:val="0"/>
                    <w:sz w:val="18"/>
                    <w:szCs w:val="18"/>
                    <w:lang w:eastAsia="ja-JP"/>
                  </w:rPr>
                </w:rPrChange>
              </w:rPr>
              <w:pPrChange w:id="7672" w:author="Phuong Giang" w:date="2012-02-22T23:45:00Z">
                <w:pPr>
                  <w:spacing w:before="120" w:after="200" w:line="360" w:lineRule="auto"/>
                </w:pPr>
              </w:pPrChange>
            </w:pPr>
            <w:ins w:id="7673" w:author="Red Army" w:date="2012-02-22T22:52:00Z">
              <w:r w:rsidRPr="00295980">
                <w:rPr>
                  <w:rFonts w:ascii="Times New Roman" w:hAnsi="Times New Roman" w:cs="Times New Roman"/>
                  <w:i w:val="0"/>
                  <w:color w:val="auto"/>
                  <w:sz w:val="22"/>
                  <w:szCs w:val="22"/>
                  <w:rPrChange w:id="7674" w:author="Phuong Giang" w:date="2012-02-22T23:45:00Z">
                    <w:rPr>
                      <w:bCs/>
                      <w:sz w:val="18"/>
                      <w:szCs w:val="18"/>
                    </w:rPr>
                  </w:rPrChange>
                </w:rPr>
                <w:t>Out</w:t>
              </w:r>
            </w:ins>
          </w:p>
        </w:tc>
        <w:tc>
          <w:tcPr>
            <w:tcW w:w="1333" w:type="dxa"/>
          </w:tcPr>
          <w:p w:rsidR="001A326B" w:rsidRPr="00295980" w:rsidRDefault="001A326B">
            <w:pPr>
              <w:pStyle w:val="comment"/>
              <w:ind w:left="0"/>
              <w:rPr>
                <w:ins w:id="7675" w:author="Red Army" w:date="2012-02-22T22:52:00Z"/>
                <w:rFonts w:ascii="Times New Roman" w:hAnsi="Times New Roman" w:cs="Times New Roman"/>
                <w:bCs w:val="0"/>
                <w:sz w:val="22"/>
                <w:szCs w:val="22"/>
                <w:rPrChange w:id="7676" w:author="Phuong Giang" w:date="2012-02-22T23:45:00Z">
                  <w:rPr>
                    <w:ins w:id="7677" w:author="Red Army" w:date="2012-02-22T22:52:00Z"/>
                    <w:rFonts w:ascii="Tahoma" w:eastAsia="MS Mincho" w:hAnsi="Tahoma" w:cs="Arial"/>
                    <w:bCs/>
                    <w:snapToGrid w:val="0"/>
                    <w:sz w:val="18"/>
                    <w:szCs w:val="18"/>
                    <w:lang w:eastAsia="ja-JP"/>
                  </w:rPr>
                </w:rPrChange>
              </w:rPr>
              <w:pPrChange w:id="7678" w:author="Phuong Giang" w:date="2012-02-22T23:45:00Z">
                <w:pPr>
                  <w:spacing w:before="120" w:after="200" w:line="360" w:lineRule="auto"/>
                </w:pPr>
              </w:pPrChange>
            </w:pPr>
          </w:p>
        </w:tc>
        <w:tc>
          <w:tcPr>
            <w:tcW w:w="4512" w:type="dxa"/>
          </w:tcPr>
          <w:p w:rsidR="001A326B" w:rsidRPr="00295980" w:rsidRDefault="001A326B">
            <w:pPr>
              <w:pStyle w:val="comment"/>
              <w:ind w:left="0"/>
              <w:rPr>
                <w:ins w:id="7679" w:author="Red Army" w:date="2012-02-22T22:52:00Z"/>
                <w:rFonts w:ascii="Times New Roman" w:hAnsi="Times New Roman" w:cs="Times New Roman"/>
                <w:bCs w:val="0"/>
                <w:sz w:val="22"/>
                <w:szCs w:val="22"/>
                <w:rPrChange w:id="7680" w:author="Phuong Giang" w:date="2012-02-22T23:45:00Z">
                  <w:rPr>
                    <w:ins w:id="7681" w:author="Red Army" w:date="2012-02-22T22:52:00Z"/>
                    <w:rFonts w:ascii="Tahoma" w:eastAsia="MS Mincho" w:hAnsi="Tahoma" w:cs="Arial"/>
                    <w:bCs/>
                    <w:snapToGrid w:val="0"/>
                    <w:sz w:val="18"/>
                    <w:szCs w:val="18"/>
                    <w:lang w:eastAsia="ja-JP"/>
                  </w:rPr>
                </w:rPrChange>
              </w:rPr>
              <w:pPrChange w:id="7682" w:author="Phuong Giang" w:date="2012-02-22T23:45:00Z">
                <w:pPr>
                  <w:spacing w:before="120" w:after="200" w:line="360" w:lineRule="auto"/>
                </w:pPr>
              </w:pPrChange>
            </w:pPr>
          </w:p>
        </w:tc>
      </w:tr>
    </w:tbl>
    <w:p w:rsidR="001A326B" w:rsidRPr="00111912" w:rsidRDefault="001A326B" w:rsidP="001A326B">
      <w:pPr>
        <w:pStyle w:val="Heading6"/>
        <w:rPr>
          <w:ins w:id="7683" w:author="Red Army" w:date="2012-02-22T22:52:00Z"/>
        </w:rPr>
      </w:pPr>
      <w:proofErr w:type="spellStart"/>
      <w:ins w:id="7684" w:author="Red Army" w:date="2012-02-22T22:52:00Z">
        <w:r>
          <w:t>GetSubjectList</w:t>
        </w:r>
        <w:proofErr w:type="spellEnd"/>
        <w:r w:rsidRPr="00111912">
          <w:t xml:space="preserve"> method</w:t>
        </w:r>
      </w:ins>
    </w:p>
    <w:p w:rsidR="001A326B" w:rsidRPr="00111912" w:rsidRDefault="001A326B" w:rsidP="001A326B">
      <w:pPr>
        <w:autoSpaceDE w:val="0"/>
        <w:autoSpaceDN w:val="0"/>
        <w:adjustRightInd w:val="0"/>
        <w:spacing w:after="0" w:line="240" w:lineRule="auto"/>
        <w:rPr>
          <w:ins w:id="7685" w:author="Red Army" w:date="2012-02-22T22:52:00Z"/>
          <w:rFonts w:ascii="Consolas" w:eastAsiaTheme="minorEastAsia" w:hAnsi="Consolas" w:cs="Consolas"/>
          <w:sz w:val="19"/>
          <w:szCs w:val="19"/>
          <w:shd w:val="pct15" w:color="auto" w:fill="FFFFFF"/>
          <w:lang w:eastAsia="ja-JP"/>
        </w:rPr>
      </w:pPr>
      <w:proofErr w:type="gramStart"/>
      <w:ins w:id="7686"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r w:rsidRPr="00111912">
          <w:rPr>
            <w:rFonts w:ascii="Consolas" w:eastAsiaTheme="minorEastAsia" w:hAnsi="Consolas" w:cs="Consolas"/>
            <w:color w:val="2B91AF"/>
            <w:sz w:val="19"/>
            <w:szCs w:val="19"/>
            <w:shd w:val="pct15" w:color="auto" w:fill="FFFFFF"/>
            <w:lang w:eastAsia="ja-JP"/>
          </w:rPr>
          <w:t>List</w:t>
        </w:r>
        <w:r w:rsidRPr="00111912">
          <w:rPr>
            <w:rFonts w:ascii="Consolas" w:eastAsiaTheme="minorEastAsia" w:hAnsi="Consolas" w:cs="Consolas"/>
            <w:sz w:val="19"/>
            <w:szCs w:val="19"/>
            <w:shd w:val="pct15" w:color="auto" w:fill="FFFFFF"/>
            <w:lang w:eastAsia="ja-JP"/>
          </w:rPr>
          <w:t>&lt;</w:t>
        </w:r>
        <w:r w:rsidRPr="00111912">
          <w:rPr>
            <w:rFonts w:ascii="Consolas" w:eastAsiaTheme="minorEastAsia" w:hAnsi="Consolas" w:cs="Consolas"/>
            <w:color w:val="0000FF"/>
            <w:sz w:val="19"/>
            <w:szCs w:val="19"/>
            <w:shd w:val="pct15" w:color="auto" w:fill="FFFFFF"/>
            <w:lang w:eastAsia="ja-JP"/>
          </w:rPr>
          <w:t>string</w:t>
        </w:r>
        <w:r w:rsidRPr="00111912">
          <w:rPr>
            <w:rFonts w:ascii="Consolas" w:eastAsiaTheme="minorEastAsia" w:hAnsi="Consolas" w:cs="Consolas"/>
            <w:sz w:val="19"/>
            <w:szCs w:val="19"/>
            <w:shd w:val="pct15" w:color="auto" w:fill="FFFFFF"/>
            <w:lang w:eastAsia="ja-JP"/>
          </w:rPr>
          <w:t xml:space="preserve">&gt; </w:t>
        </w:r>
        <w:proofErr w:type="spellStart"/>
        <w:r w:rsidRPr="00111912">
          <w:rPr>
            <w:rFonts w:ascii="Consolas" w:eastAsiaTheme="minorEastAsia" w:hAnsi="Consolas" w:cs="Consolas"/>
            <w:sz w:val="19"/>
            <w:szCs w:val="19"/>
            <w:shd w:val="pct15" w:color="auto" w:fill="FFFFFF"/>
            <w:lang w:eastAsia="ja-JP"/>
          </w:rPr>
          <w:t>GetSubjectList</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687" w:author="Red Army" w:date="2012-02-22T22:52:00Z"/>
          <w:rFonts w:ascii="Tahoma" w:eastAsia="MS Mincho" w:hAnsi="Tahoma" w:cs="Arial"/>
          <w:bCs/>
          <w:i/>
          <w:snapToGrid w:val="0"/>
          <w:color w:val="808080"/>
          <w:sz w:val="20"/>
          <w:szCs w:val="20"/>
          <w:lang w:eastAsia="ja-JP"/>
        </w:rPr>
      </w:pPr>
      <w:ins w:id="7688" w:author="Red Army" w:date="2012-02-22T22:52:00Z">
        <w:r w:rsidRPr="00422EAD">
          <w:rPr>
            <w:rFonts w:ascii="Tahoma" w:eastAsia="MS Mincho" w:hAnsi="Tahoma" w:cs="Arial"/>
            <w:bCs/>
            <w:snapToGrid w:val="0"/>
            <w:color w:val="000000" w:themeColor="text1"/>
            <w:sz w:val="18"/>
            <w:szCs w:val="18"/>
            <w:lang w:eastAsia="ja-JP"/>
          </w:rPr>
          <w:t xml:space="preserve">Used to </w:t>
        </w:r>
        <w:r>
          <w:rPr>
            <w:rFonts w:ascii="Tahoma" w:eastAsia="MS Mincho" w:hAnsi="Tahoma" w:cs="Arial"/>
            <w:bCs/>
            <w:snapToGrid w:val="0"/>
            <w:color w:val="000000" w:themeColor="text1"/>
            <w:sz w:val="18"/>
            <w:szCs w:val="18"/>
            <w:lang w:eastAsia="ja-JP"/>
          </w:rPr>
          <w:t>get all the subject list of KI collection</w:t>
        </w:r>
      </w:ins>
    </w:p>
    <w:p w:rsidR="001A326B" w:rsidRPr="003365FC" w:rsidRDefault="001A326B" w:rsidP="001A326B">
      <w:pPr>
        <w:tabs>
          <w:tab w:val="left" w:pos="4208"/>
        </w:tabs>
        <w:ind w:left="360"/>
        <w:rPr>
          <w:ins w:id="7689" w:author="Red Army" w:date="2012-02-22T22:52:00Z"/>
          <w:rFonts w:ascii="Times New Roman" w:hAnsi="Times New Roman"/>
          <w:lang w:eastAsia="ja-JP"/>
        </w:rPr>
      </w:pPr>
      <w:ins w:id="7690" w:author="Red Army" w:date="2012-02-22T22:52:00Z">
        <w:del w:id="7691" w:author="Phuong Giang" w:date="2012-02-23T00:02:00Z">
          <w:r w:rsidRPr="003365FC" w:rsidDel="001669BE">
            <w:rPr>
              <w:rFonts w:ascii="Times New Roman" w:hAnsi="Times New Roman" w:hint="eastAsia"/>
            </w:rPr>
            <w:lastRenderedPageBreak/>
            <w:delText>Parameters</w:delText>
          </w:r>
          <w:r w:rsidRPr="003365FC" w:rsidDel="001669BE">
            <w:rPr>
              <w:rFonts w:ascii="Times New Roman" w:hAnsi="Times New Roman" w:hint="eastAsia"/>
              <w:lang w:eastAsia="ja-JP"/>
            </w:rPr>
            <w:delText xml:space="preserve"> &amp; return</w:delText>
          </w:r>
        </w:del>
      </w:ins>
      <w:ins w:id="7692"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693" w:author="Red Army" w:date="2012-02-22T22:52:00Z"/>
        </w:trPr>
        <w:tc>
          <w:tcPr>
            <w:tcW w:w="577" w:type="dxa"/>
          </w:tcPr>
          <w:p w:rsidR="001A326B" w:rsidRPr="003365FC" w:rsidRDefault="001A326B" w:rsidP="00995D66">
            <w:pPr>
              <w:widowControl w:val="0"/>
              <w:spacing w:before="120"/>
              <w:ind w:left="-14" w:right="14"/>
              <w:jc w:val="center"/>
              <w:rPr>
                <w:ins w:id="7694" w:author="Red Army" w:date="2012-02-22T22:52:00Z"/>
                <w:rFonts w:ascii="Tahoma" w:eastAsia="MS Mincho" w:hAnsi="Tahoma" w:cs="Arial"/>
                <w:snapToGrid w:val="0"/>
                <w:sz w:val="20"/>
                <w:szCs w:val="20"/>
              </w:rPr>
            </w:pPr>
            <w:ins w:id="7695"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696" w:author="Red Army" w:date="2012-02-22T22:52:00Z"/>
                <w:rFonts w:ascii="Tahoma" w:eastAsia="MS Mincho" w:hAnsi="Tahoma" w:cs="Arial"/>
                <w:snapToGrid w:val="0"/>
                <w:sz w:val="20"/>
                <w:szCs w:val="20"/>
                <w:lang w:eastAsia="ja-JP"/>
              </w:rPr>
            </w:pPr>
            <w:ins w:id="7697"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698" w:author="Red Army" w:date="2012-02-22T22:52:00Z"/>
                <w:rFonts w:ascii="Tahoma" w:eastAsia="MS Mincho" w:hAnsi="Tahoma" w:cs="Arial"/>
                <w:snapToGrid w:val="0"/>
                <w:sz w:val="20"/>
                <w:szCs w:val="20"/>
                <w:lang w:eastAsia="ja-JP"/>
              </w:rPr>
            </w:pPr>
            <w:ins w:id="7699"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700" w:author="Red Army" w:date="2012-02-22T22:52:00Z"/>
                <w:rFonts w:ascii="Tahoma" w:eastAsia="MS Mincho" w:hAnsi="Tahoma" w:cs="Arial"/>
                <w:snapToGrid w:val="0"/>
                <w:sz w:val="20"/>
                <w:szCs w:val="20"/>
                <w:lang w:eastAsia="ja-JP"/>
              </w:rPr>
            </w:pPr>
            <w:ins w:id="7701"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702" w:author="Red Army" w:date="2012-02-22T22:52:00Z"/>
                <w:rFonts w:ascii="Tahoma" w:eastAsia="MS Mincho" w:hAnsi="Tahoma" w:cs="Arial"/>
                <w:snapToGrid w:val="0"/>
                <w:sz w:val="20"/>
                <w:szCs w:val="20"/>
                <w:lang w:eastAsia="ja-JP"/>
              </w:rPr>
            </w:pPr>
            <w:ins w:id="7703"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704" w:author="Red Army" w:date="2012-02-22T22:52:00Z"/>
                <w:rFonts w:ascii="Tahoma" w:eastAsia="MS Mincho" w:hAnsi="Tahoma" w:cs="Arial"/>
                <w:snapToGrid w:val="0"/>
                <w:sz w:val="20"/>
                <w:szCs w:val="20"/>
                <w:lang w:eastAsia="ja-JP"/>
              </w:rPr>
            </w:pPr>
            <w:ins w:id="7705" w:author="Red Army" w:date="2012-02-22T22:52:00Z">
              <w:r w:rsidRPr="003365FC">
                <w:rPr>
                  <w:rFonts w:ascii="Tahoma" w:eastAsia="MS Mincho" w:hAnsi="Tahoma" w:cs="Arial" w:hint="eastAsia"/>
                  <w:snapToGrid w:val="0"/>
                  <w:sz w:val="20"/>
                  <w:szCs w:val="20"/>
                  <w:lang w:eastAsia="ja-JP"/>
                </w:rPr>
                <w:t>Description</w:t>
              </w:r>
            </w:ins>
          </w:p>
        </w:tc>
      </w:tr>
      <w:tr w:rsidR="001A326B" w:rsidRPr="00295980" w:rsidTr="00995D66">
        <w:trPr>
          <w:ins w:id="7706" w:author="Red Army" w:date="2012-02-22T22:52:00Z"/>
        </w:trPr>
        <w:tc>
          <w:tcPr>
            <w:tcW w:w="577" w:type="dxa"/>
          </w:tcPr>
          <w:p w:rsidR="001A326B" w:rsidRPr="00295980" w:rsidRDefault="001A326B">
            <w:pPr>
              <w:pStyle w:val="comment"/>
              <w:ind w:left="0"/>
              <w:rPr>
                <w:ins w:id="7707" w:author="Red Army" w:date="2012-02-22T22:52:00Z"/>
                <w:rFonts w:ascii="Times New Roman" w:hAnsi="Times New Roman" w:cs="Times New Roman"/>
                <w:bCs w:val="0"/>
                <w:sz w:val="22"/>
                <w:szCs w:val="22"/>
                <w:rPrChange w:id="7708" w:author="Phuong Giang" w:date="2012-02-22T23:45:00Z">
                  <w:rPr>
                    <w:ins w:id="7709" w:author="Red Army" w:date="2012-02-22T22:52:00Z"/>
                    <w:rFonts w:ascii="Tahoma" w:eastAsia="MS Mincho" w:hAnsi="Tahoma" w:cs="Arial"/>
                    <w:bCs/>
                    <w:snapToGrid w:val="0"/>
                    <w:sz w:val="18"/>
                    <w:szCs w:val="18"/>
                    <w:lang w:eastAsia="ja-JP"/>
                  </w:rPr>
                </w:rPrChange>
              </w:rPr>
              <w:pPrChange w:id="7710" w:author="Phuong Giang" w:date="2012-02-22T23:45:00Z">
                <w:pPr>
                  <w:spacing w:before="120" w:after="200" w:line="360" w:lineRule="auto"/>
                </w:pPr>
              </w:pPrChange>
            </w:pPr>
            <w:ins w:id="7711" w:author="Red Army" w:date="2012-02-22T22:52:00Z">
              <w:r w:rsidRPr="00295980">
                <w:rPr>
                  <w:rFonts w:ascii="Times New Roman" w:hAnsi="Times New Roman" w:cs="Times New Roman"/>
                  <w:i w:val="0"/>
                  <w:color w:val="auto"/>
                  <w:sz w:val="22"/>
                  <w:szCs w:val="22"/>
                  <w:rPrChange w:id="7712" w:author="Phuong Giang" w:date="2012-02-22T23:45:00Z">
                    <w:rPr>
                      <w:bCs/>
                      <w:sz w:val="18"/>
                      <w:szCs w:val="18"/>
                    </w:rPr>
                  </w:rPrChange>
                </w:rPr>
                <w:t>01</w:t>
              </w:r>
            </w:ins>
          </w:p>
        </w:tc>
        <w:tc>
          <w:tcPr>
            <w:tcW w:w="1356" w:type="dxa"/>
          </w:tcPr>
          <w:p w:rsidR="001A326B" w:rsidRPr="00295980" w:rsidRDefault="001A326B">
            <w:pPr>
              <w:pStyle w:val="comment"/>
              <w:ind w:left="0"/>
              <w:rPr>
                <w:ins w:id="7713" w:author="Red Army" w:date="2012-02-22T22:52:00Z"/>
                <w:rFonts w:ascii="Times New Roman" w:hAnsi="Times New Roman" w:cs="Times New Roman"/>
                <w:bCs w:val="0"/>
                <w:sz w:val="22"/>
                <w:szCs w:val="22"/>
                <w:rPrChange w:id="7714" w:author="Phuong Giang" w:date="2012-02-22T23:45:00Z">
                  <w:rPr>
                    <w:ins w:id="7715" w:author="Red Army" w:date="2012-02-22T22:52:00Z"/>
                    <w:rFonts w:ascii="Tahoma" w:eastAsia="MS Mincho" w:hAnsi="Tahoma" w:cs="Arial"/>
                    <w:bCs/>
                    <w:snapToGrid w:val="0"/>
                    <w:sz w:val="18"/>
                    <w:szCs w:val="18"/>
                    <w:lang w:eastAsia="ja-JP"/>
                  </w:rPr>
                </w:rPrChange>
              </w:rPr>
              <w:pPrChange w:id="7716" w:author="Phuong Giang" w:date="2012-02-22T23:45:00Z">
                <w:pPr>
                  <w:spacing w:before="120" w:after="200" w:line="360" w:lineRule="auto"/>
                </w:pPr>
              </w:pPrChange>
            </w:pPr>
            <w:ins w:id="7717" w:author="Red Army" w:date="2012-02-22T22:52:00Z">
              <w:r w:rsidRPr="00295980">
                <w:rPr>
                  <w:rFonts w:ascii="Times New Roman" w:hAnsi="Times New Roman" w:cs="Times New Roman"/>
                  <w:i w:val="0"/>
                  <w:color w:val="auto"/>
                  <w:sz w:val="22"/>
                  <w:szCs w:val="22"/>
                  <w:rPrChange w:id="7718" w:author="Phuong Giang" w:date="2012-02-22T23:45:00Z">
                    <w:rPr>
                      <w:bCs/>
                      <w:sz w:val="18"/>
                      <w:szCs w:val="18"/>
                    </w:rPr>
                  </w:rPrChange>
                </w:rPr>
                <w:t>return</w:t>
              </w:r>
            </w:ins>
          </w:p>
        </w:tc>
        <w:tc>
          <w:tcPr>
            <w:tcW w:w="846" w:type="dxa"/>
          </w:tcPr>
          <w:p w:rsidR="001A326B" w:rsidRPr="00295980" w:rsidRDefault="001A326B">
            <w:pPr>
              <w:pStyle w:val="comment"/>
              <w:ind w:left="0"/>
              <w:rPr>
                <w:ins w:id="7719" w:author="Red Army" w:date="2012-02-22T22:52:00Z"/>
                <w:rFonts w:ascii="Times New Roman" w:hAnsi="Times New Roman" w:cs="Times New Roman"/>
                <w:bCs w:val="0"/>
                <w:sz w:val="22"/>
                <w:szCs w:val="22"/>
                <w:rPrChange w:id="7720" w:author="Phuong Giang" w:date="2012-02-22T23:45:00Z">
                  <w:rPr>
                    <w:ins w:id="7721" w:author="Red Army" w:date="2012-02-22T22:52:00Z"/>
                    <w:rFonts w:ascii="Tahoma" w:eastAsia="MS Mincho" w:hAnsi="Tahoma" w:cs="Arial"/>
                    <w:bCs/>
                    <w:snapToGrid w:val="0"/>
                    <w:sz w:val="18"/>
                    <w:szCs w:val="18"/>
                    <w:lang w:eastAsia="ja-JP"/>
                  </w:rPr>
                </w:rPrChange>
              </w:rPr>
              <w:pPrChange w:id="7722" w:author="Phuong Giang" w:date="2012-02-22T23:45:00Z">
                <w:pPr>
                  <w:spacing w:before="120" w:after="200" w:line="360" w:lineRule="auto"/>
                </w:pPr>
              </w:pPrChange>
            </w:pPr>
            <w:ins w:id="7723" w:author="Red Army" w:date="2012-02-22T22:52:00Z">
              <w:r w:rsidRPr="00295980">
                <w:rPr>
                  <w:rFonts w:ascii="Times New Roman" w:hAnsi="Times New Roman" w:cs="Times New Roman"/>
                  <w:i w:val="0"/>
                  <w:color w:val="auto"/>
                  <w:sz w:val="22"/>
                  <w:szCs w:val="22"/>
                  <w:rPrChange w:id="7724" w:author="Phuong Giang" w:date="2012-02-22T23:45:00Z">
                    <w:rPr>
                      <w:bCs/>
                      <w:sz w:val="18"/>
                      <w:szCs w:val="18"/>
                    </w:rPr>
                  </w:rPrChange>
                </w:rPr>
                <w:t>List&lt;string&gt;</w:t>
              </w:r>
            </w:ins>
          </w:p>
        </w:tc>
        <w:tc>
          <w:tcPr>
            <w:tcW w:w="952" w:type="dxa"/>
          </w:tcPr>
          <w:p w:rsidR="001A326B" w:rsidRPr="00295980" w:rsidRDefault="001A326B">
            <w:pPr>
              <w:pStyle w:val="comment"/>
              <w:ind w:left="0"/>
              <w:rPr>
                <w:ins w:id="7725" w:author="Red Army" w:date="2012-02-22T22:52:00Z"/>
                <w:rFonts w:ascii="Times New Roman" w:hAnsi="Times New Roman" w:cs="Times New Roman"/>
                <w:bCs w:val="0"/>
                <w:sz w:val="22"/>
                <w:szCs w:val="22"/>
                <w:rPrChange w:id="7726" w:author="Phuong Giang" w:date="2012-02-22T23:45:00Z">
                  <w:rPr>
                    <w:ins w:id="7727" w:author="Red Army" w:date="2012-02-22T22:52:00Z"/>
                    <w:rFonts w:ascii="Tahoma" w:eastAsia="MS Mincho" w:hAnsi="Tahoma" w:cs="Arial"/>
                    <w:bCs/>
                    <w:snapToGrid w:val="0"/>
                    <w:sz w:val="18"/>
                    <w:szCs w:val="18"/>
                    <w:lang w:eastAsia="ja-JP"/>
                  </w:rPr>
                </w:rPrChange>
              </w:rPr>
              <w:pPrChange w:id="7728" w:author="Phuong Giang" w:date="2012-02-22T23:45:00Z">
                <w:pPr>
                  <w:spacing w:before="120" w:after="200" w:line="360" w:lineRule="auto"/>
                </w:pPr>
              </w:pPrChange>
            </w:pPr>
            <w:ins w:id="7729" w:author="Red Army" w:date="2012-02-22T22:52:00Z">
              <w:r w:rsidRPr="00295980">
                <w:rPr>
                  <w:rFonts w:ascii="Times New Roman" w:hAnsi="Times New Roman" w:cs="Times New Roman"/>
                  <w:i w:val="0"/>
                  <w:color w:val="auto"/>
                  <w:sz w:val="22"/>
                  <w:szCs w:val="22"/>
                  <w:rPrChange w:id="7730" w:author="Phuong Giang" w:date="2012-02-22T23:45:00Z">
                    <w:rPr>
                      <w:bCs/>
                      <w:sz w:val="18"/>
                      <w:szCs w:val="18"/>
                    </w:rPr>
                  </w:rPrChange>
                </w:rPr>
                <w:t>Out</w:t>
              </w:r>
            </w:ins>
          </w:p>
        </w:tc>
        <w:tc>
          <w:tcPr>
            <w:tcW w:w="1333" w:type="dxa"/>
          </w:tcPr>
          <w:p w:rsidR="001A326B" w:rsidRPr="00295980" w:rsidRDefault="001A326B">
            <w:pPr>
              <w:pStyle w:val="comment"/>
              <w:ind w:left="0"/>
              <w:rPr>
                <w:ins w:id="7731" w:author="Red Army" w:date="2012-02-22T22:52:00Z"/>
                <w:rFonts w:ascii="Times New Roman" w:hAnsi="Times New Roman" w:cs="Times New Roman"/>
                <w:bCs w:val="0"/>
                <w:sz w:val="22"/>
                <w:szCs w:val="22"/>
                <w:rPrChange w:id="7732" w:author="Phuong Giang" w:date="2012-02-22T23:45:00Z">
                  <w:rPr>
                    <w:ins w:id="7733" w:author="Red Army" w:date="2012-02-22T22:52:00Z"/>
                    <w:rFonts w:ascii="Tahoma" w:eastAsia="MS Mincho" w:hAnsi="Tahoma" w:cs="Arial"/>
                    <w:bCs/>
                    <w:snapToGrid w:val="0"/>
                    <w:sz w:val="18"/>
                    <w:szCs w:val="18"/>
                    <w:lang w:eastAsia="ja-JP"/>
                  </w:rPr>
                </w:rPrChange>
              </w:rPr>
              <w:pPrChange w:id="7734" w:author="Phuong Giang" w:date="2012-02-22T23:45:00Z">
                <w:pPr>
                  <w:spacing w:before="120" w:after="200" w:line="360" w:lineRule="auto"/>
                </w:pPr>
              </w:pPrChange>
            </w:pPr>
          </w:p>
        </w:tc>
        <w:tc>
          <w:tcPr>
            <w:tcW w:w="4512" w:type="dxa"/>
          </w:tcPr>
          <w:p w:rsidR="001A326B" w:rsidRPr="00295980" w:rsidRDefault="001A326B">
            <w:pPr>
              <w:pStyle w:val="comment"/>
              <w:ind w:left="0"/>
              <w:rPr>
                <w:ins w:id="7735" w:author="Red Army" w:date="2012-02-22T22:52:00Z"/>
                <w:rFonts w:ascii="Times New Roman" w:hAnsi="Times New Roman" w:cs="Times New Roman"/>
                <w:bCs w:val="0"/>
                <w:sz w:val="22"/>
                <w:szCs w:val="22"/>
                <w:rPrChange w:id="7736" w:author="Phuong Giang" w:date="2012-02-22T23:45:00Z">
                  <w:rPr>
                    <w:ins w:id="7737" w:author="Red Army" w:date="2012-02-22T22:52:00Z"/>
                    <w:rFonts w:ascii="Tahoma" w:eastAsia="MS Mincho" w:hAnsi="Tahoma" w:cs="Arial"/>
                    <w:bCs/>
                    <w:snapToGrid w:val="0"/>
                    <w:sz w:val="18"/>
                    <w:szCs w:val="18"/>
                    <w:lang w:eastAsia="ja-JP"/>
                  </w:rPr>
                </w:rPrChange>
              </w:rPr>
              <w:pPrChange w:id="7738" w:author="Phuong Giang" w:date="2012-02-22T23:45:00Z">
                <w:pPr>
                  <w:spacing w:before="120" w:after="200" w:line="360" w:lineRule="auto"/>
                </w:pPr>
              </w:pPrChange>
            </w:pPr>
          </w:p>
        </w:tc>
      </w:tr>
    </w:tbl>
    <w:p w:rsidR="001A326B" w:rsidRPr="00111912" w:rsidRDefault="001A326B" w:rsidP="001A326B">
      <w:pPr>
        <w:pStyle w:val="Heading6"/>
        <w:rPr>
          <w:ins w:id="7739" w:author="Red Army" w:date="2012-02-22T22:52:00Z"/>
        </w:rPr>
      </w:pPr>
      <w:proofErr w:type="spellStart"/>
      <w:ins w:id="7740" w:author="Red Army" w:date="2012-02-22T22:52:00Z">
        <w:r>
          <w:t>GetTopicList</w:t>
        </w:r>
        <w:proofErr w:type="spellEnd"/>
        <w:r w:rsidRPr="00111912">
          <w:t xml:space="preserve"> method</w:t>
        </w:r>
      </w:ins>
    </w:p>
    <w:p w:rsidR="001A326B" w:rsidRPr="00111912" w:rsidRDefault="001A326B" w:rsidP="001A326B">
      <w:pPr>
        <w:autoSpaceDE w:val="0"/>
        <w:autoSpaceDN w:val="0"/>
        <w:adjustRightInd w:val="0"/>
        <w:spacing w:after="0" w:line="240" w:lineRule="auto"/>
        <w:rPr>
          <w:ins w:id="7741" w:author="Red Army" w:date="2012-02-22T22:52:00Z"/>
          <w:rFonts w:ascii="Consolas" w:eastAsiaTheme="minorEastAsia" w:hAnsi="Consolas" w:cs="Consolas"/>
          <w:sz w:val="19"/>
          <w:szCs w:val="19"/>
          <w:shd w:val="pct15" w:color="auto" w:fill="FFFFFF"/>
          <w:lang w:eastAsia="ja-JP"/>
        </w:rPr>
      </w:pPr>
      <w:proofErr w:type="gramStart"/>
      <w:ins w:id="7742"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r w:rsidRPr="00111912">
          <w:rPr>
            <w:rFonts w:ascii="Consolas" w:eastAsiaTheme="minorEastAsia" w:hAnsi="Consolas" w:cs="Consolas"/>
            <w:color w:val="2B91AF"/>
            <w:sz w:val="19"/>
            <w:szCs w:val="19"/>
            <w:shd w:val="pct15" w:color="auto" w:fill="FFFFFF"/>
            <w:lang w:eastAsia="ja-JP"/>
          </w:rPr>
          <w:t>List</w:t>
        </w:r>
        <w:r w:rsidRPr="00111912">
          <w:rPr>
            <w:rFonts w:ascii="Consolas" w:eastAsiaTheme="minorEastAsia" w:hAnsi="Consolas" w:cs="Consolas"/>
            <w:sz w:val="19"/>
            <w:szCs w:val="19"/>
            <w:shd w:val="pct15" w:color="auto" w:fill="FFFFFF"/>
            <w:lang w:eastAsia="ja-JP"/>
          </w:rPr>
          <w:t>&lt;</w:t>
        </w:r>
        <w:r w:rsidRPr="00111912">
          <w:rPr>
            <w:rFonts w:ascii="Consolas" w:eastAsiaTheme="minorEastAsia" w:hAnsi="Consolas" w:cs="Consolas"/>
            <w:color w:val="0000FF"/>
            <w:sz w:val="19"/>
            <w:szCs w:val="19"/>
            <w:shd w:val="pct15" w:color="auto" w:fill="FFFFFF"/>
            <w:lang w:eastAsia="ja-JP"/>
          </w:rPr>
          <w:t>string</w:t>
        </w:r>
        <w:r w:rsidRPr="00111912">
          <w:rPr>
            <w:rFonts w:ascii="Consolas" w:eastAsiaTheme="minorEastAsia" w:hAnsi="Consolas" w:cs="Consolas"/>
            <w:sz w:val="19"/>
            <w:szCs w:val="19"/>
            <w:shd w:val="pct15" w:color="auto" w:fill="FFFFFF"/>
            <w:lang w:eastAsia="ja-JP"/>
          </w:rPr>
          <w:t xml:space="preserve">&gt; </w:t>
        </w:r>
        <w:proofErr w:type="spellStart"/>
        <w:r w:rsidRPr="00111912">
          <w:rPr>
            <w:rFonts w:ascii="Consolas" w:eastAsiaTheme="minorEastAsia" w:hAnsi="Consolas" w:cs="Consolas"/>
            <w:sz w:val="19"/>
            <w:szCs w:val="19"/>
            <w:shd w:val="pct15" w:color="auto" w:fill="FFFFFF"/>
            <w:lang w:eastAsia="ja-JP"/>
          </w:rPr>
          <w:t>GetTopicList</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743" w:author="Red Army" w:date="2012-02-22T22:52:00Z"/>
          <w:rFonts w:ascii="Tahoma" w:eastAsia="MS Mincho" w:hAnsi="Tahoma" w:cs="Arial"/>
          <w:bCs/>
          <w:i/>
          <w:snapToGrid w:val="0"/>
          <w:color w:val="808080"/>
          <w:sz w:val="20"/>
          <w:szCs w:val="20"/>
          <w:lang w:eastAsia="ja-JP"/>
        </w:rPr>
      </w:pPr>
      <w:ins w:id="7744" w:author="Red Army" w:date="2012-02-22T22:52:00Z">
        <w:r w:rsidRPr="00422EAD">
          <w:rPr>
            <w:rFonts w:ascii="Tahoma" w:eastAsia="MS Mincho" w:hAnsi="Tahoma" w:cs="Arial"/>
            <w:bCs/>
            <w:snapToGrid w:val="0"/>
            <w:color w:val="000000" w:themeColor="text1"/>
            <w:sz w:val="18"/>
            <w:szCs w:val="18"/>
            <w:lang w:eastAsia="ja-JP"/>
          </w:rPr>
          <w:t xml:space="preserve">Used to </w:t>
        </w:r>
        <w:r>
          <w:rPr>
            <w:rFonts w:ascii="Tahoma" w:eastAsia="MS Mincho" w:hAnsi="Tahoma" w:cs="Arial"/>
            <w:bCs/>
            <w:snapToGrid w:val="0"/>
            <w:color w:val="000000" w:themeColor="text1"/>
            <w:sz w:val="18"/>
            <w:szCs w:val="18"/>
            <w:lang w:eastAsia="ja-JP"/>
          </w:rPr>
          <w:t>get the topic list of KI collection</w:t>
        </w:r>
      </w:ins>
    </w:p>
    <w:p w:rsidR="001A326B" w:rsidRPr="003365FC" w:rsidRDefault="001A326B" w:rsidP="001A326B">
      <w:pPr>
        <w:tabs>
          <w:tab w:val="left" w:pos="4208"/>
        </w:tabs>
        <w:ind w:left="360"/>
        <w:rPr>
          <w:ins w:id="7745" w:author="Red Army" w:date="2012-02-22T22:52:00Z"/>
          <w:rFonts w:ascii="Times New Roman" w:hAnsi="Times New Roman"/>
          <w:lang w:eastAsia="ja-JP"/>
        </w:rPr>
      </w:pPr>
      <w:ins w:id="7746" w:author="Red Army" w:date="2012-02-22T22:52:00Z">
        <w:del w:id="7747"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748"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749" w:author="Red Army" w:date="2012-02-22T22:52:00Z"/>
        </w:trPr>
        <w:tc>
          <w:tcPr>
            <w:tcW w:w="577" w:type="dxa"/>
          </w:tcPr>
          <w:p w:rsidR="001A326B" w:rsidRPr="003365FC" w:rsidRDefault="001A326B" w:rsidP="00995D66">
            <w:pPr>
              <w:widowControl w:val="0"/>
              <w:spacing w:before="120"/>
              <w:ind w:left="-14" w:right="14"/>
              <w:jc w:val="center"/>
              <w:rPr>
                <w:ins w:id="7750" w:author="Red Army" w:date="2012-02-22T22:52:00Z"/>
                <w:rFonts w:ascii="Tahoma" w:eastAsia="MS Mincho" w:hAnsi="Tahoma" w:cs="Arial"/>
                <w:snapToGrid w:val="0"/>
                <w:sz w:val="20"/>
                <w:szCs w:val="20"/>
              </w:rPr>
            </w:pPr>
            <w:ins w:id="7751"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752" w:author="Red Army" w:date="2012-02-22T22:52:00Z"/>
                <w:rFonts w:ascii="Tahoma" w:eastAsia="MS Mincho" w:hAnsi="Tahoma" w:cs="Arial"/>
                <w:snapToGrid w:val="0"/>
                <w:sz w:val="20"/>
                <w:szCs w:val="20"/>
                <w:lang w:eastAsia="ja-JP"/>
              </w:rPr>
            </w:pPr>
            <w:ins w:id="7753"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754" w:author="Red Army" w:date="2012-02-22T22:52:00Z"/>
                <w:rFonts w:ascii="Tahoma" w:eastAsia="MS Mincho" w:hAnsi="Tahoma" w:cs="Arial"/>
                <w:snapToGrid w:val="0"/>
                <w:sz w:val="20"/>
                <w:szCs w:val="20"/>
                <w:lang w:eastAsia="ja-JP"/>
              </w:rPr>
            </w:pPr>
            <w:ins w:id="7755"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756" w:author="Red Army" w:date="2012-02-22T22:52:00Z"/>
                <w:rFonts w:ascii="Tahoma" w:eastAsia="MS Mincho" w:hAnsi="Tahoma" w:cs="Arial"/>
                <w:snapToGrid w:val="0"/>
                <w:sz w:val="20"/>
                <w:szCs w:val="20"/>
                <w:lang w:eastAsia="ja-JP"/>
              </w:rPr>
            </w:pPr>
            <w:ins w:id="7757"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758" w:author="Red Army" w:date="2012-02-22T22:52:00Z"/>
                <w:rFonts w:ascii="Tahoma" w:eastAsia="MS Mincho" w:hAnsi="Tahoma" w:cs="Arial"/>
                <w:snapToGrid w:val="0"/>
                <w:sz w:val="20"/>
                <w:szCs w:val="20"/>
                <w:lang w:eastAsia="ja-JP"/>
              </w:rPr>
            </w:pPr>
            <w:ins w:id="7759"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760" w:author="Red Army" w:date="2012-02-22T22:52:00Z"/>
                <w:rFonts w:ascii="Tahoma" w:eastAsia="MS Mincho" w:hAnsi="Tahoma" w:cs="Arial"/>
                <w:snapToGrid w:val="0"/>
                <w:sz w:val="20"/>
                <w:szCs w:val="20"/>
                <w:lang w:eastAsia="ja-JP"/>
              </w:rPr>
            </w:pPr>
            <w:ins w:id="7761"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7762" w:author="Red Army" w:date="2012-02-22T22:52:00Z"/>
        </w:trPr>
        <w:tc>
          <w:tcPr>
            <w:tcW w:w="577" w:type="dxa"/>
          </w:tcPr>
          <w:p w:rsidR="001A326B" w:rsidRPr="001256D9" w:rsidRDefault="001A326B">
            <w:pPr>
              <w:pStyle w:val="comment"/>
              <w:ind w:left="0"/>
              <w:rPr>
                <w:ins w:id="7763" w:author="Red Army" w:date="2012-02-22T22:52:00Z"/>
                <w:rFonts w:ascii="Times New Roman" w:hAnsi="Times New Roman" w:cs="Times New Roman"/>
                <w:bCs w:val="0"/>
                <w:sz w:val="22"/>
                <w:szCs w:val="22"/>
                <w:rPrChange w:id="7764" w:author="Phuong Giang" w:date="2012-02-22T23:45:00Z">
                  <w:rPr>
                    <w:ins w:id="7765" w:author="Red Army" w:date="2012-02-22T22:52:00Z"/>
                    <w:rFonts w:ascii="Tahoma" w:eastAsia="MS Mincho" w:hAnsi="Tahoma" w:cs="Arial"/>
                    <w:bCs/>
                    <w:snapToGrid w:val="0"/>
                    <w:sz w:val="18"/>
                    <w:szCs w:val="18"/>
                    <w:lang w:eastAsia="ja-JP"/>
                  </w:rPr>
                </w:rPrChange>
              </w:rPr>
              <w:pPrChange w:id="7766" w:author="Phuong Giang" w:date="2012-02-22T23:45:00Z">
                <w:pPr>
                  <w:spacing w:before="120" w:after="200" w:line="360" w:lineRule="auto"/>
                </w:pPr>
              </w:pPrChange>
            </w:pPr>
            <w:ins w:id="7767" w:author="Red Army" w:date="2012-02-22T22:52:00Z">
              <w:r w:rsidRPr="001256D9">
                <w:rPr>
                  <w:rFonts w:ascii="Times New Roman" w:hAnsi="Times New Roman" w:cs="Times New Roman"/>
                  <w:i w:val="0"/>
                  <w:color w:val="auto"/>
                  <w:sz w:val="22"/>
                  <w:szCs w:val="22"/>
                  <w:rPrChange w:id="7768" w:author="Phuong Giang" w:date="2012-02-22T23:45:00Z">
                    <w:rPr>
                      <w:bCs/>
                      <w:sz w:val="18"/>
                      <w:szCs w:val="18"/>
                    </w:rPr>
                  </w:rPrChange>
                </w:rPr>
                <w:t>01</w:t>
              </w:r>
            </w:ins>
          </w:p>
        </w:tc>
        <w:tc>
          <w:tcPr>
            <w:tcW w:w="1356" w:type="dxa"/>
          </w:tcPr>
          <w:p w:rsidR="001A326B" w:rsidRPr="001256D9" w:rsidRDefault="001A326B">
            <w:pPr>
              <w:pStyle w:val="comment"/>
              <w:ind w:left="0"/>
              <w:rPr>
                <w:ins w:id="7769" w:author="Red Army" w:date="2012-02-22T22:52:00Z"/>
                <w:rFonts w:ascii="Times New Roman" w:hAnsi="Times New Roman" w:cs="Times New Roman"/>
                <w:bCs w:val="0"/>
                <w:sz w:val="22"/>
                <w:szCs w:val="22"/>
                <w:rPrChange w:id="7770" w:author="Phuong Giang" w:date="2012-02-22T23:45:00Z">
                  <w:rPr>
                    <w:ins w:id="7771" w:author="Red Army" w:date="2012-02-22T22:52:00Z"/>
                    <w:rFonts w:ascii="Tahoma" w:eastAsia="MS Mincho" w:hAnsi="Tahoma" w:cs="Arial"/>
                    <w:bCs/>
                    <w:snapToGrid w:val="0"/>
                    <w:sz w:val="18"/>
                    <w:szCs w:val="18"/>
                    <w:lang w:eastAsia="ja-JP"/>
                  </w:rPr>
                </w:rPrChange>
              </w:rPr>
              <w:pPrChange w:id="7772" w:author="Phuong Giang" w:date="2012-02-22T23:45:00Z">
                <w:pPr>
                  <w:spacing w:before="120" w:after="200" w:line="360" w:lineRule="auto"/>
                </w:pPr>
              </w:pPrChange>
            </w:pPr>
            <w:ins w:id="7773" w:author="Red Army" w:date="2012-02-22T22:52:00Z">
              <w:r w:rsidRPr="001256D9">
                <w:rPr>
                  <w:rFonts w:ascii="Times New Roman" w:hAnsi="Times New Roman" w:cs="Times New Roman"/>
                  <w:i w:val="0"/>
                  <w:color w:val="auto"/>
                  <w:sz w:val="22"/>
                  <w:szCs w:val="22"/>
                  <w:rPrChange w:id="7774" w:author="Phuong Giang" w:date="2012-02-22T23:45:00Z">
                    <w:rPr>
                      <w:bCs/>
                      <w:sz w:val="18"/>
                      <w:szCs w:val="18"/>
                    </w:rPr>
                  </w:rPrChange>
                </w:rPr>
                <w:t>return</w:t>
              </w:r>
            </w:ins>
          </w:p>
        </w:tc>
        <w:tc>
          <w:tcPr>
            <w:tcW w:w="846" w:type="dxa"/>
          </w:tcPr>
          <w:p w:rsidR="001A326B" w:rsidRPr="001256D9" w:rsidRDefault="001A326B">
            <w:pPr>
              <w:pStyle w:val="comment"/>
              <w:ind w:left="0"/>
              <w:rPr>
                <w:ins w:id="7775" w:author="Red Army" w:date="2012-02-22T22:52:00Z"/>
                <w:rFonts w:ascii="Times New Roman" w:hAnsi="Times New Roman" w:cs="Times New Roman"/>
                <w:bCs w:val="0"/>
                <w:sz w:val="22"/>
                <w:szCs w:val="22"/>
                <w:rPrChange w:id="7776" w:author="Phuong Giang" w:date="2012-02-22T23:45:00Z">
                  <w:rPr>
                    <w:ins w:id="7777" w:author="Red Army" w:date="2012-02-22T22:52:00Z"/>
                    <w:rFonts w:ascii="Tahoma" w:eastAsia="MS Mincho" w:hAnsi="Tahoma" w:cs="Arial"/>
                    <w:bCs/>
                    <w:snapToGrid w:val="0"/>
                    <w:sz w:val="18"/>
                    <w:szCs w:val="18"/>
                    <w:lang w:eastAsia="ja-JP"/>
                  </w:rPr>
                </w:rPrChange>
              </w:rPr>
              <w:pPrChange w:id="7778" w:author="Phuong Giang" w:date="2012-02-22T23:45:00Z">
                <w:pPr>
                  <w:spacing w:before="120" w:after="200" w:line="360" w:lineRule="auto"/>
                </w:pPr>
              </w:pPrChange>
            </w:pPr>
            <w:ins w:id="7779" w:author="Red Army" w:date="2012-02-22T22:52:00Z">
              <w:r w:rsidRPr="001256D9">
                <w:rPr>
                  <w:rFonts w:ascii="Times New Roman" w:hAnsi="Times New Roman" w:cs="Times New Roman"/>
                  <w:i w:val="0"/>
                  <w:color w:val="auto"/>
                  <w:sz w:val="22"/>
                  <w:szCs w:val="22"/>
                  <w:rPrChange w:id="7780" w:author="Phuong Giang" w:date="2012-02-22T23:45:00Z">
                    <w:rPr>
                      <w:bCs/>
                      <w:sz w:val="18"/>
                      <w:szCs w:val="18"/>
                    </w:rPr>
                  </w:rPrChange>
                </w:rPr>
                <w:t>List&lt;string&gt;</w:t>
              </w:r>
            </w:ins>
          </w:p>
        </w:tc>
        <w:tc>
          <w:tcPr>
            <w:tcW w:w="952" w:type="dxa"/>
          </w:tcPr>
          <w:p w:rsidR="001A326B" w:rsidRPr="001256D9" w:rsidRDefault="001A326B">
            <w:pPr>
              <w:pStyle w:val="comment"/>
              <w:ind w:left="0"/>
              <w:rPr>
                <w:ins w:id="7781" w:author="Red Army" w:date="2012-02-22T22:52:00Z"/>
                <w:rFonts w:ascii="Times New Roman" w:hAnsi="Times New Roman" w:cs="Times New Roman"/>
                <w:bCs w:val="0"/>
                <w:sz w:val="22"/>
                <w:szCs w:val="22"/>
                <w:rPrChange w:id="7782" w:author="Phuong Giang" w:date="2012-02-22T23:45:00Z">
                  <w:rPr>
                    <w:ins w:id="7783" w:author="Red Army" w:date="2012-02-22T22:52:00Z"/>
                    <w:rFonts w:ascii="Tahoma" w:eastAsia="MS Mincho" w:hAnsi="Tahoma" w:cs="Arial"/>
                    <w:bCs/>
                    <w:snapToGrid w:val="0"/>
                    <w:sz w:val="18"/>
                    <w:szCs w:val="18"/>
                    <w:lang w:eastAsia="ja-JP"/>
                  </w:rPr>
                </w:rPrChange>
              </w:rPr>
              <w:pPrChange w:id="7784" w:author="Phuong Giang" w:date="2012-02-22T23:45:00Z">
                <w:pPr>
                  <w:spacing w:before="120" w:after="200" w:line="360" w:lineRule="auto"/>
                </w:pPr>
              </w:pPrChange>
            </w:pPr>
            <w:ins w:id="7785" w:author="Red Army" w:date="2012-02-22T22:52:00Z">
              <w:r w:rsidRPr="001256D9">
                <w:rPr>
                  <w:rFonts w:ascii="Times New Roman" w:hAnsi="Times New Roman" w:cs="Times New Roman"/>
                  <w:i w:val="0"/>
                  <w:color w:val="auto"/>
                  <w:sz w:val="22"/>
                  <w:szCs w:val="22"/>
                  <w:rPrChange w:id="7786" w:author="Phuong Giang" w:date="2012-02-22T23:45:00Z">
                    <w:rPr>
                      <w:bCs/>
                      <w:sz w:val="18"/>
                      <w:szCs w:val="18"/>
                    </w:rPr>
                  </w:rPrChange>
                </w:rPr>
                <w:t>Out</w:t>
              </w:r>
            </w:ins>
          </w:p>
        </w:tc>
        <w:tc>
          <w:tcPr>
            <w:tcW w:w="1333" w:type="dxa"/>
          </w:tcPr>
          <w:p w:rsidR="001A326B" w:rsidRPr="001256D9" w:rsidRDefault="001A326B">
            <w:pPr>
              <w:pStyle w:val="comment"/>
              <w:ind w:left="0"/>
              <w:rPr>
                <w:ins w:id="7787" w:author="Red Army" w:date="2012-02-22T22:52:00Z"/>
                <w:rFonts w:ascii="Times New Roman" w:hAnsi="Times New Roman" w:cs="Times New Roman"/>
                <w:bCs w:val="0"/>
                <w:sz w:val="22"/>
                <w:szCs w:val="22"/>
                <w:rPrChange w:id="7788" w:author="Phuong Giang" w:date="2012-02-22T23:45:00Z">
                  <w:rPr>
                    <w:ins w:id="7789" w:author="Red Army" w:date="2012-02-22T22:52:00Z"/>
                    <w:rFonts w:ascii="Tahoma" w:eastAsia="MS Mincho" w:hAnsi="Tahoma" w:cs="Arial"/>
                    <w:bCs/>
                    <w:snapToGrid w:val="0"/>
                    <w:sz w:val="18"/>
                    <w:szCs w:val="18"/>
                    <w:lang w:eastAsia="ja-JP"/>
                  </w:rPr>
                </w:rPrChange>
              </w:rPr>
              <w:pPrChange w:id="7790" w:author="Phuong Giang" w:date="2012-02-22T23:45:00Z">
                <w:pPr>
                  <w:spacing w:before="120" w:after="200" w:line="360" w:lineRule="auto"/>
                </w:pPr>
              </w:pPrChange>
            </w:pPr>
          </w:p>
        </w:tc>
        <w:tc>
          <w:tcPr>
            <w:tcW w:w="4512" w:type="dxa"/>
          </w:tcPr>
          <w:p w:rsidR="001A326B" w:rsidRPr="001256D9" w:rsidRDefault="001A326B">
            <w:pPr>
              <w:pStyle w:val="comment"/>
              <w:ind w:left="0"/>
              <w:rPr>
                <w:ins w:id="7791" w:author="Red Army" w:date="2012-02-22T22:52:00Z"/>
                <w:rFonts w:ascii="Times New Roman" w:hAnsi="Times New Roman" w:cs="Times New Roman"/>
                <w:bCs w:val="0"/>
                <w:sz w:val="22"/>
                <w:szCs w:val="22"/>
                <w:rPrChange w:id="7792" w:author="Phuong Giang" w:date="2012-02-22T23:45:00Z">
                  <w:rPr>
                    <w:ins w:id="7793" w:author="Red Army" w:date="2012-02-22T22:52:00Z"/>
                    <w:rFonts w:ascii="Tahoma" w:eastAsia="MS Mincho" w:hAnsi="Tahoma" w:cs="Arial"/>
                    <w:bCs/>
                    <w:snapToGrid w:val="0"/>
                    <w:sz w:val="18"/>
                    <w:szCs w:val="18"/>
                    <w:lang w:eastAsia="ja-JP"/>
                  </w:rPr>
                </w:rPrChange>
              </w:rPr>
              <w:pPrChange w:id="7794" w:author="Phuong Giang" w:date="2012-02-22T23:45:00Z">
                <w:pPr>
                  <w:spacing w:before="120" w:after="200" w:line="360" w:lineRule="auto"/>
                </w:pPr>
              </w:pPrChange>
            </w:pPr>
          </w:p>
        </w:tc>
      </w:tr>
    </w:tbl>
    <w:p w:rsidR="001A326B" w:rsidRPr="00111912" w:rsidRDefault="001A326B" w:rsidP="001A326B">
      <w:pPr>
        <w:pStyle w:val="Heading6"/>
        <w:rPr>
          <w:ins w:id="7795" w:author="Red Army" w:date="2012-02-22T22:52:00Z"/>
        </w:rPr>
      </w:pPr>
      <w:proofErr w:type="spellStart"/>
      <w:ins w:id="7796" w:author="Red Army" w:date="2012-02-22T22:52:00Z">
        <w:r>
          <w:t>KnowledgeItemAccessor</w:t>
        </w:r>
        <w:proofErr w:type="spellEnd"/>
        <w:r w:rsidRPr="00111912">
          <w:t xml:space="preserve"> method</w:t>
        </w:r>
      </w:ins>
    </w:p>
    <w:p w:rsidR="001A326B" w:rsidRPr="00111912" w:rsidRDefault="001A326B" w:rsidP="001A326B">
      <w:pPr>
        <w:autoSpaceDE w:val="0"/>
        <w:autoSpaceDN w:val="0"/>
        <w:adjustRightInd w:val="0"/>
        <w:spacing w:after="0" w:line="240" w:lineRule="auto"/>
        <w:rPr>
          <w:ins w:id="7797" w:author="Red Army" w:date="2012-02-22T22:52:00Z"/>
          <w:rFonts w:ascii="Consolas" w:eastAsiaTheme="minorEastAsia" w:hAnsi="Consolas" w:cs="Consolas"/>
          <w:sz w:val="19"/>
          <w:szCs w:val="19"/>
          <w:shd w:val="pct15" w:color="auto" w:fill="FFFFFF"/>
          <w:lang w:eastAsia="ja-JP"/>
        </w:rPr>
      </w:pPr>
      <w:proofErr w:type="gramStart"/>
      <w:ins w:id="7798"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KnowledgeItemAccessor</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tabs>
          <w:tab w:val="left" w:pos="4208"/>
        </w:tabs>
        <w:ind w:left="360"/>
        <w:rPr>
          <w:ins w:id="7799" w:author="Red Army" w:date="2012-02-22T22:52:00Z"/>
          <w:rFonts w:ascii="Times New Roman" w:hAnsi="Times New Roman"/>
          <w:lang w:eastAsia="ja-JP"/>
        </w:rPr>
      </w:pPr>
      <w:ins w:id="7800" w:author="Red Army" w:date="2012-02-22T22:52:00Z">
        <w:r>
          <w:rPr>
            <w:rFonts w:ascii="Tahoma" w:eastAsia="MS Mincho" w:hAnsi="Tahoma" w:cs="Arial"/>
            <w:bCs/>
            <w:snapToGrid w:val="0"/>
            <w:color w:val="000000" w:themeColor="text1"/>
            <w:sz w:val="18"/>
            <w:szCs w:val="18"/>
            <w:lang w:eastAsia="ja-JP"/>
          </w:rPr>
          <w:t>Constructor</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801" w:author="Red Army" w:date="2012-02-22T22:52:00Z"/>
        </w:trPr>
        <w:tc>
          <w:tcPr>
            <w:tcW w:w="577" w:type="dxa"/>
          </w:tcPr>
          <w:p w:rsidR="001A326B" w:rsidRPr="003365FC" w:rsidRDefault="001A326B" w:rsidP="00995D66">
            <w:pPr>
              <w:widowControl w:val="0"/>
              <w:spacing w:before="120"/>
              <w:ind w:left="-14" w:right="14"/>
              <w:jc w:val="center"/>
              <w:rPr>
                <w:ins w:id="7802" w:author="Red Army" w:date="2012-02-22T22:52:00Z"/>
                <w:rFonts w:ascii="Tahoma" w:eastAsia="MS Mincho" w:hAnsi="Tahoma" w:cs="Arial"/>
                <w:snapToGrid w:val="0"/>
                <w:sz w:val="20"/>
                <w:szCs w:val="20"/>
              </w:rPr>
            </w:pPr>
            <w:ins w:id="7803"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804" w:author="Red Army" w:date="2012-02-22T22:52:00Z"/>
                <w:rFonts w:ascii="Tahoma" w:eastAsia="MS Mincho" w:hAnsi="Tahoma" w:cs="Arial"/>
                <w:snapToGrid w:val="0"/>
                <w:sz w:val="20"/>
                <w:szCs w:val="20"/>
                <w:lang w:eastAsia="ja-JP"/>
              </w:rPr>
            </w:pPr>
            <w:ins w:id="7805"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806" w:author="Red Army" w:date="2012-02-22T22:52:00Z"/>
                <w:rFonts w:ascii="Tahoma" w:eastAsia="MS Mincho" w:hAnsi="Tahoma" w:cs="Arial"/>
                <w:snapToGrid w:val="0"/>
                <w:sz w:val="20"/>
                <w:szCs w:val="20"/>
                <w:lang w:eastAsia="ja-JP"/>
              </w:rPr>
            </w:pPr>
            <w:ins w:id="7807"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808" w:author="Red Army" w:date="2012-02-22T22:52:00Z"/>
                <w:rFonts w:ascii="Tahoma" w:eastAsia="MS Mincho" w:hAnsi="Tahoma" w:cs="Arial"/>
                <w:snapToGrid w:val="0"/>
                <w:sz w:val="20"/>
                <w:szCs w:val="20"/>
                <w:lang w:eastAsia="ja-JP"/>
              </w:rPr>
            </w:pPr>
            <w:ins w:id="7809"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810" w:author="Red Army" w:date="2012-02-22T22:52:00Z"/>
                <w:rFonts w:ascii="Tahoma" w:eastAsia="MS Mincho" w:hAnsi="Tahoma" w:cs="Arial"/>
                <w:snapToGrid w:val="0"/>
                <w:sz w:val="20"/>
                <w:szCs w:val="20"/>
                <w:lang w:eastAsia="ja-JP"/>
              </w:rPr>
            </w:pPr>
            <w:ins w:id="7811"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812" w:author="Red Army" w:date="2012-02-22T22:52:00Z"/>
                <w:rFonts w:ascii="Tahoma" w:eastAsia="MS Mincho" w:hAnsi="Tahoma" w:cs="Arial"/>
                <w:snapToGrid w:val="0"/>
                <w:sz w:val="20"/>
                <w:szCs w:val="20"/>
                <w:lang w:eastAsia="ja-JP"/>
              </w:rPr>
            </w:pPr>
            <w:ins w:id="7813"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7814" w:author="Red Army" w:date="2012-02-22T22:52:00Z"/>
        </w:trPr>
        <w:tc>
          <w:tcPr>
            <w:tcW w:w="577" w:type="dxa"/>
          </w:tcPr>
          <w:p w:rsidR="001A326B" w:rsidRPr="001256D9" w:rsidRDefault="001A326B">
            <w:pPr>
              <w:pStyle w:val="comment"/>
              <w:ind w:left="0"/>
              <w:rPr>
                <w:ins w:id="7815" w:author="Red Army" w:date="2012-02-22T22:52:00Z"/>
                <w:rFonts w:ascii="Times New Roman" w:hAnsi="Times New Roman" w:cs="Times New Roman"/>
                <w:bCs w:val="0"/>
                <w:sz w:val="22"/>
                <w:szCs w:val="22"/>
                <w:rPrChange w:id="7816" w:author="Phuong Giang" w:date="2012-02-22T23:45:00Z">
                  <w:rPr>
                    <w:ins w:id="7817" w:author="Red Army" w:date="2012-02-22T22:52:00Z"/>
                    <w:rFonts w:ascii="Tahoma" w:eastAsia="MS Mincho" w:hAnsi="Tahoma" w:cs="Arial"/>
                    <w:bCs/>
                    <w:snapToGrid w:val="0"/>
                    <w:sz w:val="18"/>
                    <w:szCs w:val="18"/>
                    <w:lang w:eastAsia="ja-JP"/>
                  </w:rPr>
                </w:rPrChange>
              </w:rPr>
              <w:pPrChange w:id="7818" w:author="Phuong Giang" w:date="2012-02-22T23:45:00Z">
                <w:pPr>
                  <w:spacing w:before="120" w:after="200" w:line="360" w:lineRule="auto"/>
                </w:pPr>
              </w:pPrChange>
            </w:pPr>
          </w:p>
        </w:tc>
        <w:tc>
          <w:tcPr>
            <w:tcW w:w="1356" w:type="dxa"/>
          </w:tcPr>
          <w:p w:rsidR="001A326B" w:rsidRPr="001256D9" w:rsidRDefault="001A326B">
            <w:pPr>
              <w:pStyle w:val="comment"/>
              <w:ind w:left="0"/>
              <w:rPr>
                <w:ins w:id="7819" w:author="Red Army" w:date="2012-02-22T22:52:00Z"/>
                <w:rFonts w:ascii="Times New Roman" w:hAnsi="Times New Roman" w:cs="Times New Roman"/>
                <w:bCs w:val="0"/>
                <w:sz w:val="22"/>
                <w:szCs w:val="22"/>
                <w:rPrChange w:id="7820" w:author="Phuong Giang" w:date="2012-02-22T23:45:00Z">
                  <w:rPr>
                    <w:ins w:id="7821" w:author="Red Army" w:date="2012-02-22T22:52:00Z"/>
                    <w:rFonts w:ascii="Tahoma" w:eastAsia="MS Mincho" w:hAnsi="Tahoma" w:cs="Arial"/>
                    <w:bCs/>
                    <w:snapToGrid w:val="0"/>
                    <w:sz w:val="18"/>
                    <w:szCs w:val="18"/>
                    <w:lang w:eastAsia="ja-JP"/>
                  </w:rPr>
                </w:rPrChange>
              </w:rPr>
              <w:pPrChange w:id="7822" w:author="Phuong Giang" w:date="2012-02-22T23:45:00Z">
                <w:pPr>
                  <w:spacing w:before="120" w:after="200" w:line="360" w:lineRule="auto"/>
                </w:pPr>
              </w:pPrChange>
            </w:pPr>
          </w:p>
        </w:tc>
        <w:tc>
          <w:tcPr>
            <w:tcW w:w="846" w:type="dxa"/>
          </w:tcPr>
          <w:p w:rsidR="001A326B" w:rsidRPr="001256D9" w:rsidRDefault="001A326B">
            <w:pPr>
              <w:pStyle w:val="comment"/>
              <w:ind w:left="0"/>
              <w:rPr>
                <w:ins w:id="7823" w:author="Red Army" w:date="2012-02-22T22:52:00Z"/>
                <w:rFonts w:ascii="Times New Roman" w:hAnsi="Times New Roman" w:cs="Times New Roman"/>
                <w:bCs w:val="0"/>
                <w:sz w:val="22"/>
                <w:szCs w:val="22"/>
                <w:rPrChange w:id="7824" w:author="Phuong Giang" w:date="2012-02-22T23:45:00Z">
                  <w:rPr>
                    <w:ins w:id="7825" w:author="Red Army" w:date="2012-02-22T22:52:00Z"/>
                    <w:rFonts w:ascii="Tahoma" w:eastAsia="MS Mincho" w:hAnsi="Tahoma" w:cs="Arial"/>
                    <w:bCs/>
                    <w:snapToGrid w:val="0"/>
                    <w:sz w:val="18"/>
                    <w:szCs w:val="18"/>
                    <w:lang w:eastAsia="ja-JP"/>
                  </w:rPr>
                </w:rPrChange>
              </w:rPr>
              <w:pPrChange w:id="7826" w:author="Phuong Giang" w:date="2012-02-22T23:45:00Z">
                <w:pPr>
                  <w:spacing w:before="120" w:after="200" w:line="360" w:lineRule="auto"/>
                </w:pPr>
              </w:pPrChange>
            </w:pPr>
          </w:p>
        </w:tc>
        <w:tc>
          <w:tcPr>
            <w:tcW w:w="952" w:type="dxa"/>
          </w:tcPr>
          <w:p w:rsidR="001A326B" w:rsidRPr="001256D9" w:rsidRDefault="001A326B">
            <w:pPr>
              <w:pStyle w:val="comment"/>
              <w:ind w:left="0"/>
              <w:rPr>
                <w:ins w:id="7827" w:author="Red Army" w:date="2012-02-22T22:52:00Z"/>
                <w:rFonts w:ascii="Times New Roman" w:hAnsi="Times New Roman" w:cs="Times New Roman"/>
                <w:bCs w:val="0"/>
                <w:sz w:val="22"/>
                <w:szCs w:val="22"/>
                <w:rPrChange w:id="7828" w:author="Phuong Giang" w:date="2012-02-22T23:45:00Z">
                  <w:rPr>
                    <w:ins w:id="7829" w:author="Red Army" w:date="2012-02-22T22:52:00Z"/>
                    <w:rFonts w:ascii="Tahoma" w:eastAsia="MS Mincho" w:hAnsi="Tahoma" w:cs="Arial"/>
                    <w:bCs/>
                    <w:snapToGrid w:val="0"/>
                    <w:sz w:val="18"/>
                    <w:szCs w:val="18"/>
                    <w:lang w:eastAsia="ja-JP"/>
                  </w:rPr>
                </w:rPrChange>
              </w:rPr>
              <w:pPrChange w:id="7830" w:author="Phuong Giang" w:date="2012-02-22T23:45:00Z">
                <w:pPr>
                  <w:spacing w:before="120" w:after="200" w:line="360" w:lineRule="auto"/>
                </w:pPr>
              </w:pPrChange>
            </w:pPr>
          </w:p>
        </w:tc>
        <w:tc>
          <w:tcPr>
            <w:tcW w:w="1333" w:type="dxa"/>
          </w:tcPr>
          <w:p w:rsidR="001A326B" w:rsidRPr="001256D9" w:rsidRDefault="001A326B">
            <w:pPr>
              <w:pStyle w:val="comment"/>
              <w:ind w:left="0"/>
              <w:rPr>
                <w:ins w:id="7831" w:author="Red Army" w:date="2012-02-22T22:52:00Z"/>
                <w:rFonts w:ascii="Times New Roman" w:hAnsi="Times New Roman" w:cs="Times New Roman"/>
                <w:bCs w:val="0"/>
                <w:sz w:val="22"/>
                <w:szCs w:val="22"/>
                <w:rPrChange w:id="7832" w:author="Phuong Giang" w:date="2012-02-22T23:45:00Z">
                  <w:rPr>
                    <w:ins w:id="7833" w:author="Red Army" w:date="2012-02-22T22:52:00Z"/>
                    <w:rFonts w:ascii="Tahoma" w:eastAsia="MS Mincho" w:hAnsi="Tahoma" w:cs="Arial"/>
                    <w:bCs/>
                    <w:snapToGrid w:val="0"/>
                    <w:sz w:val="18"/>
                    <w:szCs w:val="18"/>
                    <w:lang w:eastAsia="ja-JP"/>
                  </w:rPr>
                </w:rPrChange>
              </w:rPr>
              <w:pPrChange w:id="7834" w:author="Phuong Giang" w:date="2012-02-22T23:45:00Z">
                <w:pPr>
                  <w:spacing w:before="120" w:after="200" w:line="360" w:lineRule="auto"/>
                </w:pPr>
              </w:pPrChange>
            </w:pPr>
          </w:p>
        </w:tc>
        <w:tc>
          <w:tcPr>
            <w:tcW w:w="4512" w:type="dxa"/>
          </w:tcPr>
          <w:p w:rsidR="001A326B" w:rsidRPr="001256D9" w:rsidRDefault="001A326B">
            <w:pPr>
              <w:pStyle w:val="comment"/>
              <w:ind w:left="0"/>
              <w:rPr>
                <w:ins w:id="7835" w:author="Red Army" w:date="2012-02-22T22:52:00Z"/>
                <w:rFonts w:ascii="Times New Roman" w:hAnsi="Times New Roman" w:cs="Times New Roman"/>
                <w:bCs w:val="0"/>
                <w:sz w:val="22"/>
                <w:szCs w:val="22"/>
                <w:rPrChange w:id="7836" w:author="Phuong Giang" w:date="2012-02-22T23:45:00Z">
                  <w:rPr>
                    <w:ins w:id="7837" w:author="Red Army" w:date="2012-02-22T22:52:00Z"/>
                    <w:rFonts w:ascii="Tahoma" w:eastAsia="MS Mincho" w:hAnsi="Tahoma" w:cs="Arial"/>
                    <w:bCs/>
                    <w:snapToGrid w:val="0"/>
                    <w:sz w:val="18"/>
                    <w:szCs w:val="18"/>
                    <w:lang w:eastAsia="ja-JP"/>
                  </w:rPr>
                </w:rPrChange>
              </w:rPr>
              <w:pPrChange w:id="7838" w:author="Phuong Giang" w:date="2012-02-22T23:45:00Z">
                <w:pPr>
                  <w:spacing w:before="120" w:after="200" w:line="360" w:lineRule="auto"/>
                </w:pPr>
              </w:pPrChange>
            </w:pPr>
          </w:p>
        </w:tc>
      </w:tr>
    </w:tbl>
    <w:p w:rsidR="001A326B" w:rsidRPr="00111912" w:rsidRDefault="001A326B" w:rsidP="001A326B">
      <w:pPr>
        <w:pStyle w:val="Heading6"/>
        <w:rPr>
          <w:ins w:id="7839" w:author="Red Army" w:date="2012-02-22T22:52:00Z"/>
        </w:rPr>
      </w:pPr>
      <w:ins w:id="7840" w:author="Red Army" w:date="2012-02-22T22:52:00Z">
        <w:r>
          <w:t>Search</w:t>
        </w:r>
        <w:r w:rsidRPr="00111912">
          <w:t xml:space="preserve"> method</w:t>
        </w:r>
      </w:ins>
    </w:p>
    <w:p w:rsidR="001A326B" w:rsidRPr="00111912" w:rsidRDefault="001A326B" w:rsidP="001A326B">
      <w:pPr>
        <w:autoSpaceDE w:val="0"/>
        <w:autoSpaceDN w:val="0"/>
        <w:adjustRightInd w:val="0"/>
        <w:spacing w:after="0" w:line="240" w:lineRule="auto"/>
        <w:rPr>
          <w:ins w:id="7841" w:author="Red Army" w:date="2012-02-22T22:52:00Z"/>
          <w:rFonts w:ascii="Consolas" w:eastAsiaTheme="minorEastAsia" w:hAnsi="Consolas" w:cs="Consolas"/>
          <w:sz w:val="19"/>
          <w:szCs w:val="19"/>
          <w:shd w:val="pct15" w:color="auto" w:fill="FFFFFF"/>
          <w:lang w:eastAsia="ja-JP"/>
        </w:rPr>
      </w:pPr>
      <w:proofErr w:type="gramStart"/>
      <w:ins w:id="7842"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System.Collections.ObjectModel.</w:t>
        </w:r>
        <w:r w:rsidRPr="00111912">
          <w:rPr>
            <w:rFonts w:ascii="Consolas" w:eastAsiaTheme="minorEastAsia" w:hAnsi="Consolas" w:cs="Consolas"/>
            <w:color w:val="2B91AF"/>
            <w:sz w:val="19"/>
            <w:szCs w:val="19"/>
            <w:shd w:val="pct15" w:color="auto" w:fill="FFFFFF"/>
            <w:lang w:eastAsia="ja-JP"/>
          </w:rPr>
          <w:t>ObservableCollection</w:t>
        </w:r>
        <w:proofErr w:type="spellEnd"/>
        <w:r w:rsidRPr="00111912">
          <w:rPr>
            <w:rFonts w:ascii="Consolas" w:eastAsiaTheme="minorEastAsia" w:hAnsi="Consolas" w:cs="Consolas"/>
            <w:sz w:val="19"/>
            <w:szCs w:val="19"/>
            <w:shd w:val="pct15" w:color="auto" w:fill="FFFFFF"/>
            <w:lang w:eastAsia="ja-JP"/>
          </w:rPr>
          <w:t>&lt;</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&gt; Search(</w:t>
        </w:r>
        <w:proofErr w:type="spellStart"/>
        <w:r w:rsidRPr="00111912">
          <w:rPr>
            <w:rFonts w:ascii="Consolas" w:eastAsiaTheme="minorEastAsia" w:hAnsi="Consolas" w:cs="Consolas"/>
            <w:color w:val="2B91AF"/>
            <w:sz w:val="19"/>
            <w:szCs w:val="19"/>
            <w:shd w:val="pct15" w:color="auto" w:fill="FFFFFF"/>
            <w:lang w:eastAsia="ja-JP"/>
          </w:rPr>
          <w:t>ISearchCondition</w:t>
        </w:r>
        <w:proofErr w:type="spell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searchCondition</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843" w:author="Red Army" w:date="2012-02-22T22:52:00Z"/>
          <w:rFonts w:ascii="Tahoma" w:eastAsia="MS Mincho" w:hAnsi="Tahoma" w:cs="Arial"/>
          <w:bCs/>
          <w:i/>
          <w:snapToGrid w:val="0"/>
          <w:color w:val="808080"/>
          <w:sz w:val="20"/>
          <w:szCs w:val="20"/>
          <w:lang w:eastAsia="ja-JP"/>
        </w:rPr>
      </w:pPr>
      <w:proofErr w:type="gramStart"/>
      <w:ins w:id="7844" w:author="Red Army" w:date="2012-02-22T22:52:00Z">
        <w:r>
          <w:rPr>
            <w:rFonts w:ascii="Tahoma" w:eastAsia="MS Mincho" w:hAnsi="Tahoma" w:cs="Arial"/>
            <w:bCs/>
            <w:snapToGrid w:val="0"/>
            <w:color w:val="000000" w:themeColor="text1"/>
            <w:sz w:val="18"/>
            <w:szCs w:val="18"/>
            <w:lang w:eastAsia="ja-JP"/>
          </w:rPr>
          <w:t>Used to search for KIs.</w:t>
        </w:r>
        <w:proofErr w:type="gramEnd"/>
      </w:ins>
    </w:p>
    <w:p w:rsidR="001A326B" w:rsidRPr="003365FC" w:rsidRDefault="001A326B" w:rsidP="001A326B">
      <w:pPr>
        <w:tabs>
          <w:tab w:val="left" w:pos="4208"/>
        </w:tabs>
        <w:ind w:left="360"/>
        <w:rPr>
          <w:ins w:id="7845" w:author="Red Army" w:date="2012-02-22T22:52:00Z"/>
          <w:rFonts w:ascii="Times New Roman" w:hAnsi="Times New Roman"/>
          <w:lang w:eastAsia="ja-JP"/>
        </w:rPr>
      </w:pPr>
      <w:ins w:id="7846" w:author="Red Army" w:date="2012-02-22T22:52:00Z">
        <w:del w:id="7847"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848"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849" w:author="Red Army" w:date="2012-02-22T22:52:00Z"/>
        </w:trPr>
        <w:tc>
          <w:tcPr>
            <w:tcW w:w="577" w:type="dxa"/>
          </w:tcPr>
          <w:p w:rsidR="001A326B" w:rsidRPr="003365FC" w:rsidRDefault="001A326B" w:rsidP="00995D66">
            <w:pPr>
              <w:widowControl w:val="0"/>
              <w:spacing w:before="120"/>
              <w:ind w:left="-14" w:right="14"/>
              <w:jc w:val="center"/>
              <w:rPr>
                <w:ins w:id="7850" w:author="Red Army" w:date="2012-02-22T22:52:00Z"/>
                <w:rFonts w:ascii="Tahoma" w:eastAsia="MS Mincho" w:hAnsi="Tahoma" w:cs="Arial"/>
                <w:snapToGrid w:val="0"/>
                <w:sz w:val="20"/>
                <w:szCs w:val="20"/>
              </w:rPr>
            </w:pPr>
            <w:ins w:id="7851"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852" w:author="Red Army" w:date="2012-02-22T22:52:00Z"/>
                <w:rFonts w:ascii="Tahoma" w:eastAsia="MS Mincho" w:hAnsi="Tahoma" w:cs="Arial"/>
                <w:snapToGrid w:val="0"/>
                <w:sz w:val="20"/>
                <w:szCs w:val="20"/>
                <w:lang w:eastAsia="ja-JP"/>
              </w:rPr>
            </w:pPr>
            <w:ins w:id="7853"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854" w:author="Red Army" w:date="2012-02-22T22:52:00Z"/>
                <w:rFonts w:ascii="Tahoma" w:eastAsia="MS Mincho" w:hAnsi="Tahoma" w:cs="Arial"/>
                <w:snapToGrid w:val="0"/>
                <w:sz w:val="20"/>
                <w:szCs w:val="20"/>
                <w:lang w:eastAsia="ja-JP"/>
              </w:rPr>
            </w:pPr>
            <w:ins w:id="7855"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856" w:author="Red Army" w:date="2012-02-22T22:52:00Z"/>
                <w:rFonts w:ascii="Tahoma" w:eastAsia="MS Mincho" w:hAnsi="Tahoma" w:cs="Arial"/>
                <w:snapToGrid w:val="0"/>
                <w:sz w:val="20"/>
                <w:szCs w:val="20"/>
                <w:lang w:eastAsia="ja-JP"/>
              </w:rPr>
            </w:pPr>
            <w:ins w:id="7857"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858" w:author="Red Army" w:date="2012-02-22T22:52:00Z"/>
                <w:rFonts w:ascii="Tahoma" w:eastAsia="MS Mincho" w:hAnsi="Tahoma" w:cs="Arial"/>
                <w:snapToGrid w:val="0"/>
                <w:sz w:val="20"/>
                <w:szCs w:val="20"/>
                <w:lang w:eastAsia="ja-JP"/>
              </w:rPr>
            </w:pPr>
            <w:ins w:id="7859"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860" w:author="Red Army" w:date="2012-02-22T22:52:00Z"/>
                <w:rFonts w:ascii="Tahoma" w:eastAsia="MS Mincho" w:hAnsi="Tahoma" w:cs="Arial"/>
                <w:snapToGrid w:val="0"/>
                <w:sz w:val="20"/>
                <w:szCs w:val="20"/>
                <w:lang w:eastAsia="ja-JP"/>
              </w:rPr>
            </w:pPr>
            <w:ins w:id="7861"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7862" w:author="Red Army" w:date="2012-02-22T22:52:00Z"/>
        </w:trPr>
        <w:tc>
          <w:tcPr>
            <w:tcW w:w="577" w:type="dxa"/>
          </w:tcPr>
          <w:p w:rsidR="001A326B" w:rsidRPr="001256D9" w:rsidRDefault="001A326B">
            <w:pPr>
              <w:pStyle w:val="comment"/>
              <w:ind w:left="0"/>
              <w:rPr>
                <w:ins w:id="7863" w:author="Red Army" w:date="2012-02-22T22:52:00Z"/>
                <w:rFonts w:ascii="Times New Roman" w:hAnsi="Times New Roman" w:cs="Times New Roman"/>
                <w:bCs w:val="0"/>
                <w:sz w:val="22"/>
                <w:szCs w:val="22"/>
                <w:rPrChange w:id="7864" w:author="Phuong Giang" w:date="2012-02-22T23:45:00Z">
                  <w:rPr>
                    <w:ins w:id="7865" w:author="Red Army" w:date="2012-02-22T22:52:00Z"/>
                    <w:rFonts w:ascii="Tahoma" w:eastAsia="MS Mincho" w:hAnsi="Tahoma" w:cs="Arial"/>
                    <w:bCs/>
                    <w:snapToGrid w:val="0"/>
                    <w:sz w:val="18"/>
                    <w:szCs w:val="18"/>
                    <w:lang w:eastAsia="ja-JP"/>
                  </w:rPr>
                </w:rPrChange>
              </w:rPr>
              <w:pPrChange w:id="7866" w:author="Phuong Giang" w:date="2012-02-22T23:45:00Z">
                <w:pPr>
                  <w:spacing w:before="120" w:after="200" w:line="360" w:lineRule="auto"/>
                </w:pPr>
              </w:pPrChange>
            </w:pPr>
            <w:ins w:id="7867" w:author="Red Army" w:date="2012-02-22T22:52:00Z">
              <w:r w:rsidRPr="001256D9">
                <w:rPr>
                  <w:rFonts w:ascii="Times New Roman" w:hAnsi="Times New Roman" w:cs="Times New Roman"/>
                  <w:i w:val="0"/>
                  <w:color w:val="auto"/>
                  <w:sz w:val="22"/>
                  <w:szCs w:val="22"/>
                  <w:rPrChange w:id="7868" w:author="Phuong Giang" w:date="2012-02-22T23:45:00Z">
                    <w:rPr>
                      <w:bCs/>
                      <w:sz w:val="18"/>
                      <w:szCs w:val="18"/>
                    </w:rPr>
                  </w:rPrChange>
                </w:rPr>
                <w:t>01</w:t>
              </w:r>
            </w:ins>
          </w:p>
        </w:tc>
        <w:tc>
          <w:tcPr>
            <w:tcW w:w="1356" w:type="dxa"/>
          </w:tcPr>
          <w:p w:rsidR="001A326B" w:rsidRPr="001256D9" w:rsidRDefault="001A326B">
            <w:pPr>
              <w:pStyle w:val="comment"/>
              <w:ind w:left="0"/>
              <w:rPr>
                <w:ins w:id="7869" w:author="Red Army" w:date="2012-02-22T22:52:00Z"/>
                <w:rFonts w:ascii="Times New Roman" w:hAnsi="Times New Roman" w:cs="Times New Roman"/>
                <w:bCs w:val="0"/>
                <w:sz w:val="22"/>
                <w:szCs w:val="22"/>
                <w:rPrChange w:id="7870" w:author="Phuong Giang" w:date="2012-02-22T23:45:00Z">
                  <w:rPr>
                    <w:ins w:id="7871" w:author="Red Army" w:date="2012-02-22T22:52:00Z"/>
                    <w:rFonts w:ascii="Tahoma" w:eastAsia="MS Mincho" w:hAnsi="Tahoma" w:cs="Arial"/>
                    <w:bCs/>
                    <w:snapToGrid w:val="0"/>
                    <w:sz w:val="18"/>
                    <w:szCs w:val="18"/>
                    <w:lang w:eastAsia="ja-JP"/>
                  </w:rPr>
                </w:rPrChange>
              </w:rPr>
              <w:pPrChange w:id="7872" w:author="Phuong Giang" w:date="2012-02-22T23:45:00Z">
                <w:pPr>
                  <w:spacing w:before="120" w:after="200" w:line="360" w:lineRule="auto"/>
                </w:pPr>
              </w:pPrChange>
            </w:pPr>
            <w:proofErr w:type="spellStart"/>
            <w:ins w:id="7873" w:author="Red Army" w:date="2012-02-22T22:52:00Z">
              <w:r w:rsidRPr="001256D9">
                <w:rPr>
                  <w:rFonts w:ascii="Times New Roman" w:hAnsi="Times New Roman" w:cs="Times New Roman"/>
                  <w:i w:val="0"/>
                  <w:color w:val="auto"/>
                  <w:sz w:val="22"/>
                  <w:szCs w:val="22"/>
                  <w:rPrChange w:id="7874" w:author="Phuong Giang" w:date="2012-02-22T23:45:00Z">
                    <w:rPr>
                      <w:bCs/>
                      <w:sz w:val="18"/>
                      <w:szCs w:val="18"/>
                    </w:rPr>
                  </w:rPrChange>
                </w:rPr>
                <w:t>searchCondition</w:t>
              </w:r>
              <w:proofErr w:type="spellEnd"/>
            </w:ins>
          </w:p>
        </w:tc>
        <w:tc>
          <w:tcPr>
            <w:tcW w:w="846" w:type="dxa"/>
          </w:tcPr>
          <w:p w:rsidR="001A326B" w:rsidRPr="001256D9" w:rsidRDefault="001A326B">
            <w:pPr>
              <w:pStyle w:val="comment"/>
              <w:ind w:left="0"/>
              <w:rPr>
                <w:ins w:id="7875" w:author="Red Army" w:date="2012-02-22T22:52:00Z"/>
                <w:rFonts w:ascii="Times New Roman" w:hAnsi="Times New Roman" w:cs="Times New Roman"/>
                <w:bCs w:val="0"/>
                <w:sz w:val="22"/>
                <w:szCs w:val="22"/>
                <w:rPrChange w:id="7876" w:author="Phuong Giang" w:date="2012-02-22T23:45:00Z">
                  <w:rPr>
                    <w:ins w:id="7877" w:author="Red Army" w:date="2012-02-22T22:52:00Z"/>
                    <w:rFonts w:ascii="Tahoma" w:eastAsia="MS Mincho" w:hAnsi="Tahoma" w:cs="Arial"/>
                    <w:bCs/>
                    <w:snapToGrid w:val="0"/>
                    <w:sz w:val="18"/>
                    <w:szCs w:val="18"/>
                    <w:lang w:eastAsia="ja-JP"/>
                  </w:rPr>
                </w:rPrChange>
              </w:rPr>
              <w:pPrChange w:id="7878" w:author="Phuong Giang" w:date="2012-02-22T23:45:00Z">
                <w:pPr>
                  <w:spacing w:before="120" w:after="200" w:line="360" w:lineRule="auto"/>
                </w:pPr>
              </w:pPrChange>
            </w:pPr>
            <w:proofErr w:type="spellStart"/>
            <w:ins w:id="7879" w:author="Red Army" w:date="2012-02-22T22:52:00Z">
              <w:r w:rsidRPr="001256D9">
                <w:rPr>
                  <w:rFonts w:ascii="Times New Roman" w:hAnsi="Times New Roman" w:cs="Times New Roman"/>
                  <w:i w:val="0"/>
                  <w:color w:val="auto"/>
                  <w:sz w:val="22"/>
                  <w:szCs w:val="22"/>
                  <w:rPrChange w:id="7880" w:author="Phuong Giang" w:date="2012-02-22T23:45:00Z">
                    <w:rPr>
                      <w:bCs/>
                      <w:sz w:val="18"/>
                      <w:szCs w:val="18"/>
                    </w:rPr>
                  </w:rPrChange>
                </w:rPr>
                <w:t>ISearchCondition</w:t>
              </w:r>
              <w:proofErr w:type="spellEnd"/>
            </w:ins>
          </w:p>
        </w:tc>
        <w:tc>
          <w:tcPr>
            <w:tcW w:w="952" w:type="dxa"/>
          </w:tcPr>
          <w:p w:rsidR="001A326B" w:rsidRPr="001256D9" w:rsidRDefault="001A326B">
            <w:pPr>
              <w:pStyle w:val="comment"/>
              <w:ind w:left="0"/>
              <w:rPr>
                <w:ins w:id="7881" w:author="Red Army" w:date="2012-02-22T22:52:00Z"/>
                <w:rFonts w:ascii="Times New Roman" w:hAnsi="Times New Roman" w:cs="Times New Roman"/>
                <w:bCs w:val="0"/>
                <w:sz w:val="22"/>
                <w:szCs w:val="22"/>
                <w:rPrChange w:id="7882" w:author="Phuong Giang" w:date="2012-02-22T23:45:00Z">
                  <w:rPr>
                    <w:ins w:id="7883" w:author="Red Army" w:date="2012-02-22T22:52:00Z"/>
                    <w:rFonts w:ascii="Tahoma" w:eastAsia="MS Mincho" w:hAnsi="Tahoma" w:cs="Arial"/>
                    <w:bCs/>
                    <w:snapToGrid w:val="0"/>
                    <w:sz w:val="18"/>
                    <w:szCs w:val="18"/>
                    <w:lang w:eastAsia="ja-JP"/>
                  </w:rPr>
                </w:rPrChange>
              </w:rPr>
              <w:pPrChange w:id="7884" w:author="Phuong Giang" w:date="2012-02-22T23:45:00Z">
                <w:pPr>
                  <w:spacing w:before="120" w:after="200" w:line="360" w:lineRule="auto"/>
                </w:pPr>
              </w:pPrChange>
            </w:pPr>
            <w:ins w:id="7885" w:author="Red Army" w:date="2012-02-22T22:52:00Z">
              <w:r w:rsidRPr="001256D9">
                <w:rPr>
                  <w:rFonts w:ascii="Times New Roman" w:hAnsi="Times New Roman" w:cs="Times New Roman"/>
                  <w:i w:val="0"/>
                  <w:color w:val="auto"/>
                  <w:sz w:val="22"/>
                  <w:szCs w:val="22"/>
                  <w:rPrChange w:id="7886" w:author="Phuong Giang" w:date="2012-02-22T23:45:00Z">
                    <w:rPr>
                      <w:bCs/>
                      <w:sz w:val="18"/>
                      <w:szCs w:val="18"/>
                    </w:rPr>
                  </w:rPrChange>
                </w:rPr>
                <w:t>In</w:t>
              </w:r>
            </w:ins>
          </w:p>
        </w:tc>
        <w:tc>
          <w:tcPr>
            <w:tcW w:w="1333" w:type="dxa"/>
          </w:tcPr>
          <w:p w:rsidR="001A326B" w:rsidRPr="001256D9" w:rsidRDefault="001A326B">
            <w:pPr>
              <w:pStyle w:val="comment"/>
              <w:ind w:left="0"/>
              <w:rPr>
                <w:ins w:id="7887" w:author="Red Army" w:date="2012-02-22T22:52:00Z"/>
                <w:rFonts w:ascii="Times New Roman" w:hAnsi="Times New Roman" w:cs="Times New Roman"/>
                <w:bCs w:val="0"/>
                <w:sz w:val="22"/>
                <w:szCs w:val="22"/>
                <w:rPrChange w:id="7888" w:author="Phuong Giang" w:date="2012-02-22T23:45:00Z">
                  <w:rPr>
                    <w:ins w:id="7889" w:author="Red Army" w:date="2012-02-22T22:52:00Z"/>
                    <w:rFonts w:ascii="Tahoma" w:eastAsia="MS Mincho" w:hAnsi="Tahoma" w:cs="Arial"/>
                    <w:bCs/>
                    <w:snapToGrid w:val="0"/>
                    <w:sz w:val="18"/>
                    <w:szCs w:val="18"/>
                    <w:lang w:eastAsia="ja-JP"/>
                  </w:rPr>
                </w:rPrChange>
              </w:rPr>
              <w:pPrChange w:id="7890" w:author="Phuong Giang" w:date="2012-02-22T23:45:00Z">
                <w:pPr>
                  <w:spacing w:before="120" w:after="200" w:line="360" w:lineRule="auto"/>
                </w:pPr>
              </w:pPrChange>
            </w:pPr>
          </w:p>
        </w:tc>
        <w:tc>
          <w:tcPr>
            <w:tcW w:w="4512" w:type="dxa"/>
          </w:tcPr>
          <w:p w:rsidR="001A326B" w:rsidRPr="001256D9" w:rsidRDefault="001A326B">
            <w:pPr>
              <w:pStyle w:val="comment"/>
              <w:ind w:left="0"/>
              <w:rPr>
                <w:ins w:id="7891" w:author="Red Army" w:date="2012-02-22T22:52:00Z"/>
                <w:rFonts w:ascii="Times New Roman" w:hAnsi="Times New Roman" w:cs="Times New Roman"/>
                <w:bCs w:val="0"/>
                <w:sz w:val="22"/>
                <w:szCs w:val="22"/>
                <w:rPrChange w:id="7892" w:author="Phuong Giang" w:date="2012-02-22T23:45:00Z">
                  <w:rPr>
                    <w:ins w:id="7893" w:author="Red Army" w:date="2012-02-22T22:52:00Z"/>
                    <w:rFonts w:ascii="Tahoma" w:eastAsia="MS Mincho" w:hAnsi="Tahoma" w:cs="Arial"/>
                    <w:bCs/>
                    <w:snapToGrid w:val="0"/>
                    <w:sz w:val="18"/>
                    <w:szCs w:val="18"/>
                    <w:lang w:eastAsia="ja-JP"/>
                  </w:rPr>
                </w:rPrChange>
              </w:rPr>
              <w:pPrChange w:id="7894" w:author="Phuong Giang" w:date="2012-02-22T23:45:00Z">
                <w:pPr>
                  <w:spacing w:before="120" w:after="200" w:line="360" w:lineRule="auto"/>
                </w:pPr>
              </w:pPrChange>
            </w:pPr>
          </w:p>
        </w:tc>
      </w:tr>
      <w:tr w:rsidR="001A326B" w:rsidRPr="001256D9" w:rsidTr="00995D66">
        <w:trPr>
          <w:ins w:id="7895" w:author="Red Army" w:date="2012-02-22T22:52:00Z"/>
        </w:trPr>
        <w:tc>
          <w:tcPr>
            <w:tcW w:w="577" w:type="dxa"/>
          </w:tcPr>
          <w:p w:rsidR="001A326B" w:rsidRPr="001256D9" w:rsidRDefault="001A326B">
            <w:pPr>
              <w:pStyle w:val="comment"/>
              <w:ind w:left="0"/>
              <w:rPr>
                <w:ins w:id="7896" w:author="Red Army" w:date="2012-02-22T22:52:00Z"/>
                <w:rFonts w:ascii="Times New Roman" w:hAnsi="Times New Roman" w:cs="Times New Roman"/>
                <w:bCs w:val="0"/>
                <w:sz w:val="22"/>
                <w:szCs w:val="22"/>
                <w:rPrChange w:id="7897" w:author="Phuong Giang" w:date="2012-02-22T23:45:00Z">
                  <w:rPr>
                    <w:ins w:id="7898" w:author="Red Army" w:date="2012-02-22T22:52:00Z"/>
                    <w:rFonts w:ascii="Tahoma" w:eastAsia="MS Mincho" w:hAnsi="Tahoma" w:cs="Arial"/>
                    <w:bCs/>
                    <w:snapToGrid w:val="0"/>
                    <w:sz w:val="18"/>
                    <w:szCs w:val="18"/>
                    <w:lang w:eastAsia="ja-JP"/>
                  </w:rPr>
                </w:rPrChange>
              </w:rPr>
              <w:pPrChange w:id="7899" w:author="Phuong Giang" w:date="2012-02-22T23:45:00Z">
                <w:pPr>
                  <w:spacing w:before="120" w:after="200" w:line="360" w:lineRule="auto"/>
                </w:pPr>
              </w:pPrChange>
            </w:pPr>
            <w:ins w:id="7900" w:author="Red Army" w:date="2012-02-22T22:52:00Z">
              <w:r w:rsidRPr="001256D9">
                <w:rPr>
                  <w:rFonts w:ascii="Times New Roman" w:hAnsi="Times New Roman" w:cs="Times New Roman"/>
                  <w:i w:val="0"/>
                  <w:color w:val="auto"/>
                  <w:sz w:val="22"/>
                  <w:szCs w:val="22"/>
                  <w:rPrChange w:id="7901" w:author="Phuong Giang" w:date="2012-02-22T23:45:00Z">
                    <w:rPr>
                      <w:bCs/>
                      <w:sz w:val="18"/>
                      <w:szCs w:val="18"/>
                    </w:rPr>
                  </w:rPrChange>
                </w:rPr>
                <w:t>02</w:t>
              </w:r>
            </w:ins>
          </w:p>
        </w:tc>
        <w:tc>
          <w:tcPr>
            <w:tcW w:w="1356" w:type="dxa"/>
          </w:tcPr>
          <w:p w:rsidR="001A326B" w:rsidRPr="001256D9" w:rsidRDefault="001A326B">
            <w:pPr>
              <w:pStyle w:val="comment"/>
              <w:ind w:left="0"/>
              <w:rPr>
                <w:ins w:id="7902" w:author="Red Army" w:date="2012-02-22T22:52:00Z"/>
                <w:rFonts w:ascii="Times New Roman" w:hAnsi="Times New Roman" w:cs="Times New Roman"/>
                <w:bCs w:val="0"/>
                <w:sz w:val="22"/>
                <w:szCs w:val="22"/>
                <w:rPrChange w:id="7903" w:author="Phuong Giang" w:date="2012-02-22T23:45:00Z">
                  <w:rPr>
                    <w:ins w:id="7904" w:author="Red Army" w:date="2012-02-22T22:52:00Z"/>
                    <w:rFonts w:ascii="Tahoma" w:eastAsia="MS Mincho" w:hAnsi="Tahoma" w:cs="Arial"/>
                    <w:bCs/>
                    <w:snapToGrid w:val="0"/>
                    <w:sz w:val="18"/>
                    <w:szCs w:val="18"/>
                    <w:lang w:eastAsia="ja-JP"/>
                  </w:rPr>
                </w:rPrChange>
              </w:rPr>
              <w:pPrChange w:id="7905" w:author="Phuong Giang" w:date="2012-02-22T23:45:00Z">
                <w:pPr>
                  <w:spacing w:before="120" w:after="200" w:line="360" w:lineRule="auto"/>
                </w:pPr>
              </w:pPrChange>
            </w:pPr>
            <w:ins w:id="7906" w:author="Red Army" w:date="2012-02-22T22:52:00Z">
              <w:r w:rsidRPr="001256D9">
                <w:rPr>
                  <w:rFonts w:ascii="Times New Roman" w:hAnsi="Times New Roman" w:cs="Times New Roman"/>
                  <w:i w:val="0"/>
                  <w:color w:val="auto"/>
                  <w:sz w:val="22"/>
                  <w:szCs w:val="22"/>
                  <w:rPrChange w:id="7907" w:author="Phuong Giang" w:date="2012-02-22T23:45:00Z">
                    <w:rPr>
                      <w:bCs/>
                      <w:sz w:val="18"/>
                      <w:szCs w:val="18"/>
                    </w:rPr>
                  </w:rPrChange>
                </w:rPr>
                <w:t>return</w:t>
              </w:r>
            </w:ins>
          </w:p>
        </w:tc>
        <w:tc>
          <w:tcPr>
            <w:tcW w:w="846" w:type="dxa"/>
          </w:tcPr>
          <w:p w:rsidR="001A326B" w:rsidRPr="001256D9" w:rsidRDefault="001A326B">
            <w:pPr>
              <w:pStyle w:val="comment"/>
              <w:ind w:left="0"/>
              <w:rPr>
                <w:ins w:id="7908" w:author="Red Army" w:date="2012-02-22T22:52:00Z"/>
                <w:rFonts w:ascii="Times New Roman" w:hAnsi="Times New Roman" w:cs="Times New Roman"/>
                <w:bCs w:val="0"/>
                <w:sz w:val="22"/>
                <w:szCs w:val="22"/>
                <w:rPrChange w:id="7909" w:author="Phuong Giang" w:date="2012-02-22T23:45:00Z">
                  <w:rPr>
                    <w:ins w:id="7910" w:author="Red Army" w:date="2012-02-22T22:52:00Z"/>
                    <w:rFonts w:ascii="Tahoma" w:eastAsia="MS Mincho" w:hAnsi="Tahoma" w:cs="Arial"/>
                    <w:bCs/>
                    <w:snapToGrid w:val="0"/>
                    <w:sz w:val="18"/>
                    <w:szCs w:val="18"/>
                    <w:lang w:eastAsia="ja-JP"/>
                  </w:rPr>
                </w:rPrChange>
              </w:rPr>
              <w:pPrChange w:id="7911" w:author="Phuong Giang" w:date="2012-02-22T23:45:00Z">
                <w:pPr>
                  <w:spacing w:before="120" w:after="200" w:line="360" w:lineRule="auto"/>
                </w:pPr>
              </w:pPrChange>
            </w:pPr>
            <w:proofErr w:type="spellStart"/>
            <w:ins w:id="7912" w:author="Red Army" w:date="2012-02-22T22:52:00Z">
              <w:r w:rsidRPr="001256D9">
                <w:rPr>
                  <w:rFonts w:ascii="Times New Roman" w:hAnsi="Times New Roman" w:cs="Times New Roman"/>
                  <w:i w:val="0"/>
                  <w:color w:val="auto"/>
                  <w:sz w:val="22"/>
                  <w:szCs w:val="22"/>
                  <w:rPrChange w:id="7913" w:author="Phuong Giang" w:date="2012-02-22T23:45:00Z">
                    <w:rPr>
                      <w:bCs/>
                      <w:sz w:val="18"/>
                      <w:szCs w:val="18"/>
                    </w:rPr>
                  </w:rPrChange>
                </w:rPr>
                <w:t>ObservableCollection</w:t>
              </w:r>
              <w:proofErr w:type="spellEnd"/>
              <w:r w:rsidRPr="001256D9">
                <w:rPr>
                  <w:rFonts w:ascii="Times New Roman" w:hAnsi="Times New Roman" w:cs="Times New Roman"/>
                  <w:i w:val="0"/>
                  <w:color w:val="auto"/>
                  <w:sz w:val="22"/>
                  <w:szCs w:val="22"/>
                  <w:rPrChange w:id="7914" w:author="Phuong Giang" w:date="2012-02-22T23:45:00Z">
                    <w:rPr>
                      <w:bCs/>
                      <w:sz w:val="18"/>
                      <w:szCs w:val="18"/>
                    </w:rPr>
                  </w:rPrChange>
                </w:rPr>
                <w:t>&lt;object&gt;</w:t>
              </w:r>
            </w:ins>
          </w:p>
        </w:tc>
        <w:tc>
          <w:tcPr>
            <w:tcW w:w="952" w:type="dxa"/>
          </w:tcPr>
          <w:p w:rsidR="001A326B" w:rsidRPr="001256D9" w:rsidRDefault="001A326B">
            <w:pPr>
              <w:pStyle w:val="comment"/>
              <w:ind w:left="0"/>
              <w:rPr>
                <w:ins w:id="7915" w:author="Red Army" w:date="2012-02-22T22:52:00Z"/>
                <w:rFonts w:ascii="Times New Roman" w:hAnsi="Times New Roman" w:cs="Times New Roman"/>
                <w:bCs w:val="0"/>
                <w:sz w:val="22"/>
                <w:szCs w:val="22"/>
                <w:rPrChange w:id="7916" w:author="Phuong Giang" w:date="2012-02-22T23:45:00Z">
                  <w:rPr>
                    <w:ins w:id="7917" w:author="Red Army" w:date="2012-02-22T22:52:00Z"/>
                    <w:rFonts w:ascii="Tahoma" w:eastAsia="MS Mincho" w:hAnsi="Tahoma" w:cs="Arial"/>
                    <w:bCs/>
                    <w:snapToGrid w:val="0"/>
                    <w:sz w:val="18"/>
                    <w:szCs w:val="18"/>
                    <w:lang w:eastAsia="ja-JP"/>
                  </w:rPr>
                </w:rPrChange>
              </w:rPr>
              <w:pPrChange w:id="7918" w:author="Phuong Giang" w:date="2012-02-22T23:45:00Z">
                <w:pPr>
                  <w:spacing w:before="120" w:after="200" w:line="360" w:lineRule="auto"/>
                </w:pPr>
              </w:pPrChange>
            </w:pPr>
            <w:ins w:id="7919" w:author="Red Army" w:date="2012-02-22T22:52:00Z">
              <w:r w:rsidRPr="001256D9">
                <w:rPr>
                  <w:rFonts w:ascii="Times New Roman" w:hAnsi="Times New Roman" w:cs="Times New Roman"/>
                  <w:i w:val="0"/>
                  <w:color w:val="auto"/>
                  <w:sz w:val="22"/>
                  <w:szCs w:val="22"/>
                  <w:rPrChange w:id="7920" w:author="Phuong Giang" w:date="2012-02-22T23:45:00Z">
                    <w:rPr>
                      <w:bCs/>
                      <w:sz w:val="18"/>
                      <w:szCs w:val="18"/>
                    </w:rPr>
                  </w:rPrChange>
                </w:rPr>
                <w:t>Out</w:t>
              </w:r>
            </w:ins>
          </w:p>
        </w:tc>
        <w:tc>
          <w:tcPr>
            <w:tcW w:w="1333" w:type="dxa"/>
          </w:tcPr>
          <w:p w:rsidR="001A326B" w:rsidRPr="001256D9" w:rsidRDefault="001A326B">
            <w:pPr>
              <w:pStyle w:val="comment"/>
              <w:ind w:left="0"/>
              <w:rPr>
                <w:ins w:id="7921" w:author="Red Army" w:date="2012-02-22T22:52:00Z"/>
                <w:rFonts w:ascii="Times New Roman" w:hAnsi="Times New Roman" w:cs="Times New Roman"/>
                <w:bCs w:val="0"/>
                <w:sz w:val="22"/>
                <w:szCs w:val="22"/>
                <w:rPrChange w:id="7922" w:author="Phuong Giang" w:date="2012-02-22T23:45:00Z">
                  <w:rPr>
                    <w:ins w:id="7923" w:author="Red Army" w:date="2012-02-22T22:52:00Z"/>
                    <w:rFonts w:ascii="Tahoma" w:eastAsia="MS Mincho" w:hAnsi="Tahoma" w:cs="Arial"/>
                    <w:bCs/>
                    <w:snapToGrid w:val="0"/>
                    <w:sz w:val="18"/>
                    <w:szCs w:val="18"/>
                    <w:lang w:eastAsia="ja-JP"/>
                  </w:rPr>
                </w:rPrChange>
              </w:rPr>
              <w:pPrChange w:id="7924" w:author="Phuong Giang" w:date="2012-02-22T23:45:00Z">
                <w:pPr>
                  <w:spacing w:before="120" w:after="200" w:line="360" w:lineRule="auto"/>
                </w:pPr>
              </w:pPrChange>
            </w:pPr>
          </w:p>
        </w:tc>
        <w:tc>
          <w:tcPr>
            <w:tcW w:w="4512" w:type="dxa"/>
          </w:tcPr>
          <w:p w:rsidR="001A326B" w:rsidRPr="001256D9" w:rsidRDefault="001A326B">
            <w:pPr>
              <w:pStyle w:val="comment"/>
              <w:ind w:left="0"/>
              <w:rPr>
                <w:ins w:id="7925" w:author="Red Army" w:date="2012-02-22T22:52:00Z"/>
                <w:rFonts w:ascii="Times New Roman" w:hAnsi="Times New Roman" w:cs="Times New Roman"/>
                <w:bCs w:val="0"/>
                <w:sz w:val="22"/>
                <w:szCs w:val="22"/>
                <w:rPrChange w:id="7926" w:author="Phuong Giang" w:date="2012-02-22T23:45:00Z">
                  <w:rPr>
                    <w:ins w:id="7927" w:author="Red Army" w:date="2012-02-22T22:52:00Z"/>
                    <w:rFonts w:ascii="Tahoma" w:eastAsia="MS Mincho" w:hAnsi="Tahoma" w:cs="Arial"/>
                    <w:bCs/>
                    <w:snapToGrid w:val="0"/>
                    <w:sz w:val="18"/>
                    <w:szCs w:val="18"/>
                    <w:lang w:eastAsia="ja-JP"/>
                  </w:rPr>
                </w:rPrChange>
              </w:rPr>
              <w:pPrChange w:id="7928" w:author="Phuong Giang" w:date="2012-02-22T23:45:00Z">
                <w:pPr>
                  <w:spacing w:before="120" w:after="200" w:line="360" w:lineRule="auto"/>
                </w:pPr>
              </w:pPrChange>
            </w:pPr>
          </w:p>
        </w:tc>
      </w:tr>
    </w:tbl>
    <w:p w:rsidR="001A326B" w:rsidRPr="00111912" w:rsidRDefault="001A326B" w:rsidP="001A326B">
      <w:pPr>
        <w:pStyle w:val="Heading6"/>
        <w:rPr>
          <w:ins w:id="7929" w:author="Red Army" w:date="2012-02-22T22:52:00Z"/>
        </w:rPr>
      </w:pPr>
      <w:ins w:id="7930" w:author="Red Army" w:date="2012-02-22T22:52:00Z">
        <w:r>
          <w:lastRenderedPageBreak/>
          <w:t>Update</w:t>
        </w:r>
        <w:r w:rsidRPr="00111912">
          <w:t xml:space="preserve"> method</w:t>
        </w:r>
      </w:ins>
    </w:p>
    <w:p w:rsidR="001A326B" w:rsidRPr="00111912" w:rsidRDefault="001A326B" w:rsidP="001A326B">
      <w:pPr>
        <w:autoSpaceDE w:val="0"/>
        <w:autoSpaceDN w:val="0"/>
        <w:adjustRightInd w:val="0"/>
        <w:spacing w:after="0" w:line="240" w:lineRule="auto"/>
        <w:rPr>
          <w:ins w:id="7931" w:author="Red Army" w:date="2012-02-22T22:52:00Z"/>
          <w:rFonts w:ascii="Consolas" w:eastAsiaTheme="minorEastAsia" w:hAnsi="Consolas" w:cs="Consolas"/>
          <w:sz w:val="19"/>
          <w:szCs w:val="19"/>
          <w:shd w:val="pct15" w:color="auto" w:fill="FFFFFF"/>
          <w:lang w:eastAsia="ja-JP"/>
        </w:rPr>
      </w:pPr>
      <w:proofErr w:type="gramStart"/>
      <w:ins w:id="7932"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color w:val="0000FF"/>
            <w:sz w:val="19"/>
            <w:szCs w:val="19"/>
            <w:shd w:val="pct15" w:color="auto" w:fill="FFFFFF"/>
            <w:lang w:eastAsia="ja-JP"/>
          </w:rPr>
          <w:t>bool</w:t>
        </w:r>
        <w:proofErr w:type="spellEnd"/>
        <w:r w:rsidRPr="00111912">
          <w:rPr>
            <w:rFonts w:ascii="Consolas" w:eastAsiaTheme="minorEastAsia" w:hAnsi="Consolas" w:cs="Consolas"/>
            <w:sz w:val="19"/>
            <w:szCs w:val="19"/>
            <w:shd w:val="pct15" w:color="auto" w:fill="FFFFFF"/>
            <w:lang w:eastAsia="ja-JP"/>
          </w:rPr>
          <w:t xml:space="preserve"> Update(</w:t>
        </w:r>
        <w:r w:rsidRPr="00111912">
          <w:rPr>
            <w:rFonts w:ascii="Consolas" w:eastAsiaTheme="minorEastAsia" w:hAnsi="Consolas" w:cs="Consolas"/>
            <w:color w:val="0000FF"/>
            <w:sz w:val="19"/>
            <w:szCs w:val="19"/>
            <w:shd w:val="pct15" w:color="auto" w:fill="FFFFFF"/>
            <w:lang w:eastAsia="ja-JP"/>
          </w:rPr>
          <w:t>object</w:t>
        </w:r>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obj</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spacing w:before="120" w:after="0" w:line="360" w:lineRule="auto"/>
        <w:rPr>
          <w:ins w:id="7933" w:author="Red Army" w:date="2012-02-22T22:52:00Z"/>
          <w:rFonts w:ascii="Tahoma" w:eastAsia="MS Mincho" w:hAnsi="Tahoma" w:cs="Arial"/>
          <w:bCs/>
          <w:i/>
          <w:snapToGrid w:val="0"/>
          <w:color w:val="808080"/>
          <w:sz w:val="20"/>
          <w:szCs w:val="20"/>
          <w:lang w:eastAsia="ja-JP"/>
        </w:rPr>
      </w:pPr>
      <w:proofErr w:type="gramStart"/>
      <w:ins w:id="7934" w:author="Red Army" w:date="2012-02-22T22:52:00Z">
        <w:r>
          <w:rPr>
            <w:rFonts w:ascii="Tahoma" w:eastAsia="MS Mincho" w:hAnsi="Tahoma" w:cs="Arial"/>
            <w:bCs/>
            <w:snapToGrid w:val="0"/>
            <w:color w:val="000000" w:themeColor="text1"/>
            <w:sz w:val="18"/>
            <w:szCs w:val="18"/>
            <w:lang w:eastAsia="ja-JP"/>
          </w:rPr>
          <w:t>Used to update KI.</w:t>
        </w:r>
        <w:proofErr w:type="gramEnd"/>
      </w:ins>
    </w:p>
    <w:p w:rsidR="001A326B" w:rsidRPr="003365FC" w:rsidRDefault="001A326B" w:rsidP="001A326B">
      <w:pPr>
        <w:spacing w:before="120" w:after="0" w:line="360" w:lineRule="auto"/>
        <w:rPr>
          <w:ins w:id="7935" w:author="Red Army" w:date="2012-02-22T22:52:00Z"/>
          <w:rFonts w:ascii="Tahoma" w:eastAsia="MS Mincho" w:hAnsi="Tahoma" w:cs="Arial"/>
          <w:bCs/>
          <w:i/>
          <w:snapToGrid w:val="0"/>
          <w:color w:val="808080"/>
          <w:sz w:val="20"/>
          <w:szCs w:val="20"/>
          <w:lang w:eastAsia="ja-JP"/>
        </w:rPr>
      </w:pPr>
    </w:p>
    <w:p w:rsidR="001A326B" w:rsidRPr="003365FC" w:rsidRDefault="001A326B" w:rsidP="001A326B">
      <w:pPr>
        <w:tabs>
          <w:tab w:val="left" w:pos="4208"/>
        </w:tabs>
        <w:ind w:left="360"/>
        <w:rPr>
          <w:ins w:id="7936" w:author="Red Army" w:date="2012-02-22T22:52:00Z"/>
          <w:rFonts w:ascii="Times New Roman" w:hAnsi="Times New Roman"/>
          <w:lang w:eastAsia="ja-JP"/>
        </w:rPr>
      </w:pPr>
      <w:ins w:id="7937" w:author="Red Army" w:date="2012-02-22T22:52:00Z">
        <w:del w:id="7938"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7939"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7940" w:author="Red Army" w:date="2012-02-22T22:52:00Z"/>
        </w:trPr>
        <w:tc>
          <w:tcPr>
            <w:tcW w:w="577" w:type="dxa"/>
          </w:tcPr>
          <w:p w:rsidR="001A326B" w:rsidRPr="003365FC" w:rsidRDefault="001A326B" w:rsidP="00995D66">
            <w:pPr>
              <w:widowControl w:val="0"/>
              <w:spacing w:before="120"/>
              <w:ind w:left="-14" w:right="14"/>
              <w:jc w:val="center"/>
              <w:rPr>
                <w:ins w:id="7941" w:author="Red Army" w:date="2012-02-22T22:52:00Z"/>
                <w:rFonts w:ascii="Tahoma" w:eastAsia="MS Mincho" w:hAnsi="Tahoma" w:cs="Arial"/>
                <w:snapToGrid w:val="0"/>
                <w:sz w:val="20"/>
                <w:szCs w:val="20"/>
              </w:rPr>
            </w:pPr>
            <w:ins w:id="7942"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7943" w:author="Red Army" w:date="2012-02-22T22:52:00Z"/>
                <w:rFonts w:ascii="Tahoma" w:eastAsia="MS Mincho" w:hAnsi="Tahoma" w:cs="Arial"/>
                <w:snapToGrid w:val="0"/>
                <w:sz w:val="20"/>
                <w:szCs w:val="20"/>
                <w:lang w:eastAsia="ja-JP"/>
              </w:rPr>
            </w:pPr>
            <w:ins w:id="7944"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7945" w:author="Red Army" w:date="2012-02-22T22:52:00Z"/>
                <w:rFonts w:ascii="Tahoma" w:eastAsia="MS Mincho" w:hAnsi="Tahoma" w:cs="Arial"/>
                <w:snapToGrid w:val="0"/>
                <w:sz w:val="20"/>
                <w:szCs w:val="20"/>
                <w:lang w:eastAsia="ja-JP"/>
              </w:rPr>
            </w:pPr>
            <w:ins w:id="7946"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7947" w:author="Red Army" w:date="2012-02-22T22:52:00Z"/>
                <w:rFonts w:ascii="Tahoma" w:eastAsia="MS Mincho" w:hAnsi="Tahoma" w:cs="Arial"/>
                <w:snapToGrid w:val="0"/>
                <w:sz w:val="20"/>
                <w:szCs w:val="20"/>
                <w:lang w:eastAsia="ja-JP"/>
              </w:rPr>
            </w:pPr>
            <w:ins w:id="7948"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7949" w:author="Red Army" w:date="2012-02-22T22:52:00Z"/>
                <w:rFonts w:ascii="Tahoma" w:eastAsia="MS Mincho" w:hAnsi="Tahoma" w:cs="Arial"/>
                <w:snapToGrid w:val="0"/>
                <w:sz w:val="20"/>
                <w:szCs w:val="20"/>
                <w:lang w:eastAsia="ja-JP"/>
              </w:rPr>
            </w:pPr>
            <w:ins w:id="7950"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7951" w:author="Red Army" w:date="2012-02-22T22:52:00Z"/>
                <w:rFonts w:ascii="Tahoma" w:eastAsia="MS Mincho" w:hAnsi="Tahoma" w:cs="Arial"/>
                <w:snapToGrid w:val="0"/>
                <w:sz w:val="20"/>
                <w:szCs w:val="20"/>
                <w:lang w:eastAsia="ja-JP"/>
              </w:rPr>
            </w:pPr>
            <w:ins w:id="7952"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7953" w:author="Red Army" w:date="2012-02-22T22:52:00Z"/>
        </w:trPr>
        <w:tc>
          <w:tcPr>
            <w:tcW w:w="577" w:type="dxa"/>
          </w:tcPr>
          <w:p w:rsidR="001A326B" w:rsidRPr="001256D9" w:rsidRDefault="001A326B">
            <w:pPr>
              <w:pStyle w:val="comment"/>
              <w:ind w:left="0"/>
              <w:rPr>
                <w:ins w:id="7954" w:author="Red Army" w:date="2012-02-22T22:52:00Z"/>
                <w:rFonts w:ascii="Times New Roman" w:hAnsi="Times New Roman" w:cs="Times New Roman"/>
                <w:bCs w:val="0"/>
                <w:sz w:val="22"/>
                <w:szCs w:val="22"/>
                <w:rPrChange w:id="7955" w:author="Phuong Giang" w:date="2012-02-22T23:44:00Z">
                  <w:rPr>
                    <w:ins w:id="7956" w:author="Red Army" w:date="2012-02-22T22:52:00Z"/>
                    <w:rFonts w:ascii="Tahoma" w:eastAsia="MS Mincho" w:hAnsi="Tahoma" w:cs="Arial"/>
                    <w:bCs/>
                    <w:snapToGrid w:val="0"/>
                    <w:sz w:val="18"/>
                    <w:szCs w:val="18"/>
                    <w:lang w:eastAsia="ja-JP"/>
                  </w:rPr>
                </w:rPrChange>
              </w:rPr>
              <w:pPrChange w:id="7957" w:author="Phuong Giang" w:date="2012-02-22T23:44:00Z">
                <w:pPr>
                  <w:spacing w:before="120" w:after="200" w:line="360" w:lineRule="auto"/>
                </w:pPr>
              </w:pPrChange>
            </w:pPr>
            <w:ins w:id="7958" w:author="Red Army" w:date="2012-02-22T22:52:00Z">
              <w:r w:rsidRPr="001256D9">
                <w:rPr>
                  <w:rFonts w:ascii="Times New Roman" w:hAnsi="Times New Roman" w:cs="Times New Roman"/>
                  <w:i w:val="0"/>
                  <w:color w:val="auto"/>
                  <w:sz w:val="22"/>
                  <w:szCs w:val="22"/>
                  <w:rPrChange w:id="7959" w:author="Phuong Giang" w:date="2012-02-22T23:44:00Z">
                    <w:rPr>
                      <w:bCs/>
                      <w:sz w:val="18"/>
                      <w:szCs w:val="18"/>
                    </w:rPr>
                  </w:rPrChange>
                </w:rPr>
                <w:t>01</w:t>
              </w:r>
            </w:ins>
          </w:p>
        </w:tc>
        <w:tc>
          <w:tcPr>
            <w:tcW w:w="1356" w:type="dxa"/>
          </w:tcPr>
          <w:p w:rsidR="001A326B" w:rsidRPr="001256D9" w:rsidRDefault="001A326B">
            <w:pPr>
              <w:pStyle w:val="comment"/>
              <w:ind w:left="0"/>
              <w:rPr>
                <w:ins w:id="7960" w:author="Red Army" w:date="2012-02-22T22:52:00Z"/>
                <w:rFonts w:ascii="Times New Roman" w:hAnsi="Times New Roman" w:cs="Times New Roman"/>
                <w:bCs w:val="0"/>
                <w:sz w:val="22"/>
                <w:szCs w:val="22"/>
                <w:rPrChange w:id="7961" w:author="Phuong Giang" w:date="2012-02-22T23:44:00Z">
                  <w:rPr>
                    <w:ins w:id="7962" w:author="Red Army" w:date="2012-02-22T22:52:00Z"/>
                    <w:rFonts w:ascii="Tahoma" w:eastAsia="MS Mincho" w:hAnsi="Tahoma" w:cs="Arial"/>
                    <w:bCs/>
                    <w:snapToGrid w:val="0"/>
                    <w:sz w:val="18"/>
                    <w:szCs w:val="18"/>
                    <w:lang w:eastAsia="ja-JP"/>
                  </w:rPr>
                </w:rPrChange>
              </w:rPr>
              <w:pPrChange w:id="7963" w:author="Phuong Giang" w:date="2012-02-22T23:44:00Z">
                <w:pPr>
                  <w:spacing w:before="120" w:after="200" w:line="360" w:lineRule="auto"/>
                </w:pPr>
              </w:pPrChange>
            </w:pPr>
            <w:proofErr w:type="spellStart"/>
            <w:ins w:id="7964" w:author="Red Army" w:date="2012-02-22T22:52:00Z">
              <w:r w:rsidRPr="001256D9">
                <w:rPr>
                  <w:rFonts w:ascii="Times New Roman" w:hAnsi="Times New Roman" w:cs="Times New Roman"/>
                  <w:i w:val="0"/>
                  <w:color w:val="auto"/>
                  <w:sz w:val="22"/>
                  <w:szCs w:val="22"/>
                  <w:rPrChange w:id="7965" w:author="Phuong Giang" w:date="2012-02-22T23:44:00Z">
                    <w:rPr>
                      <w:bCs/>
                      <w:sz w:val="18"/>
                      <w:szCs w:val="18"/>
                    </w:rPr>
                  </w:rPrChange>
                </w:rPr>
                <w:t>obj</w:t>
              </w:r>
              <w:proofErr w:type="spellEnd"/>
            </w:ins>
          </w:p>
        </w:tc>
        <w:tc>
          <w:tcPr>
            <w:tcW w:w="846" w:type="dxa"/>
          </w:tcPr>
          <w:p w:rsidR="001A326B" w:rsidRPr="001256D9" w:rsidRDefault="001A326B">
            <w:pPr>
              <w:pStyle w:val="comment"/>
              <w:ind w:left="0"/>
              <w:rPr>
                <w:ins w:id="7966" w:author="Red Army" w:date="2012-02-22T22:52:00Z"/>
                <w:rFonts w:ascii="Times New Roman" w:hAnsi="Times New Roman" w:cs="Times New Roman"/>
                <w:bCs w:val="0"/>
                <w:sz w:val="22"/>
                <w:szCs w:val="22"/>
                <w:rPrChange w:id="7967" w:author="Phuong Giang" w:date="2012-02-22T23:44:00Z">
                  <w:rPr>
                    <w:ins w:id="7968" w:author="Red Army" w:date="2012-02-22T22:52:00Z"/>
                    <w:rFonts w:ascii="Tahoma" w:eastAsia="MS Mincho" w:hAnsi="Tahoma" w:cs="Arial"/>
                    <w:bCs/>
                    <w:snapToGrid w:val="0"/>
                    <w:sz w:val="18"/>
                    <w:szCs w:val="18"/>
                    <w:lang w:eastAsia="ja-JP"/>
                  </w:rPr>
                </w:rPrChange>
              </w:rPr>
              <w:pPrChange w:id="7969" w:author="Phuong Giang" w:date="2012-02-22T23:44:00Z">
                <w:pPr>
                  <w:spacing w:before="120" w:after="200" w:line="360" w:lineRule="auto"/>
                </w:pPr>
              </w:pPrChange>
            </w:pPr>
            <w:ins w:id="7970" w:author="Red Army" w:date="2012-02-22T22:52:00Z">
              <w:r w:rsidRPr="001256D9">
                <w:rPr>
                  <w:rFonts w:ascii="Times New Roman" w:hAnsi="Times New Roman" w:cs="Times New Roman"/>
                  <w:i w:val="0"/>
                  <w:color w:val="auto"/>
                  <w:sz w:val="22"/>
                  <w:szCs w:val="22"/>
                  <w:rPrChange w:id="7971" w:author="Phuong Giang" w:date="2012-02-22T23:44:00Z">
                    <w:rPr>
                      <w:bCs/>
                      <w:sz w:val="18"/>
                      <w:szCs w:val="18"/>
                    </w:rPr>
                  </w:rPrChange>
                </w:rPr>
                <w:t>object</w:t>
              </w:r>
            </w:ins>
          </w:p>
        </w:tc>
        <w:tc>
          <w:tcPr>
            <w:tcW w:w="952" w:type="dxa"/>
          </w:tcPr>
          <w:p w:rsidR="001A326B" w:rsidRPr="001256D9" w:rsidRDefault="001A326B">
            <w:pPr>
              <w:pStyle w:val="comment"/>
              <w:ind w:left="0"/>
              <w:rPr>
                <w:ins w:id="7972" w:author="Red Army" w:date="2012-02-22T22:52:00Z"/>
                <w:rFonts w:ascii="Times New Roman" w:hAnsi="Times New Roman" w:cs="Times New Roman"/>
                <w:bCs w:val="0"/>
                <w:sz w:val="22"/>
                <w:szCs w:val="22"/>
                <w:rPrChange w:id="7973" w:author="Phuong Giang" w:date="2012-02-22T23:44:00Z">
                  <w:rPr>
                    <w:ins w:id="7974" w:author="Red Army" w:date="2012-02-22T22:52:00Z"/>
                    <w:rFonts w:ascii="Tahoma" w:eastAsia="MS Mincho" w:hAnsi="Tahoma" w:cs="Arial"/>
                    <w:bCs/>
                    <w:snapToGrid w:val="0"/>
                    <w:sz w:val="18"/>
                    <w:szCs w:val="18"/>
                    <w:lang w:eastAsia="ja-JP"/>
                  </w:rPr>
                </w:rPrChange>
              </w:rPr>
              <w:pPrChange w:id="7975" w:author="Phuong Giang" w:date="2012-02-22T23:44:00Z">
                <w:pPr>
                  <w:spacing w:before="120" w:after="200" w:line="360" w:lineRule="auto"/>
                </w:pPr>
              </w:pPrChange>
            </w:pPr>
            <w:ins w:id="7976" w:author="Red Army" w:date="2012-02-22T22:52:00Z">
              <w:r w:rsidRPr="001256D9">
                <w:rPr>
                  <w:rFonts w:ascii="Times New Roman" w:hAnsi="Times New Roman" w:cs="Times New Roman"/>
                  <w:i w:val="0"/>
                  <w:color w:val="auto"/>
                  <w:sz w:val="22"/>
                  <w:szCs w:val="22"/>
                  <w:rPrChange w:id="7977" w:author="Phuong Giang" w:date="2012-02-22T23:44:00Z">
                    <w:rPr>
                      <w:bCs/>
                      <w:sz w:val="18"/>
                      <w:szCs w:val="18"/>
                    </w:rPr>
                  </w:rPrChange>
                </w:rPr>
                <w:t>In</w:t>
              </w:r>
            </w:ins>
          </w:p>
        </w:tc>
        <w:tc>
          <w:tcPr>
            <w:tcW w:w="1333" w:type="dxa"/>
          </w:tcPr>
          <w:p w:rsidR="001A326B" w:rsidRPr="001256D9" w:rsidRDefault="001A326B">
            <w:pPr>
              <w:pStyle w:val="comment"/>
              <w:ind w:left="0"/>
              <w:rPr>
                <w:ins w:id="7978" w:author="Red Army" w:date="2012-02-22T22:52:00Z"/>
                <w:rFonts w:ascii="Times New Roman" w:hAnsi="Times New Roman" w:cs="Times New Roman"/>
                <w:bCs w:val="0"/>
                <w:sz w:val="22"/>
                <w:szCs w:val="22"/>
                <w:rPrChange w:id="7979" w:author="Phuong Giang" w:date="2012-02-22T23:44:00Z">
                  <w:rPr>
                    <w:ins w:id="7980" w:author="Red Army" w:date="2012-02-22T22:52:00Z"/>
                    <w:rFonts w:ascii="Tahoma" w:eastAsia="MS Mincho" w:hAnsi="Tahoma" w:cs="Arial"/>
                    <w:bCs/>
                    <w:snapToGrid w:val="0"/>
                    <w:sz w:val="18"/>
                    <w:szCs w:val="18"/>
                    <w:lang w:eastAsia="ja-JP"/>
                  </w:rPr>
                </w:rPrChange>
              </w:rPr>
              <w:pPrChange w:id="7981" w:author="Phuong Giang" w:date="2012-02-22T23:44:00Z">
                <w:pPr>
                  <w:spacing w:before="120" w:after="200" w:line="360" w:lineRule="auto"/>
                </w:pPr>
              </w:pPrChange>
            </w:pPr>
          </w:p>
        </w:tc>
        <w:tc>
          <w:tcPr>
            <w:tcW w:w="4512" w:type="dxa"/>
          </w:tcPr>
          <w:p w:rsidR="001A326B" w:rsidRPr="001256D9" w:rsidRDefault="001A326B">
            <w:pPr>
              <w:pStyle w:val="comment"/>
              <w:ind w:left="0"/>
              <w:rPr>
                <w:ins w:id="7982" w:author="Red Army" w:date="2012-02-22T22:52:00Z"/>
                <w:rFonts w:ascii="Times New Roman" w:hAnsi="Times New Roman" w:cs="Times New Roman"/>
                <w:bCs w:val="0"/>
                <w:sz w:val="22"/>
                <w:szCs w:val="22"/>
                <w:rPrChange w:id="7983" w:author="Phuong Giang" w:date="2012-02-22T23:44:00Z">
                  <w:rPr>
                    <w:ins w:id="7984" w:author="Red Army" w:date="2012-02-22T22:52:00Z"/>
                    <w:rFonts w:ascii="Tahoma" w:eastAsia="MS Mincho" w:hAnsi="Tahoma" w:cs="Arial"/>
                    <w:bCs/>
                    <w:snapToGrid w:val="0"/>
                    <w:sz w:val="18"/>
                    <w:szCs w:val="18"/>
                    <w:lang w:eastAsia="ja-JP"/>
                  </w:rPr>
                </w:rPrChange>
              </w:rPr>
              <w:pPrChange w:id="7985" w:author="Phuong Giang" w:date="2012-02-22T23:44:00Z">
                <w:pPr>
                  <w:spacing w:before="120" w:after="200" w:line="360" w:lineRule="auto"/>
                </w:pPr>
              </w:pPrChange>
            </w:pPr>
          </w:p>
        </w:tc>
      </w:tr>
      <w:tr w:rsidR="001A326B" w:rsidRPr="001256D9" w:rsidTr="00995D66">
        <w:trPr>
          <w:ins w:id="7986" w:author="Red Army" w:date="2012-02-22T22:52:00Z"/>
        </w:trPr>
        <w:tc>
          <w:tcPr>
            <w:tcW w:w="577" w:type="dxa"/>
          </w:tcPr>
          <w:p w:rsidR="001A326B" w:rsidRPr="001256D9" w:rsidRDefault="001A326B">
            <w:pPr>
              <w:pStyle w:val="comment"/>
              <w:ind w:left="0"/>
              <w:rPr>
                <w:ins w:id="7987" w:author="Red Army" w:date="2012-02-22T22:52:00Z"/>
                <w:rFonts w:ascii="Times New Roman" w:hAnsi="Times New Roman" w:cs="Times New Roman"/>
                <w:bCs w:val="0"/>
                <w:sz w:val="22"/>
                <w:szCs w:val="22"/>
                <w:rPrChange w:id="7988" w:author="Phuong Giang" w:date="2012-02-22T23:44:00Z">
                  <w:rPr>
                    <w:ins w:id="7989" w:author="Red Army" w:date="2012-02-22T22:52:00Z"/>
                    <w:rFonts w:ascii="Tahoma" w:eastAsia="MS Mincho" w:hAnsi="Tahoma" w:cs="Arial"/>
                    <w:bCs/>
                    <w:snapToGrid w:val="0"/>
                    <w:sz w:val="18"/>
                    <w:szCs w:val="18"/>
                    <w:lang w:eastAsia="ja-JP"/>
                  </w:rPr>
                </w:rPrChange>
              </w:rPr>
              <w:pPrChange w:id="7990" w:author="Phuong Giang" w:date="2012-02-22T23:44:00Z">
                <w:pPr>
                  <w:spacing w:before="120" w:after="200" w:line="360" w:lineRule="auto"/>
                </w:pPr>
              </w:pPrChange>
            </w:pPr>
            <w:ins w:id="7991" w:author="Red Army" w:date="2012-02-22T22:52:00Z">
              <w:r w:rsidRPr="001256D9">
                <w:rPr>
                  <w:rFonts w:ascii="Times New Roman" w:hAnsi="Times New Roman" w:cs="Times New Roman"/>
                  <w:i w:val="0"/>
                  <w:color w:val="auto"/>
                  <w:sz w:val="22"/>
                  <w:szCs w:val="22"/>
                  <w:rPrChange w:id="7992" w:author="Phuong Giang" w:date="2012-02-22T23:44:00Z">
                    <w:rPr>
                      <w:bCs/>
                      <w:sz w:val="18"/>
                      <w:szCs w:val="18"/>
                    </w:rPr>
                  </w:rPrChange>
                </w:rPr>
                <w:t>02</w:t>
              </w:r>
            </w:ins>
          </w:p>
        </w:tc>
        <w:tc>
          <w:tcPr>
            <w:tcW w:w="1356" w:type="dxa"/>
          </w:tcPr>
          <w:p w:rsidR="001A326B" w:rsidRPr="001256D9" w:rsidRDefault="001A326B">
            <w:pPr>
              <w:pStyle w:val="comment"/>
              <w:ind w:left="0"/>
              <w:rPr>
                <w:ins w:id="7993" w:author="Red Army" w:date="2012-02-22T22:52:00Z"/>
                <w:rFonts w:ascii="Times New Roman" w:hAnsi="Times New Roman" w:cs="Times New Roman"/>
                <w:bCs w:val="0"/>
                <w:sz w:val="22"/>
                <w:szCs w:val="22"/>
                <w:rPrChange w:id="7994" w:author="Phuong Giang" w:date="2012-02-22T23:44:00Z">
                  <w:rPr>
                    <w:ins w:id="7995" w:author="Red Army" w:date="2012-02-22T22:52:00Z"/>
                    <w:rFonts w:ascii="Tahoma" w:eastAsia="MS Mincho" w:hAnsi="Tahoma" w:cs="Arial"/>
                    <w:bCs/>
                    <w:snapToGrid w:val="0"/>
                    <w:sz w:val="18"/>
                    <w:szCs w:val="18"/>
                    <w:lang w:eastAsia="ja-JP"/>
                  </w:rPr>
                </w:rPrChange>
              </w:rPr>
              <w:pPrChange w:id="7996" w:author="Phuong Giang" w:date="2012-02-22T23:44:00Z">
                <w:pPr>
                  <w:spacing w:before="120" w:after="200" w:line="360" w:lineRule="auto"/>
                </w:pPr>
              </w:pPrChange>
            </w:pPr>
            <w:ins w:id="7997" w:author="Red Army" w:date="2012-02-22T22:52:00Z">
              <w:r w:rsidRPr="001256D9">
                <w:rPr>
                  <w:rFonts w:ascii="Times New Roman" w:hAnsi="Times New Roman" w:cs="Times New Roman"/>
                  <w:i w:val="0"/>
                  <w:color w:val="auto"/>
                  <w:sz w:val="22"/>
                  <w:szCs w:val="22"/>
                  <w:rPrChange w:id="7998" w:author="Phuong Giang" w:date="2012-02-22T23:44:00Z">
                    <w:rPr>
                      <w:bCs/>
                      <w:sz w:val="18"/>
                      <w:szCs w:val="18"/>
                    </w:rPr>
                  </w:rPrChange>
                </w:rPr>
                <w:t>return</w:t>
              </w:r>
            </w:ins>
          </w:p>
        </w:tc>
        <w:tc>
          <w:tcPr>
            <w:tcW w:w="846" w:type="dxa"/>
          </w:tcPr>
          <w:p w:rsidR="001A326B" w:rsidRPr="001256D9" w:rsidRDefault="001A326B">
            <w:pPr>
              <w:pStyle w:val="comment"/>
              <w:ind w:left="0"/>
              <w:rPr>
                <w:ins w:id="7999" w:author="Red Army" w:date="2012-02-22T22:52:00Z"/>
                <w:rFonts w:ascii="Times New Roman" w:hAnsi="Times New Roman" w:cs="Times New Roman"/>
                <w:bCs w:val="0"/>
                <w:sz w:val="22"/>
                <w:szCs w:val="22"/>
                <w:rPrChange w:id="8000" w:author="Phuong Giang" w:date="2012-02-22T23:44:00Z">
                  <w:rPr>
                    <w:ins w:id="8001" w:author="Red Army" w:date="2012-02-22T22:52:00Z"/>
                    <w:rFonts w:ascii="Tahoma" w:eastAsia="MS Mincho" w:hAnsi="Tahoma" w:cs="Arial"/>
                    <w:bCs/>
                    <w:snapToGrid w:val="0"/>
                    <w:sz w:val="18"/>
                    <w:szCs w:val="18"/>
                    <w:lang w:eastAsia="ja-JP"/>
                  </w:rPr>
                </w:rPrChange>
              </w:rPr>
              <w:pPrChange w:id="8002" w:author="Phuong Giang" w:date="2012-02-22T23:44:00Z">
                <w:pPr>
                  <w:spacing w:before="120" w:after="200" w:line="360" w:lineRule="auto"/>
                </w:pPr>
              </w:pPrChange>
            </w:pPr>
            <w:ins w:id="8003" w:author="Red Army" w:date="2012-02-22T22:52:00Z">
              <w:r w:rsidRPr="001256D9">
                <w:rPr>
                  <w:rFonts w:ascii="Times New Roman" w:hAnsi="Times New Roman" w:cs="Times New Roman"/>
                  <w:i w:val="0"/>
                  <w:color w:val="auto"/>
                  <w:sz w:val="22"/>
                  <w:szCs w:val="22"/>
                  <w:rPrChange w:id="8004" w:author="Phuong Giang" w:date="2012-02-22T23:44:00Z">
                    <w:rPr>
                      <w:bCs/>
                      <w:sz w:val="18"/>
                      <w:szCs w:val="18"/>
                    </w:rPr>
                  </w:rPrChange>
                </w:rPr>
                <w:t>bool</w:t>
              </w:r>
            </w:ins>
          </w:p>
        </w:tc>
        <w:tc>
          <w:tcPr>
            <w:tcW w:w="952" w:type="dxa"/>
          </w:tcPr>
          <w:p w:rsidR="001A326B" w:rsidRPr="001256D9" w:rsidRDefault="001A326B">
            <w:pPr>
              <w:pStyle w:val="comment"/>
              <w:ind w:left="0"/>
              <w:rPr>
                <w:ins w:id="8005" w:author="Red Army" w:date="2012-02-22T22:52:00Z"/>
                <w:rFonts w:ascii="Times New Roman" w:hAnsi="Times New Roman" w:cs="Times New Roman"/>
                <w:bCs w:val="0"/>
                <w:sz w:val="22"/>
                <w:szCs w:val="22"/>
                <w:rPrChange w:id="8006" w:author="Phuong Giang" w:date="2012-02-22T23:44:00Z">
                  <w:rPr>
                    <w:ins w:id="8007" w:author="Red Army" w:date="2012-02-22T22:52:00Z"/>
                    <w:rFonts w:ascii="Tahoma" w:eastAsia="MS Mincho" w:hAnsi="Tahoma" w:cs="Arial"/>
                    <w:bCs/>
                    <w:snapToGrid w:val="0"/>
                    <w:sz w:val="18"/>
                    <w:szCs w:val="18"/>
                    <w:lang w:eastAsia="ja-JP"/>
                  </w:rPr>
                </w:rPrChange>
              </w:rPr>
              <w:pPrChange w:id="8008" w:author="Phuong Giang" w:date="2012-02-22T23:44:00Z">
                <w:pPr>
                  <w:spacing w:before="120" w:after="200" w:line="360" w:lineRule="auto"/>
                </w:pPr>
              </w:pPrChange>
            </w:pPr>
            <w:ins w:id="8009" w:author="Red Army" w:date="2012-02-22T22:52:00Z">
              <w:r w:rsidRPr="001256D9">
                <w:rPr>
                  <w:rFonts w:ascii="Times New Roman" w:hAnsi="Times New Roman" w:cs="Times New Roman"/>
                  <w:i w:val="0"/>
                  <w:color w:val="auto"/>
                  <w:sz w:val="22"/>
                  <w:szCs w:val="22"/>
                  <w:rPrChange w:id="8010" w:author="Phuong Giang" w:date="2012-02-22T23:44:00Z">
                    <w:rPr>
                      <w:bCs/>
                      <w:sz w:val="18"/>
                      <w:szCs w:val="18"/>
                    </w:rPr>
                  </w:rPrChange>
                </w:rPr>
                <w:t>Out</w:t>
              </w:r>
            </w:ins>
          </w:p>
        </w:tc>
        <w:tc>
          <w:tcPr>
            <w:tcW w:w="1333" w:type="dxa"/>
          </w:tcPr>
          <w:p w:rsidR="001A326B" w:rsidRPr="001256D9" w:rsidRDefault="001A326B">
            <w:pPr>
              <w:pStyle w:val="comment"/>
              <w:ind w:left="0"/>
              <w:rPr>
                <w:ins w:id="8011" w:author="Red Army" w:date="2012-02-22T22:52:00Z"/>
                <w:rFonts w:ascii="Times New Roman" w:hAnsi="Times New Roman" w:cs="Times New Roman"/>
                <w:bCs w:val="0"/>
                <w:sz w:val="22"/>
                <w:szCs w:val="22"/>
                <w:rPrChange w:id="8012" w:author="Phuong Giang" w:date="2012-02-22T23:44:00Z">
                  <w:rPr>
                    <w:ins w:id="8013" w:author="Red Army" w:date="2012-02-22T22:52:00Z"/>
                    <w:rFonts w:ascii="Tahoma" w:eastAsia="MS Mincho" w:hAnsi="Tahoma" w:cs="Arial"/>
                    <w:bCs/>
                    <w:snapToGrid w:val="0"/>
                    <w:sz w:val="18"/>
                    <w:szCs w:val="18"/>
                    <w:lang w:eastAsia="ja-JP"/>
                  </w:rPr>
                </w:rPrChange>
              </w:rPr>
              <w:pPrChange w:id="8014" w:author="Phuong Giang" w:date="2012-02-22T23:44:00Z">
                <w:pPr>
                  <w:spacing w:before="120" w:after="200" w:line="360" w:lineRule="auto"/>
                </w:pPr>
              </w:pPrChange>
            </w:pPr>
          </w:p>
        </w:tc>
        <w:tc>
          <w:tcPr>
            <w:tcW w:w="4512" w:type="dxa"/>
          </w:tcPr>
          <w:p w:rsidR="001A326B" w:rsidRPr="001256D9" w:rsidRDefault="001A326B">
            <w:pPr>
              <w:pStyle w:val="comment"/>
              <w:ind w:left="0"/>
              <w:rPr>
                <w:ins w:id="8015" w:author="Red Army" w:date="2012-02-22T22:52:00Z"/>
                <w:rFonts w:ascii="Times New Roman" w:hAnsi="Times New Roman" w:cs="Times New Roman"/>
                <w:bCs w:val="0"/>
                <w:sz w:val="22"/>
                <w:szCs w:val="22"/>
                <w:rPrChange w:id="8016" w:author="Phuong Giang" w:date="2012-02-22T23:44:00Z">
                  <w:rPr>
                    <w:ins w:id="8017" w:author="Red Army" w:date="2012-02-22T22:52:00Z"/>
                    <w:rFonts w:ascii="Tahoma" w:eastAsia="MS Mincho" w:hAnsi="Tahoma" w:cs="Arial"/>
                    <w:bCs/>
                    <w:snapToGrid w:val="0"/>
                    <w:sz w:val="18"/>
                    <w:szCs w:val="18"/>
                    <w:lang w:eastAsia="ja-JP"/>
                  </w:rPr>
                </w:rPrChange>
              </w:rPr>
              <w:pPrChange w:id="8018" w:author="Phuong Giang" w:date="2012-02-22T23:44:00Z">
                <w:pPr>
                  <w:spacing w:before="120" w:after="200" w:line="360" w:lineRule="auto"/>
                </w:pPr>
              </w:pPrChange>
            </w:pPr>
          </w:p>
        </w:tc>
      </w:tr>
    </w:tbl>
    <w:p w:rsidR="001A326B" w:rsidRPr="003365FC" w:rsidRDefault="001A326B" w:rsidP="001A326B">
      <w:pPr>
        <w:tabs>
          <w:tab w:val="left" w:pos="4208"/>
        </w:tabs>
        <w:ind w:left="360"/>
        <w:rPr>
          <w:ins w:id="8019" w:author="Red Army" w:date="2012-02-22T22:52:00Z"/>
          <w:rFonts w:ascii="Times New Roman" w:hAnsi="Times New Roman"/>
        </w:rPr>
      </w:pPr>
    </w:p>
    <w:p w:rsidR="001A326B" w:rsidRPr="003365FC" w:rsidRDefault="001A326B">
      <w:pPr>
        <w:pStyle w:val="Heading4"/>
        <w:rPr>
          <w:ins w:id="8020" w:author="Red Army" w:date="2012-02-22T22:52:00Z"/>
        </w:rPr>
        <w:pPrChange w:id="8021" w:author="Phuong Giang" w:date="2012-02-22T23:59:00Z">
          <w:pPr>
            <w:keepNext/>
            <w:keepLines/>
            <w:numPr>
              <w:ilvl w:val="3"/>
              <w:numId w:val="6"/>
            </w:numPr>
            <w:tabs>
              <w:tab w:val="left" w:pos="4208"/>
            </w:tabs>
            <w:spacing w:before="200" w:after="0"/>
            <w:ind w:left="1728" w:hanging="648"/>
            <w:outlineLvl w:val="3"/>
          </w:pPr>
        </w:pPrChange>
      </w:pPr>
      <w:proofErr w:type="spellStart"/>
      <w:ins w:id="8022" w:author="Red Army" w:date="2012-02-22T22:52:00Z">
        <w:r w:rsidRPr="003365FC">
          <w:t>KISearchCondition</w:t>
        </w:r>
        <w:proofErr w:type="spellEnd"/>
        <w:r w:rsidRPr="003365FC">
          <w:t xml:space="preserve"> class</w:t>
        </w:r>
      </w:ins>
    </w:p>
    <w:p w:rsidR="001A326B" w:rsidRPr="003365FC" w:rsidRDefault="001A326B" w:rsidP="001A326B">
      <w:pPr>
        <w:tabs>
          <w:tab w:val="left" w:pos="4208"/>
        </w:tabs>
        <w:ind w:left="360"/>
        <w:rPr>
          <w:ins w:id="8023" w:author="Red Army" w:date="2012-02-22T22:52:00Z"/>
          <w:rFonts w:ascii="Times New Roman" w:hAnsi="Times New Roman"/>
        </w:rPr>
      </w:pPr>
      <w:ins w:id="8024" w:author="Red Army" w:date="2012-02-22T22:52:00Z">
        <w:r w:rsidRPr="003365FC">
          <w:rPr>
            <w:rFonts w:ascii="Times New Roman" w:hAnsi="Times New Roman"/>
          </w:rPr>
          <w:t xml:space="preserve">              This class </w:t>
        </w:r>
        <w:r>
          <w:rPr>
            <w:rFonts w:ascii="Times New Roman" w:hAnsi="Times New Roman"/>
          </w:rPr>
          <w:t>contains KI Search Conditions</w:t>
        </w:r>
        <w:r w:rsidRPr="003365FC">
          <w:rPr>
            <w:rFonts w:ascii="Times New Roman" w:hAnsi="Times New Roman"/>
          </w:rPr>
          <w:t>.</w:t>
        </w:r>
      </w:ins>
    </w:p>
    <w:p w:rsidR="001A326B" w:rsidRPr="003365FC" w:rsidRDefault="001A326B" w:rsidP="001A326B">
      <w:pPr>
        <w:keepNext/>
        <w:keepLines/>
        <w:numPr>
          <w:ilvl w:val="4"/>
          <w:numId w:val="5"/>
        </w:numPr>
        <w:tabs>
          <w:tab w:val="left" w:pos="4208"/>
        </w:tabs>
        <w:spacing w:before="200" w:after="0"/>
        <w:outlineLvl w:val="4"/>
        <w:rPr>
          <w:ins w:id="8025" w:author="Red Army" w:date="2012-02-22T22:52:00Z"/>
          <w:rFonts w:ascii="Cambria" w:eastAsia="MS Gothic" w:hAnsi="Cambria"/>
          <w:color w:val="243F60"/>
          <w:lang w:eastAsia="ja-JP"/>
        </w:rPr>
      </w:pPr>
      <w:ins w:id="8026" w:author="Red Army" w:date="2012-02-22T22:52:00Z">
        <w:r w:rsidRPr="003365FC">
          <w:rPr>
            <w:rFonts w:ascii="Cambria" w:eastAsia="MS Gothic" w:hAnsi="Cambria" w:hint="eastAsia"/>
            <w:color w:val="243F60"/>
          </w:rPr>
          <w:t>Attributes</w:t>
        </w:r>
      </w:ins>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0"/>
        <w:gridCol w:w="1378"/>
        <w:gridCol w:w="832"/>
        <w:gridCol w:w="1142"/>
        <w:gridCol w:w="952"/>
        <w:gridCol w:w="470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8027" w:author="Red Army" w:date="2012-02-22T22:52:00Z"/>
        </w:trPr>
        <w:tc>
          <w:tcPr>
            <w:tcW w:w="570" w:type="dxa"/>
          </w:tcPr>
          <w:p w:rsidR="001A326B" w:rsidRPr="003365FC" w:rsidRDefault="001A326B" w:rsidP="00995D66">
            <w:pPr>
              <w:widowControl w:val="0"/>
              <w:spacing w:before="120"/>
              <w:ind w:left="-14" w:right="14"/>
              <w:jc w:val="center"/>
              <w:rPr>
                <w:ins w:id="8028" w:author="Red Army" w:date="2012-02-22T22:52:00Z"/>
                <w:rFonts w:ascii="Tahoma" w:eastAsia="MS Mincho" w:hAnsi="Tahoma" w:cs="Arial"/>
                <w:snapToGrid w:val="0"/>
                <w:sz w:val="20"/>
                <w:szCs w:val="20"/>
              </w:rPr>
            </w:pPr>
            <w:ins w:id="8029" w:author="Red Army" w:date="2012-02-22T22:52:00Z">
              <w:r w:rsidRPr="003365FC">
                <w:rPr>
                  <w:rFonts w:ascii="Tahoma" w:eastAsia="MS Mincho" w:hAnsi="Tahoma" w:cs="Arial" w:hint="eastAsia"/>
                  <w:snapToGrid w:val="0"/>
                  <w:sz w:val="20"/>
                  <w:szCs w:val="20"/>
                </w:rPr>
                <w:t>No</w:t>
              </w:r>
            </w:ins>
          </w:p>
        </w:tc>
        <w:tc>
          <w:tcPr>
            <w:tcW w:w="1378" w:type="dxa"/>
          </w:tcPr>
          <w:p w:rsidR="001A326B" w:rsidRPr="003365FC" w:rsidRDefault="001A326B" w:rsidP="00995D66">
            <w:pPr>
              <w:widowControl w:val="0"/>
              <w:spacing w:before="120"/>
              <w:ind w:left="-14" w:right="14"/>
              <w:jc w:val="center"/>
              <w:rPr>
                <w:ins w:id="8030" w:author="Red Army" w:date="2012-02-22T22:52:00Z"/>
                <w:rFonts w:ascii="Tahoma" w:eastAsia="MS Mincho" w:hAnsi="Tahoma" w:cs="Arial"/>
                <w:snapToGrid w:val="0"/>
                <w:sz w:val="20"/>
                <w:szCs w:val="20"/>
                <w:lang w:eastAsia="ja-JP"/>
              </w:rPr>
            </w:pPr>
            <w:ins w:id="8031" w:author="Red Army" w:date="2012-02-22T22:52:00Z">
              <w:r w:rsidRPr="003365FC">
                <w:rPr>
                  <w:rFonts w:ascii="Tahoma" w:eastAsia="MS Mincho" w:hAnsi="Tahoma" w:cs="Arial" w:hint="eastAsia"/>
                  <w:snapToGrid w:val="0"/>
                  <w:sz w:val="20"/>
                  <w:szCs w:val="20"/>
                  <w:lang w:eastAsia="ja-JP"/>
                </w:rPr>
                <w:t>Attribute</w:t>
              </w:r>
            </w:ins>
          </w:p>
        </w:tc>
        <w:tc>
          <w:tcPr>
            <w:tcW w:w="832" w:type="dxa"/>
          </w:tcPr>
          <w:p w:rsidR="001A326B" w:rsidRPr="003365FC" w:rsidRDefault="001A326B" w:rsidP="00995D66">
            <w:pPr>
              <w:widowControl w:val="0"/>
              <w:spacing w:before="120"/>
              <w:ind w:left="-14" w:right="14"/>
              <w:jc w:val="center"/>
              <w:rPr>
                <w:ins w:id="8032" w:author="Red Army" w:date="2012-02-22T22:52:00Z"/>
                <w:rFonts w:ascii="Tahoma" w:eastAsia="MS Mincho" w:hAnsi="Tahoma" w:cs="Arial"/>
                <w:snapToGrid w:val="0"/>
                <w:sz w:val="20"/>
                <w:szCs w:val="20"/>
                <w:lang w:eastAsia="ja-JP"/>
              </w:rPr>
            </w:pPr>
            <w:ins w:id="8033" w:author="Red Army" w:date="2012-02-22T22:52:00Z">
              <w:r w:rsidRPr="003365FC">
                <w:rPr>
                  <w:rFonts w:ascii="Tahoma" w:eastAsia="MS Mincho" w:hAnsi="Tahoma" w:cs="Arial" w:hint="eastAsia"/>
                  <w:snapToGrid w:val="0"/>
                  <w:sz w:val="20"/>
                  <w:szCs w:val="20"/>
                  <w:lang w:eastAsia="ja-JP"/>
                </w:rPr>
                <w:t>Type</w:t>
              </w:r>
            </w:ins>
          </w:p>
        </w:tc>
        <w:tc>
          <w:tcPr>
            <w:tcW w:w="1142" w:type="dxa"/>
          </w:tcPr>
          <w:p w:rsidR="001A326B" w:rsidRPr="003365FC" w:rsidRDefault="001A326B" w:rsidP="00995D66">
            <w:pPr>
              <w:widowControl w:val="0"/>
              <w:spacing w:before="120"/>
              <w:ind w:left="-14" w:right="14"/>
              <w:jc w:val="center"/>
              <w:rPr>
                <w:ins w:id="8034" w:author="Red Army" w:date="2012-02-22T22:52:00Z"/>
                <w:rFonts w:ascii="Tahoma" w:eastAsia="MS Mincho" w:hAnsi="Tahoma" w:cs="Arial"/>
                <w:snapToGrid w:val="0"/>
                <w:sz w:val="20"/>
                <w:szCs w:val="20"/>
                <w:lang w:eastAsia="ja-JP"/>
              </w:rPr>
            </w:pPr>
            <w:ins w:id="8035" w:author="Red Army" w:date="2012-02-22T22:52:00Z">
              <w:r w:rsidRPr="003365FC">
                <w:rPr>
                  <w:rFonts w:ascii="Tahoma" w:eastAsia="MS Mincho" w:hAnsi="Tahoma" w:cs="Arial" w:hint="eastAsia"/>
                  <w:snapToGrid w:val="0"/>
                  <w:sz w:val="20"/>
                  <w:szCs w:val="20"/>
                  <w:lang w:eastAsia="ja-JP"/>
                </w:rPr>
                <w:t>Default</w:t>
              </w:r>
            </w:ins>
          </w:p>
        </w:tc>
        <w:tc>
          <w:tcPr>
            <w:tcW w:w="952" w:type="dxa"/>
          </w:tcPr>
          <w:p w:rsidR="001A326B" w:rsidRPr="003365FC" w:rsidRDefault="001A326B" w:rsidP="00995D66">
            <w:pPr>
              <w:widowControl w:val="0"/>
              <w:spacing w:before="120"/>
              <w:ind w:left="-14" w:right="14"/>
              <w:jc w:val="center"/>
              <w:rPr>
                <w:ins w:id="8036" w:author="Red Army" w:date="2012-02-22T22:52:00Z"/>
                <w:rFonts w:ascii="Tahoma" w:eastAsia="MS Mincho" w:hAnsi="Tahoma" w:cs="Arial"/>
                <w:snapToGrid w:val="0"/>
                <w:sz w:val="20"/>
                <w:szCs w:val="20"/>
                <w:lang w:eastAsia="ja-JP"/>
              </w:rPr>
            </w:pPr>
            <w:ins w:id="8037" w:author="Red Army" w:date="2012-02-22T22:52:00Z">
              <w:r w:rsidRPr="003365FC">
                <w:rPr>
                  <w:rFonts w:ascii="Tahoma" w:eastAsia="MS Mincho" w:hAnsi="Tahoma" w:cs="Arial" w:hint="eastAsia"/>
                  <w:snapToGrid w:val="0"/>
                  <w:sz w:val="20"/>
                  <w:szCs w:val="20"/>
                  <w:lang w:eastAsia="ja-JP"/>
                </w:rPr>
                <w:t>Note</w:t>
              </w:r>
            </w:ins>
          </w:p>
        </w:tc>
        <w:tc>
          <w:tcPr>
            <w:tcW w:w="4702" w:type="dxa"/>
          </w:tcPr>
          <w:p w:rsidR="001A326B" w:rsidRPr="003365FC" w:rsidRDefault="001A326B" w:rsidP="00995D66">
            <w:pPr>
              <w:widowControl w:val="0"/>
              <w:spacing w:before="120"/>
              <w:ind w:left="-14" w:right="14"/>
              <w:jc w:val="center"/>
              <w:rPr>
                <w:ins w:id="8038" w:author="Red Army" w:date="2012-02-22T22:52:00Z"/>
                <w:rFonts w:ascii="Tahoma" w:eastAsia="MS Mincho" w:hAnsi="Tahoma" w:cs="Arial"/>
                <w:snapToGrid w:val="0"/>
                <w:sz w:val="20"/>
                <w:szCs w:val="20"/>
                <w:lang w:eastAsia="ja-JP"/>
              </w:rPr>
            </w:pPr>
            <w:ins w:id="8039"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8040" w:author="Red Army" w:date="2012-02-22T22:52:00Z"/>
        </w:trPr>
        <w:tc>
          <w:tcPr>
            <w:tcW w:w="570" w:type="dxa"/>
          </w:tcPr>
          <w:p w:rsidR="001A326B" w:rsidRPr="001256D9" w:rsidRDefault="001A326B">
            <w:pPr>
              <w:pStyle w:val="comment"/>
              <w:ind w:left="0"/>
              <w:rPr>
                <w:ins w:id="8041" w:author="Red Army" w:date="2012-02-22T22:52:00Z"/>
                <w:rFonts w:ascii="Times New Roman" w:hAnsi="Times New Roman" w:cs="Times New Roman"/>
                <w:bCs w:val="0"/>
                <w:color w:val="auto"/>
                <w:sz w:val="22"/>
                <w:szCs w:val="22"/>
                <w:rPrChange w:id="8042" w:author="Phuong Giang" w:date="2012-02-22T23:44:00Z">
                  <w:rPr>
                    <w:ins w:id="8043" w:author="Red Army" w:date="2012-02-22T22:52:00Z"/>
                    <w:rFonts w:ascii="Tahoma" w:eastAsia="MS Mincho" w:hAnsi="Tahoma" w:cs="Arial"/>
                    <w:bCs/>
                    <w:snapToGrid w:val="0"/>
                    <w:color w:val="000000" w:themeColor="text1"/>
                    <w:sz w:val="18"/>
                    <w:szCs w:val="18"/>
                    <w:lang w:eastAsia="ja-JP"/>
                  </w:rPr>
                </w:rPrChange>
              </w:rPr>
              <w:pPrChange w:id="8044" w:author="Phuong Giang" w:date="2012-02-22T23:44:00Z">
                <w:pPr>
                  <w:spacing w:before="120" w:after="200" w:line="360" w:lineRule="auto"/>
                </w:pPr>
              </w:pPrChange>
            </w:pPr>
            <w:ins w:id="8045" w:author="Red Army" w:date="2012-02-22T22:52:00Z">
              <w:r w:rsidRPr="001256D9">
                <w:rPr>
                  <w:rFonts w:ascii="Times New Roman" w:hAnsi="Times New Roman" w:cs="Times New Roman"/>
                  <w:i w:val="0"/>
                  <w:color w:val="auto"/>
                  <w:sz w:val="22"/>
                  <w:szCs w:val="22"/>
                  <w:rPrChange w:id="8046" w:author="Phuong Giang" w:date="2012-02-22T23:44:00Z">
                    <w:rPr>
                      <w:bCs/>
                      <w:color w:val="000000" w:themeColor="text1"/>
                      <w:sz w:val="18"/>
                      <w:szCs w:val="18"/>
                    </w:rPr>
                  </w:rPrChange>
                </w:rPr>
                <w:t>01</w:t>
              </w:r>
            </w:ins>
          </w:p>
        </w:tc>
        <w:tc>
          <w:tcPr>
            <w:tcW w:w="1378" w:type="dxa"/>
          </w:tcPr>
          <w:p w:rsidR="001A326B" w:rsidRPr="001256D9" w:rsidRDefault="001A326B">
            <w:pPr>
              <w:pStyle w:val="comment"/>
              <w:ind w:left="0"/>
              <w:rPr>
                <w:ins w:id="8047" w:author="Red Army" w:date="2012-02-22T22:52:00Z"/>
                <w:rFonts w:ascii="Times New Roman" w:hAnsi="Times New Roman" w:cs="Times New Roman"/>
                <w:bCs w:val="0"/>
                <w:color w:val="auto"/>
                <w:sz w:val="22"/>
                <w:szCs w:val="22"/>
                <w:rPrChange w:id="8048" w:author="Phuong Giang" w:date="2012-02-22T23:44:00Z">
                  <w:rPr>
                    <w:ins w:id="8049" w:author="Red Army" w:date="2012-02-22T22:52:00Z"/>
                    <w:rFonts w:ascii="Tahoma" w:eastAsia="MS Mincho" w:hAnsi="Tahoma" w:cs="Arial"/>
                    <w:bCs/>
                    <w:snapToGrid w:val="0"/>
                    <w:color w:val="000000" w:themeColor="text1"/>
                    <w:sz w:val="18"/>
                    <w:szCs w:val="18"/>
                    <w:lang w:eastAsia="ja-JP"/>
                  </w:rPr>
                </w:rPrChange>
              </w:rPr>
              <w:pPrChange w:id="8050" w:author="Phuong Giang" w:date="2012-02-22T23:44:00Z">
                <w:pPr>
                  <w:spacing w:before="120" w:after="200" w:line="360" w:lineRule="auto"/>
                </w:pPr>
              </w:pPrChange>
            </w:pPr>
            <w:proofErr w:type="spellStart"/>
            <w:ins w:id="8051" w:author="Red Army" w:date="2012-02-22T22:52:00Z">
              <w:r w:rsidRPr="001256D9">
                <w:rPr>
                  <w:rFonts w:ascii="Times New Roman" w:hAnsi="Times New Roman" w:cs="Times New Roman"/>
                  <w:i w:val="0"/>
                  <w:color w:val="auto"/>
                  <w:sz w:val="22"/>
                  <w:szCs w:val="22"/>
                  <w:rPrChange w:id="8052" w:author="Phuong Giang" w:date="2012-02-22T23:44:00Z">
                    <w:rPr>
                      <w:bCs/>
                      <w:color w:val="000000" w:themeColor="text1"/>
                      <w:sz w:val="18"/>
                      <w:szCs w:val="18"/>
                    </w:rPr>
                  </w:rPrChange>
                </w:rPr>
                <w:t>MaxTopicNo</w:t>
              </w:r>
              <w:proofErr w:type="spellEnd"/>
            </w:ins>
          </w:p>
        </w:tc>
        <w:tc>
          <w:tcPr>
            <w:tcW w:w="832" w:type="dxa"/>
          </w:tcPr>
          <w:p w:rsidR="001A326B" w:rsidRPr="001256D9" w:rsidRDefault="001A326B">
            <w:pPr>
              <w:pStyle w:val="comment"/>
              <w:ind w:left="0"/>
              <w:rPr>
                <w:ins w:id="8053" w:author="Red Army" w:date="2012-02-22T22:52:00Z"/>
                <w:rFonts w:ascii="Times New Roman" w:hAnsi="Times New Roman" w:cs="Times New Roman"/>
                <w:bCs w:val="0"/>
                <w:color w:val="auto"/>
                <w:sz w:val="22"/>
                <w:szCs w:val="22"/>
                <w:rPrChange w:id="8054" w:author="Phuong Giang" w:date="2012-02-22T23:44:00Z">
                  <w:rPr>
                    <w:ins w:id="8055" w:author="Red Army" w:date="2012-02-22T22:52:00Z"/>
                    <w:rFonts w:ascii="Tahoma" w:eastAsia="MS Mincho" w:hAnsi="Tahoma" w:cs="Arial"/>
                    <w:bCs/>
                    <w:snapToGrid w:val="0"/>
                    <w:color w:val="000000" w:themeColor="text1"/>
                    <w:sz w:val="18"/>
                    <w:szCs w:val="18"/>
                    <w:lang w:eastAsia="ja-JP"/>
                  </w:rPr>
                </w:rPrChange>
              </w:rPr>
              <w:pPrChange w:id="8056" w:author="Phuong Giang" w:date="2012-02-22T23:44:00Z">
                <w:pPr>
                  <w:spacing w:before="120" w:after="200" w:line="360" w:lineRule="auto"/>
                </w:pPr>
              </w:pPrChange>
            </w:pPr>
            <w:proofErr w:type="spellStart"/>
            <w:ins w:id="8057" w:author="Red Army" w:date="2012-02-22T22:52:00Z">
              <w:r w:rsidRPr="001256D9">
                <w:rPr>
                  <w:rFonts w:ascii="Times New Roman" w:hAnsi="Times New Roman" w:cs="Times New Roman"/>
                  <w:i w:val="0"/>
                  <w:color w:val="auto"/>
                  <w:sz w:val="22"/>
                  <w:szCs w:val="22"/>
                  <w:rPrChange w:id="8058" w:author="Phuong Giang" w:date="2012-02-22T23:44:00Z">
                    <w:rPr>
                      <w:bCs/>
                      <w:color w:val="000000" w:themeColor="text1"/>
                      <w:sz w:val="18"/>
                      <w:szCs w:val="18"/>
                    </w:rPr>
                  </w:rPrChange>
                </w:rPr>
                <w:t>int</w:t>
              </w:r>
              <w:proofErr w:type="spellEnd"/>
            </w:ins>
          </w:p>
        </w:tc>
        <w:tc>
          <w:tcPr>
            <w:tcW w:w="1142" w:type="dxa"/>
          </w:tcPr>
          <w:p w:rsidR="001A326B" w:rsidRPr="001256D9" w:rsidRDefault="001A326B">
            <w:pPr>
              <w:pStyle w:val="comment"/>
              <w:ind w:left="0"/>
              <w:rPr>
                <w:ins w:id="8059" w:author="Red Army" w:date="2012-02-22T22:52:00Z"/>
                <w:rFonts w:ascii="Times New Roman" w:hAnsi="Times New Roman" w:cs="Times New Roman"/>
                <w:bCs w:val="0"/>
                <w:color w:val="auto"/>
                <w:sz w:val="22"/>
                <w:szCs w:val="22"/>
                <w:rPrChange w:id="8060" w:author="Phuong Giang" w:date="2012-02-22T23:44:00Z">
                  <w:rPr>
                    <w:ins w:id="8061" w:author="Red Army" w:date="2012-02-22T22:52:00Z"/>
                    <w:rFonts w:ascii="Tahoma" w:eastAsia="MS Mincho" w:hAnsi="Tahoma" w:cs="Arial"/>
                    <w:bCs/>
                    <w:snapToGrid w:val="0"/>
                    <w:color w:val="000000" w:themeColor="text1"/>
                    <w:sz w:val="18"/>
                    <w:szCs w:val="18"/>
                    <w:lang w:eastAsia="ja-JP"/>
                  </w:rPr>
                </w:rPrChange>
              </w:rPr>
              <w:pPrChange w:id="8062" w:author="Phuong Giang" w:date="2012-02-22T23:44:00Z">
                <w:pPr>
                  <w:spacing w:before="120" w:after="200" w:line="360" w:lineRule="auto"/>
                </w:pPr>
              </w:pPrChange>
            </w:pPr>
          </w:p>
        </w:tc>
        <w:tc>
          <w:tcPr>
            <w:tcW w:w="952" w:type="dxa"/>
          </w:tcPr>
          <w:p w:rsidR="001A326B" w:rsidRPr="001256D9" w:rsidRDefault="001A326B">
            <w:pPr>
              <w:pStyle w:val="comment"/>
              <w:ind w:left="0"/>
              <w:rPr>
                <w:ins w:id="8063" w:author="Red Army" w:date="2012-02-22T22:52:00Z"/>
                <w:rFonts w:ascii="Times New Roman" w:hAnsi="Times New Roman" w:cs="Times New Roman"/>
                <w:bCs w:val="0"/>
                <w:color w:val="auto"/>
                <w:sz w:val="22"/>
                <w:szCs w:val="22"/>
                <w:rPrChange w:id="8064" w:author="Phuong Giang" w:date="2012-02-22T23:44:00Z">
                  <w:rPr>
                    <w:ins w:id="8065" w:author="Red Army" w:date="2012-02-22T22:52:00Z"/>
                    <w:rFonts w:ascii="Tahoma" w:eastAsia="MS Mincho" w:hAnsi="Tahoma" w:cs="Arial"/>
                    <w:bCs/>
                    <w:snapToGrid w:val="0"/>
                    <w:color w:val="000000" w:themeColor="text1"/>
                    <w:sz w:val="18"/>
                    <w:szCs w:val="18"/>
                    <w:lang w:eastAsia="ja-JP"/>
                  </w:rPr>
                </w:rPrChange>
              </w:rPr>
              <w:pPrChange w:id="8066" w:author="Phuong Giang" w:date="2012-02-22T23:44:00Z">
                <w:pPr>
                  <w:spacing w:before="120" w:after="200" w:line="360" w:lineRule="auto"/>
                </w:pPr>
              </w:pPrChange>
            </w:pPr>
          </w:p>
        </w:tc>
        <w:tc>
          <w:tcPr>
            <w:tcW w:w="4702" w:type="dxa"/>
          </w:tcPr>
          <w:p w:rsidR="001A326B" w:rsidRPr="001256D9" w:rsidRDefault="001A326B">
            <w:pPr>
              <w:pStyle w:val="comment"/>
              <w:ind w:left="0"/>
              <w:rPr>
                <w:ins w:id="8067" w:author="Red Army" w:date="2012-02-22T22:52:00Z"/>
                <w:rFonts w:ascii="Times New Roman" w:hAnsi="Times New Roman" w:cs="Times New Roman"/>
                <w:bCs w:val="0"/>
                <w:color w:val="auto"/>
                <w:sz w:val="22"/>
                <w:szCs w:val="22"/>
                <w:rPrChange w:id="8068" w:author="Phuong Giang" w:date="2012-02-22T23:44:00Z">
                  <w:rPr>
                    <w:ins w:id="8069" w:author="Red Army" w:date="2012-02-22T22:52:00Z"/>
                    <w:rFonts w:ascii="Tahoma" w:eastAsia="MS Mincho" w:hAnsi="Tahoma" w:cs="Arial"/>
                    <w:bCs/>
                    <w:snapToGrid w:val="0"/>
                    <w:color w:val="000000" w:themeColor="text1"/>
                    <w:sz w:val="18"/>
                    <w:szCs w:val="18"/>
                    <w:lang w:eastAsia="ja-JP"/>
                  </w:rPr>
                </w:rPrChange>
              </w:rPr>
              <w:pPrChange w:id="8070" w:author="Phuong Giang" w:date="2012-02-22T23:44:00Z">
                <w:pPr>
                  <w:spacing w:before="120" w:after="200" w:line="360" w:lineRule="auto"/>
                </w:pPr>
              </w:pPrChange>
            </w:pPr>
          </w:p>
        </w:tc>
      </w:tr>
      <w:tr w:rsidR="001A326B" w:rsidRPr="001256D9" w:rsidTr="00995D66">
        <w:trPr>
          <w:ins w:id="8071" w:author="Red Army" w:date="2012-02-22T22:52:00Z"/>
        </w:trPr>
        <w:tc>
          <w:tcPr>
            <w:tcW w:w="570" w:type="dxa"/>
          </w:tcPr>
          <w:p w:rsidR="001A326B" w:rsidRPr="001256D9" w:rsidRDefault="001A326B">
            <w:pPr>
              <w:pStyle w:val="comment"/>
              <w:ind w:left="0"/>
              <w:rPr>
                <w:ins w:id="8072" w:author="Red Army" w:date="2012-02-22T22:52:00Z"/>
                <w:rFonts w:ascii="Times New Roman" w:hAnsi="Times New Roman" w:cs="Times New Roman"/>
                <w:bCs w:val="0"/>
                <w:color w:val="auto"/>
                <w:sz w:val="22"/>
                <w:szCs w:val="22"/>
                <w:rPrChange w:id="8073" w:author="Phuong Giang" w:date="2012-02-22T23:44:00Z">
                  <w:rPr>
                    <w:ins w:id="8074" w:author="Red Army" w:date="2012-02-22T22:52:00Z"/>
                    <w:rFonts w:ascii="Tahoma" w:eastAsia="MS Mincho" w:hAnsi="Tahoma" w:cs="Arial"/>
                    <w:bCs/>
                    <w:snapToGrid w:val="0"/>
                    <w:color w:val="000000" w:themeColor="text1"/>
                    <w:sz w:val="18"/>
                    <w:szCs w:val="18"/>
                    <w:lang w:eastAsia="ja-JP"/>
                  </w:rPr>
                </w:rPrChange>
              </w:rPr>
              <w:pPrChange w:id="8075" w:author="Phuong Giang" w:date="2012-02-22T23:44:00Z">
                <w:pPr>
                  <w:spacing w:before="120" w:after="200" w:line="360" w:lineRule="auto"/>
                </w:pPr>
              </w:pPrChange>
            </w:pPr>
            <w:ins w:id="8076" w:author="Red Army" w:date="2012-02-22T22:52:00Z">
              <w:r w:rsidRPr="001256D9">
                <w:rPr>
                  <w:rFonts w:ascii="Times New Roman" w:hAnsi="Times New Roman" w:cs="Times New Roman"/>
                  <w:i w:val="0"/>
                  <w:color w:val="auto"/>
                  <w:sz w:val="22"/>
                  <w:szCs w:val="22"/>
                  <w:rPrChange w:id="8077" w:author="Phuong Giang" w:date="2012-02-22T23:44:00Z">
                    <w:rPr>
                      <w:bCs/>
                      <w:color w:val="000000" w:themeColor="text1"/>
                      <w:sz w:val="18"/>
                      <w:szCs w:val="18"/>
                    </w:rPr>
                  </w:rPrChange>
                </w:rPr>
                <w:t>02</w:t>
              </w:r>
            </w:ins>
          </w:p>
        </w:tc>
        <w:tc>
          <w:tcPr>
            <w:tcW w:w="1378" w:type="dxa"/>
          </w:tcPr>
          <w:p w:rsidR="001A326B" w:rsidRPr="001256D9" w:rsidRDefault="001A326B">
            <w:pPr>
              <w:pStyle w:val="comment"/>
              <w:ind w:left="0"/>
              <w:rPr>
                <w:ins w:id="8078" w:author="Red Army" w:date="2012-02-22T22:52:00Z"/>
                <w:rFonts w:ascii="Times New Roman" w:hAnsi="Times New Roman" w:cs="Times New Roman"/>
                <w:bCs w:val="0"/>
                <w:color w:val="auto"/>
                <w:sz w:val="22"/>
                <w:szCs w:val="22"/>
                <w:rPrChange w:id="8079" w:author="Phuong Giang" w:date="2012-02-22T23:44:00Z">
                  <w:rPr>
                    <w:ins w:id="8080" w:author="Red Army" w:date="2012-02-22T22:52:00Z"/>
                    <w:rFonts w:ascii="Tahoma" w:eastAsia="MS Mincho" w:hAnsi="Tahoma" w:cs="Arial"/>
                    <w:bCs/>
                    <w:snapToGrid w:val="0"/>
                    <w:color w:val="000000" w:themeColor="text1"/>
                    <w:sz w:val="18"/>
                    <w:szCs w:val="18"/>
                    <w:lang w:eastAsia="ja-JP"/>
                  </w:rPr>
                </w:rPrChange>
              </w:rPr>
              <w:pPrChange w:id="8081" w:author="Phuong Giang" w:date="2012-02-22T23:44:00Z">
                <w:pPr>
                  <w:spacing w:before="120" w:after="200" w:line="360" w:lineRule="auto"/>
                </w:pPr>
              </w:pPrChange>
            </w:pPr>
            <w:proofErr w:type="spellStart"/>
            <w:ins w:id="8082" w:author="Red Army" w:date="2012-02-22T22:52:00Z">
              <w:r w:rsidRPr="001256D9">
                <w:rPr>
                  <w:rFonts w:ascii="Times New Roman" w:hAnsi="Times New Roman" w:cs="Times New Roman"/>
                  <w:i w:val="0"/>
                  <w:color w:val="auto"/>
                  <w:sz w:val="22"/>
                  <w:szCs w:val="22"/>
                  <w:rPrChange w:id="8083" w:author="Phuong Giang" w:date="2012-02-22T23:44:00Z">
                    <w:rPr>
                      <w:bCs/>
                      <w:color w:val="000000" w:themeColor="text1"/>
                      <w:sz w:val="18"/>
                      <w:szCs w:val="18"/>
                    </w:rPr>
                  </w:rPrChange>
                </w:rPr>
                <w:t>MinTopicNo</w:t>
              </w:r>
              <w:proofErr w:type="spellEnd"/>
            </w:ins>
          </w:p>
        </w:tc>
        <w:tc>
          <w:tcPr>
            <w:tcW w:w="832" w:type="dxa"/>
          </w:tcPr>
          <w:p w:rsidR="001A326B" w:rsidRPr="001256D9" w:rsidRDefault="001A326B">
            <w:pPr>
              <w:pStyle w:val="comment"/>
              <w:ind w:left="0"/>
              <w:rPr>
                <w:ins w:id="8084" w:author="Red Army" w:date="2012-02-22T22:52:00Z"/>
                <w:rFonts w:ascii="Times New Roman" w:hAnsi="Times New Roman" w:cs="Times New Roman"/>
                <w:bCs w:val="0"/>
                <w:color w:val="auto"/>
                <w:sz w:val="22"/>
                <w:szCs w:val="22"/>
                <w:rPrChange w:id="8085" w:author="Phuong Giang" w:date="2012-02-22T23:44:00Z">
                  <w:rPr>
                    <w:ins w:id="8086" w:author="Red Army" w:date="2012-02-22T22:52:00Z"/>
                    <w:rFonts w:ascii="Tahoma" w:eastAsia="MS Mincho" w:hAnsi="Tahoma" w:cs="Arial"/>
                    <w:bCs/>
                    <w:snapToGrid w:val="0"/>
                    <w:color w:val="000000" w:themeColor="text1"/>
                    <w:sz w:val="18"/>
                    <w:szCs w:val="18"/>
                    <w:lang w:eastAsia="ja-JP"/>
                  </w:rPr>
                </w:rPrChange>
              </w:rPr>
              <w:pPrChange w:id="8087" w:author="Phuong Giang" w:date="2012-02-22T23:44:00Z">
                <w:pPr>
                  <w:spacing w:before="120" w:after="200" w:line="360" w:lineRule="auto"/>
                </w:pPr>
              </w:pPrChange>
            </w:pPr>
            <w:proofErr w:type="spellStart"/>
            <w:ins w:id="8088" w:author="Red Army" w:date="2012-02-22T22:52:00Z">
              <w:r w:rsidRPr="001256D9">
                <w:rPr>
                  <w:rFonts w:ascii="Times New Roman" w:hAnsi="Times New Roman" w:cs="Times New Roman"/>
                  <w:i w:val="0"/>
                  <w:color w:val="auto"/>
                  <w:sz w:val="22"/>
                  <w:szCs w:val="22"/>
                  <w:rPrChange w:id="8089" w:author="Phuong Giang" w:date="2012-02-22T23:44:00Z">
                    <w:rPr>
                      <w:bCs/>
                      <w:color w:val="000000" w:themeColor="text1"/>
                      <w:sz w:val="18"/>
                      <w:szCs w:val="18"/>
                    </w:rPr>
                  </w:rPrChange>
                </w:rPr>
                <w:t>int</w:t>
              </w:r>
              <w:proofErr w:type="spellEnd"/>
            </w:ins>
          </w:p>
        </w:tc>
        <w:tc>
          <w:tcPr>
            <w:tcW w:w="1142" w:type="dxa"/>
          </w:tcPr>
          <w:p w:rsidR="001A326B" w:rsidRPr="001256D9" w:rsidRDefault="001A326B">
            <w:pPr>
              <w:pStyle w:val="comment"/>
              <w:ind w:left="0"/>
              <w:rPr>
                <w:ins w:id="8090" w:author="Red Army" w:date="2012-02-22T22:52:00Z"/>
                <w:rFonts w:ascii="Times New Roman" w:hAnsi="Times New Roman" w:cs="Times New Roman"/>
                <w:bCs w:val="0"/>
                <w:color w:val="auto"/>
                <w:sz w:val="22"/>
                <w:szCs w:val="22"/>
                <w:rPrChange w:id="8091" w:author="Phuong Giang" w:date="2012-02-22T23:44:00Z">
                  <w:rPr>
                    <w:ins w:id="8092" w:author="Red Army" w:date="2012-02-22T22:52:00Z"/>
                    <w:rFonts w:ascii="Tahoma" w:eastAsia="MS Mincho" w:hAnsi="Tahoma" w:cs="Arial"/>
                    <w:bCs/>
                    <w:snapToGrid w:val="0"/>
                    <w:color w:val="000000" w:themeColor="text1"/>
                    <w:sz w:val="18"/>
                    <w:szCs w:val="18"/>
                    <w:lang w:eastAsia="ja-JP"/>
                  </w:rPr>
                </w:rPrChange>
              </w:rPr>
              <w:pPrChange w:id="8093" w:author="Phuong Giang" w:date="2012-02-22T23:44:00Z">
                <w:pPr>
                  <w:spacing w:before="120" w:after="200" w:line="360" w:lineRule="auto"/>
                </w:pPr>
              </w:pPrChange>
            </w:pPr>
          </w:p>
        </w:tc>
        <w:tc>
          <w:tcPr>
            <w:tcW w:w="952" w:type="dxa"/>
          </w:tcPr>
          <w:p w:rsidR="001A326B" w:rsidRPr="001256D9" w:rsidRDefault="001A326B">
            <w:pPr>
              <w:pStyle w:val="comment"/>
              <w:ind w:left="0"/>
              <w:rPr>
                <w:ins w:id="8094" w:author="Red Army" w:date="2012-02-22T22:52:00Z"/>
                <w:rFonts w:ascii="Times New Roman" w:hAnsi="Times New Roman" w:cs="Times New Roman"/>
                <w:bCs w:val="0"/>
                <w:color w:val="auto"/>
                <w:sz w:val="22"/>
                <w:szCs w:val="22"/>
                <w:rPrChange w:id="8095" w:author="Phuong Giang" w:date="2012-02-22T23:44:00Z">
                  <w:rPr>
                    <w:ins w:id="8096" w:author="Red Army" w:date="2012-02-22T22:52:00Z"/>
                    <w:rFonts w:ascii="Tahoma" w:eastAsia="MS Mincho" w:hAnsi="Tahoma" w:cs="Arial"/>
                    <w:bCs/>
                    <w:snapToGrid w:val="0"/>
                    <w:color w:val="000000" w:themeColor="text1"/>
                    <w:sz w:val="18"/>
                    <w:szCs w:val="18"/>
                    <w:lang w:eastAsia="ja-JP"/>
                  </w:rPr>
                </w:rPrChange>
              </w:rPr>
              <w:pPrChange w:id="8097" w:author="Phuong Giang" w:date="2012-02-22T23:44:00Z">
                <w:pPr>
                  <w:spacing w:before="120" w:after="200" w:line="360" w:lineRule="auto"/>
                </w:pPr>
              </w:pPrChange>
            </w:pPr>
          </w:p>
        </w:tc>
        <w:tc>
          <w:tcPr>
            <w:tcW w:w="4702" w:type="dxa"/>
          </w:tcPr>
          <w:p w:rsidR="001A326B" w:rsidRPr="001256D9" w:rsidRDefault="001A326B">
            <w:pPr>
              <w:pStyle w:val="comment"/>
              <w:ind w:left="0"/>
              <w:rPr>
                <w:ins w:id="8098" w:author="Red Army" w:date="2012-02-22T22:52:00Z"/>
                <w:rFonts w:ascii="Times New Roman" w:hAnsi="Times New Roman" w:cs="Times New Roman"/>
                <w:bCs w:val="0"/>
                <w:color w:val="auto"/>
                <w:sz w:val="22"/>
                <w:szCs w:val="22"/>
                <w:rPrChange w:id="8099" w:author="Phuong Giang" w:date="2012-02-22T23:44:00Z">
                  <w:rPr>
                    <w:ins w:id="8100" w:author="Red Army" w:date="2012-02-22T22:52:00Z"/>
                    <w:rFonts w:ascii="Tahoma" w:eastAsia="MS Mincho" w:hAnsi="Tahoma" w:cs="Arial"/>
                    <w:bCs/>
                    <w:snapToGrid w:val="0"/>
                    <w:color w:val="000000" w:themeColor="text1"/>
                    <w:sz w:val="18"/>
                    <w:szCs w:val="18"/>
                    <w:lang w:eastAsia="ja-JP"/>
                  </w:rPr>
                </w:rPrChange>
              </w:rPr>
              <w:pPrChange w:id="8101" w:author="Phuong Giang" w:date="2012-02-22T23:44:00Z">
                <w:pPr>
                  <w:spacing w:before="120" w:after="200" w:line="360" w:lineRule="auto"/>
                </w:pPr>
              </w:pPrChange>
            </w:pPr>
          </w:p>
        </w:tc>
      </w:tr>
      <w:tr w:rsidR="001A326B" w:rsidRPr="001256D9" w:rsidTr="00995D66">
        <w:trPr>
          <w:ins w:id="8102" w:author="Red Army" w:date="2012-02-22T22:52:00Z"/>
        </w:trPr>
        <w:tc>
          <w:tcPr>
            <w:tcW w:w="570" w:type="dxa"/>
          </w:tcPr>
          <w:p w:rsidR="001A326B" w:rsidRPr="001256D9" w:rsidRDefault="001A326B">
            <w:pPr>
              <w:pStyle w:val="comment"/>
              <w:ind w:left="0"/>
              <w:rPr>
                <w:ins w:id="8103" w:author="Red Army" w:date="2012-02-22T22:52:00Z"/>
                <w:rFonts w:ascii="Times New Roman" w:hAnsi="Times New Roman" w:cs="Times New Roman"/>
                <w:bCs w:val="0"/>
                <w:color w:val="auto"/>
                <w:sz w:val="22"/>
                <w:szCs w:val="22"/>
                <w:rPrChange w:id="8104" w:author="Phuong Giang" w:date="2012-02-22T23:44:00Z">
                  <w:rPr>
                    <w:ins w:id="8105" w:author="Red Army" w:date="2012-02-22T22:52:00Z"/>
                    <w:rFonts w:ascii="Tahoma" w:eastAsia="MS Mincho" w:hAnsi="Tahoma" w:cs="Arial"/>
                    <w:bCs/>
                    <w:snapToGrid w:val="0"/>
                    <w:color w:val="000000" w:themeColor="text1"/>
                    <w:sz w:val="18"/>
                    <w:szCs w:val="18"/>
                    <w:lang w:eastAsia="ja-JP"/>
                  </w:rPr>
                </w:rPrChange>
              </w:rPr>
              <w:pPrChange w:id="8106" w:author="Phuong Giang" w:date="2012-02-22T23:44:00Z">
                <w:pPr>
                  <w:spacing w:before="120" w:after="200" w:line="360" w:lineRule="auto"/>
                </w:pPr>
              </w:pPrChange>
            </w:pPr>
            <w:ins w:id="8107" w:author="Red Army" w:date="2012-02-22T22:52:00Z">
              <w:r w:rsidRPr="001256D9">
                <w:rPr>
                  <w:rFonts w:ascii="Times New Roman" w:hAnsi="Times New Roman" w:cs="Times New Roman"/>
                  <w:i w:val="0"/>
                  <w:color w:val="auto"/>
                  <w:sz w:val="22"/>
                  <w:szCs w:val="22"/>
                  <w:rPrChange w:id="8108" w:author="Phuong Giang" w:date="2012-02-22T23:44:00Z">
                    <w:rPr>
                      <w:bCs/>
                      <w:color w:val="000000" w:themeColor="text1"/>
                      <w:sz w:val="18"/>
                      <w:szCs w:val="18"/>
                    </w:rPr>
                  </w:rPrChange>
                </w:rPr>
                <w:t>03</w:t>
              </w:r>
            </w:ins>
          </w:p>
        </w:tc>
        <w:tc>
          <w:tcPr>
            <w:tcW w:w="1378" w:type="dxa"/>
          </w:tcPr>
          <w:p w:rsidR="001A326B" w:rsidRPr="001256D9" w:rsidRDefault="001A326B">
            <w:pPr>
              <w:pStyle w:val="comment"/>
              <w:ind w:left="0"/>
              <w:rPr>
                <w:ins w:id="8109" w:author="Red Army" w:date="2012-02-22T22:52:00Z"/>
                <w:rFonts w:ascii="Times New Roman" w:hAnsi="Times New Roman" w:cs="Times New Roman"/>
                <w:bCs w:val="0"/>
                <w:color w:val="auto"/>
                <w:sz w:val="22"/>
                <w:szCs w:val="22"/>
                <w:rPrChange w:id="8110" w:author="Phuong Giang" w:date="2012-02-22T23:44:00Z">
                  <w:rPr>
                    <w:ins w:id="8111" w:author="Red Army" w:date="2012-02-22T22:52:00Z"/>
                    <w:rFonts w:ascii="Tahoma" w:eastAsia="MS Mincho" w:hAnsi="Tahoma" w:cs="Arial"/>
                    <w:bCs/>
                    <w:snapToGrid w:val="0"/>
                    <w:color w:val="000000" w:themeColor="text1"/>
                    <w:sz w:val="18"/>
                    <w:szCs w:val="18"/>
                    <w:lang w:eastAsia="ja-JP"/>
                  </w:rPr>
                </w:rPrChange>
              </w:rPr>
              <w:pPrChange w:id="8112" w:author="Phuong Giang" w:date="2012-02-22T23:44:00Z">
                <w:pPr>
                  <w:spacing w:before="120" w:after="200" w:line="360" w:lineRule="auto"/>
                </w:pPr>
              </w:pPrChange>
            </w:pPr>
            <w:proofErr w:type="spellStart"/>
            <w:ins w:id="8113" w:author="Red Army" w:date="2012-02-22T22:52:00Z">
              <w:r w:rsidRPr="001256D9">
                <w:rPr>
                  <w:rFonts w:ascii="Times New Roman" w:hAnsi="Times New Roman" w:cs="Times New Roman"/>
                  <w:i w:val="0"/>
                  <w:color w:val="auto"/>
                  <w:sz w:val="22"/>
                  <w:szCs w:val="22"/>
                  <w:rPrChange w:id="8114" w:author="Phuong Giang" w:date="2012-02-22T23:44:00Z">
                    <w:rPr>
                      <w:bCs/>
                      <w:color w:val="000000" w:themeColor="text1"/>
                      <w:sz w:val="18"/>
                      <w:szCs w:val="18"/>
                    </w:rPr>
                  </w:rPrChange>
                </w:rPr>
                <w:t>SelectedClassLevel</w:t>
              </w:r>
              <w:proofErr w:type="spellEnd"/>
            </w:ins>
          </w:p>
        </w:tc>
        <w:tc>
          <w:tcPr>
            <w:tcW w:w="832" w:type="dxa"/>
          </w:tcPr>
          <w:p w:rsidR="001A326B" w:rsidRPr="001256D9" w:rsidRDefault="001A326B">
            <w:pPr>
              <w:pStyle w:val="comment"/>
              <w:ind w:left="0"/>
              <w:rPr>
                <w:ins w:id="8115" w:author="Red Army" w:date="2012-02-22T22:52:00Z"/>
                <w:rFonts w:ascii="Times New Roman" w:hAnsi="Times New Roman" w:cs="Times New Roman"/>
                <w:bCs w:val="0"/>
                <w:color w:val="auto"/>
                <w:sz w:val="22"/>
                <w:szCs w:val="22"/>
                <w:rPrChange w:id="8116" w:author="Phuong Giang" w:date="2012-02-22T23:44:00Z">
                  <w:rPr>
                    <w:ins w:id="8117" w:author="Red Army" w:date="2012-02-22T22:52:00Z"/>
                    <w:rFonts w:ascii="Tahoma" w:eastAsia="MS Mincho" w:hAnsi="Tahoma" w:cs="Arial"/>
                    <w:bCs/>
                    <w:snapToGrid w:val="0"/>
                    <w:color w:val="000000" w:themeColor="text1"/>
                    <w:sz w:val="18"/>
                    <w:szCs w:val="18"/>
                    <w:lang w:eastAsia="ja-JP"/>
                  </w:rPr>
                </w:rPrChange>
              </w:rPr>
              <w:pPrChange w:id="8118" w:author="Phuong Giang" w:date="2012-02-22T23:44:00Z">
                <w:pPr>
                  <w:spacing w:before="120" w:after="200" w:line="360" w:lineRule="auto"/>
                </w:pPr>
              </w:pPrChange>
            </w:pPr>
            <w:proofErr w:type="spellStart"/>
            <w:ins w:id="8119" w:author="Red Army" w:date="2012-02-22T22:52:00Z">
              <w:r w:rsidRPr="001256D9">
                <w:rPr>
                  <w:rFonts w:ascii="Times New Roman" w:hAnsi="Times New Roman" w:cs="Times New Roman"/>
                  <w:i w:val="0"/>
                  <w:color w:val="auto"/>
                  <w:sz w:val="22"/>
                  <w:szCs w:val="22"/>
                  <w:rPrChange w:id="8120" w:author="Phuong Giang" w:date="2012-02-22T23:44:00Z">
                    <w:rPr>
                      <w:bCs/>
                      <w:color w:val="000000" w:themeColor="text1"/>
                      <w:sz w:val="18"/>
                      <w:szCs w:val="18"/>
                    </w:rPr>
                  </w:rPrChange>
                </w:rPr>
                <w:t>int</w:t>
              </w:r>
              <w:proofErr w:type="spellEnd"/>
            </w:ins>
          </w:p>
        </w:tc>
        <w:tc>
          <w:tcPr>
            <w:tcW w:w="1142" w:type="dxa"/>
          </w:tcPr>
          <w:p w:rsidR="001A326B" w:rsidRPr="001256D9" w:rsidRDefault="001A326B">
            <w:pPr>
              <w:pStyle w:val="comment"/>
              <w:ind w:left="0"/>
              <w:rPr>
                <w:ins w:id="8121" w:author="Red Army" w:date="2012-02-22T22:52:00Z"/>
                <w:rFonts w:ascii="Times New Roman" w:hAnsi="Times New Roman" w:cs="Times New Roman"/>
                <w:bCs w:val="0"/>
                <w:color w:val="auto"/>
                <w:sz w:val="22"/>
                <w:szCs w:val="22"/>
                <w:rPrChange w:id="8122" w:author="Phuong Giang" w:date="2012-02-22T23:44:00Z">
                  <w:rPr>
                    <w:ins w:id="8123" w:author="Red Army" w:date="2012-02-22T22:52:00Z"/>
                    <w:rFonts w:ascii="Tahoma" w:eastAsia="MS Mincho" w:hAnsi="Tahoma" w:cs="Arial"/>
                    <w:bCs/>
                    <w:snapToGrid w:val="0"/>
                    <w:color w:val="000000" w:themeColor="text1"/>
                    <w:sz w:val="18"/>
                    <w:szCs w:val="18"/>
                    <w:lang w:eastAsia="ja-JP"/>
                  </w:rPr>
                </w:rPrChange>
              </w:rPr>
              <w:pPrChange w:id="8124" w:author="Phuong Giang" w:date="2012-02-22T23:44:00Z">
                <w:pPr>
                  <w:spacing w:before="120" w:after="200" w:line="360" w:lineRule="auto"/>
                </w:pPr>
              </w:pPrChange>
            </w:pPr>
          </w:p>
        </w:tc>
        <w:tc>
          <w:tcPr>
            <w:tcW w:w="952" w:type="dxa"/>
          </w:tcPr>
          <w:p w:rsidR="001A326B" w:rsidRPr="001256D9" w:rsidRDefault="001A326B">
            <w:pPr>
              <w:pStyle w:val="comment"/>
              <w:ind w:left="0"/>
              <w:rPr>
                <w:ins w:id="8125" w:author="Red Army" w:date="2012-02-22T22:52:00Z"/>
                <w:rFonts w:ascii="Times New Roman" w:hAnsi="Times New Roman" w:cs="Times New Roman"/>
                <w:bCs w:val="0"/>
                <w:color w:val="auto"/>
                <w:sz w:val="22"/>
                <w:szCs w:val="22"/>
                <w:rPrChange w:id="8126" w:author="Phuong Giang" w:date="2012-02-22T23:44:00Z">
                  <w:rPr>
                    <w:ins w:id="8127" w:author="Red Army" w:date="2012-02-22T22:52:00Z"/>
                    <w:rFonts w:ascii="Tahoma" w:eastAsia="MS Mincho" w:hAnsi="Tahoma" w:cs="Arial"/>
                    <w:bCs/>
                    <w:snapToGrid w:val="0"/>
                    <w:color w:val="000000" w:themeColor="text1"/>
                    <w:sz w:val="18"/>
                    <w:szCs w:val="18"/>
                    <w:lang w:eastAsia="ja-JP"/>
                  </w:rPr>
                </w:rPrChange>
              </w:rPr>
              <w:pPrChange w:id="8128" w:author="Phuong Giang" w:date="2012-02-22T23:44:00Z">
                <w:pPr>
                  <w:spacing w:before="120" w:after="200" w:line="360" w:lineRule="auto"/>
                </w:pPr>
              </w:pPrChange>
            </w:pPr>
          </w:p>
        </w:tc>
        <w:tc>
          <w:tcPr>
            <w:tcW w:w="4702" w:type="dxa"/>
          </w:tcPr>
          <w:p w:rsidR="001A326B" w:rsidRPr="001256D9" w:rsidRDefault="001A326B">
            <w:pPr>
              <w:pStyle w:val="comment"/>
              <w:ind w:left="0"/>
              <w:rPr>
                <w:ins w:id="8129" w:author="Red Army" w:date="2012-02-22T22:52:00Z"/>
                <w:rFonts w:ascii="Times New Roman" w:hAnsi="Times New Roman" w:cs="Times New Roman"/>
                <w:bCs w:val="0"/>
                <w:color w:val="auto"/>
                <w:sz w:val="22"/>
                <w:szCs w:val="22"/>
                <w:rPrChange w:id="8130" w:author="Phuong Giang" w:date="2012-02-22T23:44:00Z">
                  <w:rPr>
                    <w:ins w:id="8131" w:author="Red Army" w:date="2012-02-22T22:52:00Z"/>
                    <w:rFonts w:ascii="Tahoma" w:eastAsia="MS Mincho" w:hAnsi="Tahoma" w:cs="Arial"/>
                    <w:bCs/>
                    <w:snapToGrid w:val="0"/>
                    <w:color w:val="000000" w:themeColor="text1"/>
                    <w:sz w:val="18"/>
                    <w:szCs w:val="18"/>
                    <w:lang w:eastAsia="ja-JP"/>
                  </w:rPr>
                </w:rPrChange>
              </w:rPr>
              <w:pPrChange w:id="8132" w:author="Phuong Giang" w:date="2012-02-22T23:44:00Z">
                <w:pPr>
                  <w:spacing w:before="120" w:after="200" w:line="360" w:lineRule="auto"/>
                </w:pPr>
              </w:pPrChange>
            </w:pPr>
          </w:p>
        </w:tc>
      </w:tr>
      <w:tr w:rsidR="001A326B" w:rsidRPr="001256D9" w:rsidTr="00995D66">
        <w:trPr>
          <w:ins w:id="8133" w:author="Red Army" w:date="2012-02-22T22:52:00Z"/>
        </w:trPr>
        <w:tc>
          <w:tcPr>
            <w:tcW w:w="570" w:type="dxa"/>
          </w:tcPr>
          <w:p w:rsidR="001A326B" w:rsidRPr="001256D9" w:rsidRDefault="001A326B">
            <w:pPr>
              <w:pStyle w:val="comment"/>
              <w:ind w:left="0"/>
              <w:rPr>
                <w:ins w:id="8134" w:author="Red Army" w:date="2012-02-22T22:52:00Z"/>
                <w:rFonts w:ascii="Times New Roman" w:hAnsi="Times New Roman" w:cs="Times New Roman"/>
                <w:bCs w:val="0"/>
                <w:color w:val="auto"/>
                <w:sz w:val="22"/>
                <w:szCs w:val="22"/>
                <w:rPrChange w:id="8135" w:author="Phuong Giang" w:date="2012-02-22T23:44:00Z">
                  <w:rPr>
                    <w:ins w:id="8136" w:author="Red Army" w:date="2012-02-22T22:52:00Z"/>
                    <w:rFonts w:ascii="Tahoma" w:eastAsia="MS Mincho" w:hAnsi="Tahoma" w:cs="Arial"/>
                    <w:bCs/>
                    <w:snapToGrid w:val="0"/>
                    <w:color w:val="000000" w:themeColor="text1"/>
                    <w:sz w:val="18"/>
                    <w:szCs w:val="18"/>
                    <w:lang w:eastAsia="ja-JP"/>
                  </w:rPr>
                </w:rPrChange>
              </w:rPr>
              <w:pPrChange w:id="8137" w:author="Phuong Giang" w:date="2012-02-22T23:44:00Z">
                <w:pPr>
                  <w:spacing w:before="120" w:after="200" w:line="360" w:lineRule="auto"/>
                </w:pPr>
              </w:pPrChange>
            </w:pPr>
            <w:ins w:id="8138" w:author="Red Army" w:date="2012-02-22T22:52:00Z">
              <w:r w:rsidRPr="001256D9">
                <w:rPr>
                  <w:rFonts w:ascii="Times New Roman" w:hAnsi="Times New Roman" w:cs="Times New Roman"/>
                  <w:i w:val="0"/>
                  <w:color w:val="auto"/>
                  <w:sz w:val="22"/>
                  <w:szCs w:val="22"/>
                  <w:rPrChange w:id="8139" w:author="Phuong Giang" w:date="2012-02-22T23:44:00Z">
                    <w:rPr>
                      <w:bCs/>
                      <w:color w:val="000000" w:themeColor="text1"/>
                      <w:sz w:val="18"/>
                      <w:szCs w:val="18"/>
                    </w:rPr>
                  </w:rPrChange>
                </w:rPr>
                <w:t>04</w:t>
              </w:r>
            </w:ins>
          </w:p>
        </w:tc>
        <w:tc>
          <w:tcPr>
            <w:tcW w:w="1378" w:type="dxa"/>
          </w:tcPr>
          <w:p w:rsidR="001A326B" w:rsidRPr="001256D9" w:rsidRDefault="001A326B">
            <w:pPr>
              <w:pStyle w:val="comment"/>
              <w:ind w:left="0"/>
              <w:rPr>
                <w:ins w:id="8140" w:author="Red Army" w:date="2012-02-22T22:52:00Z"/>
                <w:rFonts w:ascii="Times New Roman" w:hAnsi="Times New Roman" w:cs="Times New Roman"/>
                <w:bCs w:val="0"/>
                <w:color w:val="auto"/>
                <w:sz w:val="22"/>
                <w:szCs w:val="22"/>
                <w:rPrChange w:id="8141" w:author="Phuong Giang" w:date="2012-02-22T23:44:00Z">
                  <w:rPr>
                    <w:ins w:id="8142" w:author="Red Army" w:date="2012-02-22T22:52:00Z"/>
                    <w:rFonts w:ascii="Tahoma" w:eastAsia="MS Mincho" w:hAnsi="Tahoma" w:cs="Arial"/>
                    <w:bCs/>
                    <w:snapToGrid w:val="0"/>
                    <w:color w:val="000000" w:themeColor="text1"/>
                    <w:sz w:val="18"/>
                    <w:szCs w:val="18"/>
                    <w:lang w:eastAsia="ja-JP"/>
                  </w:rPr>
                </w:rPrChange>
              </w:rPr>
              <w:pPrChange w:id="8143" w:author="Phuong Giang" w:date="2012-02-22T23:44:00Z">
                <w:pPr>
                  <w:spacing w:before="120" w:after="200" w:line="360" w:lineRule="auto"/>
                </w:pPr>
              </w:pPrChange>
            </w:pPr>
            <w:ins w:id="8144" w:author="Red Army" w:date="2012-02-22T22:52:00Z">
              <w:r w:rsidRPr="001256D9">
                <w:rPr>
                  <w:rFonts w:ascii="Times New Roman" w:hAnsi="Times New Roman" w:cs="Times New Roman"/>
                  <w:i w:val="0"/>
                  <w:color w:val="auto"/>
                  <w:sz w:val="22"/>
                  <w:szCs w:val="22"/>
                  <w:rPrChange w:id="8145" w:author="Phuong Giang" w:date="2012-02-22T23:44:00Z">
                    <w:rPr>
                      <w:bCs/>
                      <w:color w:val="000000" w:themeColor="text1"/>
                      <w:sz w:val="18"/>
                      <w:szCs w:val="18"/>
                    </w:rPr>
                  </w:rPrChange>
                </w:rPr>
                <w:t>Subject</w:t>
              </w:r>
            </w:ins>
          </w:p>
        </w:tc>
        <w:tc>
          <w:tcPr>
            <w:tcW w:w="832" w:type="dxa"/>
          </w:tcPr>
          <w:p w:rsidR="001A326B" w:rsidRPr="001256D9" w:rsidRDefault="001A326B">
            <w:pPr>
              <w:pStyle w:val="comment"/>
              <w:ind w:left="0"/>
              <w:rPr>
                <w:ins w:id="8146" w:author="Red Army" w:date="2012-02-22T22:52:00Z"/>
                <w:rFonts w:ascii="Times New Roman" w:hAnsi="Times New Roman" w:cs="Times New Roman"/>
                <w:bCs w:val="0"/>
                <w:color w:val="auto"/>
                <w:sz w:val="22"/>
                <w:szCs w:val="22"/>
                <w:rPrChange w:id="8147" w:author="Phuong Giang" w:date="2012-02-22T23:44:00Z">
                  <w:rPr>
                    <w:ins w:id="8148" w:author="Red Army" w:date="2012-02-22T22:52:00Z"/>
                    <w:rFonts w:ascii="Tahoma" w:eastAsia="MS Mincho" w:hAnsi="Tahoma" w:cs="Arial"/>
                    <w:bCs/>
                    <w:snapToGrid w:val="0"/>
                    <w:color w:val="000000" w:themeColor="text1"/>
                    <w:sz w:val="18"/>
                    <w:szCs w:val="18"/>
                    <w:lang w:eastAsia="ja-JP"/>
                  </w:rPr>
                </w:rPrChange>
              </w:rPr>
              <w:pPrChange w:id="8149" w:author="Phuong Giang" w:date="2012-02-22T23:44:00Z">
                <w:pPr>
                  <w:spacing w:before="120" w:after="200" w:line="360" w:lineRule="auto"/>
                </w:pPr>
              </w:pPrChange>
            </w:pPr>
            <w:ins w:id="8150" w:author="Red Army" w:date="2012-02-22T22:52:00Z">
              <w:r w:rsidRPr="001256D9">
                <w:rPr>
                  <w:rFonts w:ascii="Times New Roman" w:hAnsi="Times New Roman" w:cs="Times New Roman"/>
                  <w:i w:val="0"/>
                  <w:color w:val="auto"/>
                  <w:sz w:val="22"/>
                  <w:szCs w:val="22"/>
                  <w:rPrChange w:id="8151" w:author="Phuong Giang" w:date="2012-02-22T23:44:00Z">
                    <w:rPr>
                      <w:bCs/>
                      <w:color w:val="000000" w:themeColor="text1"/>
                      <w:sz w:val="18"/>
                      <w:szCs w:val="18"/>
                    </w:rPr>
                  </w:rPrChange>
                </w:rPr>
                <w:t>string</w:t>
              </w:r>
            </w:ins>
          </w:p>
        </w:tc>
        <w:tc>
          <w:tcPr>
            <w:tcW w:w="1142" w:type="dxa"/>
          </w:tcPr>
          <w:p w:rsidR="001A326B" w:rsidRPr="001256D9" w:rsidRDefault="001A326B">
            <w:pPr>
              <w:pStyle w:val="comment"/>
              <w:ind w:left="0"/>
              <w:rPr>
                <w:ins w:id="8152" w:author="Red Army" w:date="2012-02-22T22:52:00Z"/>
                <w:rFonts w:ascii="Times New Roman" w:hAnsi="Times New Roman" w:cs="Times New Roman"/>
                <w:bCs w:val="0"/>
                <w:color w:val="auto"/>
                <w:sz w:val="22"/>
                <w:szCs w:val="22"/>
                <w:rPrChange w:id="8153" w:author="Phuong Giang" w:date="2012-02-22T23:44:00Z">
                  <w:rPr>
                    <w:ins w:id="8154" w:author="Red Army" w:date="2012-02-22T22:52:00Z"/>
                    <w:rFonts w:ascii="Tahoma" w:eastAsia="MS Mincho" w:hAnsi="Tahoma" w:cs="Arial"/>
                    <w:bCs/>
                    <w:snapToGrid w:val="0"/>
                    <w:color w:val="000000" w:themeColor="text1"/>
                    <w:sz w:val="18"/>
                    <w:szCs w:val="18"/>
                    <w:lang w:eastAsia="ja-JP"/>
                  </w:rPr>
                </w:rPrChange>
              </w:rPr>
              <w:pPrChange w:id="8155" w:author="Phuong Giang" w:date="2012-02-22T23:44:00Z">
                <w:pPr>
                  <w:spacing w:before="120" w:after="200" w:line="360" w:lineRule="auto"/>
                </w:pPr>
              </w:pPrChange>
            </w:pPr>
          </w:p>
        </w:tc>
        <w:tc>
          <w:tcPr>
            <w:tcW w:w="952" w:type="dxa"/>
          </w:tcPr>
          <w:p w:rsidR="001A326B" w:rsidRPr="001256D9" w:rsidRDefault="001A326B">
            <w:pPr>
              <w:pStyle w:val="comment"/>
              <w:ind w:left="0"/>
              <w:rPr>
                <w:ins w:id="8156" w:author="Red Army" w:date="2012-02-22T22:52:00Z"/>
                <w:rFonts w:ascii="Times New Roman" w:hAnsi="Times New Roman" w:cs="Times New Roman"/>
                <w:bCs w:val="0"/>
                <w:color w:val="auto"/>
                <w:sz w:val="22"/>
                <w:szCs w:val="22"/>
                <w:rPrChange w:id="8157" w:author="Phuong Giang" w:date="2012-02-22T23:44:00Z">
                  <w:rPr>
                    <w:ins w:id="8158" w:author="Red Army" w:date="2012-02-22T22:52:00Z"/>
                    <w:rFonts w:ascii="Tahoma" w:eastAsia="MS Mincho" w:hAnsi="Tahoma" w:cs="Arial"/>
                    <w:bCs/>
                    <w:snapToGrid w:val="0"/>
                    <w:color w:val="000000" w:themeColor="text1"/>
                    <w:sz w:val="18"/>
                    <w:szCs w:val="18"/>
                    <w:lang w:eastAsia="ja-JP"/>
                  </w:rPr>
                </w:rPrChange>
              </w:rPr>
              <w:pPrChange w:id="8159" w:author="Phuong Giang" w:date="2012-02-22T23:44:00Z">
                <w:pPr>
                  <w:spacing w:before="120" w:after="200" w:line="360" w:lineRule="auto"/>
                </w:pPr>
              </w:pPrChange>
            </w:pPr>
          </w:p>
        </w:tc>
        <w:tc>
          <w:tcPr>
            <w:tcW w:w="4702" w:type="dxa"/>
          </w:tcPr>
          <w:p w:rsidR="001A326B" w:rsidRPr="001256D9" w:rsidRDefault="001A326B">
            <w:pPr>
              <w:pStyle w:val="comment"/>
              <w:ind w:left="0"/>
              <w:rPr>
                <w:ins w:id="8160" w:author="Red Army" w:date="2012-02-22T22:52:00Z"/>
                <w:rFonts w:ascii="Times New Roman" w:hAnsi="Times New Roman" w:cs="Times New Roman"/>
                <w:bCs w:val="0"/>
                <w:color w:val="auto"/>
                <w:sz w:val="22"/>
                <w:szCs w:val="22"/>
                <w:rPrChange w:id="8161" w:author="Phuong Giang" w:date="2012-02-22T23:44:00Z">
                  <w:rPr>
                    <w:ins w:id="8162" w:author="Red Army" w:date="2012-02-22T22:52:00Z"/>
                    <w:rFonts w:ascii="Tahoma" w:eastAsia="MS Mincho" w:hAnsi="Tahoma" w:cs="Arial"/>
                    <w:bCs/>
                    <w:snapToGrid w:val="0"/>
                    <w:color w:val="000000" w:themeColor="text1"/>
                    <w:sz w:val="18"/>
                    <w:szCs w:val="18"/>
                    <w:lang w:eastAsia="ja-JP"/>
                  </w:rPr>
                </w:rPrChange>
              </w:rPr>
              <w:pPrChange w:id="8163" w:author="Phuong Giang" w:date="2012-02-22T23:44:00Z">
                <w:pPr>
                  <w:spacing w:before="120" w:after="200" w:line="360" w:lineRule="auto"/>
                </w:pPr>
              </w:pPrChange>
            </w:pPr>
          </w:p>
        </w:tc>
      </w:tr>
    </w:tbl>
    <w:p w:rsidR="001A326B" w:rsidRPr="003365FC" w:rsidRDefault="001A326B" w:rsidP="001A326B">
      <w:pPr>
        <w:keepNext/>
        <w:keepLines/>
        <w:numPr>
          <w:ilvl w:val="4"/>
          <w:numId w:val="5"/>
        </w:numPr>
        <w:tabs>
          <w:tab w:val="left" w:pos="4208"/>
        </w:tabs>
        <w:spacing w:before="200" w:after="0"/>
        <w:outlineLvl w:val="4"/>
        <w:rPr>
          <w:ins w:id="8164" w:author="Red Army" w:date="2012-02-22T22:52:00Z"/>
          <w:rFonts w:ascii="Cambria" w:eastAsia="MS Gothic" w:hAnsi="Cambria"/>
          <w:color w:val="243F60"/>
          <w:lang w:eastAsia="ja-JP"/>
        </w:rPr>
      </w:pPr>
      <w:ins w:id="8165" w:author="Red Army" w:date="2012-02-22T22:52:00Z">
        <w:r w:rsidRPr="003365FC">
          <w:rPr>
            <w:rFonts w:ascii="Cambria" w:eastAsia="MS Gothic" w:hAnsi="Cambria" w:hint="eastAsia"/>
            <w:color w:val="243F60"/>
          </w:rPr>
          <w:t>Methods</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205"/>
        <w:gridCol w:w="6416"/>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8166" w:author="Red Army" w:date="2012-02-22T22:52:00Z"/>
        </w:trPr>
        <w:tc>
          <w:tcPr>
            <w:tcW w:w="955" w:type="dxa"/>
          </w:tcPr>
          <w:p w:rsidR="001A326B" w:rsidRPr="003365FC" w:rsidRDefault="001A326B" w:rsidP="00995D66">
            <w:pPr>
              <w:widowControl w:val="0"/>
              <w:spacing w:before="120"/>
              <w:ind w:left="-14" w:right="14"/>
              <w:jc w:val="center"/>
              <w:rPr>
                <w:ins w:id="8167" w:author="Red Army" w:date="2012-02-22T22:52:00Z"/>
                <w:rFonts w:ascii="Tahoma" w:eastAsia="MS Mincho" w:hAnsi="Tahoma" w:cs="Arial"/>
                <w:snapToGrid w:val="0"/>
                <w:sz w:val="20"/>
                <w:szCs w:val="20"/>
              </w:rPr>
            </w:pPr>
            <w:ins w:id="8168" w:author="Red Army" w:date="2012-02-22T22:52:00Z">
              <w:r w:rsidRPr="003365FC">
                <w:rPr>
                  <w:rFonts w:ascii="Tahoma" w:eastAsia="MS Mincho" w:hAnsi="Tahoma" w:cs="Arial" w:hint="eastAsia"/>
                  <w:snapToGrid w:val="0"/>
                  <w:sz w:val="20"/>
                  <w:szCs w:val="20"/>
                </w:rPr>
                <w:t>No</w:t>
              </w:r>
            </w:ins>
          </w:p>
        </w:tc>
        <w:tc>
          <w:tcPr>
            <w:tcW w:w="2205" w:type="dxa"/>
          </w:tcPr>
          <w:p w:rsidR="001A326B" w:rsidRPr="003365FC" w:rsidRDefault="001A326B" w:rsidP="00995D66">
            <w:pPr>
              <w:widowControl w:val="0"/>
              <w:spacing w:before="120"/>
              <w:ind w:left="-14" w:right="14"/>
              <w:jc w:val="center"/>
              <w:rPr>
                <w:ins w:id="8169" w:author="Red Army" w:date="2012-02-22T22:52:00Z"/>
                <w:rFonts w:ascii="Tahoma" w:eastAsia="MS Mincho" w:hAnsi="Tahoma" w:cs="Arial"/>
                <w:snapToGrid w:val="0"/>
                <w:sz w:val="20"/>
                <w:szCs w:val="20"/>
                <w:lang w:eastAsia="ja-JP"/>
              </w:rPr>
            </w:pPr>
            <w:ins w:id="8170" w:author="Red Army" w:date="2012-02-22T22:52:00Z">
              <w:r w:rsidRPr="003365FC">
                <w:rPr>
                  <w:rFonts w:ascii="Tahoma" w:eastAsia="MS Mincho" w:hAnsi="Tahoma" w:cs="Arial" w:hint="eastAsia"/>
                  <w:snapToGrid w:val="0"/>
                  <w:sz w:val="20"/>
                  <w:szCs w:val="20"/>
                  <w:lang w:eastAsia="ja-JP"/>
                </w:rPr>
                <w:t>Method</w:t>
              </w:r>
            </w:ins>
          </w:p>
        </w:tc>
        <w:tc>
          <w:tcPr>
            <w:tcW w:w="6416" w:type="dxa"/>
          </w:tcPr>
          <w:p w:rsidR="001A326B" w:rsidRPr="003365FC" w:rsidRDefault="001A326B" w:rsidP="00995D66">
            <w:pPr>
              <w:widowControl w:val="0"/>
              <w:spacing w:before="120"/>
              <w:ind w:left="-14" w:right="14"/>
              <w:jc w:val="center"/>
              <w:rPr>
                <w:ins w:id="8171" w:author="Red Army" w:date="2012-02-22T22:52:00Z"/>
                <w:rFonts w:ascii="Tahoma" w:eastAsia="MS Mincho" w:hAnsi="Tahoma" w:cs="Arial"/>
                <w:snapToGrid w:val="0"/>
                <w:sz w:val="20"/>
                <w:szCs w:val="20"/>
                <w:lang w:eastAsia="ja-JP"/>
              </w:rPr>
            </w:pPr>
            <w:ins w:id="8172"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8173" w:author="Red Army" w:date="2012-02-22T22:52:00Z"/>
        </w:trPr>
        <w:tc>
          <w:tcPr>
            <w:tcW w:w="955" w:type="dxa"/>
          </w:tcPr>
          <w:p w:rsidR="001A326B" w:rsidRPr="001256D9" w:rsidRDefault="001A326B">
            <w:pPr>
              <w:pStyle w:val="comment"/>
              <w:ind w:left="0"/>
              <w:rPr>
                <w:ins w:id="8174" w:author="Red Army" w:date="2012-02-22T22:52:00Z"/>
                <w:rFonts w:ascii="Times New Roman" w:hAnsi="Times New Roman" w:cs="Times New Roman"/>
                <w:bCs w:val="0"/>
                <w:color w:val="auto"/>
                <w:sz w:val="22"/>
                <w:szCs w:val="22"/>
                <w:rPrChange w:id="8175" w:author="Phuong Giang" w:date="2012-02-22T23:44:00Z">
                  <w:rPr>
                    <w:ins w:id="8176" w:author="Red Army" w:date="2012-02-22T22:52:00Z"/>
                    <w:rFonts w:ascii="Tahoma" w:eastAsia="MS Mincho" w:hAnsi="Tahoma" w:cs="Arial"/>
                    <w:bCs/>
                    <w:snapToGrid w:val="0"/>
                    <w:color w:val="000000" w:themeColor="text1"/>
                    <w:sz w:val="18"/>
                    <w:szCs w:val="18"/>
                    <w:lang w:eastAsia="ja-JP"/>
                  </w:rPr>
                </w:rPrChange>
              </w:rPr>
              <w:pPrChange w:id="8177" w:author="Phuong Giang" w:date="2012-02-22T23:44:00Z">
                <w:pPr>
                  <w:spacing w:before="120" w:after="200" w:line="360" w:lineRule="auto"/>
                </w:pPr>
              </w:pPrChange>
            </w:pPr>
            <w:ins w:id="8178" w:author="Red Army" w:date="2012-02-22T22:52:00Z">
              <w:r w:rsidRPr="001256D9">
                <w:rPr>
                  <w:rFonts w:ascii="Times New Roman" w:hAnsi="Times New Roman" w:cs="Times New Roman"/>
                  <w:i w:val="0"/>
                  <w:color w:val="auto"/>
                  <w:sz w:val="22"/>
                  <w:szCs w:val="22"/>
                  <w:rPrChange w:id="8179" w:author="Phuong Giang" w:date="2012-02-22T23:44:00Z">
                    <w:rPr>
                      <w:bCs/>
                      <w:color w:val="000000" w:themeColor="text1"/>
                      <w:sz w:val="18"/>
                      <w:szCs w:val="18"/>
                    </w:rPr>
                  </w:rPrChange>
                </w:rPr>
                <w:t>01</w:t>
              </w:r>
            </w:ins>
          </w:p>
        </w:tc>
        <w:tc>
          <w:tcPr>
            <w:tcW w:w="2205" w:type="dxa"/>
          </w:tcPr>
          <w:p w:rsidR="001A326B" w:rsidRPr="001256D9" w:rsidRDefault="001A326B">
            <w:pPr>
              <w:pStyle w:val="comment"/>
              <w:ind w:left="0"/>
              <w:rPr>
                <w:ins w:id="8180" w:author="Red Army" w:date="2012-02-22T22:52:00Z"/>
                <w:rFonts w:ascii="Times New Roman" w:hAnsi="Times New Roman" w:cs="Times New Roman"/>
                <w:bCs w:val="0"/>
                <w:color w:val="auto"/>
                <w:sz w:val="22"/>
                <w:szCs w:val="22"/>
                <w:rPrChange w:id="8181" w:author="Phuong Giang" w:date="2012-02-22T23:44:00Z">
                  <w:rPr>
                    <w:ins w:id="8182" w:author="Red Army" w:date="2012-02-22T22:52:00Z"/>
                    <w:rFonts w:ascii="Tahoma" w:eastAsia="MS Mincho" w:hAnsi="Tahoma" w:cs="Arial"/>
                    <w:bCs/>
                    <w:snapToGrid w:val="0"/>
                    <w:color w:val="000000" w:themeColor="text1"/>
                    <w:sz w:val="18"/>
                    <w:szCs w:val="18"/>
                    <w:lang w:eastAsia="ja-JP"/>
                  </w:rPr>
                </w:rPrChange>
              </w:rPr>
              <w:pPrChange w:id="8183" w:author="Phuong Giang" w:date="2012-02-22T23:44:00Z">
                <w:pPr>
                  <w:spacing w:before="120" w:after="200" w:line="360" w:lineRule="auto"/>
                </w:pPr>
              </w:pPrChange>
            </w:pPr>
            <w:proofErr w:type="spellStart"/>
            <w:ins w:id="8184" w:author="Red Army" w:date="2012-02-22T22:52:00Z">
              <w:r w:rsidRPr="001256D9">
                <w:rPr>
                  <w:rFonts w:ascii="Times New Roman" w:hAnsi="Times New Roman" w:cs="Times New Roman"/>
                  <w:i w:val="0"/>
                  <w:color w:val="auto"/>
                  <w:sz w:val="22"/>
                  <w:szCs w:val="22"/>
                  <w:rPrChange w:id="8185" w:author="Phuong Giang" w:date="2012-02-22T23:44:00Z">
                    <w:rPr>
                      <w:bCs/>
                      <w:color w:val="000000" w:themeColor="text1"/>
                      <w:sz w:val="18"/>
                      <w:szCs w:val="18"/>
                    </w:rPr>
                  </w:rPrChange>
                </w:rPr>
                <w:t>KISearchCondition</w:t>
              </w:r>
              <w:proofErr w:type="spellEnd"/>
            </w:ins>
          </w:p>
        </w:tc>
        <w:tc>
          <w:tcPr>
            <w:tcW w:w="6416" w:type="dxa"/>
          </w:tcPr>
          <w:p w:rsidR="001A326B" w:rsidRPr="001256D9" w:rsidRDefault="001A326B">
            <w:pPr>
              <w:pStyle w:val="comment"/>
              <w:ind w:left="0"/>
              <w:rPr>
                <w:ins w:id="8186" w:author="Red Army" w:date="2012-02-22T22:52:00Z"/>
                <w:rFonts w:ascii="Times New Roman" w:hAnsi="Times New Roman" w:cs="Times New Roman"/>
                <w:bCs w:val="0"/>
                <w:color w:val="auto"/>
                <w:sz w:val="22"/>
                <w:szCs w:val="22"/>
                <w:rPrChange w:id="8187" w:author="Phuong Giang" w:date="2012-02-22T23:44:00Z">
                  <w:rPr>
                    <w:ins w:id="8188" w:author="Red Army" w:date="2012-02-22T22:52:00Z"/>
                    <w:rFonts w:ascii="Tahoma" w:eastAsia="MS Mincho" w:hAnsi="Tahoma" w:cs="Arial"/>
                    <w:bCs/>
                    <w:snapToGrid w:val="0"/>
                    <w:color w:val="000000" w:themeColor="text1"/>
                    <w:sz w:val="18"/>
                    <w:szCs w:val="18"/>
                    <w:lang w:eastAsia="ja-JP"/>
                  </w:rPr>
                </w:rPrChange>
              </w:rPr>
              <w:pPrChange w:id="8189" w:author="Phuong Giang" w:date="2012-02-22T23:44:00Z">
                <w:pPr>
                  <w:spacing w:before="120" w:after="200" w:line="360" w:lineRule="auto"/>
                </w:pPr>
              </w:pPrChange>
            </w:pPr>
            <w:ins w:id="8190" w:author="Red Army" w:date="2012-02-22T22:52:00Z">
              <w:r w:rsidRPr="001256D9">
                <w:rPr>
                  <w:rFonts w:ascii="Times New Roman" w:hAnsi="Times New Roman" w:cs="Times New Roman"/>
                  <w:i w:val="0"/>
                  <w:color w:val="auto"/>
                  <w:sz w:val="22"/>
                  <w:szCs w:val="22"/>
                  <w:rPrChange w:id="8191" w:author="Phuong Giang" w:date="2012-02-22T23:44:00Z">
                    <w:rPr>
                      <w:bCs/>
                      <w:color w:val="000000" w:themeColor="text1"/>
                      <w:sz w:val="18"/>
                      <w:szCs w:val="18"/>
                    </w:rPr>
                  </w:rPrChange>
                </w:rPr>
                <w:t>Constructor</w:t>
              </w:r>
            </w:ins>
          </w:p>
        </w:tc>
      </w:tr>
    </w:tbl>
    <w:p w:rsidR="001A326B" w:rsidRPr="003365FC" w:rsidRDefault="001A326B" w:rsidP="001A326B">
      <w:pPr>
        <w:pStyle w:val="Heading6"/>
        <w:rPr>
          <w:ins w:id="8192" w:author="Red Army" w:date="2012-02-22T22:52:00Z"/>
          <w:rFonts w:ascii="Cambria" w:eastAsia="MS Gothic" w:hAnsi="Cambria"/>
          <w:color w:val="243F60"/>
          <w:lang w:eastAsia="ja-JP"/>
        </w:rPr>
      </w:pPr>
      <w:proofErr w:type="spellStart"/>
      <w:ins w:id="8193" w:author="Red Army" w:date="2012-02-22T22:52:00Z">
        <w:r w:rsidRPr="00C06ECF">
          <w:rPr>
            <w:rFonts w:ascii="Cambria" w:eastAsia="MS Gothic" w:hAnsi="Cambria" w:cs="Times New Roman"/>
            <w:color w:val="243F60"/>
          </w:rPr>
          <w:t>KISearchCondition</w:t>
        </w:r>
        <w:proofErr w:type="spellEnd"/>
        <w:r w:rsidRPr="00C06ECF">
          <w:rPr>
            <w:rFonts w:ascii="Cambria" w:eastAsia="MS Gothic" w:hAnsi="Cambria" w:cs="Times New Roman"/>
            <w:color w:val="243F60"/>
          </w:rPr>
          <w:t xml:space="preserve"> </w:t>
        </w:r>
        <w:r w:rsidRPr="003365FC">
          <w:rPr>
            <w:rFonts w:ascii="Cambria" w:eastAsia="MS Gothic" w:hAnsi="Cambria" w:hint="eastAsia"/>
            <w:color w:val="243F60"/>
          </w:rPr>
          <w:t>method</w:t>
        </w:r>
      </w:ins>
    </w:p>
    <w:p w:rsidR="001A326B" w:rsidRPr="00111912" w:rsidRDefault="001A326B" w:rsidP="001A326B">
      <w:pPr>
        <w:autoSpaceDE w:val="0"/>
        <w:autoSpaceDN w:val="0"/>
        <w:adjustRightInd w:val="0"/>
        <w:spacing w:after="0" w:line="240" w:lineRule="auto"/>
        <w:rPr>
          <w:ins w:id="8194" w:author="Red Army" w:date="2012-02-22T22:52:00Z"/>
          <w:rFonts w:ascii="Consolas" w:eastAsiaTheme="minorEastAsia" w:hAnsi="Consolas" w:cs="Consolas"/>
          <w:sz w:val="19"/>
          <w:szCs w:val="19"/>
          <w:shd w:val="pct15" w:color="auto" w:fill="FFFFFF"/>
          <w:lang w:eastAsia="ja-JP"/>
        </w:rPr>
      </w:pPr>
      <w:proofErr w:type="gramStart"/>
      <w:ins w:id="8195" w:author="Red Army" w:date="2012-02-22T22:52:00Z">
        <w:r w:rsidRPr="00111912">
          <w:rPr>
            <w:rFonts w:ascii="Consolas" w:eastAsiaTheme="minorEastAsia" w:hAnsi="Consolas" w:cs="Consolas"/>
            <w:color w:val="0000FF"/>
            <w:sz w:val="19"/>
            <w:szCs w:val="19"/>
            <w:shd w:val="pct15" w:color="auto" w:fill="FFFFFF"/>
            <w:lang w:eastAsia="ja-JP"/>
          </w:rPr>
          <w:t>public</w:t>
        </w:r>
        <w:proofErr w:type="gramEnd"/>
        <w:r w:rsidRPr="00111912">
          <w:rPr>
            <w:rFonts w:ascii="Consolas" w:eastAsiaTheme="minorEastAsia" w:hAnsi="Consolas" w:cs="Consolas"/>
            <w:sz w:val="19"/>
            <w:szCs w:val="19"/>
            <w:shd w:val="pct15" w:color="auto" w:fill="FFFFFF"/>
            <w:lang w:eastAsia="ja-JP"/>
          </w:rPr>
          <w:t xml:space="preserve"> </w:t>
        </w:r>
        <w:proofErr w:type="spellStart"/>
        <w:r w:rsidRPr="00111912">
          <w:rPr>
            <w:rFonts w:ascii="Consolas" w:eastAsiaTheme="minorEastAsia" w:hAnsi="Consolas" w:cs="Consolas"/>
            <w:sz w:val="19"/>
            <w:szCs w:val="19"/>
            <w:shd w:val="pct15" w:color="auto" w:fill="FFFFFF"/>
            <w:lang w:eastAsia="ja-JP"/>
          </w:rPr>
          <w:t>KISearchCondition</w:t>
        </w:r>
        <w:proofErr w:type="spellEnd"/>
        <w:r w:rsidRPr="00111912">
          <w:rPr>
            <w:rFonts w:ascii="Consolas" w:eastAsiaTheme="minorEastAsia" w:hAnsi="Consolas" w:cs="Consolas"/>
            <w:sz w:val="19"/>
            <w:szCs w:val="19"/>
            <w:shd w:val="pct15" w:color="auto" w:fill="FFFFFF"/>
            <w:lang w:eastAsia="ja-JP"/>
          </w:rPr>
          <w:t>(){}</w:t>
        </w:r>
      </w:ins>
    </w:p>
    <w:p w:rsidR="001A326B" w:rsidRPr="003365FC" w:rsidRDefault="001A326B" w:rsidP="001A326B">
      <w:pPr>
        <w:tabs>
          <w:tab w:val="left" w:pos="4208"/>
        </w:tabs>
        <w:ind w:left="360"/>
        <w:rPr>
          <w:ins w:id="8196" w:author="Red Army" w:date="2012-02-22T22:52:00Z"/>
          <w:rFonts w:ascii="Times New Roman" w:hAnsi="Times New Roman"/>
          <w:lang w:eastAsia="ja-JP"/>
        </w:rPr>
      </w:pPr>
      <w:ins w:id="8197" w:author="Red Army" w:date="2012-02-22T22:52:00Z">
        <w:r>
          <w:rPr>
            <w:rFonts w:ascii="Tahoma" w:eastAsia="MS Mincho" w:hAnsi="Tahoma" w:cs="Arial"/>
            <w:bCs/>
            <w:snapToGrid w:val="0"/>
            <w:sz w:val="20"/>
            <w:szCs w:val="20"/>
            <w:lang w:eastAsia="ja-JP"/>
          </w:rPr>
          <w:t xml:space="preserve">This is the </w:t>
        </w:r>
        <w:proofErr w:type="spellStart"/>
        <w:proofErr w:type="gramStart"/>
        <w:r>
          <w:rPr>
            <w:rFonts w:ascii="Tahoma" w:eastAsia="MS Mincho" w:hAnsi="Tahoma" w:cs="Arial"/>
            <w:bCs/>
            <w:snapToGrid w:val="0"/>
            <w:sz w:val="20"/>
            <w:szCs w:val="20"/>
            <w:lang w:eastAsia="ja-JP"/>
          </w:rPr>
          <w:t>KISearchCondition</w:t>
        </w:r>
        <w:proofErr w:type="spellEnd"/>
        <w:r>
          <w:rPr>
            <w:rFonts w:ascii="Tahoma" w:eastAsia="MS Mincho" w:hAnsi="Tahoma" w:cs="Arial"/>
            <w:bCs/>
            <w:snapToGrid w:val="0"/>
            <w:sz w:val="20"/>
            <w:szCs w:val="20"/>
            <w:lang w:eastAsia="ja-JP"/>
          </w:rPr>
          <w:t xml:space="preserve"> </w:t>
        </w:r>
        <w:r w:rsidRPr="003365FC">
          <w:rPr>
            <w:rFonts w:ascii="Tahoma" w:eastAsia="MS Mincho" w:hAnsi="Tahoma" w:cs="Arial"/>
            <w:bCs/>
            <w:snapToGrid w:val="0"/>
            <w:sz w:val="20"/>
            <w:szCs w:val="20"/>
            <w:lang w:eastAsia="ja-JP"/>
          </w:rPr>
          <w:t>'s</w:t>
        </w:r>
        <w:proofErr w:type="gramEnd"/>
        <w:r w:rsidRPr="003365FC">
          <w:rPr>
            <w:rFonts w:ascii="Tahoma" w:eastAsia="MS Mincho" w:hAnsi="Tahoma" w:cs="Arial"/>
            <w:bCs/>
            <w:snapToGrid w:val="0"/>
            <w:sz w:val="20"/>
            <w:szCs w:val="20"/>
            <w:lang w:eastAsia="ja-JP"/>
          </w:rPr>
          <w:t xml:space="preserve"> Constructor</w:t>
        </w:r>
        <w:r w:rsidRPr="003365FC">
          <w:rPr>
            <w:rFonts w:ascii="Times New Roman" w:hAnsi="Times New Roman" w:hint="eastAsia"/>
          </w:rPr>
          <w:t xml:space="preserve"> </w:t>
        </w:r>
        <w:del w:id="8198"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8199" w:author="Phuong Giang" w:date="2012-02-23T00:02:00Z">
        <w:r w:rsidR="001669BE" w:rsidRPr="001669BE">
          <w:rPr>
            <w:rFonts w:ascii="Times New Roman" w:hAnsi="Times New Roman" w:hint="eastAsia"/>
            <w:b/>
          </w:rPr>
          <w:t>Parameters &amp; return</w:t>
        </w:r>
      </w:ins>
    </w:p>
    <w:p w:rsidR="001A326B" w:rsidRPr="003365FC" w:rsidRDefault="001A326B" w:rsidP="001A326B">
      <w:pPr>
        <w:tabs>
          <w:tab w:val="left" w:pos="4208"/>
        </w:tabs>
        <w:ind w:left="360"/>
        <w:rPr>
          <w:ins w:id="8200" w:author="Red Army" w:date="2012-02-22T22:52:00Z"/>
          <w:rFonts w:ascii="Times New Roman" w:hAnsi="Times New Roman"/>
          <w:lang w:eastAsia="ja-JP"/>
        </w:rPr>
      </w:pPr>
      <w:ins w:id="8201" w:author="Red Army" w:date="2012-02-22T22:52:00Z">
        <w:del w:id="8202" w:author="Phuong Giang" w:date="2012-02-23T00:02:00Z">
          <w:r w:rsidRPr="003365FC" w:rsidDel="001669BE">
            <w:rPr>
              <w:rFonts w:ascii="Times New Roman" w:hAnsi="Times New Roman" w:hint="eastAsia"/>
            </w:rPr>
            <w:delText>Parameters</w:delText>
          </w:r>
          <w:r w:rsidRPr="003365FC" w:rsidDel="001669BE">
            <w:rPr>
              <w:rFonts w:ascii="Times New Roman" w:hAnsi="Times New Roman" w:hint="eastAsia"/>
              <w:lang w:eastAsia="ja-JP"/>
            </w:rPr>
            <w:delText xml:space="preserve"> &amp; return</w:delText>
          </w:r>
        </w:del>
      </w:ins>
      <w:ins w:id="8203" w:author="Phuong Giang" w:date="2012-02-23T00:02:00Z">
        <w:r w:rsidR="001669BE" w:rsidRPr="001669BE">
          <w:rPr>
            <w:rFonts w:ascii="Times New Roman" w:hAnsi="Times New Roman" w:hint="eastAsia"/>
            <w:b/>
          </w:rPr>
          <w:t>Parameters &amp; return</w:t>
        </w:r>
      </w:ins>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356"/>
        <w:gridCol w:w="846"/>
        <w:gridCol w:w="952"/>
        <w:gridCol w:w="1333"/>
        <w:gridCol w:w="4512"/>
      </w:tblGrid>
      <w:tr w:rsidR="001A326B" w:rsidRPr="003365FC" w:rsidTr="00995D66">
        <w:trPr>
          <w:cnfStyle w:val="100000000000" w:firstRow="1" w:lastRow="0" w:firstColumn="0" w:lastColumn="0" w:oddVBand="0" w:evenVBand="0" w:oddHBand="0" w:evenHBand="0" w:firstRowFirstColumn="0" w:firstRowLastColumn="0" w:lastRowFirstColumn="0" w:lastRowLastColumn="0"/>
          <w:ins w:id="8204" w:author="Red Army" w:date="2012-02-22T22:52:00Z"/>
        </w:trPr>
        <w:tc>
          <w:tcPr>
            <w:tcW w:w="577" w:type="dxa"/>
          </w:tcPr>
          <w:p w:rsidR="001A326B" w:rsidRPr="003365FC" w:rsidRDefault="001A326B" w:rsidP="00995D66">
            <w:pPr>
              <w:widowControl w:val="0"/>
              <w:spacing w:before="120"/>
              <w:ind w:left="-14" w:right="14"/>
              <w:jc w:val="center"/>
              <w:rPr>
                <w:ins w:id="8205" w:author="Red Army" w:date="2012-02-22T22:52:00Z"/>
                <w:rFonts w:ascii="Tahoma" w:eastAsia="MS Mincho" w:hAnsi="Tahoma" w:cs="Arial"/>
                <w:snapToGrid w:val="0"/>
                <w:sz w:val="20"/>
                <w:szCs w:val="20"/>
              </w:rPr>
            </w:pPr>
            <w:ins w:id="8206" w:author="Red Army" w:date="2012-02-22T22:52:00Z">
              <w:r w:rsidRPr="003365FC">
                <w:rPr>
                  <w:rFonts w:ascii="Tahoma" w:eastAsia="MS Mincho" w:hAnsi="Tahoma" w:cs="Arial" w:hint="eastAsia"/>
                  <w:snapToGrid w:val="0"/>
                  <w:sz w:val="20"/>
                  <w:szCs w:val="20"/>
                </w:rPr>
                <w:t>No</w:t>
              </w:r>
            </w:ins>
          </w:p>
        </w:tc>
        <w:tc>
          <w:tcPr>
            <w:tcW w:w="1356" w:type="dxa"/>
          </w:tcPr>
          <w:p w:rsidR="001A326B" w:rsidRPr="003365FC" w:rsidRDefault="001A326B" w:rsidP="00995D66">
            <w:pPr>
              <w:widowControl w:val="0"/>
              <w:spacing w:before="120"/>
              <w:ind w:left="-14" w:right="14"/>
              <w:jc w:val="center"/>
              <w:rPr>
                <w:ins w:id="8207" w:author="Red Army" w:date="2012-02-22T22:52:00Z"/>
                <w:rFonts w:ascii="Tahoma" w:eastAsia="MS Mincho" w:hAnsi="Tahoma" w:cs="Arial"/>
                <w:snapToGrid w:val="0"/>
                <w:sz w:val="20"/>
                <w:szCs w:val="20"/>
                <w:lang w:eastAsia="ja-JP"/>
              </w:rPr>
            </w:pPr>
            <w:ins w:id="8208" w:author="Red Army" w:date="2012-02-22T22:52:00Z">
              <w:r w:rsidRPr="003365FC">
                <w:rPr>
                  <w:rFonts w:ascii="Tahoma" w:eastAsia="MS Mincho" w:hAnsi="Tahoma" w:cs="Arial" w:hint="eastAsia"/>
                  <w:snapToGrid w:val="0"/>
                  <w:sz w:val="20"/>
                  <w:szCs w:val="20"/>
                  <w:lang w:eastAsia="ja-JP"/>
                </w:rPr>
                <w:t>Parameter</w:t>
              </w:r>
            </w:ins>
          </w:p>
        </w:tc>
        <w:tc>
          <w:tcPr>
            <w:tcW w:w="846" w:type="dxa"/>
          </w:tcPr>
          <w:p w:rsidR="001A326B" w:rsidRPr="003365FC" w:rsidRDefault="001A326B" w:rsidP="00995D66">
            <w:pPr>
              <w:widowControl w:val="0"/>
              <w:spacing w:before="120"/>
              <w:ind w:left="-14" w:right="14"/>
              <w:jc w:val="center"/>
              <w:rPr>
                <w:ins w:id="8209" w:author="Red Army" w:date="2012-02-22T22:52:00Z"/>
                <w:rFonts w:ascii="Tahoma" w:eastAsia="MS Mincho" w:hAnsi="Tahoma" w:cs="Arial"/>
                <w:snapToGrid w:val="0"/>
                <w:sz w:val="20"/>
                <w:szCs w:val="20"/>
                <w:lang w:eastAsia="ja-JP"/>
              </w:rPr>
            </w:pPr>
            <w:ins w:id="8210" w:author="Red Army" w:date="2012-02-22T22:52:00Z">
              <w:r w:rsidRPr="003365FC">
                <w:rPr>
                  <w:rFonts w:ascii="Tahoma" w:eastAsia="MS Mincho" w:hAnsi="Tahoma" w:cs="Arial" w:hint="eastAsia"/>
                  <w:snapToGrid w:val="0"/>
                  <w:sz w:val="20"/>
                  <w:szCs w:val="20"/>
                  <w:lang w:eastAsia="ja-JP"/>
                </w:rPr>
                <w:t>Type</w:t>
              </w:r>
            </w:ins>
          </w:p>
        </w:tc>
        <w:tc>
          <w:tcPr>
            <w:tcW w:w="952" w:type="dxa"/>
          </w:tcPr>
          <w:p w:rsidR="001A326B" w:rsidRPr="003365FC" w:rsidRDefault="001A326B" w:rsidP="00995D66">
            <w:pPr>
              <w:widowControl w:val="0"/>
              <w:spacing w:before="120"/>
              <w:ind w:left="-14" w:right="14"/>
              <w:jc w:val="center"/>
              <w:rPr>
                <w:ins w:id="8211" w:author="Red Army" w:date="2012-02-22T22:52:00Z"/>
                <w:rFonts w:ascii="Tahoma" w:eastAsia="MS Mincho" w:hAnsi="Tahoma" w:cs="Arial"/>
                <w:snapToGrid w:val="0"/>
                <w:sz w:val="20"/>
                <w:szCs w:val="20"/>
                <w:lang w:eastAsia="ja-JP"/>
              </w:rPr>
            </w:pPr>
            <w:ins w:id="8212" w:author="Red Army" w:date="2012-02-22T22:52:00Z">
              <w:r w:rsidRPr="003365FC">
                <w:rPr>
                  <w:rFonts w:ascii="Tahoma" w:eastAsia="MS Mincho" w:hAnsi="Tahoma" w:cs="Arial" w:hint="eastAsia"/>
                  <w:snapToGrid w:val="0"/>
                  <w:sz w:val="20"/>
                  <w:szCs w:val="20"/>
                  <w:lang w:eastAsia="ja-JP"/>
                </w:rPr>
                <w:t>In/out</w:t>
              </w:r>
            </w:ins>
          </w:p>
        </w:tc>
        <w:tc>
          <w:tcPr>
            <w:tcW w:w="1333" w:type="dxa"/>
          </w:tcPr>
          <w:p w:rsidR="001A326B" w:rsidRPr="003365FC" w:rsidRDefault="001A326B" w:rsidP="00995D66">
            <w:pPr>
              <w:widowControl w:val="0"/>
              <w:spacing w:before="120"/>
              <w:ind w:left="-14" w:right="14"/>
              <w:jc w:val="center"/>
              <w:rPr>
                <w:ins w:id="8213" w:author="Red Army" w:date="2012-02-22T22:52:00Z"/>
                <w:rFonts w:ascii="Tahoma" w:eastAsia="MS Mincho" w:hAnsi="Tahoma" w:cs="Arial"/>
                <w:snapToGrid w:val="0"/>
                <w:sz w:val="20"/>
                <w:szCs w:val="20"/>
                <w:lang w:eastAsia="ja-JP"/>
              </w:rPr>
            </w:pPr>
            <w:ins w:id="8214" w:author="Red Army" w:date="2012-02-22T22:52:00Z">
              <w:r w:rsidRPr="003365FC">
                <w:rPr>
                  <w:rFonts w:ascii="Tahoma" w:eastAsia="MS Mincho" w:hAnsi="Tahoma" w:cs="Arial" w:hint="eastAsia"/>
                  <w:snapToGrid w:val="0"/>
                  <w:sz w:val="20"/>
                  <w:szCs w:val="20"/>
                  <w:lang w:eastAsia="ja-JP"/>
                </w:rPr>
                <w:t>Default</w:t>
              </w:r>
            </w:ins>
          </w:p>
        </w:tc>
        <w:tc>
          <w:tcPr>
            <w:tcW w:w="4512" w:type="dxa"/>
          </w:tcPr>
          <w:p w:rsidR="001A326B" w:rsidRPr="003365FC" w:rsidRDefault="001A326B" w:rsidP="00995D66">
            <w:pPr>
              <w:widowControl w:val="0"/>
              <w:spacing w:before="120"/>
              <w:ind w:left="-14" w:right="14"/>
              <w:jc w:val="center"/>
              <w:rPr>
                <w:ins w:id="8215" w:author="Red Army" w:date="2012-02-22T22:52:00Z"/>
                <w:rFonts w:ascii="Tahoma" w:eastAsia="MS Mincho" w:hAnsi="Tahoma" w:cs="Arial"/>
                <w:snapToGrid w:val="0"/>
                <w:sz w:val="20"/>
                <w:szCs w:val="20"/>
                <w:lang w:eastAsia="ja-JP"/>
              </w:rPr>
            </w:pPr>
            <w:ins w:id="8216" w:author="Red Army" w:date="2012-02-22T22:52:00Z">
              <w:r w:rsidRPr="003365FC">
                <w:rPr>
                  <w:rFonts w:ascii="Tahoma" w:eastAsia="MS Mincho" w:hAnsi="Tahoma" w:cs="Arial" w:hint="eastAsia"/>
                  <w:snapToGrid w:val="0"/>
                  <w:sz w:val="20"/>
                  <w:szCs w:val="20"/>
                  <w:lang w:eastAsia="ja-JP"/>
                </w:rPr>
                <w:t>Description</w:t>
              </w:r>
            </w:ins>
          </w:p>
        </w:tc>
      </w:tr>
      <w:tr w:rsidR="001A326B" w:rsidRPr="001256D9" w:rsidTr="00995D66">
        <w:trPr>
          <w:ins w:id="8217" w:author="Red Army" w:date="2012-02-22T22:52:00Z"/>
        </w:trPr>
        <w:tc>
          <w:tcPr>
            <w:tcW w:w="577" w:type="dxa"/>
          </w:tcPr>
          <w:p w:rsidR="001A326B" w:rsidRPr="001256D9" w:rsidRDefault="001A326B">
            <w:pPr>
              <w:pStyle w:val="comment"/>
              <w:ind w:left="0"/>
              <w:rPr>
                <w:ins w:id="8218" w:author="Red Army" w:date="2012-02-22T22:52:00Z"/>
                <w:rFonts w:ascii="Times New Roman" w:hAnsi="Times New Roman" w:cs="Times New Roman"/>
                <w:bCs w:val="0"/>
                <w:sz w:val="22"/>
                <w:szCs w:val="22"/>
                <w:rPrChange w:id="8219" w:author="Phuong Giang" w:date="2012-02-22T23:44:00Z">
                  <w:rPr>
                    <w:ins w:id="8220" w:author="Red Army" w:date="2012-02-22T22:52:00Z"/>
                    <w:rFonts w:ascii="Tahoma" w:eastAsia="MS Mincho" w:hAnsi="Tahoma" w:cs="Arial"/>
                    <w:bCs/>
                    <w:snapToGrid w:val="0"/>
                    <w:sz w:val="18"/>
                    <w:szCs w:val="18"/>
                    <w:lang w:eastAsia="ja-JP"/>
                  </w:rPr>
                </w:rPrChange>
              </w:rPr>
              <w:pPrChange w:id="8221" w:author="Phuong Giang" w:date="2012-02-22T23:44:00Z">
                <w:pPr>
                  <w:spacing w:before="120" w:after="200" w:line="360" w:lineRule="auto"/>
                </w:pPr>
              </w:pPrChange>
            </w:pPr>
          </w:p>
        </w:tc>
        <w:tc>
          <w:tcPr>
            <w:tcW w:w="1356" w:type="dxa"/>
          </w:tcPr>
          <w:p w:rsidR="001A326B" w:rsidRPr="001256D9" w:rsidRDefault="001A326B">
            <w:pPr>
              <w:pStyle w:val="comment"/>
              <w:ind w:left="0"/>
              <w:rPr>
                <w:ins w:id="8222" w:author="Red Army" w:date="2012-02-22T22:52:00Z"/>
                <w:rFonts w:ascii="Times New Roman" w:hAnsi="Times New Roman" w:cs="Times New Roman"/>
                <w:bCs w:val="0"/>
                <w:sz w:val="22"/>
                <w:szCs w:val="22"/>
                <w:rPrChange w:id="8223" w:author="Phuong Giang" w:date="2012-02-22T23:44:00Z">
                  <w:rPr>
                    <w:ins w:id="8224" w:author="Red Army" w:date="2012-02-22T22:52:00Z"/>
                    <w:rFonts w:ascii="Tahoma" w:eastAsia="MS Mincho" w:hAnsi="Tahoma" w:cs="Arial"/>
                    <w:bCs/>
                    <w:snapToGrid w:val="0"/>
                    <w:sz w:val="18"/>
                    <w:szCs w:val="18"/>
                    <w:lang w:eastAsia="ja-JP"/>
                  </w:rPr>
                </w:rPrChange>
              </w:rPr>
              <w:pPrChange w:id="8225" w:author="Phuong Giang" w:date="2012-02-22T23:44:00Z">
                <w:pPr>
                  <w:spacing w:before="120" w:after="200" w:line="360" w:lineRule="auto"/>
                </w:pPr>
              </w:pPrChange>
            </w:pPr>
          </w:p>
        </w:tc>
        <w:tc>
          <w:tcPr>
            <w:tcW w:w="846" w:type="dxa"/>
          </w:tcPr>
          <w:p w:rsidR="001A326B" w:rsidRPr="001256D9" w:rsidRDefault="001A326B">
            <w:pPr>
              <w:pStyle w:val="comment"/>
              <w:ind w:left="0"/>
              <w:rPr>
                <w:ins w:id="8226" w:author="Red Army" w:date="2012-02-22T22:52:00Z"/>
                <w:rFonts w:ascii="Times New Roman" w:hAnsi="Times New Roman" w:cs="Times New Roman"/>
                <w:bCs w:val="0"/>
                <w:sz w:val="22"/>
                <w:szCs w:val="22"/>
                <w:rPrChange w:id="8227" w:author="Phuong Giang" w:date="2012-02-22T23:44:00Z">
                  <w:rPr>
                    <w:ins w:id="8228" w:author="Red Army" w:date="2012-02-22T22:52:00Z"/>
                    <w:rFonts w:ascii="Tahoma" w:eastAsia="MS Mincho" w:hAnsi="Tahoma" w:cs="Arial"/>
                    <w:bCs/>
                    <w:snapToGrid w:val="0"/>
                    <w:sz w:val="18"/>
                    <w:szCs w:val="18"/>
                    <w:lang w:eastAsia="ja-JP"/>
                  </w:rPr>
                </w:rPrChange>
              </w:rPr>
              <w:pPrChange w:id="8229" w:author="Phuong Giang" w:date="2012-02-22T23:44:00Z">
                <w:pPr>
                  <w:spacing w:before="120" w:after="200" w:line="360" w:lineRule="auto"/>
                </w:pPr>
              </w:pPrChange>
            </w:pPr>
          </w:p>
        </w:tc>
        <w:tc>
          <w:tcPr>
            <w:tcW w:w="952" w:type="dxa"/>
          </w:tcPr>
          <w:p w:rsidR="001A326B" w:rsidRPr="001256D9" w:rsidRDefault="001A326B">
            <w:pPr>
              <w:pStyle w:val="comment"/>
              <w:ind w:left="0"/>
              <w:rPr>
                <w:ins w:id="8230" w:author="Red Army" w:date="2012-02-22T22:52:00Z"/>
                <w:rFonts w:ascii="Times New Roman" w:hAnsi="Times New Roman" w:cs="Times New Roman"/>
                <w:bCs w:val="0"/>
                <w:sz w:val="22"/>
                <w:szCs w:val="22"/>
                <w:rPrChange w:id="8231" w:author="Phuong Giang" w:date="2012-02-22T23:44:00Z">
                  <w:rPr>
                    <w:ins w:id="8232" w:author="Red Army" w:date="2012-02-22T22:52:00Z"/>
                    <w:rFonts w:ascii="Tahoma" w:eastAsia="MS Mincho" w:hAnsi="Tahoma" w:cs="Arial"/>
                    <w:bCs/>
                    <w:snapToGrid w:val="0"/>
                    <w:sz w:val="18"/>
                    <w:szCs w:val="18"/>
                    <w:lang w:eastAsia="ja-JP"/>
                  </w:rPr>
                </w:rPrChange>
              </w:rPr>
              <w:pPrChange w:id="8233" w:author="Phuong Giang" w:date="2012-02-22T23:44:00Z">
                <w:pPr>
                  <w:spacing w:before="120" w:after="200" w:line="360" w:lineRule="auto"/>
                </w:pPr>
              </w:pPrChange>
            </w:pPr>
          </w:p>
        </w:tc>
        <w:tc>
          <w:tcPr>
            <w:tcW w:w="1333" w:type="dxa"/>
          </w:tcPr>
          <w:p w:rsidR="001A326B" w:rsidRPr="001256D9" w:rsidRDefault="001A326B">
            <w:pPr>
              <w:pStyle w:val="comment"/>
              <w:ind w:left="0"/>
              <w:rPr>
                <w:ins w:id="8234" w:author="Red Army" w:date="2012-02-22T22:52:00Z"/>
                <w:rFonts w:ascii="Times New Roman" w:hAnsi="Times New Roman" w:cs="Times New Roman"/>
                <w:bCs w:val="0"/>
                <w:sz w:val="22"/>
                <w:szCs w:val="22"/>
                <w:rPrChange w:id="8235" w:author="Phuong Giang" w:date="2012-02-22T23:44:00Z">
                  <w:rPr>
                    <w:ins w:id="8236" w:author="Red Army" w:date="2012-02-22T22:52:00Z"/>
                    <w:rFonts w:ascii="Tahoma" w:eastAsia="MS Mincho" w:hAnsi="Tahoma" w:cs="Arial"/>
                    <w:bCs/>
                    <w:snapToGrid w:val="0"/>
                    <w:sz w:val="18"/>
                    <w:szCs w:val="18"/>
                    <w:lang w:eastAsia="ja-JP"/>
                  </w:rPr>
                </w:rPrChange>
              </w:rPr>
              <w:pPrChange w:id="8237" w:author="Phuong Giang" w:date="2012-02-22T23:44:00Z">
                <w:pPr>
                  <w:spacing w:before="120" w:after="200" w:line="360" w:lineRule="auto"/>
                </w:pPr>
              </w:pPrChange>
            </w:pPr>
          </w:p>
        </w:tc>
        <w:tc>
          <w:tcPr>
            <w:tcW w:w="4512" w:type="dxa"/>
          </w:tcPr>
          <w:p w:rsidR="001A326B" w:rsidRPr="001256D9" w:rsidRDefault="001A326B">
            <w:pPr>
              <w:pStyle w:val="comment"/>
              <w:ind w:left="0"/>
              <w:rPr>
                <w:ins w:id="8238" w:author="Red Army" w:date="2012-02-22T22:52:00Z"/>
                <w:rFonts w:ascii="Times New Roman" w:hAnsi="Times New Roman" w:cs="Times New Roman"/>
                <w:bCs w:val="0"/>
                <w:sz w:val="22"/>
                <w:szCs w:val="22"/>
                <w:rPrChange w:id="8239" w:author="Phuong Giang" w:date="2012-02-22T23:44:00Z">
                  <w:rPr>
                    <w:ins w:id="8240" w:author="Red Army" w:date="2012-02-22T22:52:00Z"/>
                    <w:rFonts w:ascii="Tahoma" w:eastAsia="MS Mincho" w:hAnsi="Tahoma" w:cs="Arial"/>
                    <w:bCs/>
                    <w:snapToGrid w:val="0"/>
                    <w:sz w:val="18"/>
                    <w:szCs w:val="18"/>
                    <w:lang w:eastAsia="ja-JP"/>
                  </w:rPr>
                </w:rPrChange>
              </w:rPr>
              <w:pPrChange w:id="8241" w:author="Phuong Giang" w:date="2012-02-22T23:44:00Z">
                <w:pPr>
                  <w:spacing w:before="120" w:after="200" w:line="360" w:lineRule="auto"/>
                </w:pPr>
              </w:pPrChange>
            </w:pPr>
          </w:p>
        </w:tc>
      </w:tr>
    </w:tbl>
    <w:p w:rsidR="003365FC" w:rsidRPr="003365FC" w:rsidRDefault="003365FC" w:rsidP="003365FC">
      <w:pPr>
        <w:tabs>
          <w:tab w:val="left" w:pos="4208"/>
        </w:tabs>
        <w:ind w:left="360"/>
        <w:rPr>
          <w:ins w:id="8242" w:author="Red Army" w:date="2012-02-22T21:20:00Z"/>
          <w:rFonts w:ascii="Times New Roman" w:hAnsi="Times New Roman"/>
        </w:rPr>
      </w:pPr>
    </w:p>
    <w:p w:rsidR="001E773C" w:rsidRDefault="0053160F">
      <w:pPr>
        <w:pStyle w:val="Heading3"/>
        <w:rPr>
          <w:ins w:id="8243" w:author="Red Army" w:date="2012-02-22T21:32:00Z"/>
        </w:rPr>
        <w:pPrChange w:id="8244" w:author="Phuong Giang" w:date="2012-02-22T23:59:00Z">
          <w:pPr>
            <w:pStyle w:val="Heading3"/>
            <w:numPr>
              <w:numId w:val="8"/>
            </w:numPr>
            <w:tabs>
              <w:tab w:val="left" w:pos="4208"/>
            </w:tabs>
          </w:pPr>
        </w:pPrChange>
      </w:pPr>
      <w:bookmarkStart w:id="8245" w:name="_Toc317721138"/>
      <w:proofErr w:type="spellStart"/>
      <w:ins w:id="8246" w:author="Red Army" w:date="2012-02-22T21:32:00Z">
        <w:r w:rsidRPr="0053160F">
          <w:lastRenderedPageBreak/>
          <w:t>TLH.</w:t>
        </w:r>
        <w:r>
          <w:t>TeachingMethod</w:t>
        </w:r>
        <w:bookmarkEnd w:id="8245"/>
        <w:proofErr w:type="spellEnd"/>
      </w:ins>
    </w:p>
    <w:p w:rsidR="00651F73" w:rsidRDefault="00612C28">
      <w:pPr>
        <w:keepNext/>
        <w:rPr>
          <w:ins w:id="8247" w:author="Phuong Giang" w:date="2012-02-23T00:13:00Z"/>
        </w:rPr>
        <w:pPrChange w:id="8248" w:author="Phuong Giang" w:date="2012-02-23T00:13:00Z">
          <w:pPr/>
        </w:pPrChange>
      </w:pPr>
      <w:ins w:id="8249" w:author="Red Army" w:date="2012-02-22T21:32:00Z">
        <w:del w:id="8250" w:author="Phuong Giang" w:date="2012-02-23T00:13:00Z">
          <w:r w:rsidDel="00651F73">
            <w:rPr>
              <w:noProof/>
              <w:lang w:eastAsia="ja-JP"/>
              <w:rPrChange w:id="8251" w:author="Unknown">
                <w:rPr>
                  <w:noProof/>
                  <w:color w:val="0000FF" w:themeColor="hyperlink"/>
                  <w:u w:val="single"/>
                  <w:lang w:eastAsia="ja-JP"/>
                </w:rPr>
              </w:rPrChange>
            </w:rPr>
            <w:drawing>
              <wp:inline distT="0" distB="0" distL="0" distR="0" wp14:anchorId="2AD6E123" wp14:editId="1087BB1B">
                <wp:extent cx="5943600" cy="4267524"/>
                <wp:effectExtent l="0" t="0" r="0" b="0"/>
                <wp:docPr id="29" name="Picture 29" descr="D:\TLH\trunk\Document\Design\Class Diagram\TLH_TMMan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LH\trunk\Document\Design\Class Diagram\TLH_TMManage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67524"/>
                        </a:xfrm>
                        <a:prstGeom prst="rect">
                          <a:avLst/>
                        </a:prstGeom>
                        <a:noFill/>
                        <a:ln>
                          <a:noFill/>
                        </a:ln>
                      </pic:spPr>
                    </pic:pic>
                  </a:graphicData>
                </a:graphic>
              </wp:inline>
            </w:drawing>
          </w:r>
        </w:del>
      </w:ins>
    </w:p>
    <w:p w:rsidR="0095718C" w:rsidRDefault="0095718C" w:rsidP="0095718C">
      <w:pPr>
        <w:pStyle w:val="Heading4"/>
        <w:tabs>
          <w:tab w:val="left" w:pos="4208"/>
        </w:tabs>
        <w:rPr>
          <w:ins w:id="8252" w:author="Phuong Giang" w:date="2012-02-22T21:36:00Z"/>
        </w:rPr>
      </w:pPr>
      <w:ins w:id="8253" w:author="Phuong Giang" w:date="2012-02-22T21:36:00Z">
        <w:r>
          <w:t>Class Diagram Explanation</w:t>
        </w:r>
      </w:ins>
    </w:p>
    <w:p w:rsidR="00651F73" w:rsidRDefault="00612C28">
      <w:pPr>
        <w:keepNext/>
        <w:rPr>
          <w:ins w:id="8254" w:author="Phuong Giang" w:date="2012-02-23T00:13:00Z"/>
        </w:rPr>
        <w:pPrChange w:id="8255" w:author="Phuong Giang" w:date="2012-02-23T00:13:00Z">
          <w:pPr/>
        </w:pPrChange>
      </w:pPr>
      <w:ins w:id="8256" w:author="Phuong Giang" w:date="2012-02-22T21:36:00Z">
        <w:r>
          <w:rPr>
            <w:noProof/>
            <w:lang w:eastAsia="ja-JP"/>
            <w:rPrChange w:id="8257" w:author="Unknown">
              <w:rPr>
                <w:rFonts w:asciiTheme="majorHAnsi" w:eastAsiaTheme="majorEastAsia" w:hAnsiTheme="majorHAnsi" w:cstheme="majorBidi"/>
                <w:b/>
                <w:bCs/>
                <w:noProof/>
                <w:color w:val="0000FF" w:themeColor="hyperlink"/>
                <w:u w:val="single"/>
                <w:lang w:eastAsia="ja-JP"/>
              </w:rPr>
            </w:rPrChange>
          </w:rPr>
          <w:drawing>
            <wp:inline distT="0" distB="0" distL="0" distR="0" wp14:anchorId="36336DFD" wp14:editId="6E0F4764">
              <wp:extent cx="5612130" cy="377698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12130" cy="3776980"/>
                      </a:xfrm>
                      <a:prstGeom prst="rect">
                        <a:avLst/>
                      </a:prstGeom>
                    </pic:spPr>
                  </pic:pic>
                </a:graphicData>
              </a:graphic>
            </wp:inline>
          </w:drawing>
        </w:r>
      </w:ins>
    </w:p>
    <w:p w:rsidR="0095718C" w:rsidRPr="00486CB2" w:rsidRDefault="00651F73">
      <w:pPr>
        <w:pStyle w:val="Caption"/>
        <w:jc w:val="center"/>
        <w:rPr>
          <w:ins w:id="8258" w:author="Phuong Giang" w:date="2012-02-22T21:36:00Z"/>
        </w:rPr>
        <w:pPrChange w:id="8259" w:author="Phuong Giang" w:date="2012-02-23T00:14:00Z">
          <w:pPr/>
        </w:pPrChange>
      </w:pPr>
      <w:bookmarkStart w:id="8260" w:name="_Toc317720990"/>
      <w:ins w:id="8261" w:author="Phuong Giang" w:date="2012-02-23T00:13:00Z">
        <w:r>
          <w:t xml:space="preserve">Figure </w:t>
        </w:r>
        <w:r>
          <w:fldChar w:fldCharType="begin"/>
        </w:r>
        <w:r>
          <w:instrText xml:space="preserve"> SEQ Figure \* ARABIC </w:instrText>
        </w:r>
      </w:ins>
      <w:r>
        <w:fldChar w:fldCharType="separate"/>
      </w:r>
      <w:ins w:id="8262" w:author="Phuong Giang" w:date="2012-02-23T00:34:00Z">
        <w:r w:rsidR="00AF3591">
          <w:rPr>
            <w:noProof/>
          </w:rPr>
          <w:t>6</w:t>
        </w:r>
      </w:ins>
      <w:ins w:id="8263" w:author="Phuong Giang" w:date="2012-02-23T00:13:00Z">
        <w:r>
          <w:fldChar w:fldCharType="end"/>
        </w:r>
        <w:r>
          <w:t xml:space="preserve"> - Teaching Method Class Diagram</w:t>
        </w:r>
      </w:ins>
      <w:bookmarkEnd w:id="8260"/>
    </w:p>
    <w:p w:rsidR="0095718C" w:rsidRDefault="0095718C" w:rsidP="0095718C">
      <w:pPr>
        <w:pStyle w:val="Heading4"/>
        <w:tabs>
          <w:tab w:val="left" w:pos="4208"/>
        </w:tabs>
        <w:rPr>
          <w:ins w:id="8264" w:author="Phuong Giang" w:date="2012-02-22T21:36:00Z"/>
        </w:rPr>
      </w:pPr>
      <w:proofErr w:type="spellStart"/>
      <w:ins w:id="8265" w:author="Phuong Giang" w:date="2012-02-22T21:36:00Z">
        <w:r>
          <w:t>TMSearchCondition</w:t>
        </w:r>
        <w:proofErr w:type="spellEnd"/>
        <w:r>
          <w:t xml:space="preserve"> Class</w:t>
        </w:r>
      </w:ins>
    </w:p>
    <w:p w:rsidR="0095718C" w:rsidRDefault="0095718C">
      <w:pPr>
        <w:pStyle w:val="Heading5"/>
        <w:rPr>
          <w:ins w:id="8266" w:author="Phuong Giang" w:date="2012-02-22T21:36:00Z"/>
        </w:rPr>
        <w:pPrChange w:id="8267" w:author="Phuong Giang" w:date="2012-02-23T00:03:00Z">
          <w:pPr>
            <w:pStyle w:val="Heading5"/>
            <w:numPr>
              <w:ilvl w:val="0"/>
              <w:numId w:val="0"/>
            </w:numPr>
            <w:ind w:left="0" w:firstLine="0"/>
          </w:pPr>
        </w:pPrChange>
      </w:pPr>
      <w:ins w:id="8268" w:author="Phuong Giang" w:date="2012-02-22T21:36:00Z">
        <w:r w:rsidRPr="00310F8C">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8269"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378"/>
        <w:gridCol w:w="832"/>
        <w:gridCol w:w="1142"/>
        <w:gridCol w:w="952"/>
        <w:gridCol w:w="4702"/>
        <w:tblGridChange w:id="8270">
          <w:tblGrid>
            <w:gridCol w:w="570"/>
            <w:gridCol w:w="1378"/>
            <w:gridCol w:w="832"/>
            <w:gridCol w:w="1142"/>
            <w:gridCol w:w="952"/>
            <w:gridCol w:w="470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8271" w:author="Phuong Giang" w:date="2012-02-22T21:36:00Z"/>
        </w:trPr>
        <w:tc>
          <w:tcPr>
            <w:tcW w:w="570" w:type="dxa"/>
            <w:tcPrChange w:id="8272" w:author="Phuong Giang" w:date="2012-02-22T23:30:00Z">
              <w:tcPr>
                <w:tcW w:w="570"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273" w:author="Phuong Giang" w:date="2012-02-22T21:36:00Z"/>
                <w:b w:val="0"/>
                <w:lang w:eastAsia="ja-JP"/>
                <w:rPrChange w:id="8274" w:author="Phuong Giang" w:date="2012-02-22T23:38:00Z">
                  <w:rPr>
                    <w:ins w:id="8275" w:author="Phuong Giang" w:date="2012-02-22T21:36:00Z"/>
                    <w:b/>
                    <w:bCs w:val="0"/>
                    <w:color w:val="800000"/>
                  </w:rPr>
                </w:rPrChange>
              </w:rPr>
              <w:pPrChange w:id="8276"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277" w:author="Phuong Giang" w:date="2012-02-22T21:36:00Z">
              <w:r w:rsidRPr="009F25A3">
                <w:rPr>
                  <w:rFonts w:ascii="Tahoma" w:eastAsia="MS Mincho" w:hAnsi="Tahoma" w:cs="Arial"/>
                  <w:b w:val="0"/>
                  <w:snapToGrid w:val="0"/>
                  <w:color w:val="auto"/>
                  <w:sz w:val="20"/>
                  <w:szCs w:val="20"/>
                  <w:lang w:eastAsia="ja-JP"/>
                  <w:rPrChange w:id="8278" w:author="Phuong Giang" w:date="2012-02-22T23:38:00Z">
                    <w:rPr>
                      <w:b/>
                      <w:color w:val="800000"/>
                    </w:rPr>
                  </w:rPrChange>
                </w:rPr>
                <w:t>No</w:t>
              </w:r>
            </w:ins>
          </w:p>
        </w:tc>
        <w:tc>
          <w:tcPr>
            <w:tcW w:w="1378" w:type="dxa"/>
            <w:tcPrChange w:id="8279" w:author="Phuong Giang" w:date="2012-02-22T23:30:00Z">
              <w:tcPr>
                <w:tcW w:w="1378"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280" w:author="Phuong Giang" w:date="2012-02-22T21:36:00Z"/>
                <w:b w:val="0"/>
                <w:lang w:eastAsia="ja-JP"/>
                <w:rPrChange w:id="8281" w:author="Phuong Giang" w:date="2012-02-22T23:38:00Z">
                  <w:rPr>
                    <w:ins w:id="8282" w:author="Phuong Giang" w:date="2012-02-22T21:36:00Z"/>
                    <w:b/>
                    <w:bCs w:val="0"/>
                    <w:color w:val="800000"/>
                    <w:lang w:eastAsia="ja-JP"/>
                  </w:rPr>
                </w:rPrChange>
              </w:rPr>
              <w:pPrChange w:id="8283"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284" w:author="Phuong Giang" w:date="2012-02-22T21:36:00Z">
              <w:r w:rsidRPr="009F25A3">
                <w:rPr>
                  <w:rFonts w:ascii="Tahoma" w:eastAsia="MS Mincho" w:hAnsi="Tahoma" w:cs="Arial"/>
                  <w:b w:val="0"/>
                  <w:snapToGrid w:val="0"/>
                  <w:color w:val="auto"/>
                  <w:sz w:val="20"/>
                  <w:szCs w:val="20"/>
                  <w:lang w:eastAsia="ja-JP"/>
                  <w:rPrChange w:id="8285" w:author="Phuong Giang" w:date="2012-02-22T23:38:00Z">
                    <w:rPr>
                      <w:b/>
                      <w:color w:val="800000"/>
                      <w:lang w:eastAsia="ja-JP"/>
                    </w:rPr>
                  </w:rPrChange>
                </w:rPr>
                <w:t>Attribute</w:t>
              </w:r>
            </w:ins>
          </w:p>
        </w:tc>
        <w:tc>
          <w:tcPr>
            <w:tcW w:w="832" w:type="dxa"/>
            <w:tcPrChange w:id="8286" w:author="Phuong Giang" w:date="2012-02-22T23:30:00Z">
              <w:tcPr>
                <w:tcW w:w="83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287" w:author="Phuong Giang" w:date="2012-02-22T21:36:00Z"/>
                <w:b w:val="0"/>
                <w:lang w:eastAsia="ja-JP"/>
                <w:rPrChange w:id="8288" w:author="Phuong Giang" w:date="2012-02-22T23:38:00Z">
                  <w:rPr>
                    <w:ins w:id="8289" w:author="Phuong Giang" w:date="2012-02-22T21:36:00Z"/>
                    <w:b/>
                    <w:bCs w:val="0"/>
                    <w:color w:val="800000"/>
                    <w:lang w:eastAsia="ja-JP"/>
                  </w:rPr>
                </w:rPrChange>
              </w:rPr>
              <w:pPrChange w:id="8290"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291" w:author="Phuong Giang" w:date="2012-02-22T21:36:00Z">
              <w:r w:rsidRPr="009F25A3">
                <w:rPr>
                  <w:rFonts w:ascii="Tahoma" w:eastAsia="MS Mincho" w:hAnsi="Tahoma" w:cs="Arial"/>
                  <w:b w:val="0"/>
                  <w:snapToGrid w:val="0"/>
                  <w:color w:val="auto"/>
                  <w:sz w:val="20"/>
                  <w:szCs w:val="20"/>
                  <w:lang w:eastAsia="ja-JP"/>
                  <w:rPrChange w:id="8292" w:author="Phuong Giang" w:date="2012-02-22T23:38:00Z">
                    <w:rPr>
                      <w:b/>
                      <w:color w:val="800000"/>
                      <w:lang w:eastAsia="ja-JP"/>
                    </w:rPr>
                  </w:rPrChange>
                </w:rPr>
                <w:t>Type</w:t>
              </w:r>
            </w:ins>
          </w:p>
        </w:tc>
        <w:tc>
          <w:tcPr>
            <w:tcW w:w="1142" w:type="dxa"/>
            <w:tcPrChange w:id="8293" w:author="Phuong Giang" w:date="2012-02-22T23:30:00Z">
              <w:tcPr>
                <w:tcW w:w="114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294" w:author="Phuong Giang" w:date="2012-02-22T21:36:00Z"/>
                <w:b w:val="0"/>
                <w:lang w:eastAsia="ja-JP"/>
                <w:rPrChange w:id="8295" w:author="Phuong Giang" w:date="2012-02-22T23:38:00Z">
                  <w:rPr>
                    <w:ins w:id="8296" w:author="Phuong Giang" w:date="2012-02-22T21:36:00Z"/>
                    <w:b/>
                    <w:bCs w:val="0"/>
                    <w:color w:val="800000"/>
                    <w:lang w:eastAsia="ja-JP"/>
                  </w:rPr>
                </w:rPrChange>
              </w:rPr>
              <w:pPrChange w:id="8297"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298" w:author="Phuong Giang" w:date="2012-02-22T21:36:00Z">
              <w:r w:rsidRPr="009F25A3">
                <w:rPr>
                  <w:rFonts w:ascii="Tahoma" w:eastAsia="MS Mincho" w:hAnsi="Tahoma" w:cs="Arial"/>
                  <w:b w:val="0"/>
                  <w:snapToGrid w:val="0"/>
                  <w:color w:val="auto"/>
                  <w:sz w:val="20"/>
                  <w:szCs w:val="20"/>
                  <w:lang w:eastAsia="ja-JP"/>
                  <w:rPrChange w:id="8299" w:author="Phuong Giang" w:date="2012-02-22T23:38:00Z">
                    <w:rPr>
                      <w:b/>
                      <w:color w:val="800000"/>
                      <w:lang w:eastAsia="ja-JP"/>
                    </w:rPr>
                  </w:rPrChange>
                </w:rPr>
                <w:t>Default</w:t>
              </w:r>
            </w:ins>
          </w:p>
        </w:tc>
        <w:tc>
          <w:tcPr>
            <w:tcW w:w="952" w:type="dxa"/>
            <w:tcPrChange w:id="8300"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301" w:author="Phuong Giang" w:date="2012-02-22T21:36:00Z"/>
                <w:b w:val="0"/>
                <w:lang w:eastAsia="ja-JP"/>
                <w:rPrChange w:id="8302" w:author="Phuong Giang" w:date="2012-02-22T23:38:00Z">
                  <w:rPr>
                    <w:ins w:id="8303" w:author="Phuong Giang" w:date="2012-02-22T21:36:00Z"/>
                    <w:b/>
                    <w:bCs w:val="0"/>
                    <w:color w:val="800000"/>
                    <w:lang w:eastAsia="ja-JP"/>
                  </w:rPr>
                </w:rPrChange>
              </w:rPr>
              <w:pPrChange w:id="8304"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305" w:author="Phuong Giang" w:date="2012-02-22T21:36:00Z">
              <w:r w:rsidRPr="009F25A3">
                <w:rPr>
                  <w:rFonts w:ascii="Tahoma" w:eastAsia="MS Mincho" w:hAnsi="Tahoma" w:cs="Arial"/>
                  <w:b w:val="0"/>
                  <w:snapToGrid w:val="0"/>
                  <w:color w:val="auto"/>
                  <w:sz w:val="20"/>
                  <w:szCs w:val="20"/>
                  <w:lang w:eastAsia="ja-JP"/>
                  <w:rPrChange w:id="8306" w:author="Phuong Giang" w:date="2012-02-22T23:38:00Z">
                    <w:rPr>
                      <w:b/>
                      <w:color w:val="800000"/>
                      <w:lang w:eastAsia="ja-JP"/>
                    </w:rPr>
                  </w:rPrChange>
                </w:rPr>
                <w:t>Note</w:t>
              </w:r>
            </w:ins>
          </w:p>
        </w:tc>
        <w:tc>
          <w:tcPr>
            <w:tcW w:w="4702" w:type="dxa"/>
            <w:tcPrChange w:id="8307" w:author="Phuong Giang" w:date="2012-02-22T23:30:00Z">
              <w:tcPr>
                <w:tcW w:w="470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308" w:author="Phuong Giang" w:date="2012-02-22T21:36:00Z"/>
                <w:b w:val="0"/>
                <w:lang w:eastAsia="ja-JP"/>
                <w:rPrChange w:id="8309" w:author="Phuong Giang" w:date="2012-02-22T23:38:00Z">
                  <w:rPr>
                    <w:ins w:id="8310" w:author="Phuong Giang" w:date="2012-02-22T21:36:00Z"/>
                    <w:b/>
                    <w:bCs w:val="0"/>
                    <w:color w:val="800000"/>
                    <w:lang w:eastAsia="ja-JP"/>
                  </w:rPr>
                </w:rPrChange>
              </w:rPr>
              <w:pPrChange w:id="8311"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312" w:author="Phuong Giang" w:date="2012-02-22T21:36:00Z">
              <w:r w:rsidRPr="009F25A3">
                <w:rPr>
                  <w:rFonts w:ascii="Tahoma" w:eastAsia="MS Mincho" w:hAnsi="Tahoma" w:cs="Arial"/>
                  <w:b w:val="0"/>
                  <w:snapToGrid w:val="0"/>
                  <w:color w:val="auto"/>
                  <w:sz w:val="20"/>
                  <w:szCs w:val="20"/>
                  <w:lang w:eastAsia="ja-JP"/>
                  <w:rPrChange w:id="8313" w:author="Phuong Giang" w:date="2012-02-22T23:38:00Z">
                    <w:rPr>
                      <w:b/>
                      <w:color w:val="800000"/>
                      <w:lang w:eastAsia="ja-JP"/>
                    </w:rPr>
                  </w:rPrChange>
                </w:rPr>
                <w:t>Description</w:t>
              </w:r>
            </w:ins>
          </w:p>
        </w:tc>
      </w:tr>
      <w:tr w:rsidR="0095718C" w:rsidRPr="001256D9" w:rsidTr="00F77673">
        <w:trPr>
          <w:ins w:id="8314" w:author="Phuong Giang" w:date="2012-02-22T21:36:00Z"/>
        </w:trPr>
        <w:tc>
          <w:tcPr>
            <w:tcW w:w="570" w:type="dxa"/>
            <w:tcPrChange w:id="8315" w:author="Phuong Giang" w:date="2012-02-22T23:30:00Z">
              <w:tcPr>
                <w:tcW w:w="570" w:type="dxa"/>
              </w:tcPr>
            </w:tcPrChange>
          </w:tcPr>
          <w:p w:rsidR="0095718C" w:rsidRPr="001256D9" w:rsidRDefault="0095718C" w:rsidP="00995D66">
            <w:pPr>
              <w:pStyle w:val="comment"/>
              <w:ind w:left="0"/>
              <w:rPr>
                <w:ins w:id="8316" w:author="Phuong Giang" w:date="2012-02-22T21:36:00Z"/>
                <w:rFonts w:ascii="Times New Roman" w:hAnsi="Times New Roman" w:cs="Times New Roman"/>
                <w:i w:val="0"/>
                <w:color w:val="auto"/>
                <w:sz w:val="22"/>
                <w:szCs w:val="22"/>
                <w:rPrChange w:id="8317" w:author="Phuong Giang" w:date="2012-02-22T23:44:00Z">
                  <w:rPr>
                    <w:ins w:id="8318" w:author="Phuong Giang" w:date="2012-02-22T21:36:00Z"/>
                    <w:i w:val="0"/>
                    <w:color w:val="auto"/>
                    <w:sz w:val="18"/>
                    <w:szCs w:val="18"/>
                  </w:rPr>
                </w:rPrChange>
              </w:rPr>
            </w:pPr>
            <w:ins w:id="8319" w:author="Phuong Giang" w:date="2012-02-22T21:36:00Z">
              <w:r w:rsidRPr="001256D9">
                <w:rPr>
                  <w:rFonts w:ascii="Times New Roman" w:hAnsi="Times New Roman" w:cs="Times New Roman"/>
                  <w:i w:val="0"/>
                  <w:color w:val="auto"/>
                  <w:sz w:val="22"/>
                  <w:szCs w:val="22"/>
                  <w:rPrChange w:id="8320" w:author="Phuong Giang" w:date="2012-02-22T23:44:00Z">
                    <w:rPr>
                      <w:b/>
                      <w:bCs w:val="0"/>
                      <w:i w:val="0"/>
                      <w:color w:val="auto"/>
                      <w:sz w:val="18"/>
                      <w:szCs w:val="18"/>
                      <w:lang w:eastAsia="en-US"/>
                    </w:rPr>
                  </w:rPrChange>
                </w:rPr>
                <w:t>1</w:t>
              </w:r>
            </w:ins>
          </w:p>
        </w:tc>
        <w:tc>
          <w:tcPr>
            <w:tcW w:w="1378" w:type="dxa"/>
            <w:tcPrChange w:id="8321" w:author="Phuong Giang" w:date="2012-02-22T23:30:00Z">
              <w:tcPr>
                <w:tcW w:w="1378" w:type="dxa"/>
              </w:tcPr>
            </w:tcPrChange>
          </w:tcPr>
          <w:p w:rsidR="0095718C" w:rsidRPr="001256D9" w:rsidRDefault="0095718C" w:rsidP="00995D66">
            <w:pPr>
              <w:pStyle w:val="comment"/>
              <w:ind w:left="0"/>
              <w:rPr>
                <w:ins w:id="8322" w:author="Phuong Giang" w:date="2012-02-22T21:36:00Z"/>
                <w:rFonts w:ascii="Times New Roman" w:hAnsi="Times New Roman" w:cs="Times New Roman"/>
                <w:i w:val="0"/>
                <w:color w:val="auto"/>
                <w:sz w:val="22"/>
                <w:szCs w:val="22"/>
                <w:rPrChange w:id="8323" w:author="Phuong Giang" w:date="2012-02-22T23:44:00Z">
                  <w:rPr>
                    <w:ins w:id="8324" w:author="Phuong Giang" w:date="2012-02-22T21:36:00Z"/>
                    <w:i w:val="0"/>
                    <w:color w:val="auto"/>
                    <w:sz w:val="18"/>
                    <w:szCs w:val="18"/>
                  </w:rPr>
                </w:rPrChange>
              </w:rPr>
            </w:pPr>
            <w:proofErr w:type="spellStart"/>
            <w:ins w:id="8325" w:author="Phuong Giang" w:date="2012-02-22T21:36:00Z">
              <w:r w:rsidRPr="001256D9">
                <w:rPr>
                  <w:rFonts w:ascii="Times New Roman" w:hAnsi="Times New Roman" w:cs="Times New Roman"/>
                  <w:i w:val="0"/>
                  <w:color w:val="auto"/>
                  <w:sz w:val="22"/>
                  <w:szCs w:val="22"/>
                  <w:rPrChange w:id="8326" w:author="Phuong Giang" w:date="2012-02-22T23:44:00Z">
                    <w:rPr>
                      <w:b/>
                      <w:bCs w:val="0"/>
                      <w:i w:val="0"/>
                      <w:color w:val="auto"/>
                      <w:sz w:val="18"/>
                      <w:szCs w:val="18"/>
                      <w:lang w:eastAsia="en-US"/>
                    </w:rPr>
                  </w:rPrChange>
                </w:rPr>
                <w:t>PreferredSubject</w:t>
              </w:r>
              <w:proofErr w:type="spellEnd"/>
            </w:ins>
          </w:p>
        </w:tc>
        <w:tc>
          <w:tcPr>
            <w:tcW w:w="832" w:type="dxa"/>
            <w:tcPrChange w:id="8327" w:author="Phuong Giang" w:date="2012-02-22T23:30:00Z">
              <w:tcPr>
                <w:tcW w:w="832" w:type="dxa"/>
              </w:tcPr>
            </w:tcPrChange>
          </w:tcPr>
          <w:p w:rsidR="0095718C" w:rsidRPr="001256D9" w:rsidRDefault="0095718C" w:rsidP="00995D66">
            <w:pPr>
              <w:pStyle w:val="comment"/>
              <w:ind w:left="0"/>
              <w:rPr>
                <w:ins w:id="8328" w:author="Phuong Giang" w:date="2012-02-22T21:36:00Z"/>
                <w:rFonts w:ascii="Times New Roman" w:hAnsi="Times New Roman" w:cs="Times New Roman"/>
                <w:i w:val="0"/>
                <w:color w:val="auto"/>
                <w:sz w:val="22"/>
                <w:szCs w:val="22"/>
                <w:rPrChange w:id="8329" w:author="Phuong Giang" w:date="2012-02-22T23:44:00Z">
                  <w:rPr>
                    <w:ins w:id="8330" w:author="Phuong Giang" w:date="2012-02-22T21:36:00Z"/>
                    <w:i w:val="0"/>
                    <w:color w:val="auto"/>
                    <w:sz w:val="18"/>
                    <w:szCs w:val="18"/>
                  </w:rPr>
                </w:rPrChange>
              </w:rPr>
            </w:pPr>
            <w:ins w:id="8331" w:author="Phuong Giang" w:date="2012-02-22T21:36:00Z">
              <w:r w:rsidRPr="001256D9">
                <w:rPr>
                  <w:rFonts w:ascii="Times New Roman" w:hAnsi="Times New Roman" w:cs="Times New Roman"/>
                  <w:i w:val="0"/>
                  <w:color w:val="auto"/>
                  <w:sz w:val="22"/>
                  <w:szCs w:val="22"/>
                  <w:rPrChange w:id="8332" w:author="Phuong Giang" w:date="2012-02-22T23:44:00Z">
                    <w:rPr>
                      <w:b/>
                      <w:bCs w:val="0"/>
                      <w:i w:val="0"/>
                      <w:color w:val="auto"/>
                      <w:sz w:val="18"/>
                      <w:szCs w:val="18"/>
                      <w:lang w:eastAsia="en-US"/>
                    </w:rPr>
                  </w:rPrChange>
                </w:rPr>
                <w:t>List&lt;string&gt;</w:t>
              </w:r>
            </w:ins>
          </w:p>
        </w:tc>
        <w:tc>
          <w:tcPr>
            <w:tcW w:w="1142" w:type="dxa"/>
            <w:tcPrChange w:id="8333" w:author="Phuong Giang" w:date="2012-02-22T23:30:00Z">
              <w:tcPr>
                <w:tcW w:w="1142" w:type="dxa"/>
              </w:tcPr>
            </w:tcPrChange>
          </w:tcPr>
          <w:p w:rsidR="0095718C" w:rsidRPr="001256D9" w:rsidRDefault="0095718C" w:rsidP="00995D66">
            <w:pPr>
              <w:pStyle w:val="comment"/>
              <w:ind w:left="0"/>
              <w:rPr>
                <w:ins w:id="8334" w:author="Phuong Giang" w:date="2012-02-22T21:36:00Z"/>
                <w:rFonts w:ascii="Times New Roman" w:hAnsi="Times New Roman" w:cs="Times New Roman"/>
                <w:i w:val="0"/>
                <w:color w:val="auto"/>
                <w:sz w:val="22"/>
                <w:szCs w:val="22"/>
                <w:rPrChange w:id="8335" w:author="Phuong Giang" w:date="2012-02-22T23:44:00Z">
                  <w:rPr>
                    <w:ins w:id="8336" w:author="Phuong Giang" w:date="2012-02-22T21:36:00Z"/>
                    <w:i w:val="0"/>
                    <w:color w:val="auto"/>
                    <w:sz w:val="18"/>
                    <w:szCs w:val="18"/>
                  </w:rPr>
                </w:rPrChange>
              </w:rPr>
            </w:pPr>
          </w:p>
        </w:tc>
        <w:tc>
          <w:tcPr>
            <w:tcW w:w="952" w:type="dxa"/>
            <w:tcPrChange w:id="8337" w:author="Phuong Giang" w:date="2012-02-22T23:30:00Z">
              <w:tcPr>
                <w:tcW w:w="952" w:type="dxa"/>
              </w:tcPr>
            </w:tcPrChange>
          </w:tcPr>
          <w:p w:rsidR="0095718C" w:rsidRPr="001256D9" w:rsidRDefault="0095718C" w:rsidP="00995D66">
            <w:pPr>
              <w:pStyle w:val="comment"/>
              <w:ind w:left="0"/>
              <w:rPr>
                <w:ins w:id="8338" w:author="Phuong Giang" w:date="2012-02-22T21:36:00Z"/>
                <w:rFonts w:ascii="Times New Roman" w:hAnsi="Times New Roman" w:cs="Times New Roman"/>
                <w:i w:val="0"/>
                <w:color w:val="auto"/>
                <w:sz w:val="22"/>
                <w:szCs w:val="22"/>
                <w:rPrChange w:id="8339" w:author="Phuong Giang" w:date="2012-02-22T23:44:00Z">
                  <w:rPr>
                    <w:ins w:id="8340" w:author="Phuong Giang" w:date="2012-02-22T21:36:00Z"/>
                    <w:i w:val="0"/>
                    <w:color w:val="auto"/>
                    <w:sz w:val="18"/>
                    <w:szCs w:val="18"/>
                  </w:rPr>
                </w:rPrChange>
              </w:rPr>
            </w:pPr>
            <w:ins w:id="8341" w:author="Phuong Giang" w:date="2012-02-22T21:36:00Z">
              <w:r w:rsidRPr="001256D9">
                <w:rPr>
                  <w:rFonts w:ascii="Times New Roman" w:hAnsi="Times New Roman" w:cs="Times New Roman"/>
                  <w:i w:val="0"/>
                  <w:color w:val="auto"/>
                  <w:sz w:val="22"/>
                  <w:szCs w:val="22"/>
                  <w:rPrChange w:id="8342" w:author="Phuong Giang" w:date="2012-02-22T23:44:00Z">
                    <w:rPr>
                      <w:b/>
                      <w:bCs w:val="0"/>
                      <w:i w:val="0"/>
                      <w:color w:val="auto"/>
                      <w:sz w:val="18"/>
                      <w:szCs w:val="18"/>
                      <w:lang w:eastAsia="en-US"/>
                    </w:rPr>
                  </w:rPrChange>
                </w:rPr>
                <w:t>public</w:t>
              </w:r>
            </w:ins>
          </w:p>
        </w:tc>
        <w:tc>
          <w:tcPr>
            <w:tcW w:w="4702" w:type="dxa"/>
            <w:tcPrChange w:id="8343" w:author="Phuong Giang" w:date="2012-02-22T23:30:00Z">
              <w:tcPr>
                <w:tcW w:w="4702" w:type="dxa"/>
              </w:tcPr>
            </w:tcPrChange>
          </w:tcPr>
          <w:p w:rsidR="0095718C" w:rsidRPr="001256D9" w:rsidRDefault="0095718C" w:rsidP="00995D66">
            <w:pPr>
              <w:pStyle w:val="comment"/>
              <w:ind w:left="0"/>
              <w:rPr>
                <w:ins w:id="8344" w:author="Phuong Giang" w:date="2012-02-22T21:36:00Z"/>
                <w:rFonts w:ascii="Times New Roman" w:hAnsi="Times New Roman" w:cs="Times New Roman"/>
                <w:i w:val="0"/>
                <w:color w:val="auto"/>
                <w:sz w:val="22"/>
                <w:szCs w:val="22"/>
                <w:rPrChange w:id="8345" w:author="Phuong Giang" w:date="2012-02-22T23:44:00Z">
                  <w:rPr>
                    <w:ins w:id="8346" w:author="Phuong Giang" w:date="2012-02-22T21:36:00Z"/>
                    <w:i w:val="0"/>
                    <w:color w:val="auto"/>
                    <w:sz w:val="18"/>
                    <w:szCs w:val="18"/>
                  </w:rPr>
                </w:rPrChange>
              </w:rPr>
            </w:pPr>
            <w:ins w:id="8347" w:author="Phuong Giang" w:date="2012-02-22T21:36:00Z">
              <w:r w:rsidRPr="001256D9">
                <w:rPr>
                  <w:rFonts w:ascii="Times New Roman" w:hAnsi="Times New Roman" w:cs="Times New Roman"/>
                  <w:i w:val="0"/>
                  <w:color w:val="auto"/>
                  <w:sz w:val="22"/>
                  <w:szCs w:val="22"/>
                  <w:rPrChange w:id="8348" w:author="Phuong Giang" w:date="2012-02-22T23:44:00Z">
                    <w:rPr>
                      <w:b/>
                      <w:bCs w:val="0"/>
                      <w:i w:val="0"/>
                      <w:color w:val="auto"/>
                      <w:sz w:val="18"/>
                      <w:szCs w:val="18"/>
                      <w:lang w:eastAsia="en-US"/>
                    </w:rPr>
                  </w:rPrChange>
                </w:rPr>
                <w:t>Preferred subjects to search</w:t>
              </w:r>
            </w:ins>
          </w:p>
        </w:tc>
      </w:tr>
      <w:tr w:rsidR="0095718C" w:rsidRPr="001256D9" w:rsidTr="00F77673">
        <w:trPr>
          <w:ins w:id="8349" w:author="Phuong Giang" w:date="2012-02-22T21:36:00Z"/>
        </w:trPr>
        <w:tc>
          <w:tcPr>
            <w:tcW w:w="570" w:type="dxa"/>
            <w:tcPrChange w:id="8350" w:author="Phuong Giang" w:date="2012-02-22T23:30:00Z">
              <w:tcPr>
                <w:tcW w:w="570" w:type="dxa"/>
              </w:tcPr>
            </w:tcPrChange>
          </w:tcPr>
          <w:p w:rsidR="0095718C" w:rsidRPr="001256D9" w:rsidRDefault="0095718C" w:rsidP="00995D66">
            <w:pPr>
              <w:pStyle w:val="comment"/>
              <w:ind w:left="0"/>
              <w:rPr>
                <w:ins w:id="8351" w:author="Phuong Giang" w:date="2012-02-22T21:36:00Z"/>
                <w:rFonts w:ascii="Times New Roman" w:hAnsi="Times New Roman" w:cs="Times New Roman"/>
                <w:i w:val="0"/>
                <w:color w:val="auto"/>
                <w:sz w:val="22"/>
                <w:szCs w:val="22"/>
                <w:rPrChange w:id="8352" w:author="Phuong Giang" w:date="2012-02-22T23:44:00Z">
                  <w:rPr>
                    <w:ins w:id="8353" w:author="Phuong Giang" w:date="2012-02-22T21:36:00Z"/>
                    <w:i w:val="0"/>
                    <w:color w:val="auto"/>
                    <w:sz w:val="18"/>
                    <w:szCs w:val="18"/>
                  </w:rPr>
                </w:rPrChange>
              </w:rPr>
            </w:pPr>
            <w:ins w:id="8354" w:author="Phuong Giang" w:date="2012-02-22T21:36:00Z">
              <w:r w:rsidRPr="001256D9">
                <w:rPr>
                  <w:rFonts w:ascii="Times New Roman" w:hAnsi="Times New Roman" w:cs="Times New Roman"/>
                  <w:i w:val="0"/>
                  <w:color w:val="auto"/>
                  <w:sz w:val="22"/>
                  <w:szCs w:val="22"/>
                  <w:rPrChange w:id="8355" w:author="Phuong Giang" w:date="2012-02-22T23:44:00Z">
                    <w:rPr>
                      <w:b/>
                      <w:bCs w:val="0"/>
                      <w:i w:val="0"/>
                      <w:color w:val="auto"/>
                      <w:sz w:val="18"/>
                      <w:szCs w:val="18"/>
                      <w:lang w:eastAsia="en-US"/>
                    </w:rPr>
                  </w:rPrChange>
                </w:rPr>
                <w:t>2</w:t>
              </w:r>
            </w:ins>
          </w:p>
        </w:tc>
        <w:tc>
          <w:tcPr>
            <w:tcW w:w="1378" w:type="dxa"/>
            <w:tcPrChange w:id="8356" w:author="Phuong Giang" w:date="2012-02-22T23:30:00Z">
              <w:tcPr>
                <w:tcW w:w="1378" w:type="dxa"/>
              </w:tcPr>
            </w:tcPrChange>
          </w:tcPr>
          <w:p w:rsidR="0095718C" w:rsidRPr="001256D9" w:rsidRDefault="0095718C" w:rsidP="00995D66">
            <w:pPr>
              <w:pStyle w:val="comment"/>
              <w:ind w:left="0"/>
              <w:rPr>
                <w:ins w:id="8357" w:author="Phuong Giang" w:date="2012-02-22T21:36:00Z"/>
                <w:rFonts w:ascii="Times New Roman" w:hAnsi="Times New Roman" w:cs="Times New Roman"/>
                <w:i w:val="0"/>
                <w:color w:val="auto"/>
                <w:sz w:val="22"/>
                <w:szCs w:val="22"/>
                <w:rPrChange w:id="8358" w:author="Phuong Giang" w:date="2012-02-22T23:44:00Z">
                  <w:rPr>
                    <w:ins w:id="8359" w:author="Phuong Giang" w:date="2012-02-22T21:36:00Z"/>
                    <w:i w:val="0"/>
                    <w:color w:val="auto"/>
                    <w:sz w:val="18"/>
                    <w:szCs w:val="18"/>
                  </w:rPr>
                </w:rPrChange>
              </w:rPr>
            </w:pPr>
            <w:proofErr w:type="spellStart"/>
            <w:ins w:id="8360" w:author="Phuong Giang" w:date="2012-02-22T21:36:00Z">
              <w:r w:rsidRPr="001256D9">
                <w:rPr>
                  <w:rFonts w:ascii="Times New Roman" w:hAnsi="Times New Roman" w:cs="Times New Roman"/>
                  <w:i w:val="0"/>
                  <w:color w:val="auto"/>
                  <w:sz w:val="22"/>
                  <w:szCs w:val="22"/>
                  <w:rPrChange w:id="8361" w:author="Phuong Giang" w:date="2012-02-22T23:44:00Z">
                    <w:rPr>
                      <w:b/>
                      <w:bCs w:val="0"/>
                      <w:i w:val="0"/>
                      <w:color w:val="auto"/>
                      <w:sz w:val="18"/>
                      <w:szCs w:val="18"/>
                      <w:lang w:eastAsia="en-US"/>
                    </w:rPr>
                  </w:rPrChange>
                </w:rPr>
                <w:t>SelectedClassLevel</w:t>
              </w:r>
              <w:proofErr w:type="spellEnd"/>
            </w:ins>
          </w:p>
        </w:tc>
        <w:tc>
          <w:tcPr>
            <w:tcW w:w="832" w:type="dxa"/>
            <w:tcPrChange w:id="8362" w:author="Phuong Giang" w:date="2012-02-22T23:30:00Z">
              <w:tcPr>
                <w:tcW w:w="832" w:type="dxa"/>
              </w:tcPr>
            </w:tcPrChange>
          </w:tcPr>
          <w:p w:rsidR="0095718C" w:rsidRPr="001256D9" w:rsidRDefault="0095718C" w:rsidP="00995D66">
            <w:pPr>
              <w:pStyle w:val="comment"/>
              <w:ind w:left="0"/>
              <w:rPr>
                <w:ins w:id="8363" w:author="Phuong Giang" w:date="2012-02-22T21:36:00Z"/>
                <w:rFonts w:ascii="Times New Roman" w:hAnsi="Times New Roman" w:cs="Times New Roman"/>
                <w:i w:val="0"/>
                <w:color w:val="auto"/>
                <w:sz w:val="22"/>
                <w:szCs w:val="22"/>
                <w:rPrChange w:id="8364" w:author="Phuong Giang" w:date="2012-02-22T23:44:00Z">
                  <w:rPr>
                    <w:ins w:id="8365" w:author="Phuong Giang" w:date="2012-02-22T21:36:00Z"/>
                    <w:i w:val="0"/>
                    <w:color w:val="auto"/>
                    <w:sz w:val="18"/>
                    <w:szCs w:val="18"/>
                  </w:rPr>
                </w:rPrChange>
              </w:rPr>
            </w:pPr>
            <w:proofErr w:type="spellStart"/>
            <w:ins w:id="8366" w:author="Phuong Giang" w:date="2012-02-22T21:36:00Z">
              <w:r w:rsidRPr="001256D9">
                <w:rPr>
                  <w:rFonts w:ascii="Times New Roman" w:hAnsi="Times New Roman" w:cs="Times New Roman"/>
                  <w:i w:val="0"/>
                  <w:color w:val="auto"/>
                  <w:sz w:val="22"/>
                  <w:szCs w:val="22"/>
                  <w:rPrChange w:id="8367" w:author="Phuong Giang" w:date="2012-02-22T23:44:00Z">
                    <w:rPr>
                      <w:b/>
                      <w:bCs w:val="0"/>
                      <w:i w:val="0"/>
                      <w:color w:val="auto"/>
                      <w:sz w:val="18"/>
                      <w:szCs w:val="18"/>
                      <w:lang w:eastAsia="en-US"/>
                    </w:rPr>
                  </w:rPrChange>
                </w:rPr>
                <w:t>int</w:t>
              </w:r>
              <w:proofErr w:type="spellEnd"/>
            </w:ins>
          </w:p>
        </w:tc>
        <w:tc>
          <w:tcPr>
            <w:tcW w:w="1142" w:type="dxa"/>
            <w:tcPrChange w:id="8368" w:author="Phuong Giang" w:date="2012-02-22T23:30:00Z">
              <w:tcPr>
                <w:tcW w:w="1142" w:type="dxa"/>
              </w:tcPr>
            </w:tcPrChange>
          </w:tcPr>
          <w:p w:rsidR="0095718C" w:rsidRPr="001256D9" w:rsidRDefault="0095718C" w:rsidP="00995D66">
            <w:pPr>
              <w:pStyle w:val="comment"/>
              <w:ind w:left="0"/>
              <w:rPr>
                <w:ins w:id="8369" w:author="Phuong Giang" w:date="2012-02-22T21:36:00Z"/>
                <w:rFonts w:ascii="Times New Roman" w:hAnsi="Times New Roman" w:cs="Times New Roman"/>
                <w:i w:val="0"/>
                <w:color w:val="auto"/>
                <w:sz w:val="22"/>
                <w:szCs w:val="22"/>
                <w:rPrChange w:id="8370" w:author="Phuong Giang" w:date="2012-02-22T23:44:00Z">
                  <w:rPr>
                    <w:ins w:id="8371" w:author="Phuong Giang" w:date="2012-02-22T21:36:00Z"/>
                    <w:i w:val="0"/>
                    <w:color w:val="auto"/>
                    <w:sz w:val="18"/>
                    <w:szCs w:val="18"/>
                  </w:rPr>
                </w:rPrChange>
              </w:rPr>
            </w:pPr>
          </w:p>
        </w:tc>
        <w:tc>
          <w:tcPr>
            <w:tcW w:w="952" w:type="dxa"/>
            <w:tcPrChange w:id="8372" w:author="Phuong Giang" w:date="2012-02-22T23:30:00Z">
              <w:tcPr>
                <w:tcW w:w="952" w:type="dxa"/>
              </w:tcPr>
            </w:tcPrChange>
          </w:tcPr>
          <w:p w:rsidR="0095718C" w:rsidRPr="001256D9" w:rsidRDefault="0095718C" w:rsidP="00995D66">
            <w:pPr>
              <w:pStyle w:val="comment"/>
              <w:ind w:left="0"/>
              <w:rPr>
                <w:ins w:id="8373" w:author="Phuong Giang" w:date="2012-02-22T21:36:00Z"/>
                <w:rFonts w:ascii="Times New Roman" w:hAnsi="Times New Roman" w:cs="Times New Roman"/>
                <w:i w:val="0"/>
                <w:color w:val="auto"/>
                <w:sz w:val="22"/>
                <w:szCs w:val="22"/>
                <w:rPrChange w:id="8374" w:author="Phuong Giang" w:date="2012-02-22T23:44:00Z">
                  <w:rPr>
                    <w:ins w:id="8375" w:author="Phuong Giang" w:date="2012-02-22T21:36:00Z"/>
                    <w:i w:val="0"/>
                    <w:color w:val="auto"/>
                    <w:sz w:val="18"/>
                    <w:szCs w:val="18"/>
                  </w:rPr>
                </w:rPrChange>
              </w:rPr>
            </w:pPr>
            <w:ins w:id="8376" w:author="Phuong Giang" w:date="2012-02-22T21:36:00Z">
              <w:r w:rsidRPr="001256D9">
                <w:rPr>
                  <w:rFonts w:ascii="Times New Roman" w:hAnsi="Times New Roman" w:cs="Times New Roman"/>
                  <w:i w:val="0"/>
                  <w:color w:val="auto"/>
                  <w:sz w:val="22"/>
                  <w:szCs w:val="22"/>
                  <w:rPrChange w:id="8377" w:author="Phuong Giang" w:date="2012-02-22T23:44:00Z">
                    <w:rPr>
                      <w:b/>
                      <w:bCs w:val="0"/>
                      <w:i w:val="0"/>
                      <w:color w:val="auto"/>
                      <w:sz w:val="18"/>
                      <w:szCs w:val="18"/>
                      <w:lang w:eastAsia="en-US"/>
                    </w:rPr>
                  </w:rPrChange>
                </w:rPr>
                <w:t>public</w:t>
              </w:r>
            </w:ins>
          </w:p>
        </w:tc>
        <w:tc>
          <w:tcPr>
            <w:tcW w:w="4702" w:type="dxa"/>
            <w:tcPrChange w:id="8378" w:author="Phuong Giang" w:date="2012-02-22T23:30:00Z">
              <w:tcPr>
                <w:tcW w:w="4702" w:type="dxa"/>
              </w:tcPr>
            </w:tcPrChange>
          </w:tcPr>
          <w:p w:rsidR="0095718C" w:rsidRPr="001256D9" w:rsidRDefault="0095718C" w:rsidP="00995D66">
            <w:pPr>
              <w:pStyle w:val="comment"/>
              <w:ind w:left="0"/>
              <w:rPr>
                <w:ins w:id="8379" w:author="Phuong Giang" w:date="2012-02-22T21:36:00Z"/>
                <w:rFonts w:ascii="Times New Roman" w:hAnsi="Times New Roman" w:cs="Times New Roman"/>
                <w:i w:val="0"/>
                <w:color w:val="auto"/>
                <w:sz w:val="22"/>
                <w:szCs w:val="22"/>
                <w:rPrChange w:id="8380" w:author="Phuong Giang" w:date="2012-02-22T23:44:00Z">
                  <w:rPr>
                    <w:ins w:id="8381" w:author="Phuong Giang" w:date="2012-02-22T21:36:00Z"/>
                    <w:i w:val="0"/>
                    <w:color w:val="auto"/>
                    <w:sz w:val="18"/>
                    <w:szCs w:val="18"/>
                  </w:rPr>
                </w:rPrChange>
              </w:rPr>
            </w:pPr>
            <w:ins w:id="8382" w:author="Phuong Giang" w:date="2012-02-22T21:36:00Z">
              <w:r w:rsidRPr="001256D9">
                <w:rPr>
                  <w:rFonts w:ascii="Times New Roman" w:hAnsi="Times New Roman" w:cs="Times New Roman"/>
                  <w:i w:val="0"/>
                  <w:color w:val="auto"/>
                  <w:sz w:val="22"/>
                  <w:szCs w:val="22"/>
                  <w:rPrChange w:id="8383" w:author="Phuong Giang" w:date="2012-02-22T23:44:00Z">
                    <w:rPr>
                      <w:b/>
                      <w:bCs w:val="0"/>
                      <w:i w:val="0"/>
                      <w:color w:val="auto"/>
                      <w:sz w:val="18"/>
                      <w:szCs w:val="18"/>
                      <w:lang w:eastAsia="en-US"/>
                    </w:rPr>
                  </w:rPrChange>
                </w:rPr>
                <w:t>Class level to search</w:t>
              </w:r>
            </w:ins>
          </w:p>
        </w:tc>
      </w:tr>
      <w:tr w:rsidR="0095718C" w:rsidRPr="001256D9" w:rsidTr="00F77673">
        <w:trPr>
          <w:ins w:id="8384" w:author="Phuong Giang" w:date="2012-02-22T21:36:00Z"/>
        </w:trPr>
        <w:tc>
          <w:tcPr>
            <w:tcW w:w="570" w:type="dxa"/>
            <w:tcPrChange w:id="8385" w:author="Phuong Giang" w:date="2012-02-22T23:30:00Z">
              <w:tcPr>
                <w:tcW w:w="570" w:type="dxa"/>
              </w:tcPr>
            </w:tcPrChange>
          </w:tcPr>
          <w:p w:rsidR="0095718C" w:rsidRPr="001256D9" w:rsidRDefault="0095718C" w:rsidP="00995D66">
            <w:pPr>
              <w:pStyle w:val="comment"/>
              <w:ind w:left="0"/>
              <w:rPr>
                <w:ins w:id="8386" w:author="Phuong Giang" w:date="2012-02-22T21:36:00Z"/>
                <w:rFonts w:ascii="Times New Roman" w:hAnsi="Times New Roman" w:cs="Times New Roman"/>
                <w:i w:val="0"/>
                <w:color w:val="auto"/>
                <w:sz w:val="22"/>
                <w:szCs w:val="22"/>
                <w:rPrChange w:id="8387" w:author="Phuong Giang" w:date="2012-02-22T23:44:00Z">
                  <w:rPr>
                    <w:ins w:id="8388" w:author="Phuong Giang" w:date="2012-02-22T21:36:00Z"/>
                    <w:i w:val="0"/>
                    <w:color w:val="auto"/>
                    <w:sz w:val="18"/>
                    <w:szCs w:val="18"/>
                  </w:rPr>
                </w:rPrChange>
              </w:rPr>
            </w:pPr>
            <w:ins w:id="8389" w:author="Phuong Giang" w:date="2012-02-22T21:36:00Z">
              <w:r w:rsidRPr="001256D9">
                <w:rPr>
                  <w:rFonts w:ascii="Times New Roman" w:hAnsi="Times New Roman" w:cs="Times New Roman"/>
                  <w:i w:val="0"/>
                  <w:color w:val="auto"/>
                  <w:sz w:val="22"/>
                  <w:szCs w:val="22"/>
                  <w:rPrChange w:id="8390" w:author="Phuong Giang" w:date="2012-02-22T23:44:00Z">
                    <w:rPr>
                      <w:b/>
                      <w:bCs w:val="0"/>
                      <w:i w:val="0"/>
                      <w:color w:val="auto"/>
                      <w:sz w:val="18"/>
                      <w:szCs w:val="18"/>
                      <w:lang w:eastAsia="en-US"/>
                    </w:rPr>
                  </w:rPrChange>
                </w:rPr>
                <w:t>3</w:t>
              </w:r>
            </w:ins>
          </w:p>
        </w:tc>
        <w:tc>
          <w:tcPr>
            <w:tcW w:w="1378" w:type="dxa"/>
            <w:tcPrChange w:id="8391" w:author="Phuong Giang" w:date="2012-02-22T23:30:00Z">
              <w:tcPr>
                <w:tcW w:w="1378" w:type="dxa"/>
              </w:tcPr>
            </w:tcPrChange>
          </w:tcPr>
          <w:p w:rsidR="0095718C" w:rsidRPr="001256D9" w:rsidRDefault="0095718C" w:rsidP="00995D66">
            <w:pPr>
              <w:pStyle w:val="comment"/>
              <w:ind w:left="0"/>
              <w:rPr>
                <w:ins w:id="8392" w:author="Phuong Giang" w:date="2012-02-22T21:36:00Z"/>
                <w:rFonts w:ascii="Times New Roman" w:hAnsi="Times New Roman" w:cs="Times New Roman"/>
                <w:i w:val="0"/>
                <w:color w:val="auto"/>
                <w:sz w:val="22"/>
                <w:szCs w:val="22"/>
                <w:rPrChange w:id="8393" w:author="Phuong Giang" w:date="2012-02-22T23:44:00Z">
                  <w:rPr>
                    <w:ins w:id="8394" w:author="Phuong Giang" w:date="2012-02-22T21:36:00Z"/>
                    <w:i w:val="0"/>
                    <w:color w:val="auto"/>
                    <w:sz w:val="18"/>
                    <w:szCs w:val="18"/>
                  </w:rPr>
                </w:rPrChange>
              </w:rPr>
            </w:pPr>
            <w:proofErr w:type="spellStart"/>
            <w:ins w:id="8395" w:author="Phuong Giang" w:date="2012-02-22T21:36:00Z">
              <w:r w:rsidRPr="001256D9">
                <w:rPr>
                  <w:rFonts w:ascii="Times New Roman" w:hAnsi="Times New Roman" w:cs="Times New Roman"/>
                  <w:i w:val="0"/>
                  <w:color w:val="auto"/>
                  <w:sz w:val="22"/>
                  <w:szCs w:val="22"/>
                  <w:rPrChange w:id="8396" w:author="Phuong Giang" w:date="2012-02-22T23:44:00Z">
                    <w:rPr>
                      <w:b/>
                      <w:bCs w:val="0"/>
                      <w:i w:val="0"/>
                      <w:color w:val="auto"/>
                      <w:sz w:val="18"/>
                      <w:szCs w:val="18"/>
                      <w:lang w:eastAsia="en-US"/>
                    </w:rPr>
                  </w:rPrChange>
                </w:rPr>
                <w:t>TeamSize</w:t>
              </w:r>
              <w:proofErr w:type="spellEnd"/>
            </w:ins>
          </w:p>
        </w:tc>
        <w:tc>
          <w:tcPr>
            <w:tcW w:w="832" w:type="dxa"/>
            <w:tcPrChange w:id="8397" w:author="Phuong Giang" w:date="2012-02-22T23:30:00Z">
              <w:tcPr>
                <w:tcW w:w="832" w:type="dxa"/>
              </w:tcPr>
            </w:tcPrChange>
          </w:tcPr>
          <w:p w:rsidR="0095718C" w:rsidRPr="001256D9" w:rsidRDefault="0095718C" w:rsidP="00995D66">
            <w:pPr>
              <w:pStyle w:val="comment"/>
              <w:ind w:left="0"/>
              <w:rPr>
                <w:ins w:id="8398" w:author="Phuong Giang" w:date="2012-02-22T21:36:00Z"/>
                <w:rFonts w:ascii="Times New Roman" w:hAnsi="Times New Roman" w:cs="Times New Roman"/>
                <w:i w:val="0"/>
                <w:color w:val="auto"/>
                <w:sz w:val="22"/>
                <w:szCs w:val="22"/>
                <w:rPrChange w:id="8399" w:author="Phuong Giang" w:date="2012-02-22T23:44:00Z">
                  <w:rPr>
                    <w:ins w:id="8400" w:author="Phuong Giang" w:date="2012-02-22T21:36:00Z"/>
                    <w:i w:val="0"/>
                    <w:color w:val="auto"/>
                    <w:sz w:val="18"/>
                    <w:szCs w:val="18"/>
                  </w:rPr>
                </w:rPrChange>
              </w:rPr>
            </w:pPr>
            <w:ins w:id="8401" w:author="Phuong Giang" w:date="2012-02-22T21:36:00Z">
              <w:r w:rsidRPr="001256D9">
                <w:rPr>
                  <w:rFonts w:ascii="Times New Roman" w:hAnsi="Times New Roman" w:cs="Times New Roman"/>
                  <w:i w:val="0"/>
                  <w:color w:val="auto"/>
                  <w:sz w:val="22"/>
                  <w:szCs w:val="22"/>
                  <w:rPrChange w:id="8402" w:author="Phuong Giang" w:date="2012-02-22T23:44:00Z">
                    <w:rPr>
                      <w:b/>
                      <w:bCs w:val="0"/>
                      <w:i w:val="0"/>
                      <w:color w:val="auto"/>
                      <w:sz w:val="18"/>
                      <w:szCs w:val="18"/>
                      <w:lang w:eastAsia="en-US"/>
                    </w:rPr>
                  </w:rPrChange>
                </w:rPr>
                <w:t>string</w:t>
              </w:r>
            </w:ins>
          </w:p>
        </w:tc>
        <w:tc>
          <w:tcPr>
            <w:tcW w:w="1142" w:type="dxa"/>
            <w:tcPrChange w:id="8403" w:author="Phuong Giang" w:date="2012-02-22T23:30:00Z">
              <w:tcPr>
                <w:tcW w:w="1142" w:type="dxa"/>
              </w:tcPr>
            </w:tcPrChange>
          </w:tcPr>
          <w:p w:rsidR="0095718C" w:rsidRPr="001256D9" w:rsidRDefault="0095718C" w:rsidP="00995D66">
            <w:pPr>
              <w:pStyle w:val="comment"/>
              <w:ind w:left="0"/>
              <w:rPr>
                <w:ins w:id="8404" w:author="Phuong Giang" w:date="2012-02-22T21:36:00Z"/>
                <w:rFonts w:ascii="Times New Roman" w:hAnsi="Times New Roman" w:cs="Times New Roman"/>
                <w:i w:val="0"/>
                <w:color w:val="auto"/>
                <w:sz w:val="22"/>
                <w:szCs w:val="22"/>
                <w:rPrChange w:id="8405" w:author="Phuong Giang" w:date="2012-02-22T23:44:00Z">
                  <w:rPr>
                    <w:ins w:id="8406" w:author="Phuong Giang" w:date="2012-02-22T21:36:00Z"/>
                    <w:i w:val="0"/>
                    <w:color w:val="auto"/>
                    <w:sz w:val="18"/>
                    <w:szCs w:val="18"/>
                  </w:rPr>
                </w:rPrChange>
              </w:rPr>
            </w:pPr>
          </w:p>
        </w:tc>
        <w:tc>
          <w:tcPr>
            <w:tcW w:w="952" w:type="dxa"/>
            <w:tcPrChange w:id="8407" w:author="Phuong Giang" w:date="2012-02-22T23:30:00Z">
              <w:tcPr>
                <w:tcW w:w="952" w:type="dxa"/>
              </w:tcPr>
            </w:tcPrChange>
          </w:tcPr>
          <w:p w:rsidR="0095718C" w:rsidRPr="001256D9" w:rsidRDefault="0095718C" w:rsidP="00995D66">
            <w:pPr>
              <w:pStyle w:val="comment"/>
              <w:ind w:left="0"/>
              <w:rPr>
                <w:ins w:id="8408" w:author="Phuong Giang" w:date="2012-02-22T21:36:00Z"/>
                <w:rFonts w:ascii="Times New Roman" w:hAnsi="Times New Roman" w:cs="Times New Roman"/>
                <w:i w:val="0"/>
                <w:color w:val="auto"/>
                <w:sz w:val="22"/>
                <w:szCs w:val="22"/>
                <w:rPrChange w:id="8409" w:author="Phuong Giang" w:date="2012-02-22T23:44:00Z">
                  <w:rPr>
                    <w:ins w:id="8410" w:author="Phuong Giang" w:date="2012-02-22T21:36:00Z"/>
                    <w:i w:val="0"/>
                    <w:color w:val="auto"/>
                    <w:sz w:val="18"/>
                    <w:szCs w:val="18"/>
                  </w:rPr>
                </w:rPrChange>
              </w:rPr>
            </w:pPr>
            <w:ins w:id="8411" w:author="Phuong Giang" w:date="2012-02-22T21:36:00Z">
              <w:r w:rsidRPr="001256D9">
                <w:rPr>
                  <w:rFonts w:ascii="Times New Roman" w:hAnsi="Times New Roman" w:cs="Times New Roman"/>
                  <w:i w:val="0"/>
                  <w:color w:val="auto"/>
                  <w:sz w:val="22"/>
                  <w:szCs w:val="22"/>
                  <w:rPrChange w:id="8412" w:author="Phuong Giang" w:date="2012-02-22T23:44:00Z">
                    <w:rPr>
                      <w:b/>
                      <w:bCs w:val="0"/>
                      <w:i w:val="0"/>
                      <w:color w:val="auto"/>
                      <w:sz w:val="18"/>
                      <w:szCs w:val="18"/>
                      <w:lang w:eastAsia="en-US"/>
                    </w:rPr>
                  </w:rPrChange>
                </w:rPr>
                <w:t>public</w:t>
              </w:r>
            </w:ins>
          </w:p>
        </w:tc>
        <w:tc>
          <w:tcPr>
            <w:tcW w:w="4702" w:type="dxa"/>
            <w:tcPrChange w:id="8413" w:author="Phuong Giang" w:date="2012-02-22T23:30:00Z">
              <w:tcPr>
                <w:tcW w:w="4702" w:type="dxa"/>
              </w:tcPr>
            </w:tcPrChange>
          </w:tcPr>
          <w:p w:rsidR="0095718C" w:rsidRPr="001256D9" w:rsidRDefault="0095718C" w:rsidP="00995D66">
            <w:pPr>
              <w:pStyle w:val="comment"/>
              <w:ind w:left="0"/>
              <w:rPr>
                <w:ins w:id="8414" w:author="Phuong Giang" w:date="2012-02-22T21:36:00Z"/>
                <w:rFonts w:ascii="Times New Roman" w:hAnsi="Times New Roman" w:cs="Times New Roman"/>
                <w:i w:val="0"/>
                <w:color w:val="auto"/>
                <w:sz w:val="22"/>
                <w:szCs w:val="22"/>
                <w:rPrChange w:id="8415" w:author="Phuong Giang" w:date="2012-02-22T23:44:00Z">
                  <w:rPr>
                    <w:ins w:id="8416" w:author="Phuong Giang" w:date="2012-02-22T21:36:00Z"/>
                    <w:i w:val="0"/>
                    <w:color w:val="auto"/>
                    <w:sz w:val="18"/>
                    <w:szCs w:val="18"/>
                  </w:rPr>
                </w:rPrChange>
              </w:rPr>
            </w:pPr>
            <w:ins w:id="8417" w:author="Phuong Giang" w:date="2012-02-22T21:36:00Z">
              <w:r w:rsidRPr="001256D9">
                <w:rPr>
                  <w:rFonts w:ascii="Times New Roman" w:hAnsi="Times New Roman" w:cs="Times New Roman"/>
                  <w:i w:val="0"/>
                  <w:color w:val="auto"/>
                  <w:sz w:val="22"/>
                  <w:szCs w:val="22"/>
                  <w:rPrChange w:id="8418" w:author="Phuong Giang" w:date="2012-02-22T23:44:00Z">
                    <w:rPr>
                      <w:b/>
                      <w:bCs w:val="0"/>
                      <w:i w:val="0"/>
                      <w:color w:val="auto"/>
                      <w:sz w:val="18"/>
                      <w:szCs w:val="18"/>
                      <w:lang w:eastAsia="en-US"/>
                    </w:rPr>
                  </w:rPrChange>
                </w:rPr>
                <w:t>Team size to search</w:t>
              </w:r>
            </w:ins>
          </w:p>
        </w:tc>
      </w:tr>
      <w:tr w:rsidR="0095718C" w:rsidRPr="001256D9" w:rsidTr="00F77673">
        <w:trPr>
          <w:ins w:id="8419" w:author="Phuong Giang" w:date="2012-02-22T21:36:00Z"/>
        </w:trPr>
        <w:tc>
          <w:tcPr>
            <w:tcW w:w="570" w:type="dxa"/>
            <w:tcPrChange w:id="8420" w:author="Phuong Giang" w:date="2012-02-22T23:30:00Z">
              <w:tcPr>
                <w:tcW w:w="570" w:type="dxa"/>
              </w:tcPr>
            </w:tcPrChange>
          </w:tcPr>
          <w:p w:rsidR="0095718C" w:rsidRPr="001256D9" w:rsidRDefault="0095718C" w:rsidP="00995D66">
            <w:pPr>
              <w:pStyle w:val="comment"/>
              <w:ind w:left="0"/>
              <w:rPr>
                <w:ins w:id="8421" w:author="Phuong Giang" w:date="2012-02-22T21:36:00Z"/>
                <w:rFonts w:ascii="Times New Roman" w:hAnsi="Times New Roman" w:cs="Times New Roman"/>
                <w:i w:val="0"/>
                <w:color w:val="auto"/>
                <w:sz w:val="22"/>
                <w:szCs w:val="22"/>
                <w:rPrChange w:id="8422" w:author="Phuong Giang" w:date="2012-02-22T23:44:00Z">
                  <w:rPr>
                    <w:ins w:id="8423" w:author="Phuong Giang" w:date="2012-02-22T21:36:00Z"/>
                    <w:i w:val="0"/>
                    <w:color w:val="auto"/>
                    <w:sz w:val="18"/>
                    <w:szCs w:val="18"/>
                  </w:rPr>
                </w:rPrChange>
              </w:rPr>
            </w:pPr>
            <w:ins w:id="8424" w:author="Phuong Giang" w:date="2012-02-22T21:36:00Z">
              <w:r w:rsidRPr="001256D9">
                <w:rPr>
                  <w:rFonts w:ascii="Times New Roman" w:hAnsi="Times New Roman" w:cs="Times New Roman"/>
                  <w:i w:val="0"/>
                  <w:color w:val="auto"/>
                  <w:sz w:val="22"/>
                  <w:szCs w:val="22"/>
                  <w:rPrChange w:id="8425" w:author="Phuong Giang" w:date="2012-02-22T23:44:00Z">
                    <w:rPr>
                      <w:b/>
                      <w:bCs w:val="0"/>
                      <w:i w:val="0"/>
                      <w:color w:val="auto"/>
                      <w:sz w:val="18"/>
                      <w:szCs w:val="18"/>
                      <w:lang w:eastAsia="en-US"/>
                    </w:rPr>
                  </w:rPrChange>
                </w:rPr>
                <w:t>4</w:t>
              </w:r>
            </w:ins>
          </w:p>
        </w:tc>
        <w:tc>
          <w:tcPr>
            <w:tcW w:w="1378" w:type="dxa"/>
            <w:tcPrChange w:id="8426" w:author="Phuong Giang" w:date="2012-02-22T23:30:00Z">
              <w:tcPr>
                <w:tcW w:w="1378" w:type="dxa"/>
              </w:tcPr>
            </w:tcPrChange>
          </w:tcPr>
          <w:p w:rsidR="0095718C" w:rsidRPr="001256D9" w:rsidRDefault="0095718C" w:rsidP="00995D66">
            <w:pPr>
              <w:pStyle w:val="comment"/>
              <w:ind w:left="0"/>
              <w:rPr>
                <w:ins w:id="8427" w:author="Phuong Giang" w:date="2012-02-22T21:36:00Z"/>
                <w:rFonts w:ascii="Times New Roman" w:hAnsi="Times New Roman" w:cs="Times New Roman"/>
                <w:i w:val="0"/>
                <w:color w:val="auto"/>
                <w:sz w:val="22"/>
                <w:szCs w:val="22"/>
                <w:rPrChange w:id="8428" w:author="Phuong Giang" w:date="2012-02-22T23:44:00Z">
                  <w:rPr>
                    <w:ins w:id="8429" w:author="Phuong Giang" w:date="2012-02-22T21:36:00Z"/>
                    <w:i w:val="0"/>
                    <w:color w:val="auto"/>
                    <w:sz w:val="18"/>
                    <w:szCs w:val="18"/>
                  </w:rPr>
                </w:rPrChange>
              </w:rPr>
            </w:pPr>
            <w:ins w:id="8430" w:author="Phuong Giang" w:date="2012-02-22T21:36:00Z">
              <w:r w:rsidRPr="001256D9">
                <w:rPr>
                  <w:rFonts w:ascii="Times New Roman" w:hAnsi="Times New Roman" w:cs="Times New Roman"/>
                  <w:i w:val="0"/>
                  <w:color w:val="auto"/>
                  <w:sz w:val="22"/>
                  <w:szCs w:val="22"/>
                  <w:rPrChange w:id="8431" w:author="Phuong Giang" w:date="2012-02-22T23:44:00Z">
                    <w:rPr>
                      <w:b/>
                      <w:bCs w:val="0"/>
                      <w:i w:val="0"/>
                      <w:color w:val="auto"/>
                      <w:sz w:val="18"/>
                      <w:szCs w:val="18"/>
                      <w:lang w:eastAsia="en-US"/>
                    </w:rPr>
                  </w:rPrChange>
                </w:rPr>
                <w:t>Tools</w:t>
              </w:r>
            </w:ins>
          </w:p>
        </w:tc>
        <w:tc>
          <w:tcPr>
            <w:tcW w:w="832" w:type="dxa"/>
            <w:tcPrChange w:id="8432" w:author="Phuong Giang" w:date="2012-02-22T23:30:00Z">
              <w:tcPr>
                <w:tcW w:w="832" w:type="dxa"/>
              </w:tcPr>
            </w:tcPrChange>
          </w:tcPr>
          <w:p w:rsidR="0095718C" w:rsidRPr="001256D9" w:rsidRDefault="0095718C" w:rsidP="00995D66">
            <w:pPr>
              <w:pStyle w:val="comment"/>
              <w:ind w:left="0"/>
              <w:rPr>
                <w:ins w:id="8433" w:author="Phuong Giang" w:date="2012-02-22T21:36:00Z"/>
                <w:rFonts w:ascii="Times New Roman" w:hAnsi="Times New Roman" w:cs="Times New Roman"/>
                <w:i w:val="0"/>
                <w:color w:val="auto"/>
                <w:sz w:val="22"/>
                <w:szCs w:val="22"/>
                <w:rPrChange w:id="8434" w:author="Phuong Giang" w:date="2012-02-22T23:44:00Z">
                  <w:rPr>
                    <w:ins w:id="8435" w:author="Phuong Giang" w:date="2012-02-22T21:36:00Z"/>
                    <w:i w:val="0"/>
                    <w:color w:val="auto"/>
                    <w:sz w:val="18"/>
                    <w:szCs w:val="18"/>
                  </w:rPr>
                </w:rPrChange>
              </w:rPr>
            </w:pPr>
            <w:ins w:id="8436" w:author="Phuong Giang" w:date="2012-02-22T21:36:00Z">
              <w:r w:rsidRPr="001256D9">
                <w:rPr>
                  <w:rFonts w:ascii="Times New Roman" w:hAnsi="Times New Roman" w:cs="Times New Roman"/>
                  <w:i w:val="0"/>
                  <w:color w:val="auto"/>
                  <w:sz w:val="22"/>
                  <w:szCs w:val="22"/>
                  <w:rPrChange w:id="8437" w:author="Phuong Giang" w:date="2012-02-22T23:44:00Z">
                    <w:rPr>
                      <w:b/>
                      <w:bCs w:val="0"/>
                      <w:i w:val="0"/>
                      <w:color w:val="auto"/>
                      <w:sz w:val="18"/>
                      <w:szCs w:val="18"/>
                      <w:lang w:eastAsia="en-US"/>
                    </w:rPr>
                  </w:rPrChange>
                </w:rPr>
                <w:t>string</w:t>
              </w:r>
            </w:ins>
          </w:p>
        </w:tc>
        <w:tc>
          <w:tcPr>
            <w:tcW w:w="1142" w:type="dxa"/>
            <w:tcPrChange w:id="8438" w:author="Phuong Giang" w:date="2012-02-22T23:30:00Z">
              <w:tcPr>
                <w:tcW w:w="1142" w:type="dxa"/>
              </w:tcPr>
            </w:tcPrChange>
          </w:tcPr>
          <w:p w:rsidR="0095718C" w:rsidRPr="001256D9" w:rsidRDefault="0095718C" w:rsidP="00995D66">
            <w:pPr>
              <w:pStyle w:val="comment"/>
              <w:ind w:left="0"/>
              <w:rPr>
                <w:ins w:id="8439" w:author="Phuong Giang" w:date="2012-02-22T21:36:00Z"/>
                <w:rFonts w:ascii="Times New Roman" w:hAnsi="Times New Roman" w:cs="Times New Roman"/>
                <w:i w:val="0"/>
                <w:color w:val="auto"/>
                <w:sz w:val="22"/>
                <w:szCs w:val="22"/>
                <w:rPrChange w:id="8440" w:author="Phuong Giang" w:date="2012-02-22T23:44:00Z">
                  <w:rPr>
                    <w:ins w:id="8441" w:author="Phuong Giang" w:date="2012-02-22T21:36:00Z"/>
                    <w:i w:val="0"/>
                    <w:color w:val="auto"/>
                    <w:sz w:val="18"/>
                    <w:szCs w:val="18"/>
                  </w:rPr>
                </w:rPrChange>
              </w:rPr>
            </w:pPr>
          </w:p>
        </w:tc>
        <w:tc>
          <w:tcPr>
            <w:tcW w:w="952" w:type="dxa"/>
            <w:tcPrChange w:id="8442" w:author="Phuong Giang" w:date="2012-02-22T23:30:00Z">
              <w:tcPr>
                <w:tcW w:w="952" w:type="dxa"/>
              </w:tcPr>
            </w:tcPrChange>
          </w:tcPr>
          <w:p w:rsidR="0095718C" w:rsidRPr="001256D9" w:rsidRDefault="0095718C" w:rsidP="00995D66">
            <w:pPr>
              <w:pStyle w:val="comment"/>
              <w:ind w:left="0"/>
              <w:rPr>
                <w:ins w:id="8443" w:author="Phuong Giang" w:date="2012-02-22T21:36:00Z"/>
                <w:rFonts w:ascii="Times New Roman" w:hAnsi="Times New Roman" w:cs="Times New Roman"/>
                <w:i w:val="0"/>
                <w:color w:val="auto"/>
                <w:sz w:val="22"/>
                <w:szCs w:val="22"/>
                <w:rPrChange w:id="8444" w:author="Phuong Giang" w:date="2012-02-22T23:44:00Z">
                  <w:rPr>
                    <w:ins w:id="8445" w:author="Phuong Giang" w:date="2012-02-22T21:36:00Z"/>
                    <w:i w:val="0"/>
                    <w:color w:val="auto"/>
                    <w:sz w:val="18"/>
                    <w:szCs w:val="18"/>
                  </w:rPr>
                </w:rPrChange>
              </w:rPr>
            </w:pPr>
            <w:ins w:id="8446" w:author="Phuong Giang" w:date="2012-02-22T21:36:00Z">
              <w:r w:rsidRPr="001256D9">
                <w:rPr>
                  <w:rFonts w:ascii="Times New Roman" w:hAnsi="Times New Roman" w:cs="Times New Roman"/>
                  <w:i w:val="0"/>
                  <w:color w:val="auto"/>
                  <w:sz w:val="22"/>
                  <w:szCs w:val="22"/>
                  <w:rPrChange w:id="8447" w:author="Phuong Giang" w:date="2012-02-22T23:44:00Z">
                    <w:rPr>
                      <w:b/>
                      <w:bCs w:val="0"/>
                      <w:i w:val="0"/>
                      <w:color w:val="auto"/>
                      <w:sz w:val="18"/>
                      <w:szCs w:val="18"/>
                      <w:lang w:eastAsia="en-US"/>
                    </w:rPr>
                  </w:rPrChange>
                </w:rPr>
                <w:t>public</w:t>
              </w:r>
            </w:ins>
          </w:p>
        </w:tc>
        <w:tc>
          <w:tcPr>
            <w:tcW w:w="4702" w:type="dxa"/>
            <w:tcPrChange w:id="8448" w:author="Phuong Giang" w:date="2012-02-22T23:30:00Z">
              <w:tcPr>
                <w:tcW w:w="4702" w:type="dxa"/>
              </w:tcPr>
            </w:tcPrChange>
          </w:tcPr>
          <w:p w:rsidR="0095718C" w:rsidRPr="001256D9" w:rsidRDefault="0095718C" w:rsidP="00995D66">
            <w:pPr>
              <w:pStyle w:val="comment"/>
              <w:ind w:left="0"/>
              <w:rPr>
                <w:ins w:id="8449" w:author="Phuong Giang" w:date="2012-02-22T21:36:00Z"/>
                <w:rFonts w:ascii="Times New Roman" w:hAnsi="Times New Roman" w:cs="Times New Roman"/>
                <w:i w:val="0"/>
                <w:color w:val="auto"/>
                <w:sz w:val="22"/>
                <w:szCs w:val="22"/>
                <w:rPrChange w:id="8450" w:author="Phuong Giang" w:date="2012-02-22T23:44:00Z">
                  <w:rPr>
                    <w:ins w:id="8451" w:author="Phuong Giang" w:date="2012-02-22T21:36:00Z"/>
                    <w:i w:val="0"/>
                    <w:color w:val="auto"/>
                    <w:sz w:val="18"/>
                    <w:szCs w:val="18"/>
                  </w:rPr>
                </w:rPrChange>
              </w:rPr>
            </w:pPr>
            <w:ins w:id="8452" w:author="Phuong Giang" w:date="2012-02-22T21:36:00Z">
              <w:r w:rsidRPr="001256D9">
                <w:rPr>
                  <w:rFonts w:ascii="Times New Roman" w:hAnsi="Times New Roman" w:cs="Times New Roman"/>
                  <w:i w:val="0"/>
                  <w:color w:val="auto"/>
                  <w:sz w:val="22"/>
                  <w:szCs w:val="22"/>
                  <w:rPrChange w:id="8453" w:author="Phuong Giang" w:date="2012-02-22T23:44:00Z">
                    <w:rPr>
                      <w:b/>
                      <w:bCs w:val="0"/>
                      <w:i w:val="0"/>
                      <w:color w:val="auto"/>
                      <w:sz w:val="18"/>
                      <w:szCs w:val="18"/>
                      <w:lang w:eastAsia="en-US"/>
                    </w:rPr>
                  </w:rPrChange>
                </w:rPr>
                <w:t>tools</w:t>
              </w:r>
            </w:ins>
          </w:p>
        </w:tc>
      </w:tr>
    </w:tbl>
    <w:p w:rsidR="0095718C" w:rsidRPr="00AB1796" w:rsidRDefault="0095718C" w:rsidP="0095718C">
      <w:pPr>
        <w:rPr>
          <w:ins w:id="8454" w:author="Phuong Giang" w:date="2012-02-22T21:36:00Z"/>
        </w:rPr>
      </w:pPr>
    </w:p>
    <w:p w:rsidR="0095718C" w:rsidRDefault="0095718C">
      <w:pPr>
        <w:pStyle w:val="Heading5"/>
        <w:rPr>
          <w:ins w:id="8455" w:author="Phuong Giang" w:date="2012-02-22T21:36:00Z"/>
        </w:rPr>
        <w:pPrChange w:id="8456" w:author="Phuong Giang" w:date="2012-02-23T00:03:00Z">
          <w:pPr>
            <w:pStyle w:val="Heading5"/>
            <w:numPr>
              <w:ilvl w:val="0"/>
              <w:numId w:val="0"/>
            </w:numPr>
            <w:ind w:left="0" w:firstLine="0"/>
          </w:pPr>
        </w:pPrChange>
      </w:pPr>
      <w:ins w:id="8457" w:author="Phuong Giang" w:date="2012-02-22T21:36:00Z">
        <w:r w:rsidRPr="00310F8C">
          <w:t>Methods</w:t>
        </w:r>
      </w:ins>
    </w:p>
    <w:p w:rsidR="0095718C" w:rsidRDefault="0095718C" w:rsidP="0095718C">
      <w:pPr>
        <w:rPr>
          <w:ins w:id="8458" w:author="Phuong Giang" w:date="2012-02-22T21:36:00Z"/>
        </w:rPr>
      </w:pPr>
      <w:ins w:id="8459" w:author="Phuong Giang" w:date="2012-02-22T21:36:00Z">
        <w:r>
          <w:t>N/A</w:t>
        </w:r>
      </w:ins>
    </w:p>
    <w:p w:rsidR="0095718C" w:rsidRPr="00AB1796" w:rsidRDefault="0095718C" w:rsidP="0095718C">
      <w:pPr>
        <w:rPr>
          <w:ins w:id="8460" w:author="Phuong Giang" w:date="2012-02-22T21:36:00Z"/>
        </w:rPr>
      </w:pPr>
    </w:p>
    <w:p w:rsidR="0095718C" w:rsidRDefault="0095718C" w:rsidP="0095718C">
      <w:pPr>
        <w:pStyle w:val="Heading4"/>
        <w:tabs>
          <w:tab w:val="left" w:pos="4208"/>
        </w:tabs>
        <w:rPr>
          <w:ins w:id="8461" w:author="Phuong Giang" w:date="2012-02-22T21:36:00Z"/>
        </w:rPr>
      </w:pPr>
      <w:proofErr w:type="spellStart"/>
      <w:ins w:id="8462" w:author="Phuong Giang" w:date="2012-02-22T21:36:00Z">
        <w:r>
          <w:t>TeachingMethodViewModel</w:t>
        </w:r>
      </w:ins>
      <w:proofErr w:type="spellEnd"/>
      <w:ins w:id="8463" w:author="Phuong Giang" w:date="2012-02-23T00:09:00Z">
        <w:r w:rsidR="00B204CA">
          <w:t xml:space="preserve"> class</w:t>
        </w:r>
      </w:ins>
    </w:p>
    <w:p w:rsidR="0095718C" w:rsidRDefault="0095718C" w:rsidP="0095718C">
      <w:pPr>
        <w:pStyle w:val="Heading5"/>
        <w:numPr>
          <w:ilvl w:val="0"/>
          <w:numId w:val="0"/>
        </w:numPr>
        <w:ind w:left="2232"/>
        <w:rPr>
          <w:ins w:id="8464" w:author="Phuong Giang" w:date="2012-02-22T21:36:00Z"/>
          <w:b/>
        </w:rPr>
      </w:pPr>
      <w:ins w:id="8465" w:author="Phuong Giang" w:date="2012-02-22T21:36:00Z">
        <w:r w:rsidRPr="00AB1796">
          <w:rPr>
            <w:b/>
          </w:rPr>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8466"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378"/>
        <w:gridCol w:w="832"/>
        <w:gridCol w:w="1142"/>
        <w:gridCol w:w="952"/>
        <w:gridCol w:w="4702"/>
        <w:tblGridChange w:id="8467">
          <w:tblGrid>
            <w:gridCol w:w="570"/>
            <w:gridCol w:w="1378"/>
            <w:gridCol w:w="832"/>
            <w:gridCol w:w="1142"/>
            <w:gridCol w:w="952"/>
            <w:gridCol w:w="470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8468" w:author="Phuong Giang" w:date="2012-02-22T21:36:00Z"/>
        </w:trPr>
        <w:tc>
          <w:tcPr>
            <w:tcW w:w="570" w:type="dxa"/>
            <w:tcPrChange w:id="8469" w:author="Phuong Giang" w:date="2012-02-22T23:30:00Z">
              <w:tcPr>
                <w:tcW w:w="570"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470" w:author="Phuong Giang" w:date="2012-02-22T21:36:00Z"/>
                <w:b w:val="0"/>
                <w:lang w:eastAsia="ja-JP"/>
                <w:rPrChange w:id="8471" w:author="Phuong Giang" w:date="2012-02-22T23:38:00Z">
                  <w:rPr>
                    <w:ins w:id="8472" w:author="Phuong Giang" w:date="2012-02-22T21:36:00Z"/>
                    <w:b/>
                    <w:bCs w:val="0"/>
                    <w:color w:val="800000"/>
                  </w:rPr>
                </w:rPrChange>
              </w:rPr>
              <w:pPrChange w:id="8473"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474" w:author="Phuong Giang" w:date="2012-02-22T21:36:00Z">
              <w:r w:rsidRPr="009F25A3">
                <w:rPr>
                  <w:rFonts w:ascii="Tahoma" w:eastAsia="MS Mincho" w:hAnsi="Tahoma" w:cs="Arial"/>
                  <w:b w:val="0"/>
                  <w:snapToGrid w:val="0"/>
                  <w:color w:val="auto"/>
                  <w:sz w:val="20"/>
                  <w:szCs w:val="20"/>
                  <w:lang w:eastAsia="ja-JP"/>
                  <w:rPrChange w:id="8475" w:author="Phuong Giang" w:date="2012-02-22T23:38:00Z">
                    <w:rPr>
                      <w:b/>
                      <w:color w:val="800000"/>
                    </w:rPr>
                  </w:rPrChange>
                </w:rPr>
                <w:t>No</w:t>
              </w:r>
            </w:ins>
          </w:p>
        </w:tc>
        <w:tc>
          <w:tcPr>
            <w:tcW w:w="1378" w:type="dxa"/>
            <w:tcPrChange w:id="8476" w:author="Phuong Giang" w:date="2012-02-22T23:30:00Z">
              <w:tcPr>
                <w:tcW w:w="1378"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477" w:author="Phuong Giang" w:date="2012-02-22T21:36:00Z"/>
                <w:b w:val="0"/>
                <w:lang w:eastAsia="ja-JP"/>
                <w:rPrChange w:id="8478" w:author="Phuong Giang" w:date="2012-02-22T23:38:00Z">
                  <w:rPr>
                    <w:ins w:id="8479" w:author="Phuong Giang" w:date="2012-02-22T21:36:00Z"/>
                    <w:b/>
                    <w:bCs w:val="0"/>
                    <w:color w:val="800000"/>
                    <w:lang w:eastAsia="ja-JP"/>
                  </w:rPr>
                </w:rPrChange>
              </w:rPr>
              <w:pPrChange w:id="8480"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481" w:author="Phuong Giang" w:date="2012-02-22T21:36:00Z">
              <w:r w:rsidRPr="009F25A3">
                <w:rPr>
                  <w:rFonts w:ascii="Tahoma" w:eastAsia="MS Mincho" w:hAnsi="Tahoma" w:cs="Arial"/>
                  <w:b w:val="0"/>
                  <w:snapToGrid w:val="0"/>
                  <w:color w:val="auto"/>
                  <w:sz w:val="20"/>
                  <w:szCs w:val="20"/>
                  <w:lang w:eastAsia="ja-JP"/>
                  <w:rPrChange w:id="8482" w:author="Phuong Giang" w:date="2012-02-22T23:38:00Z">
                    <w:rPr>
                      <w:b/>
                      <w:color w:val="800000"/>
                      <w:lang w:eastAsia="ja-JP"/>
                    </w:rPr>
                  </w:rPrChange>
                </w:rPr>
                <w:t>Attribute</w:t>
              </w:r>
            </w:ins>
          </w:p>
        </w:tc>
        <w:tc>
          <w:tcPr>
            <w:tcW w:w="832" w:type="dxa"/>
            <w:tcPrChange w:id="8483" w:author="Phuong Giang" w:date="2012-02-22T23:30:00Z">
              <w:tcPr>
                <w:tcW w:w="83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484" w:author="Phuong Giang" w:date="2012-02-22T21:36:00Z"/>
                <w:b w:val="0"/>
                <w:lang w:eastAsia="ja-JP"/>
                <w:rPrChange w:id="8485" w:author="Phuong Giang" w:date="2012-02-22T23:38:00Z">
                  <w:rPr>
                    <w:ins w:id="8486" w:author="Phuong Giang" w:date="2012-02-22T21:36:00Z"/>
                    <w:b/>
                    <w:bCs w:val="0"/>
                    <w:color w:val="800000"/>
                    <w:lang w:eastAsia="ja-JP"/>
                  </w:rPr>
                </w:rPrChange>
              </w:rPr>
              <w:pPrChange w:id="8487"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488" w:author="Phuong Giang" w:date="2012-02-22T21:36:00Z">
              <w:r w:rsidRPr="009F25A3">
                <w:rPr>
                  <w:rFonts w:ascii="Tahoma" w:eastAsia="MS Mincho" w:hAnsi="Tahoma" w:cs="Arial"/>
                  <w:b w:val="0"/>
                  <w:snapToGrid w:val="0"/>
                  <w:color w:val="auto"/>
                  <w:sz w:val="20"/>
                  <w:szCs w:val="20"/>
                  <w:lang w:eastAsia="ja-JP"/>
                  <w:rPrChange w:id="8489" w:author="Phuong Giang" w:date="2012-02-22T23:38:00Z">
                    <w:rPr>
                      <w:b/>
                      <w:color w:val="800000"/>
                      <w:lang w:eastAsia="ja-JP"/>
                    </w:rPr>
                  </w:rPrChange>
                </w:rPr>
                <w:t>Type</w:t>
              </w:r>
            </w:ins>
          </w:p>
        </w:tc>
        <w:tc>
          <w:tcPr>
            <w:tcW w:w="1142" w:type="dxa"/>
            <w:tcPrChange w:id="8490" w:author="Phuong Giang" w:date="2012-02-22T23:30:00Z">
              <w:tcPr>
                <w:tcW w:w="114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491" w:author="Phuong Giang" w:date="2012-02-22T21:36:00Z"/>
                <w:b w:val="0"/>
                <w:lang w:eastAsia="ja-JP"/>
                <w:rPrChange w:id="8492" w:author="Phuong Giang" w:date="2012-02-22T23:38:00Z">
                  <w:rPr>
                    <w:ins w:id="8493" w:author="Phuong Giang" w:date="2012-02-22T21:36:00Z"/>
                    <w:b/>
                    <w:bCs w:val="0"/>
                    <w:color w:val="800000"/>
                    <w:lang w:eastAsia="ja-JP"/>
                  </w:rPr>
                </w:rPrChange>
              </w:rPr>
              <w:pPrChange w:id="8494"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495" w:author="Phuong Giang" w:date="2012-02-22T21:36:00Z">
              <w:r w:rsidRPr="009F25A3">
                <w:rPr>
                  <w:rFonts w:ascii="Tahoma" w:eastAsia="MS Mincho" w:hAnsi="Tahoma" w:cs="Arial"/>
                  <w:b w:val="0"/>
                  <w:snapToGrid w:val="0"/>
                  <w:color w:val="auto"/>
                  <w:sz w:val="20"/>
                  <w:szCs w:val="20"/>
                  <w:lang w:eastAsia="ja-JP"/>
                  <w:rPrChange w:id="8496" w:author="Phuong Giang" w:date="2012-02-22T23:38:00Z">
                    <w:rPr>
                      <w:b/>
                      <w:color w:val="800000"/>
                      <w:lang w:eastAsia="ja-JP"/>
                    </w:rPr>
                  </w:rPrChange>
                </w:rPr>
                <w:t>Default</w:t>
              </w:r>
            </w:ins>
          </w:p>
        </w:tc>
        <w:tc>
          <w:tcPr>
            <w:tcW w:w="952" w:type="dxa"/>
            <w:tcPrChange w:id="8497"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498" w:author="Phuong Giang" w:date="2012-02-22T21:36:00Z"/>
                <w:b w:val="0"/>
                <w:lang w:eastAsia="ja-JP"/>
                <w:rPrChange w:id="8499" w:author="Phuong Giang" w:date="2012-02-22T23:38:00Z">
                  <w:rPr>
                    <w:ins w:id="8500" w:author="Phuong Giang" w:date="2012-02-22T21:36:00Z"/>
                    <w:b/>
                    <w:bCs w:val="0"/>
                    <w:color w:val="800000"/>
                    <w:lang w:eastAsia="ja-JP"/>
                  </w:rPr>
                </w:rPrChange>
              </w:rPr>
              <w:pPrChange w:id="8501"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502" w:author="Phuong Giang" w:date="2012-02-22T21:36:00Z">
              <w:r w:rsidRPr="009F25A3">
                <w:rPr>
                  <w:rFonts w:ascii="Tahoma" w:eastAsia="MS Mincho" w:hAnsi="Tahoma" w:cs="Arial"/>
                  <w:b w:val="0"/>
                  <w:snapToGrid w:val="0"/>
                  <w:color w:val="auto"/>
                  <w:sz w:val="20"/>
                  <w:szCs w:val="20"/>
                  <w:lang w:eastAsia="ja-JP"/>
                  <w:rPrChange w:id="8503" w:author="Phuong Giang" w:date="2012-02-22T23:38:00Z">
                    <w:rPr>
                      <w:b/>
                      <w:color w:val="800000"/>
                      <w:lang w:eastAsia="ja-JP"/>
                    </w:rPr>
                  </w:rPrChange>
                </w:rPr>
                <w:t>Note</w:t>
              </w:r>
            </w:ins>
          </w:p>
        </w:tc>
        <w:tc>
          <w:tcPr>
            <w:tcW w:w="4702" w:type="dxa"/>
            <w:tcPrChange w:id="8504" w:author="Phuong Giang" w:date="2012-02-22T23:30:00Z">
              <w:tcPr>
                <w:tcW w:w="470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8505" w:author="Phuong Giang" w:date="2012-02-22T21:36:00Z"/>
                <w:b w:val="0"/>
                <w:lang w:eastAsia="ja-JP"/>
                <w:rPrChange w:id="8506" w:author="Phuong Giang" w:date="2012-02-22T23:38:00Z">
                  <w:rPr>
                    <w:ins w:id="8507" w:author="Phuong Giang" w:date="2012-02-22T21:36:00Z"/>
                    <w:b/>
                    <w:bCs w:val="0"/>
                    <w:color w:val="800000"/>
                    <w:lang w:eastAsia="ja-JP"/>
                  </w:rPr>
                </w:rPrChange>
              </w:rPr>
              <w:pPrChange w:id="8508"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8509" w:author="Phuong Giang" w:date="2012-02-22T21:36:00Z">
              <w:r w:rsidRPr="009F25A3">
                <w:rPr>
                  <w:rFonts w:ascii="Tahoma" w:eastAsia="MS Mincho" w:hAnsi="Tahoma" w:cs="Arial"/>
                  <w:b w:val="0"/>
                  <w:snapToGrid w:val="0"/>
                  <w:color w:val="auto"/>
                  <w:sz w:val="20"/>
                  <w:szCs w:val="20"/>
                  <w:lang w:eastAsia="ja-JP"/>
                  <w:rPrChange w:id="8510" w:author="Phuong Giang" w:date="2012-02-22T23:38:00Z">
                    <w:rPr>
                      <w:b/>
                      <w:color w:val="800000"/>
                      <w:lang w:eastAsia="ja-JP"/>
                    </w:rPr>
                  </w:rPrChange>
                </w:rPr>
                <w:t>Description</w:t>
              </w:r>
            </w:ins>
          </w:p>
        </w:tc>
      </w:tr>
      <w:tr w:rsidR="0095718C" w:rsidRPr="001256D9" w:rsidTr="00F77673">
        <w:trPr>
          <w:ins w:id="8511" w:author="Phuong Giang" w:date="2012-02-22T21:36:00Z"/>
        </w:trPr>
        <w:tc>
          <w:tcPr>
            <w:tcW w:w="570" w:type="dxa"/>
            <w:tcPrChange w:id="8512" w:author="Phuong Giang" w:date="2012-02-22T23:30:00Z">
              <w:tcPr>
                <w:tcW w:w="570" w:type="dxa"/>
              </w:tcPr>
            </w:tcPrChange>
          </w:tcPr>
          <w:p w:rsidR="0095718C" w:rsidRPr="001256D9" w:rsidRDefault="0095718C" w:rsidP="00995D66">
            <w:pPr>
              <w:pStyle w:val="comment"/>
              <w:ind w:left="0"/>
              <w:rPr>
                <w:ins w:id="8513" w:author="Phuong Giang" w:date="2012-02-22T21:36:00Z"/>
                <w:rFonts w:ascii="Times New Roman" w:hAnsi="Times New Roman" w:cs="Times New Roman"/>
                <w:i w:val="0"/>
                <w:color w:val="auto"/>
                <w:sz w:val="22"/>
                <w:szCs w:val="22"/>
                <w:rPrChange w:id="8514" w:author="Phuong Giang" w:date="2012-02-22T23:44:00Z">
                  <w:rPr>
                    <w:ins w:id="8515" w:author="Phuong Giang" w:date="2012-02-22T21:36:00Z"/>
                    <w:i w:val="0"/>
                    <w:color w:val="auto"/>
                    <w:sz w:val="18"/>
                    <w:szCs w:val="18"/>
                  </w:rPr>
                </w:rPrChange>
              </w:rPr>
            </w:pPr>
            <w:ins w:id="8516" w:author="Phuong Giang" w:date="2012-02-22T21:36:00Z">
              <w:r w:rsidRPr="001256D9">
                <w:rPr>
                  <w:rFonts w:ascii="Times New Roman" w:hAnsi="Times New Roman" w:cs="Times New Roman"/>
                  <w:i w:val="0"/>
                  <w:color w:val="auto"/>
                  <w:sz w:val="22"/>
                  <w:szCs w:val="22"/>
                  <w:rPrChange w:id="8517" w:author="Phuong Giang" w:date="2012-02-22T23:44:00Z">
                    <w:rPr>
                      <w:b/>
                      <w:bCs w:val="0"/>
                      <w:i w:val="0"/>
                      <w:color w:val="auto"/>
                      <w:sz w:val="18"/>
                      <w:szCs w:val="18"/>
                      <w:lang w:eastAsia="en-US"/>
                    </w:rPr>
                  </w:rPrChange>
                </w:rPr>
                <w:t>1</w:t>
              </w:r>
            </w:ins>
          </w:p>
        </w:tc>
        <w:tc>
          <w:tcPr>
            <w:tcW w:w="1378" w:type="dxa"/>
            <w:tcPrChange w:id="8518" w:author="Phuong Giang" w:date="2012-02-22T23:30:00Z">
              <w:tcPr>
                <w:tcW w:w="1378" w:type="dxa"/>
              </w:tcPr>
            </w:tcPrChange>
          </w:tcPr>
          <w:p w:rsidR="0095718C" w:rsidRPr="001256D9" w:rsidRDefault="0095718C" w:rsidP="00995D66">
            <w:pPr>
              <w:pStyle w:val="comment"/>
              <w:ind w:left="0"/>
              <w:rPr>
                <w:ins w:id="8519" w:author="Phuong Giang" w:date="2012-02-22T21:36:00Z"/>
                <w:rFonts w:ascii="Times New Roman" w:hAnsi="Times New Roman" w:cs="Times New Roman"/>
                <w:i w:val="0"/>
                <w:color w:val="auto"/>
                <w:sz w:val="22"/>
                <w:szCs w:val="22"/>
                <w:rPrChange w:id="8520" w:author="Phuong Giang" w:date="2012-02-22T23:44:00Z">
                  <w:rPr>
                    <w:ins w:id="8521" w:author="Phuong Giang" w:date="2012-02-22T21:36:00Z"/>
                    <w:i w:val="0"/>
                    <w:color w:val="auto"/>
                    <w:sz w:val="18"/>
                    <w:szCs w:val="18"/>
                  </w:rPr>
                </w:rPrChange>
              </w:rPr>
            </w:pPr>
            <w:proofErr w:type="spellStart"/>
            <w:ins w:id="8522" w:author="Phuong Giang" w:date="2012-02-22T21:36:00Z">
              <w:r w:rsidRPr="001256D9">
                <w:rPr>
                  <w:rFonts w:ascii="Times New Roman" w:hAnsi="Times New Roman" w:cs="Times New Roman"/>
                  <w:i w:val="0"/>
                  <w:color w:val="auto"/>
                  <w:sz w:val="22"/>
                  <w:szCs w:val="22"/>
                  <w:rPrChange w:id="8523" w:author="Phuong Giang" w:date="2012-02-22T23:44:00Z">
                    <w:rPr>
                      <w:b/>
                      <w:bCs w:val="0"/>
                      <w:i w:val="0"/>
                      <w:color w:val="auto"/>
                      <w:sz w:val="18"/>
                      <w:szCs w:val="18"/>
                      <w:lang w:eastAsia="en-US"/>
                    </w:rPr>
                  </w:rPrChange>
                </w:rPr>
                <w:t>CanSave</w:t>
              </w:r>
              <w:proofErr w:type="spellEnd"/>
            </w:ins>
          </w:p>
        </w:tc>
        <w:tc>
          <w:tcPr>
            <w:tcW w:w="832" w:type="dxa"/>
            <w:tcPrChange w:id="8524" w:author="Phuong Giang" w:date="2012-02-22T23:30:00Z">
              <w:tcPr>
                <w:tcW w:w="832" w:type="dxa"/>
              </w:tcPr>
            </w:tcPrChange>
          </w:tcPr>
          <w:p w:rsidR="0095718C" w:rsidRPr="001256D9" w:rsidRDefault="0095718C" w:rsidP="00995D66">
            <w:pPr>
              <w:pStyle w:val="comment"/>
              <w:ind w:left="0"/>
              <w:rPr>
                <w:ins w:id="8525" w:author="Phuong Giang" w:date="2012-02-22T21:36:00Z"/>
                <w:rFonts w:ascii="Times New Roman" w:hAnsi="Times New Roman" w:cs="Times New Roman"/>
                <w:i w:val="0"/>
                <w:color w:val="auto"/>
                <w:sz w:val="22"/>
                <w:szCs w:val="22"/>
                <w:rPrChange w:id="8526" w:author="Phuong Giang" w:date="2012-02-22T23:44:00Z">
                  <w:rPr>
                    <w:ins w:id="8527" w:author="Phuong Giang" w:date="2012-02-22T21:36:00Z"/>
                    <w:i w:val="0"/>
                    <w:color w:val="auto"/>
                    <w:sz w:val="18"/>
                    <w:szCs w:val="18"/>
                  </w:rPr>
                </w:rPrChange>
              </w:rPr>
            </w:pPr>
            <w:ins w:id="8528" w:author="Phuong Giang" w:date="2012-02-22T21:36:00Z">
              <w:r w:rsidRPr="001256D9">
                <w:rPr>
                  <w:rFonts w:ascii="Times New Roman" w:hAnsi="Times New Roman" w:cs="Times New Roman"/>
                  <w:i w:val="0"/>
                  <w:color w:val="auto"/>
                  <w:sz w:val="22"/>
                  <w:szCs w:val="22"/>
                  <w:rPrChange w:id="8529" w:author="Phuong Giang" w:date="2012-02-22T23:44:00Z">
                    <w:rPr>
                      <w:b/>
                      <w:bCs w:val="0"/>
                      <w:i w:val="0"/>
                      <w:color w:val="auto"/>
                      <w:sz w:val="18"/>
                      <w:szCs w:val="18"/>
                      <w:lang w:eastAsia="en-US"/>
                    </w:rPr>
                  </w:rPrChange>
                </w:rPr>
                <w:t>bool</w:t>
              </w:r>
            </w:ins>
          </w:p>
        </w:tc>
        <w:tc>
          <w:tcPr>
            <w:tcW w:w="1142" w:type="dxa"/>
            <w:tcPrChange w:id="8530" w:author="Phuong Giang" w:date="2012-02-22T23:30:00Z">
              <w:tcPr>
                <w:tcW w:w="1142" w:type="dxa"/>
              </w:tcPr>
            </w:tcPrChange>
          </w:tcPr>
          <w:p w:rsidR="0095718C" w:rsidRPr="001256D9" w:rsidRDefault="0095718C" w:rsidP="00995D66">
            <w:pPr>
              <w:pStyle w:val="comment"/>
              <w:ind w:left="0"/>
              <w:rPr>
                <w:ins w:id="8531" w:author="Phuong Giang" w:date="2012-02-22T21:36:00Z"/>
                <w:rFonts w:ascii="Times New Roman" w:hAnsi="Times New Roman" w:cs="Times New Roman"/>
                <w:i w:val="0"/>
                <w:color w:val="auto"/>
                <w:sz w:val="22"/>
                <w:szCs w:val="22"/>
                <w:rPrChange w:id="8532" w:author="Phuong Giang" w:date="2012-02-22T23:44:00Z">
                  <w:rPr>
                    <w:ins w:id="8533" w:author="Phuong Giang" w:date="2012-02-22T21:36:00Z"/>
                    <w:i w:val="0"/>
                    <w:color w:val="auto"/>
                    <w:sz w:val="18"/>
                    <w:szCs w:val="18"/>
                  </w:rPr>
                </w:rPrChange>
              </w:rPr>
            </w:pPr>
          </w:p>
        </w:tc>
        <w:tc>
          <w:tcPr>
            <w:tcW w:w="952" w:type="dxa"/>
            <w:tcPrChange w:id="8534" w:author="Phuong Giang" w:date="2012-02-22T23:30:00Z">
              <w:tcPr>
                <w:tcW w:w="952" w:type="dxa"/>
              </w:tcPr>
            </w:tcPrChange>
          </w:tcPr>
          <w:p w:rsidR="0095718C" w:rsidRPr="001256D9" w:rsidRDefault="0095718C" w:rsidP="00995D66">
            <w:pPr>
              <w:pStyle w:val="comment"/>
              <w:ind w:left="0"/>
              <w:rPr>
                <w:ins w:id="8535" w:author="Phuong Giang" w:date="2012-02-22T21:36:00Z"/>
                <w:rFonts w:ascii="Times New Roman" w:hAnsi="Times New Roman" w:cs="Times New Roman"/>
                <w:i w:val="0"/>
                <w:color w:val="auto"/>
                <w:sz w:val="22"/>
                <w:szCs w:val="22"/>
                <w:rPrChange w:id="8536" w:author="Phuong Giang" w:date="2012-02-22T23:44:00Z">
                  <w:rPr>
                    <w:ins w:id="8537" w:author="Phuong Giang" w:date="2012-02-22T21:36:00Z"/>
                    <w:i w:val="0"/>
                    <w:color w:val="auto"/>
                    <w:sz w:val="18"/>
                    <w:szCs w:val="18"/>
                  </w:rPr>
                </w:rPrChange>
              </w:rPr>
            </w:pPr>
            <w:ins w:id="8538" w:author="Phuong Giang" w:date="2012-02-22T21:36:00Z">
              <w:r w:rsidRPr="001256D9">
                <w:rPr>
                  <w:rFonts w:ascii="Times New Roman" w:hAnsi="Times New Roman" w:cs="Times New Roman"/>
                  <w:i w:val="0"/>
                  <w:color w:val="auto"/>
                  <w:sz w:val="22"/>
                  <w:szCs w:val="22"/>
                  <w:rPrChange w:id="8539" w:author="Phuong Giang" w:date="2012-02-22T23:44:00Z">
                    <w:rPr>
                      <w:b/>
                      <w:bCs w:val="0"/>
                      <w:i w:val="0"/>
                      <w:color w:val="auto"/>
                      <w:sz w:val="18"/>
                      <w:szCs w:val="18"/>
                      <w:lang w:eastAsia="en-US"/>
                    </w:rPr>
                  </w:rPrChange>
                </w:rPr>
                <w:t>Public</w:t>
              </w:r>
            </w:ins>
          </w:p>
        </w:tc>
        <w:tc>
          <w:tcPr>
            <w:tcW w:w="4702" w:type="dxa"/>
            <w:tcPrChange w:id="8540" w:author="Phuong Giang" w:date="2012-02-22T23:30:00Z">
              <w:tcPr>
                <w:tcW w:w="4702" w:type="dxa"/>
              </w:tcPr>
            </w:tcPrChange>
          </w:tcPr>
          <w:p w:rsidR="0095718C" w:rsidRPr="001256D9" w:rsidRDefault="0095718C" w:rsidP="00995D66">
            <w:pPr>
              <w:pStyle w:val="comment"/>
              <w:ind w:left="0"/>
              <w:rPr>
                <w:ins w:id="8541" w:author="Phuong Giang" w:date="2012-02-22T21:36:00Z"/>
                <w:rFonts w:ascii="Times New Roman" w:hAnsi="Times New Roman" w:cs="Times New Roman"/>
                <w:i w:val="0"/>
                <w:color w:val="auto"/>
                <w:sz w:val="22"/>
                <w:szCs w:val="22"/>
                <w:rPrChange w:id="8542" w:author="Phuong Giang" w:date="2012-02-22T23:44:00Z">
                  <w:rPr>
                    <w:ins w:id="8543" w:author="Phuong Giang" w:date="2012-02-22T21:36:00Z"/>
                    <w:i w:val="0"/>
                    <w:color w:val="auto"/>
                    <w:sz w:val="18"/>
                    <w:szCs w:val="18"/>
                  </w:rPr>
                </w:rPrChange>
              </w:rPr>
            </w:pPr>
            <w:ins w:id="8544" w:author="Phuong Giang" w:date="2012-02-22T21:36:00Z">
              <w:r w:rsidRPr="001256D9">
                <w:rPr>
                  <w:rFonts w:ascii="Times New Roman" w:hAnsi="Times New Roman" w:cs="Times New Roman"/>
                  <w:i w:val="0"/>
                  <w:color w:val="auto"/>
                  <w:sz w:val="22"/>
                  <w:szCs w:val="22"/>
                  <w:rPrChange w:id="8545" w:author="Phuong Giang" w:date="2012-02-22T23:44:00Z">
                    <w:rPr>
                      <w:b/>
                      <w:bCs w:val="0"/>
                      <w:i w:val="0"/>
                      <w:color w:val="auto"/>
                      <w:sz w:val="18"/>
                      <w:szCs w:val="18"/>
                      <w:lang w:eastAsia="en-US"/>
                    </w:rPr>
                  </w:rPrChange>
                </w:rPr>
                <w:t>Return whether this teaching method is valid</w:t>
              </w:r>
            </w:ins>
          </w:p>
        </w:tc>
      </w:tr>
      <w:tr w:rsidR="0095718C" w:rsidRPr="001256D9" w:rsidTr="00F77673">
        <w:trPr>
          <w:ins w:id="8546" w:author="Phuong Giang" w:date="2012-02-22T21:36:00Z"/>
        </w:trPr>
        <w:tc>
          <w:tcPr>
            <w:tcW w:w="570" w:type="dxa"/>
            <w:tcPrChange w:id="8547" w:author="Phuong Giang" w:date="2012-02-22T23:30:00Z">
              <w:tcPr>
                <w:tcW w:w="570" w:type="dxa"/>
              </w:tcPr>
            </w:tcPrChange>
          </w:tcPr>
          <w:p w:rsidR="0095718C" w:rsidRPr="001256D9" w:rsidRDefault="0095718C" w:rsidP="00995D66">
            <w:pPr>
              <w:pStyle w:val="comment"/>
              <w:ind w:left="0"/>
              <w:rPr>
                <w:ins w:id="8548" w:author="Phuong Giang" w:date="2012-02-22T21:36:00Z"/>
                <w:rFonts w:ascii="Times New Roman" w:hAnsi="Times New Roman" w:cs="Times New Roman"/>
                <w:i w:val="0"/>
                <w:color w:val="auto"/>
                <w:sz w:val="22"/>
                <w:szCs w:val="22"/>
                <w:rPrChange w:id="8549" w:author="Phuong Giang" w:date="2012-02-22T23:44:00Z">
                  <w:rPr>
                    <w:ins w:id="8550" w:author="Phuong Giang" w:date="2012-02-22T21:36:00Z"/>
                    <w:i w:val="0"/>
                    <w:color w:val="auto"/>
                    <w:sz w:val="18"/>
                    <w:szCs w:val="18"/>
                  </w:rPr>
                </w:rPrChange>
              </w:rPr>
            </w:pPr>
            <w:ins w:id="8551" w:author="Phuong Giang" w:date="2012-02-22T21:36:00Z">
              <w:r w:rsidRPr="001256D9">
                <w:rPr>
                  <w:rFonts w:ascii="Times New Roman" w:hAnsi="Times New Roman" w:cs="Times New Roman"/>
                  <w:i w:val="0"/>
                  <w:color w:val="auto"/>
                  <w:sz w:val="22"/>
                  <w:szCs w:val="22"/>
                  <w:rPrChange w:id="8552" w:author="Phuong Giang" w:date="2012-02-22T23:44:00Z">
                    <w:rPr>
                      <w:b/>
                      <w:bCs w:val="0"/>
                      <w:i w:val="0"/>
                      <w:color w:val="auto"/>
                      <w:sz w:val="18"/>
                      <w:szCs w:val="18"/>
                      <w:lang w:eastAsia="en-US"/>
                    </w:rPr>
                  </w:rPrChange>
                </w:rPr>
                <w:t>2</w:t>
              </w:r>
            </w:ins>
          </w:p>
        </w:tc>
        <w:tc>
          <w:tcPr>
            <w:tcW w:w="1378" w:type="dxa"/>
            <w:tcPrChange w:id="8553" w:author="Phuong Giang" w:date="2012-02-22T23:30:00Z">
              <w:tcPr>
                <w:tcW w:w="1378" w:type="dxa"/>
              </w:tcPr>
            </w:tcPrChange>
          </w:tcPr>
          <w:p w:rsidR="0095718C" w:rsidRPr="001256D9" w:rsidRDefault="0095718C" w:rsidP="00995D66">
            <w:pPr>
              <w:pStyle w:val="comment"/>
              <w:ind w:left="0"/>
              <w:rPr>
                <w:ins w:id="8554" w:author="Phuong Giang" w:date="2012-02-22T21:36:00Z"/>
                <w:rFonts w:ascii="Times New Roman" w:hAnsi="Times New Roman" w:cs="Times New Roman"/>
                <w:i w:val="0"/>
                <w:color w:val="auto"/>
                <w:sz w:val="22"/>
                <w:szCs w:val="22"/>
                <w:rPrChange w:id="8555" w:author="Phuong Giang" w:date="2012-02-22T23:44:00Z">
                  <w:rPr>
                    <w:ins w:id="8556" w:author="Phuong Giang" w:date="2012-02-22T21:36:00Z"/>
                    <w:i w:val="0"/>
                    <w:color w:val="auto"/>
                    <w:sz w:val="18"/>
                    <w:szCs w:val="18"/>
                  </w:rPr>
                </w:rPrChange>
              </w:rPr>
            </w:pPr>
            <w:ins w:id="8557" w:author="Phuong Giang" w:date="2012-02-22T21:36:00Z">
              <w:r w:rsidRPr="001256D9">
                <w:rPr>
                  <w:rFonts w:ascii="Times New Roman" w:hAnsi="Times New Roman" w:cs="Times New Roman"/>
                  <w:i w:val="0"/>
                  <w:color w:val="auto"/>
                  <w:sz w:val="22"/>
                  <w:szCs w:val="22"/>
                  <w:rPrChange w:id="8558" w:author="Phuong Giang" w:date="2012-02-22T23:44:00Z">
                    <w:rPr>
                      <w:b/>
                      <w:bCs w:val="0"/>
                      <w:i w:val="0"/>
                      <w:color w:val="auto"/>
                      <w:sz w:val="18"/>
                      <w:szCs w:val="18"/>
                      <w:lang w:eastAsia="en-US"/>
                    </w:rPr>
                  </w:rPrChange>
                </w:rPr>
                <w:t>Content</w:t>
              </w:r>
            </w:ins>
          </w:p>
        </w:tc>
        <w:tc>
          <w:tcPr>
            <w:tcW w:w="832" w:type="dxa"/>
            <w:tcPrChange w:id="8559" w:author="Phuong Giang" w:date="2012-02-22T23:30:00Z">
              <w:tcPr>
                <w:tcW w:w="832" w:type="dxa"/>
              </w:tcPr>
            </w:tcPrChange>
          </w:tcPr>
          <w:p w:rsidR="0095718C" w:rsidRPr="001256D9" w:rsidRDefault="0095718C" w:rsidP="00995D66">
            <w:pPr>
              <w:pStyle w:val="comment"/>
              <w:ind w:left="0"/>
              <w:rPr>
                <w:ins w:id="8560" w:author="Phuong Giang" w:date="2012-02-22T21:36:00Z"/>
                <w:rFonts w:ascii="Times New Roman" w:hAnsi="Times New Roman" w:cs="Times New Roman"/>
                <w:i w:val="0"/>
                <w:color w:val="auto"/>
                <w:sz w:val="22"/>
                <w:szCs w:val="22"/>
                <w:rPrChange w:id="8561" w:author="Phuong Giang" w:date="2012-02-22T23:44:00Z">
                  <w:rPr>
                    <w:ins w:id="8562" w:author="Phuong Giang" w:date="2012-02-22T21:36:00Z"/>
                    <w:i w:val="0"/>
                    <w:color w:val="auto"/>
                    <w:sz w:val="18"/>
                    <w:szCs w:val="18"/>
                  </w:rPr>
                </w:rPrChange>
              </w:rPr>
            </w:pPr>
            <w:ins w:id="8563" w:author="Phuong Giang" w:date="2012-02-22T21:36:00Z">
              <w:r w:rsidRPr="001256D9">
                <w:rPr>
                  <w:rFonts w:ascii="Times New Roman" w:hAnsi="Times New Roman" w:cs="Times New Roman"/>
                  <w:i w:val="0"/>
                  <w:color w:val="auto"/>
                  <w:sz w:val="22"/>
                  <w:szCs w:val="22"/>
                  <w:rPrChange w:id="8564" w:author="Phuong Giang" w:date="2012-02-22T23:44:00Z">
                    <w:rPr>
                      <w:b/>
                      <w:bCs w:val="0"/>
                      <w:i w:val="0"/>
                      <w:color w:val="auto"/>
                      <w:sz w:val="18"/>
                      <w:szCs w:val="18"/>
                      <w:lang w:eastAsia="en-US"/>
                    </w:rPr>
                  </w:rPrChange>
                </w:rPr>
                <w:t>string</w:t>
              </w:r>
            </w:ins>
          </w:p>
        </w:tc>
        <w:tc>
          <w:tcPr>
            <w:tcW w:w="1142" w:type="dxa"/>
            <w:tcPrChange w:id="8565" w:author="Phuong Giang" w:date="2012-02-22T23:30:00Z">
              <w:tcPr>
                <w:tcW w:w="1142" w:type="dxa"/>
              </w:tcPr>
            </w:tcPrChange>
          </w:tcPr>
          <w:p w:rsidR="0095718C" w:rsidRPr="001256D9" w:rsidRDefault="0095718C" w:rsidP="00995D66">
            <w:pPr>
              <w:pStyle w:val="comment"/>
              <w:ind w:left="0"/>
              <w:rPr>
                <w:ins w:id="8566" w:author="Phuong Giang" w:date="2012-02-22T21:36:00Z"/>
                <w:rFonts w:ascii="Times New Roman" w:hAnsi="Times New Roman" w:cs="Times New Roman"/>
                <w:i w:val="0"/>
                <w:color w:val="auto"/>
                <w:sz w:val="22"/>
                <w:szCs w:val="22"/>
                <w:rPrChange w:id="8567" w:author="Phuong Giang" w:date="2012-02-22T23:44:00Z">
                  <w:rPr>
                    <w:ins w:id="8568" w:author="Phuong Giang" w:date="2012-02-22T21:36:00Z"/>
                    <w:i w:val="0"/>
                    <w:color w:val="auto"/>
                    <w:sz w:val="18"/>
                    <w:szCs w:val="18"/>
                  </w:rPr>
                </w:rPrChange>
              </w:rPr>
            </w:pPr>
          </w:p>
        </w:tc>
        <w:tc>
          <w:tcPr>
            <w:tcW w:w="952" w:type="dxa"/>
            <w:tcPrChange w:id="8569" w:author="Phuong Giang" w:date="2012-02-22T23:30:00Z">
              <w:tcPr>
                <w:tcW w:w="952" w:type="dxa"/>
              </w:tcPr>
            </w:tcPrChange>
          </w:tcPr>
          <w:p w:rsidR="0095718C" w:rsidRPr="001256D9" w:rsidRDefault="0095718C" w:rsidP="00995D66">
            <w:pPr>
              <w:pStyle w:val="comment"/>
              <w:ind w:left="0"/>
              <w:rPr>
                <w:ins w:id="8570" w:author="Phuong Giang" w:date="2012-02-22T21:36:00Z"/>
                <w:rFonts w:ascii="Times New Roman" w:hAnsi="Times New Roman" w:cs="Times New Roman"/>
                <w:i w:val="0"/>
                <w:color w:val="auto"/>
                <w:sz w:val="22"/>
                <w:szCs w:val="22"/>
                <w:rPrChange w:id="8571" w:author="Phuong Giang" w:date="2012-02-22T23:44:00Z">
                  <w:rPr>
                    <w:ins w:id="8572" w:author="Phuong Giang" w:date="2012-02-22T21:36:00Z"/>
                    <w:i w:val="0"/>
                    <w:color w:val="auto"/>
                    <w:sz w:val="18"/>
                    <w:szCs w:val="18"/>
                  </w:rPr>
                </w:rPrChange>
              </w:rPr>
            </w:pPr>
            <w:ins w:id="8573" w:author="Phuong Giang" w:date="2012-02-22T21:36:00Z">
              <w:r w:rsidRPr="001256D9">
                <w:rPr>
                  <w:rFonts w:ascii="Times New Roman" w:hAnsi="Times New Roman" w:cs="Times New Roman"/>
                  <w:i w:val="0"/>
                  <w:color w:val="auto"/>
                  <w:sz w:val="22"/>
                  <w:szCs w:val="22"/>
                  <w:rPrChange w:id="8574" w:author="Phuong Giang" w:date="2012-02-22T23:44:00Z">
                    <w:rPr>
                      <w:b/>
                      <w:bCs w:val="0"/>
                      <w:i w:val="0"/>
                      <w:color w:val="auto"/>
                      <w:sz w:val="18"/>
                      <w:szCs w:val="18"/>
                      <w:lang w:eastAsia="en-US"/>
                    </w:rPr>
                  </w:rPrChange>
                </w:rPr>
                <w:t>Public</w:t>
              </w:r>
            </w:ins>
          </w:p>
        </w:tc>
        <w:tc>
          <w:tcPr>
            <w:tcW w:w="4702" w:type="dxa"/>
            <w:tcPrChange w:id="8575" w:author="Phuong Giang" w:date="2012-02-22T23:30:00Z">
              <w:tcPr>
                <w:tcW w:w="4702" w:type="dxa"/>
              </w:tcPr>
            </w:tcPrChange>
          </w:tcPr>
          <w:p w:rsidR="0095718C" w:rsidRPr="001256D9" w:rsidRDefault="0095718C" w:rsidP="00995D66">
            <w:pPr>
              <w:pStyle w:val="comment"/>
              <w:ind w:left="0"/>
              <w:rPr>
                <w:ins w:id="8576" w:author="Phuong Giang" w:date="2012-02-22T21:36:00Z"/>
                <w:rFonts w:ascii="Times New Roman" w:hAnsi="Times New Roman" w:cs="Times New Roman"/>
                <w:i w:val="0"/>
                <w:color w:val="auto"/>
                <w:sz w:val="22"/>
                <w:szCs w:val="22"/>
                <w:rPrChange w:id="8577" w:author="Phuong Giang" w:date="2012-02-22T23:44:00Z">
                  <w:rPr>
                    <w:ins w:id="8578" w:author="Phuong Giang" w:date="2012-02-22T21:36:00Z"/>
                    <w:i w:val="0"/>
                    <w:color w:val="auto"/>
                    <w:sz w:val="18"/>
                    <w:szCs w:val="18"/>
                  </w:rPr>
                </w:rPrChange>
              </w:rPr>
            </w:pPr>
            <w:ins w:id="8579" w:author="Phuong Giang" w:date="2012-02-22T21:36:00Z">
              <w:r w:rsidRPr="001256D9">
                <w:rPr>
                  <w:rFonts w:ascii="Times New Roman" w:hAnsi="Times New Roman" w:cs="Times New Roman"/>
                  <w:i w:val="0"/>
                  <w:color w:val="auto"/>
                  <w:sz w:val="22"/>
                  <w:szCs w:val="22"/>
                  <w:rPrChange w:id="8580" w:author="Phuong Giang" w:date="2012-02-22T23:44:00Z">
                    <w:rPr>
                      <w:b/>
                      <w:bCs w:val="0"/>
                      <w:i w:val="0"/>
                      <w:color w:val="auto"/>
                      <w:sz w:val="18"/>
                      <w:szCs w:val="18"/>
                      <w:lang w:eastAsia="en-US"/>
                    </w:rPr>
                  </w:rPrChange>
                </w:rPr>
                <w:t>Content of the teaching method</w:t>
              </w:r>
            </w:ins>
          </w:p>
        </w:tc>
      </w:tr>
      <w:tr w:rsidR="0095718C" w:rsidRPr="001256D9" w:rsidTr="00F77673">
        <w:trPr>
          <w:ins w:id="8581" w:author="Phuong Giang" w:date="2012-02-22T21:36:00Z"/>
        </w:trPr>
        <w:tc>
          <w:tcPr>
            <w:tcW w:w="570" w:type="dxa"/>
            <w:tcPrChange w:id="8582" w:author="Phuong Giang" w:date="2012-02-22T23:30:00Z">
              <w:tcPr>
                <w:tcW w:w="570" w:type="dxa"/>
              </w:tcPr>
            </w:tcPrChange>
          </w:tcPr>
          <w:p w:rsidR="0095718C" w:rsidRPr="001256D9" w:rsidRDefault="0095718C" w:rsidP="00995D66">
            <w:pPr>
              <w:pStyle w:val="comment"/>
              <w:ind w:left="0"/>
              <w:rPr>
                <w:ins w:id="8583" w:author="Phuong Giang" w:date="2012-02-22T21:36:00Z"/>
                <w:rFonts w:ascii="Times New Roman" w:hAnsi="Times New Roman" w:cs="Times New Roman"/>
                <w:i w:val="0"/>
                <w:color w:val="auto"/>
                <w:sz w:val="22"/>
                <w:szCs w:val="22"/>
                <w:rPrChange w:id="8584" w:author="Phuong Giang" w:date="2012-02-22T23:44:00Z">
                  <w:rPr>
                    <w:ins w:id="8585" w:author="Phuong Giang" w:date="2012-02-22T21:36:00Z"/>
                    <w:i w:val="0"/>
                    <w:color w:val="auto"/>
                    <w:sz w:val="18"/>
                    <w:szCs w:val="18"/>
                  </w:rPr>
                </w:rPrChange>
              </w:rPr>
            </w:pPr>
            <w:ins w:id="8586" w:author="Phuong Giang" w:date="2012-02-22T21:36:00Z">
              <w:r w:rsidRPr="001256D9">
                <w:rPr>
                  <w:rFonts w:ascii="Times New Roman" w:hAnsi="Times New Roman" w:cs="Times New Roman"/>
                  <w:i w:val="0"/>
                  <w:color w:val="auto"/>
                  <w:sz w:val="22"/>
                  <w:szCs w:val="22"/>
                  <w:rPrChange w:id="8587" w:author="Phuong Giang" w:date="2012-02-22T23:44:00Z">
                    <w:rPr>
                      <w:b/>
                      <w:bCs w:val="0"/>
                      <w:i w:val="0"/>
                      <w:color w:val="auto"/>
                      <w:sz w:val="18"/>
                      <w:szCs w:val="18"/>
                      <w:lang w:eastAsia="en-US"/>
                    </w:rPr>
                  </w:rPrChange>
                </w:rPr>
                <w:t>3</w:t>
              </w:r>
            </w:ins>
          </w:p>
        </w:tc>
        <w:tc>
          <w:tcPr>
            <w:tcW w:w="1378" w:type="dxa"/>
            <w:tcPrChange w:id="8588" w:author="Phuong Giang" w:date="2012-02-22T23:30:00Z">
              <w:tcPr>
                <w:tcW w:w="1378" w:type="dxa"/>
              </w:tcPr>
            </w:tcPrChange>
          </w:tcPr>
          <w:p w:rsidR="0095718C" w:rsidRPr="001256D9" w:rsidRDefault="0095718C" w:rsidP="00995D66">
            <w:pPr>
              <w:pStyle w:val="comment"/>
              <w:ind w:left="0"/>
              <w:rPr>
                <w:ins w:id="8589" w:author="Phuong Giang" w:date="2012-02-22T21:36:00Z"/>
                <w:rFonts w:ascii="Times New Roman" w:hAnsi="Times New Roman" w:cs="Times New Roman"/>
                <w:i w:val="0"/>
                <w:color w:val="auto"/>
                <w:sz w:val="22"/>
                <w:szCs w:val="22"/>
                <w:rPrChange w:id="8590" w:author="Phuong Giang" w:date="2012-02-22T23:44:00Z">
                  <w:rPr>
                    <w:ins w:id="8591" w:author="Phuong Giang" w:date="2012-02-22T21:36:00Z"/>
                    <w:i w:val="0"/>
                    <w:color w:val="auto"/>
                    <w:sz w:val="18"/>
                    <w:szCs w:val="18"/>
                  </w:rPr>
                </w:rPrChange>
              </w:rPr>
            </w:pPr>
            <w:proofErr w:type="spellStart"/>
            <w:ins w:id="8592" w:author="Phuong Giang" w:date="2012-02-22T21:36:00Z">
              <w:r w:rsidRPr="001256D9">
                <w:rPr>
                  <w:rFonts w:ascii="Times New Roman" w:hAnsi="Times New Roman" w:cs="Times New Roman"/>
                  <w:i w:val="0"/>
                  <w:color w:val="auto"/>
                  <w:sz w:val="22"/>
                  <w:szCs w:val="22"/>
                  <w:rPrChange w:id="8593" w:author="Phuong Giang" w:date="2012-02-22T23:44:00Z">
                    <w:rPr>
                      <w:b/>
                      <w:bCs w:val="0"/>
                      <w:i w:val="0"/>
                      <w:color w:val="auto"/>
                      <w:sz w:val="18"/>
                      <w:szCs w:val="18"/>
                      <w:lang w:eastAsia="en-US"/>
                    </w:rPr>
                  </w:rPrChange>
                </w:rPr>
                <w:t>DeleteCommand</w:t>
              </w:r>
              <w:proofErr w:type="spellEnd"/>
            </w:ins>
          </w:p>
        </w:tc>
        <w:tc>
          <w:tcPr>
            <w:tcW w:w="832" w:type="dxa"/>
            <w:tcPrChange w:id="8594" w:author="Phuong Giang" w:date="2012-02-22T23:30:00Z">
              <w:tcPr>
                <w:tcW w:w="832" w:type="dxa"/>
              </w:tcPr>
            </w:tcPrChange>
          </w:tcPr>
          <w:p w:rsidR="0095718C" w:rsidRPr="001256D9" w:rsidRDefault="0095718C" w:rsidP="00995D66">
            <w:pPr>
              <w:pStyle w:val="comment"/>
              <w:ind w:left="0"/>
              <w:rPr>
                <w:ins w:id="8595" w:author="Phuong Giang" w:date="2012-02-22T21:36:00Z"/>
                <w:rFonts w:ascii="Times New Roman" w:hAnsi="Times New Roman" w:cs="Times New Roman"/>
                <w:i w:val="0"/>
                <w:color w:val="auto"/>
                <w:sz w:val="22"/>
                <w:szCs w:val="22"/>
                <w:rPrChange w:id="8596" w:author="Phuong Giang" w:date="2012-02-22T23:44:00Z">
                  <w:rPr>
                    <w:ins w:id="8597" w:author="Phuong Giang" w:date="2012-02-22T21:36:00Z"/>
                    <w:i w:val="0"/>
                    <w:color w:val="auto"/>
                    <w:sz w:val="18"/>
                    <w:szCs w:val="18"/>
                  </w:rPr>
                </w:rPrChange>
              </w:rPr>
            </w:pPr>
            <w:proofErr w:type="spellStart"/>
            <w:ins w:id="8598" w:author="Phuong Giang" w:date="2012-02-22T21:36:00Z">
              <w:r w:rsidRPr="001256D9">
                <w:rPr>
                  <w:rFonts w:ascii="Times New Roman" w:hAnsi="Times New Roman" w:cs="Times New Roman"/>
                  <w:i w:val="0"/>
                  <w:color w:val="auto"/>
                  <w:sz w:val="22"/>
                  <w:szCs w:val="22"/>
                  <w:rPrChange w:id="8599" w:author="Phuong Giang" w:date="2012-02-22T23:44:00Z">
                    <w:rPr>
                      <w:b/>
                      <w:bCs w:val="0"/>
                      <w:i w:val="0"/>
                      <w:color w:val="auto"/>
                      <w:sz w:val="18"/>
                      <w:szCs w:val="18"/>
                      <w:lang w:eastAsia="en-US"/>
                    </w:rPr>
                  </w:rPrChange>
                </w:rPr>
                <w:t>ICommand</w:t>
              </w:r>
              <w:proofErr w:type="spellEnd"/>
            </w:ins>
          </w:p>
        </w:tc>
        <w:tc>
          <w:tcPr>
            <w:tcW w:w="1142" w:type="dxa"/>
            <w:tcPrChange w:id="8600" w:author="Phuong Giang" w:date="2012-02-22T23:30:00Z">
              <w:tcPr>
                <w:tcW w:w="1142" w:type="dxa"/>
              </w:tcPr>
            </w:tcPrChange>
          </w:tcPr>
          <w:p w:rsidR="0095718C" w:rsidRPr="001256D9" w:rsidRDefault="0095718C" w:rsidP="00995D66">
            <w:pPr>
              <w:pStyle w:val="comment"/>
              <w:ind w:left="0"/>
              <w:rPr>
                <w:ins w:id="8601" w:author="Phuong Giang" w:date="2012-02-22T21:36:00Z"/>
                <w:rFonts w:ascii="Times New Roman" w:hAnsi="Times New Roman" w:cs="Times New Roman"/>
                <w:i w:val="0"/>
                <w:color w:val="auto"/>
                <w:sz w:val="22"/>
                <w:szCs w:val="22"/>
                <w:rPrChange w:id="8602" w:author="Phuong Giang" w:date="2012-02-22T23:44:00Z">
                  <w:rPr>
                    <w:ins w:id="8603" w:author="Phuong Giang" w:date="2012-02-22T21:36:00Z"/>
                    <w:i w:val="0"/>
                    <w:color w:val="auto"/>
                    <w:sz w:val="18"/>
                    <w:szCs w:val="18"/>
                  </w:rPr>
                </w:rPrChange>
              </w:rPr>
            </w:pPr>
          </w:p>
        </w:tc>
        <w:tc>
          <w:tcPr>
            <w:tcW w:w="952" w:type="dxa"/>
            <w:tcPrChange w:id="8604" w:author="Phuong Giang" w:date="2012-02-22T23:30:00Z">
              <w:tcPr>
                <w:tcW w:w="952" w:type="dxa"/>
              </w:tcPr>
            </w:tcPrChange>
          </w:tcPr>
          <w:p w:rsidR="0095718C" w:rsidRPr="001256D9" w:rsidRDefault="0095718C" w:rsidP="00995D66">
            <w:pPr>
              <w:pStyle w:val="comment"/>
              <w:ind w:left="0"/>
              <w:rPr>
                <w:ins w:id="8605" w:author="Phuong Giang" w:date="2012-02-22T21:36:00Z"/>
                <w:rFonts w:ascii="Times New Roman" w:hAnsi="Times New Roman" w:cs="Times New Roman"/>
                <w:i w:val="0"/>
                <w:color w:val="auto"/>
                <w:sz w:val="22"/>
                <w:szCs w:val="22"/>
                <w:rPrChange w:id="8606" w:author="Phuong Giang" w:date="2012-02-22T23:44:00Z">
                  <w:rPr>
                    <w:ins w:id="8607" w:author="Phuong Giang" w:date="2012-02-22T21:36:00Z"/>
                    <w:i w:val="0"/>
                    <w:color w:val="auto"/>
                    <w:sz w:val="18"/>
                    <w:szCs w:val="18"/>
                  </w:rPr>
                </w:rPrChange>
              </w:rPr>
            </w:pPr>
            <w:ins w:id="8608" w:author="Phuong Giang" w:date="2012-02-22T21:36:00Z">
              <w:r w:rsidRPr="001256D9">
                <w:rPr>
                  <w:rFonts w:ascii="Times New Roman" w:hAnsi="Times New Roman" w:cs="Times New Roman"/>
                  <w:i w:val="0"/>
                  <w:color w:val="auto"/>
                  <w:sz w:val="22"/>
                  <w:szCs w:val="22"/>
                  <w:rPrChange w:id="8609" w:author="Phuong Giang" w:date="2012-02-22T23:44:00Z">
                    <w:rPr>
                      <w:b/>
                      <w:bCs w:val="0"/>
                      <w:i w:val="0"/>
                      <w:color w:val="auto"/>
                      <w:sz w:val="18"/>
                      <w:szCs w:val="18"/>
                      <w:lang w:eastAsia="en-US"/>
                    </w:rPr>
                  </w:rPrChange>
                </w:rPr>
                <w:t>Public</w:t>
              </w:r>
            </w:ins>
          </w:p>
        </w:tc>
        <w:tc>
          <w:tcPr>
            <w:tcW w:w="4702" w:type="dxa"/>
            <w:tcPrChange w:id="8610" w:author="Phuong Giang" w:date="2012-02-22T23:30:00Z">
              <w:tcPr>
                <w:tcW w:w="4702" w:type="dxa"/>
              </w:tcPr>
            </w:tcPrChange>
          </w:tcPr>
          <w:p w:rsidR="0095718C" w:rsidRPr="001256D9" w:rsidRDefault="0095718C" w:rsidP="00995D66">
            <w:pPr>
              <w:pStyle w:val="comment"/>
              <w:ind w:left="0"/>
              <w:rPr>
                <w:ins w:id="8611" w:author="Phuong Giang" w:date="2012-02-22T21:36:00Z"/>
                <w:rFonts w:ascii="Times New Roman" w:hAnsi="Times New Roman" w:cs="Times New Roman"/>
                <w:i w:val="0"/>
                <w:color w:val="auto"/>
                <w:sz w:val="22"/>
                <w:szCs w:val="22"/>
                <w:rPrChange w:id="8612" w:author="Phuong Giang" w:date="2012-02-22T23:44:00Z">
                  <w:rPr>
                    <w:ins w:id="8613" w:author="Phuong Giang" w:date="2012-02-22T21:36:00Z"/>
                    <w:i w:val="0"/>
                    <w:color w:val="auto"/>
                    <w:sz w:val="18"/>
                    <w:szCs w:val="18"/>
                  </w:rPr>
                </w:rPrChange>
              </w:rPr>
            </w:pPr>
            <w:ins w:id="8614" w:author="Phuong Giang" w:date="2012-02-22T21:36:00Z">
              <w:r w:rsidRPr="001256D9">
                <w:rPr>
                  <w:rFonts w:ascii="Times New Roman" w:hAnsi="Times New Roman" w:cs="Times New Roman"/>
                  <w:i w:val="0"/>
                  <w:color w:val="auto"/>
                  <w:sz w:val="22"/>
                  <w:szCs w:val="22"/>
                  <w:rPrChange w:id="8615" w:author="Phuong Giang" w:date="2012-02-22T23:44:00Z">
                    <w:rPr>
                      <w:b/>
                      <w:bCs w:val="0"/>
                      <w:i w:val="0"/>
                      <w:color w:val="auto"/>
                      <w:sz w:val="18"/>
                      <w:szCs w:val="18"/>
                      <w:lang w:eastAsia="en-US"/>
                    </w:rPr>
                  </w:rPrChange>
                </w:rPr>
                <w:t>Delete command, bind to the delete button or context menu</w:t>
              </w:r>
            </w:ins>
          </w:p>
        </w:tc>
      </w:tr>
      <w:tr w:rsidR="0095718C" w:rsidRPr="001256D9" w:rsidTr="00F77673">
        <w:trPr>
          <w:ins w:id="8616" w:author="Phuong Giang" w:date="2012-02-22T21:36:00Z"/>
        </w:trPr>
        <w:tc>
          <w:tcPr>
            <w:tcW w:w="570" w:type="dxa"/>
            <w:tcPrChange w:id="8617" w:author="Phuong Giang" w:date="2012-02-22T23:30:00Z">
              <w:tcPr>
                <w:tcW w:w="570" w:type="dxa"/>
              </w:tcPr>
            </w:tcPrChange>
          </w:tcPr>
          <w:p w:rsidR="0095718C" w:rsidRPr="001256D9" w:rsidRDefault="0095718C" w:rsidP="00995D66">
            <w:pPr>
              <w:pStyle w:val="comment"/>
              <w:ind w:left="0"/>
              <w:rPr>
                <w:ins w:id="8618" w:author="Phuong Giang" w:date="2012-02-22T21:36:00Z"/>
                <w:rFonts w:ascii="Times New Roman" w:hAnsi="Times New Roman" w:cs="Times New Roman"/>
                <w:i w:val="0"/>
                <w:color w:val="auto"/>
                <w:sz w:val="22"/>
                <w:szCs w:val="22"/>
                <w:rPrChange w:id="8619" w:author="Phuong Giang" w:date="2012-02-22T23:44:00Z">
                  <w:rPr>
                    <w:ins w:id="8620" w:author="Phuong Giang" w:date="2012-02-22T21:36:00Z"/>
                    <w:i w:val="0"/>
                    <w:color w:val="auto"/>
                    <w:sz w:val="18"/>
                    <w:szCs w:val="18"/>
                  </w:rPr>
                </w:rPrChange>
              </w:rPr>
            </w:pPr>
            <w:ins w:id="8621" w:author="Phuong Giang" w:date="2012-02-22T21:36:00Z">
              <w:r w:rsidRPr="001256D9">
                <w:rPr>
                  <w:rFonts w:ascii="Times New Roman" w:hAnsi="Times New Roman" w:cs="Times New Roman"/>
                  <w:i w:val="0"/>
                  <w:color w:val="auto"/>
                  <w:sz w:val="22"/>
                  <w:szCs w:val="22"/>
                  <w:rPrChange w:id="8622" w:author="Phuong Giang" w:date="2012-02-22T23:44:00Z">
                    <w:rPr>
                      <w:b/>
                      <w:bCs w:val="0"/>
                      <w:i w:val="0"/>
                      <w:color w:val="auto"/>
                      <w:sz w:val="18"/>
                      <w:szCs w:val="18"/>
                      <w:lang w:eastAsia="en-US"/>
                    </w:rPr>
                  </w:rPrChange>
                </w:rPr>
                <w:t>4</w:t>
              </w:r>
            </w:ins>
          </w:p>
        </w:tc>
        <w:tc>
          <w:tcPr>
            <w:tcW w:w="1378" w:type="dxa"/>
            <w:tcPrChange w:id="8623" w:author="Phuong Giang" w:date="2012-02-22T23:30:00Z">
              <w:tcPr>
                <w:tcW w:w="1378" w:type="dxa"/>
              </w:tcPr>
            </w:tcPrChange>
          </w:tcPr>
          <w:p w:rsidR="0095718C" w:rsidRPr="001256D9" w:rsidRDefault="0095718C" w:rsidP="00995D66">
            <w:pPr>
              <w:pStyle w:val="comment"/>
              <w:ind w:left="0"/>
              <w:rPr>
                <w:ins w:id="8624" w:author="Phuong Giang" w:date="2012-02-22T21:36:00Z"/>
                <w:rFonts w:ascii="Times New Roman" w:hAnsi="Times New Roman" w:cs="Times New Roman"/>
                <w:i w:val="0"/>
                <w:color w:val="auto"/>
                <w:sz w:val="22"/>
                <w:szCs w:val="22"/>
                <w:rPrChange w:id="8625" w:author="Phuong Giang" w:date="2012-02-22T23:44:00Z">
                  <w:rPr>
                    <w:ins w:id="8626" w:author="Phuong Giang" w:date="2012-02-22T21:36:00Z"/>
                    <w:i w:val="0"/>
                    <w:color w:val="auto"/>
                    <w:sz w:val="18"/>
                    <w:szCs w:val="18"/>
                  </w:rPr>
                </w:rPrChange>
              </w:rPr>
            </w:pPr>
            <w:ins w:id="8627" w:author="Phuong Giang" w:date="2012-02-22T21:36:00Z">
              <w:r w:rsidRPr="001256D9">
                <w:rPr>
                  <w:rFonts w:ascii="Times New Roman" w:hAnsi="Times New Roman" w:cs="Times New Roman"/>
                  <w:i w:val="0"/>
                  <w:color w:val="auto"/>
                  <w:sz w:val="22"/>
                  <w:szCs w:val="22"/>
                  <w:rPrChange w:id="8628" w:author="Phuong Giang" w:date="2012-02-22T23:44:00Z">
                    <w:rPr>
                      <w:b/>
                      <w:bCs w:val="0"/>
                      <w:i w:val="0"/>
                      <w:color w:val="auto"/>
                      <w:sz w:val="18"/>
                      <w:szCs w:val="18"/>
                      <w:lang w:eastAsia="en-US"/>
                    </w:rPr>
                  </w:rPrChange>
                </w:rPr>
                <w:t>Error</w:t>
              </w:r>
            </w:ins>
          </w:p>
        </w:tc>
        <w:tc>
          <w:tcPr>
            <w:tcW w:w="832" w:type="dxa"/>
            <w:tcPrChange w:id="8629" w:author="Phuong Giang" w:date="2012-02-22T23:30:00Z">
              <w:tcPr>
                <w:tcW w:w="832" w:type="dxa"/>
              </w:tcPr>
            </w:tcPrChange>
          </w:tcPr>
          <w:p w:rsidR="0095718C" w:rsidRPr="001256D9" w:rsidRDefault="0095718C" w:rsidP="00995D66">
            <w:pPr>
              <w:pStyle w:val="comment"/>
              <w:ind w:left="0"/>
              <w:rPr>
                <w:ins w:id="8630" w:author="Phuong Giang" w:date="2012-02-22T21:36:00Z"/>
                <w:rFonts w:ascii="Times New Roman" w:hAnsi="Times New Roman" w:cs="Times New Roman"/>
                <w:i w:val="0"/>
                <w:color w:val="auto"/>
                <w:sz w:val="22"/>
                <w:szCs w:val="22"/>
                <w:rPrChange w:id="8631" w:author="Phuong Giang" w:date="2012-02-22T23:44:00Z">
                  <w:rPr>
                    <w:ins w:id="8632" w:author="Phuong Giang" w:date="2012-02-22T21:36:00Z"/>
                    <w:i w:val="0"/>
                    <w:color w:val="auto"/>
                    <w:sz w:val="18"/>
                    <w:szCs w:val="18"/>
                  </w:rPr>
                </w:rPrChange>
              </w:rPr>
            </w:pPr>
            <w:ins w:id="8633" w:author="Phuong Giang" w:date="2012-02-22T21:36:00Z">
              <w:r w:rsidRPr="001256D9">
                <w:rPr>
                  <w:rFonts w:ascii="Times New Roman" w:hAnsi="Times New Roman" w:cs="Times New Roman"/>
                  <w:i w:val="0"/>
                  <w:color w:val="auto"/>
                  <w:sz w:val="22"/>
                  <w:szCs w:val="22"/>
                  <w:rPrChange w:id="8634" w:author="Phuong Giang" w:date="2012-02-22T23:44:00Z">
                    <w:rPr>
                      <w:b/>
                      <w:bCs w:val="0"/>
                      <w:i w:val="0"/>
                      <w:color w:val="auto"/>
                      <w:sz w:val="18"/>
                      <w:szCs w:val="18"/>
                      <w:lang w:eastAsia="en-US"/>
                    </w:rPr>
                  </w:rPrChange>
                </w:rPr>
                <w:t>string</w:t>
              </w:r>
            </w:ins>
          </w:p>
        </w:tc>
        <w:tc>
          <w:tcPr>
            <w:tcW w:w="1142" w:type="dxa"/>
            <w:tcPrChange w:id="8635" w:author="Phuong Giang" w:date="2012-02-22T23:30:00Z">
              <w:tcPr>
                <w:tcW w:w="1142" w:type="dxa"/>
              </w:tcPr>
            </w:tcPrChange>
          </w:tcPr>
          <w:p w:rsidR="0095718C" w:rsidRPr="001256D9" w:rsidRDefault="0095718C" w:rsidP="00995D66">
            <w:pPr>
              <w:pStyle w:val="comment"/>
              <w:ind w:left="0"/>
              <w:rPr>
                <w:ins w:id="8636" w:author="Phuong Giang" w:date="2012-02-22T21:36:00Z"/>
                <w:rFonts w:ascii="Times New Roman" w:hAnsi="Times New Roman" w:cs="Times New Roman"/>
                <w:i w:val="0"/>
                <w:color w:val="auto"/>
                <w:sz w:val="22"/>
                <w:szCs w:val="22"/>
                <w:rPrChange w:id="8637" w:author="Phuong Giang" w:date="2012-02-22T23:44:00Z">
                  <w:rPr>
                    <w:ins w:id="8638" w:author="Phuong Giang" w:date="2012-02-22T21:36:00Z"/>
                    <w:i w:val="0"/>
                    <w:color w:val="auto"/>
                    <w:sz w:val="18"/>
                    <w:szCs w:val="18"/>
                  </w:rPr>
                </w:rPrChange>
              </w:rPr>
            </w:pPr>
          </w:p>
        </w:tc>
        <w:tc>
          <w:tcPr>
            <w:tcW w:w="952" w:type="dxa"/>
            <w:tcPrChange w:id="8639" w:author="Phuong Giang" w:date="2012-02-22T23:30:00Z">
              <w:tcPr>
                <w:tcW w:w="952" w:type="dxa"/>
              </w:tcPr>
            </w:tcPrChange>
          </w:tcPr>
          <w:p w:rsidR="0095718C" w:rsidRPr="001256D9" w:rsidRDefault="0095718C" w:rsidP="00995D66">
            <w:pPr>
              <w:pStyle w:val="comment"/>
              <w:ind w:left="0"/>
              <w:rPr>
                <w:ins w:id="8640" w:author="Phuong Giang" w:date="2012-02-22T21:36:00Z"/>
                <w:rFonts w:ascii="Times New Roman" w:hAnsi="Times New Roman" w:cs="Times New Roman"/>
                <w:i w:val="0"/>
                <w:color w:val="auto"/>
                <w:sz w:val="22"/>
                <w:szCs w:val="22"/>
                <w:rPrChange w:id="8641" w:author="Phuong Giang" w:date="2012-02-22T23:44:00Z">
                  <w:rPr>
                    <w:ins w:id="8642" w:author="Phuong Giang" w:date="2012-02-22T21:36:00Z"/>
                    <w:i w:val="0"/>
                    <w:color w:val="auto"/>
                    <w:sz w:val="18"/>
                    <w:szCs w:val="18"/>
                  </w:rPr>
                </w:rPrChange>
              </w:rPr>
            </w:pPr>
            <w:ins w:id="8643" w:author="Phuong Giang" w:date="2012-02-22T21:36:00Z">
              <w:r w:rsidRPr="001256D9">
                <w:rPr>
                  <w:rFonts w:ascii="Times New Roman" w:hAnsi="Times New Roman" w:cs="Times New Roman"/>
                  <w:i w:val="0"/>
                  <w:color w:val="auto"/>
                  <w:sz w:val="22"/>
                  <w:szCs w:val="22"/>
                  <w:rPrChange w:id="8644" w:author="Phuong Giang" w:date="2012-02-22T23:44:00Z">
                    <w:rPr>
                      <w:b/>
                      <w:bCs w:val="0"/>
                      <w:i w:val="0"/>
                      <w:color w:val="auto"/>
                      <w:sz w:val="18"/>
                      <w:szCs w:val="18"/>
                      <w:lang w:eastAsia="en-US"/>
                    </w:rPr>
                  </w:rPrChange>
                </w:rPr>
                <w:t>Public</w:t>
              </w:r>
            </w:ins>
          </w:p>
        </w:tc>
        <w:tc>
          <w:tcPr>
            <w:tcW w:w="4702" w:type="dxa"/>
            <w:tcPrChange w:id="8645" w:author="Phuong Giang" w:date="2012-02-22T23:30:00Z">
              <w:tcPr>
                <w:tcW w:w="4702" w:type="dxa"/>
              </w:tcPr>
            </w:tcPrChange>
          </w:tcPr>
          <w:p w:rsidR="0095718C" w:rsidRPr="001256D9" w:rsidRDefault="0095718C" w:rsidP="00995D66">
            <w:pPr>
              <w:pStyle w:val="comment"/>
              <w:ind w:left="0"/>
              <w:rPr>
                <w:ins w:id="8646" w:author="Phuong Giang" w:date="2012-02-22T21:36:00Z"/>
                <w:rFonts w:ascii="Times New Roman" w:hAnsi="Times New Roman" w:cs="Times New Roman"/>
                <w:i w:val="0"/>
                <w:color w:val="auto"/>
                <w:sz w:val="22"/>
                <w:szCs w:val="22"/>
                <w:rPrChange w:id="8647" w:author="Phuong Giang" w:date="2012-02-22T23:44:00Z">
                  <w:rPr>
                    <w:ins w:id="8648" w:author="Phuong Giang" w:date="2012-02-22T21:36:00Z"/>
                    <w:i w:val="0"/>
                    <w:color w:val="auto"/>
                    <w:sz w:val="18"/>
                    <w:szCs w:val="18"/>
                  </w:rPr>
                </w:rPrChange>
              </w:rPr>
            </w:pPr>
            <w:ins w:id="8649" w:author="Phuong Giang" w:date="2012-02-22T21:36:00Z">
              <w:r w:rsidRPr="001256D9">
                <w:rPr>
                  <w:rFonts w:ascii="Times New Roman" w:hAnsi="Times New Roman" w:cs="Times New Roman"/>
                  <w:i w:val="0"/>
                  <w:color w:val="auto"/>
                  <w:sz w:val="22"/>
                  <w:szCs w:val="22"/>
                  <w:rPrChange w:id="8650" w:author="Phuong Giang" w:date="2012-02-22T23:44:00Z">
                    <w:rPr>
                      <w:b/>
                      <w:bCs w:val="0"/>
                      <w:i w:val="0"/>
                      <w:color w:val="auto"/>
                      <w:sz w:val="18"/>
                      <w:szCs w:val="18"/>
                      <w:lang w:eastAsia="en-US"/>
                    </w:rPr>
                  </w:rPrChange>
                </w:rPr>
                <w:t>Gets an error message indicating what is wrong with this object</w:t>
              </w:r>
            </w:ins>
          </w:p>
        </w:tc>
      </w:tr>
      <w:tr w:rsidR="0095718C" w:rsidRPr="001256D9" w:rsidTr="00F77673">
        <w:trPr>
          <w:ins w:id="8651" w:author="Phuong Giang" w:date="2012-02-22T21:36:00Z"/>
        </w:trPr>
        <w:tc>
          <w:tcPr>
            <w:tcW w:w="570" w:type="dxa"/>
            <w:tcPrChange w:id="8652" w:author="Phuong Giang" w:date="2012-02-22T23:30:00Z">
              <w:tcPr>
                <w:tcW w:w="570" w:type="dxa"/>
              </w:tcPr>
            </w:tcPrChange>
          </w:tcPr>
          <w:p w:rsidR="0095718C" w:rsidRPr="001256D9" w:rsidRDefault="0095718C" w:rsidP="00995D66">
            <w:pPr>
              <w:pStyle w:val="comment"/>
              <w:ind w:left="0"/>
              <w:rPr>
                <w:ins w:id="8653" w:author="Phuong Giang" w:date="2012-02-22T21:36:00Z"/>
                <w:rFonts w:ascii="Times New Roman" w:hAnsi="Times New Roman" w:cs="Times New Roman"/>
                <w:i w:val="0"/>
                <w:color w:val="auto"/>
                <w:sz w:val="22"/>
                <w:szCs w:val="22"/>
                <w:rPrChange w:id="8654" w:author="Phuong Giang" w:date="2012-02-22T23:44:00Z">
                  <w:rPr>
                    <w:ins w:id="8655" w:author="Phuong Giang" w:date="2012-02-22T21:36:00Z"/>
                    <w:i w:val="0"/>
                    <w:color w:val="auto"/>
                    <w:sz w:val="18"/>
                    <w:szCs w:val="18"/>
                  </w:rPr>
                </w:rPrChange>
              </w:rPr>
            </w:pPr>
            <w:ins w:id="8656" w:author="Phuong Giang" w:date="2012-02-22T21:36:00Z">
              <w:r w:rsidRPr="001256D9">
                <w:rPr>
                  <w:rFonts w:ascii="Times New Roman" w:hAnsi="Times New Roman" w:cs="Times New Roman"/>
                  <w:i w:val="0"/>
                  <w:color w:val="auto"/>
                  <w:sz w:val="22"/>
                  <w:szCs w:val="22"/>
                  <w:rPrChange w:id="8657" w:author="Phuong Giang" w:date="2012-02-22T23:44:00Z">
                    <w:rPr>
                      <w:b/>
                      <w:bCs w:val="0"/>
                      <w:i w:val="0"/>
                      <w:color w:val="auto"/>
                      <w:sz w:val="18"/>
                      <w:szCs w:val="18"/>
                      <w:lang w:eastAsia="en-US"/>
                    </w:rPr>
                  </w:rPrChange>
                </w:rPr>
                <w:t>5</w:t>
              </w:r>
            </w:ins>
          </w:p>
        </w:tc>
        <w:tc>
          <w:tcPr>
            <w:tcW w:w="1378" w:type="dxa"/>
            <w:tcPrChange w:id="8658" w:author="Phuong Giang" w:date="2012-02-22T23:30:00Z">
              <w:tcPr>
                <w:tcW w:w="1378" w:type="dxa"/>
              </w:tcPr>
            </w:tcPrChange>
          </w:tcPr>
          <w:p w:rsidR="0095718C" w:rsidRPr="001256D9" w:rsidRDefault="0095718C" w:rsidP="00995D66">
            <w:pPr>
              <w:pStyle w:val="comment"/>
              <w:ind w:left="0"/>
              <w:rPr>
                <w:ins w:id="8659" w:author="Phuong Giang" w:date="2012-02-22T21:36:00Z"/>
                <w:rFonts w:ascii="Times New Roman" w:hAnsi="Times New Roman" w:cs="Times New Roman"/>
                <w:i w:val="0"/>
                <w:color w:val="auto"/>
                <w:sz w:val="22"/>
                <w:szCs w:val="22"/>
                <w:rPrChange w:id="8660" w:author="Phuong Giang" w:date="2012-02-22T23:44:00Z">
                  <w:rPr>
                    <w:ins w:id="8661" w:author="Phuong Giang" w:date="2012-02-22T21:36:00Z"/>
                    <w:i w:val="0"/>
                    <w:color w:val="auto"/>
                    <w:sz w:val="18"/>
                    <w:szCs w:val="18"/>
                  </w:rPr>
                </w:rPrChange>
              </w:rPr>
            </w:pPr>
            <w:proofErr w:type="spellStart"/>
            <w:ins w:id="8662" w:author="Phuong Giang" w:date="2012-02-22T21:36:00Z">
              <w:r w:rsidRPr="001256D9">
                <w:rPr>
                  <w:rFonts w:ascii="Times New Roman" w:hAnsi="Times New Roman" w:cs="Times New Roman"/>
                  <w:i w:val="0"/>
                  <w:color w:val="auto"/>
                  <w:sz w:val="22"/>
                  <w:szCs w:val="22"/>
                  <w:rPrChange w:id="8663" w:author="Phuong Giang" w:date="2012-02-22T23:44:00Z">
                    <w:rPr>
                      <w:b/>
                      <w:bCs w:val="0"/>
                      <w:i w:val="0"/>
                      <w:color w:val="auto"/>
                      <w:sz w:val="18"/>
                      <w:szCs w:val="18"/>
                      <w:lang w:eastAsia="en-US"/>
                    </w:rPr>
                  </w:rPrChange>
                </w:rPr>
                <w:t>IsSelected</w:t>
              </w:r>
              <w:proofErr w:type="spellEnd"/>
            </w:ins>
          </w:p>
        </w:tc>
        <w:tc>
          <w:tcPr>
            <w:tcW w:w="832" w:type="dxa"/>
            <w:tcPrChange w:id="8664" w:author="Phuong Giang" w:date="2012-02-22T23:30:00Z">
              <w:tcPr>
                <w:tcW w:w="832" w:type="dxa"/>
              </w:tcPr>
            </w:tcPrChange>
          </w:tcPr>
          <w:p w:rsidR="0095718C" w:rsidRPr="001256D9" w:rsidRDefault="0095718C" w:rsidP="00995D66">
            <w:pPr>
              <w:pStyle w:val="comment"/>
              <w:ind w:left="0"/>
              <w:rPr>
                <w:ins w:id="8665" w:author="Phuong Giang" w:date="2012-02-22T21:36:00Z"/>
                <w:rFonts w:ascii="Times New Roman" w:hAnsi="Times New Roman" w:cs="Times New Roman"/>
                <w:i w:val="0"/>
                <w:color w:val="auto"/>
                <w:sz w:val="22"/>
                <w:szCs w:val="22"/>
                <w:rPrChange w:id="8666" w:author="Phuong Giang" w:date="2012-02-22T23:44:00Z">
                  <w:rPr>
                    <w:ins w:id="8667" w:author="Phuong Giang" w:date="2012-02-22T21:36:00Z"/>
                    <w:i w:val="0"/>
                    <w:color w:val="auto"/>
                    <w:sz w:val="18"/>
                    <w:szCs w:val="18"/>
                  </w:rPr>
                </w:rPrChange>
              </w:rPr>
            </w:pPr>
            <w:ins w:id="8668" w:author="Phuong Giang" w:date="2012-02-22T21:36:00Z">
              <w:r w:rsidRPr="001256D9">
                <w:rPr>
                  <w:rFonts w:ascii="Times New Roman" w:hAnsi="Times New Roman" w:cs="Times New Roman"/>
                  <w:i w:val="0"/>
                  <w:color w:val="auto"/>
                  <w:sz w:val="22"/>
                  <w:szCs w:val="22"/>
                  <w:rPrChange w:id="8669" w:author="Phuong Giang" w:date="2012-02-22T23:44:00Z">
                    <w:rPr>
                      <w:b/>
                      <w:bCs w:val="0"/>
                      <w:i w:val="0"/>
                      <w:color w:val="auto"/>
                      <w:sz w:val="18"/>
                      <w:szCs w:val="18"/>
                      <w:lang w:eastAsia="en-US"/>
                    </w:rPr>
                  </w:rPrChange>
                </w:rPr>
                <w:t>bool</w:t>
              </w:r>
            </w:ins>
          </w:p>
        </w:tc>
        <w:tc>
          <w:tcPr>
            <w:tcW w:w="1142" w:type="dxa"/>
            <w:tcPrChange w:id="8670" w:author="Phuong Giang" w:date="2012-02-22T23:30:00Z">
              <w:tcPr>
                <w:tcW w:w="1142" w:type="dxa"/>
              </w:tcPr>
            </w:tcPrChange>
          </w:tcPr>
          <w:p w:rsidR="0095718C" w:rsidRPr="001256D9" w:rsidRDefault="0095718C" w:rsidP="00995D66">
            <w:pPr>
              <w:pStyle w:val="comment"/>
              <w:ind w:left="0"/>
              <w:rPr>
                <w:ins w:id="8671" w:author="Phuong Giang" w:date="2012-02-22T21:36:00Z"/>
                <w:rFonts w:ascii="Times New Roman" w:hAnsi="Times New Roman" w:cs="Times New Roman"/>
                <w:i w:val="0"/>
                <w:color w:val="auto"/>
                <w:sz w:val="22"/>
                <w:szCs w:val="22"/>
                <w:rPrChange w:id="8672" w:author="Phuong Giang" w:date="2012-02-22T23:44:00Z">
                  <w:rPr>
                    <w:ins w:id="8673" w:author="Phuong Giang" w:date="2012-02-22T21:36:00Z"/>
                    <w:i w:val="0"/>
                    <w:color w:val="auto"/>
                    <w:sz w:val="18"/>
                    <w:szCs w:val="18"/>
                  </w:rPr>
                </w:rPrChange>
              </w:rPr>
            </w:pPr>
          </w:p>
        </w:tc>
        <w:tc>
          <w:tcPr>
            <w:tcW w:w="952" w:type="dxa"/>
            <w:tcPrChange w:id="8674" w:author="Phuong Giang" w:date="2012-02-22T23:30:00Z">
              <w:tcPr>
                <w:tcW w:w="952" w:type="dxa"/>
              </w:tcPr>
            </w:tcPrChange>
          </w:tcPr>
          <w:p w:rsidR="0095718C" w:rsidRPr="001256D9" w:rsidRDefault="0095718C" w:rsidP="00995D66">
            <w:pPr>
              <w:pStyle w:val="comment"/>
              <w:ind w:left="0"/>
              <w:rPr>
                <w:ins w:id="8675" w:author="Phuong Giang" w:date="2012-02-22T21:36:00Z"/>
                <w:rFonts w:ascii="Times New Roman" w:hAnsi="Times New Roman" w:cs="Times New Roman"/>
                <w:i w:val="0"/>
                <w:color w:val="auto"/>
                <w:sz w:val="22"/>
                <w:szCs w:val="22"/>
                <w:rPrChange w:id="8676" w:author="Phuong Giang" w:date="2012-02-22T23:44:00Z">
                  <w:rPr>
                    <w:ins w:id="8677" w:author="Phuong Giang" w:date="2012-02-22T21:36:00Z"/>
                    <w:i w:val="0"/>
                    <w:color w:val="auto"/>
                    <w:sz w:val="18"/>
                    <w:szCs w:val="18"/>
                  </w:rPr>
                </w:rPrChange>
              </w:rPr>
            </w:pPr>
            <w:ins w:id="8678" w:author="Phuong Giang" w:date="2012-02-22T21:36:00Z">
              <w:r w:rsidRPr="001256D9">
                <w:rPr>
                  <w:rFonts w:ascii="Times New Roman" w:hAnsi="Times New Roman" w:cs="Times New Roman"/>
                  <w:i w:val="0"/>
                  <w:color w:val="auto"/>
                  <w:sz w:val="22"/>
                  <w:szCs w:val="22"/>
                  <w:rPrChange w:id="8679" w:author="Phuong Giang" w:date="2012-02-22T23:44:00Z">
                    <w:rPr>
                      <w:b/>
                      <w:bCs w:val="0"/>
                      <w:i w:val="0"/>
                      <w:color w:val="auto"/>
                      <w:sz w:val="18"/>
                      <w:szCs w:val="18"/>
                      <w:lang w:eastAsia="en-US"/>
                    </w:rPr>
                  </w:rPrChange>
                </w:rPr>
                <w:t>Public</w:t>
              </w:r>
            </w:ins>
          </w:p>
        </w:tc>
        <w:tc>
          <w:tcPr>
            <w:tcW w:w="4702" w:type="dxa"/>
            <w:tcPrChange w:id="8680" w:author="Phuong Giang" w:date="2012-02-22T23:30:00Z">
              <w:tcPr>
                <w:tcW w:w="4702" w:type="dxa"/>
              </w:tcPr>
            </w:tcPrChange>
          </w:tcPr>
          <w:p w:rsidR="0095718C" w:rsidRPr="001256D9" w:rsidRDefault="0095718C" w:rsidP="00995D66">
            <w:pPr>
              <w:pStyle w:val="comment"/>
              <w:ind w:left="0"/>
              <w:rPr>
                <w:ins w:id="8681" w:author="Phuong Giang" w:date="2012-02-22T21:36:00Z"/>
                <w:rFonts w:ascii="Times New Roman" w:hAnsi="Times New Roman" w:cs="Times New Roman"/>
                <w:i w:val="0"/>
                <w:color w:val="auto"/>
                <w:sz w:val="22"/>
                <w:szCs w:val="22"/>
                <w:rPrChange w:id="8682" w:author="Phuong Giang" w:date="2012-02-22T23:44:00Z">
                  <w:rPr>
                    <w:ins w:id="8683" w:author="Phuong Giang" w:date="2012-02-22T21:36:00Z"/>
                    <w:i w:val="0"/>
                    <w:color w:val="auto"/>
                    <w:sz w:val="18"/>
                    <w:szCs w:val="18"/>
                  </w:rPr>
                </w:rPrChange>
              </w:rPr>
            </w:pPr>
            <w:ins w:id="8684" w:author="Phuong Giang" w:date="2012-02-22T21:36:00Z">
              <w:r w:rsidRPr="001256D9">
                <w:rPr>
                  <w:rFonts w:ascii="Times New Roman" w:hAnsi="Times New Roman" w:cs="Times New Roman"/>
                  <w:i w:val="0"/>
                  <w:color w:val="auto"/>
                  <w:sz w:val="22"/>
                  <w:szCs w:val="22"/>
                  <w:rPrChange w:id="8685" w:author="Phuong Giang" w:date="2012-02-22T23:44:00Z">
                    <w:rPr>
                      <w:b/>
                      <w:bCs w:val="0"/>
                      <w:i w:val="0"/>
                      <w:color w:val="auto"/>
                      <w:sz w:val="18"/>
                      <w:szCs w:val="18"/>
                      <w:lang w:eastAsia="en-US"/>
                    </w:rPr>
                  </w:rPrChange>
                </w:rPr>
                <w:t>Whether this teaching methods is selected from the search view</w:t>
              </w:r>
            </w:ins>
          </w:p>
        </w:tc>
      </w:tr>
      <w:tr w:rsidR="0095718C" w:rsidRPr="001256D9" w:rsidTr="00F77673">
        <w:trPr>
          <w:ins w:id="8686" w:author="Phuong Giang" w:date="2012-02-22T21:36:00Z"/>
        </w:trPr>
        <w:tc>
          <w:tcPr>
            <w:tcW w:w="570" w:type="dxa"/>
            <w:tcPrChange w:id="8687" w:author="Phuong Giang" w:date="2012-02-22T23:30:00Z">
              <w:tcPr>
                <w:tcW w:w="570" w:type="dxa"/>
              </w:tcPr>
            </w:tcPrChange>
          </w:tcPr>
          <w:p w:rsidR="0095718C" w:rsidRPr="001256D9" w:rsidRDefault="0095718C" w:rsidP="00995D66">
            <w:pPr>
              <w:pStyle w:val="comment"/>
              <w:ind w:left="0"/>
              <w:rPr>
                <w:ins w:id="8688" w:author="Phuong Giang" w:date="2012-02-22T21:36:00Z"/>
                <w:rFonts w:ascii="Times New Roman" w:hAnsi="Times New Roman" w:cs="Times New Roman"/>
                <w:i w:val="0"/>
                <w:color w:val="auto"/>
                <w:sz w:val="22"/>
                <w:szCs w:val="22"/>
                <w:rPrChange w:id="8689" w:author="Phuong Giang" w:date="2012-02-22T23:44:00Z">
                  <w:rPr>
                    <w:ins w:id="8690" w:author="Phuong Giang" w:date="2012-02-22T21:36:00Z"/>
                    <w:i w:val="0"/>
                    <w:color w:val="auto"/>
                    <w:sz w:val="18"/>
                    <w:szCs w:val="18"/>
                  </w:rPr>
                </w:rPrChange>
              </w:rPr>
            </w:pPr>
            <w:ins w:id="8691" w:author="Phuong Giang" w:date="2012-02-22T21:36:00Z">
              <w:r w:rsidRPr="001256D9">
                <w:rPr>
                  <w:rFonts w:ascii="Times New Roman" w:hAnsi="Times New Roman" w:cs="Times New Roman"/>
                  <w:i w:val="0"/>
                  <w:color w:val="auto"/>
                  <w:sz w:val="22"/>
                  <w:szCs w:val="22"/>
                  <w:rPrChange w:id="8692" w:author="Phuong Giang" w:date="2012-02-22T23:44:00Z">
                    <w:rPr>
                      <w:b/>
                      <w:bCs w:val="0"/>
                      <w:i w:val="0"/>
                      <w:color w:val="auto"/>
                      <w:sz w:val="18"/>
                      <w:szCs w:val="18"/>
                      <w:lang w:eastAsia="en-US"/>
                    </w:rPr>
                  </w:rPrChange>
                </w:rPr>
                <w:t>6</w:t>
              </w:r>
            </w:ins>
          </w:p>
        </w:tc>
        <w:tc>
          <w:tcPr>
            <w:tcW w:w="1378" w:type="dxa"/>
            <w:tcPrChange w:id="8693" w:author="Phuong Giang" w:date="2012-02-22T23:30:00Z">
              <w:tcPr>
                <w:tcW w:w="1378" w:type="dxa"/>
              </w:tcPr>
            </w:tcPrChange>
          </w:tcPr>
          <w:p w:rsidR="0095718C" w:rsidRPr="001256D9" w:rsidRDefault="0095718C" w:rsidP="00995D66">
            <w:pPr>
              <w:pStyle w:val="comment"/>
              <w:ind w:left="0"/>
              <w:rPr>
                <w:ins w:id="8694" w:author="Phuong Giang" w:date="2012-02-22T21:36:00Z"/>
                <w:rFonts w:ascii="Times New Roman" w:hAnsi="Times New Roman" w:cs="Times New Roman"/>
                <w:i w:val="0"/>
                <w:color w:val="auto"/>
                <w:sz w:val="22"/>
                <w:szCs w:val="22"/>
                <w:rPrChange w:id="8695" w:author="Phuong Giang" w:date="2012-02-22T23:44:00Z">
                  <w:rPr>
                    <w:ins w:id="8696" w:author="Phuong Giang" w:date="2012-02-22T21:36:00Z"/>
                    <w:i w:val="0"/>
                    <w:color w:val="auto"/>
                    <w:sz w:val="18"/>
                    <w:szCs w:val="18"/>
                  </w:rPr>
                </w:rPrChange>
              </w:rPr>
            </w:pPr>
            <w:ins w:id="8697" w:author="Phuong Giang" w:date="2012-02-22T21:36:00Z">
              <w:r w:rsidRPr="001256D9">
                <w:rPr>
                  <w:rFonts w:ascii="Times New Roman" w:hAnsi="Times New Roman" w:cs="Times New Roman"/>
                  <w:i w:val="0"/>
                  <w:color w:val="auto"/>
                  <w:sz w:val="22"/>
                  <w:szCs w:val="22"/>
                  <w:rPrChange w:id="8698" w:author="Phuong Giang" w:date="2012-02-22T23:44:00Z">
                    <w:rPr>
                      <w:b/>
                      <w:bCs w:val="0"/>
                      <w:i w:val="0"/>
                      <w:color w:val="auto"/>
                      <w:sz w:val="18"/>
                      <w:szCs w:val="18"/>
                      <w:lang w:eastAsia="en-US"/>
                    </w:rPr>
                  </w:rPrChange>
                </w:rPr>
                <w:t>Name</w:t>
              </w:r>
            </w:ins>
          </w:p>
        </w:tc>
        <w:tc>
          <w:tcPr>
            <w:tcW w:w="832" w:type="dxa"/>
            <w:tcPrChange w:id="8699" w:author="Phuong Giang" w:date="2012-02-22T23:30:00Z">
              <w:tcPr>
                <w:tcW w:w="832" w:type="dxa"/>
              </w:tcPr>
            </w:tcPrChange>
          </w:tcPr>
          <w:p w:rsidR="0095718C" w:rsidRPr="001256D9" w:rsidRDefault="0095718C" w:rsidP="00995D66">
            <w:pPr>
              <w:pStyle w:val="comment"/>
              <w:ind w:left="0"/>
              <w:rPr>
                <w:ins w:id="8700" w:author="Phuong Giang" w:date="2012-02-22T21:36:00Z"/>
                <w:rFonts w:ascii="Times New Roman" w:hAnsi="Times New Roman" w:cs="Times New Roman"/>
                <w:i w:val="0"/>
                <w:color w:val="auto"/>
                <w:sz w:val="22"/>
                <w:szCs w:val="22"/>
                <w:rPrChange w:id="8701" w:author="Phuong Giang" w:date="2012-02-22T23:44:00Z">
                  <w:rPr>
                    <w:ins w:id="8702" w:author="Phuong Giang" w:date="2012-02-22T21:36:00Z"/>
                    <w:i w:val="0"/>
                    <w:color w:val="auto"/>
                    <w:sz w:val="18"/>
                    <w:szCs w:val="18"/>
                  </w:rPr>
                </w:rPrChange>
              </w:rPr>
            </w:pPr>
            <w:ins w:id="8703" w:author="Phuong Giang" w:date="2012-02-22T21:36:00Z">
              <w:r w:rsidRPr="001256D9">
                <w:rPr>
                  <w:rFonts w:ascii="Times New Roman" w:hAnsi="Times New Roman" w:cs="Times New Roman"/>
                  <w:i w:val="0"/>
                  <w:color w:val="auto"/>
                  <w:sz w:val="22"/>
                  <w:szCs w:val="22"/>
                  <w:rPrChange w:id="8704" w:author="Phuong Giang" w:date="2012-02-22T23:44:00Z">
                    <w:rPr>
                      <w:b/>
                      <w:bCs w:val="0"/>
                      <w:i w:val="0"/>
                      <w:color w:val="auto"/>
                      <w:sz w:val="18"/>
                      <w:szCs w:val="18"/>
                      <w:lang w:eastAsia="en-US"/>
                    </w:rPr>
                  </w:rPrChange>
                </w:rPr>
                <w:t>string</w:t>
              </w:r>
            </w:ins>
          </w:p>
        </w:tc>
        <w:tc>
          <w:tcPr>
            <w:tcW w:w="1142" w:type="dxa"/>
            <w:tcPrChange w:id="8705" w:author="Phuong Giang" w:date="2012-02-22T23:30:00Z">
              <w:tcPr>
                <w:tcW w:w="1142" w:type="dxa"/>
              </w:tcPr>
            </w:tcPrChange>
          </w:tcPr>
          <w:p w:rsidR="0095718C" w:rsidRPr="001256D9" w:rsidRDefault="0095718C" w:rsidP="00995D66">
            <w:pPr>
              <w:pStyle w:val="comment"/>
              <w:ind w:left="0"/>
              <w:rPr>
                <w:ins w:id="8706" w:author="Phuong Giang" w:date="2012-02-22T21:36:00Z"/>
                <w:rFonts w:ascii="Times New Roman" w:hAnsi="Times New Roman" w:cs="Times New Roman"/>
                <w:i w:val="0"/>
                <w:color w:val="auto"/>
                <w:sz w:val="22"/>
                <w:szCs w:val="22"/>
                <w:rPrChange w:id="8707" w:author="Phuong Giang" w:date="2012-02-22T23:44:00Z">
                  <w:rPr>
                    <w:ins w:id="8708" w:author="Phuong Giang" w:date="2012-02-22T21:36:00Z"/>
                    <w:i w:val="0"/>
                    <w:color w:val="auto"/>
                    <w:sz w:val="18"/>
                    <w:szCs w:val="18"/>
                  </w:rPr>
                </w:rPrChange>
              </w:rPr>
            </w:pPr>
          </w:p>
        </w:tc>
        <w:tc>
          <w:tcPr>
            <w:tcW w:w="952" w:type="dxa"/>
            <w:tcPrChange w:id="8709" w:author="Phuong Giang" w:date="2012-02-22T23:30:00Z">
              <w:tcPr>
                <w:tcW w:w="952" w:type="dxa"/>
              </w:tcPr>
            </w:tcPrChange>
          </w:tcPr>
          <w:p w:rsidR="0095718C" w:rsidRPr="001256D9" w:rsidRDefault="0095718C" w:rsidP="00995D66">
            <w:pPr>
              <w:pStyle w:val="comment"/>
              <w:ind w:left="0"/>
              <w:rPr>
                <w:ins w:id="8710" w:author="Phuong Giang" w:date="2012-02-22T21:36:00Z"/>
                <w:rFonts w:ascii="Times New Roman" w:hAnsi="Times New Roman" w:cs="Times New Roman"/>
                <w:i w:val="0"/>
                <w:color w:val="auto"/>
                <w:sz w:val="22"/>
                <w:szCs w:val="22"/>
                <w:rPrChange w:id="8711" w:author="Phuong Giang" w:date="2012-02-22T23:44:00Z">
                  <w:rPr>
                    <w:ins w:id="8712" w:author="Phuong Giang" w:date="2012-02-22T21:36:00Z"/>
                    <w:i w:val="0"/>
                    <w:color w:val="auto"/>
                    <w:sz w:val="18"/>
                    <w:szCs w:val="18"/>
                  </w:rPr>
                </w:rPrChange>
              </w:rPr>
            </w:pPr>
            <w:ins w:id="8713" w:author="Phuong Giang" w:date="2012-02-22T21:36:00Z">
              <w:r w:rsidRPr="001256D9">
                <w:rPr>
                  <w:rFonts w:ascii="Times New Roman" w:hAnsi="Times New Roman" w:cs="Times New Roman"/>
                  <w:i w:val="0"/>
                  <w:color w:val="auto"/>
                  <w:sz w:val="22"/>
                  <w:szCs w:val="22"/>
                  <w:rPrChange w:id="8714" w:author="Phuong Giang" w:date="2012-02-22T23:44:00Z">
                    <w:rPr>
                      <w:b/>
                      <w:bCs w:val="0"/>
                      <w:i w:val="0"/>
                      <w:color w:val="auto"/>
                      <w:sz w:val="18"/>
                      <w:szCs w:val="18"/>
                      <w:lang w:eastAsia="en-US"/>
                    </w:rPr>
                  </w:rPrChange>
                </w:rPr>
                <w:t>Public</w:t>
              </w:r>
            </w:ins>
          </w:p>
        </w:tc>
        <w:tc>
          <w:tcPr>
            <w:tcW w:w="4702" w:type="dxa"/>
            <w:tcPrChange w:id="8715" w:author="Phuong Giang" w:date="2012-02-22T23:30:00Z">
              <w:tcPr>
                <w:tcW w:w="4702" w:type="dxa"/>
              </w:tcPr>
            </w:tcPrChange>
          </w:tcPr>
          <w:p w:rsidR="0095718C" w:rsidRPr="001256D9" w:rsidRDefault="0095718C" w:rsidP="00995D66">
            <w:pPr>
              <w:pStyle w:val="comment"/>
              <w:ind w:left="0"/>
              <w:rPr>
                <w:ins w:id="8716" w:author="Phuong Giang" w:date="2012-02-22T21:36:00Z"/>
                <w:rFonts w:ascii="Times New Roman" w:hAnsi="Times New Roman" w:cs="Times New Roman"/>
                <w:i w:val="0"/>
                <w:color w:val="auto"/>
                <w:sz w:val="22"/>
                <w:szCs w:val="22"/>
                <w:rPrChange w:id="8717" w:author="Phuong Giang" w:date="2012-02-22T23:44:00Z">
                  <w:rPr>
                    <w:ins w:id="8718" w:author="Phuong Giang" w:date="2012-02-22T21:36:00Z"/>
                    <w:i w:val="0"/>
                    <w:color w:val="auto"/>
                    <w:sz w:val="18"/>
                    <w:szCs w:val="18"/>
                  </w:rPr>
                </w:rPrChange>
              </w:rPr>
            </w:pPr>
            <w:ins w:id="8719" w:author="Phuong Giang" w:date="2012-02-22T21:36:00Z">
              <w:r w:rsidRPr="001256D9">
                <w:rPr>
                  <w:rFonts w:ascii="Times New Roman" w:hAnsi="Times New Roman" w:cs="Times New Roman"/>
                  <w:i w:val="0"/>
                  <w:color w:val="auto"/>
                  <w:sz w:val="22"/>
                  <w:szCs w:val="22"/>
                  <w:rPrChange w:id="8720" w:author="Phuong Giang" w:date="2012-02-22T23:44:00Z">
                    <w:rPr>
                      <w:b/>
                      <w:bCs w:val="0"/>
                      <w:i w:val="0"/>
                      <w:color w:val="auto"/>
                      <w:sz w:val="18"/>
                      <w:szCs w:val="18"/>
                      <w:lang w:eastAsia="en-US"/>
                    </w:rPr>
                  </w:rPrChange>
                </w:rPr>
                <w:t>Teaching method name</w:t>
              </w:r>
            </w:ins>
          </w:p>
        </w:tc>
      </w:tr>
      <w:tr w:rsidR="0095718C" w:rsidRPr="001256D9" w:rsidTr="00F77673">
        <w:trPr>
          <w:ins w:id="8721" w:author="Phuong Giang" w:date="2012-02-22T21:36:00Z"/>
        </w:trPr>
        <w:tc>
          <w:tcPr>
            <w:tcW w:w="570" w:type="dxa"/>
            <w:tcPrChange w:id="8722" w:author="Phuong Giang" w:date="2012-02-22T23:30:00Z">
              <w:tcPr>
                <w:tcW w:w="570" w:type="dxa"/>
              </w:tcPr>
            </w:tcPrChange>
          </w:tcPr>
          <w:p w:rsidR="0095718C" w:rsidRPr="001256D9" w:rsidRDefault="0095718C" w:rsidP="00995D66">
            <w:pPr>
              <w:pStyle w:val="comment"/>
              <w:ind w:left="0"/>
              <w:rPr>
                <w:ins w:id="8723" w:author="Phuong Giang" w:date="2012-02-22T21:36:00Z"/>
                <w:rFonts w:ascii="Times New Roman" w:hAnsi="Times New Roman" w:cs="Times New Roman"/>
                <w:i w:val="0"/>
                <w:color w:val="auto"/>
                <w:sz w:val="22"/>
                <w:szCs w:val="22"/>
                <w:rPrChange w:id="8724" w:author="Phuong Giang" w:date="2012-02-22T23:44:00Z">
                  <w:rPr>
                    <w:ins w:id="8725" w:author="Phuong Giang" w:date="2012-02-22T21:36:00Z"/>
                    <w:i w:val="0"/>
                    <w:color w:val="auto"/>
                    <w:sz w:val="18"/>
                    <w:szCs w:val="18"/>
                  </w:rPr>
                </w:rPrChange>
              </w:rPr>
            </w:pPr>
            <w:ins w:id="8726" w:author="Phuong Giang" w:date="2012-02-22T21:36:00Z">
              <w:r w:rsidRPr="001256D9">
                <w:rPr>
                  <w:rFonts w:ascii="Times New Roman" w:hAnsi="Times New Roman" w:cs="Times New Roman"/>
                  <w:i w:val="0"/>
                  <w:color w:val="auto"/>
                  <w:sz w:val="22"/>
                  <w:szCs w:val="22"/>
                  <w:rPrChange w:id="8727" w:author="Phuong Giang" w:date="2012-02-22T23:44:00Z">
                    <w:rPr>
                      <w:b/>
                      <w:bCs w:val="0"/>
                      <w:i w:val="0"/>
                      <w:color w:val="auto"/>
                      <w:sz w:val="18"/>
                      <w:szCs w:val="18"/>
                      <w:lang w:eastAsia="en-US"/>
                    </w:rPr>
                  </w:rPrChange>
                </w:rPr>
                <w:t>7</w:t>
              </w:r>
            </w:ins>
          </w:p>
        </w:tc>
        <w:tc>
          <w:tcPr>
            <w:tcW w:w="1378" w:type="dxa"/>
            <w:tcPrChange w:id="8728" w:author="Phuong Giang" w:date="2012-02-22T23:30:00Z">
              <w:tcPr>
                <w:tcW w:w="1378" w:type="dxa"/>
              </w:tcPr>
            </w:tcPrChange>
          </w:tcPr>
          <w:p w:rsidR="0095718C" w:rsidRPr="001256D9" w:rsidRDefault="0095718C" w:rsidP="00995D66">
            <w:pPr>
              <w:pStyle w:val="comment"/>
              <w:ind w:left="0"/>
              <w:rPr>
                <w:ins w:id="8729" w:author="Phuong Giang" w:date="2012-02-22T21:36:00Z"/>
                <w:rFonts w:ascii="Times New Roman" w:hAnsi="Times New Roman" w:cs="Times New Roman"/>
                <w:i w:val="0"/>
                <w:color w:val="auto"/>
                <w:sz w:val="22"/>
                <w:szCs w:val="22"/>
                <w:rPrChange w:id="8730" w:author="Phuong Giang" w:date="2012-02-22T23:44:00Z">
                  <w:rPr>
                    <w:ins w:id="8731" w:author="Phuong Giang" w:date="2012-02-22T21:36:00Z"/>
                    <w:i w:val="0"/>
                    <w:color w:val="auto"/>
                    <w:sz w:val="18"/>
                    <w:szCs w:val="18"/>
                  </w:rPr>
                </w:rPrChange>
              </w:rPr>
            </w:pPr>
            <w:ins w:id="8732" w:author="Phuong Giang" w:date="2012-02-22T21:36:00Z">
              <w:r w:rsidRPr="001256D9">
                <w:rPr>
                  <w:rFonts w:ascii="Times New Roman" w:hAnsi="Times New Roman" w:cs="Times New Roman"/>
                  <w:i w:val="0"/>
                  <w:color w:val="auto"/>
                  <w:sz w:val="22"/>
                  <w:szCs w:val="22"/>
                  <w:rPrChange w:id="8733" w:author="Phuong Giang" w:date="2012-02-22T23:44:00Z">
                    <w:rPr>
                      <w:b/>
                      <w:bCs w:val="0"/>
                      <w:i w:val="0"/>
                      <w:color w:val="auto"/>
                      <w:sz w:val="18"/>
                      <w:szCs w:val="18"/>
                      <w:lang w:eastAsia="en-US"/>
                    </w:rPr>
                  </w:rPrChange>
                </w:rPr>
                <w:t>Note</w:t>
              </w:r>
            </w:ins>
          </w:p>
        </w:tc>
        <w:tc>
          <w:tcPr>
            <w:tcW w:w="832" w:type="dxa"/>
            <w:tcPrChange w:id="8734" w:author="Phuong Giang" w:date="2012-02-22T23:30:00Z">
              <w:tcPr>
                <w:tcW w:w="832" w:type="dxa"/>
              </w:tcPr>
            </w:tcPrChange>
          </w:tcPr>
          <w:p w:rsidR="0095718C" w:rsidRPr="001256D9" w:rsidRDefault="0095718C" w:rsidP="00995D66">
            <w:pPr>
              <w:pStyle w:val="comment"/>
              <w:ind w:left="0"/>
              <w:rPr>
                <w:ins w:id="8735" w:author="Phuong Giang" w:date="2012-02-22T21:36:00Z"/>
                <w:rFonts w:ascii="Times New Roman" w:hAnsi="Times New Roman" w:cs="Times New Roman"/>
                <w:i w:val="0"/>
                <w:color w:val="auto"/>
                <w:sz w:val="22"/>
                <w:szCs w:val="22"/>
                <w:rPrChange w:id="8736" w:author="Phuong Giang" w:date="2012-02-22T23:44:00Z">
                  <w:rPr>
                    <w:ins w:id="8737" w:author="Phuong Giang" w:date="2012-02-22T21:36:00Z"/>
                    <w:i w:val="0"/>
                    <w:color w:val="auto"/>
                    <w:sz w:val="18"/>
                    <w:szCs w:val="18"/>
                  </w:rPr>
                </w:rPrChange>
              </w:rPr>
            </w:pPr>
            <w:ins w:id="8738" w:author="Phuong Giang" w:date="2012-02-22T21:36:00Z">
              <w:r w:rsidRPr="001256D9">
                <w:rPr>
                  <w:rFonts w:ascii="Times New Roman" w:hAnsi="Times New Roman" w:cs="Times New Roman"/>
                  <w:i w:val="0"/>
                  <w:color w:val="auto"/>
                  <w:sz w:val="22"/>
                  <w:szCs w:val="22"/>
                  <w:rPrChange w:id="8739" w:author="Phuong Giang" w:date="2012-02-22T23:44:00Z">
                    <w:rPr>
                      <w:b/>
                      <w:bCs w:val="0"/>
                      <w:i w:val="0"/>
                      <w:color w:val="auto"/>
                      <w:sz w:val="18"/>
                      <w:szCs w:val="18"/>
                      <w:lang w:eastAsia="en-US"/>
                    </w:rPr>
                  </w:rPrChange>
                </w:rPr>
                <w:t>string</w:t>
              </w:r>
            </w:ins>
          </w:p>
        </w:tc>
        <w:tc>
          <w:tcPr>
            <w:tcW w:w="1142" w:type="dxa"/>
            <w:tcPrChange w:id="8740" w:author="Phuong Giang" w:date="2012-02-22T23:30:00Z">
              <w:tcPr>
                <w:tcW w:w="1142" w:type="dxa"/>
              </w:tcPr>
            </w:tcPrChange>
          </w:tcPr>
          <w:p w:rsidR="0095718C" w:rsidRPr="001256D9" w:rsidRDefault="0095718C" w:rsidP="00995D66">
            <w:pPr>
              <w:pStyle w:val="comment"/>
              <w:ind w:left="0"/>
              <w:rPr>
                <w:ins w:id="8741" w:author="Phuong Giang" w:date="2012-02-22T21:36:00Z"/>
                <w:rFonts w:ascii="Times New Roman" w:hAnsi="Times New Roman" w:cs="Times New Roman"/>
                <w:i w:val="0"/>
                <w:color w:val="auto"/>
                <w:sz w:val="22"/>
                <w:szCs w:val="22"/>
                <w:rPrChange w:id="8742" w:author="Phuong Giang" w:date="2012-02-22T23:44:00Z">
                  <w:rPr>
                    <w:ins w:id="8743" w:author="Phuong Giang" w:date="2012-02-22T21:36:00Z"/>
                    <w:i w:val="0"/>
                    <w:color w:val="auto"/>
                    <w:sz w:val="18"/>
                    <w:szCs w:val="18"/>
                  </w:rPr>
                </w:rPrChange>
              </w:rPr>
            </w:pPr>
          </w:p>
        </w:tc>
        <w:tc>
          <w:tcPr>
            <w:tcW w:w="952" w:type="dxa"/>
            <w:tcPrChange w:id="8744" w:author="Phuong Giang" w:date="2012-02-22T23:30:00Z">
              <w:tcPr>
                <w:tcW w:w="952" w:type="dxa"/>
              </w:tcPr>
            </w:tcPrChange>
          </w:tcPr>
          <w:p w:rsidR="0095718C" w:rsidRPr="001256D9" w:rsidRDefault="0095718C" w:rsidP="00995D66">
            <w:pPr>
              <w:pStyle w:val="comment"/>
              <w:ind w:left="0"/>
              <w:rPr>
                <w:ins w:id="8745" w:author="Phuong Giang" w:date="2012-02-22T21:36:00Z"/>
                <w:rFonts w:ascii="Times New Roman" w:hAnsi="Times New Roman" w:cs="Times New Roman"/>
                <w:i w:val="0"/>
                <w:color w:val="auto"/>
                <w:sz w:val="22"/>
                <w:szCs w:val="22"/>
                <w:rPrChange w:id="8746" w:author="Phuong Giang" w:date="2012-02-22T23:44:00Z">
                  <w:rPr>
                    <w:ins w:id="8747" w:author="Phuong Giang" w:date="2012-02-22T21:36:00Z"/>
                    <w:i w:val="0"/>
                    <w:color w:val="auto"/>
                    <w:sz w:val="18"/>
                    <w:szCs w:val="18"/>
                  </w:rPr>
                </w:rPrChange>
              </w:rPr>
            </w:pPr>
            <w:ins w:id="8748" w:author="Phuong Giang" w:date="2012-02-22T21:36:00Z">
              <w:r w:rsidRPr="001256D9">
                <w:rPr>
                  <w:rFonts w:ascii="Times New Roman" w:hAnsi="Times New Roman" w:cs="Times New Roman"/>
                  <w:i w:val="0"/>
                  <w:color w:val="auto"/>
                  <w:sz w:val="22"/>
                  <w:szCs w:val="22"/>
                  <w:rPrChange w:id="8749" w:author="Phuong Giang" w:date="2012-02-22T23:44:00Z">
                    <w:rPr>
                      <w:b/>
                      <w:bCs w:val="0"/>
                      <w:i w:val="0"/>
                      <w:color w:val="auto"/>
                      <w:sz w:val="18"/>
                      <w:szCs w:val="18"/>
                      <w:lang w:eastAsia="en-US"/>
                    </w:rPr>
                  </w:rPrChange>
                </w:rPr>
                <w:t>Public</w:t>
              </w:r>
            </w:ins>
          </w:p>
        </w:tc>
        <w:tc>
          <w:tcPr>
            <w:tcW w:w="4702" w:type="dxa"/>
            <w:tcPrChange w:id="8750" w:author="Phuong Giang" w:date="2012-02-22T23:30:00Z">
              <w:tcPr>
                <w:tcW w:w="4702" w:type="dxa"/>
              </w:tcPr>
            </w:tcPrChange>
          </w:tcPr>
          <w:p w:rsidR="0095718C" w:rsidRPr="001256D9" w:rsidRDefault="0095718C" w:rsidP="00995D66">
            <w:pPr>
              <w:pStyle w:val="comment"/>
              <w:ind w:left="0"/>
              <w:rPr>
                <w:ins w:id="8751" w:author="Phuong Giang" w:date="2012-02-22T21:36:00Z"/>
                <w:rFonts w:ascii="Times New Roman" w:hAnsi="Times New Roman" w:cs="Times New Roman"/>
                <w:i w:val="0"/>
                <w:color w:val="auto"/>
                <w:sz w:val="22"/>
                <w:szCs w:val="22"/>
                <w:rPrChange w:id="8752" w:author="Phuong Giang" w:date="2012-02-22T23:44:00Z">
                  <w:rPr>
                    <w:ins w:id="8753" w:author="Phuong Giang" w:date="2012-02-22T21:36:00Z"/>
                    <w:i w:val="0"/>
                    <w:color w:val="auto"/>
                    <w:sz w:val="18"/>
                    <w:szCs w:val="18"/>
                  </w:rPr>
                </w:rPrChange>
              </w:rPr>
            </w:pPr>
            <w:ins w:id="8754" w:author="Phuong Giang" w:date="2012-02-22T21:36:00Z">
              <w:r w:rsidRPr="001256D9">
                <w:rPr>
                  <w:rFonts w:ascii="Times New Roman" w:hAnsi="Times New Roman" w:cs="Times New Roman"/>
                  <w:i w:val="0"/>
                  <w:color w:val="auto"/>
                  <w:sz w:val="22"/>
                  <w:szCs w:val="22"/>
                  <w:rPrChange w:id="8755" w:author="Phuong Giang" w:date="2012-02-22T23:44:00Z">
                    <w:rPr>
                      <w:b/>
                      <w:bCs w:val="0"/>
                      <w:i w:val="0"/>
                      <w:color w:val="auto"/>
                      <w:sz w:val="18"/>
                      <w:szCs w:val="18"/>
                      <w:lang w:eastAsia="en-US"/>
                    </w:rPr>
                  </w:rPrChange>
                </w:rPr>
                <w:t>Teaching method note</w:t>
              </w:r>
            </w:ins>
          </w:p>
        </w:tc>
      </w:tr>
      <w:tr w:rsidR="0095718C" w:rsidRPr="001256D9" w:rsidTr="00F77673">
        <w:trPr>
          <w:ins w:id="8756" w:author="Phuong Giang" w:date="2012-02-22T21:36:00Z"/>
        </w:trPr>
        <w:tc>
          <w:tcPr>
            <w:tcW w:w="570" w:type="dxa"/>
            <w:tcPrChange w:id="8757" w:author="Phuong Giang" w:date="2012-02-22T23:30:00Z">
              <w:tcPr>
                <w:tcW w:w="570" w:type="dxa"/>
              </w:tcPr>
            </w:tcPrChange>
          </w:tcPr>
          <w:p w:rsidR="0095718C" w:rsidRPr="001256D9" w:rsidRDefault="0095718C" w:rsidP="00995D66">
            <w:pPr>
              <w:pStyle w:val="comment"/>
              <w:ind w:left="0"/>
              <w:rPr>
                <w:ins w:id="8758" w:author="Phuong Giang" w:date="2012-02-22T21:36:00Z"/>
                <w:rFonts w:ascii="Times New Roman" w:hAnsi="Times New Roman" w:cs="Times New Roman"/>
                <w:i w:val="0"/>
                <w:color w:val="auto"/>
                <w:sz w:val="22"/>
                <w:szCs w:val="22"/>
                <w:rPrChange w:id="8759" w:author="Phuong Giang" w:date="2012-02-22T23:44:00Z">
                  <w:rPr>
                    <w:ins w:id="8760" w:author="Phuong Giang" w:date="2012-02-22T21:36:00Z"/>
                    <w:i w:val="0"/>
                    <w:color w:val="auto"/>
                    <w:sz w:val="18"/>
                    <w:szCs w:val="18"/>
                  </w:rPr>
                </w:rPrChange>
              </w:rPr>
            </w:pPr>
            <w:ins w:id="8761" w:author="Phuong Giang" w:date="2012-02-22T21:36:00Z">
              <w:r w:rsidRPr="001256D9">
                <w:rPr>
                  <w:rFonts w:ascii="Times New Roman" w:hAnsi="Times New Roman" w:cs="Times New Roman"/>
                  <w:i w:val="0"/>
                  <w:color w:val="auto"/>
                  <w:sz w:val="22"/>
                  <w:szCs w:val="22"/>
                  <w:rPrChange w:id="8762" w:author="Phuong Giang" w:date="2012-02-22T23:44:00Z">
                    <w:rPr>
                      <w:b/>
                      <w:bCs w:val="0"/>
                      <w:i w:val="0"/>
                      <w:color w:val="auto"/>
                      <w:sz w:val="18"/>
                      <w:szCs w:val="18"/>
                      <w:lang w:eastAsia="en-US"/>
                    </w:rPr>
                  </w:rPrChange>
                </w:rPr>
                <w:t>8</w:t>
              </w:r>
            </w:ins>
          </w:p>
        </w:tc>
        <w:tc>
          <w:tcPr>
            <w:tcW w:w="1378" w:type="dxa"/>
            <w:tcPrChange w:id="8763" w:author="Phuong Giang" w:date="2012-02-22T23:30:00Z">
              <w:tcPr>
                <w:tcW w:w="1378" w:type="dxa"/>
              </w:tcPr>
            </w:tcPrChange>
          </w:tcPr>
          <w:p w:rsidR="0095718C" w:rsidRPr="001256D9" w:rsidRDefault="0095718C" w:rsidP="00995D66">
            <w:pPr>
              <w:pStyle w:val="comment"/>
              <w:ind w:left="0"/>
              <w:rPr>
                <w:ins w:id="8764" w:author="Phuong Giang" w:date="2012-02-22T21:36:00Z"/>
                <w:rFonts w:ascii="Times New Roman" w:hAnsi="Times New Roman" w:cs="Times New Roman"/>
                <w:i w:val="0"/>
                <w:color w:val="auto"/>
                <w:sz w:val="22"/>
                <w:szCs w:val="22"/>
                <w:rPrChange w:id="8765" w:author="Phuong Giang" w:date="2012-02-22T23:44:00Z">
                  <w:rPr>
                    <w:ins w:id="8766" w:author="Phuong Giang" w:date="2012-02-22T21:36:00Z"/>
                    <w:i w:val="0"/>
                    <w:color w:val="auto"/>
                    <w:sz w:val="18"/>
                    <w:szCs w:val="18"/>
                  </w:rPr>
                </w:rPrChange>
              </w:rPr>
            </w:pPr>
            <w:proofErr w:type="spellStart"/>
            <w:ins w:id="8767" w:author="Phuong Giang" w:date="2012-02-22T21:36:00Z">
              <w:r w:rsidRPr="001256D9">
                <w:rPr>
                  <w:rFonts w:ascii="Times New Roman" w:hAnsi="Times New Roman" w:cs="Times New Roman"/>
                  <w:i w:val="0"/>
                  <w:color w:val="auto"/>
                  <w:sz w:val="22"/>
                  <w:szCs w:val="22"/>
                  <w:rPrChange w:id="8768" w:author="Phuong Giang" w:date="2012-02-22T23:44:00Z">
                    <w:rPr>
                      <w:b/>
                      <w:bCs w:val="0"/>
                      <w:i w:val="0"/>
                      <w:color w:val="auto"/>
                      <w:sz w:val="18"/>
                      <w:szCs w:val="18"/>
                      <w:lang w:eastAsia="en-US"/>
                    </w:rPr>
                  </w:rPrChange>
                </w:rPr>
                <w:t>PreferredClassLevel</w:t>
              </w:r>
              <w:proofErr w:type="spellEnd"/>
            </w:ins>
          </w:p>
        </w:tc>
        <w:tc>
          <w:tcPr>
            <w:tcW w:w="832" w:type="dxa"/>
            <w:tcPrChange w:id="8769" w:author="Phuong Giang" w:date="2012-02-22T23:30:00Z">
              <w:tcPr>
                <w:tcW w:w="832" w:type="dxa"/>
              </w:tcPr>
            </w:tcPrChange>
          </w:tcPr>
          <w:p w:rsidR="0095718C" w:rsidRPr="001256D9" w:rsidRDefault="0095718C" w:rsidP="00995D66">
            <w:pPr>
              <w:pStyle w:val="comment"/>
              <w:ind w:left="0"/>
              <w:rPr>
                <w:ins w:id="8770" w:author="Phuong Giang" w:date="2012-02-22T21:36:00Z"/>
                <w:rFonts w:ascii="Times New Roman" w:hAnsi="Times New Roman" w:cs="Times New Roman"/>
                <w:i w:val="0"/>
                <w:color w:val="auto"/>
                <w:sz w:val="22"/>
                <w:szCs w:val="22"/>
                <w:rPrChange w:id="8771" w:author="Phuong Giang" w:date="2012-02-22T23:44:00Z">
                  <w:rPr>
                    <w:ins w:id="8772" w:author="Phuong Giang" w:date="2012-02-22T21:36:00Z"/>
                    <w:i w:val="0"/>
                    <w:color w:val="auto"/>
                    <w:sz w:val="18"/>
                    <w:szCs w:val="18"/>
                  </w:rPr>
                </w:rPrChange>
              </w:rPr>
            </w:pPr>
            <w:proofErr w:type="spellStart"/>
            <w:ins w:id="8773" w:author="Phuong Giang" w:date="2012-02-22T21:36:00Z">
              <w:r w:rsidRPr="001256D9">
                <w:rPr>
                  <w:rFonts w:ascii="Times New Roman" w:hAnsi="Times New Roman" w:cs="Times New Roman"/>
                  <w:i w:val="0"/>
                  <w:color w:val="auto"/>
                  <w:sz w:val="22"/>
                  <w:szCs w:val="22"/>
                  <w:rPrChange w:id="8774" w:author="Phuong Giang" w:date="2012-02-22T23:44:00Z">
                    <w:rPr>
                      <w:b/>
                      <w:bCs w:val="0"/>
                      <w:i w:val="0"/>
                      <w:color w:val="auto"/>
                      <w:sz w:val="18"/>
                      <w:szCs w:val="18"/>
                      <w:lang w:eastAsia="en-US"/>
                    </w:rPr>
                  </w:rPrChange>
                </w:rPr>
                <w:t>int</w:t>
              </w:r>
              <w:proofErr w:type="spellEnd"/>
            </w:ins>
          </w:p>
        </w:tc>
        <w:tc>
          <w:tcPr>
            <w:tcW w:w="1142" w:type="dxa"/>
            <w:tcPrChange w:id="8775" w:author="Phuong Giang" w:date="2012-02-22T23:30:00Z">
              <w:tcPr>
                <w:tcW w:w="1142" w:type="dxa"/>
              </w:tcPr>
            </w:tcPrChange>
          </w:tcPr>
          <w:p w:rsidR="0095718C" w:rsidRPr="001256D9" w:rsidRDefault="0095718C" w:rsidP="00995D66">
            <w:pPr>
              <w:pStyle w:val="comment"/>
              <w:ind w:left="0"/>
              <w:rPr>
                <w:ins w:id="8776" w:author="Phuong Giang" w:date="2012-02-22T21:36:00Z"/>
                <w:rFonts w:ascii="Times New Roman" w:hAnsi="Times New Roman" w:cs="Times New Roman"/>
                <w:i w:val="0"/>
                <w:color w:val="auto"/>
                <w:sz w:val="22"/>
                <w:szCs w:val="22"/>
                <w:rPrChange w:id="8777" w:author="Phuong Giang" w:date="2012-02-22T23:44:00Z">
                  <w:rPr>
                    <w:ins w:id="8778" w:author="Phuong Giang" w:date="2012-02-22T21:36:00Z"/>
                    <w:i w:val="0"/>
                    <w:color w:val="auto"/>
                    <w:sz w:val="18"/>
                    <w:szCs w:val="18"/>
                  </w:rPr>
                </w:rPrChange>
              </w:rPr>
            </w:pPr>
          </w:p>
        </w:tc>
        <w:tc>
          <w:tcPr>
            <w:tcW w:w="952" w:type="dxa"/>
            <w:tcPrChange w:id="8779" w:author="Phuong Giang" w:date="2012-02-22T23:30:00Z">
              <w:tcPr>
                <w:tcW w:w="952" w:type="dxa"/>
              </w:tcPr>
            </w:tcPrChange>
          </w:tcPr>
          <w:p w:rsidR="0095718C" w:rsidRPr="001256D9" w:rsidRDefault="0095718C" w:rsidP="00995D66">
            <w:pPr>
              <w:pStyle w:val="comment"/>
              <w:ind w:left="0"/>
              <w:rPr>
                <w:ins w:id="8780" w:author="Phuong Giang" w:date="2012-02-22T21:36:00Z"/>
                <w:rFonts w:ascii="Times New Roman" w:hAnsi="Times New Roman" w:cs="Times New Roman"/>
                <w:i w:val="0"/>
                <w:color w:val="auto"/>
                <w:sz w:val="22"/>
                <w:szCs w:val="22"/>
                <w:rPrChange w:id="8781" w:author="Phuong Giang" w:date="2012-02-22T23:44:00Z">
                  <w:rPr>
                    <w:ins w:id="8782" w:author="Phuong Giang" w:date="2012-02-22T21:36:00Z"/>
                    <w:i w:val="0"/>
                    <w:color w:val="auto"/>
                    <w:sz w:val="18"/>
                    <w:szCs w:val="18"/>
                  </w:rPr>
                </w:rPrChange>
              </w:rPr>
            </w:pPr>
            <w:ins w:id="8783" w:author="Phuong Giang" w:date="2012-02-22T21:36:00Z">
              <w:r w:rsidRPr="001256D9">
                <w:rPr>
                  <w:rFonts w:ascii="Times New Roman" w:hAnsi="Times New Roman" w:cs="Times New Roman"/>
                  <w:i w:val="0"/>
                  <w:color w:val="auto"/>
                  <w:sz w:val="22"/>
                  <w:szCs w:val="22"/>
                  <w:rPrChange w:id="8784" w:author="Phuong Giang" w:date="2012-02-22T23:44:00Z">
                    <w:rPr>
                      <w:b/>
                      <w:bCs w:val="0"/>
                      <w:i w:val="0"/>
                      <w:color w:val="auto"/>
                      <w:sz w:val="18"/>
                      <w:szCs w:val="18"/>
                      <w:lang w:eastAsia="en-US"/>
                    </w:rPr>
                  </w:rPrChange>
                </w:rPr>
                <w:t>Public</w:t>
              </w:r>
            </w:ins>
          </w:p>
        </w:tc>
        <w:tc>
          <w:tcPr>
            <w:tcW w:w="4702" w:type="dxa"/>
            <w:tcPrChange w:id="8785" w:author="Phuong Giang" w:date="2012-02-22T23:30:00Z">
              <w:tcPr>
                <w:tcW w:w="4702" w:type="dxa"/>
              </w:tcPr>
            </w:tcPrChange>
          </w:tcPr>
          <w:p w:rsidR="0095718C" w:rsidRPr="001256D9" w:rsidRDefault="0095718C" w:rsidP="00995D66">
            <w:pPr>
              <w:pStyle w:val="comment"/>
              <w:ind w:left="0"/>
              <w:rPr>
                <w:ins w:id="8786" w:author="Phuong Giang" w:date="2012-02-22T21:36:00Z"/>
                <w:rFonts w:ascii="Times New Roman" w:hAnsi="Times New Roman" w:cs="Times New Roman"/>
                <w:i w:val="0"/>
                <w:color w:val="auto"/>
                <w:sz w:val="22"/>
                <w:szCs w:val="22"/>
                <w:rPrChange w:id="8787" w:author="Phuong Giang" w:date="2012-02-22T23:44:00Z">
                  <w:rPr>
                    <w:ins w:id="8788" w:author="Phuong Giang" w:date="2012-02-22T21:36:00Z"/>
                    <w:i w:val="0"/>
                    <w:color w:val="auto"/>
                    <w:sz w:val="18"/>
                    <w:szCs w:val="18"/>
                  </w:rPr>
                </w:rPrChange>
              </w:rPr>
            </w:pPr>
            <w:ins w:id="8789" w:author="Phuong Giang" w:date="2012-02-22T21:36:00Z">
              <w:r w:rsidRPr="001256D9">
                <w:rPr>
                  <w:rFonts w:ascii="Times New Roman" w:hAnsi="Times New Roman" w:cs="Times New Roman"/>
                  <w:i w:val="0"/>
                  <w:color w:val="auto"/>
                  <w:sz w:val="22"/>
                  <w:szCs w:val="22"/>
                  <w:rPrChange w:id="8790" w:author="Phuong Giang" w:date="2012-02-22T23:44:00Z">
                    <w:rPr>
                      <w:b/>
                      <w:bCs w:val="0"/>
                      <w:i w:val="0"/>
                      <w:color w:val="auto"/>
                      <w:sz w:val="18"/>
                      <w:szCs w:val="18"/>
                      <w:lang w:eastAsia="en-US"/>
                    </w:rPr>
                  </w:rPrChange>
                </w:rPr>
                <w:t>Preferred class level for this teaching method</w:t>
              </w:r>
            </w:ins>
          </w:p>
        </w:tc>
      </w:tr>
      <w:tr w:rsidR="0095718C" w:rsidRPr="001256D9" w:rsidTr="00F77673">
        <w:trPr>
          <w:ins w:id="8791" w:author="Phuong Giang" w:date="2012-02-22T21:36:00Z"/>
        </w:trPr>
        <w:tc>
          <w:tcPr>
            <w:tcW w:w="570" w:type="dxa"/>
            <w:tcPrChange w:id="8792" w:author="Phuong Giang" w:date="2012-02-22T23:30:00Z">
              <w:tcPr>
                <w:tcW w:w="570" w:type="dxa"/>
              </w:tcPr>
            </w:tcPrChange>
          </w:tcPr>
          <w:p w:rsidR="0095718C" w:rsidRPr="001256D9" w:rsidRDefault="0095718C" w:rsidP="00995D66">
            <w:pPr>
              <w:pStyle w:val="comment"/>
              <w:ind w:left="0"/>
              <w:rPr>
                <w:ins w:id="8793" w:author="Phuong Giang" w:date="2012-02-22T21:36:00Z"/>
                <w:rFonts w:ascii="Times New Roman" w:hAnsi="Times New Roman" w:cs="Times New Roman"/>
                <w:i w:val="0"/>
                <w:color w:val="auto"/>
                <w:sz w:val="22"/>
                <w:szCs w:val="22"/>
                <w:rPrChange w:id="8794" w:author="Phuong Giang" w:date="2012-02-22T23:44:00Z">
                  <w:rPr>
                    <w:ins w:id="8795" w:author="Phuong Giang" w:date="2012-02-22T21:36:00Z"/>
                    <w:i w:val="0"/>
                    <w:color w:val="auto"/>
                    <w:sz w:val="18"/>
                    <w:szCs w:val="18"/>
                  </w:rPr>
                </w:rPrChange>
              </w:rPr>
            </w:pPr>
            <w:ins w:id="8796" w:author="Phuong Giang" w:date="2012-02-22T21:36:00Z">
              <w:r w:rsidRPr="001256D9">
                <w:rPr>
                  <w:rFonts w:ascii="Times New Roman" w:hAnsi="Times New Roman" w:cs="Times New Roman"/>
                  <w:i w:val="0"/>
                  <w:color w:val="auto"/>
                  <w:sz w:val="22"/>
                  <w:szCs w:val="22"/>
                  <w:rPrChange w:id="8797" w:author="Phuong Giang" w:date="2012-02-22T23:44:00Z">
                    <w:rPr>
                      <w:b/>
                      <w:bCs w:val="0"/>
                      <w:i w:val="0"/>
                      <w:color w:val="auto"/>
                      <w:sz w:val="18"/>
                      <w:szCs w:val="18"/>
                      <w:lang w:eastAsia="en-US"/>
                    </w:rPr>
                  </w:rPrChange>
                </w:rPr>
                <w:t>9</w:t>
              </w:r>
            </w:ins>
          </w:p>
        </w:tc>
        <w:tc>
          <w:tcPr>
            <w:tcW w:w="1378" w:type="dxa"/>
            <w:tcPrChange w:id="8798" w:author="Phuong Giang" w:date="2012-02-22T23:30:00Z">
              <w:tcPr>
                <w:tcW w:w="1378" w:type="dxa"/>
              </w:tcPr>
            </w:tcPrChange>
          </w:tcPr>
          <w:p w:rsidR="0095718C" w:rsidRPr="001256D9" w:rsidRDefault="0095718C" w:rsidP="00995D66">
            <w:pPr>
              <w:pStyle w:val="comment"/>
              <w:ind w:left="0"/>
              <w:rPr>
                <w:ins w:id="8799" w:author="Phuong Giang" w:date="2012-02-22T21:36:00Z"/>
                <w:rFonts w:ascii="Times New Roman" w:hAnsi="Times New Roman" w:cs="Times New Roman"/>
                <w:i w:val="0"/>
                <w:color w:val="auto"/>
                <w:sz w:val="22"/>
                <w:szCs w:val="22"/>
                <w:rPrChange w:id="8800" w:author="Phuong Giang" w:date="2012-02-22T23:44:00Z">
                  <w:rPr>
                    <w:ins w:id="8801" w:author="Phuong Giang" w:date="2012-02-22T21:36:00Z"/>
                    <w:i w:val="0"/>
                    <w:color w:val="auto"/>
                    <w:sz w:val="18"/>
                    <w:szCs w:val="18"/>
                  </w:rPr>
                </w:rPrChange>
              </w:rPr>
            </w:pPr>
            <w:proofErr w:type="spellStart"/>
            <w:ins w:id="8802" w:author="Phuong Giang" w:date="2012-02-22T21:36:00Z">
              <w:r w:rsidRPr="001256D9">
                <w:rPr>
                  <w:rFonts w:ascii="Times New Roman" w:hAnsi="Times New Roman" w:cs="Times New Roman"/>
                  <w:i w:val="0"/>
                  <w:color w:val="auto"/>
                  <w:sz w:val="22"/>
                  <w:szCs w:val="22"/>
                  <w:rPrChange w:id="8803" w:author="Phuong Giang" w:date="2012-02-22T23:44:00Z">
                    <w:rPr>
                      <w:b/>
                      <w:bCs w:val="0"/>
                      <w:i w:val="0"/>
                      <w:color w:val="auto"/>
                      <w:sz w:val="18"/>
                      <w:szCs w:val="18"/>
                      <w:lang w:eastAsia="en-US"/>
                    </w:rPr>
                  </w:rPrChange>
                </w:rPr>
                <w:t>PreferredSubject</w:t>
              </w:r>
              <w:proofErr w:type="spellEnd"/>
            </w:ins>
          </w:p>
        </w:tc>
        <w:tc>
          <w:tcPr>
            <w:tcW w:w="832" w:type="dxa"/>
            <w:tcPrChange w:id="8804" w:author="Phuong Giang" w:date="2012-02-22T23:30:00Z">
              <w:tcPr>
                <w:tcW w:w="832" w:type="dxa"/>
              </w:tcPr>
            </w:tcPrChange>
          </w:tcPr>
          <w:p w:rsidR="0095718C" w:rsidRPr="001256D9" w:rsidRDefault="0095718C" w:rsidP="00995D66">
            <w:pPr>
              <w:pStyle w:val="comment"/>
              <w:ind w:left="0"/>
              <w:rPr>
                <w:ins w:id="8805" w:author="Phuong Giang" w:date="2012-02-22T21:36:00Z"/>
                <w:rFonts w:ascii="Times New Roman" w:hAnsi="Times New Roman" w:cs="Times New Roman"/>
                <w:i w:val="0"/>
                <w:color w:val="auto"/>
                <w:sz w:val="22"/>
                <w:szCs w:val="22"/>
                <w:rPrChange w:id="8806" w:author="Phuong Giang" w:date="2012-02-22T23:44:00Z">
                  <w:rPr>
                    <w:ins w:id="8807" w:author="Phuong Giang" w:date="2012-02-22T21:36:00Z"/>
                    <w:i w:val="0"/>
                    <w:color w:val="auto"/>
                    <w:sz w:val="18"/>
                    <w:szCs w:val="18"/>
                  </w:rPr>
                </w:rPrChange>
              </w:rPr>
            </w:pPr>
            <w:ins w:id="8808" w:author="Phuong Giang" w:date="2012-02-22T21:36:00Z">
              <w:r w:rsidRPr="001256D9">
                <w:rPr>
                  <w:rFonts w:ascii="Times New Roman" w:hAnsi="Times New Roman" w:cs="Times New Roman"/>
                  <w:i w:val="0"/>
                  <w:color w:val="auto"/>
                  <w:sz w:val="22"/>
                  <w:szCs w:val="22"/>
                  <w:rPrChange w:id="8809" w:author="Phuong Giang" w:date="2012-02-22T23:44:00Z">
                    <w:rPr>
                      <w:b/>
                      <w:bCs w:val="0"/>
                      <w:i w:val="0"/>
                      <w:color w:val="auto"/>
                      <w:sz w:val="18"/>
                      <w:szCs w:val="18"/>
                      <w:lang w:eastAsia="en-US"/>
                    </w:rPr>
                  </w:rPrChange>
                </w:rPr>
                <w:t>String</w:t>
              </w:r>
            </w:ins>
          </w:p>
        </w:tc>
        <w:tc>
          <w:tcPr>
            <w:tcW w:w="1142" w:type="dxa"/>
            <w:tcPrChange w:id="8810" w:author="Phuong Giang" w:date="2012-02-22T23:30:00Z">
              <w:tcPr>
                <w:tcW w:w="1142" w:type="dxa"/>
              </w:tcPr>
            </w:tcPrChange>
          </w:tcPr>
          <w:p w:rsidR="0095718C" w:rsidRPr="001256D9" w:rsidRDefault="0095718C" w:rsidP="00995D66">
            <w:pPr>
              <w:pStyle w:val="comment"/>
              <w:ind w:left="0"/>
              <w:rPr>
                <w:ins w:id="8811" w:author="Phuong Giang" w:date="2012-02-22T21:36:00Z"/>
                <w:rFonts w:ascii="Times New Roman" w:hAnsi="Times New Roman" w:cs="Times New Roman"/>
                <w:i w:val="0"/>
                <w:color w:val="auto"/>
                <w:sz w:val="22"/>
                <w:szCs w:val="22"/>
                <w:rPrChange w:id="8812" w:author="Phuong Giang" w:date="2012-02-22T23:44:00Z">
                  <w:rPr>
                    <w:ins w:id="8813" w:author="Phuong Giang" w:date="2012-02-22T21:36:00Z"/>
                    <w:i w:val="0"/>
                    <w:color w:val="auto"/>
                    <w:sz w:val="18"/>
                    <w:szCs w:val="18"/>
                  </w:rPr>
                </w:rPrChange>
              </w:rPr>
            </w:pPr>
          </w:p>
        </w:tc>
        <w:tc>
          <w:tcPr>
            <w:tcW w:w="952" w:type="dxa"/>
            <w:tcPrChange w:id="8814" w:author="Phuong Giang" w:date="2012-02-22T23:30:00Z">
              <w:tcPr>
                <w:tcW w:w="952" w:type="dxa"/>
              </w:tcPr>
            </w:tcPrChange>
          </w:tcPr>
          <w:p w:rsidR="0095718C" w:rsidRPr="001256D9" w:rsidRDefault="0095718C" w:rsidP="00995D66">
            <w:pPr>
              <w:pStyle w:val="comment"/>
              <w:ind w:left="0"/>
              <w:rPr>
                <w:ins w:id="8815" w:author="Phuong Giang" w:date="2012-02-22T21:36:00Z"/>
                <w:rFonts w:ascii="Times New Roman" w:hAnsi="Times New Roman" w:cs="Times New Roman"/>
                <w:i w:val="0"/>
                <w:color w:val="auto"/>
                <w:sz w:val="22"/>
                <w:szCs w:val="22"/>
                <w:rPrChange w:id="8816" w:author="Phuong Giang" w:date="2012-02-22T23:44:00Z">
                  <w:rPr>
                    <w:ins w:id="8817" w:author="Phuong Giang" w:date="2012-02-22T21:36:00Z"/>
                    <w:i w:val="0"/>
                    <w:color w:val="auto"/>
                    <w:sz w:val="18"/>
                    <w:szCs w:val="18"/>
                  </w:rPr>
                </w:rPrChange>
              </w:rPr>
            </w:pPr>
            <w:ins w:id="8818" w:author="Phuong Giang" w:date="2012-02-22T21:36:00Z">
              <w:r w:rsidRPr="001256D9">
                <w:rPr>
                  <w:rFonts w:ascii="Times New Roman" w:hAnsi="Times New Roman" w:cs="Times New Roman"/>
                  <w:i w:val="0"/>
                  <w:color w:val="auto"/>
                  <w:sz w:val="22"/>
                  <w:szCs w:val="22"/>
                  <w:rPrChange w:id="8819" w:author="Phuong Giang" w:date="2012-02-22T23:44:00Z">
                    <w:rPr>
                      <w:b/>
                      <w:bCs w:val="0"/>
                      <w:i w:val="0"/>
                      <w:color w:val="auto"/>
                      <w:sz w:val="18"/>
                      <w:szCs w:val="18"/>
                      <w:lang w:eastAsia="en-US"/>
                    </w:rPr>
                  </w:rPrChange>
                </w:rPr>
                <w:t>Public</w:t>
              </w:r>
            </w:ins>
          </w:p>
        </w:tc>
        <w:tc>
          <w:tcPr>
            <w:tcW w:w="4702" w:type="dxa"/>
            <w:tcPrChange w:id="8820" w:author="Phuong Giang" w:date="2012-02-22T23:30:00Z">
              <w:tcPr>
                <w:tcW w:w="4702" w:type="dxa"/>
              </w:tcPr>
            </w:tcPrChange>
          </w:tcPr>
          <w:p w:rsidR="0095718C" w:rsidRPr="001256D9" w:rsidRDefault="0095718C" w:rsidP="00995D66">
            <w:pPr>
              <w:pStyle w:val="comment"/>
              <w:ind w:left="0"/>
              <w:rPr>
                <w:ins w:id="8821" w:author="Phuong Giang" w:date="2012-02-22T21:36:00Z"/>
                <w:rFonts w:ascii="Times New Roman" w:hAnsi="Times New Roman" w:cs="Times New Roman"/>
                <w:i w:val="0"/>
                <w:color w:val="auto"/>
                <w:sz w:val="22"/>
                <w:szCs w:val="22"/>
                <w:rPrChange w:id="8822" w:author="Phuong Giang" w:date="2012-02-22T23:44:00Z">
                  <w:rPr>
                    <w:ins w:id="8823" w:author="Phuong Giang" w:date="2012-02-22T21:36:00Z"/>
                    <w:i w:val="0"/>
                    <w:color w:val="auto"/>
                    <w:sz w:val="18"/>
                    <w:szCs w:val="18"/>
                  </w:rPr>
                </w:rPrChange>
              </w:rPr>
            </w:pPr>
            <w:ins w:id="8824" w:author="Phuong Giang" w:date="2012-02-22T21:36:00Z">
              <w:r w:rsidRPr="001256D9">
                <w:rPr>
                  <w:rFonts w:ascii="Times New Roman" w:hAnsi="Times New Roman" w:cs="Times New Roman"/>
                  <w:i w:val="0"/>
                  <w:color w:val="auto"/>
                  <w:sz w:val="22"/>
                  <w:szCs w:val="22"/>
                  <w:rPrChange w:id="8825" w:author="Phuong Giang" w:date="2012-02-22T23:44:00Z">
                    <w:rPr>
                      <w:b/>
                      <w:bCs w:val="0"/>
                      <w:i w:val="0"/>
                      <w:color w:val="auto"/>
                      <w:sz w:val="18"/>
                      <w:szCs w:val="18"/>
                      <w:lang w:eastAsia="en-US"/>
                    </w:rPr>
                  </w:rPrChange>
                </w:rPr>
                <w:t>Preferred subject for this teaching method</w:t>
              </w:r>
            </w:ins>
          </w:p>
        </w:tc>
      </w:tr>
      <w:tr w:rsidR="0095718C" w:rsidRPr="001256D9" w:rsidTr="00F77673">
        <w:trPr>
          <w:ins w:id="8826" w:author="Phuong Giang" w:date="2012-02-22T21:36:00Z"/>
        </w:trPr>
        <w:tc>
          <w:tcPr>
            <w:tcW w:w="570" w:type="dxa"/>
            <w:tcPrChange w:id="8827" w:author="Phuong Giang" w:date="2012-02-22T23:30:00Z">
              <w:tcPr>
                <w:tcW w:w="570" w:type="dxa"/>
              </w:tcPr>
            </w:tcPrChange>
          </w:tcPr>
          <w:p w:rsidR="0095718C" w:rsidRPr="001256D9" w:rsidRDefault="0095718C" w:rsidP="00995D66">
            <w:pPr>
              <w:pStyle w:val="comment"/>
              <w:ind w:left="0"/>
              <w:rPr>
                <w:ins w:id="8828" w:author="Phuong Giang" w:date="2012-02-22T21:36:00Z"/>
                <w:rFonts w:ascii="Times New Roman" w:hAnsi="Times New Roman" w:cs="Times New Roman"/>
                <w:i w:val="0"/>
                <w:color w:val="auto"/>
                <w:sz w:val="22"/>
                <w:szCs w:val="22"/>
                <w:rPrChange w:id="8829" w:author="Phuong Giang" w:date="2012-02-22T23:44:00Z">
                  <w:rPr>
                    <w:ins w:id="8830" w:author="Phuong Giang" w:date="2012-02-22T21:36:00Z"/>
                    <w:i w:val="0"/>
                    <w:color w:val="auto"/>
                    <w:sz w:val="18"/>
                    <w:szCs w:val="18"/>
                  </w:rPr>
                </w:rPrChange>
              </w:rPr>
            </w:pPr>
            <w:ins w:id="8831" w:author="Phuong Giang" w:date="2012-02-22T21:36:00Z">
              <w:r w:rsidRPr="001256D9">
                <w:rPr>
                  <w:rFonts w:ascii="Times New Roman" w:hAnsi="Times New Roman" w:cs="Times New Roman"/>
                  <w:i w:val="0"/>
                  <w:color w:val="auto"/>
                  <w:sz w:val="22"/>
                  <w:szCs w:val="22"/>
                  <w:rPrChange w:id="8832" w:author="Phuong Giang" w:date="2012-02-22T23:44:00Z">
                    <w:rPr>
                      <w:b/>
                      <w:bCs w:val="0"/>
                      <w:i w:val="0"/>
                      <w:color w:val="auto"/>
                      <w:sz w:val="18"/>
                      <w:szCs w:val="18"/>
                      <w:lang w:eastAsia="en-US"/>
                    </w:rPr>
                  </w:rPrChange>
                </w:rPr>
                <w:t>10</w:t>
              </w:r>
            </w:ins>
          </w:p>
        </w:tc>
        <w:tc>
          <w:tcPr>
            <w:tcW w:w="1378" w:type="dxa"/>
            <w:tcPrChange w:id="8833" w:author="Phuong Giang" w:date="2012-02-22T23:30:00Z">
              <w:tcPr>
                <w:tcW w:w="1378" w:type="dxa"/>
              </w:tcPr>
            </w:tcPrChange>
          </w:tcPr>
          <w:p w:rsidR="0095718C" w:rsidRPr="001256D9" w:rsidRDefault="0095718C" w:rsidP="00995D66">
            <w:pPr>
              <w:pStyle w:val="comment"/>
              <w:ind w:left="0"/>
              <w:rPr>
                <w:ins w:id="8834" w:author="Phuong Giang" w:date="2012-02-22T21:36:00Z"/>
                <w:rFonts w:ascii="Times New Roman" w:hAnsi="Times New Roman" w:cs="Times New Roman"/>
                <w:i w:val="0"/>
                <w:color w:val="auto"/>
                <w:sz w:val="22"/>
                <w:szCs w:val="22"/>
                <w:rPrChange w:id="8835" w:author="Phuong Giang" w:date="2012-02-22T23:44:00Z">
                  <w:rPr>
                    <w:ins w:id="8836" w:author="Phuong Giang" w:date="2012-02-22T21:36:00Z"/>
                    <w:i w:val="0"/>
                    <w:color w:val="auto"/>
                    <w:sz w:val="18"/>
                    <w:szCs w:val="18"/>
                  </w:rPr>
                </w:rPrChange>
              </w:rPr>
            </w:pPr>
            <w:proofErr w:type="spellStart"/>
            <w:ins w:id="8837" w:author="Phuong Giang" w:date="2012-02-22T21:36:00Z">
              <w:r w:rsidRPr="001256D9">
                <w:rPr>
                  <w:rFonts w:ascii="Times New Roman" w:hAnsi="Times New Roman" w:cs="Times New Roman"/>
                  <w:i w:val="0"/>
                  <w:color w:val="auto"/>
                  <w:sz w:val="22"/>
                  <w:szCs w:val="22"/>
                  <w:rPrChange w:id="8838" w:author="Phuong Giang" w:date="2012-02-22T23:44:00Z">
                    <w:rPr>
                      <w:b/>
                      <w:bCs w:val="0"/>
                      <w:i w:val="0"/>
                      <w:color w:val="auto"/>
                      <w:sz w:val="18"/>
                      <w:szCs w:val="18"/>
                      <w:lang w:eastAsia="en-US"/>
                    </w:rPr>
                  </w:rPrChange>
                </w:rPr>
                <w:t>SaveCommand</w:t>
              </w:r>
              <w:proofErr w:type="spellEnd"/>
            </w:ins>
          </w:p>
        </w:tc>
        <w:tc>
          <w:tcPr>
            <w:tcW w:w="832" w:type="dxa"/>
            <w:tcPrChange w:id="8839" w:author="Phuong Giang" w:date="2012-02-22T23:30:00Z">
              <w:tcPr>
                <w:tcW w:w="832" w:type="dxa"/>
              </w:tcPr>
            </w:tcPrChange>
          </w:tcPr>
          <w:p w:rsidR="0095718C" w:rsidRPr="001256D9" w:rsidRDefault="0095718C" w:rsidP="00995D66">
            <w:pPr>
              <w:pStyle w:val="comment"/>
              <w:ind w:left="0"/>
              <w:rPr>
                <w:ins w:id="8840" w:author="Phuong Giang" w:date="2012-02-22T21:36:00Z"/>
                <w:rFonts w:ascii="Times New Roman" w:hAnsi="Times New Roman" w:cs="Times New Roman"/>
                <w:i w:val="0"/>
                <w:color w:val="auto"/>
                <w:sz w:val="22"/>
                <w:szCs w:val="22"/>
                <w:rPrChange w:id="8841" w:author="Phuong Giang" w:date="2012-02-22T23:44:00Z">
                  <w:rPr>
                    <w:ins w:id="8842" w:author="Phuong Giang" w:date="2012-02-22T21:36:00Z"/>
                    <w:i w:val="0"/>
                    <w:color w:val="auto"/>
                    <w:sz w:val="18"/>
                    <w:szCs w:val="18"/>
                  </w:rPr>
                </w:rPrChange>
              </w:rPr>
            </w:pPr>
            <w:proofErr w:type="spellStart"/>
            <w:ins w:id="8843" w:author="Phuong Giang" w:date="2012-02-22T21:36:00Z">
              <w:r w:rsidRPr="001256D9">
                <w:rPr>
                  <w:rFonts w:ascii="Times New Roman" w:hAnsi="Times New Roman" w:cs="Times New Roman"/>
                  <w:i w:val="0"/>
                  <w:color w:val="auto"/>
                  <w:sz w:val="22"/>
                  <w:szCs w:val="22"/>
                  <w:rPrChange w:id="8844" w:author="Phuong Giang" w:date="2012-02-22T23:44:00Z">
                    <w:rPr>
                      <w:b/>
                      <w:bCs w:val="0"/>
                      <w:i w:val="0"/>
                      <w:color w:val="auto"/>
                      <w:sz w:val="18"/>
                      <w:szCs w:val="18"/>
                      <w:lang w:eastAsia="en-US"/>
                    </w:rPr>
                  </w:rPrChange>
                </w:rPr>
                <w:t>ICommand</w:t>
              </w:r>
              <w:proofErr w:type="spellEnd"/>
            </w:ins>
          </w:p>
        </w:tc>
        <w:tc>
          <w:tcPr>
            <w:tcW w:w="1142" w:type="dxa"/>
            <w:tcPrChange w:id="8845" w:author="Phuong Giang" w:date="2012-02-22T23:30:00Z">
              <w:tcPr>
                <w:tcW w:w="1142" w:type="dxa"/>
              </w:tcPr>
            </w:tcPrChange>
          </w:tcPr>
          <w:p w:rsidR="0095718C" w:rsidRPr="001256D9" w:rsidRDefault="0095718C" w:rsidP="00995D66">
            <w:pPr>
              <w:pStyle w:val="comment"/>
              <w:ind w:left="0"/>
              <w:rPr>
                <w:ins w:id="8846" w:author="Phuong Giang" w:date="2012-02-22T21:36:00Z"/>
                <w:rFonts w:ascii="Times New Roman" w:hAnsi="Times New Roman" w:cs="Times New Roman"/>
                <w:i w:val="0"/>
                <w:color w:val="auto"/>
                <w:sz w:val="22"/>
                <w:szCs w:val="22"/>
                <w:rPrChange w:id="8847" w:author="Phuong Giang" w:date="2012-02-22T23:44:00Z">
                  <w:rPr>
                    <w:ins w:id="8848" w:author="Phuong Giang" w:date="2012-02-22T21:36:00Z"/>
                    <w:i w:val="0"/>
                    <w:color w:val="auto"/>
                    <w:sz w:val="18"/>
                    <w:szCs w:val="18"/>
                  </w:rPr>
                </w:rPrChange>
              </w:rPr>
            </w:pPr>
          </w:p>
        </w:tc>
        <w:tc>
          <w:tcPr>
            <w:tcW w:w="952" w:type="dxa"/>
            <w:tcPrChange w:id="8849" w:author="Phuong Giang" w:date="2012-02-22T23:30:00Z">
              <w:tcPr>
                <w:tcW w:w="952" w:type="dxa"/>
              </w:tcPr>
            </w:tcPrChange>
          </w:tcPr>
          <w:p w:rsidR="0095718C" w:rsidRPr="001256D9" w:rsidRDefault="0095718C" w:rsidP="00995D66">
            <w:pPr>
              <w:pStyle w:val="comment"/>
              <w:ind w:left="0"/>
              <w:rPr>
                <w:ins w:id="8850" w:author="Phuong Giang" w:date="2012-02-22T21:36:00Z"/>
                <w:rFonts w:ascii="Times New Roman" w:hAnsi="Times New Roman" w:cs="Times New Roman"/>
                <w:i w:val="0"/>
                <w:color w:val="auto"/>
                <w:sz w:val="22"/>
                <w:szCs w:val="22"/>
                <w:rPrChange w:id="8851" w:author="Phuong Giang" w:date="2012-02-22T23:44:00Z">
                  <w:rPr>
                    <w:ins w:id="8852" w:author="Phuong Giang" w:date="2012-02-22T21:36:00Z"/>
                    <w:i w:val="0"/>
                    <w:color w:val="auto"/>
                    <w:sz w:val="18"/>
                    <w:szCs w:val="18"/>
                  </w:rPr>
                </w:rPrChange>
              </w:rPr>
            </w:pPr>
            <w:ins w:id="8853" w:author="Phuong Giang" w:date="2012-02-22T21:36:00Z">
              <w:r w:rsidRPr="001256D9">
                <w:rPr>
                  <w:rFonts w:ascii="Times New Roman" w:hAnsi="Times New Roman" w:cs="Times New Roman"/>
                  <w:i w:val="0"/>
                  <w:color w:val="auto"/>
                  <w:sz w:val="22"/>
                  <w:szCs w:val="22"/>
                  <w:rPrChange w:id="8854" w:author="Phuong Giang" w:date="2012-02-22T23:44:00Z">
                    <w:rPr>
                      <w:b/>
                      <w:bCs w:val="0"/>
                      <w:i w:val="0"/>
                      <w:color w:val="auto"/>
                      <w:sz w:val="18"/>
                      <w:szCs w:val="18"/>
                      <w:lang w:eastAsia="en-US"/>
                    </w:rPr>
                  </w:rPrChange>
                </w:rPr>
                <w:t>Public</w:t>
              </w:r>
            </w:ins>
          </w:p>
        </w:tc>
        <w:tc>
          <w:tcPr>
            <w:tcW w:w="4702" w:type="dxa"/>
            <w:tcPrChange w:id="8855" w:author="Phuong Giang" w:date="2012-02-22T23:30:00Z">
              <w:tcPr>
                <w:tcW w:w="4702" w:type="dxa"/>
              </w:tcPr>
            </w:tcPrChange>
          </w:tcPr>
          <w:p w:rsidR="0095718C" w:rsidRPr="001256D9" w:rsidRDefault="0095718C" w:rsidP="00995D66">
            <w:pPr>
              <w:pStyle w:val="comment"/>
              <w:ind w:left="0"/>
              <w:rPr>
                <w:ins w:id="8856" w:author="Phuong Giang" w:date="2012-02-22T21:36:00Z"/>
                <w:rFonts w:ascii="Times New Roman" w:hAnsi="Times New Roman" w:cs="Times New Roman"/>
                <w:i w:val="0"/>
                <w:color w:val="auto"/>
                <w:sz w:val="22"/>
                <w:szCs w:val="22"/>
                <w:rPrChange w:id="8857" w:author="Phuong Giang" w:date="2012-02-22T23:44:00Z">
                  <w:rPr>
                    <w:ins w:id="8858" w:author="Phuong Giang" w:date="2012-02-22T21:36:00Z"/>
                    <w:i w:val="0"/>
                    <w:color w:val="auto"/>
                    <w:sz w:val="18"/>
                    <w:szCs w:val="18"/>
                  </w:rPr>
                </w:rPrChange>
              </w:rPr>
            </w:pPr>
            <w:ins w:id="8859" w:author="Phuong Giang" w:date="2012-02-22T21:36:00Z">
              <w:r w:rsidRPr="001256D9">
                <w:rPr>
                  <w:rFonts w:ascii="Times New Roman" w:hAnsi="Times New Roman" w:cs="Times New Roman"/>
                  <w:i w:val="0"/>
                  <w:color w:val="auto"/>
                  <w:sz w:val="22"/>
                  <w:szCs w:val="22"/>
                  <w:rPrChange w:id="8860" w:author="Phuong Giang" w:date="2012-02-22T23:44:00Z">
                    <w:rPr>
                      <w:b/>
                      <w:bCs w:val="0"/>
                      <w:i w:val="0"/>
                      <w:color w:val="auto"/>
                      <w:sz w:val="18"/>
                      <w:szCs w:val="18"/>
                      <w:lang w:eastAsia="en-US"/>
                    </w:rPr>
                  </w:rPrChange>
                </w:rPr>
                <w:t>Save Command, bind to the Save button or context menu</w:t>
              </w:r>
            </w:ins>
          </w:p>
        </w:tc>
      </w:tr>
      <w:tr w:rsidR="0095718C" w:rsidRPr="001256D9" w:rsidTr="00F77673">
        <w:trPr>
          <w:ins w:id="8861" w:author="Phuong Giang" w:date="2012-02-22T21:36:00Z"/>
        </w:trPr>
        <w:tc>
          <w:tcPr>
            <w:tcW w:w="570" w:type="dxa"/>
            <w:tcPrChange w:id="8862" w:author="Phuong Giang" w:date="2012-02-22T23:30:00Z">
              <w:tcPr>
                <w:tcW w:w="570" w:type="dxa"/>
              </w:tcPr>
            </w:tcPrChange>
          </w:tcPr>
          <w:p w:rsidR="0095718C" w:rsidRPr="001256D9" w:rsidRDefault="0095718C" w:rsidP="00995D66">
            <w:pPr>
              <w:pStyle w:val="comment"/>
              <w:ind w:left="0"/>
              <w:rPr>
                <w:ins w:id="8863" w:author="Phuong Giang" w:date="2012-02-22T21:36:00Z"/>
                <w:rFonts w:ascii="Times New Roman" w:hAnsi="Times New Roman" w:cs="Times New Roman"/>
                <w:i w:val="0"/>
                <w:color w:val="auto"/>
                <w:sz w:val="22"/>
                <w:szCs w:val="22"/>
                <w:rPrChange w:id="8864" w:author="Phuong Giang" w:date="2012-02-22T23:44:00Z">
                  <w:rPr>
                    <w:ins w:id="8865" w:author="Phuong Giang" w:date="2012-02-22T21:36:00Z"/>
                    <w:i w:val="0"/>
                    <w:color w:val="auto"/>
                    <w:sz w:val="18"/>
                    <w:szCs w:val="18"/>
                  </w:rPr>
                </w:rPrChange>
              </w:rPr>
            </w:pPr>
            <w:ins w:id="8866" w:author="Phuong Giang" w:date="2012-02-22T21:36:00Z">
              <w:r w:rsidRPr="001256D9">
                <w:rPr>
                  <w:rFonts w:ascii="Times New Roman" w:hAnsi="Times New Roman" w:cs="Times New Roman"/>
                  <w:i w:val="0"/>
                  <w:color w:val="auto"/>
                  <w:sz w:val="22"/>
                  <w:szCs w:val="22"/>
                  <w:rPrChange w:id="8867" w:author="Phuong Giang" w:date="2012-02-22T23:44:00Z">
                    <w:rPr>
                      <w:b/>
                      <w:bCs w:val="0"/>
                      <w:i w:val="0"/>
                      <w:color w:val="auto"/>
                      <w:sz w:val="18"/>
                      <w:szCs w:val="18"/>
                      <w:lang w:eastAsia="en-US"/>
                    </w:rPr>
                  </w:rPrChange>
                </w:rPr>
                <w:t>11</w:t>
              </w:r>
            </w:ins>
          </w:p>
        </w:tc>
        <w:tc>
          <w:tcPr>
            <w:tcW w:w="1378" w:type="dxa"/>
            <w:tcPrChange w:id="8868" w:author="Phuong Giang" w:date="2012-02-22T23:30:00Z">
              <w:tcPr>
                <w:tcW w:w="1378" w:type="dxa"/>
              </w:tcPr>
            </w:tcPrChange>
          </w:tcPr>
          <w:p w:rsidR="0095718C" w:rsidRPr="001256D9" w:rsidRDefault="0095718C" w:rsidP="00995D66">
            <w:pPr>
              <w:pStyle w:val="comment"/>
              <w:ind w:left="0"/>
              <w:rPr>
                <w:ins w:id="8869" w:author="Phuong Giang" w:date="2012-02-22T21:36:00Z"/>
                <w:rFonts w:ascii="Times New Roman" w:hAnsi="Times New Roman" w:cs="Times New Roman"/>
                <w:i w:val="0"/>
                <w:color w:val="auto"/>
                <w:sz w:val="22"/>
                <w:szCs w:val="22"/>
                <w:rPrChange w:id="8870" w:author="Phuong Giang" w:date="2012-02-22T23:44:00Z">
                  <w:rPr>
                    <w:ins w:id="8871" w:author="Phuong Giang" w:date="2012-02-22T21:36:00Z"/>
                    <w:i w:val="0"/>
                    <w:color w:val="auto"/>
                    <w:sz w:val="18"/>
                    <w:szCs w:val="18"/>
                  </w:rPr>
                </w:rPrChange>
              </w:rPr>
            </w:pPr>
            <w:proofErr w:type="spellStart"/>
            <w:ins w:id="8872" w:author="Phuong Giang" w:date="2012-02-22T21:36:00Z">
              <w:r w:rsidRPr="001256D9">
                <w:rPr>
                  <w:rFonts w:ascii="Times New Roman" w:hAnsi="Times New Roman" w:cs="Times New Roman"/>
                  <w:i w:val="0"/>
                  <w:color w:val="auto"/>
                  <w:sz w:val="22"/>
                  <w:szCs w:val="22"/>
                  <w:rPrChange w:id="8873" w:author="Phuong Giang" w:date="2012-02-22T23:44:00Z">
                    <w:rPr>
                      <w:b/>
                      <w:bCs w:val="0"/>
                      <w:i w:val="0"/>
                      <w:color w:val="auto"/>
                      <w:sz w:val="18"/>
                      <w:szCs w:val="18"/>
                      <w:lang w:eastAsia="en-US"/>
                    </w:rPr>
                  </w:rPrChange>
                </w:rPr>
                <w:t>TeamSize</w:t>
              </w:r>
              <w:proofErr w:type="spellEnd"/>
            </w:ins>
          </w:p>
        </w:tc>
        <w:tc>
          <w:tcPr>
            <w:tcW w:w="832" w:type="dxa"/>
            <w:tcPrChange w:id="8874" w:author="Phuong Giang" w:date="2012-02-22T23:30:00Z">
              <w:tcPr>
                <w:tcW w:w="832" w:type="dxa"/>
              </w:tcPr>
            </w:tcPrChange>
          </w:tcPr>
          <w:p w:rsidR="0095718C" w:rsidRPr="001256D9" w:rsidRDefault="0095718C" w:rsidP="00995D66">
            <w:pPr>
              <w:pStyle w:val="comment"/>
              <w:ind w:left="0"/>
              <w:rPr>
                <w:ins w:id="8875" w:author="Phuong Giang" w:date="2012-02-22T21:36:00Z"/>
                <w:rFonts w:ascii="Times New Roman" w:hAnsi="Times New Roman" w:cs="Times New Roman"/>
                <w:i w:val="0"/>
                <w:color w:val="auto"/>
                <w:sz w:val="22"/>
                <w:szCs w:val="22"/>
                <w:rPrChange w:id="8876" w:author="Phuong Giang" w:date="2012-02-22T23:44:00Z">
                  <w:rPr>
                    <w:ins w:id="8877" w:author="Phuong Giang" w:date="2012-02-22T21:36:00Z"/>
                    <w:i w:val="0"/>
                    <w:color w:val="auto"/>
                    <w:sz w:val="18"/>
                    <w:szCs w:val="18"/>
                  </w:rPr>
                </w:rPrChange>
              </w:rPr>
            </w:pPr>
            <w:ins w:id="8878" w:author="Phuong Giang" w:date="2012-02-22T21:36:00Z">
              <w:r w:rsidRPr="001256D9">
                <w:rPr>
                  <w:rFonts w:ascii="Times New Roman" w:hAnsi="Times New Roman" w:cs="Times New Roman"/>
                  <w:i w:val="0"/>
                  <w:color w:val="auto"/>
                  <w:sz w:val="22"/>
                  <w:szCs w:val="22"/>
                  <w:rPrChange w:id="8879" w:author="Phuong Giang" w:date="2012-02-22T23:44:00Z">
                    <w:rPr>
                      <w:b/>
                      <w:bCs w:val="0"/>
                      <w:i w:val="0"/>
                      <w:color w:val="auto"/>
                      <w:sz w:val="18"/>
                      <w:szCs w:val="18"/>
                      <w:lang w:eastAsia="en-US"/>
                    </w:rPr>
                  </w:rPrChange>
                </w:rPr>
                <w:t>String</w:t>
              </w:r>
            </w:ins>
          </w:p>
        </w:tc>
        <w:tc>
          <w:tcPr>
            <w:tcW w:w="1142" w:type="dxa"/>
            <w:tcPrChange w:id="8880" w:author="Phuong Giang" w:date="2012-02-22T23:30:00Z">
              <w:tcPr>
                <w:tcW w:w="1142" w:type="dxa"/>
              </w:tcPr>
            </w:tcPrChange>
          </w:tcPr>
          <w:p w:rsidR="0095718C" w:rsidRPr="001256D9" w:rsidRDefault="0095718C" w:rsidP="00995D66">
            <w:pPr>
              <w:pStyle w:val="comment"/>
              <w:ind w:left="0"/>
              <w:rPr>
                <w:ins w:id="8881" w:author="Phuong Giang" w:date="2012-02-22T21:36:00Z"/>
                <w:rFonts w:ascii="Times New Roman" w:hAnsi="Times New Roman" w:cs="Times New Roman"/>
                <w:i w:val="0"/>
                <w:color w:val="auto"/>
                <w:sz w:val="22"/>
                <w:szCs w:val="22"/>
                <w:rPrChange w:id="8882" w:author="Phuong Giang" w:date="2012-02-22T23:44:00Z">
                  <w:rPr>
                    <w:ins w:id="8883" w:author="Phuong Giang" w:date="2012-02-22T21:36:00Z"/>
                    <w:i w:val="0"/>
                    <w:color w:val="auto"/>
                    <w:sz w:val="18"/>
                    <w:szCs w:val="18"/>
                  </w:rPr>
                </w:rPrChange>
              </w:rPr>
            </w:pPr>
          </w:p>
        </w:tc>
        <w:tc>
          <w:tcPr>
            <w:tcW w:w="952" w:type="dxa"/>
            <w:tcPrChange w:id="8884" w:author="Phuong Giang" w:date="2012-02-22T23:30:00Z">
              <w:tcPr>
                <w:tcW w:w="952" w:type="dxa"/>
              </w:tcPr>
            </w:tcPrChange>
          </w:tcPr>
          <w:p w:rsidR="0095718C" w:rsidRPr="001256D9" w:rsidRDefault="0095718C" w:rsidP="00995D66">
            <w:pPr>
              <w:pStyle w:val="comment"/>
              <w:ind w:left="0"/>
              <w:rPr>
                <w:ins w:id="8885" w:author="Phuong Giang" w:date="2012-02-22T21:36:00Z"/>
                <w:rFonts w:ascii="Times New Roman" w:hAnsi="Times New Roman" w:cs="Times New Roman"/>
                <w:i w:val="0"/>
                <w:color w:val="auto"/>
                <w:sz w:val="22"/>
                <w:szCs w:val="22"/>
                <w:rPrChange w:id="8886" w:author="Phuong Giang" w:date="2012-02-22T23:44:00Z">
                  <w:rPr>
                    <w:ins w:id="8887" w:author="Phuong Giang" w:date="2012-02-22T21:36:00Z"/>
                    <w:i w:val="0"/>
                    <w:color w:val="auto"/>
                    <w:sz w:val="18"/>
                    <w:szCs w:val="18"/>
                  </w:rPr>
                </w:rPrChange>
              </w:rPr>
            </w:pPr>
            <w:ins w:id="8888" w:author="Phuong Giang" w:date="2012-02-22T21:36:00Z">
              <w:r w:rsidRPr="001256D9">
                <w:rPr>
                  <w:rFonts w:ascii="Times New Roman" w:hAnsi="Times New Roman" w:cs="Times New Roman"/>
                  <w:i w:val="0"/>
                  <w:color w:val="auto"/>
                  <w:sz w:val="22"/>
                  <w:szCs w:val="22"/>
                  <w:rPrChange w:id="8889" w:author="Phuong Giang" w:date="2012-02-22T23:44:00Z">
                    <w:rPr>
                      <w:b/>
                      <w:bCs w:val="0"/>
                      <w:i w:val="0"/>
                      <w:color w:val="auto"/>
                      <w:sz w:val="18"/>
                      <w:szCs w:val="18"/>
                      <w:lang w:eastAsia="en-US"/>
                    </w:rPr>
                  </w:rPrChange>
                </w:rPr>
                <w:t>Public</w:t>
              </w:r>
            </w:ins>
          </w:p>
        </w:tc>
        <w:tc>
          <w:tcPr>
            <w:tcW w:w="4702" w:type="dxa"/>
            <w:tcPrChange w:id="8890" w:author="Phuong Giang" w:date="2012-02-22T23:30:00Z">
              <w:tcPr>
                <w:tcW w:w="4702" w:type="dxa"/>
              </w:tcPr>
            </w:tcPrChange>
          </w:tcPr>
          <w:p w:rsidR="0095718C" w:rsidRPr="001256D9" w:rsidRDefault="0095718C" w:rsidP="00995D66">
            <w:pPr>
              <w:pStyle w:val="comment"/>
              <w:ind w:left="0"/>
              <w:rPr>
                <w:ins w:id="8891" w:author="Phuong Giang" w:date="2012-02-22T21:36:00Z"/>
                <w:rFonts w:ascii="Times New Roman" w:hAnsi="Times New Roman" w:cs="Times New Roman"/>
                <w:i w:val="0"/>
                <w:color w:val="auto"/>
                <w:sz w:val="22"/>
                <w:szCs w:val="22"/>
                <w:rPrChange w:id="8892" w:author="Phuong Giang" w:date="2012-02-22T23:44:00Z">
                  <w:rPr>
                    <w:ins w:id="8893" w:author="Phuong Giang" w:date="2012-02-22T21:36:00Z"/>
                    <w:i w:val="0"/>
                    <w:color w:val="auto"/>
                    <w:sz w:val="18"/>
                    <w:szCs w:val="18"/>
                  </w:rPr>
                </w:rPrChange>
              </w:rPr>
            </w:pPr>
            <w:ins w:id="8894" w:author="Phuong Giang" w:date="2012-02-22T21:36:00Z">
              <w:r w:rsidRPr="001256D9">
                <w:rPr>
                  <w:rFonts w:ascii="Times New Roman" w:hAnsi="Times New Roman" w:cs="Times New Roman"/>
                  <w:i w:val="0"/>
                  <w:color w:val="auto"/>
                  <w:sz w:val="22"/>
                  <w:szCs w:val="22"/>
                  <w:rPrChange w:id="8895" w:author="Phuong Giang" w:date="2012-02-22T23:44:00Z">
                    <w:rPr>
                      <w:b/>
                      <w:bCs w:val="0"/>
                      <w:i w:val="0"/>
                      <w:color w:val="auto"/>
                      <w:sz w:val="18"/>
                      <w:szCs w:val="18"/>
                      <w:lang w:eastAsia="en-US"/>
                    </w:rPr>
                  </w:rPrChange>
                </w:rPr>
                <w:t>Teaching method’s team size</w:t>
              </w:r>
            </w:ins>
          </w:p>
        </w:tc>
      </w:tr>
      <w:tr w:rsidR="0095718C" w:rsidRPr="001256D9" w:rsidTr="00F77673">
        <w:trPr>
          <w:ins w:id="8896" w:author="Phuong Giang" w:date="2012-02-22T21:36:00Z"/>
        </w:trPr>
        <w:tc>
          <w:tcPr>
            <w:tcW w:w="570" w:type="dxa"/>
            <w:tcPrChange w:id="8897" w:author="Phuong Giang" w:date="2012-02-22T23:30:00Z">
              <w:tcPr>
                <w:tcW w:w="570" w:type="dxa"/>
              </w:tcPr>
            </w:tcPrChange>
          </w:tcPr>
          <w:p w:rsidR="0095718C" w:rsidRPr="001256D9" w:rsidRDefault="0095718C" w:rsidP="00995D66">
            <w:pPr>
              <w:pStyle w:val="comment"/>
              <w:ind w:left="0"/>
              <w:rPr>
                <w:ins w:id="8898" w:author="Phuong Giang" w:date="2012-02-22T21:36:00Z"/>
                <w:rFonts w:ascii="Times New Roman" w:hAnsi="Times New Roman" w:cs="Times New Roman"/>
                <w:i w:val="0"/>
                <w:color w:val="auto"/>
                <w:sz w:val="22"/>
                <w:szCs w:val="22"/>
                <w:rPrChange w:id="8899" w:author="Phuong Giang" w:date="2012-02-22T23:44:00Z">
                  <w:rPr>
                    <w:ins w:id="8900" w:author="Phuong Giang" w:date="2012-02-22T21:36:00Z"/>
                    <w:i w:val="0"/>
                    <w:color w:val="auto"/>
                    <w:sz w:val="18"/>
                    <w:szCs w:val="18"/>
                  </w:rPr>
                </w:rPrChange>
              </w:rPr>
            </w:pPr>
            <w:ins w:id="8901" w:author="Phuong Giang" w:date="2012-02-22T21:36:00Z">
              <w:r w:rsidRPr="001256D9">
                <w:rPr>
                  <w:rFonts w:ascii="Times New Roman" w:hAnsi="Times New Roman" w:cs="Times New Roman"/>
                  <w:i w:val="0"/>
                  <w:color w:val="auto"/>
                  <w:sz w:val="22"/>
                  <w:szCs w:val="22"/>
                  <w:rPrChange w:id="8902" w:author="Phuong Giang" w:date="2012-02-22T23:44:00Z">
                    <w:rPr>
                      <w:b/>
                      <w:bCs w:val="0"/>
                      <w:i w:val="0"/>
                      <w:color w:val="auto"/>
                      <w:sz w:val="18"/>
                      <w:szCs w:val="18"/>
                      <w:lang w:eastAsia="en-US"/>
                    </w:rPr>
                  </w:rPrChange>
                </w:rPr>
                <w:t>12</w:t>
              </w:r>
            </w:ins>
          </w:p>
        </w:tc>
        <w:tc>
          <w:tcPr>
            <w:tcW w:w="1378" w:type="dxa"/>
            <w:tcPrChange w:id="8903" w:author="Phuong Giang" w:date="2012-02-22T23:30:00Z">
              <w:tcPr>
                <w:tcW w:w="1378" w:type="dxa"/>
              </w:tcPr>
            </w:tcPrChange>
          </w:tcPr>
          <w:p w:rsidR="0095718C" w:rsidRPr="001256D9" w:rsidRDefault="0095718C" w:rsidP="00995D66">
            <w:pPr>
              <w:pStyle w:val="comment"/>
              <w:ind w:left="0"/>
              <w:rPr>
                <w:ins w:id="8904" w:author="Phuong Giang" w:date="2012-02-22T21:36:00Z"/>
                <w:rFonts w:ascii="Times New Roman" w:hAnsi="Times New Roman" w:cs="Times New Roman"/>
                <w:i w:val="0"/>
                <w:color w:val="auto"/>
                <w:sz w:val="22"/>
                <w:szCs w:val="22"/>
                <w:rPrChange w:id="8905" w:author="Phuong Giang" w:date="2012-02-22T23:44:00Z">
                  <w:rPr>
                    <w:ins w:id="8906" w:author="Phuong Giang" w:date="2012-02-22T21:36:00Z"/>
                    <w:i w:val="0"/>
                    <w:color w:val="auto"/>
                    <w:sz w:val="18"/>
                    <w:szCs w:val="18"/>
                  </w:rPr>
                </w:rPrChange>
              </w:rPr>
            </w:pPr>
            <w:ins w:id="8907" w:author="Phuong Giang" w:date="2012-02-22T21:36:00Z">
              <w:r w:rsidRPr="001256D9">
                <w:rPr>
                  <w:rFonts w:ascii="Times New Roman" w:hAnsi="Times New Roman" w:cs="Times New Roman"/>
                  <w:i w:val="0"/>
                  <w:color w:val="auto"/>
                  <w:sz w:val="22"/>
                  <w:szCs w:val="22"/>
                  <w:rPrChange w:id="8908" w:author="Phuong Giang" w:date="2012-02-22T23:44:00Z">
                    <w:rPr>
                      <w:b/>
                      <w:bCs w:val="0"/>
                      <w:i w:val="0"/>
                      <w:color w:val="auto"/>
                      <w:sz w:val="18"/>
                      <w:szCs w:val="18"/>
                      <w:lang w:eastAsia="en-US"/>
                    </w:rPr>
                  </w:rPrChange>
                </w:rPr>
                <w:t>Tools</w:t>
              </w:r>
            </w:ins>
          </w:p>
        </w:tc>
        <w:tc>
          <w:tcPr>
            <w:tcW w:w="832" w:type="dxa"/>
            <w:tcPrChange w:id="8909" w:author="Phuong Giang" w:date="2012-02-22T23:30:00Z">
              <w:tcPr>
                <w:tcW w:w="832" w:type="dxa"/>
              </w:tcPr>
            </w:tcPrChange>
          </w:tcPr>
          <w:p w:rsidR="0095718C" w:rsidRPr="001256D9" w:rsidRDefault="0095718C" w:rsidP="00995D66">
            <w:pPr>
              <w:pStyle w:val="comment"/>
              <w:ind w:left="0"/>
              <w:rPr>
                <w:ins w:id="8910" w:author="Phuong Giang" w:date="2012-02-22T21:36:00Z"/>
                <w:rFonts w:ascii="Times New Roman" w:hAnsi="Times New Roman" w:cs="Times New Roman"/>
                <w:i w:val="0"/>
                <w:color w:val="auto"/>
                <w:sz w:val="22"/>
                <w:szCs w:val="22"/>
                <w:rPrChange w:id="8911" w:author="Phuong Giang" w:date="2012-02-22T23:44:00Z">
                  <w:rPr>
                    <w:ins w:id="8912" w:author="Phuong Giang" w:date="2012-02-22T21:36:00Z"/>
                    <w:i w:val="0"/>
                    <w:color w:val="auto"/>
                    <w:sz w:val="18"/>
                    <w:szCs w:val="18"/>
                  </w:rPr>
                </w:rPrChange>
              </w:rPr>
            </w:pPr>
            <w:ins w:id="8913" w:author="Phuong Giang" w:date="2012-02-22T21:36:00Z">
              <w:r w:rsidRPr="001256D9">
                <w:rPr>
                  <w:rFonts w:ascii="Times New Roman" w:hAnsi="Times New Roman" w:cs="Times New Roman"/>
                  <w:i w:val="0"/>
                  <w:color w:val="auto"/>
                  <w:sz w:val="22"/>
                  <w:szCs w:val="22"/>
                  <w:rPrChange w:id="8914" w:author="Phuong Giang" w:date="2012-02-22T23:44:00Z">
                    <w:rPr>
                      <w:b/>
                      <w:bCs w:val="0"/>
                      <w:i w:val="0"/>
                      <w:color w:val="auto"/>
                      <w:sz w:val="18"/>
                      <w:szCs w:val="18"/>
                      <w:lang w:eastAsia="en-US"/>
                    </w:rPr>
                  </w:rPrChange>
                </w:rPr>
                <w:t>String</w:t>
              </w:r>
            </w:ins>
          </w:p>
        </w:tc>
        <w:tc>
          <w:tcPr>
            <w:tcW w:w="1142" w:type="dxa"/>
            <w:tcPrChange w:id="8915" w:author="Phuong Giang" w:date="2012-02-22T23:30:00Z">
              <w:tcPr>
                <w:tcW w:w="1142" w:type="dxa"/>
              </w:tcPr>
            </w:tcPrChange>
          </w:tcPr>
          <w:p w:rsidR="0095718C" w:rsidRPr="001256D9" w:rsidRDefault="0095718C" w:rsidP="00995D66">
            <w:pPr>
              <w:pStyle w:val="comment"/>
              <w:ind w:left="0"/>
              <w:rPr>
                <w:ins w:id="8916" w:author="Phuong Giang" w:date="2012-02-22T21:36:00Z"/>
                <w:rFonts w:ascii="Times New Roman" w:hAnsi="Times New Roman" w:cs="Times New Roman"/>
                <w:i w:val="0"/>
                <w:color w:val="auto"/>
                <w:sz w:val="22"/>
                <w:szCs w:val="22"/>
                <w:rPrChange w:id="8917" w:author="Phuong Giang" w:date="2012-02-22T23:44:00Z">
                  <w:rPr>
                    <w:ins w:id="8918" w:author="Phuong Giang" w:date="2012-02-22T21:36:00Z"/>
                    <w:i w:val="0"/>
                    <w:color w:val="auto"/>
                    <w:sz w:val="18"/>
                    <w:szCs w:val="18"/>
                  </w:rPr>
                </w:rPrChange>
              </w:rPr>
            </w:pPr>
          </w:p>
        </w:tc>
        <w:tc>
          <w:tcPr>
            <w:tcW w:w="952" w:type="dxa"/>
            <w:tcPrChange w:id="8919" w:author="Phuong Giang" w:date="2012-02-22T23:30:00Z">
              <w:tcPr>
                <w:tcW w:w="952" w:type="dxa"/>
              </w:tcPr>
            </w:tcPrChange>
          </w:tcPr>
          <w:p w:rsidR="0095718C" w:rsidRPr="001256D9" w:rsidRDefault="0095718C" w:rsidP="00995D66">
            <w:pPr>
              <w:pStyle w:val="comment"/>
              <w:ind w:left="0"/>
              <w:rPr>
                <w:ins w:id="8920" w:author="Phuong Giang" w:date="2012-02-22T21:36:00Z"/>
                <w:rFonts w:ascii="Times New Roman" w:hAnsi="Times New Roman" w:cs="Times New Roman"/>
                <w:i w:val="0"/>
                <w:color w:val="auto"/>
                <w:sz w:val="22"/>
                <w:szCs w:val="22"/>
                <w:rPrChange w:id="8921" w:author="Phuong Giang" w:date="2012-02-22T23:44:00Z">
                  <w:rPr>
                    <w:ins w:id="8922" w:author="Phuong Giang" w:date="2012-02-22T21:36:00Z"/>
                    <w:i w:val="0"/>
                    <w:color w:val="auto"/>
                    <w:sz w:val="18"/>
                    <w:szCs w:val="18"/>
                  </w:rPr>
                </w:rPrChange>
              </w:rPr>
            </w:pPr>
            <w:ins w:id="8923" w:author="Phuong Giang" w:date="2012-02-22T21:36:00Z">
              <w:r w:rsidRPr="001256D9">
                <w:rPr>
                  <w:rFonts w:ascii="Times New Roman" w:hAnsi="Times New Roman" w:cs="Times New Roman"/>
                  <w:i w:val="0"/>
                  <w:color w:val="auto"/>
                  <w:sz w:val="22"/>
                  <w:szCs w:val="22"/>
                  <w:rPrChange w:id="8924" w:author="Phuong Giang" w:date="2012-02-22T23:44:00Z">
                    <w:rPr>
                      <w:b/>
                      <w:bCs w:val="0"/>
                      <w:i w:val="0"/>
                      <w:color w:val="auto"/>
                      <w:sz w:val="18"/>
                      <w:szCs w:val="18"/>
                      <w:lang w:eastAsia="en-US"/>
                    </w:rPr>
                  </w:rPrChange>
                </w:rPr>
                <w:t>Public</w:t>
              </w:r>
            </w:ins>
          </w:p>
        </w:tc>
        <w:tc>
          <w:tcPr>
            <w:tcW w:w="4702" w:type="dxa"/>
            <w:tcPrChange w:id="8925" w:author="Phuong Giang" w:date="2012-02-22T23:30:00Z">
              <w:tcPr>
                <w:tcW w:w="4702" w:type="dxa"/>
              </w:tcPr>
            </w:tcPrChange>
          </w:tcPr>
          <w:p w:rsidR="0095718C" w:rsidRPr="001256D9" w:rsidRDefault="0095718C" w:rsidP="00995D66">
            <w:pPr>
              <w:pStyle w:val="comment"/>
              <w:ind w:left="0"/>
              <w:rPr>
                <w:ins w:id="8926" w:author="Phuong Giang" w:date="2012-02-22T21:36:00Z"/>
                <w:rFonts w:ascii="Times New Roman" w:hAnsi="Times New Roman" w:cs="Times New Roman"/>
                <w:i w:val="0"/>
                <w:color w:val="auto"/>
                <w:sz w:val="22"/>
                <w:szCs w:val="22"/>
                <w:rPrChange w:id="8927" w:author="Phuong Giang" w:date="2012-02-22T23:44:00Z">
                  <w:rPr>
                    <w:ins w:id="8928" w:author="Phuong Giang" w:date="2012-02-22T21:36:00Z"/>
                    <w:i w:val="0"/>
                    <w:color w:val="auto"/>
                    <w:sz w:val="18"/>
                    <w:szCs w:val="18"/>
                  </w:rPr>
                </w:rPrChange>
              </w:rPr>
            </w:pPr>
            <w:ins w:id="8929" w:author="Phuong Giang" w:date="2012-02-22T21:36:00Z">
              <w:r w:rsidRPr="001256D9">
                <w:rPr>
                  <w:rFonts w:ascii="Times New Roman" w:hAnsi="Times New Roman" w:cs="Times New Roman"/>
                  <w:i w:val="0"/>
                  <w:color w:val="auto"/>
                  <w:sz w:val="22"/>
                  <w:szCs w:val="22"/>
                  <w:rPrChange w:id="8930" w:author="Phuong Giang" w:date="2012-02-22T23:44:00Z">
                    <w:rPr>
                      <w:b/>
                      <w:bCs w:val="0"/>
                      <w:i w:val="0"/>
                      <w:color w:val="auto"/>
                      <w:sz w:val="18"/>
                      <w:szCs w:val="18"/>
                      <w:lang w:eastAsia="en-US"/>
                    </w:rPr>
                  </w:rPrChange>
                </w:rPr>
                <w:t>Necessary tools for this teaching method</w:t>
              </w:r>
            </w:ins>
          </w:p>
        </w:tc>
      </w:tr>
      <w:tr w:rsidR="0095718C" w:rsidRPr="001256D9" w:rsidTr="00F77673">
        <w:trPr>
          <w:ins w:id="8931" w:author="Phuong Giang" w:date="2012-02-22T21:36:00Z"/>
        </w:trPr>
        <w:tc>
          <w:tcPr>
            <w:tcW w:w="570" w:type="dxa"/>
            <w:tcPrChange w:id="8932" w:author="Phuong Giang" w:date="2012-02-22T23:30:00Z">
              <w:tcPr>
                <w:tcW w:w="570" w:type="dxa"/>
              </w:tcPr>
            </w:tcPrChange>
          </w:tcPr>
          <w:p w:rsidR="0095718C" w:rsidRPr="001256D9" w:rsidRDefault="0095718C" w:rsidP="00995D66">
            <w:pPr>
              <w:pStyle w:val="comment"/>
              <w:ind w:left="0"/>
              <w:rPr>
                <w:ins w:id="8933" w:author="Phuong Giang" w:date="2012-02-22T21:36:00Z"/>
                <w:rFonts w:ascii="Times New Roman" w:hAnsi="Times New Roman" w:cs="Times New Roman"/>
                <w:i w:val="0"/>
                <w:color w:val="auto"/>
                <w:sz w:val="22"/>
                <w:szCs w:val="22"/>
                <w:rPrChange w:id="8934" w:author="Phuong Giang" w:date="2012-02-22T23:44:00Z">
                  <w:rPr>
                    <w:ins w:id="8935" w:author="Phuong Giang" w:date="2012-02-22T21:36:00Z"/>
                    <w:i w:val="0"/>
                    <w:color w:val="auto"/>
                    <w:sz w:val="18"/>
                    <w:szCs w:val="18"/>
                  </w:rPr>
                </w:rPrChange>
              </w:rPr>
            </w:pPr>
            <w:ins w:id="8936" w:author="Phuong Giang" w:date="2012-02-22T21:36:00Z">
              <w:r w:rsidRPr="001256D9">
                <w:rPr>
                  <w:rFonts w:ascii="Times New Roman" w:hAnsi="Times New Roman" w:cs="Times New Roman"/>
                  <w:i w:val="0"/>
                  <w:color w:val="auto"/>
                  <w:sz w:val="22"/>
                  <w:szCs w:val="22"/>
                  <w:rPrChange w:id="8937" w:author="Phuong Giang" w:date="2012-02-22T23:44:00Z">
                    <w:rPr>
                      <w:b/>
                      <w:bCs w:val="0"/>
                      <w:i w:val="0"/>
                      <w:color w:val="auto"/>
                      <w:sz w:val="18"/>
                      <w:szCs w:val="18"/>
                      <w:lang w:eastAsia="en-US"/>
                    </w:rPr>
                  </w:rPrChange>
                </w:rPr>
                <w:t>13</w:t>
              </w:r>
            </w:ins>
          </w:p>
        </w:tc>
        <w:tc>
          <w:tcPr>
            <w:tcW w:w="1378" w:type="dxa"/>
            <w:tcPrChange w:id="8938" w:author="Phuong Giang" w:date="2012-02-22T23:30:00Z">
              <w:tcPr>
                <w:tcW w:w="1378" w:type="dxa"/>
              </w:tcPr>
            </w:tcPrChange>
          </w:tcPr>
          <w:p w:rsidR="0095718C" w:rsidRPr="001256D9" w:rsidRDefault="0095718C" w:rsidP="00995D66">
            <w:pPr>
              <w:pStyle w:val="comment"/>
              <w:ind w:left="0"/>
              <w:rPr>
                <w:ins w:id="8939" w:author="Phuong Giang" w:date="2012-02-22T21:36:00Z"/>
                <w:rFonts w:ascii="Times New Roman" w:hAnsi="Times New Roman" w:cs="Times New Roman"/>
                <w:i w:val="0"/>
                <w:color w:val="auto"/>
                <w:sz w:val="22"/>
                <w:szCs w:val="22"/>
                <w:rPrChange w:id="8940" w:author="Phuong Giang" w:date="2012-02-22T23:44:00Z">
                  <w:rPr>
                    <w:ins w:id="8941" w:author="Phuong Giang" w:date="2012-02-22T21:36:00Z"/>
                    <w:i w:val="0"/>
                    <w:color w:val="auto"/>
                    <w:sz w:val="18"/>
                    <w:szCs w:val="18"/>
                  </w:rPr>
                </w:rPrChange>
              </w:rPr>
            </w:pPr>
            <w:ins w:id="8942" w:author="Phuong Giang" w:date="2012-02-22T21:36:00Z">
              <w:r w:rsidRPr="001256D9">
                <w:rPr>
                  <w:rFonts w:ascii="Times New Roman" w:hAnsi="Times New Roman" w:cs="Times New Roman"/>
                  <w:i w:val="0"/>
                  <w:color w:val="auto"/>
                  <w:sz w:val="22"/>
                  <w:szCs w:val="22"/>
                  <w:rPrChange w:id="8943" w:author="Phuong Giang" w:date="2012-02-22T23:44:00Z">
                    <w:rPr>
                      <w:b/>
                      <w:bCs w:val="0"/>
                      <w:i w:val="0"/>
                      <w:color w:val="auto"/>
                      <w:sz w:val="18"/>
                      <w:szCs w:val="18"/>
                      <w:lang w:eastAsia="en-US"/>
                    </w:rPr>
                  </w:rPrChange>
                </w:rPr>
                <w:t>_</w:t>
              </w:r>
              <w:proofErr w:type="spellStart"/>
              <w:r w:rsidRPr="001256D9">
                <w:rPr>
                  <w:rFonts w:ascii="Times New Roman" w:hAnsi="Times New Roman" w:cs="Times New Roman"/>
                  <w:i w:val="0"/>
                  <w:color w:val="auto"/>
                  <w:sz w:val="22"/>
                  <w:szCs w:val="22"/>
                  <w:rPrChange w:id="8944" w:author="Phuong Giang" w:date="2012-02-22T23:44:00Z">
                    <w:rPr>
                      <w:b/>
                      <w:bCs w:val="0"/>
                      <w:i w:val="0"/>
                      <w:color w:val="auto"/>
                      <w:sz w:val="18"/>
                      <w:szCs w:val="18"/>
                      <w:lang w:eastAsia="en-US"/>
                    </w:rPr>
                  </w:rPrChange>
                </w:rPr>
                <w:t>teachingMethod</w:t>
              </w:r>
              <w:proofErr w:type="spellEnd"/>
            </w:ins>
          </w:p>
        </w:tc>
        <w:tc>
          <w:tcPr>
            <w:tcW w:w="832" w:type="dxa"/>
            <w:tcPrChange w:id="8945" w:author="Phuong Giang" w:date="2012-02-22T23:30:00Z">
              <w:tcPr>
                <w:tcW w:w="832" w:type="dxa"/>
              </w:tcPr>
            </w:tcPrChange>
          </w:tcPr>
          <w:p w:rsidR="0095718C" w:rsidRPr="001256D9" w:rsidRDefault="0095718C" w:rsidP="00995D66">
            <w:pPr>
              <w:pStyle w:val="comment"/>
              <w:ind w:left="0"/>
              <w:rPr>
                <w:ins w:id="8946" w:author="Phuong Giang" w:date="2012-02-22T21:36:00Z"/>
                <w:rFonts w:ascii="Times New Roman" w:hAnsi="Times New Roman" w:cs="Times New Roman"/>
                <w:i w:val="0"/>
                <w:color w:val="auto"/>
                <w:sz w:val="22"/>
                <w:szCs w:val="22"/>
                <w:rPrChange w:id="8947" w:author="Phuong Giang" w:date="2012-02-22T23:44:00Z">
                  <w:rPr>
                    <w:ins w:id="8948" w:author="Phuong Giang" w:date="2012-02-22T21:36:00Z"/>
                    <w:i w:val="0"/>
                    <w:color w:val="auto"/>
                    <w:sz w:val="18"/>
                    <w:szCs w:val="18"/>
                  </w:rPr>
                </w:rPrChange>
              </w:rPr>
            </w:pPr>
            <w:proofErr w:type="spellStart"/>
            <w:ins w:id="8949" w:author="Phuong Giang" w:date="2012-02-22T21:36:00Z">
              <w:r w:rsidRPr="001256D9">
                <w:rPr>
                  <w:rFonts w:ascii="Times New Roman" w:hAnsi="Times New Roman" w:cs="Times New Roman"/>
                  <w:i w:val="0"/>
                  <w:color w:val="auto"/>
                  <w:sz w:val="22"/>
                  <w:szCs w:val="22"/>
                  <w:rPrChange w:id="8950" w:author="Phuong Giang" w:date="2012-02-22T23:44:00Z">
                    <w:rPr>
                      <w:b/>
                      <w:bCs w:val="0"/>
                      <w:i w:val="0"/>
                      <w:color w:val="auto"/>
                      <w:sz w:val="18"/>
                      <w:szCs w:val="18"/>
                      <w:lang w:eastAsia="en-US"/>
                    </w:rPr>
                  </w:rPrChange>
                </w:rPr>
                <w:t>TeachingMethod</w:t>
              </w:r>
              <w:proofErr w:type="spellEnd"/>
            </w:ins>
          </w:p>
        </w:tc>
        <w:tc>
          <w:tcPr>
            <w:tcW w:w="1142" w:type="dxa"/>
            <w:tcPrChange w:id="8951" w:author="Phuong Giang" w:date="2012-02-22T23:30:00Z">
              <w:tcPr>
                <w:tcW w:w="1142" w:type="dxa"/>
              </w:tcPr>
            </w:tcPrChange>
          </w:tcPr>
          <w:p w:rsidR="0095718C" w:rsidRPr="001256D9" w:rsidRDefault="0095718C" w:rsidP="00995D66">
            <w:pPr>
              <w:pStyle w:val="comment"/>
              <w:ind w:left="0"/>
              <w:rPr>
                <w:ins w:id="8952" w:author="Phuong Giang" w:date="2012-02-22T21:36:00Z"/>
                <w:rFonts w:ascii="Times New Roman" w:hAnsi="Times New Roman" w:cs="Times New Roman"/>
                <w:i w:val="0"/>
                <w:color w:val="auto"/>
                <w:sz w:val="22"/>
                <w:szCs w:val="22"/>
                <w:rPrChange w:id="8953" w:author="Phuong Giang" w:date="2012-02-22T23:44:00Z">
                  <w:rPr>
                    <w:ins w:id="8954" w:author="Phuong Giang" w:date="2012-02-22T21:36:00Z"/>
                    <w:i w:val="0"/>
                    <w:color w:val="auto"/>
                    <w:sz w:val="18"/>
                    <w:szCs w:val="18"/>
                  </w:rPr>
                </w:rPrChange>
              </w:rPr>
            </w:pPr>
          </w:p>
        </w:tc>
        <w:tc>
          <w:tcPr>
            <w:tcW w:w="952" w:type="dxa"/>
            <w:tcPrChange w:id="8955" w:author="Phuong Giang" w:date="2012-02-22T23:30:00Z">
              <w:tcPr>
                <w:tcW w:w="952" w:type="dxa"/>
              </w:tcPr>
            </w:tcPrChange>
          </w:tcPr>
          <w:p w:rsidR="0095718C" w:rsidRPr="001256D9" w:rsidRDefault="0095718C" w:rsidP="00995D66">
            <w:pPr>
              <w:pStyle w:val="comment"/>
              <w:ind w:left="0"/>
              <w:rPr>
                <w:ins w:id="8956" w:author="Phuong Giang" w:date="2012-02-22T21:36:00Z"/>
                <w:rFonts w:ascii="Times New Roman" w:hAnsi="Times New Roman" w:cs="Times New Roman"/>
                <w:i w:val="0"/>
                <w:color w:val="auto"/>
                <w:sz w:val="22"/>
                <w:szCs w:val="22"/>
                <w:rPrChange w:id="8957" w:author="Phuong Giang" w:date="2012-02-22T23:44:00Z">
                  <w:rPr>
                    <w:ins w:id="8958" w:author="Phuong Giang" w:date="2012-02-22T21:36:00Z"/>
                    <w:i w:val="0"/>
                    <w:color w:val="auto"/>
                    <w:sz w:val="18"/>
                    <w:szCs w:val="18"/>
                  </w:rPr>
                </w:rPrChange>
              </w:rPr>
            </w:pPr>
            <w:ins w:id="8959" w:author="Phuong Giang" w:date="2012-02-22T21:36:00Z">
              <w:r w:rsidRPr="001256D9">
                <w:rPr>
                  <w:rFonts w:ascii="Times New Roman" w:hAnsi="Times New Roman" w:cs="Times New Roman"/>
                  <w:i w:val="0"/>
                  <w:color w:val="auto"/>
                  <w:sz w:val="22"/>
                  <w:szCs w:val="22"/>
                  <w:rPrChange w:id="8960" w:author="Phuong Giang" w:date="2012-02-22T23:44:00Z">
                    <w:rPr>
                      <w:b/>
                      <w:bCs w:val="0"/>
                      <w:i w:val="0"/>
                      <w:color w:val="auto"/>
                      <w:sz w:val="18"/>
                      <w:szCs w:val="18"/>
                      <w:lang w:eastAsia="en-US"/>
                    </w:rPr>
                  </w:rPrChange>
                </w:rPr>
                <w:t>Private</w:t>
              </w:r>
            </w:ins>
          </w:p>
        </w:tc>
        <w:tc>
          <w:tcPr>
            <w:tcW w:w="4702" w:type="dxa"/>
            <w:tcPrChange w:id="8961" w:author="Phuong Giang" w:date="2012-02-22T23:30:00Z">
              <w:tcPr>
                <w:tcW w:w="4702" w:type="dxa"/>
              </w:tcPr>
            </w:tcPrChange>
          </w:tcPr>
          <w:p w:rsidR="0095718C" w:rsidRPr="001256D9" w:rsidRDefault="0095718C" w:rsidP="00995D66">
            <w:pPr>
              <w:pStyle w:val="comment"/>
              <w:ind w:left="0"/>
              <w:rPr>
                <w:ins w:id="8962" w:author="Phuong Giang" w:date="2012-02-22T21:36:00Z"/>
                <w:rFonts w:ascii="Times New Roman" w:hAnsi="Times New Roman" w:cs="Times New Roman"/>
                <w:i w:val="0"/>
                <w:color w:val="auto"/>
                <w:sz w:val="22"/>
                <w:szCs w:val="22"/>
                <w:rPrChange w:id="8963" w:author="Phuong Giang" w:date="2012-02-22T23:44:00Z">
                  <w:rPr>
                    <w:ins w:id="8964" w:author="Phuong Giang" w:date="2012-02-22T21:36:00Z"/>
                    <w:i w:val="0"/>
                    <w:color w:val="auto"/>
                    <w:sz w:val="18"/>
                    <w:szCs w:val="18"/>
                  </w:rPr>
                </w:rPrChange>
              </w:rPr>
            </w:pPr>
            <w:ins w:id="8965" w:author="Phuong Giang" w:date="2012-02-22T21:36:00Z">
              <w:r w:rsidRPr="001256D9">
                <w:rPr>
                  <w:rFonts w:ascii="Times New Roman" w:hAnsi="Times New Roman" w:cs="Times New Roman"/>
                  <w:i w:val="0"/>
                  <w:color w:val="auto"/>
                  <w:sz w:val="22"/>
                  <w:szCs w:val="22"/>
                  <w:rPrChange w:id="8966" w:author="Phuong Giang" w:date="2012-02-22T23:44:00Z">
                    <w:rPr>
                      <w:b/>
                      <w:bCs w:val="0"/>
                      <w:i w:val="0"/>
                      <w:color w:val="auto"/>
                      <w:sz w:val="18"/>
                      <w:szCs w:val="18"/>
                      <w:lang w:eastAsia="en-US"/>
                    </w:rPr>
                  </w:rPrChange>
                </w:rPr>
                <w:t>An object represent the working teaching method</w:t>
              </w:r>
            </w:ins>
          </w:p>
        </w:tc>
      </w:tr>
      <w:tr w:rsidR="0095718C" w:rsidRPr="001256D9" w:rsidTr="00F77673">
        <w:trPr>
          <w:ins w:id="8967" w:author="Phuong Giang" w:date="2012-02-22T21:36:00Z"/>
        </w:trPr>
        <w:tc>
          <w:tcPr>
            <w:tcW w:w="570" w:type="dxa"/>
            <w:tcPrChange w:id="8968" w:author="Phuong Giang" w:date="2012-02-22T23:30:00Z">
              <w:tcPr>
                <w:tcW w:w="570" w:type="dxa"/>
              </w:tcPr>
            </w:tcPrChange>
          </w:tcPr>
          <w:p w:rsidR="0095718C" w:rsidRPr="001256D9" w:rsidRDefault="0095718C" w:rsidP="00995D66">
            <w:pPr>
              <w:pStyle w:val="comment"/>
              <w:ind w:left="0"/>
              <w:rPr>
                <w:ins w:id="8969" w:author="Phuong Giang" w:date="2012-02-22T21:36:00Z"/>
                <w:rFonts w:ascii="Times New Roman" w:hAnsi="Times New Roman" w:cs="Times New Roman"/>
                <w:i w:val="0"/>
                <w:color w:val="auto"/>
                <w:sz w:val="22"/>
                <w:szCs w:val="22"/>
                <w:rPrChange w:id="8970" w:author="Phuong Giang" w:date="2012-02-22T23:44:00Z">
                  <w:rPr>
                    <w:ins w:id="8971" w:author="Phuong Giang" w:date="2012-02-22T21:36:00Z"/>
                    <w:i w:val="0"/>
                    <w:color w:val="auto"/>
                    <w:sz w:val="18"/>
                    <w:szCs w:val="18"/>
                  </w:rPr>
                </w:rPrChange>
              </w:rPr>
            </w:pPr>
            <w:ins w:id="8972" w:author="Phuong Giang" w:date="2012-02-22T21:36:00Z">
              <w:r w:rsidRPr="001256D9">
                <w:rPr>
                  <w:rFonts w:ascii="Times New Roman" w:hAnsi="Times New Roman" w:cs="Times New Roman"/>
                  <w:i w:val="0"/>
                  <w:color w:val="auto"/>
                  <w:sz w:val="22"/>
                  <w:szCs w:val="22"/>
                  <w:rPrChange w:id="8973" w:author="Phuong Giang" w:date="2012-02-22T23:44:00Z">
                    <w:rPr>
                      <w:b/>
                      <w:bCs w:val="0"/>
                      <w:i w:val="0"/>
                      <w:color w:val="auto"/>
                      <w:sz w:val="18"/>
                      <w:szCs w:val="18"/>
                      <w:lang w:eastAsia="en-US"/>
                    </w:rPr>
                  </w:rPrChange>
                </w:rPr>
                <w:t>14</w:t>
              </w:r>
            </w:ins>
          </w:p>
        </w:tc>
        <w:tc>
          <w:tcPr>
            <w:tcW w:w="1378" w:type="dxa"/>
            <w:tcPrChange w:id="8974" w:author="Phuong Giang" w:date="2012-02-22T23:30:00Z">
              <w:tcPr>
                <w:tcW w:w="1378" w:type="dxa"/>
              </w:tcPr>
            </w:tcPrChange>
          </w:tcPr>
          <w:p w:rsidR="0095718C" w:rsidRPr="001256D9" w:rsidRDefault="0095718C" w:rsidP="00995D66">
            <w:pPr>
              <w:pStyle w:val="comment"/>
              <w:ind w:left="0"/>
              <w:rPr>
                <w:ins w:id="8975" w:author="Phuong Giang" w:date="2012-02-22T21:36:00Z"/>
                <w:rFonts w:ascii="Times New Roman" w:hAnsi="Times New Roman" w:cs="Times New Roman"/>
                <w:i w:val="0"/>
                <w:color w:val="auto"/>
                <w:sz w:val="22"/>
                <w:szCs w:val="22"/>
                <w:rPrChange w:id="8976" w:author="Phuong Giang" w:date="2012-02-22T23:44:00Z">
                  <w:rPr>
                    <w:ins w:id="8977" w:author="Phuong Giang" w:date="2012-02-22T21:36:00Z"/>
                    <w:i w:val="0"/>
                    <w:color w:val="auto"/>
                    <w:sz w:val="18"/>
                    <w:szCs w:val="18"/>
                  </w:rPr>
                </w:rPrChange>
              </w:rPr>
            </w:pPr>
            <w:ins w:id="8978" w:author="Phuong Giang" w:date="2012-02-22T21:36:00Z">
              <w:r w:rsidRPr="001256D9">
                <w:rPr>
                  <w:rFonts w:ascii="Times New Roman" w:hAnsi="Times New Roman" w:cs="Times New Roman"/>
                  <w:i w:val="0"/>
                  <w:color w:val="auto"/>
                  <w:sz w:val="22"/>
                  <w:szCs w:val="22"/>
                  <w:rPrChange w:id="8979" w:author="Phuong Giang" w:date="2012-02-22T23:44:00Z">
                    <w:rPr>
                      <w:b/>
                      <w:bCs w:val="0"/>
                      <w:i w:val="0"/>
                      <w:color w:val="auto"/>
                      <w:sz w:val="18"/>
                      <w:szCs w:val="18"/>
                      <w:lang w:eastAsia="en-US"/>
                    </w:rPr>
                  </w:rPrChange>
                </w:rPr>
                <w:t>_</w:t>
              </w:r>
              <w:proofErr w:type="spellStart"/>
              <w:r w:rsidRPr="001256D9">
                <w:rPr>
                  <w:rFonts w:ascii="Times New Roman" w:hAnsi="Times New Roman" w:cs="Times New Roman"/>
                  <w:i w:val="0"/>
                  <w:color w:val="auto"/>
                  <w:sz w:val="22"/>
                  <w:szCs w:val="22"/>
                  <w:rPrChange w:id="8980" w:author="Phuong Giang" w:date="2012-02-22T23:44:00Z">
                    <w:rPr>
                      <w:b/>
                      <w:bCs w:val="0"/>
                      <w:i w:val="0"/>
                      <w:color w:val="auto"/>
                      <w:sz w:val="18"/>
                      <w:szCs w:val="18"/>
                      <w:lang w:eastAsia="en-US"/>
                    </w:rPr>
                  </w:rPrChange>
                </w:rPr>
                <w:t>tmAccessor</w:t>
              </w:r>
              <w:proofErr w:type="spellEnd"/>
            </w:ins>
          </w:p>
        </w:tc>
        <w:tc>
          <w:tcPr>
            <w:tcW w:w="832" w:type="dxa"/>
            <w:tcPrChange w:id="8981" w:author="Phuong Giang" w:date="2012-02-22T23:30:00Z">
              <w:tcPr>
                <w:tcW w:w="832" w:type="dxa"/>
              </w:tcPr>
            </w:tcPrChange>
          </w:tcPr>
          <w:p w:rsidR="0095718C" w:rsidRPr="001256D9" w:rsidRDefault="0095718C" w:rsidP="00995D66">
            <w:pPr>
              <w:pStyle w:val="comment"/>
              <w:ind w:left="0"/>
              <w:rPr>
                <w:ins w:id="8982" w:author="Phuong Giang" w:date="2012-02-22T21:36:00Z"/>
                <w:rFonts w:ascii="Times New Roman" w:hAnsi="Times New Roman" w:cs="Times New Roman"/>
                <w:i w:val="0"/>
                <w:color w:val="auto"/>
                <w:sz w:val="22"/>
                <w:szCs w:val="22"/>
                <w:rPrChange w:id="8983" w:author="Phuong Giang" w:date="2012-02-22T23:44:00Z">
                  <w:rPr>
                    <w:ins w:id="8984" w:author="Phuong Giang" w:date="2012-02-22T21:36:00Z"/>
                    <w:i w:val="0"/>
                    <w:color w:val="auto"/>
                    <w:sz w:val="18"/>
                    <w:szCs w:val="18"/>
                  </w:rPr>
                </w:rPrChange>
              </w:rPr>
            </w:pPr>
            <w:proofErr w:type="spellStart"/>
            <w:ins w:id="8985" w:author="Phuong Giang" w:date="2012-02-22T21:36:00Z">
              <w:r w:rsidRPr="001256D9">
                <w:rPr>
                  <w:rFonts w:ascii="Times New Roman" w:hAnsi="Times New Roman" w:cs="Times New Roman"/>
                  <w:i w:val="0"/>
                  <w:color w:val="auto"/>
                  <w:sz w:val="22"/>
                  <w:szCs w:val="22"/>
                  <w:rPrChange w:id="8986" w:author="Phuong Giang" w:date="2012-02-22T23:44:00Z">
                    <w:rPr>
                      <w:b/>
                      <w:bCs w:val="0"/>
                      <w:i w:val="0"/>
                      <w:color w:val="auto"/>
                      <w:sz w:val="18"/>
                      <w:szCs w:val="18"/>
                      <w:lang w:eastAsia="en-US"/>
                    </w:rPr>
                  </w:rPrChange>
                </w:rPr>
                <w:t>IDataAccessor</w:t>
              </w:r>
              <w:proofErr w:type="spellEnd"/>
            </w:ins>
          </w:p>
        </w:tc>
        <w:tc>
          <w:tcPr>
            <w:tcW w:w="1142" w:type="dxa"/>
            <w:tcPrChange w:id="8987" w:author="Phuong Giang" w:date="2012-02-22T23:30:00Z">
              <w:tcPr>
                <w:tcW w:w="1142" w:type="dxa"/>
              </w:tcPr>
            </w:tcPrChange>
          </w:tcPr>
          <w:p w:rsidR="0095718C" w:rsidRPr="001256D9" w:rsidRDefault="0095718C" w:rsidP="00995D66">
            <w:pPr>
              <w:pStyle w:val="comment"/>
              <w:ind w:left="0"/>
              <w:rPr>
                <w:ins w:id="8988" w:author="Phuong Giang" w:date="2012-02-22T21:36:00Z"/>
                <w:rFonts w:ascii="Times New Roman" w:hAnsi="Times New Roman" w:cs="Times New Roman"/>
                <w:i w:val="0"/>
                <w:color w:val="auto"/>
                <w:sz w:val="22"/>
                <w:szCs w:val="22"/>
                <w:rPrChange w:id="8989" w:author="Phuong Giang" w:date="2012-02-22T23:44:00Z">
                  <w:rPr>
                    <w:ins w:id="8990" w:author="Phuong Giang" w:date="2012-02-22T21:36:00Z"/>
                    <w:i w:val="0"/>
                    <w:color w:val="auto"/>
                    <w:sz w:val="18"/>
                    <w:szCs w:val="18"/>
                  </w:rPr>
                </w:rPrChange>
              </w:rPr>
            </w:pPr>
          </w:p>
        </w:tc>
        <w:tc>
          <w:tcPr>
            <w:tcW w:w="952" w:type="dxa"/>
            <w:tcPrChange w:id="8991" w:author="Phuong Giang" w:date="2012-02-22T23:30:00Z">
              <w:tcPr>
                <w:tcW w:w="952" w:type="dxa"/>
              </w:tcPr>
            </w:tcPrChange>
          </w:tcPr>
          <w:p w:rsidR="0095718C" w:rsidRPr="001256D9" w:rsidRDefault="0095718C" w:rsidP="00995D66">
            <w:pPr>
              <w:pStyle w:val="comment"/>
              <w:ind w:left="0"/>
              <w:rPr>
                <w:ins w:id="8992" w:author="Phuong Giang" w:date="2012-02-22T21:36:00Z"/>
                <w:rFonts w:ascii="Times New Roman" w:hAnsi="Times New Roman" w:cs="Times New Roman"/>
                <w:i w:val="0"/>
                <w:color w:val="auto"/>
                <w:sz w:val="22"/>
                <w:szCs w:val="22"/>
                <w:rPrChange w:id="8993" w:author="Phuong Giang" w:date="2012-02-22T23:44:00Z">
                  <w:rPr>
                    <w:ins w:id="8994" w:author="Phuong Giang" w:date="2012-02-22T21:36:00Z"/>
                    <w:i w:val="0"/>
                    <w:color w:val="auto"/>
                    <w:sz w:val="18"/>
                    <w:szCs w:val="18"/>
                  </w:rPr>
                </w:rPrChange>
              </w:rPr>
            </w:pPr>
            <w:ins w:id="8995" w:author="Phuong Giang" w:date="2012-02-22T21:36:00Z">
              <w:r w:rsidRPr="001256D9">
                <w:rPr>
                  <w:rFonts w:ascii="Times New Roman" w:hAnsi="Times New Roman" w:cs="Times New Roman"/>
                  <w:i w:val="0"/>
                  <w:color w:val="auto"/>
                  <w:sz w:val="22"/>
                  <w:szCs w:val="22"/>
                  <w:rPrChange w:id="8996" w:author="Phuong Giang" w:date="2012-02-22T23:44:00Z">
                    <w:rPr>
                      <w:b/>
                      <w:bCs w:val="0"/>
                      <w:i w:val="0"/>
                      <w:color w:val="auto"/>
                      <w:sz w:val="18"/>
                      <w:szCs w:val="18"/>
                      <w:lang w:eastAsia="en-US"/>
                    </w:rPr>
                  </w:rPrChange>
                </w:rPr>
                <w:t>Private</w:t>
              </w:r>
            </w:ins>
          </w:p>
        </w:tc>
        <w:tc>
          <w:tcPr>
            <w:tcW w:w="4702" w:type="dxa"/>
            <w:tcPrChange w:id="8997" w:author="Phuong Giang" w:date="2012-02-22T23:30:00Z">
              <w:tcPr>
                <w:tcW w:w="4702" w:type="dxa"/>
              </w:tcPr>
            </w:tcPrChange>
          </w:tcPr>
          <w:p w:rsidR="0095718C" w:rsidRPr="001256D9" w:rsidRDefault="0095718C" w:rsidP="00995D66">
            <w:pPr>
              <w:pStyle w:val="comment"/>
              <w:ind w:left="0"/>
              <w:rPr>
                <w:ins w:id="8998" w:author="Phuong Giang" w:date="2012-02-22T21:36:00Z"/>
                <w:rFonts w:ascii="Times New Roman" w:hAnsi="Times New Roman" w:cs="Times New Roman"/>
                <w:i w:val="0"/>
                <w:color w:val="auto"/>
                <w:sz w:val="22"/>
                <w:szCs w:val="22"/>
                <w:rPrChange w:id="8999" w:author="Phuong Giang" w:date="2012-02-22T23:44:00Z">
                  <w:rPr>
                    <w:ins w:id="9000" w:author="Phuong Giang" w:date="2012-02-22T21:36:00Z"/>
                    <w:i w:val="0"/>
                    <w:color w:val="auto"/>
                    <w:sz w:val="18"/>
                    <w:szCs w:val="18"/>
                  </w:rPr>
                </w:rPrChange>
              </w:rPr>
            </w:pPr>
            <w:ins w:id="9001" w:author="Phuong Giang" w:date="2012-02-22T21:36:00Z">
              <w:r w:rsidRPr="001256D9">
                <w:rPr>
                  <w:rFonts w:ascii="Times New Roman" w:hAnsi="Times New Roman" w:cs="Times New Roman"/>
                  <w:i w:val="0"/>
                  <w:color w:val="auto"/>
                  <w:sz w:val="22"/>
                  <w:szCs w:val="22"/>
                  <w:rPrChange w:id="9002" w:author="Phuong Giang" w:date="2012-02-22T23:44:00Z">
                    <w:rPr>
                      <w:b/>
                      <w:bCs w:val="0"/>
                      <w:i w:val="0"/>
                      <w:color w:val="auto"/>
                      <w:sz w:val="18"/>
                      <w:szCs w:val="18"/>
                      <w:lang w:eastAsia="en-US"/>
                    </w:rPr>
                  </w:rPrChange>
                </w:rPr>
                <w:t xml:space="preserve">An object represent teaching method </w:t>
              </w:r>
              <w:proofErr w:type="spellStart"/>
              <w:r w:rsidRPr="001256D9">
                <w:rPr>
                  <w:rFonts w:ascii="Times New Roman" w:hAnsi="Times New Roman" w:cs="Times New Roman"/>
                  <w:i w:val="0"/>
                  <w:color w:val="auto"/>
                  <w:sz w:val="22"/>
                  <w:szCs w:val="22"/>
                  <w:rPrChange w:id="9003" w:author="Phuong Giang" w:date="2012-02-22T23:44:00Z">
                    <w:rPr>
                      <w:b/>
                      <w:bCs w:val="0"/>
                      <w:i w:val="0"/>
                      <w:color w:val="auto"/>
                      <w:sz w:val="18"/>
                      <w:szCs w:val="18"/>
                      <w:lang w:eastAsia="en-US"/>
                    </w:rPr>
                  </w:rPrChange>
                </w:rPr>
                <w:t>accessor</w:t>
              </w:r>
              <w:proofErr w:type="spellEnd"/>
              <w:r w:rsidRPr="001256D9">
                <w:rPr>
                  <w:rFonts w:ascii="Times New Roman" w:hAnsi="Times New Roman" w:cs="Times New Roman"/>
                  <w:i w:val="0"/>
                  <w:color w:val="auto"/>
                  <w:sz w:val="22"/>
                  <w:szCs w:val="22"/>
                  <w:rPrChange w:id="9004" w:author="Phuong Giang" w:date="2012-02-22T23:44:00Z">
                    <w:rPr>
                      <w:b/>
                      <w:bCs w:val="0"/>
                      <w:i w:val="0"/>
                      <w:color w:val="auto"/>
                      <w:sz w:val="18"/>
                      <w:szCs w:val="18"/>
                      <w:lang w:eastAsia="en-US"/>
                    </w:rPr>
                  </w:rPrChange>
                </w:rPr>
                <w:t xml:space="preserve"> to handle CRUD actions</w:t>
              </w:r>
            </w:ins>
          </w:p>
        </w:tc>
      </w:tr>
    </w:tbl>
    <w:p w:rsidR="0095718C" w:rsidRPr="00AB1796" w:rsidRDefault="0095718C" w:rsidP="0095718C">
      <w:pPr>
        <w:rPr>
          <w:ins w:id="9005" w:author="Phuong Giang" w:date="2012-02-22T21:36:00Z"/>
        </w:rPr>
      </w:pPr>
    </w:p>
    <w:p w:rsidR="0095718C" w:rsidRDefault="0095718C" w:rsidP="0095718C">
      <w:pPr>
        <w:pStyle w:val="Heading5"/>
        <w:numPr>
          <w:ilvl w:val="0"/>
          <w:numId w:val="0"/>
        </w:numPr>
        <w:ind w:left="2232"/>
        <w:rPr>
          <w:ins w:id="9006" w:author="Phuong Giang" w:date="2012-02-22T21:36:00Z"/>
          <w:b/>
        </w:rPr>
      </w:pPr>
      <w:ins w:id="9007" w:author="Phuong Giang" w:date="2012-02-22T21:36:00Z">
        <w:r w:rsidRPr="00AB1796">
          <w:rPr>
            <w:b/>
          </w:rPr>
          <w:lastRenderedPageBreak/>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008"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9009">
          <w:tblGrid>
            <w:gridCol w:w="955"/>
            <w:gridCol w:w="2205"/>
            <w:gridCol w:w="6416"/>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010" w:author="Phuong Giang" w:date="2012-02-22T21:36:00Z"/>
        </w:trPr>
        <w:tc>
          <w:tcPr>
            <w:tcW w:w="955" w:type="dxa"/>
            <w:tcPrChange w:id="9011" w:author="Phuong Giang" w:date="2012-02-22T23:30:00Z">
              <w:tcPr>
                <w:tcW w:w="955"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012" w:author="Phuong Giang" w:date="2012-02-22T21:36:00Z"/>
                <w:b w:val="0"/>
                <w:lang w:eastAsia="ja-JP"/>
                <w:rPrChange w:id="9013" w:author="Phuong Giang" w:date="2012-02-22T23:38:00Z">
                  <w:rPr>
                    <w:ins w:id="9014" w:author="Phuong Giang" w:date="2012-02-22T21:36:00Z"/>
                    <w:b/>
                    <w:bCs w:val="0"/>
                    <w:color w:val="800000"/>
                  </w:rPr>
                </w:rPrChange>
              </w:rPr>
              <w:pPrChange w:id="9015"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016" w:author="Phuong Giang" w:date="2012-02-22T21:36:00Z">
              <w:r w:rsidRPr="009F25A3">
                <w:rPr>
                  <w:rFonts w:ascii="Tahoma" w:eastAsia="MS Mincho" w:hAnsi="Tahoma" w:cs="Arial"/>
                  <w:b w:val="0"/>
                  <w:snapToGrid w:val="0"/>
                  <w:color w:val="auto"/>
                  <w:sz w:val="20"/>
                  <w:szCs w:val="20"/>
                  <w:lang w:eastAsia="ja-JP"/>
                  <w:rPrChange w:id="9017" w:author="Phuong Giang" w:date="2012-02-22T23:38:00Z">
                    <w:rPr>
                      <w:b/>
                      <w:color w:val="800000"/>
                    </w:rPr>
                  </w:rPrChange>
                </w:rPr>
                <w:t>No</w:t>
              </w:r>
            </w:ins>
          </w:p>
        </w:tc>
        <w:tc>
          <w:tcPr>
            <w:tcW w:w="2205" w:type="dxa"/>
            <w:tcPrChange w:id="9018" w:author="Phuong Giang" w:date="2012-02-22T23:30:00Z">
              <w:tcPr>
                <w:tcW w:w="2205"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019" w:author="Phuong Giang" w:date="2012-02-22T21:36:00Z"/>
                <w:b w:val="0"/>
                <w:lang w:eastAsia="ja-JP"/>
                <w:rPrChange w:id="9020" w:author="Phuong Giang" w:date="2012-02-22T23:38:00Z">
                  <w:rPr>
                    <w:ins w:id="9021" w:author="Phuong Giang" w:date="2012-02-22T21:36:00Z"/>
                    <w:b/>
                    <w:bCs w:val="0"/>
                    <w:color w:val="800000"/>
                    <w:lang w:eastAsia="ja-JP"/>
                  </w:rPr>
                </w:rPrChange>
              </w:rPr>
              <w:pPrChange w:id="9022"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023" w:author="Phuong Giang" w:date="2012-02-22T21:36:00Z">
              <w:r w:rsidRPr="009F25A3">
                <w:rPr>
                  <w:rFonts w:ascii="Tahoma" w:eastAsia="MS Mincho" w:hAnsi="Tahoma" w:cs="Arial"/>
                  <w:b w:val="0"/>
                  <w:snapToGrid w:val="0"/>
                  <w:color w:val="auto"/>
                  <w:sz w:val="20"/>
                  <w:szCs w:val="20"/>
                  <w:lang w:eastAsia="ja-JP"/>
                  <w:rPrChange w:id="9024" w:author="Phuong Giang" w:date="2012-02-22T23:38:00Z">
                    <w:rPr>
                      <w:b/>
                      <w:color w:val="800000"/>
                      <w:lang w:eastAsia="ja-JP"/>
                    </w:rPr>
                  </w:rPrChange>
                </w:rPr>
                <w:t>Method</w:t>
              </w:r>
            </w:ins>
          </w:p>
        </w:tc>
        <w:tc>
          <w:tcPr>
            <w:tcW w:w="6416" w:type="dxa"/>
            <w:tcPrChange w:id="9025" w:author="Phuong Giang" w:date="2012-02-22T23:30:00Z">
              <w:tcPr>
                <w:tcW w:w="641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026" w:author="Phuong Giang" w:date="2012-02-22T21:36:00Z"/>
                <w:b w:val="0"/>
                <w:lang w:eastAsia="ja-JP"/>
                <w:rPrChange w:id="9027" w:author="Phuong Giang" w:date="2012-02-22T23:38:00Z">
                  <w:rPr>
                    <w:ins w:id="9028" w:author="Phuong Giang" w:date="2012-02-22T21:36:00Z"/>
                    <w:b/>
                    <w:bCs w:val="0"/>
                    <w:color w:val="800000"/>
                    <w:lang w:eastAsia="ja-JP"/>
                  </w:rPr>
                </w:rPrChange>
              </w:rPr>
              <w:pPrChange w:id="9029"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030" w:author="Phuong Giang" w:date="2012-02-22T21:36:00Z">
              <w:r w:rsidRPr="009F25A3">
                <w:rPr>
                  <w:rFonts w:ascii="Tahoma" w:eastAsia="MS Mincho" w:hAnsi="Tahoma" w:cs="Arial"/>
                  <w:b w:val="0"/>
                  <w:snapToGrid w:val="0"/>
                  <w:color w:val="auto"/>
                  <w:sz w:val="20"/>
                  <w:szCs w:val="20"/>
                  <w:lang w:eastAsia="ja-JP"/>
                  <w:rPrChange w:id="9031" w:author="Phuong Giang" w:date="2012-02-22T23:38:00Z">
                    <w:rPr>
                      <w:b/>
                      <w:color w:val="800000"/>
                      <w:lang w:eastAsia="ja-JP"/>
                    </w:rPr>
                  </w:rPrChange>
                </w:rPr>
                <w:t>Description</w:t>
              </w:r>
            </w:ins>
          </w:p>
        </w:tc>
      </w:tr>
      <w:tr w:rsidR="0095718C" w:rsidRPr="00481C8A" w:rsidTr="00F77673">
        <w:trPr>
          <w:ins w:id="9032" w:author="Phuong Giang" w:date="2012-02-22T21:36:00Z"/>
        </w:trPr>
        <w:tc>
          <w:tcPr>
            <w:tcW w:w="955" w:type="dxa"/>
            <w:tcPrChange w:id="9033" w:author="Phuong Giang" w:date="2012-02-22T23:30:00Z">
              <w:tcPr>
                <w:tcW w:w="955" w:type="dxa"/>
              </w:tcPr>
            </w:tcPrChange>
          </w:tcPr>
          <w:p w:rsidR="0095718C" w:rsidRPr="00481C8A" w:rsidRDefault="0095718C" w:rsidP="00995D66">
            <w:pPr>
              <w:pStyle w:val="comment"/>
              <w:ind w:left="0"/>
              <w:rPr>
                <w:ins w:id="9034" w:author="Phuong Giang" w:date="2012-02-22T21:36:00Z"/>
                <w:rFonts w:ascii="Times New Roman" w:hAnsi="Times New Roman" w:cs="Times New Roman"/>
                <w:i w:val="0"/>
                <w:color w:val="auto"/>
                <w:sz w:val="22"/>
                <w:szCs w:val="22"/>
                <w:rPrChange w:id="9035" w:author="Phuong Giang" w:date="2012-02-22T23:44:00Z">
                  <w:rPr>
                    <w:ins w:id="9036" w:author="Phuong Giang" w:date="2012-02-22T21:36:00Z"/>
                    <w:i w:val="0"/>
                    <w:color w:val="auto"/>
                    <w:sz w:val="18"/>
                    <w:szCs w:val="18"/>
                  </w:rPr>
                </w:rPrChange>
              </w:rPr>
            </w:pPr>
            <w:ins w:id="9037" w:author="Phuong Giang" w:date="2012-02-22T21:36:00Z">
              <w:r w:rsidRPr="00481C8A">
                <w:rPr>
                  <w:rFonts w:ascii="Times New Roman" w:hAnsi="Times New Roman" w:cs="Times New Roman"/>
                  <w:i w:val="0"/>
                  <w:color w:val="auto"/>
                  <w:sz w:val="22"/>
                  <w:szCs w:val="22"/>
                  <w:rPrChange w:id="9038" w:author="Phuong Giang" w:date="2012-02-22T23:44:00Z">
                    <w:rPr>
                      <w:b/>
                      <w:bCs w:val="0"/>
                      <w:i w:val="0"/>
                      <w:color w:val="auto"/>
                      <w:sz w:val="18"/>
                      <w:szCs w:val="18"/>
                      <w:lang w:eastAsia="en-US"/>
                    </w:rPr>
                  </w:rPrChange>
                </w:rPr>
                <w:t>1</w:t>
              </w:r>
            </w:ins>
          </w:p>
        </w:tc>
        <w:tc>
          <w:tcPr>
            <w:tcW w:w="2205" w:type="dxa"/>
            <w:tcPrChange w:id="9039" w:author="Phuong Giang" w:date="2012-02-22T23:30:00Z">
              <w:tcPr>
                <w:tcW w:w="2205" w:type="dxa"/>
              </w:tcPr>
            </w:tcPrChange>
          </w:tcPr>
          <w:p w:rsidR="0095718C" w:rsidRPr="00481C8A" w:rsidRDefault="0095718C" w:rsidP="00995D66">
            <w:pPr>
              <w:pStyle w:val="comment"/>
              <w:ind w:left="0"/>
              <w:rPr>
                <w:ins w:id="9040" w:author="Phuong Giang" w:date="2012-02-22T21:36:00Z"/>
                <w:rFonts w:ascii="Times New Roman" w:hAnsi="Times New Roman" w:cs="Times New Roman"/>
                <w:i w:val="0"/>
                <w:color w:val="auto"/>
                <w:sz w:val="22"/>
                <w:szCs w:val="22"/>
                <w:rPrChange w:id="9041" w:author="Phuong Giang" w:date="2012-02-22T23:44:00Z">
                  <w:rPr>
                    <w:ins w:id="9042" w:author="Phuong Giang" w:date="2012-02-22T21:36:00Z"/>
                    <w:i w:val="0"/>
                    <w:color w:val="auto"/>
                    <w:sz w:val="18"/>
                    <w:szCs w:val="18"/>
                  </w:rPr>
                </w:rPrChange>
              </w:rPr>
            </w:pPr>
            <w:ins w:id="9043" w:author="Phuong Giang" w:date="2012-02-22T21:36:00Z">
              <w:r w:rsidRPr="00481C8A">
                <w:rPr>
                  <w:rFonts w:ascii="Times New Roman" w:hAnsi="Times New Roman" w:cs="Times New Roman"/>
                  <w:i w:val="0"/>
                  <w:color w:val="auto"/>
                  <w:sz w:val="22"/>
                  <w:szCs w:val="22"/>
                  <w:rPrChange w:id="9044" w:author="Phuong Giang" w:date="2012-02-22T23:44:00Z">
                    <w:rPr>
                      <w:b/>
                      <w:bCs w:val="0"/>
                      <w:i w:val="0"/>
                      <w:color w:val="auto"/>
                      <w:sz w:val="18"/>
                      <w:szCs w:val="18"/>
                      <w:lang w:eastAsia="en-US"/>
                    </w:rPr>
                  </w:rPrChange>
                </w:rPr>
                <w:t>Delete</w:t>
              </w:r>
            </w:ins>
          </w:p>
        </w:tc>
        <w:tc>
          <w:tcPr>
            <w:tcW w:w="6416" w:type="dxa"/>
            <w:tcPrChange w:id="9045" w:author="Phuong Giang" w:date="2012-02-22T23:30:00Z">
              <w:tcPr>
                <w:tcW w:w="6416" w:type="dxa"/>
              </w:tcPr>
            </w:tcPrChange>
          </w:tcPr>
          <w:p w:rsidR="0095718C" w:rsidRPr="00481C8A" w:rsidRDefault="0095718C" w:rsidP="00995D66">
            <w:pPr>
              <w:pStyle w:val="comment"/>
              <w:ind w:left="0"/>
              <w:rPr>
                <w:ins w:id="9046" w:author="Phuong Giang" w:date="2012-02-22T21:36:00Z"/>
                <w:rFonts w:ascii="Times New Roman" w:hAnsi="Times New Roman" w:cs="Times New Roman"/>
                <w:i w:val="0"/>
                <w:color w:val="auto"/>
                <w:sz w:val="22"/>
                <w:szCs w:val="22"/>
                <w:rPrChange w:id="9047" w:author="Phuong Giang" w:date="2012-02-22T23:44:00Z">
                  <w:rPr>
                    <w:ins w:id="9048" w:author="Phuong Giang" w:date="2012-02-22T21:36:00Z"/>
                    <w:i w:val="0"/>
                    <w:color w:val="auto"/>
                    <w:sz w:val="18"/>
                    <w:szCs w:val="18"/>
                  </w:rPr>
                </w:rPrChange>
              </w:rPr>
            </w:pPr>
            <w:ins w:id="9049" w:author="Phuong Giang" w:date="2012-02-22T21:36:00Z">
              <w:r w:rsidRPr="00481C8A">
                <w:rPr>
                  <w:rFonts w:ascii="Times New Roman" w:hAnsi="Times New Roman" w:cs="Times New Roman"/>
                  <w:i w:val="0"/>
                  <w:color w:val="auto"/>
                  <w:sz w:val="22"/>
                  <w:szCs w:val="22"/>
                  <w:rPrChange w:id="9050" w:author="Phuong Giang" w:date="2012-02-22T23:44:00Z">
                    <w:rPr>
                      <w:b/>
                      <w:bCs w:val="0"/>
                      <w:i w:val="0"/>
                      <w:color w:val="auto"/>
                      <w:sz w:val="18"/>
                      <w:szCs w:val="18"/>
                      <w:lang w:eastAsia="en-US"/>
                    </w:rPr>
                  </w:rPrChange>
                </w:rPr>
                <w:t>Delete the current teaching method</w:t>
              </w:r>
            </w:ins>
          </w:p>
        </w:tc>
      </w:tr>
      <w:tr w:rsidR="0095718C" w:rsidRPr="00481C8A" w:rsidTr="00F77673">
        <w:trPr>
          <w:ins w:id="9051" w:author="Phuong Giang" w:date="2012-02-22T21:36:00Z"/>
        </w:trPr>
        <w:tc>
          <w:tcPr>
            <w:tcW w:w="955" w:type="dxa"/>
            <w:tcPrChange w:id="9052" w:author="Phuong Giang" w:date="2012-02-22T23:30:00Z">
              <w:tcPr>
                <w:tcW w:w="955" w:type="dxa"/>
              </w:tcPr>
            </w:tcPrChange>
          </w:tcPr>
          <w:p w:rsidR="0095718C" w:rsidRPr="00481C8A" w:rsidRDefault="0095718C" w:rsidP="00995D66">
            <w:pPr>
              <w:pStyle w:val="comment"/>
              <w:ind w:left="0"/>
              <w:rPr>
                <w:ins w:id="9053" w:author="Phuong Giang" w:date="2012-02-22T21:36:00Z"/>
                <w:rFonts w:ascii="Times New Roman" w:hAnsi="Times New Roman" w:cs="Times New Roman"/>
                <w:i w:val="0"/>
                <w:color w:val="auto"/>
                <w:sz w:val="22"/>
                <w:szCs w:val="22"/>
                <w:rPrChange w:id="9054" w:author="Phuong Giang" w:date="2012-02-22T23:44:00Z">
                  <w:rPr>
                    <w:ins w:id="9055" w:author="Phuong Giang" w:date="2012-02-22T21:36:00Z"/>
                    <w:i w:val="0"/>
                    <w:color w:val="auto"/>
                    <w:sz w:val="18"/>
                    <w:szCs w:val="18"/>
                  </w:rPr>
                </w:rPrChange>
              </w:rPr>
            </w:pPr>
            <w:ins w:id="9056" w:author="Phuong Giang" w:date="2012-02-22T21:36:00Z">
              <w:r w:rsidRPr="00481C8A">
                <w:rPr>
                  <w:rFonts w:ascii="Times New Roman" w:hAnsi="Times New Roman" w:cs="Times New Roman"/>
                  <w:i w:val="0"/>
                  <w:color w:val="auto"/>
                  <w:sz w:val="22"/>
                  <w:szCs w:val="22"/>
                  <w:rPrChange w:id="9057" w:author="Phuong Giang" w:date="2012-02-22T23:44:00Z">
                    <w:rPr>
                      <w:b/>
                      <w:bCs w:val="0"/>
                      <w:i w:val="0"/>
                      <w:color w:val="auto"/>
                      <w:sz w:val="18"/>
                      <w:szCs w:val="18"/>
                      <w:lang w:eastAsia="en-US"/>
                    </w:rPr>
                  </w:rPrChange>
                </w:rPr>
                <w:t>2</w:t>
              </w:r>
            </w:ins>
          </w:p>
        </w:tc>
        <w:tc>
          <w:tcPr>
            <w:tcW w:w="2205" w:type="dxa"/>
            <w:tcPrChange w:id="9058" w:author="Phuong Giang" w:date="2012-02-22T23:30:00Z">
              <w:tcPr>
                <w:tcW w:w="2205" w:type="dxa"/>
              </w:tcPr>
            </w:tcPrChange>
          </w:tcPr>
          <w:p w:rsidR="0095718C" w:rsidRPr="00481C8A" w:rsidRDefault="0095718C" w:rsidP="00995D66">
            <w:pPr>
              <w:pStyle w:val="comment"/>
              <w:ind w:left="0"/>
              <w:rPr>
                <w:ins w:id="9059" w:author="Phuong Giang" w:date="2012-02-22T21:36:00Z"/>
                <w:rFonts w:ascii="Times New Roman" w:hAnsi="Times New Roman" w:cs="Times New Roman"/>
                <w:i w:val="0"/>
                <w:color w:val="auto"/>
                <w:sz w:val="22"/>
                <w:szCs w:val="22"/>
                <w:rPrChange w:id="9060" w:author="Phuong Giang" w:date="2012-02-22T23:44:00Z">
                  <w:rPr>
                    <w:ins w:id="9061" w:author="Phuong Giang" w:date="2012-02-22T21:36:00Z"/>
                    <w:i w:val="0"/>
                    <w:color w:val="auto"/>
                    <w:sz w:val="18"/>
                    <w:szCs w:val="18"/>
                  </w:rPr>
                </w:rPrChange>
              </w:rPr>
            </w:pPr>
            <w:ins w:id="9062" w:author="Phuong Giang" w:date="2012-02-22T21:36:00Z">
              <w:r w:rsidRPr="00481C8A">
                <w:rPr>
                  <w:rFonts w:ascii="Times New Roman" w:hAnsi="Times New Roman" w:cs="Times New Roman"/>
                  <w:i w:val="0"/>
                  <w:color w:val="auto"/>
                  <w:sz w:val="22"/>
                  <w:szCs w:val="22"/>
                  <w:rPrChange w:id="9063" w:author="Phuong Giang" w:date="2012-02-22T23:44:00Z">
                    <w:rPr>
                      <w:b/>
                      <w:bCs w:val="0"/>
                      <w:i w:val="0"/>
                      <w:color w:val="auto"/>
                      <w:sz w:val="18"/>
                      <w:szCs w:val="18"/>
                      <w:lang w:eastAsia="en-US"/>
                    </w:rPr>
                  </w:rPrChange>
                </w:rPr>
                <w:t>Save</w:t>
              </w:r>
            </w:ins>
          </w:p>
        </w:tc>
        <w:tc>
          <w:tcPr>
            <w:tcW w:w="6416" w:type="dxa"/>
            <w:tcPrChange w:id="9064" w:author="Phuong Giang" w:date="2012-02-22T23:30:00Z">
              <w:tcPr>
                <w:tcW w:w="6416" w:type="dxa"/>
              </w:tcPr>
            </w:tcPrChange>
          </w:tcPr>
          <w:p w:rsidR="0095718C" w:rsidRPr="00481C8A" w:rsidRDefault="0095718C" w:rsidP="00995D66">
            <w:pPr>
              <w:pStyle w:val="comment"/>
              <w:ind w:left="0"/>
              <w:rPr>
                <w:ins w:id="9065" w:author="Phuong Giang" w:date="2012-02-22T21:36:00Z"/>
                <w:rFonts w:ascii="Times New Roman" w:hAnsi="Times New Roman" w:cs="Times New Roman"/>
                <w:i w:val="0"/>
                <w:color w:val="auto"/>
                <w:sz w:val="22"/>
                <w:szCs w:val="22"/>
                <w:rPrChange w:id="9066" w:author="Phuong Giang" w:date="2012-02-22T23:44:00Z">
                  <w:rPr>
                    <w:ins w:id="9067" w:author="Phuong Giang" w:date="2012-02-22T21:36:00Z"/>
                    <w:i w:val="0"/>
                    <w:color w:val="auto"/>
                    <w:sz w:val="18"/>
                    <w:szCs w:val="18"/>
                  </w:rPr>
                </w:rPrChange>
              </w:rPr>
            </w:pPr>
            <w:ins w:id="9068" w:author="Phuong Giang" w:date="2012-02-22T21:36:00Z">
              <w:r w:rsidRPr="00481C8A">
                <w:rPr>
                  <w:rFonts w:ascii="Times New Roman" w:hAnsi="Times New Roman" w:cs="Times New Roman"/>
                  <w:i w:val="0"/>
                  <w:color w:val="auto"/>
                  <w:sz w:val="22"/>
                  <w:szCs w:val="22"/>
                  <w:rPrChange w:id="9069" w:author="Phuong Giang" w:date="2012-02-22T23:44:00Z">
                    <w:rPr>
                      <w:b/>
                      <w:bCs w:val="0"/>
                      <w:i w:val="0"/>
                      <w:color w:val="auto"/>
                      <w:sz w:val="18"/>
                      <w:szCs w:val="18"/>
                      <w:lang w:eastAsia="en-US"/>
                    </w:rPr>
                  </w:rPrChange>
                </w:rPr>
                <w:t>Add the current teaching method to the database</w:t>
              </w:r>
            </w:ins>
          </w:p>
        </w:tc>
      </w:tr>
    </w:tbl>
    <w:p w:rsidR="0095718C" w:rsidRDefault="0095718C">
      <w:pPr>
        <w:pStyle w:val="Heading6"/>
        <w:rPr>
          <w:ins w:id="9070" w:author="Phuong Giang" w:date="2012-02-22T21:36:00Z"/>
          <w:lang w:eastAsia="ja-JP"/>
        </w:rPr>
        <w:pPrChange w:id="9071" w:author="Phuong Giang" w:date="2012-02-22T23:59:00Z">
          <w:pPr>
            <w:pStyle w:val="Heading4"/>
            <w:numPr>
              <w:numId w:val="6"/>
            </w:numPr>
            <w:tabs>
              <w:tab w:val="left" w:pos="4208"/>
            </w:tabs>
          </w:pPr>
        </w:pPrChange>
      </w:pPr>
      <w:ins w:id="9072" w:author="Phuong Giang" w:date="2012-02-22T21:36:00Z">
        <w:r>
          <w:t>Delete</w:t>
        </w:r>
        <w:r>
          <w:rPr>
            <w:rFonts w:hint="eastAsia"/>
          </w:rPr>
          <w:t xml:space="preserve"> method</w:t>
        </w:r>
      </w:ins>
    </w:p>
    <w:p w:rsidR="0095718C" w:rsidRDefault="0095718C" w:rsidP="0095718C">
      <w:pPr>
        <w:pStyle w:val="comment"/>
        <w:rPr>
          <w:ins w:id="9073" w:author="Phuong Giang" w:date="2012-02-22T21:36:00Z"/>
        </w:rPr>
      </w:pPr>
      <w:ins w:id="9074" w:author="Phuong Giang" w:date="2012-02-22T21:36:00Z">
        <w:r>
          <w:t xml:space="preserve">Public bool </w:t>
        </w:r>
        <w:proofErr w:type="gramStart"/>
        <w:r>
          <w:t>Delete()</w:t>
        </w:r>
        <w:proofErr w:type="gramEnd"/>
      </w:ins>
    </w:p>
    <w:p w:rsidR="0095718C" w:rsidRDefault="0095718C" w:rsidP="0095718C">
      <w:pPr>
        <w:pStyle w:val="comment"/>
        <w:ind w:left="0"/>
        <w:rPr>
          <w:ins w:id="9075" w:author="Phuong Giang" w:date="2012-02-22T21:36:00Z"/>
        </w:rPr>
      </w:pPr>
      <w:ins w:id="9076" w:author="Phuong Giang" w:date="2012-02-22T21:36:00Z">
        <w:r>
          <w:rPr>
            <w:i w:val="0"/>
            <w:sz w:val="18"/>
            <w:szCs w:val="18"/>
          </w:rPr>
          <w:t>Delete the current teaching method</w:t>
        </w:r>
        <w:r>
          <w:rPr>
            <w:rFonts w:hint="eastAsia"/>
          </w:rPr>
          <w:t xml:space="preserve"> </w:t>
        </w:r>
      </w:ins>
    </w:p>
    <w:p w:rsidR="0095718C" w:rsidRDefault="001669BE">
      <w:pPr>
        <w:rPr>
          <w:ins w:id="9077" w:author="Phuong Giang" w:date="2012-02-22T21:36:00Z"/>
          <w:lang w:eastAsia="ja-JP"/>
        </w:rPr>
        <w:pPrChange w:id="9078" w:author="Phuong Giang" w:date="2012-02-23T00:00:00Z">
          <w:pPr>
            <w:pStyle w:val="Heading5"/>
            <w:tabs>
              <w:tab w:val="left" w:pos="4208"/>
            </w:tabs>
          </w:pPr>
        </w:pPrChange>
      </w:pPr>
      <w:ins w:id="9079" w:author="Phuong Giang" w:date="2012-02-23T00:02:00Z">
        <w:r w:rsidRPr="001669BE">
          <w:rPr>
            <w:rFonts w:ascii="Times New Roman" w:hAnsi="Times New Roman" w:hint="eastAsia"/>
            <w:b/>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080"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846"/>
        <w:gridCol w:w="952"/>
        <w:gridCol w:w="1333"/>
        <w:gridCol w:w="4512"/>
        <w:tblGridChange w:id="9081">
          <w:tblGrid>
            <w:gridCol w:w="577"/>
            <w:gridCol w:w="1356"/>
            <w:gridCol w:w="846"/>
            <w:gridCol w:w="952"/>
            <w:gridCol w:w="1333"/>
            <w:gridCol w:w="451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082" w:author="Phuong Giang" w:date="2012-02-22T21:36:00Z"/>
        </w:trPr>
        <w:tc>
          <w:tcPr>
            <w:tcW w:w="577" w:type="dxa"/>
            <w:tcPrChange w:id="9083" w:author="Phuong Giang" w:date="2012-02-22T23:30:00Z">
              <w:tcPr>
                <w:tcW w:w="577"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084" w:author="Phuong Giang" w:date="2012-02-22T21:36:00Z"/>
                <w:b w:val="0"/>
                <w:lang w:eastAsia="ja-JP"/>
                <w:rPrChange w:id="9085" w:author="Phuong Giang" w:date="2012-02-22T23:38:00Z">
                  <w:rPr>
                    <w:ins w:id="9086" w:author="Phuong Giang" w:date="2012-02-22T21:36:00Z"/>
                    <w:b/>
                    <w:bCs w:val="0"/>
                    <w:color w:val="800000"/>
                  </w:rPr>
                </w:rPrChange>
              </w:rPr>
              <w:pPrChange w:id="9087"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088" w:author="Phuong Giang" w:date="2012-02-22T21:36:00Z">
              <w:r w:rsidRPr="009F25A3">
                <w:rPr>
                  <w:rFonts w:ascii="Tahoma" w:eastAsia="MS Mincho" w:hAnsi="Tahoma" w:cs="Arial"/>
                  <w:b w:val="0"/>
                  <w:snapToGrid w:val="0"/>
                  <w:color w:val="auto"/>
                  <w:sz w:val="20"/>
                  <w:szCs w:val="20"/>
                  <w:lang w:eastAsia="ja-JP"/>
                  <w:rPrChange w:id="9089" w:author="Phuong Giang" w:date="2012-02-22T23:38:00Z">
                    <w:rPr>
                      <w:b/>
                      <w:color w:val="800000"/>
                    </w:rPr>
                  </w:rPrChange>
                </w:rPr>
                <w:t>No</w:t>
              </w:r>
            </w:ins>
          </w:p>
        </w:tc>
        <w:tc>
          <w:tcPr>
            <w:tcW w:w="1356" w:type="dxa"/>
            <w:tcPrChange w:id="9090" w:author="Phuong Giang" w:date="2012-02-22T23:30:00Z">
              <w:tcPr>
                <w:tcW w:w="135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091" w:author="Phuong Giang" w:date="2012-02-22T21:36:00Z"/>
                <w:b w:val="0"/>
                <w:lang w:eastAsia="ja-JP"/>
                <w:rPrChange w:id="9092" w:author="Phuong Giang" w:date="2012-02-22T23:38:00Z">
                  <w:rPr>
                    <w:ins w:id="9093" w:author="Phuong Giang" w:date="2012-02-22T21:36:00Z"/>
                    <w:b/>
                    <w:bCs w:val="0"/>
                    <w:color w:val="800000"/>
                    <w:lang w:eastAsia="ja-JP"/>
                  </w:rPr>
                </w:rPrChange>
              </w:rPr>
              <w:pPrChange w:id="9094"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095" w:author="Phuong Giang" w:date="2012-02-22T21:36:00Z">
              <w:r w:rsidRPr="009F25A3">
                <w:rPr>
                  <w:rFonts w:ascii="Tahoma" w:eastAsia="MS Mincho" w:hAnsi="Tahoma" w:cs="Arial"/>
                  <w:b w:val="0"/>
                  <w:snapToGrid w:val="0"/>
                  <w:color w:val="auto"/>
                  <w:sz w:val="20"/>
                  <w:szCs w:val="20"/>
                  <w:lang w:eastAsia="ja-JP"/>
                  <w:rPrChange w:id="9096" w:author="Phuong Giang" w:date="2012-02-22T23:38:00Z">
                    <w:rPr>
                      <w:b/>
                      <w:color w:val="800000"/>
                      <w:lang w:eastAsia="ja-JP"/>
                    </w:rPr>
                  </w:rPrChange>
                </w:rPr>
                <w:t>Parameter</w:t>
              </w:r>
            </w:ins>
          </w:p>
        </w:tc>
        <w:tc>
          <w:tcPr>
            <w:tcW w:w="846" w:type="dxa"/>
            <w:tcPrChange w:id="9097" w:author="Phuong Giang" w:date="2012-02-22T23:30:00Z">
              <w:tcPr>
                <w:tcW w:w="84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098" w:author="Phuong Giang" w:date="2012-02-22T21:36:00Z"/>
                <w:b w:val="0"/>
                <w:lang w:eastAsia="ja-JP"/>
                <w:rPrChange w:id="9099" w:author="Phuong Giang" w:date="2012-02-22T23:38:00Z">
                  <w:rPr>
                    <w:ins w:id="9100" w:author="Phuong Giang" w:date="2012-02-22T21:36:00Z"/>
                    <w:b/>
                    <w:bCs w:val="0"/>
                    <w:color w:val="800000"/>
                    <w:lang w:eastAsia="ja-JP"/>
                  </w:rPr>
                </w:rPrChange>
              </w:rPr>
              <w:pPrChange w:id="9101"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102" w:author="Phuong Giang" w:date="2012-02-22T21:36:00Z">
              <w:r w:rsidRPr="009F25A3">
                <w:rPr>
                  <w:rFonts w:ascii="Tahoma" w:eastAsia="MS Mincho" w:hAnsi="Tahoma" w:cs="Arial"/>
                  <w:b w:val="0"/>
                  <w:snapToGrid w:val="0"/>
                  <w:color w:val="auto"/>
                  <w:sz w:val="20"/>
                  <w:szCs w:val="20"/>
                  <w:lang w:eastAsia="ja-JP"/>
                  <w:rPrChange w:id="9103" w:author="Phuong Giang" w:date="2012-02-22T23:38:00Z">
                    <w:rPr>
                      <w:b/>
                      <w:color w:val="800000"/>
                      <w:lang w:eastAsia="ja-JP"/>
                    </w:rPr>
                  </w:rPrChange>
                </w:rPr>
                <w:t>Type</w:t>
              </w:r>
            </w:ins>
          </w:p>
        </w:tc>
        <w:tc>
          <w:tcPr>
            <w:tcW w:w="952" w:type="dxa"/>
            <w:tcPrChange w:id="9104"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105" w:author="Phuong Giang" w:date="2012-02-22T21:36:00Z"/>
                <w:b w:val="0"/>
                <w:lang w:eastAsia="ja-JP"/>
                <w:rPrChange w:id="9106" w:author="Phuong Giang" w:date="2012-02-22T23:38:00Z">
                  <w:rPr>
                    <w:ins w:id="9107" w:author="Phuong Giang" w:date="2012-02-22T21:36:00Z"/>
                    <w:b/>
                    <w:bCs w:val="0"/>
                    <w:color w:val="800000"/>
                    <w:lang w:eastAsia="ja-JP"/>
                  </w:rPr>
                </w:rPrChange>
              </w:rPr>
              <w:pPrChange w:id="9108"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109" w:author="Phuong Giang" w:date="2012-02-22T21:36:00Z">
              <w:r w:rsidRPr="009F25A3">
                <w:rPr>
                  <w:rFonts w:ascii="Tahoma" w:eastAsia="MS Mincho" w:hAnsi="Tahoma" w:cs="Arial"/>
                  <w:b w:val="0"/>
                  <w:snapToGrid w:val="0"/>
                  <w:color w:val="auto"/>
                  <w:sz w:val="20"/>
                  <w:szCs w:val="20"/>
                  <w:lang w:eastAsia="ja-JP"/>
                  <w:rPrChange w:id="9110" w:author="Phuong Giang" w:date="2012-02-22T23:38:00Z">
                    <w:rPr>
                      <w:b/>
                      <w:color w:val="800000"/>
                      <w:lang w:eastAsia="ja-JP"/>
                    </w:rPr>
                  </w:rPrChange>
                </w:rPr>
                <w:t>In/out</w:t>
              </w:r>
            </w:ins>
          </w:p>
        </w:tc>
        <w:tc>
          <w:tcPr>
            <w:tcW w:w="1333" w:type="dxa"/>
            <w:tcPrChange w:id="9111" w:author="Phuong Giang" w:date="2012-02-22T23:30:00Z">
              <w:tcPr>
                <w:tcW w:w="133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112" w:author="Phuong Giang" w:date="2012-02-22T21:36:00Z"/>
                <w:b w:val="0"/>
                <w:lang w:eastAsia="ja-JP"/>
                <w:rPrChange w:id="9113" w:author="Phuong Giang" w:date="2012-02-22T23:38:00Z">
                  <w:rPr>
                    <w:ins w:id="9114" w:author="Phuong Giang" w:date="2012-02-22T21:36:00Z"/>
                    <w:b/>
                    <w:bCs w:val="0"/>
                    <w:color w:val="800000"/>
                    <w:lang w:eastAsia="ja-JP"/>
                  </w:rPr>
                </w:rPrChange>
              </w:rPr>
              <w:pPrChange w:id="9115"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116" w:author="Phuong Giang" w:date="2012-02-22T21:36:00Z">
              <w:r w:rsidRPr="009F25A3">
                <w:rPr>
                  <w:rFonts w:ascii="Tahoma" w:eastAsia="MS Mincho" w:hAnsi="Tahoma" w:cs="Arial"/>
                  <w:b w:val="0"/>
                  <w:snapToGrid w:val="0"/>
                  <w:color w:val="auto"/>
                  <w:sz w:val="20"/>
                  <w:szCs w:val="20"/>
                  <w:lang w:eastAsia="ja-JP"/>
                  <w:rPrChange w:id="9117" w:author="Phuong Giang" w:date="2012-02-22T23:38:00Z">
                    <w:rPr>
                      <w:b/>
                      <w:color w:val="800000"/>
                      <w:lang w:eastAsia="ja-JP"/>
                    </w:rPr>
                  </w:rPrChange>
                </w:rPr>
                <w:t>Default</w:t>
              </w:r>
            </w:ins>
          </w:p>
        </w:tc>
        <w:tc>
          <w:tcPr>
            <w:tcW w:w="4512" w:type="dxa"/>
            <w:tcPrChange w:id="9118" w:author="Phuong Giang" w:date="2012-02-22T23:30:00Z">
              <w:tcPr>
                <w:tcW w:w="451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119" w:author="Phuong Giang" w:date="2012-02-22T21:36:00Z"/>
                <w:b w:val="0"/>
                <w:lang w:eastAsia="ja-JP"/>
                <w:rPrChange w:id="9120" w:author="Phuong Giang" w:date="2012-02-22T23:38:00Z">
                  <w:rPr>
                    <w:ins w:id="9121" w:author="Phuong Giang" w:date="2012-02-22T21:36:00Z"/>
                    <w:b/>
                    <w:bCs w:val="0"/>
                    <w:color w:val="800000"/>
                    <w:lang w:eastAsia="ja-JP"/>
                  </w:rPr>
                </w:rPrChange>
              </w:rPr>
              <w:pPrChange w:id="9122"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123" w:author="Phuong Giang" w:date="2012-02-22T21:36:00Z">
              <w:r w:rsidRPr="009F25A3">
                <w:rPr>
                  <w:rFonts w:ascii="Tahoma" w:eastAsia="MS Mincho" w:hAnsi="Tahoma" w:cs="Arial"/>
                  <w:b w:val="0"/>
                  <w:snapToGrid w:val="0"/>
                  <w:color w:val="auto"/>
                  <w:sz w:val="20"/>
                  <w:szCs w:val="20"/>
                  <w:lang w:eastAsia="ja-JP"/>
                  <w:rPrChange w:id="9124" w:author="Phuong Giang" w:date="2012-02-22T23:38:00Z">
                    <w:rPr>
                      <w:b/>
                      <w:color w:val="800000"/>
                      <w:lang w:eastAsia="ja-JP"/>
                    </w:rPr>
                  </w:rPrChange>
                </w:rPr>
                <w:t>Description</w:t>
              </w:r>
            </w:ins>
          </w:p>
        </w:tc>
      </w:tr>
      <w:tr w:rsidR="0095718C" w:rsidRPr="00481C8A" w:rsidTr="00F77673">
        <w:trPr>
          <w:ins w:id="9125" w:author="Phuong Giang" w:date="2012-02-22T21:36:00Z"/>
        </w:trPr>
        <w:tc>
          <w:tcPr>
            <w:tcW w:w="577" w:type="dxa"/>
            <w:tcPrChange w:id="9126" w:author="Phuong Giang" w:date="2012-02-22T23:30:00Z">
              <w:tcPr>
                <w:tcW w:w="577" w:type="dxa"/>
              </w:tcPr>
            </w:tcPrChange>
          </w:tcPr>
          <w:p w:rsidR="0095718C" w:rsidRPr="00481C8A" w:rsidRDefault="0095718C" w:rsidP="00995D66">
            <w:pPr>
              <w:pStyle w:val="comment"/>
              <w:ind w:left="0"/>
              <w:rPr>
                <w:ins w:id="9127" w:author="Phuong Giang" w:date="2012-02-22T21:36:00Z"/>
                <w:rFonts w:ascii="Times New Roman" w:hAnsi="Times New Roman" w:cs="Times New Roman"/>
                <w:i w:val="0"/>
                <w:color w:val="auto"/>
                <w:sz w:val="22"/>
                <w:szCs w:val="22"/>
                <w:rPrChange w:id="9128" w:author="Phuong Giang" w:date="2012-02-22T23:44:00Z">
                  <w:rPr>
                    <w:ins w:id="9129" w:author="Phuong Giang" w:date="2012-02-22T21:36:00Z"/>
                    <w:i w:val="0"/>
                    <w:color w:val="auto"/>
                    <w:sz w:val="18"/>
                    <w:szCs w:val="18"/>
                  </w:rPr>
                </w:rPrChange>
              </w:rPr>
            </w:pPr>
            <w:ins w:id="9130" w:author="Phuong Giang" w:date="2012-02-22T21:36:00Z">
              <w:r w:rsidRPr="00481C8A">
                <w:rPr>
                  <w:rFonts w:ascii="Times New Roman" w:hAnsi="Times New Roman" w:cs="Times New Roman"/>
                  <w:i w:val="0"/>
                  <w:color w:val="auto"/>
                  <w:sz w:val="22"/>
                  <w:szCs w:val="22"/>
                  <w:rPrChange w:id="9131" w:author="Phuong Giang" w:date="2012-02-22T23:44:00Z">
                    <w:rPr>
                      <w:b/>
                      <w:bCs w:val="0"/>
                      <w:i w:val="0"/>
                      <w:color w:val="auto"/>
                      <w:sz w:val="18"/>
                      <w:szCs w:val="18"/>
                      <w:lang w:eastAsia="en-US"/>
                    </w:rPr>
                  </w:rPrChange>
                </w:rPr>
                <w:t>1</w:t>
              </w:r>
            </w:ins>
          </w:p>
        </w:tc>
        <w:tc>
          <w:tcPr>
            <w:tcW w:w="1356" w:type="dxa"/>
            <w:tcPrChange w:id="9132" w:author="Phuong Giang" w:date="2012-02-22T23:30:00Z">
              <w:tcPr>
                <w:tcW w:w="1356" w:type="dxa"/>
              </w:tcPr>
            </w:tcPrChange>
          </w:tcPr>
          <w:p w:rsidR="0095718C" w:rsidRPr="00481C8A" w:rsidRDefault="0095718C" w:rsidP="00995D66">
            <w:pPr>
              <w:pStyle w:val="comment"/>
              <w:ind w:left="0"/>
              <w:rPr>
                <w:ins w:id="9133" w:author="Phuong Giang" w:date="2012-02-22T21:36:00Z"/>
                <w:rFonts w:ascii="Times New Roman" w:hAnsi="Times New Roman" w:cs="Times New Roman"/>
                <w:i w:val="0"/>
                <w:color w:val="auto"/>
                <w:sz w:val="22"/>
                <w:szCs w:val="22"/>
                <w:rPrChange w:id="9134" w:author="Phuong Giang" w:date="2012-02-22T23:44:00Z">
                  <w:rPr>
                    <w:ins w:id="9135" w:author="Phuong Giang" w:date="2012-02-22T21:36:00Z"/>
                    <w:i w:val="0"/>
                    <w:color w:val="auto"/>
                    <w:sz w:val="18"/>
                    <w:szCs w:val="18"/>
                  </w:rPr>
                </w:rPrChange>
              </w:rPr>
            </w:pPr>
            <w:ins w:id="9136" w:author="Phuong Giang" w:date="2012-02-22T21:36:00Z">
              <w:r w:rsidRPr="00481C8A">
                <w:rPr>
                  <w:rFonts w:ascii="Times New Roman" w:hAnsi="Times New Roman" w:cs="Times New Roman"/>
                  <w:i w:val="0"/>
                  <w:color w:val="auto"/>
                  <w:sz w:val="22"/>
                  <w:szCs w:val="22"/>
                  <w:rPrChange w:id="9137" w:author="Phuong Giang" w:date="2012-02-22T23:44:00Z">
                    <w:rPr>
                      <w:b/>
                      <w:bCs w:val="0"/>
                      <w:i w:val="0"/>
                      <w:color w:val="auto"/>
                      <w:sz w:val="18"/>
                      <w:szCs w:val="18"/>
                      <w:lang w:eastAsia="en-US"/>
                    </w:rPr>
                  </w:rPrChange>
                </w:rPr>
                <w:t xml:space="preserve">Return </w:t>
              </w:r>
            </w:ins>
          </w:p>
        </w:tc>
        <w:tc>
          <w:tcPr>
            <w:tcW w:w="846" w:type="dxa"/>
            <w:tcPrChange w:id="9138" w:author="Phuong Giang" w:date="2012-02-22T23:30:00Z">
              <w:tcPr>
                <w:tcW w:w="846" w:type="dxa"/>
              </w:tcPr>
            </w:tcPrChange>
          </w:tcPr>
          <w:p w:rsidR="0095718C" w:rsidRPr="00481C8A" w:rsidRDefault="0095718C" w:rsidP="00995D66">
            <w:pPr>
              <w:pStyle w:val="comment"/>
              <w:ind w:left="0"/>
              <w:rPr>
                <w:ins w:id="9139" w:author="Phuong Giang" w:date="2012-02-22T21:36:00Z"/>
                <w:rFonts w:ascii="Times New Roman" w:hAnsi="Times New Roman" w:cs="Times New Roman"/>
                <w:i w:val="0"/>
                <w:color w:val="auto"/>
                <w:sz w:val="22"/>
                <w:szCs w:val="22"/>
                <w:rPrChange w:id="9140" w:author="Phuong Giang" w:date="2012-02-22T23:44:00Z">
                  <w:rPr>
                    <w:ins w:id="9141" w:author="Phuong Giang" w:date="2012-02-22T21:36:00Z"/>
                    <w:i w:val="0"/>
                    <w:color w:val="auto"/>
                    <w:sz w:val="18"/>
                    <w:szCs w:val="18"/>
                  </w:rPr>
                </w:rPrChange>
              </w:rPr>
            </w:pPr>
            <w:ins w:id="9142" w:author="Phuong Giang" w:date="2012-02-22T21:36:00Z">
              <w:r w:rsidRPr="00481C8A">
                <w:rPr>
                  <w:rFonts w:ascii="Times New Roman" w:hAnsi="Times New Roman" w:cs="Times New Roman"/>
                  <w:i w:val="0"/>
                  <w:color w:val="auto"/>
                  <w:sz w:val="22"/>
                  <w:szCs w:val="22"/>
                  <w:rPrChange w:id="9143" w:author="Phuong Giang" w:date="2012-02-22T23:44:00Z">
                    <w:rPr>
                      <w:b/>
                      <w:bCs w:val="0"/>
                      <w:i w:val="0"/>
                      <w:color w:val="auto"/>
                      <w:sz w:val="18"/>
                      <w:szCs w:val="18"/>
                      <w:lang w:eastAsia="en-US"/>
                    </w:rPr>
                  </w:rPrChange>
                </w:rPr>
                <w:t>Bool</w:t>
              </w:r>
            </w:ins>
          </w:p>
        </w:tc>
        <w:tc>
          <w:tcPr>
            <w:tcW w:w="952" w:type="dxa"/>
            <w:tcPrChange w:id="9144" w:author="Phuong Giang" w:date="2012-02-22T23:30:00Z">
              <w:tcPr>
                <w:tcW w:w="952" w:type="dxa"/>
              </w:tcPr>
            </w:tcPrChange>
          </w:tcPr>
          <w:p w:rsidR="0095718C" w:rsidRPr="00481C8A" w:rsidRDefault="0095718C" w:rsidP="00995D66">
            <w:pPr>
              <w:pStyle w:val="comment"/>
              <w:ind w:left="0"/>
              <w:rPr>
                <w:ins w:id="9145" w:author="Phuong Giang" w:date="2012-02-22T21:36:00Z"/>
                <w:rFonts w:ascii="Times New Roman" w:hAnsi="Times New Roman" w:cs="Times New Roman"/>
                <w:i w:val="0"/>
                <w:color w:val="auto"/>
                <w:sz w:val="22"/>
                <w:szCs w:val="22"/>
                <w:rPrChange w:id="9146" w:author="Phuong Giang" w:date="2012-02-22T23:44:00Z">
                  <w:rPr>
                    <w:ins w:id="9147" w:author="Phuong Giang" w:date="2012-02-22T21:36:00Z"/>
                    <w:i w:val="0"/>
                    <w:color w:val="auto"/>
                    <w:sz w:val="18"/>
                    <w:szCs w:val="18"/>
                  </w:rPr>
                </w:rPrChange>
              </w:rPr>
            </w:pPr>
          </w:p>
        </w:tc>
        <w:tc>
          <w:tcPr>
            <w:tcW w:w="1333" w:type="dxa"/>
            <w:tcPrChange w:id="9148" w:author="Phuong Giang" w:date="2012-02-22T23:30:00Z">
              <w:tcPr>
                <w:tcW w:w="1333" w:type="dxa"/>
              </w:tcPr>
            </w:tcPrChange>
          </w:tcPr>
          <w:p w:rsidR="0095718C" w:rsidRPr="00481C8A" w:rsidRDefault="0095718C" w:rsidP="00995D66">
            <w:pPr>
              <w:pStyle w:val="comment"/>
              <w:ind w:left="0"/>
              <w:rPr>
                <w:ins w:id="9149" w:author="Phuong Giang" w:date="2012-02-22T21:36:00Z"/>
                <w:rFonts w:ascii="Times New Roman" w:hAnsi="Times New Roman" w:cs="Times New Roman"/>
                <w:i w:val="0"/>
                <w:color w:val="auto"/>
                <w:sz w:val="22"/>
                <w:szCs w:val="22"/>
                <w:rPrChange w:id="9150" w:author="Phuong Giang" w:date="2012-02-22T23:44:00Z">
                  <w:rPr>
                    <w:ins w:id="9151" w:author="Phuong Giang" w:date="2012-02-22T21:36:00Z"/>
                    <w:i w:val="0"/>
                    <w:color w:val="auto"/>
                    <w:sz w:val="18"/>
                    <w:szCs w:val="18"/>
                  </w:rPr>
                </w:rPrChange>
              </w:rPr>
            </w:pPr>
          </w:p>
        </w:tc>
        <w:tc>
          <w:tcPr>
            <w:tcW w:w="4512" w:type="dxa"/>
            <w:tcPrChange w:id="9152" w:author="Phuong Giang" w:date="2012-02-22T23:30:00Z">
              <w:tcPr>
                <w:tcW w:w="4512" w:type="dxa"/>
              </w:tcPr>
            </w:tcPrChange>
          </w:tcPr>
          <w:p w:rsidR="0095718C" w:rsidRPr="00481C8A" w:rsidRDefault="0095718C" w:rsidP="00995D66">
            <w:pPr>
              <w:pStyle w:val="comment"/>
              <w:ind w:left="0"/>
              <w:rPr>
                <w:ins w:id="9153" w:author="Phuong Giang" w:date="2012-02-22T21:36:00Z"/>
                <w:rFonts w:ascii="Times New Roman" w:hAnsi="Times New Roman" w:cs="Times New Roman"/>
                <w:i w:val="0"/>
                <w:color w:val="auto"/>
                <w:sz w:val="22"/>
                <w:szCs w:val="22"/>
                <w:rPrChange w:id="9154" w:author="Phuong Giang" w:date="2012-02-22T23:44:00Z">
                  <w:rPr>
                    <w:ins w:id="9155" w:author="Phuong Giang" w:date="2012-02-22T21:36:00Z"/>
                    <w:i w:val="0"/>
                    <w:color w:val="auto"/>
                    <w:sz w:val="18"/>
                    <w:szCs w:val="18"/>
                  </w:rPr>
                </w:rPrChange>
              </w:rPr>
            </w:pPr>
            <w:ins w:id="9156" w:author="Phuong Giang" w:date="2012-02-22T21:36:00Z">
              <w:r w:rsidRPr="00481C8A">
                <w:rPr>
                  <w:rFonts w:ascii="Times New Roman" w:hAnsi="Times New Roman" w:cs="Times New Roman"/>
                  <w:i w:val="0"/>
                  <w:color w:val="auto"/>
                  <w:sz w:val="22"/>
                  <w:szCs w:val="22"/>
                  <w:rPrChange w:id="9157" w:author="Phuong Giang" w:date="2012-02-22T23:44:00Z">
                    <w:rPr>
                      <w:b/>
                      <w:bCs w:val="0"/>
                      <w:i w:val="0"/>
                      <w:color w:val="auto"/>
                      <w:sz w:val="18"/>
                      <w:szCs w:val="18"/>
                      <w:lang w:eastAsia="en-US"/>
                    </w:rPr>
                  </w:rPrChange>
                </w:rPr>
                <w:t>Return whether delete action finished successfully</w:t>
              </w:r>
            </w:ins>
          </w:p>
        </w:tc>
      </w:tr>
    </w:tbl>
    <w:p w:rsidR="0095718C" w:rsidRPr="00651F73" w:rsidRDefault="0095718C">
      <w:pPr>
        <w:rPr>
          <w:ins w:id="9158" w:author="Phuong Giang" w:date="2012-02-22T21:36:00Z"/>
          <w:rStyle w:val="Strong"/>
          <w:rPrChange w:id="9159" w:author="Phuong Giang" w:date="2012-02-23T00:15:00Z">
            <w:rPr>
              <w:ins w:id="9160" w:author="Phuong Giang" w:date="2012-02-22T21:36:00Z"/>
            </w:rPr>
          </w:rPrChange>
        </w:rPr>
        <w:pPrChange w:id="9161" w:author="Phuong Giang" w:date="2012-02-23T00:00:00Z">
          <w:pPr>
            <w:pStyle w:val="Heading5"/>
            <w:tabs>
              <w:tab w:val="left" w:pos="4208"/>
            </w:tabs>
          </w:pPr>
        </w:pPrChange>
      </w:pPr>
      <w:ins w:id="9162" w:author="Phuong Giang" w:date="2012-02-22T21:36:00Z">
        <w:r w:rsidRPr="00651F73">
          <w:rPr>
            <w:rStyle w:val="Strong"/>
            <w:rPrChange w:id="9163" w:author="Phuong Giang" w:date="2012-02-23T00:15:00Z">
              <w:rPr/>
            </w:rPrChange>
          </w:rPr>
          <w:t>Implementation</w:t>
        </w:r>
      </w:ins>
    </w:p>
    <w:p w:rsidR="0095718C" w:rsidRDefault="0095718C" w:rsidP="0095718C">
      <w:pPr>
        <w:rPr>
          <w:ins w:id="9164" w:author="Phuong Giang" w:date="2012-02-22T21:36:00Z"/>
        </w:rPr>
      </w:pPr>
      <w:ins w:id="9165" w:author="Phuong Giang" w:date="2012-02-22T21:36:00Z">
        <w:r>
          <w:t>Call the _</w:t>
        </w:r>
        <w:proofErr w:type="spellStart"/>
        <w:r>
          <w:t>tmAccessor</w:t>
        </w:r>
        <w:proofErr w:type="spellEnd"/>
        <w:r>
          <w:t xml:space="preserve"> to delete the current _</w:t>
        </w:r>
        <w:proofErr w:type="spellStart"/>
        <w:r>
          <w:t>teachingMethod</w:t>
        </w:r>
        <w:proofErr w:type="spellEnd"/>
        <w:r>
          <w:t xml:space="preserve"> </w:t>
        </w:r>
      </w:ins>
    </w:p>
    <w:p w:rsidR="0095718C" w:rsidRDefault="0095718C" w:rsidP="0095718C">
      <w:pPr>
        <w:rPr>
          <w:ins w:id="9166" w:author="Phuong Giang" w:date="2012-02-22T21:36:00Z"/>
        </w:rPr>
      </w:pPr>
      <w:ins w:id="9167" w:author="Phuong Giang" w:date="2012-02-22T21:36:00Z">
        <w:r>
          <w:t>Return whether this action is successfully done.</w:t>
        </w:r>
      </w:ins>
    </w:p>
    <w:p w:rsidR="0095718C" w:rsidRDefault="0095718C">
      <w:pPr>
        <w:pStyle w:val="Heading6"/>
        <w:rPr>
          <w:ins w:id="9168" w:author="Phuong Giang" w:date="2012-02-22T21:36:00Z"/>
          <w:lang w:eastAsia="ja-JP"/>
        </w:rPr>
        <w:pPrChange w:id="9169" w:author="Phuong Giang" w:date="2012-02-23T00:00:00Z">
          <w:pPr>
            <w:pStyle w:val="Heading4"/>
            <w:numPr>
              <w:numId w:val="6"/>
            </w:numPr>
            <w:tabs>
              <w:tab w:val="left" w:pos="4208"/>
            </w:tabs>
          </w:pPr>
        </w:pPrChange>
      </w:pPr>
      <w:ins w:id="9170" w:author="Phuong Giang" w:date="2012-02-22T21:36:00Z">
        <w:r>
          <w:t>Save</w:t>
        </w:r>
        <w:r>
          <w:rPr>
            <w:rFonts w:hint="eastAsia"/>
          </w:rPr>
          <w:t xml:space="preserve"> method</w:t>
        </w:r>
      </w:ins>
    </w:p>
    <w:p w:rsidR="0095718C" w:rsidRDefault="0095718C" w:rsidP="0095718C">
      <w:pPr>
        <w:pStyle w:val="comment"/>
        <w:rPr>
          <w:ins w:id="9171" w:author="Phuong Giang" w:date="2012-02-22T21:36:00Z"/>
        </w:rPr>
      </w:pPr>
      <w:ins w:id="9172" w:author="Phuong Giang" w:date="2012-02-22T21:36:00Z">
        <w:r>
          <w:t xml:space="preserve">Public bool </w:t>
        </w:r>
        <w:proofErr w:type="gramStart"/>
        <w:r>
          <w:t>Save()</w:t>
        </w:r>
        <w:proofErr w:type="gramEnd"/>
      </w:ins>
    </w:p>
    <w:p w:rsidR="0095718C" w:rsidRPr="00651F73" w:rsidRDefault="0095718C" w:rsidP="0095718C">
      <w:pPr>
        <w:pStyle w:val="comment"/>
        <w:ind w:left="0"/>
        <w:rPr>
          <w:ins w:id="9173" w:author="Phuong Giang" w:date="2012-02-22T21:36:00Z"/>
          <w:color w:val="auto"/>
          <w:rPrChange w:id="9174" w:author="Phuong Giang" w:date="2012-02-23T00:14:00Z">
            <w:rPr>
              <w:ins w:id="9175" w:author="Phuong Giang" w:date="2012-02-22T21:36:00Z"/>
            </w:rPr>
          </w:rPrChange>
        </w:rPr>
      </w:pPr>
      <w:ins w:id="9176" w:author="Phuong Giang" w:date="2012-02-22T21:36:00Z">
        <w:r w:rsidRPr="00651F73">
          <w:rPr>
            <w:i w:val="0"/>
            <w:color w:val="auto"/>
            <w:sz w:val="18"/>
            <w:szCs w:val="18"/>
            <w:rPrChange w:id="9177" w:author="Phuong Giang" w:date="2012-02-23T00:14:00Z">
              <w:rPr>
                <w:rFonts w:asciiTheme="majorHAnsi" w:eastAsiaTheme="majorEastAsia" w:hAnsiTheme="majorHAnsi" w:cstheme="majorBidi"/>
                <w:b/>
                <w:i w:val="0"/>
                <w:iCs/>
                <w:snapToGrid/>
                <w:color w:val="4F81BD" w:themeColor="accent1"/>
                <w:sz w:val="18"/>
                <w:szCs w:val="18"/>
                <w:lang w:eastAsia="en-US"/>
              </w:rPr>
            </w:rPrChange>
          </w:rPr>
          <w:t>Save the current teaching method</w:t>
        </w:r>
        <w:r w:rsidRPr="00651F73">
          <w:rPr>
            <w:color w:val="auto"/>
            <w:rPrChange w:id="9178" w:author="Phuong Giang" w:date="2012-02-23T00:14:00Z">
              <w:rPr>
                <w:rFonts w:asciiTheme="majorHAnsi" w:eastAsiaTheme="majorEastAsia" w:hAnsiTheme="majorHAnsi" w:cstheme="majorBidi"/>
                <w:b/>
                <w:iCs/>
                <w:snapToGrid/>
                <w:color w:val="4F81BD" w:themeColor="accent1"/>
                <w:sz w:val="22"/>
                <w:szCs w:val="22"/>
                <w:lang w:eastAsia="en-US"/>
              </w:rPr>
            </w:rPrChange>
          </w:rPr>
          <w:t xml:space="preserve"> </w:t>
        </w:r>
      </w:ins>
    </w:p>
    <w:p w:rsidR="0095718C" w:rsidRPr="001669BE" w:rsidRDefault="001669BE">
      <w:pPr>
        <w:rPr>
          <w:ins w:id="9179" w:author="Phuong Giang" w:date="2012-02-22T21:36:00Z"/>
          <w:rStyle w:val="Strong"/>
          <w:rPrChange w:id="9180" w:author="Phuong Giang" w:date="2012-02-23T00:00:00Z">
            <w:rPr>
              <w:ins w:id="9181" w:author="Phuong Giang" w:date="2012-02-22T21:36:00Z"/>
              <w:lang w:eastAsia="ja-JP"/>
            </w:rPr>
          </w:rPrChange>
        </w:rPr>
        <w:pPrChange w:id="9182" w:author="Phuong Giang" w:date="2012-02-23T00:00:00Z">
          <w:pPr>
            <w:pStyle w:val="Heading5"/>
            <w:tabs>
              <w:tab w:val="left" w:pos="4208"/>
            </w:tabs>
          </w:pPr>
        </w:pPrChange>
      </w:pPr>
      <w:ins w:id="9183" w:author="Phuong Giang" w:date="2012-02-23T00:02:00Z">
        <w:r w:rsidRPr="001669BE">
          <w:rPr>
            <w:rStyle w:val="Strong"/>
            <w:rFonts w:ascii="Times New Roman" w:hAnsi="Times New Roman"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184"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846"/>
        <w:gridCol w:w="952"/>
        <w:gridCol w:w="1333"/>
        <w:gridCol w:w="4512"/>
        <w:tblGridChange w:id="9185">
          <w:tblGrid>
            <w:gridCol w:w="577"/>
            <w:gridCol w:w="1356"/>
            <w:gridCol w:w="846"/>
            <w:gridCol w:w="952"/>
            <w:gridCol w:w="1333"/>
            <w:gridCol w:w="451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186" w:author="Phuong Giang" w:date="2012-02-22T21:36:00Z"/>
        </w:trPr>
        <w:tc>
          <w:tcPr>
            <w:tcW w:w="577" w:type="dxa"/>
            <w:tcPrChange w:id="9187" w:author="Phuong Giang" w:date="2012-02-22T23:30:00Z">
              <w:tcPr>
                <w:tcW w:w="577"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188" w:author="Phuong Giang" w:date="2012-02-22T21:36:00Z"/>
                <w:b w:val="0"/>
                <w:lang w:eastAsia="ja-JP"/>
                <w:rPrChange w:id="9189" w:author="Phuong Giang" w:date="2012-02-22T23:38:00Z">
                  <w:rPr>
                    <w:ins w:id="9190" w:author="Phuong Giang" w:date="2012-02-22T21:36:00Z"/>
                    <w:b/>
                    <w:bCs w:val="0"/>
                    <w:color w:val="800000"/>
                  </w:rPr>
                </w:rPrChange>
              </w:rPr>
              <w:pPrChange w:id="9191"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192" w:author="Phuong Giang" w:date="2012-02-22T21:36:00Z">
              <w:r w:rsidRPr="009F25A3">
                <w:rPr>
                  <w:rFonts w:ascii="Tahoma" w:eastAsia="MS Mincho" w:hAnsi="Tahoma" w:cs="Arial"/>
                  <w:b w:val="0"/>
                  <w:snapToGrid w:val="0"/>
                  <w:color w:val="auto"/>
                  <w:sz w:val="20"/>
                  <w:szCs w:val="20"/>
                  <w:lang w:eastAsia="ja-JP"/>
                  <w:rPrChange w:id="9193" w:author="Phuong Giang" w:date="2012-02-22T23:38:00Z">
                    <w:rPr>
                      <w:b/>
                      <w:color w:val="800000"/>
                    </w:rPr>
                  </w:rPrChange>
                </w:rPr>
                <w:t>No</w:t>
              </w:r>
            </w:ins>
          </w:p>
        </w:tc>
        <w:tc>
          <w:tcPr>
            <w:tcW w:w="1356" w:type="dxa"/>
            <w:tcPrChange w:id="9194" w:author="Phuong Giang" w:date="2012-02-22T23:30:00Z">
              <w:tcPr>
                <w:tcW w:w="135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195" w:author="Phuong Giang" w:date="2012-02-22T21:36:00Z"/>
                <w:b w:val="0"/>
                <w:lang w:eastAsia="ja-JP"/>
                <w:rPrChange w:id="9196" w:author="Phuong Giang" w:date="2012-02-22T23:38:00Z">
                  <w:rPr>
                    <w:ins w:id="9197" w:author="Phuong Giang" w:date="2012-02-22T21:36:00Z"/>
                    <w:b/>
                    <w:bCs w:val="0"/>
                    <w:color w:val="800000"/>
                    <w:lang w:eastAsia="ja-JP"/>
                  </w:rPr>
                </w:rPrChange>
              </w:rPr>
              <w:pPrChange w:id="9198"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199" w:author="Phuong Giang" w:date="2012-02-22T21:36:00Z">
              <w:r w:rsidRPr="009F25A3">
                <w:rPr>
                  <w:rFonts w:ascii="Tahoma" w:eastAsia="MS Mincho" w:hAnsi="Tahoma" w:cs="Arial"/>
                  <w:b w:val="0"/>
                  <w:snapToGrid w:val="0"/>
                  <w:color w:val="auto"/>
                  <w:sz w:val="20"/>
                  <w:szCs w:val="20"/>
                  <w:lang w:eastAsia="ja-JP"/>
                  <w:rPrChange w:id="9200" w:author="Phuong Giang" w:date="2012-02-22T23:38:00Z">
                    <w:rPr>
                      <w:b/>
                      <w:color w:val="800000"/>
                      <w:lang w:eastAsia="ja-JP"/>
                    </w:rPr>
                  </w:rPrChange>
                </w:rPr>
                <w:t>Parameter</w:t>
              </w:r>
            </w:ins>
          </w:p>
        </w:tc>
        <w:tc>
          <w:tcPr>
            <w:tcW w:w="846" w:type="dxa"/>
            <w:tcPrChange w:id="9201" w:author="Phuong Giang" w:date="2012-02-22T23:30:00Z">
              <w:tcPr>
                <w:tcW w:w="84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02" w:author="Phuong Giang" w:date="2012-02-22T21:36:00Z"/>
                <w:b w:val="0"/>
                <w:lang w:eastAsia="ja-JP"/>
                <w:rPrChange w:id="9203" w:author="Phuong Giang" w:date="2012-02-22T23:38:00Z">
                  <w:rPr>
                    <w:ins w:id="9204" w:author="Phuong Giang" w:date="2012-02-22T21:36:00Z"/>
                    <w:b/>
                    <w:bCs w:val="0"/>
                    <w:color w:val="800000"/>
                    <w:lang w:eastAsia="ja-JP"/>
                  </w:rPr>
                </w:rPrChange>
              </w:rPr>
              <w:pPrChange w:id="9205"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06" w:author="Phuong Giang" w:date="2012-02-22T21:36:00Z">
              <w:r w:rsidRPr="009F25A3">
                <w:rPr>
                  <w:rFonts w:ascii="Tahoma" w:eastAsia="MS Mincho" w:hAnsi="Tahoma" w:cs="Arial"/>
                  <w:b w:val="0"/>
                  <w:snapToGrid w:val="0"/>
                  <w:color w:val="auto"/>
                  <w:sz w:val="20"/>
                  <w:szCs w:val="20"/>
                  <w:lang w:eastAsia="ja-JP"/>
                  <w:rPrChange w:id="9207" w:author="Phuong Giang" w:date="2012-02-22T23:38:00Z">
                    <w:rPr>
                      <w:b/>
                      <w:color w:val="800000"/>
                      <w:lang w:eastAsia="ja-JP"/>
                    </w:rPr>
                  </w:rPrChange>
                </w:rPr>
                <w:t>Type</w:t>
              </w:r>
            </w:ins>
          </w:p>
        </w:tc>
        <w:tc>
          <w:tcPr>
            <w:tcW w:w="952" w:type="dxa"/>
            <w:tcPrChange w:id="9208"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09" w:author="Phuong Giang" w:date="2012-02-22T21:36:00Z"/>
                <w:b w:val="0"/>
                <w:lang w:eastAsia="ja-JP"/>
                <w:rPrChange w:id="9210" w:author="Phuong Giang" w:date="2012-02-22T23:38:00Z">
                  <w:rPr>
                    <w:ins w:id="9211" w:author="Phuong Giang" w:date="2012-02-22T21:36:00Z"/>
                    <w:b/>
                    <w:bCs w:val="0"/>
                    <w:color w:val="800000"/>
                    <w:lang w:eastAsia="ja-JP"/>
                  </w:rPr>
                </w:rPrChange>
              </w:rPr>
              <w:pPrChange w:id="9212"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13" w:author="Phuong Giang" w:date="2012-02-22T21:36:00Z">
              <w:r w:rsidRPr="009F25A3">
                <w:rPr>
                  <w:rFonts w:ascii="Tahoma" w:eastAsia="MS Mincho" w:hAnsi="Tahoma" w:cs="Arial"/>
                  <w:b w:val="0"/>
                  <w:snapToGrid w:val="0"/>
                  <w:color w:val="auto"/>
                  <w:sz w:val="20"/>
                  <w:szCs w:val="20"/>
                  <w:lang w:eastAsia="ja-JP"/>
                  <w:rPrChange w:id="9214" w:author="Phuong Giang" w:date="2012-02-22T23:38:00Z">
                    <w:rPr>
                      <w:b/>
                      <w:color w:val="800000"/>
                      <w:lang w:eastAsia="ja-JP"/>
                    </w:rPr>
                  </w:rPrChange>
                </w:rPr>
                <w:t>In/out</w:t>
              </w:r>
            </w:ins>
          </w:p>
        </w:tc>
        <w:tc>
          <w:tcPr>
            <w:tcW w:w="1333" w:type="dxa"/>
            <w:tcPrChange w:id="9215" w:author="Phuong Giang" w:date="2012-02-22T23:30:00Z">
              <w:tcPr>
                <w:tcW w:w="133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16" w:author="Phuong Giang" w:date="2012-02-22T21:36:00Z"/>
                <w:b w:val="0"/>
                <w:lang w:eastAsia="ja-JP"/>
                <w:rPrChange w:id="9217" w:author="Phuong Giang" w:date="2012-02-22T23:38:00Z">
                  <w:rPr>
                    <w:ins w:id="9218" w:author="Phuong Giang" w:date="2012-02-22T21:36:00Z"/>
                    <w:b/>
                    <w:bCs w:val="0"/>
                    <w:color w:val="800000"/>
                    <w:lang w:eastAsia="ja-JP"/>
                  </w:rPr>
                </w:rPrChange>
              </w:rPr>
              <w:pPrChange w:id="9219"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20" w:author="Phuong Giang" w:date="2012-02-22T21:36:00Z">
              <w:r w:rsidRPr="009F25A3">
                <w:rPr>
                  <w:rFonts w:ascii="Tahoma" w:eastAsia="MS Mincho" w:hAnsi="Tahoma" w:cs="Arial"/>
                  <w:b w:val="0"/>
                  <w:snapToGrid w:val="0"/>
                  <w:color w:val="auto"/>
                  <w:sz w:val="20"/>
                  <w:szCs w:val="20"/>
                  <w:lang w:eastAsia="ja-JP"/>
                  <w:rPrChange w:id="9221" w:author="Phuong Giang" w:date="2012-02-22T23:38:00Z">
                    <w:rPr>
                      <w:b/>
                      <w:color w:val="800000"/>
                      <w:lang w:eastAsia="ja-JP"/>
                    </w:rPr>
                  </w:rPrChange>
                </w:rPr>
                <w:t>Default</w:t>
              </w:r>
            </w:ins>
          </w:p>
        </w:tc>
        <w:tc>
          <w:tcPr>
            <w:tcW w:w="4512" w:type="dxa"/>
            <w:tcPrChange w:id="9222" w:author="Phuong Giang" w:date="2012-02-22T23:30:00Z">
              <w:tcPr>
                <w:tcW w:w="451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23" w:author="Phuong Giang" w:date="2012-02-22T21:36:00Z"/>
                <w:b w:val="0"/>
                <w:lang w:eastAsia="ja-JP"/>
                <w:rPrChange w:id="9224" w:author="Phuong Giang" w:date="2012-02-22T23:38:00Z">
                  <w:rPr>
                    <w:ins w:id="9225" w:author="Phuong Giang" w:date="2012-02-22T21:36:00Z"/>
                    <w:b/>
                    <w:bCs w:val="0"/>
                    <w:color w:val="800000"/>
                    <w:lang w:eastAsia="ja-JP"/>
                  </w:rPr>
                </w:rPrChange>
              </w:rPr>
              <w:pPrChange w:id="9226"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27" w:author="Phuong Giang" w:date="2012-02-22T21:36:00Z">
              <w:r w:rsidRPr="009F25A3">
                <w:rPr>
                  <w:rFonts w:ascii="Tahoma" w:eastAsia="MS Mincho" w:hAnsi="Tahoma" w:cs="Arial"/>
                  <w:b w:val="0"/>
                  <w:snapToGrid w:val="0"/>
                  <w:color w:val="auto"/>
                  <w:sz w:val="20"/>
                  <w:szCs w:val="20"/>
                  <w:lang w:eastAsia="ja-JP"/>
                  <w:rPrChange w:id="9228" w:author="Phuong Giang" w:date="2012-02-22T23:38:00Z">
                    <w:rPr>
                      <w:b/>
                      <w:color w:val="800000"/>
                      <w:lang w:eastAsia="ja-JP"/>
                    </w:rPr>
                  </w:rPrChange>
                </w:rPr>
                <w:t>Description</w:t>
              </w:r>
            </w:ins>
          </w:p>
        </w:tc>
      </w:tr>
      <w:tr w:rsidR="0095718C" w:rsidRPr="00481C8A" w:rsidTr="00F77673">
        <w:trPr>
          <w:ins w:id="9229" w:author="Phuong Giang" w:date="2012-02-22T21:36:00Z"/>
        </w:trPr>
        <w:tc>
          <w:tcPr>
            <w:tcW w:w="577" w:type="dxa"/>
            <w:tcPrChange w:id="9230" w:author="Phuong Giang" w:date="2012-02-22T23:30:00Z">
              <w:tcPr>
                <w:tcW w:w="577" w:type="dxa"/>
              </w:tcPr>
            </w:tcPrChange>
          </w:tcPr>
          <w:p w:rsidR="0095718C" w:rsidRPr="00481C8A" w:rsidRDefault="0095718C" w:rsidP="00995D66">
            <w:pPr>
              <w:pStyle w:val="comment"/>
              <w:ind w:left="0"/>
              <w:rPr>
                <w:ins w:id="9231" w:author="Phuong Giang" w:date="2012-02-22T21:36:00Z"/>
                <w:rFonts w:ascii="Times New Roman" w:hAnsi="Times New Roman" w:cs="Times New Roman"/>
                <w:i w:val="0"/>
                <w:color w:val="auto"/>
                <w:sz w:val="22"/>
                <w:szCs w:val="22"/>
                <w:rPrChange w:id="9232" w:author="Phuong Giang" w:date="2012-02-22T23:44:00Z">
                  <w:rPr>
                    <w:ins w:id="9233" w:author="Phuong Giang" w:date="2012-02-22T21:36:00Z"/>
                    <w:i w:val="0"/>
                    <w:color w:val="auto"/>
                    <w:sz w:val="18"/>
                    <w:szCs w:val="18"/>
                  </w:rPr>
                </w:rPrChange>
              </w:rPr>
            </w:pPr>
            <w:ins w:id="9234" w:author="Phuong Giang" w:date="2012-02-22T21:36:00Z">
              <w:r w:rsidRPr="00481C8A">
                <w:rPr>
                  <w:rFonts w:ascii="Times New Roman" w:hAnsi="Times New Roman" w:cs="Times New Roman"/>
                  <w:i w:val="0"/>
                  <w:color w:val="auto"/>
                  <w:sz w:val="22"/>
                  <w:szCs w:val="22"/>
                  <w:rPrChange w:id="9235" w:author="Phuong Giang" w:date="2012-02-22T23:44:00Z">
                    <w:rPr>
                      <w:b/>
                      <w:bCs w:val="0"/>
                      <w:i w:val="0"/>
                      <w:color w:val="auto"/>
                      <w:sz w:val="18"/>
                      <w:szCs w:val="18"/>
                      <w:lang w:eastAsia="en-US"/>
                    </w:rPr>
                  </w:rPrChange>
                </w:rPr>
                <w:t>1</w:t>
              </w:r>
            </w:ins>
          </w:p>
        </w:tc>
        <w:tc>
          <w:tcPr>
            <w:tcW w:w="1356" w:type="dxa"/>
            <w:tcPrChange w:id="9236" w:author="Phuong Giang" w:date="2012-02-22T23:30:00Z">
              <w:tcPr>
                <w:tcW w:w="1356" w:type="dxa"/>
              </w:tcPr>
            </w:tcPrChange>
          </w:tcPr>
          <w:p w:rsidR="0095718C" w:rsidRPr="00481C8A" w:rsidRDefault="0095718C" w:rsidP="00995D66">
            <w:pPr>
              <w:pStyle w:val="comment"/>
              <w:ind w:left="0"/>
              <w:rPr>
                <w:ins w:id="9237" w:author="Phuong Giang" w:date="2012-02-22T21:36:00Z"/>
                <w:rFonts w:ascii="Times New Roman" w:hAnsi="Times New Roman" w:cs="Times New Roman"/>
                <w:i w:val="0"/>
                <w:color w:val="auto"/>
                <w:sz w:val="22"/>
                <w:szCs w:val="22"/>
                <w:rPrChange w:id="9238" w:author="Phuong Giang" w:date="2012-02-22T23:44:00Z">
                  <w:rPr>
                    <w:ins w:id="9239" w:author="Phuong Giang" w:date="2012-02-22T21:36:00Z"/>
                    <w:i w:val="0"/>
                    <w:color w:val="auto"/>
                    <w:sz w:val="18"/>
                    <w:szCs w:val="18"/>
                  </w:rPr>
                </w:rPrChange>
              </w:rPr>
            </w:pPr>
            <w:ins w:id="9240" w:author="Phuong Giang" w:date="2012-02-22T21:36:00Z">
              <w:r w:rsidRPr="00481C8A">
                <w:rPr>
                  <w:rFonts w:ascii="Times New Roman" w:hAnsi="Times New Roman" w:cs="Times New Roman"/>
                  <w:i w:val="0"/>
                  <w:color w:val="auto"/>
                  <w:sz w:val="22"/>
                  <w:szCs w:val="22"/>
                  <w:rPrChange w:id="9241" w:author="Phuong Giang" w:date="2012-02-22T23:44:00Z">
                    <w:rPr>
                      <w:b/>
                      <w:bCs w:val="0"/>
                      <w:i w:val="0"/>
                      <w:color w:val="auto"/>
                      <w:sz w:val="18"/>
                      <w:szCs w:val="18"/>
                      <w:lang w:eastAsia="en-US"/>
                    </w:rPr>
                  </w:rPrChange>
                </w:rPr>
                <w:t xml:space="preserve">Return </w:t>
              </w:r>
            </w:ins>
          </w:p>
        </w:tc>
        <w:tc>
          <w:tcPr>
            <w:tcW w:w="846" w:type="dxa"/>
            <w:tcPrChange w:id="9242" w:author="Phuong Giang" w:date="2012-02-22T23:30:00Z">
              <w:tcPr>
                <w:tcW w:w="846" w:type="dxa"/>
              </w:tcPr>
            </w:tcPrChange>
          </w:tcPr>
          <w:p w:rsidR="0095718C" w:rsidRPr="00481C8A" w:rsidRDefault="0095718C" w:rsidP="00995D66">
            <w:pPr>
              <w:pStyle w:val="comment"/>
              <w:ind w:left="0"/>
              <w:rPr>
                <w:ins w:id="9243" w:author="Phuong Giang" w:date="2012-02-22T21:36:00Z"/>
                <w:rFonts w:ascii="Times New Roman" w:hAnsi="Times New Roman" w:cs="Times New Roman"/>
                <w:i w:val="0"/>
                <w:color w:val="auto"/>
                <w:sz w:val="22"/>
                <w:szCs w:val="22"/>
                <w:rPrChange w:id="9244" w:author="Phuong Giang" w:date="2012-02-22T23:44:00Z">
                  <w:rPr>
                    <w:ins w:id="9245" w:author="Phuong Giang" w:date="2012-02-22T21:36:00Z"/>
                    <w:i w:val="0"/>
                    <w:color w:val="auto"/>
                    <w:sz w:val="18"/>
                    <w:szCs w:val="18"/>
                  </w:rPr>
                </w:rPrChange>
              </w:rPr>
            </w:pPr>
            <w:ins w:id="9246" w:author="Phuong Giang" w:date="2012-02-22T21:36:00Z">
              <w:r w:rsidRPr="00481C8A">
                <w:rPr>
                  <w:rFonts w:ascii="Times New Roman" w:hAnsi="Times New Roman" w:cs="Times New Roman"/>
                  <w:i w:val="0"/>
                  <w:color w:val="auto"/>
                  <w:sz w:val="22"/>
                  <w:szCs w:val="22"/>
                  <w:rPrChange w:id="9247" w:author="Phuong Giang" w:date="2012-02-22T23:44:00Z">
                    <w:rPr>
                      <w:b/>
                      <w:bCs w:val="0"/>
                      <w:i w:val="0"/>
                      <w:color w:val="auto"/>
                      <w:sz w:val="18"/>
                      <w:szCs w:val="18"/>
                      <w:lang w:eastAsia="en-US"/>
                    </w:rPr>
                  </w:rPrChange>
                </w:rPr>
                <w:t>Bool</w:t>
              </w:r>
            </w:ins>
          </w:p>
        </w:tc>
        <w:tc>
          <w:tcPr>
            <w:tcW w:w="952" w:type="dxa"/>
            <w:tcPrChange w:id="9248" w:author="Phuong Giang" w:date="2012-02-22T23:30:00Z">
              <w:tcPr>
                <w:tcW w:w="952" w:type="dxa"/>
              </w:tcPr>
            </w:tcPrChange>
          </w:tcPr>
          <w:p w:rsidR="0095718C" w:rsidRPr="00481C8A" w:rsidRDefault="0095718C" w:rsidP="00995D66">
            <w:pPr>
              <w:pStyle w:val="comment"/>
              <w:ind w:left="0"/>
              <w:rPr>
                <w:ins w:id="9249" w:author="Phuong Giang" w:date="2012-02-22T21:36:00Z"/>
                <w:rFonts w:ascii="Times New Roman" w:hAnsi="Times New Roman" w:cs="Times New Roman"/>
                <w:i w:val="0"/>
                <w:color w:val="auto"/>
                <w:sz w:val="22"/>
                <w:szCs w:val="22"/>
                <w:rPrChange w:id="9250" w:author="Phuong Giang" w:date="2012-02-22T23:44:00Z">
                  <w:rPr>
                    <w:ins w:id="9251" w:author="Phuong Giang" w:date="2012-02-22T21:36:00Z"/>
                    <w:i w:val="0"/>
                    <w:color w:val="auto"/>
                    <w:sz w:val="18"/>
                    <w:szCs w:val="18"/>
                  </w:rPr>
                </w:rPrChange>
              </w:rPr>
            </w:pPr>
          </w:p>
        </w:tc>
        <w:tc>
          <w:tcPr>
            <w:tcW w:w="1333" w:type="dxa"/>
            <w:tcPrChange w:id="9252" w:author="Phuong Giang" w:date="2012-02-22T23:30:00Z">
              <w:tcPr>
                <w:tcW w:w="1333" w:type="dxa"/>
              </w:tcPr>
            </w:tcPrChange>
          </w:tcPr>
          <w:p w:rsidR="0095718C" w:rsidRPr="00481C8A" w:rsidRDefault="0095718C" w:rsidP="00995D66">
            <w:pPr>
              <w:pStyle w:val="comment"/>
              <w:ind w:left="0"/>
              <w:rPr>
                <w:ins w:id="9253" w:author="Phuong Giang" w:date="2012-02-22T21:36:00Z"/>
                <w:rFonts w:ascii="Times New Roman" w:hAnsi="Times New Roman" w:cs="Times New Roman"/>
                <w:i w:val="0"/>
                <w:color w:val="auto"/>
                <w:sz w:val="22"/>
                <w:szCs w:val="22"/>
                <w:rPrChange w:id="9254" w:author="Phuong Giang" w:date="2012-02-22T23:44:00Z">
                  <w:rPr>
                    <w:ins w:id="9255" w:author="Phuong Giang" w:date="2012-02-22T21:36:00Z"/>
                    <w:i w:val="0"/>
                    <w:color w:val="auto"/>
                    <w:sz w:val="18"/>
                    <w:szCs w:val="18"/>
                  </w:rPr>
                </w:rPrChange>
              </w:rPr>
            </w:pPr>
          </w:p>
        </w:tc>
        <w:tc>
          <w:tcPr>
            <w:tcW w:w="4512" w:type="dxa"/>
            <w:tcPrChange w:id="9256" w:author="Phuong Giang" w:date="2012-02-22T23:30:00Z">
              <w:tcPr>
                <w:tcW w:w="4512" w:type="dxa"/>
              </w:tcPr>
            </w:tcPrChange>
          </w:tcPr>
          <w:p w:rsidR="0095718C" w:rsidRPr="00481C8A" w:rsidRDefault="0095718C" w:rsidP="00995D66">
            <w:pPr>
              <w:pStyle w:val="comment"/>
              <w:ind w:left="0"/>
              <w:rPr>
                <w:ins w:id="9257" w:author="Phuong Giang" w:date="2012-02-22T21:36:00Z"/>
                <w:rFonts w:ascii="Times New Roman" w:hAnsi="Times New Roman" w:cs="Times New Roman"/>
                <w:i w:val="0"/>
                <w:color w:val="auto"/>
                <w:sz w:val="22"/>
                <w:szCs w:val="22"/>
                <w:rPrChange w:id="9258" w:author="Phuong Giang" w:date="2012-02-22T23:44:00Z">
                  <w:rPr>
                    <w:ins w:id="9259" w:author="Phuong Giang" w:date="2012-02-22T21:36:00Z"/>
                    <w:i w:val="0"/>
                    <w:color w:val="auto"/>
                    <w:sz w:val="18"/>
                    <w:szCs w:val="18"/>
                  </w:rPr>
                </w:rPrChange>
              </w:rPr>
            </w:pPr>
            <w:ins w:id="9260" w:author="Phuong Giang" w:date="2012-02-22T21:36:00Z">
              <w:r w:rsidRPr="00481C8A">
                <w:rPr>
                  <w:rFonts w:ascii="Times New Roman" w:hAnsi="Times New Roman" w:cs="Times New Roman"/>
                  <w:i w:val="0"/>
                  <w:color w:val="auto"/>
                  <w:sz w:val="22"/>
                  <w:szCs w:val="22"/>
                  <w:rPrChange w:id="9261" w:author="Phuong Giang" w:date="2012-02-22T23:44:00Z">
                    <w:rPr>
                      <w:b/>
                      <w:bCs w:val="0"/>
                      <w:i w:val="0"/>
                      <w:color w:val="auto"/>
                      <w:sz w:val="18"/>
                      <w:szCs w:val="18"/>
                      <w:lang w:eastAsia="en-US"/>
                    </w:rPr>
                  </w:rPrChange>
                </w:rPr>
                <w:t>Return whether save action finished successfully</w:t>
              </w:r>
            </w:ins>
          </w:p>
        </w:tc>
      </w:tr>
    </w:tbl>
    <w:p w:rsidR="0095718C" w:rsidRDefault="0095718C">
      <w:pPr>
        <w:rPr>
          <w:ins w:id="9262" w:author="Phuong Giang" w:date="2012-02-22T21:36:00Z"/>
        </w:rPr>
        <w:pPrChange w:id="9263" w:author="Phuong Giang" w:date="2012-02-23T00:00:00Z">
          <w:pPr>
            <w:pStyle w:val="Heading5"/>
            <w:tabs>
              <w:tab w:val="left" w:pos="4208"/>
            </w:tabs>
          </w:pPr>
        </w:pPrChange>
      </w:pPr>
      <w:ins w:id="9264" w:author="Phuong Giang" w:date="2012-02-22T21:36:00Z">
        <w:r w:rsidRPr="001669BE">
          <w:rPr>
            <w:rStyle w:val="Strong"/>
            <w:rPrChange w:id="9265" w:author="Phuong Giang" w:date="2012-02-23T00:00:00Z">
              <w:rPr/>
            </w:rPrChange>
          </w:rPr>
          <w:t>Implementation</w:t>
        </w:r>
      </w:ins>
    </w:p>
    <w:p w:rsidR="0095718C" w:rsidRDefault="0095718C" w:rsidP="0095718C">
      <w:pPr>
        <w:rPr>
          <w:ins w:id="9266" w:author="Phuong Giang" w:date="2012-02-22T21:36:00Z"/>
        </w:rPr>
      </w:pPr>
      <w:ins w:id="9267" w:author="Phuong Giang" w:date="2012-02-22T21:36:00Z">
        <w:r>
          <w:t>Call the _</w:t>
        </w:r>
        <w:proofErr w:type="spellStart"/>
        <w:r>
          <w:t>tmAccessor</w:t>
        </w:r>
        <w:proofErr w:type="spellEnd"/>
        <w:r>
          <w:t xml:space="preserve"> to save the current _</w:t>
        </w:r>
        <w:proofErr w:type="spellStart"/>
        <w:r>
          <w:t>teachingMethod</w:t>
        </w:r>
        <w:proofErr w:type="spellEnd"/>
        <w:r>
          <w:t xml:space="preserve"> </w:t>
        </w:r>
      </w:ins>
    </w:p>
    <w:p w:rsidR="0095718C" w:rsidRPr="00AB1796" w:rsidRDefault="0095718C" w:rsidP="0095718C">
      <w:pPr>
        <w:rPr>
          <w:ins w:id="9268" w:author="Phuong Giang" w:date="2012-02-22T21:36:00Z"/>
        </w:rPr>
      </w:pPr>
      <w:ins w:id="9269" w:author="Phuong Giang" w:date="2012-02-22T21:36:00Z">
        <w:r>
          <w:t>Return whether this action is successfully done.</w:t>
        </w:r>
      </w:ins>
    </w:p>
    <w:p w:rsidR="0095718C" w:rsidRDefault="0095718C" w:rsidP="0095718C">
      <w:pPr>
        <w:pStyle w:val="Heading4"/>
        <w:tabs>
          <w:tab w:val="left" w:pos="4208"/>
        </w:tabs>
        <w:rPr>
          <w:ins w:id="9270" w:author="Phuong Giang" w:date="2012-02-22T21:36:00Z"/>
        </w:rPr>
      </w:pPr>
      <w:proofErr w:type="spellStart"/>
      <w:ins w:id="9271" w:author="Phuong Giang" w:date="2012-02-22T21:36:00Z">
        <w:r>
          <w:t>TeachingMethodListViewModel</w:t>
        </w:r>
      </w:ins>
      <w:proofErr w:type="spellEnd"/>
      <w:ins w:id="9272" w:author="Phuong Giang" w:date="2012-02-23T00:09:00Z">
        <w:r w:rsidR="00B204CA">
          <w:t xml:space="preserve"> class</w:t>
        </w:r>
      </w:ins>
    </w:p>
    <w:p w:rsidR="0095718C" w:rsidRDefault="0095718C">
      <w:pPr>
        <w:pStyle w:val="Heading5"/>
        <w:rPr>
          <w:ins w:id="9273" w:author="Phuong Giang" w:date="2012-02-22T21:36:00Z"/>
        </w:rPr>
        <w:pPrChange w:id="9274" w:author="Phuong Giang" w:date="2012-02-23T00:03:00Z">
          <w:pPr>
            <w:pStyle w:val="Heading5"/>
            <w:numPr>
              <w:ilvl w:val="0"/>
              <w:numId w:val="0"/>
            </w:numPr>
            <w:ind w:left="0" w:firstLine="0"/>
          </w:pPr>
        </w:pPrChange>
      </w:pPr>
      <w:ins w:id="9275" w:author="Phuong Giang" w:date="2012-02-22T21:36:00Z">
        <w:r w:rsidRPr="00AB1796">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276"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378"/>
        <w:gridCol w:w="832"/>
        <w:gridCol w:w="1142"/>
        <w:gridCol w:w="952"/>
        <w:gridCol w:w="4702"/>
        <w:tblGridChange w:id="9277">
          <w:tblGrid>
            <w:gridCol w:w="570"/>
            <w:gridCol w:w="1378"/>
            <w:gridCol w:w="832"/>
            <w:gridCol w:w="1142"/>
            <w:gridCol w:w="952"/>
            <w:gridCol w:w="470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278" w:author="Phuong Giang" w:date="2012-02-22T21:36:00Z"/>
        </w:trPr>
        <w:tc>
          <w:tcPr>
            <w:tcW w:w="570" w:type="dxa"/>
            <w:tcPrChange w:id="9279" w:author="Phuong Giang" w:date="2012-02-22T23:30:00Z">
              <w:tcPr>
                <w:tcW w:w="570"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80" w:author="Phuong Giang" w:date="2012-02-22T21:36:00Z"/>
                <w:b w:val="0"/>
                <w:lang w:eastAsia="ja-JP"/>
                <w:rPrChange w:id="9281" w:author="Phuong Giang" w:date="2012-02-22T23:38:00Z">
                  <w:rPr>
                    <w:ins w:id="9282" w:author="Phuong Giang" w:date="2012-02-22T21:36:00Z"/>
                    <w:b/>
                    <w:bCs w:val="0"/>
                    <w:color w:val="800000"/>
                  </w:rPr>
                </w:rPrChange>
              </w:rPr>
              <w:pPrChange w:id="9283"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84" w:author="Phuong Giang" w:date="2012-02-22T21:36:00Z">
              <w:r w:rsidRPr="009F25A3">
                <w:rPr>
                  <w:rFonts w:ascii="Tahoma" w:eastAsia="MS Mincho" w:hAnsi="Tahoma" w:cs="Arial"/>
                  <w:b w:val="0"/>
                  <w:snapToGrid w:val="0"/>
                  <w:color w:val="auto"/>
                  <w:sz w:val="20"/>
                  <w:szCs w:val="20"/>
                  <w:lang w:eastAsia="ja-JP"/>
                  <w:rPrChange w:id="9285" w:author="Phuong Giang" w:date="2012-02-22T23:38:00Z">
                    <w:rPr>
                      <w:b/>
                      <w:color w:val="800000"/>
                    </w:rPr>
                  </w:rPrChange>
                </w:rPr>
                <w:t>No</w:t>
              </w:r>
            </w:ins>
          </w:p>
        </w:tc>
        <w:tc>
          <w:tcPr>
            <w:tcW w:w="1378" w:type="dxa"/>
            <w:tcPrChange w:id="9286" w:author="Phuong Giang" w:date="2012-02-22T23:30:00Z">
              <w:tcPr>
                <w:tcW w:w="1378"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87" w:author="Phuong Giang" w:date="2012-02-22T21:36:00Z"/>
                <w:b w:val="0"/>
                <w:lang w:eastAsia="ja-JP"/>
                <w:rPrChange w:id="9288" w:author="Phuong Giang" w:date="2012-02-22T23:38:00Z">
                  <w:rPr>
                    <w:ins w:id="9289" w:author="Phuong Giang" w:date="2012-02-22T21:36:00Z"/>
                    <w:b/>
                    <w:bCs w:val="0"/>
                    <w:color w:val="800000"/>
                    <w:lang w:eastAsia="ja-JP"/>
                  </w:rPr>
                </w:rPrChange>
              </w:rPr>
              <w:pPrChange w:id="9290"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91" w:author="Phuong Giang" w:date="2012-02-22T21:36:00Z">
              <w:r w:rsidRPr="009F25A3">
                <w:rPr>
                  <w:rFonts w:ascii="Tahoma" w:eastAsia="MS Mincho" w:hAnsi="Tahoma" w:cs="Arial"/>
                  <w:b w:val="0"/>
                  <w:snapToGrid w:val="0"/>
                  <w:color w:val="auto"/>
                  <w:sz w:val="20"/>
                  <w:szCs w:val="20"/>
                  <w:lang w:eastAsia="ja-JP"/>
                  <w:rPrChange w:id="9292" w:author="Phuong Giang" w:date="2012-02-22T23:38:00Z">
                    <w:rPr>
                      <w:b/>
                      <w:color w:val="800000"/>
                      <w:lang w:eastAsia="ja-JP"/>
                    </w:rPr>
                  </w:rPrChange>
                </w:rPr>
                <w:t>Attribute</w:t>
              </w:r>
            </w:ins>
          </w:p>
        </w:tc>
        <w:tc>
          <w:tcPr>
            <w:tcW w:w="832" w:type="dxa"/>
            <w:tcPrChange w:id="9293" w:author="Phuong Giang" w:date="2012-02-22T23:30:00Z">
              <w:tcPr>
                <w:tcW w:w="83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294" w:author="Phuong Giang" w:date="2012-02-22T21:36:00Z"/>
                <w:b w:val="0"/>
                <w:lang w:eastAsia="ja-JP"/>
                <w:rPrChange w:id="9295" w:author="Phuong Giang" w:date="2012-02-22T23:38:00Z">
                  <w:rPr>
                    <w:ins w:id="9296" w:author="Phuong Giang" w:date="2012-02-22T21:36:00Z"/>
                    <w:b/>
                    <w:bCs w:val="0"/>
                    <w:color w:val="800000"/>
                    <w:lang w:eastAsia="ja-JP"/>
                  </w:rPr>
                </w:rPrChange>
              </w:rPr>
              <w:pPrChange w:id="9297"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298" w:author="Phuong Giang" w:date="2012-02-22T21:36:00Z">
              <w:r w:rsidRPr="009F25A3">
                <w:rPr>
                  <w:rFonts w:ascii="Tahoma" w:eastAsia="MS Mincho" w:hAnsi="Tahoma" w:cs="Arial"/>
                  <w:b w:val="0"/>
                  <w:snapToGrid w:val="0"/>
                  <w:color w:val="auto"/>
                  <w:sz w:val="20"/>
                  <w:szCs w:val="20"/>
                  <w:lang w:eastAsia="ja-JP"/>
                  <w:rPrChange w:id="9299" w:author="Phuong Giang" w:date="2012-02-22T23:38:00Z">
                    <w:rPr>
                      <w:b/>
                      <w:color w:val="800000"/>
                      <w:lang w:eastAsia="ja-JP"/>
                    </w:rPr>
                  </w:rPrChange>
                </w:rPr>
                <w:t>Type</w:t>
              </w:r>
            </w:ins>
          </w:p>
        </w:tc>
        <w:tc>
          <w:tcPr>
            <w:tcW w:w="1142" w:type="dxa"/>
            <w:tcPrChange w:id="9300" w:author="Phuong Giang" w:date="2012-02-22T23:30:00Z">
              <w:tcPr>
                <w:tcW w:w="114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301" w:author="Phuong Giang" w:date="2012-02-22T21:36:00Z"/>
                <w:b w:val="0"/>
                <w:lang w:eastAsia="ja-JP"/>
                <w:rPrChange w:id="9302" w:author="Phuong Giang" w:date="2012-02-22T23:38:00Z">
                  <w:rPr>
                    <w:ins w:id="9303" w:author="Phuong Giang" w:date="2012-02-22T21:36:00Z"/>
                    <w:b/>
                    <w:bCs w:val="0"/>
                    <w:color w:val="800000"/>
                    <w:lang w:eastAsia="ja-JP"/>
                  </w:rPr>
                </w:rPrChange>
              </w:rPr>
              <w:pPrChange w:id="9304"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305" w:author="Phuong Giang" w:date="2012-02-22T21:36:00Z">
              <w:r w:rsidRPr="009F25A3">
                <w:rPr>
                  <w:rFonts w:ascii="Tahoma" w:eastAsia="MS Mincho" w:hAnsi="Tahoma" w:cs="Arial"/>
                  <w:b w:val="0"/>
                  <w:snapToGrid w:val="0"/>
                  <w:color w:val="auto"/>
                  <w:sz w:val="20"/>
                  <w:szCs w:val="20"/>
                  <w:lang w:eastAsia="ja-JP"/>
                  <w:rPrChange w:id="9306" w:author="Phuong Giang" w:date="2012-02-22T23:38:00Z">
                    <w:rPr>
                      <w:b/>
                      <w:color w:val="800000"/>
                      <w:lang w:eastAsia="ja-JP"/>
                    </w:rPr>
                  </w:rPrChange>
                </w:rPr>
                <w:t>Default</w:t>
              </w:r>
            </w:ins>
          </w:p>
        </w:tc>
        <w:tc>
          <w:tcPr>
            <w:tcW w:w="952" w:type="dxa"/>
            <w:tcPrChange w:id="9307"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308" w:author="Phuong Giang" w:date="2012-02-22T21:36:00Z"/>
                <w:b w:val="0"/>
                <w:lang w:eastAsia="ja-JP"/>
                <w:rPrChange w:id="9309" w:author="Phuong Giang" w:date="2012-02-22T23:38:00Z">
                  <w:rPr>
                    <w:ins w:id="9310" w:author="Phuong Giang" w:date="2012-02-22T21:36:00Z"/>
                    <w:b/>
                    <w:bCs w:val="0"/>
                    <w:color w:val="800000"/>
                    <w:lang w:eastAsia="ja-JP"/>
                  </w:rPr>
                </w:rPrChange>
              </w:rPr>
              <w:pPrChange w:id="9311"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312" w:author="Phuong Giang" w:date="2012-02-22T21:36:00Z">
              <w:r w:rsidRPr="009F25A3">
                <w:rPr>
                  <w:rFonts w:ascii="Tahoma" w:eastAsia="MS Mincho" w:hAnsi="Tahoma" w:cs="Arial"/>
                  <w:b w:val="0"/>
                  <w:snapToGrid w:val="0"/>
                  <w:color w:val="auto"/>
                  <w:sz w:val="20"/>
                  <w:szCs w:val="20"/>
                  <w:lang w:eastAsia="ja-JP"/>
                  <w:rPrChange w:id="9313" w:author="Phuong Giang" w:date="2012-02-22T23:38:00Z">
                    <w:rPr>
                      <w:b/>
                      <w:color w:val="800000"/>
                      <w:lang w:eastAsia="ja-JP"/>
                    </w:rPr>
                  </w:rPrChange>
                </w:rPr>
                <w:t>Note</w:t>
              </w:r>
            </w:ins>
          </w:p>
        </w:tc>
        <w:tc>
          <w:tcPr>
            <w:tcW w:w="4702" w:type="dxa"/>
            <w:tcPrChange w:id="9314" w:author="Phuong Giang" w:date="2012-02-22T23:30:00Z">
              <w:tcPr>
                <w:tcW w:w="470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315" w:author="Phuong Giang" w:date="2012-02-22T21:36:00Z"/>
                <w:b w:val="0"/>
                <w:lang w:eastAsia="ja-JP"/>
                <w:rPrChange w:id="9316" w:author="Phuong Giang" w:date="2012-02-22T23:38:00Z">
                  <w:rPr>
                    <w:ins w:id="9317" w:author="Phuong Giang" w:date="2012-02-22T21:36:00Z"/>
                    <w:b/>
                    <w:bCs w:val="0"/>
                    <w:color w:val="800000"/>
                    <w:lang w:eastAsia="ja-JP"/>
                  </w:rPr>
                </w:rPrChange>
              </w:rPr>
              <w:pPrChange w:id="9318" w:author="Phuong Giang" w:date="2012-02-22T23:38: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319" w:author="Phuong Giang" w:date="2012-02-22T21:36:00Z">
              <w:r w:rsidRPr="009F25A3">
                <w:rPr>
                  <w:rFonts w:ascii="Tahoma" w:eastAsia="MS Mincho" w:hAnsi="Tahoma" w:cs="Arial"/>
                  <w:b w:val="0"/>
                  <w:snapToGrid w:val="0"/>
                  <w:color w:val="auto"/>
                  <w:sz w:val="20"/>
                  <w:szCs w:val="20"/>
                  <w:lang w:eastAsia="ja-JP"/>
                  <w:rPrChange w:id="9320" w:author="Phuong Giang" w:date="2012-02-22T23:38:00Z">
                    <w:rPr>
                      <w:b/>
                      <w:color w:val="800000"/>
                      <w:lang w:eastAsia="ja-JP"/>
                    </w:rPr>
                  </w:rPrChange>
                </w:rPr>
                <w:t>Description</w:t>
              </w:r>
            </w:ins>
          </w:p>
        </w:tc>
      </w:tr>
      <w:tr w:rsidR="0095718C" w:rsidRPr="00481C8A" w:rsidTr="00F77673">
        <w:trPr>
          <w:ins w:id="9321" w:author="Phuong Giang" w:date="2012-02-22T21:36:00Z"/>
        </w:trPr>
        <w:tc>
          <w:tcPr>
            <w:tcW w:w="570" w:type="dxa"/>
            <w:tcPrChange w:id="9322" w:author="Phuong Giang" w:date="2012-02-22T23:30:00Z">
              <w:tcPr>
                <w:tcW w:w="570" w:type="dxa"/>
              </w:tcPr>
            </w:tcPrChange>
          </w:tcPr>
          <w:p w:rsidR="0095718C" w:rsidRPr="00481C8A" w:rsidRDefault="0095718C" w:rsidP="00995D66">
            <w:pPr>
              <w:pStyle w:val="comment"/>
              <w:ind w:left="0"/>
              <w:rPr>
                <w:ins w:id="9323" w:author="Phuong Giang" w:date="2012-02-22T21:36:00Z"/>
                <w:rFonts w:ascii="Times New Roman" w:hAnsi="Times New Roman" w:cs="Times New Roman"/>
                <w:i w:val="0"/>
                <w:color w:val="auto"/>
                <w:sz w:val="22"/>
                <w:szCs w:val="22"/>
                <w:rPrChange w:id="9324" w:author="Phuong Giang" w:date="2012-02-22T23:44:00Z">
                  <w:rPr>
                    <w:ins w:id="9325" w:author="Phuong Giang" w:date="2012-02-22T21:36:00Z"/>
                    <w:i w:val="0"/>
                    <w:color w:val="auto"/>
                    <w:sz w:val="18"/>
                    <w:szCs w:val="18"/>
                  </w:rPr>
                </w:rPrChange>
              </w:rPr>
            </w:pPr>
            <w:ins w:id="9326" w:author="Phuong Giang" w:date="2012-02-22T21:36:00Z">
              <w:r w:rsidRPr="00481C8A">
                <w:rPr>
                  <w:rFonts w:ascii="Times New Roman" w:hAnsi="Times New Roman" w:cs="Times New Roman"/>
                  <w:i w:val="0"/>
                  <w:color w:val="auto"/>
                  <w:sz w:val="22"/>
                  <w:szCs w:val="22"/>
                  <w:rPrChange w:id="9327" w:author="Phuong Giang" w:date="2012-02-22T23:44:00Z">
                    <w:rPr>
                      <w:b/>
                      <w:bCs w:val="0"/>
                      <w:i w:val="0"/>
                      <w:color w:val="auto"/>
                      <w:sz w:val="18"/>
                      <w:szCs w:val="18"/>
                      <w:lang w:eastAsia="en-US"/>
                    </w:rPr>
                  </w:rPrChange>
                </w:rPr>
                <w:t>1</w:t>
              </w:r>
            </w:ins>
          </w:p>
        </w:tc>
        <w:tc>
          <w:tcPr>
            <w:tcW w:w="1378" w:type="dxa"/>
            <w:tcPrChange w:id="9328" w:author="Phuong Giang" w:date="2012-02-22T23:30:00Z">
              <w:tcPr>
                <w:tcW w:w="1378" w:type="dxa"/>
              </w:tcPr>
            </w:tcPrChange>
          </w:tcPr>
          <w:p w:rsidR="0095718C" w:rsidRPr="00481C8A" w:rsidRDefault="0095718C" w:rsidP="00995D66">
            <w:pPr>
              <w:pStyle w:val="comment"/>
              <w:ind w:left="0"/>
              <w:rPr>
                <w:ins w:id="9329" w:author="Phuong Giang" w:date="2012-02-22T21:36:00Z"/>
                <w:rFonts w:ascii="Times New Roman" w:hAnsi="Times New Roman" w:cs="Times New Roman"/>
                <w:i w:val="0"/>
                <w:color w:val="auto"/>
                <w:sz w:val="22"/>
                <w:szCs w:val="22"/>
                <w:rPrChange w:id="9330" w:author="Phuong Giang" w:date="2012-02-22T23:44:00Z">
                  <w:rPr>
                    <w:ins w:id="9331" w:author="Phuong Giang" w:date="2012-02-22T21:36:00Z"/>
                    <w:i w:val="0"/>
                    <w:color w:val="auto"/>
                    <w:sz w:val="18"/>
                    <w:szCs w:val="18"/>
                  </w:rPr>
                </w:rPrChange>
              </w:rPr>
            </w:pPr>
            <w:proofErr w:type="spellStart"/>
            <w:ins w:id="9332" w:author="Phuong Giang" w:date="2012-02-22T21:36:00Z">
              <w:r w:rsidRPr="00481C8A">
                <w:rPr>
                  <w:rFonts w:ascii="Times New Roman" w:hAnsi="Times New Roman" w:cs="Times New Roman"/>
                  <w:i w:val="0"/>
                  <w:color w:val="auto"/>
                  <w:sz w:val="22"/>
                  <w:szCs w:val="22"/>
                  <w:rPrChange w:id="9333" w:author="Phuong Giang" w:date="2012-02-22T23:44:00Z">
                    <w:rPr>
                      <w:b/>
                      <w:bCs w:val="0"/>
                      <w:i w:val="0"/>
                      <w:color w:val="auto"/>
                      <w:sz w:val="18"/>
                      <w:szCs w:val="18"/>
                      <w:lang w:eastAsia="en-US"/>
                    </w:rPr>
                  </w:rPrChange>
                </w:rPr>
                <w:t>DeleteCommand</w:t>
              </w:r>
              <w:proofErr w:type="spellEnd"/>
            </w:ins>
          </w:p>
        </w:tc>
        <w:tc>
          <w:tcPr>
            <w:tcW w:w="832" w:type="dxa"/>
            <w:tcPrChange w:id="9334" w:author="Phuong Giang" w:date="2012-02-22T23:30:00Z">
              <w:tcPr>
                <w:tcW w:w="832" w:type="dxa"/>
              </w:tcPr>
            </w:tcPrChange>
          </w:tcPr>
          <w:p w:rsidR="0095718C" w:rsidRPr="00481C8A" w:rsidRDefault="0095718C" w:rsidP="00995D66">
            <w:pPr>
              <w:pStyle w:val="comment"/>
              <w:ind w:left="0"/>
              <w:rPr>
                <w:ins w:id="9335" w:author="Phuong Giang" w:date="2012-02-22T21:36:00Z"/>
                <w:rFonts w:ascii="Times New Roman" w:hAnsi="Times New Roman" w:cs="Times New Roman"/>
                <w:i w:val="0"/>
                <w:color w:val="auto"/>
                <w:sz w:val="22"/>
                <w:szCs w:val="22"/>
                <w:rPrChange w:id="9336" w:author="Phuong Giang" w:date="2012-02-22T23:44:00Z">
                  <w:rPr>
                    <w:ins w:id="9337" w:author="Phuong Giang" w:date="2012-02-22T21:36:00Z"/>
                    <w:i w:val="0"/>
                    <w:color w:val="auto"/>
                    <w:sz w:val="18"/>
                    <w:szCs w:val="18"/>
                  </w:rPr>
                </w:rPrChange>
              </w:rPr>
            </w:pPr>
            <w:proofErr w:type="spellStart"/>
            <w:ins w:id="9338" w:author="Phuong Giang" w:date="2012-02-22T21:36:00Z">
              <w:r w:rsidRPr="00481C8A">
                <w:rPr>
                  <w:rFonts w:ascii="Times New Roman" w:hAnsi="Times New Roman" w:cs="Times New Roman"/>
                  <w:i w:val="0"/>
                  <w:color w:val="auto"/>
                  <w:sz w:val="22"/>
                  <w:szCs w:val="22"/>
                  <w:rPrChange w:id="9339" w:author="Phuong Giang" w:date="2012-02-22T23:44:00Z">
                    <w:rPr>
                      <w:b/>
                      <w:bCs w:val="0"/>
                      <w:i w:val="0"/>
                      <w:color w:val="auto"/>
                      <w:sz w:val="18"/>
                      <w:szCs w:val="18"/>
                      <w:lang w:eastAsia="en-US"/>
                    </w:rPr>
                  </w:rPrChange>
                </w:rPr>
                <w:t>ICommand</w:t>
              </w:r>
              <w:proofErr w:type="spellEnd"/>
            </w:ins>
          </w:p>
        </w:tc>
        <w:tc>
          <w:tcPr>
            <w:tcW w:w="1142" w:type="dxa"/>
            <w:tcPrChange w:id="9340" w:author="Phuong Giang" w:date="2012-02-22T23:30:00Z">
              <w:tcPr>
                <w:tcW w:w="1142" w:type="dxa"/>
              </w:tcPr>
            </w:tcPrChange>
          </w:tcPr>
          <w:p w:rsidR="0095718C" w:rsidRPr="00481C8A" w:rsidRDefault="0095718C" w:rsidP="00995D66">
            <w:pPr>
              <w:pStyle w:val="comment"/>
              <w:ind w:left="0"/>
              <w:rPr>
                <w:ins w:id="9341" w:author="Phuong Giang" w:date="2012-02-22T21:36:00Z"/>
                <w:rFonts w:ascii="Times New Roman" w:hAnsi="Times New Roman" w:cs="Times New Roman"/>
                <w:i w:val="0"/>
                <w:color w:val="auto"/>
                <w:sz w:val="22"/>
                <w:szCs w:val="22"/>
                <w:rPrChange w:id="9342" w:author="Phuong Giang" w:date="2012-02-22T23:44:00Z">
                  <w:rPr>
                    <w:ins w:id="9343" w:author="Phuong Giang" w:date="2012-02-22T21:36:00Z"/>
                    <w:i w:val="0"/>
                    <w:color w:val="auto"/>
                    <w:sz w:val="18"/>
                    <w:szCs w:val="18"/>
                  </w:rPr>
                </w:rPrChange>
              </w:rPr>
            </w:pPr>
          </w:p>
        </w:tc>
        <w:tc>
          <w:tcPr>
            <w:tcW w:w="952" w:type="dxa"/>
            <w:tcPrChange w:id="9344" w:author="Phuong Giang" w:date="2012-02-22T23:30:00Z">
              <w:tcPr>
                <w:tcW w:w="952" w:type="dxa"/>
              </w:tcPr>
            </w:tcPrChange>
          </w:tcPr>
          <w:p w:rsidR="0095718C" w:rsidRPr="00481C8A" w:rsidRDefault="0095718C" w:rsidP="00995D66">
            <w:pPr>
              <w:pStyle w:val="comment"/>
              <w:ind w:left="0"/>
              <w:rPr>
                <w:ins w:id="9345" w:author="Phuong Giang" w:date="2012-02-22T21:36:00Z"/>
                <w:rFonts w:ascii="Times New Roman" w:hAnsi="Times New Roman" w:cs="Times New Roman"/>
                <w:i w:val="0"/>
                <w:color w:val="auto"/>
                <w:sz w:val="22"/>
                <w:szCs w:val="22"/>
                <w:rPrChange w:id="9346" w:author="Phuong Giang" w:date="2012-02-22T23:44:00Z">
                  <w:rPr>
                    <w:ins w:id="9347" w:author="Phuong Giang" w:date="2012-02-22T21:36:00Z"/>
                    <w:i w:val="0"/>
                    <w:color w:val="auto"/>
                    <w:sz w:val="18"/>
                    <w:szCs w:val="18"/>
                  </w:rPr>
                </w:rPrChange>
              </w:rPr>
            </w:pPr>
            <w:ins w:id="9348" w:author="Phuong Giang" w:date="2012-02-22T21:36:00Z">
              <w:r w:rsidRPr="00481C8A">
                <w:rPr>
                  <w:rFonts w:ascii="Times New Roman" w:hAnsi="Times New Roman" w:cs="Times New Roman"/>
                  <w:i w:val="0"/>
                  <w:color w:val="auto"/>
                  <w:sz w:val="22"/>
                  <w:szCs w:val="22"/>
                  <w:rPrChange w:id="9349" w:author="Phuong Giang" w:date="2012-02-22T23:44:00Z">
                    <w:rPr>
                      <w:b/>
                      <w:bCs w:val="0"/>
                      <w:i w:val="0"/>
                      <w:color w:val="auto"/>
                      <w:sz w:val="18"/>
                      <w:szCs w:val="18"/>
                      <w:lang w:eastAsia="en-US"/>
                    </w:rPr>
                  </w:rPrChange>
                </w:rPr>
                <w:t>Public</w:t>
              </w:r>
            </w:ins>
          </w:p>
        </w:tc>
        <w:tc>
          <w:tcPr>
            <w:tcW w:w="4702" w:type="dxa"/>
            <w:tcPrChange w:id="9350" w:author="Phuong Giang" w:date="2012-02-22T23:30:00Z">
              <w:tcPr>
                <w:tcW w:w="4702" w:type="dxa"/>
              </w:tcPr>
            </w:tcPrChange>
          </w:tcPr>
          <w:p w:rsidR="0095718C" w:rsidRPr="00481C8A" w:rsidRDefault="0095718C" w:rsidP="00995D66">
            <w:pPr>
              <w:pStyle w:val="comment"/>
              <w:ind w:left="0"/>
              <w:rPr>
                <w:ins w:id="9351" w:author="Phuong Giang" w:date="2012-02-22T21:36:00Z"/>
                <w:rFonts w:ascii="Times New Roman" w:hAnsi="Times New Roman" w:cs="Times New Roman"/>
                <w:i w:val="0"/>
                <w:color w:val="auto"/>
                <w:sz w:val="22"/>
                <w:szCs w:val="22"/>
                <w:rPrChange w:id="9352" w:author="Phuong Giang" w:date="2012-02-22T23:44:00Z">
                  <w:rPr>
                    <w:ins w:id="9353" w:author="Phuong Giang" w:date="2012-02-22T21:36:00Z"/>
                    <w:i w:val="0"/>
                    <w:color w:val="auto"/>
                    <w:sz w:val="18"/>
                    <w:szCs w:val="18"/>
                  </w:rPr>
                </w:rPrChange>
              </w:rPr>
            </w:pPr>
            <w:ins w:id="9354" w:author="Phuong Giang" w:date="2012-02-22T21:36:00Z">
              <w:r w:rsidRPr="00481C8A">
                <w:rPr>
                  <w:rFonts w:ascii="Times New Roman" w:hAnsi="Times New Roman" w:cs="Times New Roman"/>
                  <w:i w:val="0"/>
                  <w:color w:val="auto"/>
                  <w:sz w:val="22"/>
                  <w:szCs w:val="22"/>
                  <w:rPrChange w:id="9355" w:author="Phuong Giang" w:date="2012-02-22T23:44:00Z">
                    <w:rPr>
                      <w:b/>
                      <w:bCs w:val="0"/>
                      <w:i w:val="0"/>
                      <w:color w:val="auto"/>
                      <w:sz w:val="18"/>
                      <w:szCs w:val="18"/>
                      <w:lang w:eastAsia="en-US"/>
                    </w:rPr>
                  </w:rPrChange>
                </w:rPr>
                <w:t>Delete Command, bind to delete button or context menu</w:t>
              </w:r>
            </w:ins>
          </w:p>
        </w:tc>
      </w:tr>
      <w:tr w:rsidR="0095718C" w:rsidRPr="00481C8A" w:rsidTr="00F77673">
        <w:trPr>
          <w:ins w:id="9356" w:author="Phuong Giang" w:date="2012-02-22T21:36:00Z"/>
        </w:trPr>
        <w:tc>
          <w:tcPr>
            <w:tcW w:w="570" w:type="dxa"/>
            <w:tcPrChange w:id="9357" w:author="Phuong Giang" w:date="2012-02-22T23:30:00Z">
              <w:tcPr>
                <w:tcW w:w="570" w:type="dxa"/>
              </w:tcPr>
            </w:tcPrChange>
          </w:tcPr>
          <w:p w:rsidR="0095718C" w:rsidRPr="00481C8A" w:rsidRDefault="0095718C" w:rsidP="00995D66">
            <w:pPr>
              <w:pStyle w:val="comment"/>
              <w:ind w:left="0"/>
              <w:rPr>
                <w:ins w:id="9358" w:author="Phuong Giang" w:date="2012-02-22T21:36:00Z"/>
                <w:rFonts w:ascii="Times New Roman" w:hAnsi="Times New Roman" w:cs="Times New Roman"/>
                <w:i w:val="0"/>
                <w:color w:val="auto"/>
                <w:sz w:val="22"/>
                <w:szCs w:val="22"/>
                <w:rPrChange w:id="9359" w:author="Phuong Giang" w:date="2012-02-22T23:44:00Z">
                  <w:rPr>
                    <w:ins w:id="9360" w:author="Phuong Giang" w:date="2012-02-22T21:36:00Z"/>
                    <w:i w:val="0"/>
                    <w:color w:val="auto"/>
                    <w:sz w:val="18"/>
                    <w:szCs w:val="18"/>
                  </w:rPr>
                </w:rPrChange>
              </w:rPr>
            </w:pPr>
            <w:ins w:id="9361" w:author="Phuong Giang" w:date="2012-02-22T21:36:00Z">
              <w:r w:rsidRPr="00481C8A">
                <w:rPr>
                  <w:rFonts w:ascii="Times New Roman" w:hAnsi="Times New Roman" w:cs="Times New Roman"/>
                  <w:i w:val="0"/>
                  <w:color w:val="auto"/>
                  <w:sz w:val="22"/>
                  <w:szCs w:val="22"/>
                  <w:rPrChange w:id="9362" w:author="Phuong Giang" w:date="2012-02-22T23:44:00Z">
                    <w:rPr>
                      <w:b/>
                      <w:bCs w:val="0"/>
                      <w:i w:val="0"/>
                      <w:color w:val="auto"/>
                      <w:sz w:val="18"/>
                      <w:szCs w:val="18"/>
                      <w:lang w:eastAsia="en-US"/>
                    </w:rPr>
                  </w:rPrChange>
                </w:rPr>
                <w:lastRenderedPageBreak/>
                <w:t>2</w:t>
              </w:r>
            </w:ins>
          </w:p>
        </w:tc>
        <w:tc>
          <w:tcPr>
            <w:tcW w:w="1378" w:type="dxa"/>
            <w:tcPrChange w:id="9363" w:author="Phuong Giang" w:date="2012-02-22T23:30:00Z">
              <w:tcPr>
                <w:tcW w:w="1378" w:type="dxa"/>
              </w:tcPr>
            </w:tcPrChange>
          </w:tcPr>
          <w:p w:rsidR="0095718C" w:rsidRPr="00481C8A" w:rsidRDefault="0095718C" w:rsidP="00995D66">
            <w:pPr>
              <w:pStyle w:val="comment"/>
              <w:ind w:left="0"/>
              <w:rPr>
                <w:ins w:id="9364" w:author="Phuong Giang" w:date="2012-02-22T21:36:00Z"/>
                <w:rFonts w:ascii="Times New Roman" w:hAnsi="Times New Roman" w:cs="Times New Roman"/>
                <w:i w:val="0"/>
                <w:color w:val="auto"/>
                <w:sz w:val="22"/>
                <w:szCs w:val="22"/>
                <w:rPrChange w:id="9365" w:author="Phuong Giang" w:date="2012-02-22T23:44:00Z">
                  <w:rPr>
                    <w:ins w:id="9366" w:author="Phuong Giang" w:date="2012-02-22T21:36:00Z"/>
                    <w:i w:val="0"/>
                    <w:color w:val="auto"/>
                    <w:sz w:val="18"/>
                    <w:szCs w:val="18"/>
                  </w:rPr>
                </w:rPrChange>
              </w:rPr>
            </w:pPr>
            <w:proofErr w:type="spellStart"/>
            <w:ins w:id="9367" w:author="Phuong Giang" w:date="2012-02-22T21:36:00Z">
              <w:r w:rsidRPr="00481C8A">
                <w:rPr>
                  <w:rFonts w:ascii="Times New Roman" w:hAnsi="Times New Roman" w:cs="Times New Roman"/>
                  <w:i w:val="0"/>
                  <w:color w:val="auto"/>
                  <w:sz w:val="22"/>
                  <w:szCs w:val="22"/>
                  <w:rPrChange w:id="9368" w:author="Phuong Giang" w:date="2012-02-22T23:44:00Z">
                    <w:rPr>
                      <w:b/>
                      <w:bCs w:val="0"/>
                      <w:i w:val="0"/>
                      <w:color w:val="auto"/>
                      <w:sz w:val="18"/>
                      <w:szCs w:val="18"/>
                      <w:lang w:eastAsia="en-US"/>
                    </w:rPr>
                  </w:rPrChange>
                </w:rPr>
                <w:t>SearchCommand</w:t>
              </w:r>
              <w:proofErr w:type="spellEnd"/>
            </w:ins>
          </w:p>
        </w:tc>
        <w:tc>
          <w:tcPr>
            <w:tcW w:w="832" w:type="dxa"/>
            <w:tcPrChange w:id="9369" w:author="Phuong Giang" w:date="2012-02-22T23:30:00Z">
              <w:tcPr>
                <w:tcW w:w="832" w:type="dxa"/>
              </w:tcPr>
            </w:tcPrChange>
          </w:tcPr>
          <w:p w:rsidR="0095718C" w:rsidRPr="00481C8A" w:rsidRDefault="0095718C" w:rsidP="00995D66">
            <w:pPr>
              <w:pStyle w:val="comment"/>
              <w:ind w:left="0"/>
              <w:rPr>
                <w:ins w:id="9370" w:author="Phuong Giang" w:date="2012-02-22T21:36:00Z"/>
                <w:rFonts w:ascii="Times New Roman" w:hAnsi="Times New Roman" w:cs="Times New Roman"/>
                <w:i w:val="0"/>
                <w:color w:val="auto"/>
                <w:sz w:val="22"/>
                <w:szCs w:val="22"/>
                <w:rPrChange w:id="9371" w:author="Phuong Giang" w:date="2012-02-22T23:44:00Z">
                  <w:rPr>
                    <w:ins w:id="9372" w:author="Phuong Giang" w:date="2012-02-22T21:36:00Z"/>
                    <w:i w:val="0"/>
                    <w:color w:val="auto"/>
                    <w:sz w:val="18"/>
                    <w:szCs w:val="18"/>
                  </w:rPr>
                </w:rPrChange>
              </w:rPr>
            </w:pPr>
            <w:proofErr w:type="spellStart"/>
            <w:ins w:id="9373" w:author="Phuong Giang" w:date="2012-02-22T21:36:00Z">
              <w:r w:rsidRPr="00481C8A">
                <w:rPr>
                  <w:rFonts w:ascii="Times New Roman" w:hAnsi="Times New Roman" w:cs="Times New Roman"/>
                  <w:i w:val="0"/>
                  <w:color w:val="auto"/>
                  <w:sz w:val="22"/>
                  <w:szCs w:val="22"/>
                  <w:rPrChange w:id="9374" w:author="Phuong Giang" w:date="2012-02-22T23:44:00Z">
                    <w:rPr>
                      <w:b/>
                      <w:bCs w:val="0"/>
                      <w:i w:val="0"/>
                      <w:color w:val="auto"/>
                      <w:sz w:val="18"/>
                      <w:szCs w:val="18"/>
                      <w:lang w:eastAsia="en-US"/>
                    </w:rPr>
                  </w:rPrChange>
                </w:rPr>
                <w:t>ICommand</w:t>
              </w:r>
              <w:proofErr w:type="spellEnd"/>
            </w:ins>
          </w:p>
        </w:tc>
        <w:tc>
          <w:tcPr>
            <w:tcW w:w="1142" w:type="dxa"/>
            <w:tcPrChange w:id="9375" w:author="Phuong Giang" w:date="2012-02-22T23:30:00Z">
              <w:tcPr>
                <w:tcW w:w="1142" w:type="dxa"/>
              </w:tcPr>
            </w:tcPrChange>
          </w:tcPr>
          <w:p w:rsidR="0095718C" w:rsidRPr="00481C8A" w:rsidRDefault="0095718C" w:rsidP="00995D66">
            <w:pPr>
              <w:pStyle w:val="comment"/>
              <w:ind w:left="0"/>
              <w:rPr>
                <w:ins w:id="9376" w:author="Phuong Giang" w:date="2012-02-22T21:36:00Z"/>
                <w:rFonts w:ascii="Times New Roman" w:hAnsi="Times New Roman" w:cs="Times New Roman"/>
                <w:i w:val="0"/>
                <w:color w:val="auto"/>
                <w:sz w:val="22"/>
                <w:szCs w:val="22"/>
                <w:rPrChange w:id="9377" w:author="Phuong Giang" w:date="2012-02-22T23:44:00Z">
                  <w:rPr>
                    <w:ins w:id="9378" w:author="Phuong Giang" w:date="2012-02-22T21:36:00Z"/>
                    <w:i w:val="0"/>
                    <w:color w:val="auto"/>
                    <w:sz w:val="18"/>
                    <w:szCs w:val="18"/>
                  </w:rPr>
                </w:rPrChange>
              </w:rPr>
            </w:pPr>
          </w:p>
        </w:tc>
        <w:tc>
          <w:tcPr>
            <w:tcW w:w="952" w:type="dxa"/>
            <w:tcPrChange w:id="9379" w:author="Phuong Giang" w:date="2012-02-22T23:30:00Z">
              <w:tcPr>
                <w:tcW w:w="952" w:type="dxa"/>
              </w:tcPr>
            </w:tcPrChange>
          </w:tcPr>
          <w:p w:rsidR="0095718C" w:rsidRPr="00481C8A" w:rsidRDefault="0095718C" w:rsidP="00995D66">
            <w:pPr>
              <w:pStyle w:val="comment"/>
              <w:ind w:left="0"/>
              <w:rPr>
                <w:ins w:id="9380" w:author="Phuong Giang" w:date="2012-02-22T21:36:00Z"/>
                <w:rFonts w:ascii="Times New Roman" w:hAnsi="Times New Roman" w:cs="Times New Roman"/>
                <w:i w:val="0"/>
                <w:color w:val="auto"/>
                <w:sz w:val="22"/>
                <w:szCs w:val="22"/>
                <w:rPrChange w:id="9381" w:author="Phuong Giang" w:date="2012-02-22T23:44:00Z">
                  <w:rPr>
                    <w:ins w:id="9382" w:author="Phuong Giang" w:date="2012-02-22T21:36:00Z"/>
                    <w:i w:val="0"/>
                    <w:color w:val="auto"/>
                    <w:sz w:val="18"/>
                    <w:szCs w:val="18"/>
                  </w:rPr>
                </w:rPrChange>
              </w:rPr>
            </w:pPr>
            <w:ins w:id="9383" w:author="Phuong Giang" w:date="2012-02-22T21:36:00Z">
              <w:r w:rsidRPr="00481C8A">
                <w:rPr>
                  <w:rFonts w:ascii="Times New Roman" w:hAnsi="Times New Roman" w:cs="Times New Roman"/>
                  <w:i w:val="0"/>
                  <w:color w:val="auto"/>
                  <w:sz w:val="22"/>
                  <w:szCs w:val="22"/>
                  <w:rPrChange w:id="9384" w:author="Phuong Giang" w:date="2012-02-22T23:44:00Z">
                    <w:rPr>
                      <w:b/>
                      <w:bCs w:val="0"/>
                      <w:i w:val="0"/>
                      <w:color w:val="auto"/>
                      <w:sz w:val="18"/>
                      <w:szCs w:val="18"/>
                      <w:lang w:eastAsia="en-US"/>
                    </w:rPr>
                  </w:rPrChange>
                </w:rPr>
                <w:t>public</w:t>
              </w:r>
            </w:ins>
          </w:p>
        </w:tc>
        <w:tc>
          <w:tcPr>
            <w:tcW w:w="4702" w:type="dxa"/>
            <w:tcPrChange w:id="9385" w:author="Phuong Giang" w:date="2012-02-22T23:30:00Z">
              <w:tcPr>
                <w:tcW w:w="4702" w:type="dxa"/>
              </w:tcPr>
            </w:tcPrChange>
          </w:tcPr>
          <w:p w:rsidR="0095718C" w:rsidRPr="00481C8A" w:rsidRDefault="0095718C" w:rsidP="00995D66">
            <w:pPr>
              <w:pStyle w:val="comment"/>
              <w:ind w:left="0"/>
              <w:rPr>
                <w:ins w:id="9386" w:author="Phuong Giang" w:date="2012-02-22T21:36:00Z"/>
                <w:rFonts w:ascii="Times New Roman" w:hAnsi="Times New Roman" w:cs="Times New Roman"/>
                <w:i w:val="0"/>
                <w:color w:val="auto"/>
                <w:sz w:val="22"/>
                <w:szCs w:val="22"/>
                <w:rPrChange w:id="9387" w:author="Phuong Giang" w:date="2012-02-22T23:44:00Z">
                  <w:rPr>
                    <w:ins w:id="9388" w:author="Phuong Giang" w:date="2012-02-22T21:36:00Z"/>
                    <w:i w:val="0"/>
                    <w:color w:val="auto"/>
                    <w:sz w:val="18"/>
                    <w:szCs w:val="18"/>
                  </w:rPr>
                </w:rPrChange>
              </w:rPr>
            </w:pPr>
            <w:ins w:id="9389" w:author="Phuong Giang" w:date="2012-02-22T21:36:00Z">
              <w:r w:rsidRPr="00481C8A">
                <w:rPr>
                  <w:rFonts w:ascii="Times New Roman" w:hAnsi="Times New Roman" w:cs="Times New Roman"/>
                  <w:i w:val="0"/>
                  <w:color w:val="auto"/>
                  <w:sz w:val="22"/>
                  <w:szCs w:val="22"/>
                  <w:rPrChange w:id="9390" w:author="Phuong Giang" w:date="2012-02-22T23:44:00Z">
                    <w:rPr>
                      <w:b/>
                      <w:bCs w:val="0"/>
                      <w:i w:val="0"/>
                      <w:color w:val="auto"/>
                      <w:sz w:val="18"/>
                      <w:szCs w:val="18"/>
                      <w:lang w:eastAsia="en-US"/>
                    </w:rPr>
                  </w:rPrChange>
                </w:rPr>
                <w:t>Search command, bind to search button</w:t>
              </w:r>
            </w:ins>
          </w:p>
        </w:tc>
      </w:tr>
      <w:tr w:rsidR="0095718C" w:rsidRPr="00481C8A" w:rsidTr="00F77673">
        <w:trPr>
          <w:ins w:id="9391" w:author="Phuong Giang" w:date="2012-02-22T21:36:00Z"/>
        </w:trPr>
        <w:tc>
          <w:tcPr>
            <w:tcW w:w="570" w:type="dxa"/>
            <w:tcPrChange w:id="9392" w:author="Phuong Giang" w:date="2012-02-22T23:30:00Z">
              <w:tcPr>
                <w:tcW w:w="570" w:type="dxa"/>
              </w:tcPr>
            </w:tcPrChange>
          </w:tcPr>
          <w:p w:rsidR="0095718C" w:rsidRPr="00481C8A" w:rsidRDefault="0095718C" w:rsidP="00995D66">
            <w:pPr>
              <w:pStyle w:val="comment"/>
              <w:ind w:left="0"/>
              <w:rPr>
                <w:ins w:id="9393" w:author="Phuong Giang" w:date="2012-02-22T21:36:00Z"/>
                <w:rFonts w:ascii="Times New Roman" w:hAnsi="Times New Roman" w:cs="Times New Roman"/>
                <w:i w:val="0"/>
                <w:color w:val="auto"/>
                <w:sz w:val="22"/>
                <w:szCs w:val="22"/>
                <w:rPrChange w:id="9394" w:author="Phuong Giang" w:date="2012-02-22T23:44:00Z">
                  <w:rPr>
                    <w:ins w:id="9395" w:author="Phuong Giang" w:date="2012-02-22T21:36:00Z"/>
                    <w:i w:val="0"/>
                    <w:color w:val="auto"/>
                    <w:sz w:val="18"/>
                    <w:szCs w:val="18"/>
                  </w:rPr>
                </w:rPrChange>
              </w:rPr>
            </w:pPr>
            <w:ins w:id="9396" w:author="Phuong Giang" w:date="2012-02-22T21:36:00Z">
              <w:r w:rsidRPr="00481C8A">
                <w:rPr>
                  <w:rFonts w:ascii="Times New Roman" w:hAnsi="Times New Roman" w:cs="Times New Roman"/>
                  <w:i w:val="0"/>
                  <w:color w:val="auto"/>
                  <w:sz w:val="22"/>
                  <w:szCs w:val="22"/>
                  <w:rPrChange w:id="9397" w:author="Phuong Giang" w:date="2012-02-22T23:44:00Z">
                    <w:rPr>
                      <w:b/>
                      <w:bCs w:val="0"/>
                      <w:i w:val="0"/>
                      <w:color w:val="auto"/>
                      <w:sz w:val="18"/>
                      <w:szCs w:val="18"/>
                      <w:lang w:eastAsia="en-US"/>
                    </w:rPr>
                  </w:rPrChange>
                </w:rPr>
                <w:t>3</w:t>
              </w:r>
            </w:ins>
          </w:p>
        </w:tc>
        <w:tc>
          <w:tcPr>
            <w:tcW w:w="1378" w:type="dxa"/>
            <w:tcPrChange w:id="9398" w:author="Phuong Giang" w:date="2012-02-22T23:30:00Z">
              <w:tcPr>
                <w:tcW w:w="1378" w:type="dxa"/>
              </w:tcPr>
            </w:tcPrChange>
          </w:tcPr>
          <w:p w:rsidR="0095718C" w:rsidRPr="00481C8A" w:rsidRDefault="0095718C" w:rsidP="00995D66">
            <w:pPr>
              <w:pStyle w:val="comment"/>
              <w:ind w:left="0"/>
              <w:rPr>
                <w:ins w:id="9399" w:author="Phuong Giang" w:date="2012-02-22T21:36:00Z"/>
                <w:rFonts w:ascii="Times New Roman" w:hAnsi="Times New Roman" w:cs="Times New Roman"/>
                <w:i w:val="0"/>
                <w:color w:val="auto"/>
                <w:sz w:val="22"/>
                <w:szCs w:val="22"/>
                <w:rPrChange w:id="9400" w:author="Phuong Giang" w:date="2012-02-22T23:44:00Z">
                  <w:rPr>
                    <w:ins w:id="9401" w:author="Phuong Giang" w:date="2012-02-22T21:36:00Z"/>
                    <w:i w:val="0"/>
                    <w:color w:val="auto"/>
                    <w:sz w:val="18"/>
                    <w:szCs w:val="18"/>
                  </w:rPr>
                </w:rPrChange>
              </w:rPr>
            </w:pPr>
            <w:proofErr w:type="spellStart"/>
            <w:ins w:id="9402" w:author="Phuong Giang" w:date="2012-02-22T21:36:00Z">
              <w:r w:rsidRPr="00481C8A">
                <w:rPr>
                  <w:rFonts w:ascii="Times New Roman" w:hAnsi="Times New Roman" w:cs="Times New Roman"/>
                  <w:i w:val="0"/>
                  <w:color w:val="auto"/>
                  <w:sz w:val="22"/>
                  <w:szCs w:val="22"/>
                  <w:rPrChange w:id="9403" w:author="Phuong Giang" w:date="2012-02-22T23:44:00Z">
                    <w:rPr>
                      <w:b/>
                      <w:bCs w:val="0"/>
                      <w:i w:val="0"/>
                      <w:color w:val="auto"/>
                      <w:sz w:val="18"/>
                      <w:szCs w:val="18"/>
                      <w:lang w:eastAsia="en-US"/>
                    </w:rPr>
                  </w:rPrChange>
                </w:rPr>
                <w:t>SearchCondition</w:t>
              </w:r>
              <w:proofErr w:type="spellEnd"/>
            </w:ins>
          </w:p>
        </w:tc>
        <w:tc>
          <w:tcPr>
            <w:tcW w:w="832" w:type="dxa"/>
            <w:tcPrChange w:id="9404" w:author="Phuong Giang" w:date="2012-02-22T23:30:00Z">
              <w:tcPr>
                <w:tcW w:w="832" w:type="dxa"/>
              </w:tcPr>
            </w:tcPrChange>
          </w:tcPr>
          <w:p w:rsidR="0095718C" w:rsidRPr="00481C8A" w:rsidRDefault="0095718C" w:rsidP="00995D66">
            <w:pPr>
              <w:pStyle w:val="comment"/>
              <w:ind w:left="0"/>
              <w:rPr>
                <w:ins w:id="9405" w:author="Phuong Giang" w:date="2012-02-22T21:36:00Z"/>
                <w:rFonts w:ascii="Times New Roman" w:hAnsi="Times New Roman" w:cs="Times New Roman"/>
                <w:i w:val="0"/>
                <w:color w:val="auto"/>
                <w:sz w:val="22"/>
                <w:szCs w:val="22"/>
                <w:rPrChange w:id="9406" w:author="Phuong Giang" w:date="2012-02-22T23:44:00Z">
                  <w:rPr>
                    <w:ins w:id="9407" w:author="Phuong Giang" w:date="2012-02-22T21:36:00Z"/>
                    <w:i w:val="0"/>
                    <w:color w:val="auto"/>
                    <w:sz w:val="18"/>
                    <w:szCs w:val="18"/>
                  </w:rPr>
                </w:rPrChange>
              </w:rPr>
            </w:pPr>
            <w:proofErr w:type="spellStart"/>
            <w:ins w:id="9408" w:author="Phuong Giang" w:date="2012-02-22T21:36:00Z">
              <w:r w:rsidRPr="00481C8A">
                <w:rPr>
                  <w:rFonts w:ascii="Times New Roman" w:hAnsi="Times New Roman" w:cs="Times New Roman"/>
                  <w:i w:val="0"/>
                  <w:color w:val="auto"/>
                  <w:sz w:val="22"/>
                  <w:szCs w:val="22"/>
                  <w:rPrChange w:id="9409" w:author="Phuong Giang" w:date="2012-02-22T23:44:00Z">
                    <w:rPr>
                      <w:b/>
                      <w:bCs w:val="0"/>
                      <w:i w:val="0"/>
                      <w:color w:val="auto"/>
                      <w:sz w:val="18"/>
                      <w:szCs w:val="18"/>
                      <w:lang w:eastAsia="en-US"/>
                    </w:rPr>
                  </w:rPrChange>
                </w:rPr>
                <w:t>TMSearchCondition</w:t>
              </w:r>
              <w:proofErr w:type="spellEnd"/>
            </w:ins>
          </w:p>
        </w:tc>
        <w:tc>
          <w:tcPr>
            <w:tcW w:w="1142" w:type="dxa"/>
            <w:tcPrChange w:id="9410" w:author="Phuong Giang" w:date="2012-02-22T23:30:00Z">
              <w:tcPr>
                <w:tcW w:w="1142" w:type="dxa"/>
              </w:tcPr>
            </w:tcPrChange>
          </w:tcPr>
          <w:p w:rsidR="0095718C" w:rsidRPr="00481C8A" w:rsidRDefault="0095718C" w:rsidP="00995D66">
            <w:pPr>
              <w:pStyle w:val="comment"/>
              <w:ind w:left="0"/>
              <w:rPr>
                <w:ins w:id="9411" w:author="Phuong Giang" w:date="2012-02-22T21:36:00Z"/>
                <w:rFonts w:ascii="Times New Roman" w:hAnsi="Times New Roman" w:cs="Times New Roman"/>
                <w:i w:val="0"/>
                <w:color w:val="auto"/>
                <w:sz w:val="22"/>
                <w:szCs w:val="22"/>
                <w:rPrChange w:id="9412" w:author="Phuong Giang" w:date="2012-02-22T23:44:00Z">
                  <w:rPr>
                    <w:ins w:id="9413" w:author="Phuong Giang" w:date="2012-02-22T21:36:00Z"/>
                    <w:i w:val="0"/>
                    <w:color w:val="auto"/>
                    <w:sz w:val="18"/>
                    <w:szCs w:val="18"/>
                  </w:rPr>
                </w:rPrChange>
              </w:rPr>
            </w:pPr>
          </w:p>
        </w:tc>
        <w:tc>
          <w:tcPr>
            <w:tcW w:w="952" w:type="dxa"/>
            <w:tcPrChange w:id="9414" w:author="Phuong Giang" w:date="2012-02-22T23:30:00Z">
              <w:tcPr>
                <w:tcW w:w="952" w:type="dxa"/>
              </w:tcPr>
            </w:tcPrChange>
          </w:tcPr>
          <w:p w:rsidR="0095718C" w:rsidRPr="00481C8A" w:rsidRDefault="0095718C" w:rsidP="00995D66">
            <w:pPr>
              <w:pStyle w:val="comment"/>
              <w:ind w:left="0"/>
              <w:rPr>
                <w:ins w:id="9415" w:author="Phuong Giang" w:date="2012-02-22T21:36:00Z"/>
                <w:rFonts w:ascii="Times New Roman" w:hAnsi="Times New Roman" w:cs="Times New Roman"/>
                <w:i w:val="0"/>
                <w:color w:val="auto"/>
                <w:sz w:val="22"/>
                <w:szCs w:val="22"/>
                <w:rPrChange w:id="9416" w:author="Phuong Giang" w:date="2012-02-22T23:44:00Z">
                  <w:rPr>
                    <w:ins w:id="9417" w:author="Phuong Giang" w:date="2012-02-22T21:36:00Z"/>
                    <w:i w:val="0"/>
                    <w:color w:val="auto"/>
                    <w:sz w:val="18"/>
                    <w:szCs w:val="18"/>
                  </w:rPr>
                </w:rPrChange>
              </w:rPr>
            </w:pPr>
            <w:ins w:id="9418" w:author="Phuong Giang" w:date="2012-02-22T21:36:00Z">
              <w:r w:rsidRPr="00481C8A">
                <w:rPr>
                  <w:rFonts w:ascii="Times New Roman" w:hAnsi="Times New Roman" w:cs="Times New Roman"/>
                  <w:i w:val="0"/>
                  <w:color w:val="auto"/>
                  <w:sz w:val="22"/>
                  <w:szCs w:val="22"/>
                  <w:rPrChange w:id="9419" w:author="Phuong Giang" w:date="2012-02-22T23:44:00Z">
                    <w:rPr>
                      <w:b/>
                      <w:bCs w:val="0"/>
                      <w:i w:val="0"/>
                      <w:color w:val="auto"/>
                      <w:sz w:val="18"/>
                      <w:szCs w:val="18"/>
                      <w:lang w:eastAsia="en-US"/>
                    </w:rPr>
                  </w:rPrChange>
                </w:rPr>
                <w:t>public</w:t>
              </w:r>
            </w:ins>
          </w:p>
        </w:tc>
        <w:tc>
          <w:tcPr>
            <w:tcW w:w="4702" w:type="dxa"/>
            <w:tcPrChange w:id="9420" w:author="Phuong Giang" w:date="2012-02-22T23:30:00Z">
              <w:tcPr>
                <w:tcW w:w="4702" w:type="dxa"/>
              </w:tcPr>
            </w:tcPrChange>
          </w:tcPr>
          <w:p w:rsidR="0095718C" w:rsidRPr="00481C8A" w:rsidRDefault="0095718C" w:rsidP="00995D66">
            <w:pPr>
              <w:pStyle w:val="comment"/>
              <w:ind w:left="0"/>
              <w:rPr>
                <w:ins w:id="9421" w:author="Phuong Giang" w:date="2012-02-22T21:36:00Z"/>
                <w:rFonts w:ascii="Times New Roman" w:hAnsi="Times New Roman" w:cs="Times New Roman"/>
                <w:i w:val="0"/>
                <w:color w:val="auto"/>
                <w:sz w:val="22"/>
                <w:szCs w:val="22"/>
                <w:rPrChange w:id="9422" w:author="Phuong Giang" w:date="2012-02-22T23:44:00Z">
                  <w:rPr>
                    <w:ins w:id="9423" w:author="Phuong Giang" w:date="2012-02-22T21:36:00Z"/>
                    <w:i w:val="0"/>
                    <w:color w:val="auto"/>
                    <w:sz w:val="18"/>
                    <w:szCs w:val="18"/>
                  </w:rPr>
                </w:rPrChange>
              </w:rPr>
            </w:pPr>
            <w:ins w:id="9424" w:author="Phuong Giang" w:date="2012-02-22T21:36:00Z">
              <w:r w:rsidRPr="00481C8A">
                <w:rPr>
                  <w:rFonts w:ascii="Times New Roman" w:hAnsi="Times New Roman" w:cs="Times New Roman"/>
                  <w:i w:val="0"/>
                  <w:color w:val="auto"/>
                  <w:sz w:val="22"/>
                  <w:szCs w:val="22"/>
                  <w:rPrChange w:id="9425" w:author="Phuong Giang" w:date="2012-02-22T23:44:00Z">
                    <w:rPr>
                      <w:b/>
                      <w:bCs w:val="0"/>
                      <w:i w:val="0"/>
                      <w:color w:val="auto"/>
                      <w:sz w:val="18"/>
                      <w:szCs w:val="18"/>
                      <w:lang w:eastAsia="en-US"/>
                    </w:rPr>
                  </w:rPrChange>
                </w:rPr>
                <w:t xml:space="preserve">User inputted Search condition </w:t>
              </w:r>
            </w:ins>
          </w:p>
        </w:tc>
      </w:tr>
      <w:tr w:rsidR="0095718C" w:rsidRPr="00481C8A" w:rsidTr="00F77673">
        <w:trPr>
          <w:ins w:id="9426" w:author="Phuong Giang" w:date="2012-02-22T21:36:00Z"/>
        </w:trPr>
        <w:tc>
          <w:tcPr>
            <w:tcW w:w="570" w:type="dxa"/>
            <w:tcPrChange w:id="9427" w:author="Phuong Giang" w:date="2012-02-22T23:30:00Z">
              <w:tcPr>
                <w:tcW w:w="570" w:type="dxa"/>
              </w:tcPr>
            </w:tcPrChange>
          </w:tcPr>
          <w:p w:rsidR="0095718C" w:rsidRPr="00481C8A" w:rsidRDefault="0095718C" w:rsidP="00995D66">
            <w:pPr>
              <w:pStyle w:val="comment"/>
              <w:ind w:left="0"/>
              <w:rPr>
                <w:ins w:id="9428" w:author="Phuong Giang" w:date="2012-02-22T21:36:00Z"/>
                <w:rFonts w:ascii="Times New Roman" w:hAnsi="Times New Roman" w:cs="Times New Roman"/>
                <w:i w:val="0"/>
                <w:color w:val="auto"/>
                <w:sz w:val="22"/>
                <w:szCs w:val="22"/>
                <w:rPrChange w:id="9429" w:author="Phuong Giang" w:date="2012-02-22T23:44:00Z">
                  <w:rPr>
                    <w:ins w:id="9430" w:author="Phuong Giang" w:date="2012-02-22T21:36:00Z"/>
                    <w:i w:val="0"/>
                    <w:color w:val="auto"/>
                    <w:sz w:val="18"/>
                    <w:szCs w:val="18"/>
                  </w:rPr>
                </w:rPrChange>
              </w:rPr>
            </w:pPr>
            <w:ins w:id="9431" w:author="Phuong Giang" w:date="2012-02-22T21:36:00Z">
              <w:r w:rsidRPr="00481C8A">
                <w:rPr>
                  <w:rFonts w:ascii="Times New Roman" w:hAnsi="Times New Roman" w:cs="Times New Roman"/>
                  <w:i w:val="0"/>
                  <w:color w:val="auto"/>
                  <w:sz w:val="22"/>
                  <w:szCs w:val="22"/>
                  <w:rPrChange w:id="9432" w:author="Phuong Giang" w:date="2012-02-22T23:44:00Z">
                    <w:rPr>
                      <w:b/>
                      <w:bCs w:val="0"/>
                      <w:i w:val="0"/>
                      <w:color w:val="auto"/>
                      <w:sz w:val="18"/>
                      <w:szCs w:val="18"/>
                      <w:lang w:eastAsia="en-US"/>
                    </w:rPr>
                  </w:rPrChange>
                </w:rPr>
                <w:t>4</w:t>
              </w:r>
            </w:ins>
          </w:p>
        </w:tc>
        <w:tc>
          <w:tcPr>
            <w:tcW w:w="1378" w:type="dxa"/>
            <w:tcPrChange w:id="9433" w:author="Phuong Giang" w:date="2012-02-22T23:30:00Z">
              <w:tcPr>
                <w:tcW w:w="1378" w:type="dxa"/>
              </w:tcPr>
            </w:tcPrChange>
          </w:tcPr>
          <w:p w:rsidR="0095718C" w:rsidRPr="00481C8A" w:rsidRDefault="0095718C" w:rsidP="00995D66">
            <w:pPr>
              <w:pStyle w:val="comment"/>
              <w:ind w:left="0"/>
              <w:rPr>
                <w:ins w:id="9434" w:author="Phuong Giang" w:date="2012-02-22T21:36:00Z"/>
                <w:rFonts w:ascii="Times New Roman" w:hAnsi="Times New Roman" w:cs="Times New Roman"/>
                <w:i w:val="0"/>
                <w:color w:val="auto"/>
                <w:sz w:val="22"/>
                <w:szCs w:val="22"/>
                <w:rPrChange w:id="9435" w:author="Phuong Giang" w:date="2012-02-22T23:44:00Z">
                  <w:rPr>
                    <w:ins w:id="9436" w:author="Phuong Giang" w:date="2012-02-22T21:36:00Z"/>
                    <w:i w:val="0"/>
                    <w:color w:val="auto"/>
                    <w:sz w:val="18"/>
                    <w:szCs w:val="18"/>
                  </w:rPr>
                </w:rPrChange>
              </w:rPr>
            </w:pPr>
            <w:proofErr w:type="spellStart"/>
            <w:ins w:id="9437" w:author="Phuong Giang" w:date="2012-02-22T21:36:00Z">
              <w:r w:rsidRPr="00481C8A">
                <w:rPr>
                  <w:rFonts w:ascii="Times New Roman" w:hAnsi="Times New Roman" w:cs="Times New Roman"/>
                  <w:i w:val="0"/>
                  <w:color w:val="auto"/>
                  <w:sz w:val="22"/>
                  <w:szCs w:val="22"/>
                  <w:rPrChange w:id="9438" w:author="Phuong Giang" w:date="2012-02-22T23:44:00Z">
                    <w:rPr>
                      <w:b/>
                      <w:bCs w:val="0"/>
                      <w:i w:val="0"/>
                      <w:color w:val="auto"/>
                      <w:sz w:val="18"/>
                      <w:szCs w:val="18"/>
                      <w:lang w:eastAsia="en-US"/>
                    </w:rPr>
                  </w:rPrChange>
                </w:rPr>
                <w:t>SubjectList</w:t>
              </w:r>
              <w:proofErr w:type="spellEnd"/>
            </w:ins>
          </w:p>
        </w:tc>
        <w:tc>
          <w:tcPr>
            <w:tcW w:w="832" w:type="dxa"/>
            <w:tcPrChange w:id="9439" w:author="Phuong Giang" w:date="2012-02-22T23:30:00Z">
              <w:tcPr>
                <w:tcW w:w="832" w:type="dxa"/>
              </w:tcPr>
            </w:tcPrChange>
          </w:tcPr>
          <w:p w:rsidR="0095718C" w:rsidRPr="00481C8A" w:rsidRDefault="0095718C" w:rsidP="00995D66">
            <w:pPr>
              <w:pStyle w:val="comment"/>
              <w:ind w:left="0"/>
              <w:rPr>
                <w:ins w:id="9440" w:author="Phuong Giang" w:date="2012-02-22T21:36:00Z"/>
                <w:rFonts w:ascii="Times New Roman" w:hAnsi="Times New Roman" w:cs="Times New Roman"/>
                <w:i w:val="0"/>
                <w:color w:val="auto"/>
                <w:sz w:val="22"/>
                <w:szCs w:val="22"/>
                <w:rPrChange w:id="9441" w:author="Phuong Giang" w:date="2012-02-22T23:44:00Z">
                  <w:rPr>
                    <w:ins w:id="9442" w:author="Phuong Giang" w:date="2012-02-22T21:36:00Z"/>
                    <w:i w:val="0"/>
                    <w:color w:val="auto"/>
                    <w:sz w:val="18"/>
                    <w:szCs w:val="18"/>
                  </w:rPr>
                </w:rPrChange>
              </w:rPr>
            </w:pPr>
            <w:proofErr w:type="spellStart"/>
            <w:ins w:id="9443" w:author="Phuong Giang" w:date="2012-02-22T21:36:00Z">
              <w:r w:rsidRPr="00481C8A">
                <w:rPr>
                  <w:rFonts w:ascii="Times New Roman" w:hAnsi="Times New Roman" w:cs="Times New Roman"/>
                  <w:i w:val="0"/>
                  <w:color w:val="auto"/>
                  <w:sz w:val="22"/>
                  <w:szCs w:val="22"/>
                  <w:rPrChange w:id="9444" w:author="Phuong Giang" w:date="2012-02-22T23:44:00Z">
                    <w:rPr>
                      <w:b/>
                      <w:bCs w:val="0"/>
                      <w:i w:val="0"/>
                      <w:color w:val="auto"/>
                      <w:sz w:val="18"/>
                      <w:szCs w:val="18"/>
                      <w:lang w:eastAsia="en-US"/>
                    </w:rPr>
                  </w:rPrChange>
                </w:rPr>
                <w:t>ObservableCollection</w:t>
              </w:r>
              <w:proofErr w:type="spellEnd"/>
              <w:r w:rsidRPr="00481C8A">
                <w:rPr>
                  <w:rFonts w:ascii="Times New Roman" w:hAnsi="Times New Roman" w:cs="Times New Roman"/>
                  <w:i w:val="0"/>
                  <w:color w:val="auto"/>
                  <w:sz w:val="22"/>
                  <w:szCs w:val="22"/>
                  <w:rPrChange w:id="9445" w:author="Phuong Giang" w:date="2012-02-22T23:44:00Z">
                    <w:rPr>
                      <w:b/>
                      <w:bCs w:val="0"/>
                      <w:i w:val="0"/>
                      <w:color w:val="auto"/>
                      <w:sz w:val="18"/>
                      <w:szCs w:val="18"/>
                      <w:lang w:eastAsia="en-US"/>
                    </w:rPr>
                  </w:rPrChange>
                </w:rPr>
                <w:t>&lt;string&gt;</w:t>
              </w:r>
            </w:ins>
          </w:p>
        </w:tc>
        <w:tc>
          <w:tcPr>
            <w:tcW w:w="1142" w:type="dxa"/>
            <w:tcPrChange w:id="9446" w:author="Phuong Giang" w:date="2012-02-22T23:30:00Z">
              <w:tcPr>
                <w:tcW w:w="1142" w:type="dxa"/>
              </w:tcPr>
            </w:tcPrChange>
          </w:tcPr>
          <w:p w:rsidR="0095718C" w:rsidRPr="00481C8A" w:rsidRDefault="0095718C" w:rsidP="00995D66">
            <w:pPr>
              <w:pStyle w:val="comment"/>
              <w:ind w:left="0"/>
              <w:rPr>
                <w:ins w:id="9447" w:author="Phuong Giang" w:date="2012-02-22T21:36:00Z"/>
                <w:rFonts w:ascii="Times New Roman" w:hAnsi="Times New Roman" w:cs="Times New Roman"/>
                <w:i w:val="0"/>
                <w:color w:val="auto"/>
                <w:sz w:val="22"/>
                <w:szCs w:val="22"/>
                <w:rPrChange w:id="9448" w:author="Phuong Giang" w:date="2012-02-22T23:44:00Z">
                  <w:rPr>
                    <w:ins w:id="9449" w:author="Phuong Giang" w:date="2012-02-22T21:36:00Z"/>
                    <w:i w:val="0"/>
                    <w:color w:val="auto"/>
                    <w:sz w:val="18"/>
                    <w:szCs w:val="18"/>
                  </w:rPr>
                </w:rPrChange>
              </w:rPr>
            </w:pPr>
          </w:p>
        </w:tc>
        <w:tc>
          <w:tcPr>
            <w:tcW w:w="952" w:type="dxa"/>
            <w:tcPrChange w:id="9450" w:author="Phuong Giang" w:date="2012-02-22T23:30:00Z">
              <w:tcPr>
                <w:tcW w:w="952" w:type="dxa"/>
              </w:tcPr>
            </w:tcPrChange>
          </w:tcPr>
          <w:p w:rsidR="0095718C" w:rsidRPr="00481C8A" w:rsidRDefault="0095718C" w:rsidP="00995D66">
            <w:pPr>
              <w:pStyle w:val="comment"/>
              <w:ind w:left="0"/>
              <w:rPr>
                <w:ins w:id="9451" w:author="Phuong Giang" w:date="2012-02-22T21:36:00Z"/>
                <w:rFonts w:ascii="Times New Roman" w:hAnsi="Times New Roman" w:cs="Times New Roman"/>
                <w:i w:val="0"/>
                <w:color w:val="auto"/>
                <w:sz w:val="22"/>
                <w:szCs w:val="22"/>
                <w:rPrChange w:id="9452" w:author="Phuong Giang" w:date="2012-02-22T23:44:00Z">
                  <w:rPr>
                    <w:ins w:id="9453" w:author="Phuong Giang" w:date="2012-02-22T21:36:00Z"/>
                    <w:i w:val="0"/>
                    <w:color w:val="auto"/>
                    <w:sz w:val="18"/>
                    <w:szCs w:val="18"/>
                  </w:rPr>
                </w:rPrChange>
              </w:rPr>
            </w:pPr>
            <w:ins w:id="9454" w:author="Phuong Giang" w:date="2012-02-22T21:36:00Z">
              <w:r w:rsidRPr="00481C8A">
                <w:rPr>
                  <w:rFonts w:ascii="Times New Roman" w:hAnsi="Times New Roman" w:cs="Times New Roman"/>
                  <w:i w:val="0"/>
                  <w:color w:val="auto"/>
                  <w:sz w:val="22"/>
                  <w:szCs w:val="22"/>
                  <w:rPrChange w:id="9455" w:author="Phuong Giang" w:date="2012-02-22T23:44:00Z">
                    <w:rPr>
                      <w:b/>
                      <w:bCs w:val="0"/>
                      <w:i w:val="0"/>
                      <w:color w:val="auto"/>
                      <w:sz w:val="18"/>
                      <w:szCs w:val="18"/>
                      <w:lang w:eastAsia="en-US"/>
                    </w:rPr>
                  </w:rPrChange>
                </w:rPr>
                <w:t>public</w:t>
              </w:r>
            </w:ins>
          </w:p>
        </w:tc>
        <w:tc>
          <w:tcPr>
            <w:tcW w:w="4702" w:type="dxa"/>
            <w:tcPrChange w:id="9456" w:author="Phuong Giang" w:date="2012-02-22T23:30:00Z">
              <w:tcPr>
                <w:tcW w:w="4702" w:type="dxa"/>
              </w:tcPr>
            </w:tcPrChange>
          </w:tcPr>
          <w:p w:rsidR="0095718C" w:rsidRPr="00481C8A" w:rsidRDefault="0095718C" w:rsidP="00995D66">
            <w:pPr>
              <w:pStyle w:val="comment"/>
              <w:ind w:left="0"/>
              <w:rPr>
                <w:ins w:id="9457" w:author="Phuong Giang" w:date="2012-02-22T21:36:00Z"/>
                <w:rFonts w:ascii="Times New Roman" w:hAnsi="Times New Roman" w:cs="Times New Roman"/>
                <w:i w:val="0"/>
                <w:color w:val="auto"/>
                <w:sz w:val="22"/>
                <w:szCs w:val="22"/>
                <w:rPrChange w:id="9458" w:author="Phuong Giang" w:date="2012-02-22T23:44:00Z">
                  <w:rPr>
                    <w:ins w:id="9459" w:author="Phuong Giang" w:date="2012-02-22T21:36:00Z"/>
                    <w:i w:val="0"/>
                    <w:color w:val="auto"/>
                    <w:sz w:val="18"/>
                    <w:szCs w:val="18"/>
                  </w:rPr>
                </w:rPrChange>
              </w:rPr>
            </w:pPr>
            <w:ins w:id="9460" w:author="Phuong Giang" w:date="2012-02-22T21:36:00Z">
              <w:r w:rsidRPr="00481C8A">
                <w:rPr>
                  <w:rFonts w:ascii="Times New Roman" w:hAnsi="Times New Roman" w:cs="Times New Roman"/>
                  <w:i w:val="0"/>
                  <w:color w:val="auto"/>
                  <w:sz w:val="22"/>
                  <w:szCs w:val="22"/>
                  <w:rPrChange w:id="9461" w:author="Phuong Giang" w:date="2012-02-22T23:44:00Z">
                    <w:rPr>
                      <w:b/>
                      <w:bCs w:val="0"/>
                      <w:i w:val="0"/>
                      <w:color w:val="auto"/>
                      <w:sz w:val="18"/>
                      <w:szCs w:val="18"/>
                      <w:lang w:eastAsia="en-US"/>
                    </w:rPr>
                  </w:rPrChange>
                </w:rPr>
                <w:t>List of existed subject in the database, bind to the subject list in the view</w:t>
              </w:r>
            </w:ins>
          </w:p>
        </w:tc>
      </w:tr>
      <w:tr w:rsidR="0095718C" w:rsidRPr="00481C8A" w:rsidTr="00F77673">
        <w:trPr>
          <w:ins w:id="9462" w:author="Phuong Giang" w:date="2012-02-22T21:36:00Z"/>
        </w:trPr>
        <w:tc>
          <w:tcPr>
            <w:tcW w:w="570" w:type="dxa"/>
            <w:tcPrChange w:id="9463" w:author="Phuong Giang" w:date="2012-02-22T23:30:00Z">
              <w:tcPr>
                <w:tcW w:w="570" w:type="dxa"/>
              </w:tcPr>
            </w:tcPrChange>
          </w:tcPr>
          <w:p w:rsidR="0095718C" w:rsidRPr="00481C8A" w:rsidRDefault="0095718C" w:rsidP="00995D66">
            <w:pPr>
              <w:pStyle w:val="comment"/>
              <w:ind w:left="0"/>
              <w:rPr>
                <w:ins w:id="9464" w:author="Phuong Giang" w:date="2012-02-22T21:36:00Z"/>
                <w:rFonts w:ascii="Times New Roman" w:hAnsi="Times New Roman" w:cs="Times New Roman"/>
                <w:i w:val="0"/>
                <w:color w:val="auto"/>
                <w:sz w:val="22"/>
                <w:szCs w:val="22"/>
                <w:rPrChange w:id="9465" w:author="Phuong Giang" w:date="2012-02-22T23:44:00Z">
                  <w:rPr>
                    <w:ins w:id="9466" w:author="Phuong Giang" w:date="2012-02-22T21:36:00Z"/>
                    <w:i w:val="0"/>
                    <w:color w:val="auto"/>
                    <w:sz w:val="18"/>
                    <w:szCs w:val="18"/>
                  </w:rPr>
                </w:rPrChange>
              </w:rPr>
            </w:pPr>
            <w:ins w:id="9467" w:author="Phuong Giang" w:date="2012-02-22T21:36:00Z">
              <w:r w:rsidRPr="00481C8A">
                <w:rPr>
                  <w:rFonts w:ascii="Times New Roman" w:hAnsi="Times New Roman" w:cs="Times New Roman"/>
                  <w:i w:val="0"/>
                  <w:color w:val="auto"/>
                  <w:sz w:val="22"/>
                  <w:szCs w:val="22"/>
                  <w:rPrChange w:id="9468" w:author="Phuong Giang" w:date="2012-02-22T23:44:00Z">
                    <w:rPr>
                      <w:b/>
                      <w:bCs w:val="0"/>
                      <w:i w:val="0"/>
                      <w:color w:val="auto"/>
                      <w:sz w:val="18"/>
                      <w:szCs w:val="18"/>
                      <w:lang w:eastAsia="en-US"/>
                    </w:rPr>
                  </w:rPrChange>
                </w:rPr>
                <w:t>5</w:t>
              </w:r>
            </w:ins>
          </w:p>
        </w:tc>
        <w:tc>
          <w:tcPr>
            <w:tcW w:w="1378" w:type="dxa"/>
            <w:tcPrChange w:id="9469" w:author="Phuong Giang" w:date="2012-02-22T23:30:00Z">
              <w:tcPr>
                <w:tcW w:w="1378" w:type="dxa"/>
              </w:tcPr>
            </w:tcPrChange>
          </w:tcPr>
          <w:p w:rsidR="0095718C" w:rsidRPr="00481C8A" w:rsidRDefault="0095718C" w:rsidP="00995D66">
            <w:pPr>
              <w:pStyle w:val="comment"/>
              <w:ind w:left="0"/>
              <w:rPr>
                <w:ins w:id="9470" w:author="Phuong Giang" w:date="2012-02-22T21:36:00Z"/>
                <w:rFonts w:ascii="Times New Roman" w:hAnsi="Times New Roman" w:cs="Times New Roman"/>
                <w:i w:val="0"/>
                <w:color w:val="auto"/>
                <w:sz w:val="22"/>
                <w:szCs w:val="22"/>
                <w:rPrChange w:id="9471" w:author="Phuong Giang" w:date="2012-02-22T23:44:00Z">
                  <w:rPr>
                    <w:ins w:id="9472" w:author="Phuong Giang" w:date="2012-02-22T21:36:00Z"/>
                    <w:i w:val="0"/>
                    <w:color w:val="auto"/>
                    <w:sz w:val="18"/>
                    <w:szCs w:val="18"/>
                  </w:rPr>
                </w:rPrChange>
              </w:rPr>
            </w:pPr>
            <w:proofErr w:type="spellStart"/>
            <w:ins w:id="9473" w:author="Phuong Giang" w:date="2012-02-22T21:36:00Z">
              <w:r w:rsidRPr="00481C8A">
                <w:rPr>
                  <w:rFonts w:ascii="Times New Roman" w:hAnsi="Times New Roman" w:cs="Times New Roman"/>
                  <w:i w:val="0"/>
                  <w:color w:val="auto"/>
                  <w:sz w:val="22"/>
                  <w:szCs w:val="22"/>
                  <w:rPrChange w:id="9474" w:author="Phuong Giang" w:date="2012-02-22T23:44:00Z">
                    <w:rPr>
                      <w:b/>
                      <w:bCs w:val="0"/>
                      <w:i w:val="0"/>
                      <w:color w:val="auto"/>
                      <w:sz w:val="18"/>
                      <w:szCs w:val="18"/>
                      <w:lang w:eastAsia="en-US"/>
                    </w:rPr>
                  </w:rPrChange>
                </w:rPr>
                <w:t>TMList</w:t>
              </w:r>
              <w:proofErr w:type="spellEnd"/>
            </w:ins>
          </w:p>
        </w:tc>
        <w:tc>
          <w:tcPr>
            <w:tcW w:w="832" w:type="dxa"/>
            <w:tcPrChange w:id="9475" w:author="Phuong Giang" w:date="2012-02-22T23:30:00Z">
              <w:tcPr>
                <w:tcW w:w="832" w:type="dxa"/>
              </w:tcPr>
            </w:tcPrChange>
          </w:tcPr>
          <w:p w:rsidR="0095718C" w:rsidRPr="00481C8A" w:rsidRDefault="0095718C" w:rsidP="00995D66">
            <w:pPr>
              <w:pStyle w:val="comment"/>
              <w:ind w:left="0"/>
              <w:rPr>
                <w:ins w:id="9476" w:author="Phuong Giang" w:date="2012-02-22T21:36:00Z"/>
                <w:rFonts w:ascii="Times New Roman" w:hAnsi="Times New Roman" w:cs="Times New Roman"/>
                <w:i w:val="0"/>
                <w:color w:val="auto"/>
                <w:sz w:val="22"/>
                <w:szCs w:val="22"/>
                <w:rPrChange w:id="9477" w:author="Phuong Giang" w:date="2012-02-22T23:44:00Z">
                  <w:rPr>
                    <w:ins w:id="9478" w:author="Phuong Giang" w:date="2012-02-22T21:36:00Z"/>
                    <w:i w:val="0"/>
                    <w:color w:val="auto"/>
                    <w:sz w:val="18"/>
                    <w:szCs w:val="18"/>
                  </w:rPr>
                </w:rPrChange>
              </w:rPr>
            </w:pPr>
            <w:proofErr w:type="spellStart"/>
            <w:ins w:id="9479" w:author="Phuong Giang" w:date="2012-02-22T21:36:00Z">
              <w:r w:rsidRPr="00481C8A">
                <w:rPr>
                  <w:rFonts w:ascii="Times New Roman" w:hAnsi="Times New Roman" w:cs="Times New Roman"/>
                  <w:i w:val="0"/>
                  <w:color w:val="auto"/>
                  <w:sz w:val="22"/>
                  <w:szCs w:val="22"/>
                  <w:rPrChange w:id="9480" w:author="Phuong Giang" w:date="2012-02-22T23:44:00Z">
                    <w:rPr>
                      <w:b/>
                      <w:bCs w:val="0"/>
                      <w:i w:val="0"/>
                      <w:color w:val="auto"/>
                      <w:sz w:val="18"/>
                      <w:szCs w:val="18"/>
                      <w:lang w:eastAsia="en-US"/>
                    </w:rPr>
                  </w:rPrChange>
                </w:rPr>
                <w:t>ObservableCollection</w:t>
              </w:r>
              <w:proofErr w:type="spellEnd"/>
              <w:r w:rsidRPr="00481C8A">
                <w:rPr>
                  <w:rFonts w:ascii="Times New Roman" w:hAnsi="Times New Roman" w:cs="Times New Roman"/>
                  <w:i w:val="0"/>
                  <w:color w:val="auto"/>
                  <w:sz w:val="22"/>
                  <w:szCs w:val="22"/>
                  <w:rPrChange w:id="9481" w:author="Phuong Giang" w:date="2012-02-22T23:44:00Z">
                    <w:rPr>
                      <w:b/>
                      <w:bCs w:val="0"/>
                      <w:i w:val="0"/>
                      <w:color w:val="auto"/>
                      <w:sz w:val="18"/>
                      <w:szCs w:val="18"/>
                      <w:lang w:eastAsia="en-US"/>
                    </w:rPr>
                  </w:rPrChange>
                </w:rPr>
                <w:t>&lt;</w:t>
              </w:r>
              <w:proofErr w:type="spellStart"/>
              <w:r w:rsidRPr="00481C8A">
                <w:rPr>
                  <w:rFonts w:ascii="Times New Roman" w:hAnsi="Times New Roman" w:cs="Times New Roman"/>
                  <w:i w:val="0"/>
                  <w:color w:val="auto"/>
                  <w:sz w:val="22"/>
                  <w:szCs w:val="22"/>
                  <w:rPrChange w:id="9482" w:author="Phuong Giang" w:date="2012-02-22T23:44:00Z">
                    <w:rPr>
                      <w:b/>
                      <w:bCs w:val="0"/>
                      <w:i w:val="0"/>
                      <w:color w:val="auto"/>
                      <w:sz w:val="18"/>
                      <w:szCs w:val="18"/>
                      <w:lang w:eastAsia="en-US"/>
                    </w:rPr>
                  </w:rPrChange>
                </w:rPr>
                <w:t>TeachingMethodViewModel</w:t>
              </w:r>
              <w:proofErr w:type="spellEnd"/>
              <w:r w:rsidRPr="00481C8A">
                <w:rPr>
                  <w:rFonts w:ascii="Times New Roman" w:hAnsi="Times New Roman" w:cs="Times New Roman"/>
                  <w:i w:val="0"/>
                  <w:color w:val="auto"/>
                  <w:sz w:val="22"/>
                  <w:szCs w:val="22"/>
                  <w:rPrChange w:id="9483" w:author="Phuong Giang" w:date="2012-02-22T23:44:00Z">
                    <w:rPr>
                      <w:b/>
                      <w:bCs w:val="0"/>
                      <w:i w:val="0"/>
                      <w:color w:val="auto"/>
                      <w:sz w:val="18"/>
                      <w:szCs w:val="18"/>
                      <w:lang w:eastAsia="en-US"/>
                    </w:rPr>
                  </w:rPrChange>
                </w:rPr>
                <w:t>&gt;</w:t>
              </w:r>
            </w:ins>
          </w:p>
        </w:tc>
        <w:tc>
          <w:tcPr>
            <w:tcW w:w="1142" w:type="dxa"/>
            <w:tcPrChange w:id="9484" w:author="Phuong Giang" w:date="2012-02-22T23:30:00Z">
              <w:tcPr>
                <w:tcW w:w="1142" w:type="dxa"/>
              </w:tcPr>
            </w:tcPrChange>
          </w:tcPr>
          <w:p w:rsidR="0095718C" w:rsidRPr="00481C8A" w:rsidRDefault="0095718C" w:rsidP="00995D66">
            <w:pPr>
              <w:pStyle w:val="comment"/>
              <w:ind w:left="0"/>
              <w:rPr>
                <w:ins w:id="9485" w:author="Phuong Giang" w:date="2012-02-22T21:36:00Z"/>
                <w:rFonts w:ascii="Times New Roman" w:hAnsi="Times New Roman" w:cs="Times New Roman"/>
                <w:i w:val="0"/>
                <w:color w:val="auto"/>
                <w:sz w:val="22"/>
                <w:szCs w:val="22"/>
                <w:rPrChange w:id="9486" w:author="Phuong Giang" w:date="2012-02-22T23:44:00Z">
                  <w:rPr>
                    <w:ins w:id="9487" w:author="Phuong Giang" w:date="2012-02-22T21:36:00Z"/>
                    <w:i w:val="0"/>
                    <w:color w:val="auto"/>
                    <w:sz w:val="18"/>
                    <w:szCs w:val="18"/>
                  </w:rPr>
                </w:rPrChange>
              </w:rPr>
            </w:pPr>
          </w:p>
        </w:tc>
        <w:tc>
          <w:tcPr>
            <w:tcW w:w="952" w:type="dxa"/>
            <w:tcPrChange w:id="9488" w:author="Phuong Giang" w:date="2012-02-22T23:30:00Z">
              <w:tcPr>
                <w:tcW w:w="952" w:type="dxa"/>
              </w:tcPr>
            </w:tcPrChange>
          </w:tcPr>
          <w:p w:rsidR="0095718C" w:rsidRPr="00481C8A" w:rsidRDefault="0095718C" w:rsidP="00995D66">
            <w:pPr>
              <w:pStyle w:val="comment"/>
              <w:ind w:left="0"/>
              <w:rPr>
                <w:ins w:id="9489" w:author="Phuong Giang" w:date="2012-02-22T21:36:00Z"/>
                <w:rFonts w:ascii="Times New Roman" w:hAnsi="Times New Roman" w:cs="Times New Roman"/>
                <w:i w:val="0"/>
                <w:color w:val="auto"/>
                <w:sz w:val="22"/>
                <w:szCs w:val="22"/>
                <w:rPrChange w:id="9490" w:author="Phuong Giang" w:date="2012-02-22T23:44:00Z">
                  <w:rPr>
                    <w:ins w:id="9491" w:author="Phuong Giang" w:date="2012-02-22T21:36:00Z"/>
                    <w:i w:val="0"/>
                    <w:color w:val="auto"/>
                    <w:sz w:val="18"/>
                    <w:szCs w:val="18"/>
                  </w:rPr>
                </w:rPrChange>
              </w:rPr>
            </w:pPr>
            <w:ins w:id="9492" w:author="Phuong Giang" w:date="2012-02-22T21:36:00Z">
              <w:r w:rsidRPr="00481C8A">
                <w:rPr>
                  <w:rFonts w:ascii="Times New Roman" w:hAnsi="Times New Roman" w:cs="Times New Roman"/>
                  <w:i w:val="0"/>
                  <w:color w:val="auto"/>
                  <w:sz w:val="22"/>
                  <w:szCs w:val="22"/>
                  <w:rPrChange w:id="9493" w:author="Phuong Giang" w:date="2012-02-22T23:44:00Z">
                    <w:rPr>
                      <w:b/>
                      <w:bCs w:val="0"/>
                      <w:i w:val="0"/>
                      <w:color w:val="auto"/>
                      <w:sz w:val="18"/>
                      <w:szCs w:val="18"/>
                      <w:lang w:eastAsia="en-US"/>
                    </w:rPr>
                  </w:rPrChange>
                </w:rPr>
                <w:t>public</w:t>
              </w:r>
            </w:ins>
          </w:p>
        </w:tc>
        <w:tc>
          <w:tcPr>
            <w:tcW w:w="4702" w:type="dxa"/>
            <w:tcPrChange w:id="9494" w:author="Phuong Giang" w:date="2012-02-22T23:30:00Z">
              <w:tcPr>
                <w:tcW w:w="4702" w:type="dxa"/>
              </w:tcPr>
            </w:tcPrChange>
          </w:tcPr>
          <w:p w:rsidR="0095718C" w:rsidRPr="00481C8A" w:rsidRDefault="0095718C" w:rsidP="00995D66">
            <w:pPr>
              <w:pStyle w:val="comment"/>
              <w:ind w:left="0"/>
              <w:rPr>
                <w:ins w:id="9495" w:author="Phuong Giang" w:date="2012-02-22T21:36:00Z"/>
                <w:rFonts w:ascii="Times New Roman" w:hAnsi="Times New Roman" w:cs="Times New Roman"/>
                <w:i w:val="0"/>
                <w:color w:val="auto"/>
                <w:sz w:val="22"/>
                <w:szCs w:val="22"/>
                <w:rPrChange w:id="9496" w:author="Phuong Giang" w:date="2012-02-22T23:44:00Z">
                  <w:rPr>
                    <w:ins w:id="9497" w:author="Phuong Giang" w:date="2012-02-22T21:36:00Z"/>
                    <w:i w:val="0"/>
                    <w:color w:val="auto"/>
                    <w:sz w:val="18"/>
                    <w:szCs w:val="18"/>
                  </w:rPr>
                </w:rPrChange>
              </w:rPr>
            </w:pPr>
            <w:ins w:id="9498" w:author="Phuong Giang" w:date="2012-02-22T21:36:00Z">
              <w:r w:rsidRPr="00481C8A">
                <w:rPr>
                  <w:rFonts w:ascii="Times New Roman" w:hAnsi="Times New Roman" w:cs="Times New Roman"/>
                  <w:i w:val="0"/>
                  <w:color w:val="auto"/>
                  <w:sz w:val="22"/>
                  <w:szCs w:val="22"/>
                  <w:rPrChange w:id="9499" w:author="Phuong Giang" w:date="2012-02-22T23:44:00Z">
                    <w:rPr>
                      <w:b/>
                      <w:bCs w:val="0"/>
                      <w:i w:val="0"/>
                      <w:color w:val="auto"/>
                      <w:sz w:val="18"/>
                      <w:szCs w:val="18"/>
                      <w:lang w:eastAsia="en-US"/>
                    </w:rPr>
                  </w:rPrChange>
                </w:rPr>
                <w:t>List of teaching method, bind to display the search results</w:t>
              </w:r>
            </w:ins>
          </w:p>
        </w:tc>
      </w:tr>
      <w:tr w:rsidR="0095718C" w:rsidRPr="00481C8A" w:rsidTr="00F77673">
        <w:trPr>
          <w:ins w:id="9500" w:author="Phuong Giang" w:date="2012-02-22T21:36:00Z"/>
        </w:trPr>
        <w:tc>
          <w:tcPr>
            <w:tcW w:w="570" w:type="dxa"/>
            <w:tcPrChange w:id="9501" w:author="Phuong Giang" w:date="2012-02-22T23:30:00Z">
              <w:tcPr>
                <w:tcW w:w="570" w:type="dxa"/>
              </w:tcPr>
            </w:tcPrChange>
          </w:tcPr>
          <w:p w:rsidR="0095718C" w:rsidRPr="00481C8A" w:rsidRDefault="0095718C" w:rsidP="00995D66">
            <w:pPr>
              <w:pStyle w:val="comment"/>
              <w:ind w:left="0"/>
              <w:rPr>
                <w:ins w:id="9502" w:author="Phuong Giang" w:date="2012-02-22T21:36:00Z"/>
                <w:rFonts w:ascii="Times New Roman" w:hAnsi="Times New Roman" w:cs="Times New Roman"/>
                <w:i w:val="0"/>
                <w:color w:val="auto"/>
                <w:sz w:val="22"/>
                <w:szCs w:val="22"/>
                <w:rPrChange w:id="9503" w:author="Phuong Giang" w:date="2012-02-22T23:44:00Z">
                  <w:rPr>
                    <w:ins w:id="9504" w:author="Phuong Giang" w:date="2012-02-22T21:36:00Z"/>
                    <w:i w:val="0"/>
                    <w:color w:val="auto"/>
                    <w:sz w:val="18"/>
                    <w:szCs w:val="18"/>
                  </w:rPr>
                </w:rPrChange>
              </w:rPr>
            </w:pPr>
            <w:ins w:id="9505" w:author="Phuong Giang" w:date="2012-02-22T21:36:00Z">
              <w:r w:rsidRPr="00481C8A">
                <w:rPr>
                  <w:rFonts w:ascii="Times New Roman" w:hAnsi="Times New Roman" w:cs="Times New Roman"/>
                  <w:i w:val="0"/>
                  <w:color w:val="auto"/>
                  <w:sz w:val="22"/>
                  <w:szCs w:val="22"/>
                  <w:rPrChange w:id="9506" w:author="Phuong Giang" w:date="2012-02-22T23:44:00Z">
                    <w:rPr>
                      <w:b/>
                      <w:bCs w:val="0"/>
                      <w:i w:val="0"/>
                      <w:color w:val="auto"/>
                      <w:sz w:val="18"/>
                      <w:szCs w:val="18"/>
                      <w:lang w:eastAsia="en-US"/>
                    </w:rPr>
                  </w:rPrChange>
                </w:rPr>
                <w:t>6</w:t>
              </w:r>
            </w:ins>
          </w:p>
        </w:tc>
        <w:tc>
          <w:tcPr>
            <w:tcW w:w="1378" w:type="dxa"/>
            <w:tcPrChange w:id="9507" w:author="Phuong Giang" w:date="2012-02-22T23:30:00Z">
              <w:tcPr>
                <w:tcW w:w="1378" w:type="dxa"/>
              </w:tcPr>
            </w:tcPrChange>
          </w:tcPr>
          <w:p w:rsidR="0095718C" w:rsidRPr="00481C8A" w:rsidRDefault="0095718C" w:rsidP="00995D66">
            <w:pPr>
              <w:pStyle w:val="comment"/>
              <w:ind w:left="0"/>
              <w:rPr>
                <w:ins w:id="9508" w:author="Phuong Giang" w:date="2012-02-22T21:36:00Z"/>
                <w:rFonts w:ascii="Times New Roman" w:hAnsi="Times New Roman" w:cs="Times New Roman"/>
                <w:i w:val="0"/>
                <w:color w:val="auto"/>
                <w:sz w:val="22"/>
                <w:szCs w:val="22"/>
                <w:rPrChange w:id="9509" w:author="Phuong Giang" w:date="2012-02-22T23:44:00Z">
                  <w:rPr>
                    <w:ins w:id="9510" w:author="Phuong Giang" w:date="2012-02-22T21:36:00Z"/>
                    <w:i w:val="0"/>
                    <w:color w:val="auto"/>
                    <w:sz w:val="18"/>
                    <w:szCs w:val="18"/>
                  </w:rPr>
                </w:rPrChange>
              </w:rPr>
            </w:pPr>
            <w:ins w:id="9511" w:author="Phuong Giang" w:date="2012-02-22T21:36:00Z">
              <w:r w:rsidRPr="00481C8A">
                <w:rPr>
                  <w:rFonts w:ascii="Times New Roman" w:hAnsi="Times New Roman" w:cs="Times New Roman"/>
                  <w:i w:val="0"/>
                  <w:color w:val="auto"/>
                  <w:sz w:val="22"/>
                  <w:szCs w:val="22"/>
                  <w:rPrChange w:id="9512" w:author="Phuong Giang" w:date="2012-02-22T23:44:00Z">
                    <w:rPr>
                      <w:b/>
                      <w:bCs w:val="0"/>
                      <w:i w:val="0"/>
                      <w:color w:val="auto"/>
                      <w:sz w:val="18"/>
                      <w:szCs w:val="18"/>
                      <w:lang w:eastAsia="en-US"/>
                    </w:rPr>
                  </w:rPrChange>
                </w:rPr>
                <w:t>_</w:t>
              </w:r>
              <w:proofErr w:type="spellStart"/>
              <w:r w:rsidRPr="00481C8A">
                <w:rPr>
                  <w:rFonts w:ascii="Times New Roman" w:hAnsi="Times New Roman" w:cs="Times New Roman"/>
                  <w:i w:val="0"/>
                  <w:color w:val="auto"/>
                  <w:sz w:val="22"/>
                  <w:szCs w:val="22"/>
                  <w:rPrChange w:id="9513" w:author="Phuong Giang" w:date="2012-02-22T23:44:00Z">
                    <w:rPr>
                      <w:b/>
                      <w:bCs w:val="0"/>
                      <w:i w:val="0"/>
                      <w:color w:val="auto"/>
                      <w:sz w:val="18"/>
                      <w:szCs w:val="18"/>
                      <w:lang w:eastAsia="en-US"/>
                    </w:rPr>
                  </w:rPrChange>
                </w:rPr>
                <w:t>tmAccessor</w:t>
              </w:r>
              <w:proofErr w:type="spellEnd"/>
            </w:ins>
          </w:p>
        </w:tc>
        <w:tc>
          <w:tcPr>
            <w:tcW w:w="832" w:type="dxa"/>
            <w:tcPrChange w:id="9514" w:author="Phuong Giang" w:date="2012-02-22T23:30:00Z">
              <w:tcPr>
                <w:tcW w:w="832" w:type="dxa"/>
              </w:tcPr>
            </w:tcPrChange>
          </w:tcPr>
          <w:p w:rsidR="0095718C" w:rsidRPr="00481C8A" w:rsidRDefault="0095718C" w:rsidP="00995D66">
            <w:pPr>
              <w:pStyle w:val="comment"/>
              <w:ind w:left="0"/>
              <w:rPr>
                <w:ins w:id="9515" w:author="Phuong Giang" w:date="2012-02-22T21:36:00Z"/>
                <w:rFonts w:ascii="Times New Roman" w:hAnsi="Times New Roman" w:cs="Times New Roman"/>
                <w:i w:val="0"/>
                <w:color w:val="auto"/>
                <w:sz w:val="22"/>
                <w:szCs w:val="22"/>
                <w:rPrChange w:id="9516" w:author="Phuong Giang" w:date="2012-02-22T23:44:00Z">
                  <w:rPr>
                    <w:ins w:id="9517" w:author="Phuong Giang" w:date="2012-02-22T21:36:00Z"/>
                    <w:i w:val="0"/>
                    <w:color w:val="auto"/>
                    <w:sz w:val="18"/>
                    <w:szCs w:val="18"/>
                  </w:rPr>
                </w:rPrChange>
              </w:rPr>
            </w:pPr>
            <w:proofErr w:type="spellStart"/>
            <w:ins w:id="9518" w:author="Phuong Giang" w:date="2012-02-22T21:36:00Z">
              <w:r w:rsidRPr="00481C8A">
                <w:rPr>
                  <w:rFonts w:ascii="Times New Roman" w:hAnsi="Times New Roman" w:cs="Times New Roman"/>
                  <w:i w:val="0"/>
                  <w:color w:val="auto"/>
                  <w:sz w:val="22"/>
                  <w:szCs w:val="22"/>
                  <w:rPrChange w:id="9519" w:author="Phuong Giang" w:date="2012-02-22T23:44:00Z">
                    <w:rPr>
                      <w:b/>
                      <w:bCs w:val="0"/>
                      <w:i w:val="0"/>
                      <w:color w:val="auto"/>
                      <w:sz w:val="18"/>
                      <w:szCs w:val="18"/>
                      <w:lang w:eastAsia="en-US"/>
                    </w:rPr>
                  </w:rPrChange>
                </w:rPr>
                <w:t>TeachingMethodAccessor</w:t>
              </w:r>
              <w:proofErr w:type="spellEnd"/>
            </w:ins>
          </w:p>
        </w:tc>
        <w:tc>
          <w:tcPr>
            <w:tcW w:w="1142" w:type="dxa"/>
            <w:tcPrChange w:id="9520" w:author="Phuong Giang" w:date="2012-02-22T23:30:00Z">
              <w:tcPr>
                <w:tcW w:w="1142" w:type="dxa"/>
              </w:tcPr>
            </w:tcPrChange>
          </w:tcPr>
          <w:p w:rsidR="0095718C" w:rsidRPr="00481C8A" w:rsidRDefault="0095718C" w:rsidP="00995D66">
            <w:pPr>
              <w:pStyle w:val="comment"/>
              <w:ind w:left="0"/>
              <w:rPr>
                <w:ins w:id="9521" w:author="Phuong Giang" w:date="2012-02-22T21:36:00Z"/>
                <w:rFonts w:ascii="Times New Roman" w:hAnsi="Times New Roman" w:cs="Times New Roman"/>
                <w:i w:val="0"/>
                <w:color w:val="auto"/>
                <w:sz w:val="22"/>
                <w:szCs w:val="22"/>
                <w:rPrChange w:id="9522" w:author="Phuong Giang" w:date="2012-02-22T23:44:00Z">
                  <w:rPr>
                    <w:ins w:id="9523" w:author="Phuong Giang" w:date="2012-02-22T21:36:00Z"/>
                    <w:i w:val="0"/>
                    <w:color w:val="auto"/>
                    <w:sz w:val="18"/>
                    <w:szCs w:val="18"/>
                  </w:rPr>
                </w:rPrChange>
              </w:rPr>
            </w:pPr>
          </w:p>
        </w:tc>
        <w:tc>
          <w:tcPr>
            <w:tcW w:w="952" w:type="dxa"/>
            <w:tcPrChange w:id="9524" w:author="Phuong Giang" w:date="2012-02-22T23:30:00Z">
              <w:tcPr>
                <w:tcW w:w="952" w:type="dxa"/>
              </w:tcPr>
            </w:tcPrChange>
          </w:tcPr>
          <w:p w:rsidR="0095718C" w:rsidRPr="00481C8A" w:rsidRDefault="0095718C" w:rsidP="00995D66">
            <w:pPr>
              <w:pStyle w:val="comment"/>
              <w:ind w:left="0"/>
              <w:rPr>
                <w:ins w:id="9525" w:author="Phuong Giang" w:date="2012-02-22T21:36:00Z"/>
                <w:rFonts w:ascii="Times New Roman" w:hAnsi="Times New Roman" w:cs="Times New Roman"/>
                <w:i w:val="0"/>
                <w:color w:val="auto"/>
                <w:sz w:val="22"/>
                <w:szCs w:val="22"/>
                <w:rPrChange w:id="9526" w:author="Phuong Giang" w:date="2012-02-22T23:44:00Z">
                  <w:rPr>
                    <w:ins w:id="9527" w:author="Phuong Giang" w:date="2012-02-22T21:36:00Z"/>
                    <w:i w:val="0"/>
                    <w:color w:val="auto"/>
                    <w:sz w:val="18"/>
                    <w:szCs w:val="18"/>
                  </w:rPr>
                </w:rPrChange>
              </w:rPr>
            </w:pPr>
            <w:ins w:id="9528" w:author="Phuong Giang" w:date="2012-02-22T21:36:00Z">
              <w:r w:rsidRPr="00481C8A">
                <w:rPr>
                  <w:rFonts w:ascii="Times New Roman" w:hAnsi="Times New Roman" w:cs="Times New Roman"/>
                  <w:i w:val="0"/>
                  <w:color w:val="auto"/>
                  <w:sz w:val="22"/>
                  <w:szCs w:val="22"/>
                  <w:rPrChange w:id="9529" w:author="Phuong Giang" w:date="2012-02-22T23:44:00Z">
                    <w:rPr>
                      <w:b/>
                      <w:bCs w:val="0"/>
                      <w:i w:val="0"/>
                      <w:color w:val="auto"/>
                      <w:sz w:val="18"/>
                      <w:szCs w:val="18"/>
                      <w:lang w:eastAsia="en-US"/>
                    </w:rPr>
                  </w:rPrChange>
                </w:rPr>
                <w:t>private</w:t>
              </w:r>
            </w:ins>
          </w:p>
        </w:tc>
        <w:tc>
          <w:tcPr>
            <w:tcW w:w="4702" w:type="dxa"/>
            <w:tcPrChange w:id="9530" w:author="Phuong Giang" w:date="2012-02-22T23:30:00Z">
              <w:tcPr>
                <w:tcW w:w="4702" w:type="dxa"/>
              </w:tcPr>
            </w:tcPrChange>
          </w:tcPr>
          <w:p w:rsidR="0095718C" w:rsidRPr="00481C8A" w:rsidRDefault="0095718C" w:rsidP="00995D66">
            <w:pPr>
              <w:pStyle w:val="comment"/>
              <w:ind w:left="0"/>
              <w:rPr>
                <w:ins w:id="9531" w:author="Phuong Giang" w:date="2012-02-22T21:36:00Z"/>
                <w:rFonts w:ascii="Times New Roman" w:hAnsi="Times New Roman" w:cs="Times New Roman"/>
                <w:i w:val="0"/>
                <w:color w:val="auto"/>
                <w:sz w:val="22"/>
                <w:szCs w:val="22"/>
                <w:rPrChange w:id="9532" w:author="Phuong Giang" w:date="2012-02-22T23:44:00Z">
                  <w:rPr>
                    <w:ins w:id="9533" w:author="Phuong Giang" w:date="2012-02-22T21:36:00Z"/>
                    <w:i w:val="0"/>
                    <w:color w:val="auto"/>
                    <w:sz w:val="18"/>
                    <w:szCs w:val="18"/>
                  </w:rPr>
                </w:rPrChange>
              </w:rPr>
            </w:pPr>
            <w:ins w:id="9534" w:author="Phuong Giang" w:date="2012-02-22T21:36:00Z">
              <w:r w:rsidRPr="00481C8A">
                <w:rPr>
                  <w:rFonts w:ascii="Times New Roman" w:hAnsi="Times New Roman" w:cs="Times New Roman"/>
                  <w:i w:val="0"/>
                  <w:color w:val="auto"/>
                  <w:sz w:val="22"/>
                  <w:szCs w:val="22"/>
                  <w:rPrChange w:id="9535" w:author="Phuong Giang" w:date="2012-02-22T23:44:00Z">
                    <w:rPr>
                      <w:b/>
                      <w:bCs w:val="0"/>
                      <w:i w:val="0"/>
                      <w:color w:val="auto"/>
                      <w:sz w:val="18"/>
                      <w:szCs w:val="18"/>
                      <w:lang w:eastAsia="en-US"/>
                    </w:rPr>
                  </w:rPrChange>
                </w:rPr>
                <w:t xml:space="preserve">A data </w:t>
              </w:r>
              <w:proofErr w:type="spellStart"/>
              <w:r w:rsidRPr="00481C8A">
                <w:rPr>
                  <w:rFonts w:ascii="Times New Roman" w:hAnsi="Times New Roman" w:cs="Times New Roman"/>
                  <w:i w:val="0"/>
                  <w:color w:val="auto"/>
                  <w:sz w:val="22"/>
                  <w:szCs w:val="22"/>
                  <w:rPrChange w:id="9536" w:author="Phuong Giang" w:date="2012-02-22T23:44:00Z">
                    <w:rPr>
                      <w:b/>
                      <w:bCs w:val="0"/>
                      <w:i w:val="0"/>
                      <w:color w:val="auto"/>
                      <w:sz w:val="18"/>
                      <w:szCs w:val="18"/>
                      <w:lang w:eastAsia="en-US"/>
                    </w:rPr>
                  </w:rPrChange>
                </w:rPr>
                <w:t>accessor</w:t>
              </w:r>
              <w:proofErr w:type="spellEnd"/>
              <w:r w:rsidRPr="00481C8A">
                <w:rPr>
                  <w:rFonts w:ascii="Times New Roman" w:hAnsi="Times New Roman" w:cs="Times New Roman"/>
                  <w:i w:val="0"/>
                  <w:color w:val="auto"/>
                  <w:sz w:val="22"/>
                  <w:szCs w:val="22"/>
                  <w:rPrChange w:id="9537" w:author="Phuong Giang" w:date="2012-02-22T23:44:00Z">
                    <w:rPr>
                      <w:b/>
                      <w:bCs w:val="0"/>
                      <w:i w:val="0"/>
                      <w:color w:val="auto"/>
                      <w:sz w:val="18"/>
                      <w:szCs w:val="18"/>
                      <w:lang w:eastAsia="en-US"/>
                    </w:rPr>
                  </w:rPrChange>
                </w:rPr>
                <w:t xml:space="preserve"> to work with the database</w:t>
              </w:r>
            </w:ins>
          </w:p>
        </w:tc>
      </w:tr>
    </w:tbl>
    <w:p w:rsidR="0095718C" w:rsidRPr="00AB1796" w:rsidRDefault="0095718C" w:rsidP="0095718C">
      <w:pPr>
        <w:rPr>
          <w:ins w:id="9538" w:author="Phuong Giang" w:date="2012-02-22T21:36:00Z"/>
        </w:rPr>
      </w:pPr>
    </w:p>
    <w:p w:rsidR="0095718C" w:rsidRDefault="0095718C">
      <w:pPr>
        <w:pStyle w:val="Heading5"/>
        <w:rPr>
          <w:ins w:id="9539" w:author="Phuong Giang" w:date="2012-02-22T21:36:00Z"/>
        </w:rPr>
        <w:pPrChange w:id="9540" w:author="Phuong Giang" w:date="2012-02-23T00:03:00Z">
          <w:pPr>
            <w:pStyle w:val="Heading5"/>
            <w:numPr>
              <w:ilvl w:val="0"/>
              <w:numId w:val="0"/>
            </w:numPr>
            <w:ind w:left="0" w:firstLine="0"/>
          </w:pPr>
        </w:pPrChange>
      </w:pPr>
      <w:ins w:id="9541" w:author="Phuong Giang" w:date="2012-02-22T21:36:00Z">
        <w:r w:rsidRPr="00AB1796">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542"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9543">
          <w:tblGrid>
            <w:gridCol w:w="955"/>
            <w:gridCol w:w="2205"/>
            <w:gridCol w:w="6416"/>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544" w:author="Phuong Giang" w:date="2012-02-22T21:36:00Z"/>
        </w:trPr>
        <w:tc>
          <w:tcPr>
            <w:tcW w:w="955" w:type="dxa"/>
            <w:tcPrChange w:id="9545" w:author="Phuong Giang" w:date="2012-02-22T23:30:00Z">
              <w:tcPr>
                <w:tcW w:w="955"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546" w:author="Phuong Giang" w:date="2012-02-22T21:36:00Z"/>
                <w:b w:val="0"/>
                <w:lang w:eastAsia="ja-JP"/>
                <w:rPrChange w:id="9547" w:author="Phuong Giang" w:date="2012-02-22T23:39:00Z">
                  <w:rPr>
                    <w:ins w:id="9548" w:author="Phuong Giang" w:date="2012-02-22T21:36:00Z"/>
                    <w:b/>
                    <w:bCs w:val="0"/>
                    <w:color w:val="800000"/>
                  </w:rPr>
                </w:rPrChange>
              </w:rPr>
              <w:pPrChange w:id="954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550" w:author="Phuong Giang" w:date="2012-02-22T21:36:00Z">
              <w:r w:rsidRPr="009F25A3">
                <w:rPr>
                  <w:rFonts w:ascii="Tahoma" w:eastAsia="MS Mincho" w:hAnsi="Tahoma" w:cs="Arial"/>
                  <w:b w:val="0"/>
                  <w:snapToGrid w:val="0"/>
                  <w:color w:val="auto"/>
                  <w:sz w:val="20"/>
                  <w:szCs w:val="20"/>
                  <w:lang w:eastAsia="ja-JP"/>
                  <w:rPrChange w:id="9551" w:author="Phuong Giang" w:date="2012-02-22T23:39:00Z">
                    <w:rPr>
                      <w:b/>
                      <w:color w:val="800000"/>
                    </w:rPr>
                  </w:rPrChange>
                </w:rPr>
                <w:t>No</w:t>
              </w:r>
            </w:ins>
          </w:p>
        </w:tc>
        <w:tc>
          <w:tcPr>
            <w:tcW w:w="2205" w:type="dxa"/>
            <w:tcPrChange w:id="9552" w:author="Phuong Giang" w:date="2012-02-22T23:30:00Z">
              <w:tcPr>
                <w:tcW w:w="2205"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553" w:author="Phuong Giang" w:date="2012-02-22T21:36:00Z"/>
                <w:b w:val="0"/>
                <w:lang w:eastAsia="ja-JP"/>
                <w:rPrChange w:id="9554" w:author="Phuong Giang" w:date="2012-02-22T23:39:00Z">
                  <w:rPr>
                    <w:ins w:id="9555" w:author="Phuong Giang" w:date="2012-02-22T21:36:00Z"/>
                    <w:b/>
                    <w:bCs w:val="0"/>
                    <w:color w:val="800000"/>
                    <w:lang w:eastAsia="ja-JP"/>
                  </w:rPr>
                </w:rPrChange>
              </w:rPr>
              <w:pPrChange w:id="955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557" w:author="Phuong Giang" w:date="2012-02-22T21:36:00Z">
              <w:r w:rsidRPr="009F25A3">
                <w:rPr>
                  <w:rFonts w:ascii="Tahoma" w:eastAsia="MS Mincho" w:hAnsi="Tahoma" w:cs="Arial"/>
                  <w:b w:val="0"/>
                  <w:snapToGrid w:val="0"/>
                  <w:color w:val="auto"/>
                  <w:sz w:val="20"/>
                  <w:szCs w:val="20"/>
                  <w:lang w:eastAsia="ja-JP"/>
                  <w:rPrChange w:id="9558" w:author="Phuong Giang" w:date="2012-02-22T23:39:00Z">
                    <w:rPr>
                      <w:b/>
                      <w:color w:val="800000"/>
                      <w:lang w:eastAsia="ja-JP"/>
                    </w:rPr>
                  </w:rPrChange>
                </w:rPr>
                <w:t>Method</w:t>
              </w:r>
            </w:ins>
          </w:p>
        </w:tc>
        <w:tc>
          <w:tcPr>
            <w:tcW w:w="6416" w:type="dxa"/>
            <w:tcPrChange w:id="9559" w:author="Phuong Giang" w:date="2012-02-22T23:30:00Z">
              <w:tcPr>
                <w:tcW w:w="641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560" w:author="Phuong Giang" w:date="2012-02-22T21:36:00Z"/>
                <w:b w:val="0"/>
                <w:lang w:eastAsia="ja-JP"/>
                <w:rPrChange w:id="9561" w:author="Phuong Giang" w:date="2012-02-22T23:39:00Z">
                  <w:rPr>
                    <w:ins w:id="9562" w:author="Phuong Giang" w:date="2012-02-22T21:36:00Z"/>
                    <w:b/>
                    <w:bCs w:val="0"/>
                    <w:color w:val="800000"/>
                    <w:lang w:eastAsia="ja-JP"/>
                  </w:rPr>
                </w:rPrChange>
              </w:rPr>
              <w:pPrChange w:id="956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564" w:author="Phuong Giang" w:date="2012-02-22T21:36:00Z">
              <w:r w:rsidRPr="009F25A3">
                <w:rPr>
                  <w:rFonts w:ascii="Tahoma" w:eastAsia="MS Mincho" w:hAnsi="Tahoma" w:cs="Arial"/>
                  <w:b w:val="0"/>
                  <w:snapToGrid w:val="0"/>
                  <w:color w:val="auto"/>
                  <w:sz w:val="20"/>
                  <w:szCs w:val="20"/>
                  <w:lang w:eastAsia="ja-JP"/>
                  <w:rPrChange w:id="9565" w:author="Phuong Giang" w:date="2012-02-22T23:39:00Z">
                    <w:rPr>
                      <w:b/>
                      <w:color w:val="800000"/>
                      <w:lang w:eastAsia="ja-JP"/>
                    </w:rPr>
                  </w:rPrChange>
                </w:rPr>
                <w:t>Description</w:t>
              </w:r>
            </w:ins>
          </w:p>
        </w:tc>
      </w:tr>
      <w:tr w:rsidR="0095718C" w:rsidRPr="00481C8A" w:rsidTr="00F77673">
        <w:trPr>
          <w:ins w:id="9566" w:author="Phuong Giang" w:date="2012-02-22T21:36:00Z"/>
        </w:trPr>
        <w:tc>
          <w:tcPr>
            <w:tcW w:w="955" w:type="dxa"/>
            <w:tcPrChange w:id="9567" w:author="Phuong Giang" w:date="2012-02-22T23:30:00Z">
              <w:tcPr>
                <w:tcW w:w="955" w:type="dxa"/>
              </w:tcPr>
            </w:tcPrChange>
          </w:tcPr>
          <w:p w:rsidR="0095718C" w:rsidRPr="00481C8A" w:rsidRDefault="0095718C" w:rsidP="00995D66">
            <w:pPr>
              <w:pStyle w:val="comment"/>
              <w:ind w:left="0"/>
              <w:rPr>
                <w:ins w:id="9568" w:author="Phuong Giang" w:date="2012-02-22T21:36:00Z"/>
                <w:rFonts w:ascii="Times New Roman" w:hAnsi="Times New Roman" w:cs="Times New Roman"/>
                <w:i w:val="0"/>
                <w:color w:val="auto"/>
                <w:sz w:val="22"/>
                <w:szCs w:val="22"/>
                <w:rPrChange w:id="9569" w:author="Phuong Giang" w:date="2012-02-22T23:44:00Z">
                  <w:rPr>
                    <w:ins w:id="9570" w:author="Phuong Giang" w:date="2012-02-22T21:36:00Z"/>
                    <w:i w:val="0"/>
                    <w:color w:val="auto"/>
                    <w:sz w:val="18"/>
                    <w:szCs w:val="18"/>
                  </w:rPr>
                </w:rPrChange>
              </w:rPr>
            </w:pPr>
            <w:ins w:id="9571" w:author="Phuong Giang" w:date="2012-02-22T21:36:00Z">
              <w:r w:rsidRPr="00481C8A">
                <w:rPr>
                  <w:rFonts w:ascii="Times New Roman" w:hAnsi="Times New Roman" w:cs="Times New Roman"/>
                  <w:i w:val="0"/>
                  <w:color w:val="auto"/>
                  <w:sz w:val="22"/>
                  <w:szCs w:val="22"/>
                  <w:rPrChange w:id="9572" w:author="Phuong Giang" w:date="2012-02-22T23:44:00Z">
                    <w:rPr>
                      <w:b/>
                      <w:bCs w:val="0"/>
                      <w:i w:val="0"/>
                      <w:color w:val="auto"/>
                      <w:sz w:val="18"/>
                      <w:szCs w:val="18"/>
                      <w:lang w:eastAsia="en-US"/>
                    </w:rPr>
                  </w:rPrChange>
                </w:rPr>
                <w:t>1</w:t>
              </w:r>
            </w:ins>
          </w:p>
        </w:tc>
        <w:tc>
          <w:tcPr>
            <w:tcW w:w="2205" w:type="dxa"/>
            <w:tcPrChange w:id="9573" w:author="Phuong Giang" w:date="2012-02-22T23:30:00Z">
              <w:tcPr>
                <w:tcW w:w="2205" w:type="dxa"/>
              </w:tcPr>
            </w:tcPrChange>
          </w:tcPr>
          <w:p w:rsidR="0095718C" w:rsidRPr="00481C8A" w:rsidRDefault="0095718C">
            <w:pPr>
              <w:pStyle w:val="comment"/>
              <w:ind w:left="0"/>
              <w:rPr>
                <w:ins w:id="9574" w:author="Phuong Giang" w:date="2012-02-22T21:36:00Z"/>
                <w:rFonts w:ascii="Times New Roman" w:hAnsi="Times New Roman" w:cs="Times New Roman"/>
                <w:i w:val="0"/>
                <w:color w:val="auto"/>
                <w:sz w:val="22"/>
                <w:szCs w:val="22"/>
                <w:rPrChange w:id="9575" w:author="Phuong Giang" w:date="2012-02-22T23:44:00Z">
                  <w:rPr>
                    <w:ins w:id="9576" w:author="Phuong Giang" w:date="2012-02-22T21:36:00Z"/>
                    <w:i w:val="0"/>
                    <w:color w:val="auto"/>
                    <w:sz w:val="18"/>
                    <w:szCs w:val="18"/>
                  </w:rPr>
                </w:rPrChange>
              </w:rPr>
              <w:pPrChange w:id="9577" w:author="Phuong Giang" w:date="2012-02-22T23:44:00Z">
                <w:pPr>
                  <w:pStyle w:val="comment"/>
                </w:pPr>
              </w:pPrChange>
            </w:pPr>
            <w:ins w:id="9578" w:author="Phuong Giang" w:date="2012-02-22T21:36:00Z">
              <w:r w:rsidRPr="00481C8A">
                <w:rPr>
                  <w:rFonts w:ascii="Times New Roman" w:hAnsi="Times New Roman" w:cs="Times New Roman"/>
                  <w:i w:val="0"/>
                  <w:color w:val="auto"/>
                  <w:sz w:val="22"/>
                  <w:szCs w:val="22"/>
                  <w:rPrChange w:id="9579" w:author="Phuong Giang" w:date="2012-02-22T23:44:00Z">
                    <w:rPr>
                      <w:i w:val="0"/>
                      <w:color w:val="auto"/>
                      <w:sz w:val="18"/>
                      <w:szCs w:val="18"/>
                    </w:rPr>
                  </w:rPrChange>
                </w:rPr>
                <w:t>Delete</w:t>
              </w:r>
            </w:ins>
          </w:p>
        </w:tc>
        <w:tc>
          <w:tcPr>
            <w:tcW w:w="6416" w:type="dxa"/>
            <w:tcPrChange w:id="9580" w:author="Phuong Giang" w:date="2012-02-22T23:30:00Z">
              <w:tcPr>
                <w:tcW w:w="6416" w:type="dxa"/>
              </w:tcPr>
            </w:tcPrChange>
          </w:tcPr>
          <w:p w:rsidR="0095718C" w:rsidRPr="00481C8A" w:rsidRDefault="0095718C" w:rsidP="00995D66">
            <w:pPr>
              <w:pStyle w:val="comment"/>
              <w:ind w:left="0"/>
              <w:rPr>
                <w:ins w:id="9581" w:author="Phuong Giang" w:date="2012-02-22T21:36:00Z"/>
                <w:rFonts w:ascii="Times New Roman" w:hAnsi="Times New Roman" w:cs="Times New Roman"/>
                <w:i w:val="0"/>
                <w:color w:val="auto"/>
                <w:sz w:val="22"/>
                <w:szCs w:val="22"/>
                <w:rPrChange w:id="9582" w:author="Phuong Giang" w:date="2012-02-22T23:44:00Z">
                  <w:rPr>
                    <w:ins w:id="9583" w:author="Phuong Giang" w:date="2012-02-22T21:36:00Z"/>
                    <w:i w:val="0"/>
                    <w:color w:val="auto"/>
                    <w:sz w:val="18"/>
                    <w:szCs w:val="18"/>
                  </w:rPr>
                </w:rPrChange>
              </w:rPr>
            </w:pPr>
            <w:ins w:id="9584" w:author="Phuong Giang" w:date="2012-02-22T21:36:00Z">
              <w:r w:rsidRPr="00481C8A">
                <w:rPr>
                  <w:rFonts w:ascii="Times New Roman" w:hAnsi="Times New Roman" w:cs="Times New Roman"/>
                  <w:i w:val="0"/>
                  <w:color w:val="auto"/>
                  <w:sz w:val="22"/>
                  <w:szCs w:val="22"/>
                  <w:rPrChange w:id="9585" w:author="Phuong Giang" w:date="2012-02-22T23:44:00Z">
                    <w:rPr>
                      <w:i w:val="0"/>
                      <w:color w:val="auto"/>
                      <w:sz w:val="18"/>
                      <w:szCs w:val="18"/>
                    </w:rPr>
                  </w:rPrChange>
                </w:rPr>
                <w:t>Delete a selected teaching method from the database</w:t>
              </w:r>
            </w:ins>
          </w:p>
        </w:tc>
      </w:tr>
      <w:tr w:rsidR="0095718C" w:rsidRPr="00481C8A" w:rsidTr="00F77673">
        <w:trPr>
          <w:ins w:id="9586" w:author="Phuong Giang" w:date="2012-02-22T21:36:00Z"/>
        </w:trPr>
        <w:tc>
          <w:tcPr>
            <w:tcW w:w="955" w:type="dxa"/>
            <w:tcPrChange w:id="9587" w:author="Phuong Giang" w:date="2012-02-22T23:30:00Z">
              <w:tcPr>
                <w:tcW w:w="955" w:type="dxa"/>
              </w:tcPr>
            </w:tcPrChange>
          </w:tcPr>
          <w:p w:rsidR="0095718C" w:rsidRPr="00481C8A" w:rsidRDefault="0095718C" w:rsidP="00995D66">
            <w:pPr>
              <w:pStyle w:val="comment"/>
              <w:ind w:left="0"/>
              <w:rPr>
                <w:ins w:id="9588" w:author="Phuong Giang" w:date="2012-02-22T21:36:00Z"/>
                <w:rFonts w:ascii="Times New Roman" w:hAnsi="Times New Roman" w:cs="Times New Roman"/>
                <w:i w:val="0"/>
                <w:color w:val="auto"/>
                <w:sz w:val="22"/>
                <w:szCs w:val="22"/>
                <w:rPrChange w:id="9589" w:author="Phuong Giang" w:date="2012-02-22T23:44:00Z">
                  <w:rPr>
                    <w:ins w:id="9590" w:author="Phuong Giang" w:date="2012-02-22T21:36:00Z"/>
                    <w:i w:val="0"/>
                    <w:color w:val="auto"/>
                    <w:sz w:val="18"/>
                    <w:szCs w:val="18"/>
                  </w:rPr>
                </w:rPrChange>
              </w:rPr>
            </w:pPr>
            <w:ins w:id="9591" w:author="Phuong Giang" w:date="2012-02-22T21:36:00Z">
              <w:r w:rsidRPr="00481C8A">
                <w:rPr>
                  <w:rFonts w:ascii="Times New Roman" w:hAnsi="Times New Roman" w:cs="Times New Roman"/>
                  <w:i w:val="0"/>
                  <w:color w:val="auto"/>
                  <w:sz w:val="22"/>
                  <w:szCs w:val="22"/>
                  <w:rPrChange w:id="9592" w:author="Phuong Giang" w:date="2012-02-22T23:44:00Z">
                    <w:rPr>
                      <w:i w:val="0"/>
                      <w:color w:val="auto"/>
                      <w:sz w:val="18"/>
                      <w:szCs w:val="18"/>
                    </w:rPr>
                  </w:rPrChange>
                </w:rPr>
                <w:t>2</w:t>
              </w:r>
            </w:ins>
          </w:p>
        </w:tc>
        <w:tc>
          <w:tcPr>
            <w:tcW w:w="2205" w:type="dxa"/>
            <w:tcPrChange w:id="9593" w:author="Phuong Giang" w:date="2012-02-22T23:30:00Z">
              <w:tcPr>
                <w:tcW w:w="2205" w:type="dxa"/>
              </w:tcPr>
            </w:tcPrChange>
          </w:tcPr>
          <w:p w:rsidR="0095718C" w:rsidRPr="00481C8A" w:rsidRDefault="0095718C" w:rsidP="00995D66">
            <w:pPr>
              <w:pStyle w:val="comment"/>
              <w:ind w:left="0"/>
              <w:rPr>
                <w:ins w:id="9594" w:author="Phuong Giang" w:date="2012-02-22T21:36:00Z"/>
                <w:rFonts w:ascii="Times New Roman" w:hAnsi="Times New Roman" w:cs="Times New Roman"/>
                <w:i w:val="0"/>
                <w:color w:val="auto"/>
                <w:sz w:val="22"/>
                <w:szCs w:val="22"/>
                <w:rPrChange w:id="9595" w:author="Phuong Giang" w:date="2012-02-22T23:44:00Z">
                  <w:rPr>
                    <w:ins w:id="9596" w:author="Phuong Giang" w:date="2012-02-22T21:36:00Z"/>
                    <w:i w:val="0"/>
                    <w:color w:val="auto"/>
                    <w:sz w:val="18"/>
                    <w:szCs w:val="18"/>
                  </w:rPr>
                </w:rPrChange>
              </w:rPr>
            </w:pPr>
            <w:ins w:id="9597" w:author="Phuong Giang" w:date="2012-02-22T21:36:00Z">
              <w:r w:rsidRPr="00481C8A">
                <w:rPr>
                  <w:rFonts w:ascii="Times New Roman" w:hAnsi="Times New Roman" w:cs="Times New Roman"/>
                  <w:i w:val="0"/>
                  <w:color w:val="auto"/>
                  <w:sz w:val="22"/>
                  <w:szCs w:val="22"/>
                  <w:rPrChange w:id="9598" w:author="Phuong Giang" w:date="2012-02-22T23:44:00Z">
                    <w:rPr>
                      <w:i w:val="0"/>
                      <w:color w:val="auto"/>
                      <w:sz w:val="18"/>
                      <w:szCs w:val="18"/>
                    </w:rPr>
                  </w:rPrChange>
                </w:rPr>
                <w:t>Search</w:t>
              </w:r>
            </w:ins>
          </w:p>
        </w:tc>
        <w:tc>
          <w:tcPr>
            <w:tcW w:w="6416" w:type="dxa"/>
            <w:tcPrChange w:id="9599" w:author="Phuong Giang" w:date="2012-02-22T23:30:00Z">
              <w:tcPr>
                <w:tcW w:w="6416" w:type="dxa"/>
              </w:tcPr>
            </w:tcPrChange>
          </w:tcPr>
          <w:p w:rsidR="0095718C" w:rsidRPr="00481C8A" w:rsidRDefault="0095718C" w:rsidP="00995D66">
            <w:pPr>
              <w:pStyle w:val="comment"/>
              <w:ind w:left="0"/>
              <w:rPr>
                <w:ins w:id="9600" w:author="Phuong Giang" w:date="2012-02-22T21:36:00Z"/>
                <w:rFonts w:ascii="Times New Roman" w:hAnsi="Times New Roman" w:cs="Times New Roman"/>
                <w:i w:val="0"/>
                <w:color w:val="auto"/>
                <w:sz w:val="22"/>
                <w:szCs w:val="22"/>
                <w:rPrChange w:id="9601" w:author="Phuong Giang" w:date="2012-02-22T23:44:00Z">
                  <w:rPr>
                    <w:ins w:id="9602" w:author="Phuong Giang" w:date="2012-02-22T21:36:00Z"/>
                    <w:i w:val="0"/>
                    <w:color w:val="auto"/>
                    <w:sz w:val="18"/>
                    <w:szCs w:val="18"/>
                  </w:rPr>
                </w:rPrChange>
              </w:rPr>
            </w:pPr>
            <w:ins w:id="9603" w:author="Phuong Giang" w:date="2012-02-22T21:36:00Z">
              <w:r w:rsidRPr="00481C8A">
                <w:rPr>
                  <w:rFonts w:ascii="Times New Roman" w:hAnsi="Times New Roman" w:cs="Times New Roman"/>
                  <w:i w:val="0"/>
                  <w:color w:val="auto"/>
                  <w:sz w:val="22"/>
                  <w:szCs w:val="22"/>
                  <w:rPrChange w:id="9604" w:author="Phuong Giang" w:date="2012-02-22T23:44:00Z">
                    <w:rPr>
                      <w:i w:val="0"/>
                      <w:color w:val="auto"/>
                      <w:sz w:val="18"/>
                      <w:szCs w:val="18"/>
                    </w:rPr>
                  </w:rPrChange>
                </w:rPr>
                <w:t>Search teaching method based on provided condition</w:t>
              </w:r>
            </w:ins>
          </w:p>
        </w:tc>
      </w:tr>
    </w:tbl>
    <w:p w:rsidR="0095718C" w:rsidRDefault="0095718C">
      <w:pPr>
        <w:pStyle w:val="Heading6"/>
        <w:rPr>
          <w:ins w:id="9605" w:author="Phuong Giang" w:date="2012-02-22T21:36:00Z"/>
          <w:lang w:eastAsia="ja-JP"/>
        </w:rPr>
        <w:pPrChange w:id="9606" w:author="Phuong Giang" w:date="2012-02-23T00:07:00Z">
          <w:pPr>
            <w:pStyle w:val="Heading4"/>
            <w:numPr>
              <w:numId w:val="6"/>
            </w:numPr>
            <w:tabs>
              <w:tab w:val="left" w:pos="4208"/>
            </w:tabs>
          </w:pPr>
        </w:pPrChange>
      </w:pPr>
      <w:ins w:id="9607" w:author="Phuong Giang" w:date="2012-02-22T21:36:00Z">
        <w:r>
          <w:t>Delete</w:t>
        </w:r>
        <w:r>
          <w:rPr>
            <w:rFonts w:hint="eastAsia"/>
          </w:rPr>
          <w:t xml:space="preserve"> method</w:t>
        </w:r>
      </w:ins>
    </w:p>
    <w:p w:rsidR="0095718C" w:rsidRDefault="0095718C" w:rsidP="0095718C">
      <w:pPr>
        <w:pStyle w:val="comment"/>
        <w:rPr>
          <w:ins w:id="9608" w:author="Phuong Giang" w:date="2012-02-22T21:36:00Z"/>
        </w:rPr>
      </w:pPr>
      <w:ins w:id="9609" w:author="Phuong Giang" w:date="2012-02-22T21:36:00Z">
        <w:r>
          <w:t xml:space="preserve">Public bool </w:t>
        </w:r>
        <w:proofErr w:type="gramStart"/>
        <w:r>
          <w:t>Delete()</w:t>
        </w:r>
        <w:proofErr w:type="gramEnd"/>
      </w:ins>
    </w:p>
    <w:p w:rsidR="0095718C" w:rsidRPr="00651F73" w:rsidRDefault="0095718C" w:rsidP="0095718C">
      <w:pPr>
        <w:pStyle w:val="comment"/>
        <w:ind w:left="0"/>
        <w:rPr>
          <w:ins w:id="9610" w:author="Phuong Giang" w:date="2012-02-22T21:36:00Z"/>
          <w:color w:val="auto"/>
          <w:rPrChange w:id="9611" w:author="Phuong Giang" w:date="2012-02-23T00:14:00Z">
            <w:rPr>
              <w:ins w:id="9612" w:author="Phuong Giang" w:date="2012-02-22T21:36:00Z"/>
            </w:rPr>
          </w:rPrChange>
        </w:rPr>
      </w:pPr>
      <w:ins w:id="9613" w:author="Phuong Giang" w:date="2012-02-22T21:36:00Z">
        <w:r w:rsidRPr="00651F73">
          <w:rPr>
            <w:i w:val="0"/>
            <w:color w:val="auto"/>
            <w:sz w:val="18"/>
            <w:szCs w:val="18"/>
            <w:rPrChange w:id="9614" w:author="Phuong Giang" w:date="2012-02-23T00:14:00Z">
              <w:rPr>
                <w:rFonts w:asciiTheme="majorHAnsi" w:eastAsiaTheme="majorEastAsia" w:hAnsiTheme="majorHAnsi" w:cstheme="majorBidi"/>
                <w:b/>
                <w:i w:val="0"/>
                <w:iCs/>
                <w:snapToGrid/>
                <w:color w:val="4F81BD" w:themeColor="accent1"/>
                <w:sz w:val="18"/>
                <w:szCs w:val="18"/>
                <w:lang w:eastAsia="en-US"/>
              </w:rPr>
            </w:rPrChange>
          </w:rPr>
          <w:lastRenderedPageBreak/>
          <w:t>Delete a selected teaching method from the database</w:t>
        </w:r>
      </w:ins>
    </w:p>
    <w:p w:rsidR="0095718C" w:rsidRPr="00651F73" w:rsidRDefault="001669BE">
      <w:pPr>
        <w:rPr>
          <w:ins w:id="9615" w:author="Phuong Giang" w:date="2012-02-22T21:36:00Z"/>
          <w:rStyle w:val="Strong"/>
          <w:rPrChange w:id="9616" w:author="Phuong Giang" w:date="2012-02-23T00:15:00Z">
            <w:rPr>
              <w:ins w:id="9617" w:author="Phuong Giang" w:date="2012-02-22T21:36:00Z"/>
              <w:lang w:eastAsia="ja-JP"/>
            </w:rPr>
          </w:rPrChange>
        </w:rPr>
        <w:pPrChange w:id="9618" w:author="Phuong Giang" w:date="2012-02-23T00:08:00Z">
          <w:pPr>
            <w:pStyle w:val="Heading5"/>
            <w:tabs>
              <w:tab w:val="left" w:pos="4208"/>
            </w:tabs>
          </w:pPr>
        </w:pPrChange>
      </w:pPr>
      <w:ins w:id="9619" w:author="Phuong Giang" w:date="2012-02-23T00:02:00Z">
        <w:r w:rsidRPr="00651F73">
          <w:rPr>
            <w:rStyle w:val="Strong"/>
            <w:rPrChange w:id="9620" w:author="Phuong Giang" w:date="2012-02-23T00:15:00Z">
              <w:rPr/>
            </w:rPrChange>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621"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846"/>
        <w:gridCol w:w="952"/>
        <w:gridCol w:w="1333"/>
        <w:gridCol w:w="4512"/>
        <w:tblGridChange w:id="9622">
          <w:tblGrid>
            <w:gridCol w:w="577"/>
            <w:gridCol w:w="1356"/>
            <w:gridCol w:w="846"/>
            <w:gridCol w:w="952"/>
            <w:gridCol w:w="1333"/>
            <w:gridCol w:w="451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623" w:author="Phuong Giang" w:date="2012-02-22T21:36:00Z"/>
        </w:trPr>
        <w:tc>
          <w:tcPr>
            <w:tcW w:w="577" w:type="dxa"/>
            <w:tcPrChange w:id="9624" w:author="Phuong Giang" w:date="2012-02-22T23:30:00Z">
              <w:tcPr>
                <w:tcW w:w="577"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625" w:author="Phuong Giang" w:date="2012-02-22T21:36:00Z"/>
                <w:b w:val="0"/>
                <w:lang w:eastAsia="ja-JP"/>
                <w:rPrChange w:id="9626" w:author="Phuong Giang" w:date="2012-02-22T23:39:00Z">
                  <w:rPr>
                    <w:ins w:id="9627" w:author="Phuong Giang" w:date="2012-02-22T21:36:00Z"/>
                    <w:b/>
                    <w:bCs w:val="0"/>
                    <w:color w:val="800000"/>
                  </w:rPr>
                </w:rPrChange>
              </w:rPr>
              <w:pPrChange w:id="9628"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629" w:author="Phuong Giang" w:date="2012-02-22T21:36:00Z">
              <w:r w:rsidRPr="009F25A3">
                <w:rPr>
                  <w:rFonts w:ascii="Tahoma" w:eastAsia="MS Mincho" w:hAnsi="Tahoma" w:cs="Arial"/>
                  <w:b w:val="0"/>
                  <w:snapToGrid w:val="0"/>
                  <w:color w:val="auto"/>
                  <w:sz w:val="20"/>
                  <w:szCs w:val="20"/>
                  <w:lang w:eastAsia="ja-JP"/>
                  <w:rPrChange w:id="9630" w:author="Phuong Giang" w:date="2012-02-22T23:39:00Z">
                    <w:rPr>
                      <w:b/>
                      <w:color w:val="800000"/>
                    </w:rPr>
                  </w:rPrChange>
                </w:rPr>
                <w:t>No</w:t>
              </w:r>
            </w:ins>
          </w:p>
        </w:tc>
        <w:tc>
          <w:tcPr>
            <w:tcW w:w="1356" w:type="dxa"/>
            <w:tcPrChange w:id="9631" w:author="Phuong Giang" w:date="2012-02-22T23:30:00Z">
              <w:tcPr>
                <w:tcW w:w="135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632" w:author="Phuong Giang" w:date="2012-02-22T21:36:00Z"/>
                <w:b w:val="0"/>
                <w:lang w:eastAsia="ja-JP"/>
                <w:rPrChange w:id="9633" w:author="Phuong Giang" w:date="2012-02-22T23:39:00Z">
                  <w:rPr>
                    <w:ins w:id="9634" w:author="Phuong Giang" w:date="2012-02-22T21:36:00Z"/>
                    <w:b/>
                    <w:bCs w:val="0"/>
                    <w:color w:val="800000"/>
                    <w:lang w:eastAsia="ja-JP"/>
                  </w:rPr>
                </w:rPrChange>
              </w:rPr>
              <w:pPrChange w:id="9635"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636" w:author="Phuong Giang" w:date="2012-02-22T21:36:00Z">
              <w:r w:rsidRPr="009F25A3">
                <w:rPr>
                  <w:rFonts w:ascii="Tahoma" w:eastAsia="MS Mincho" w:hAnsi="Tahoma" w:cs="Arial"/>
                  <w:b w:val="0"/>
                  <w:snapToGrid w:val="0"/>
                  <w:color w:val="auto"/>
                  <w:sz w:val="20"/>
                  <w:szCs w:val="20"/>
                  <w:lang w:eastAsia="ja-JP"/>
                  <w:rPrChange w:id="9637" w:author="Phuong Giang" w:date="2012-02-22T23:39:00Z">
                    <w:rPr>
                      <w:b/>
                      <w:color w:val="800000"/>
                      <w:lang w:eastAsia="ja-JP"/>
                    </w:rPr>
                  </w:rPrChange>
                </w:rPr>
                <w:t>Parameter</w:t>
              </w:r>
            </w:ins>
          </w:p>
        </w:tc>
        <w:tc>
          <w:tcPr>
            <w:tcW w:w="846" w:type="dxa"/>
            <w:tcPrChange w:id="9638" w:author="Phuong Giang" w:date="2012-02-22T23:30:00Z">
              <w:tcPr>
                <w:tcW w:w="84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639" w:author="Phuong Giang" w:date="2012-02-22T21:36:00Z"/>
                <w:b w:val="0"/>
                <w:lang w:eastAsia="ja-JP"/>
                <w:rPrChange w:id="9640" w:author="Phuong Giang" w:date="2012-02-22T23:39:00Z">
                  <w:rPr>
                    <w:ins w:id="9641" w:author="Phuong Giang" w:date="2012-02-22T21:36:00Z"/>
                    <w:b/>
                    <w:bCs w:val="0"/>
                    <w:color w:val="800000"/>
                    <w:lang w:eastAsia="ja-JP"/>
                  </w:rPr>
                </w:rPrChange>
              </w:rPr>
              <w:pPrChange w:id="964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643" w:author="Phuong Giang" w:date="2012-02-22T21:36:00Z">
              <w:r w:rsidRPr="009F25A3">
                <w:rPr>
                  <w:rFonts w:ascii="Tahoma" w:eastAsia="MS Mincho" w:hAnsi="Tahoma" w:cs="Arial"/>
                  <w:b w:val="0"/>
                  <w:snapToGrid w:val="0"/>
                  <w:color w:val="auto"/>
                  <w:sz w:val="20"/>
                  <w:szCs w:val="20"/>
                  <w:lang w:eastAsia="ja-JP"/>
                  <w:rPrChange w:id="9644" w:author="Phuong Giang" w:date="2012-02-22T23:39:00Z">
                    <w:rPr>
                      <w:b/>
                      <w:color w:val="800000"/>
                      <w:lang w:eastAsia="ja-JP"/>
                    </w:rPr>
                  </w:rPrChange>
                </w:rPr>
                <w:t>Type</w:t>
              </w:r>
            </w:ins>
          </w:p>
        </w:tc>
        <w:tc>
          <w:tcPr>
            <w:tcW w:w="952" w:type="dxa"/>
            <w:tcPrChange w:id="9645"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646" w:author="Phuong Giang" w:date="2012-02-22T21:36:00Z"/>
                <w:b w:val="0"/>
                <w:lang w:eastAsia="ja-JP"/>
                <w:rPrChange w:id="9647" w:author="Phuong Giang" w:date="2012-02-22T23:39:00Z">
                  <w:rPr>
                    <w:ins w:id="9648" w:author="Phuong Giang" w:date="2012-02-22T21:36:00Z"/>
                    <w:b/>
                    <w:bCs w:val="0"/>
                    <w:color w:val="800000"/>
                    <w:lang w:eastAsia="ja-JP"/>
                  </w:rPr>
                </w:rPrChange>
              </w:rPr>
              <w:pPrChange w:id="964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650" w:author="Phuong Giang" w:date="2012-02-22T21:36:00Z">
              <w:r w:rsidRPr="009F25A3">
                <w:rPr>
                  <w:rFonts w:ascii="Tahoma" w:eastAsia="MS Mincho" w:hAnsi="Tahoma" w:cs="Arial"/>
                  <w:b w:val="0"/>
                  <w:snapToGrid w:val="0"/>
                  <w:color w:val="auto"/>
                  <w:sz w:val="20"/>
                  <w:szCs w:val="20"/>
                  <w:lang w:eastAsia="ja-JP"/>
                  <w:rPrChange w:id="9651" w:author="Phuong Giang" w:date="2012-02-22T23:39:00Z">
                    <w:rPr>
                      <w:b/>
                      <w:color w:val="800000"/>
                      <w:lang w:eastAsia="ja-JP"/>
                    </w:rPr>
                  </w:rPrChange>
                </w:rPr>
                <w:t>In/out</w:t>
              </w:r>
            </w:ins>
          </w:p>
        </w:tc>
        <w:tc>
          <w:tcPr>
            <w:tcW w:w="1333" w:type="dxa"/>
            <w:tcPrChange w:id="9652" w:author="Phuong Giang" w:date="2012-02-22T23:30:00Z">
              <w:tcPr>
                <w:tcW w:w="133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653" w:author="Phuong Giang" w:date="2012-02-22T21:36:00Z"/>
                <w:b w:val="0"/>
                <w:lang w:eastAsia="ja-JP"/>
                <w:rPrChange w:id="9654" w:author="Phuong Giang" w:date="2012-02-22T23:39:00Z">
                  <w:rPr>
                    <w:ins w:id="9655" w:author="Phuong Giang" w:date="2012-02-22T21:36:00Z"/>
                    <w:b/>
                    <w:bCs w:val="0"/>
                    <w:color w:val="800000"/>
                    <w:lang w:eastAsia="ja-JP"/>
                  </w:rPr>
                </w:rPrChange>
              </w:rPr>
              <w:pPrChange w:id="965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657" w:author="Phuong Giang" w:date="2012-02-22T21:36:00Z">
              <w:r w:rsidRPr="009F25A3">
                <w:rPr>
                  <w:rFonts w:ascii="Tahoma" w:eastAsia="MS Mincho" w:hAnsi="Tahoma" w:cs="Arial"/>
                  <w:b w:val="0"/>
                  <w:snapToGrid w:val="0"/>
                  <w:color w:val="auto"/>
                  <w:sz w:val="20"/>
                  <w:szCs w:val="20"/>
                  <w:lang w:eastAsia="ja-JP"/>
                  <w:rPrChange w:id="9658" w:author="Phuong Giang" w:date="2012-02-22T23:39:00Z">
                    <w:rPr>
                      <w:b/>
                      <w:color w:val="800000"/>
                      <w:lang w:eastAsia="ja-JP"/>
                    </w:rPr>
                  </w:rPrChange>
                </w:rPr>
                <w:t>Default</w:t>
              </w:r>
            </w:ins>
          </w:p>
        </w:tc>
        <w:tc>
          <w:tcPr>
            <w:tcW w:w="4512" w:type="dxa"/>
            <w:tcPrChange w:id="9659" w:author="Phuong Giang" w:date="2012-02-22T23:30:00Z">
              <w:tcPr>
                <w:tcW w:w="451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660" w:author="Phuong Giang" w:date="2012-02-22T21:36:00Z"/>
                <w:b w:val="0"/>
                <w:lang w:eastAsia="ja-JP"/>
                <w:rPrChange w:id="9661" w:author="Phuong Giang" w:date="2012-02-22T23:39:00Z">
                  <w:rPr>
                    <w:ins w:id="9662" w:author="Phuong Giang" w:date="2012-02-22T21:36:00Z"/>
                    <w:b/>
                    <w:bCs w:val="0"/>
                    <w:color w:val="800000"/>
                    <w:lang w:eastAsia="ja-JP"/>
                  </w:rPr>
                </w:rPrChange>
              </w:rPr>
              <w:pPrChange w:id="966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664" w:author="Phuong Giang" w:date="2012-02-22T21:36:00Z">
              <w:r w:rsidRPr="009F25A3">
                <w:rPr>
                  <w:rFonts w:ascii="Tahoma" w:eastAsia="MS Mincho" w:hAnsi="Tahoma" w:cs="Arial"/>
                  <w:b w:val="0"/>
                  <w:snapToGrid w:val="0"/>
                  <w:color w:val="auto"/>
                  <w:sz w:val="20"/>
                  <w:szCs w:val="20"/>
                  <w:lang w:eastAsia="ja-JP"/>
                  <w:rPrChange w:id="9665" w:author="Phuong Giang" w:date="2012-02-22T23:39:00Z">
                    <w:rPr>
                      <w:b/>
                      <w:color w:val="800000"/>
                      <w:lang w:eastAsia="ja-JP"/>
                    </w:rPr>
                  </w:rPrChange>
                </w:rPr>
                <w:t>Description</w:t>
              </w:r>
            </w:ins>
          </w:p>
        </w:tc>
      </w:tr>
      <w:tr w:rsidR="0095718C" w:rsidRPr="001340DE" w:rsidTr="00F77673">
        <w:trPr>
          <w:ins w:id="9666" w:author="Phuong Giang" w:date="2012-02-22T21:36:00Z"/>
        </w:trPr>
        <w:tc>
          <w:tcPr>
            <w:tcW w:w="577" w:type="dxa"/>
            <w:tcPrChange w:id="9667" w:author="Phuong Giang" w:date="2012-02-22T23:30:00Z">
              <w:tcPr>
                <w:tcW w:w="577" w:type="dxa"/>
              </w:tcPr>
            </w:tcPrChange>
          </w:tcPr>
          <w:p w:rsidR="0095718C" w:rsidRPr="001340DE" w:rsidRDefault="0095718C" w:rsidP="00995D66">
            <w:pPr>
              <w:pStyle w:val="comment"/>
              <w:ind w:left="0"/>
              <w:rPr>
                <w:ins w:id="9668" w:author="Phuong Giang" w:date="2012-02-22T21:36:00Z"/>
                <w:rFonts w:ascii="Times New Roman" w:hAnsi="Times New Roman" w:cs="Times New Roman"/>
                <w:i w:val="0"/>
                <w:color w:val="auto"/>
                <w:sz w:val="22"/>
                <w:szCs w:val="22"/>
                <w:rPrChange w:id="9669" w:author="Phuong Giang" w:date="2012-02-22T23:43:00Z">
                  <w:rPr>
                    <w:ins w:id="9670" w:author="Phuong Giang" w:date="2012-02-22T21:36:00Z"/>
                    <w:i w:val="0"/>
                    <w:color w:val="auto"/>
                    <w:sz w:val="18"/>
                    <w:szCs w:val="18"/>
                  </w:rPr>
                </w:rPrChange>
              </w:rPr>
            </w:pPr>
            <w:ins w:id="9671" w:author="Phuong Giang" w:date="2012-02-22T21:36:00Z">
              <w:r w:rsidRPr="001340DE">
                <w:rPr>
                  <w:rFonts w:ascii="Times New Roman" w:hAnsi="Times New Roman" w:cs="Times New Roman"/>
                  <w:i w:val="0"/>
                  <w:color w:val="auto"/>
                  <w:sz w:val="22"/>
                  <w:szCs w:val="22"/>
                  <w:rPrChange w:id="9672" w:author="Phuong Giang" w:date="2012-02-22T23:43:00Z">
                    <w:rPr>
                      <w:b/>
                      <w:bCs w:val="0"/>
                      <w:i w:val="0"/>
                      <w:color w:val="auto"/>
                      <w:sz w:val="18"/>
                      <w:szCs w:val="18"/>
                      <w:lang w:eastAsia="en-US"/>
                    </w:rPr>
                  </w:rPrChange>
                </w:rPr>
                <w:t>1</w:t>
              </w:r>
            </w:ins>
          </w:p>
        </w:tc>
        <w:tc>
          <w:tcPr>
            <w:tcW w:w="1356" w:type="dxa"/>
            <w:tcPrChange w:id="9673" w:author="Phuong Giang" w:date="2012-02-22T23:30:00Z">
              <w:tcPr>
                <w:tcW w:w="1356" w:type="dxa"/>
              </w:tcPr>
            </w:tcPrChange>
          </w:tcPr>
          <w:p w:rsidR="0095718C" w:rsidRPr="001340DE" w:rsidRDefault="0095718C" w:rsidP="00995D66">
            <w:pPr>
              <w:pStyle w:val="comment"/>
              <w:ind w:left="0"/>
              <w:rPr>
                <w:ins w:id="9674" w:author="Phuong Giang" w:date="2012-02-22T21:36:00Z"/>
                <w:rFonts w:ascii="Times New Roman" w:hAnsi="Times New Roman" w:cs="Times New Roman"/>
                <w:i w:val="0"/>
                <w:color w:val="auto"/>
                <w:sz w:val="22"/>
                <w:szCs w:val="22"/>
                <w:rPrChange w:id="9675" w:author="Phuong Giang" w:date="2012-02-22T23:43:00Z">
                  <w:rPr>
                    <w:ins w:id="9676" w:author="Phuong Giang" w:date="2012-02-22T21:36:00Z"/>
                    <w:i w:val="0"/>
                    <w:color w:val="auto"/>
                    <w:sz w:val="18"/>
                    <w:szCs w:val="18"/>
                  </w:rPr>
                </w:rPrChange>
              </w:rPr>
            </w:pPr>
            <w:ins w:id="9677" w:author="Phuong Giang" w:date="2012-02-22T21:36:00Z">
              <w:r w:rsidRPr="001340DE">
                <w:rPr>
                  <w:rFonts w:ascii="Times New Roman" w:hAnsi="Times New Roman" w:cs="Times New Roman"/>
                  <w:i w:val="0"/>
                  <w:color w:val="auto"/>
                  <w:sz w:val="22"/>
                  <w:szCs w:val="22"/>
                  <w:rPrChange w:id="9678" w:author="Phuong Giang" w:date="2012-02-22T23:43:00Z">
                    <w:rPr>
                      <w:b/>
                      <w:bCs w:val="0"/>
                      <w:i w:val="0"/>
                      <w:color w:val="auto"/>
                      <w:sz w:val="18"/>
                      <w:szCs w:val="18"/>
                      <w:lang w:eastAsia="en-US"/>
                    </w:rPr>
                  </w:rPrChange>
                </w:rPr>
                <w:t xml:space="preserve">Return </w:t>
              </w:r>
            </w:ins>
          </w:p>
        </w:tc>
        <w:tc>
          <w:tcPr>
            <w:tcW w:w="846" w:type="dxa"/>
            <w:tcPrChange w:id="9679" w:author="Phuong Giang" w:date="2012-02-22T23:30:00Z">
              <w:tcPr>
                <w:tcW w:w="846" w:type="dxa"/>
              </w:tcPr>
            </w:tcPrChange>
          </w:tcPr>
          <w:p w:rsidR="0095718C" w:rsidRPr="001340DE" w:rsidRDefault="0095718C" w:rsidP="00995D66">
            <w:pPr>
              <w:pStyle w:val="comment"/>
              <w:ind w:left="0"/>
              <w:rPr>
                <w:ins w:id="9680" w:author="Phuong Giang" w:date="2012-02-22T21:36:00Z"/>
                <w:rFonts w:ascii="Times New Roman" w:hAnsi="Times New Roman" w:cs="Times New Roman"/>
                <w:i w:val="0"/>
                <w:color w:val="auto"/>
                <w:sz w:val="22"/>
                <w:szCs w:val="22"/>
                <w:rPrChange w:id="9681" w:author="Phuong Giang" w:date="2012-02-22T23:43:00Z">
                  <w:rPr>
                    <w:ins w:id="9682" w:author="Phuong Giang" w:date="2012-02-22T21:36:00Z"/>
                    <w:i w:val="0"/>
                    <w:color w:val="auto"/>
                    <w:sz w:val="18"/>
                    <w:szCs w:val="18"/>
                  </w:rPr>
                </w:rPrChange>
              </w:rPr>
            </w:pPr>
            <w:ins w:id="9683" w:author="Phuong Giang" w:date="2012-02-22T21:36:00Z">
              <w:r w:rsidRPr="001340DE">
                <w:rPr>
                  <w:rFonts w:ascii="Times New Roman" w:hAnsi="Times New Roman" w:cs="Times New Roman"/>
                  <w:i w:val="0"/>
                  <w:color w:val="auto"/>
                  <w:sz w:val="22"/>
                  <w:szCs w:val="22"/>
                  <w:rPrChange w:id="9684" w:author="Phuong Giang" w:date="2012-02-22T23:43:00Z">
                    <w:rPr>
                      <w:b/>
                      <w:bCs w:val="0"/>
                      <w:i w:val="0"/>
                      <w:color w:val="auto"/>
                      <w:sz w:val="18"/>
                      <w:szCs w:val="18"/>
                      <w:lang w:eastAsia="en-US"/>
                    </w:rPr>
                  </w:rPrChange>
                </w:rPr>
                <w:t>bool</w:t>
              </w:r>
            </w:ins>
          </w:p>
        </w:tc>
        <w:tc>
          <w:tcPr>
            <w:tcW w:w="952" w:type="dxa"/>
            <w:tcPrChange w:id="9685" w:author="Phuong Giang" w:date="2012-02-22T23:30:00Z">
              <w:tcPr>
                <w:tcW w:w="952" w:type="dxa"/>
              </w:tcPr>
            </w:tcPrChange>
          </w:tcPr>
          <w:p w:rsidR="0095718C" w:rsidRPr="001340DE" w:rsidRDefault="0095718C" w:rsidP="00995D66">
            <w:pPr>
              <w:pStyle w:val="comment"/>
              <w:ind w:left="0"/>
              <w:rPr>
                <w:ins w:id="9686" w:author="Phuong Giang" w:date="2012-02-22T21:36:00Z"/>
                <w:rFonts w:ascii="Times New Roman" w:hAnsi="Times New Roman" w:cs="Times New Roman"/>
                <w:i w:val="0"/>
                <w:color w:val="auto"/>
                <w:sz w:val="22"/>
                <w:szCs w:val="22"/>
                <w:rPrChange w:id="9687" w:author="Phuong Giang" w:date="2012-02-22T23:43:00Z">
                  <w:rPr>
                    <w:ins w:id="9688" w:author="Phuong Giang" w:date="2012-02-22T21:36:00Z"/>
                    <w:i w:val="0"/>
                    <w:color w:val="auto"/>
                    <w:sz w:val="18"/>
                    <w:szCs w:val="18"/>
                  </w:rPr>
                </w:rPrChange>
              </w:rPr>
            </w:pPr>
          </w:p>
        </w:tc>
        <w:tc>
          <w:tcPr>
            <w:tcW w:w="1333" w:type="dxa"/>
            <w:tcPrChange w:id="9689" w:author="Phuong Giang" w:date="2012-02-22T23:30:00Z">
              <w:tcPr>
                <w:tcW w:w="1333" w:type="dxa"/>
              </w:tcPr>
            </w:tcPrChange>
          </w:tcPr>
          <w:p w:rsidR="0095718C" w:rsidRPr="001340DE" w:rsidRDefault="0095718C" w:rsidP="00995D66">
            <w:pPr>
              <w:pStyle w:val="comment"/>
              <w:ind w:left="0"/>
              <w:rPr>
                <w:ins w:id="9690" w:author="Phuong Giang" w:date="2012-02-22T21:36:00Z"/>
                <w:rFonts w:ascii="Times New Roman" w:hAnsi="Times New Roman" w:cs="Times New Roman"/>
                <w:i w:val="0"/>
                <w:color w:val="auto"/>
                <w:sz w:val="22"/>
                <w:szCs w:val="22"/>
                <w:rPrChange w:id="9691" w:author="Phuong Giang" w:date="2012-02-22T23:43:00Z">
                  <w:rPr>
                    <w:ins w:id="9692" w:author="Phuong Giang" w:date="2012-02-22T21:36:00Z"/>
                    <w:i w:val="0"/>
                    <w:color w:val="auto"/>
                    <w:sz w:val="18"/>
                    <w:szCs w:val="18"/>
                  </w:rPr>
                </w:rPrChange>
              </w:rPr>
            </w:pPr>
          </w:p>
        </w:tc>
        <w:tc>
          <w:tcPr>
            <w:tcW w:w="4512" w:type="dxa"/>
            <w:tcPrChange w:id="9693" w:author="Phuong Giang" w:date="2012-02-22T23:30:00Z">
              <w:tcPr>
                <w:tcW w:w="4512" w:type="dxa"/>
              </w:tcPr>
            </w:tcPrChange>
          </w:tcPr>
          <w:p w:rsidR="0095718C" w:rsidRPr="001340DE" w:rsidRDefault="0095718C" w:rsidP="00995D66">
            <w:pPr>
              <w:pStyle w:val="comment"/>
              <w:ind w:left="0"/>
              <w:rPr>
                <w:ins w:id="9694" w:author="Phuong Giang" w:date="2012-02-22T21:36:00Z"/>
                <w:rFonts w:ascii="Times New Roman" w:hAnsi="Times New Roman" w:cs="Times New Roman"/>
                <w:i w:val="0"/>
                <w:color w:val="auto"/>
                <w:sz w:val="22"/>
                <w:szCs w:val="22"/>
                <w:rPrChange w:id="9695" w:author="Phuong Giang" w:date="2012-02-22T23:43:00Z">
                  <w:rPr>
                    <w:ins w:id="9696" w:author="Phuong Giang" w:date="2012-02-22T21:36:00Z"/>
                    <w:i w:val="0"/>
                    <w:color w:val="auto"/>
                    <w:sz w:val="18"/>
                    <w:szCs w:val="18"/>
                  </w:rPr>
                </w:rPrChange>
              </w:rPr>
            </w:pPr>
            <w:ins w:id="9697" w:author="Phuong Giang" w:date="2012-02-22T21:36:00Z">
              <w:r w:rsidRPr="001340DE">
                <w:rPr>
                  <w:rFonts w:ascii="Times New Roman" w:hAnsi="Times New Roman" w:cs="Times New Roman"/>
                  <w:i w:val="0"/>
                  <w:color w:val="auto"/>
                  <w:sz w:val="22"/>
                  <w:szCs w:val="22"/>
                  <w:rPrChange w:id="9698" w:author="Phuong Giang" w:date="2012-02-22T23:43:00Z">
                    <w:rPr>
                      <w:b/>
                      <w:bCs w:val="0"/>
                      <w:i w:val="0"/>
                      <w:color w:val="auto"/>
                      <w:sz w:val="18"/>
                      <w:szCs w:val="18"/>
                      <w:lang w:eastAsia="en-US"/>
                    </w:rPr>
                  </w:rPrChange>
                </w:rPr>
                <w:t>Return whether save action finished successfully</w:t>
              </w:r>
            </w:ins>
          </w:p>
        </w:tc>
      </w:tr>
    </w:tbl>
    <w:p w:rsidR="0095718C" w:rsidRPr="001340DE" w:rsidRDefault="0095718C">
      <w:pPr>
        <w:rPr>
          <w:ins w:id="9699" w:author="Phuong Giang" w:date="2012-02-22T21:36:00Z"/>
          <w:rFonts w:ascii="Times New Roman" w:hAnsi="Times New Roman"/>
          <w:rPrChange w:id="9700" w:author="Phuong Giang" w:date="2012-02-22T23:43:00Z">
            <w:rPr>
              <w:ins w:id="9701" w:author="Phuong Giang" w:date="2012-02-22T21:36:00Z"/>
            </w:rPr>
          </w:rPrChange>
        </w:rPr>
        <w:pPrChange w:id="9702" w:author="Phuong Giang" w:date="2012-02-23T00:08:00Z">
          <w:pPr>
            <w:pStyle w:val="Heading5"/>
            <w:tabs>
              <w:tab w:val="left" w:pos="4208"/>
            </w:tabs>
          </w:pPr>
        </w:pPrChange>
      </w:pPr>
      <w:ins w:id="9703" w:author="Phuong Giang" w:date="2012-02-22T21:36:00Z">
        <w:r w:rsidRPr="00651F73">
          <w:rPr>
            <w:rStyle w:val="Strong"/>
            <w:rPrChange w:id="9704" w:author="Phuong Giang" w:date="2012-02-23T00:15:00Z">
              <w:rPr/>
            </w:rPrChange>
          </w:rPr>
          <w:t>Implementation</w:t>
        </w:r>
      </w:ins>
    </w:p>
    <w:p w:rsidR="0095718C" w:rsidRDefault="0095718C" w:rsidP="0095718C">
      <w:pPr>
        <w:rPr>
          <w:ins w:id="9705" w:author="Phuong Giang" w:date="2012-02-22T21:36:00Z"/>
        </w:rPr>
      </w:pPr>
      <w:ins w:id="9706" w:author="Phuong Giang" w:date="2012-02-22T21:36:00Z">
        <w:r>
          <w:t>Call the _</w:t>
        </w:r>
        <w:proofErr w:type="spellStart"/>
        <w:r>
          <w:t>tmAccessor</w:t>
        </w:r>
        <w:proofErr w:type="spellEnd"/>
        <w:r>
          <w:t xml:space="preserve"> to delete the selected _</w:t>
        </w:r>
        <w:proofErr w:type="spellStart"/>
        <w:r>
          <w:t>teachingMethod</w:t>
        </w:r>
        <w:proofErr w:type="spellEnd"/>
        <w:r>
          <w:t xml:space="preserve"> </w:t>
        </w:r>
      </w:ins>
    </w:p>
    <w:p w:rsidR="0095718C" w:rsidRDefault="0095718C" w:rsidP="0095718C">
      <w:pPr>
        <w:rPr>
          <w:ins w:id="9707" w:author="Phuong Giang" w:date="2012-02-22T21:36:00Z"/>
        </w:rPr>
      </w:pPr>
      <w:ins w:id="9708" w:author="Phuong Giang" w:date="2012-02-22T21:36:00Z">
        <w:r>
          <w:t>Return whether this action is successfully done.</w:t>
        </w:r>
      </w:ins>
    </w:p>
    <w:p w:rsidR="0095718C" w:rsidRDefault="0095718C">
      <w:pPr>
        <w:pStyle w:val="Heading6"/>
        <w:rPr>
          <w:ins w:id="9709" w:author="Phuong Giang" w:date="2012-02-22T21:36:00Z"/>
          <w:lang w:eastAsia="ja-JP"/>
        </w:rPr>
        <w:pPrChange w:id="9710" w:author="Phuong Giang" w:date="2012-02-23T00:08:00Z">
          <w:pPr>
            <w:pStyle w:val="Heading4"/>
            <w:numPr>
              <w:numId w:val="6"/>
            </w:numPr>
            <w:tabs>
              <w:tab w:val="left" w:pos="4208"/>
            </w:tabs>
          </w:pPr>
        </w:pPrChange>
      </w:pPr>
      <w:ins w:id="9711" w:author="Phuong Giang" w:date="2012-02-22T21:36:00Z">
        <w:r>
          <w:t>Search</w:t>
        </w:r>
        <w:r>
          <w:rPr>
            <w:rFonts w:hint="eastAsia"/>
          </w:rPr>
          <w:t xml:space="preserve"> method</w:t>
        </w:r>
      </w:ins>
    </w:p>
    <w:p w:rsidR="0095718C" w:rsidRDefault="0095718C" w:rsidP="0095718C">
      <w:pPr>
        <w:pStyle w:val="comment"/>
        <w:rPr>
          <w:ins w:id="9712" w:author="Phuong Giang" w:date="2012-02-22T21:36:00Z"/>
        </w:rPr>
      </w:pPr>
      <w:ins w:id="9713" w:author="Phuong Giang" w:date="2012-02-22T21:36:00Z">
        <w:r>
          <w:t xml:space="preserve">Public </w:t>
        </w:r>
        <w:proofErr w:type="spellStart"/>
        <w:r>
          <w:t>ObservableCollection</w:t>
        </w:r>
        <w:proofErr w:type="spellEnd"/>
        <w:r>
          <w:t>&lt;</w:t>
        </w:r>
        <w:proofErr w:type="spellStart"/>
        <w:r>
          <w:t>IKnowledge</w:t>
        </w:r>
        <w:proofErr w:type="spellEnd"/>
        <w:r>
          <w:t xml:space="preserve">&gt; </w:t>
        </w:r>
        <w:proofErr w:type="gramStart"/>
        <w:r>
          <w:t>Search(</w:t>
        </w:r>
        <w:proofErr w:type="spellStart"/>
        <w:proofErr w:type="gramEnd"/>
        <w:r>
          <w:t>ISearchCondition</w:t>
        </w:r>
        <w:proofErr w:type="spellEnd"/>
        <w:r>
          <w:t xml:space="preserve"> </w:t>
        </w:r>
        <w:proofErr w:type="spellStart"/>
        <w:r>
          <w:t>searchCondition</w:t>
        </w:r>
        <w:proofErr w:type="spellEnd"/>
        <w:r>
          <w:t>)</w:t>
        </w:r>
      </w:ins>
    </w:p>
    <w:p w:rsidR="0095718C" w:rsidRPr="00651F73" w:rsidRDefault="0095718C" w:rsidP="0095718C">
      <w:pPr>
        <w:pStyle w:val="comment"/>
        <w:ind w:left="0"/>
        <w:rPr>
          <w:ins w:id="9714" w:author="Phuong Giang" w:date="2012-02-22T21:36:00Z"/>
          <w:color w:val="auto"/>
          <w:rPrChange w:id="9715" w:author="Phuong Giang" w:date="2012-02-23T00:14:00Z">
            <w:rPr>
              <w:ins w:id="9716" w:author="Phuong Giang" w:date="2012-02-22T21:36:00Z"/>
            </w:rPr>
          </w:rPrChange>
        </w:rPr>
      </w:pPr>
      <w:ins w:id="9717" w:author="Phuong Giang" w:date="2012-02-22T21:36:00Z">
        <w:r w:rsidRPr="00651F73">
          <w:rPr>
            <w:i w:val="0"/>
            <w:color w:val="auto"/>
            <w:sz w:val="18"/>
            <w:szCs w:val="18"/>
            <w:rPrChange w:id="9718" w:author="Phuong Giang" w:date="2012-02-23T00:14:00Z">
              <w:rPr>
                <w:rFonts w:asciiTheme="majorHAnsi" w:eastAsiaTheme="majorEastAsia" w:hAnsiTheme="majorHAnsi" w:cstheme="majorBidi"/>
                <w:b/>
                <w:i w:val="0"/>
                <w:iCs/>
                <w:snapToGrid/>
                <w:color w:val="4F81BD" w:themeColor="accent1"/>
                <w:sz w:val="18"/>
                <w:szCs w:val="18"/>
                <w:lang w:eastAsia="en-US"/>
              </w:rPr>
            </w:rPrChange>
          </w:rPr>
          <w:t>Search the database and return a list of teaching method that match the search condition</w:t>
        </w:r>
      </w:ins>
    </w:p>
    <w:p w:rsidR="0095718C" w:rsidRPr="00651F73" w:rsidRDefault="001669BE">
      <w:pPr>
        <w:rPr>
          <w:ins w:id="9719" w:author="Phuong Giang" w:date="2012-02-22T21:36:00Z"/>
          <w:rStyle w:val="Strong"/>
          <w:rPrChange w:id="9720" w:author="Phuong Giang" w:date="2012-02-23T00:14:00Z">
            <w:rPr>
              <w:ins w:id="9721" w:author="Phuong Giang" w:date="2012-02-22T21:36:00Z"/>
              <w:lang w:eastAsia="ja-JP"/>
            </w:rPr>
          </w:rPrChange>
        </w:rPr>
        <w:pPrChange w:id="9722" w:author="Phuong Giang" w:date="2012-02-23T00:08:00Z">
          <w:pPr>
            <w:pStyle w:val="Heading5"/>
            <w:tabs>
              <w:tab w:val="left" w:pos="4208"/>
            </w:tabs>
          </w:pPr>
        </w:pPrChange>
      </w:pPr>
      <w:ins w:id="9723" w:author="Phuong Giang" w:date="2012-02-23T00:02:00Z">
        <w:r w:rsidRPr="00651F73">
          <w:rPr>
            <w:rStyle w:val="Strong"/>
            <w:rPrChange w:id="9724" w:author="Phuong Giang" w:date="2012-02-23T00:14:00Z">
              <w:rPr/>
            </w:rPrChange>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9725"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846"/>
        <w:gridCol w:w="952"/>
        <w:gridCol w:w="1333"/>
        <w:gridCol w:w="4512"/>
        <w:tblGridChange w:id="9726">
          <w:tblGrid>
            <w:gridCol w:w="577"/>
            <w:gridCol w:w="1356"/>
            <w:gridCol w:w="846"/>
            <w:gridCol w:w="952"/>
            <w:gridCol w:w="1333"/>
            <w:gridCol w:w="451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9727" w:author="Phuong Giang" w:date="2012-02-22T21:36:00Z"/>
        </w:trPr>
        <w:tc>
          <w:tcPr>
            <w:tcW w:w="577" w:type="dxa"/>
            <w:tcPrChange w:id="9728" w:author="Phuong Giang" w:date="2012-02-22T23:30:00Z">
              <w:tcPr>
                <w:tcW w:w="577"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729" w:author="Phuong Giang" w:date="2012-02-22T21:36:00Z"/>
                <w:b w:val="0"/>
                <w:lang w:eastAsia="ja-JP"/>
                <w:rPrChange w:id="9730" w:author="Phuong Giang" w:date="2012-02-22T23:39:00Z">
                  <w:rPr>
                    <w:ins w:id="9731" w:author="Phuong Giang" w:date="2012-02-22T21:36:00Z"/>
                    <w:b/>
                    <w:bCs w:val="0"/>
                    <w:color w:val="800000"/>
                  </w:rPr>
                </w:rPrChange>
              </w:rPr>
              <w:pPrChange w:id="973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733" w:author="Phuong Giang" w:date="2012-02-22T21:36:00Z">
              <w:r w:rsidRPr="009F25A3">
                <w:rPr>
                  <w:rFonts w:ascii="Tahoma" w:eastAsia="MS Mincho" w:hAnsi="Tahoma" w:cs="Arial"/>
                  <w:b w:val="0"/>
                  <w:snapToGrid w:val="0"/>
                  <w:color w:val="auto"/>
                  <w:sz w:val="20"/>
                  <w:szCs w:val="20"/>
                  <w:lang w:eastAsia="ja-JP"/>
                  <w:rPrChange w:id="9734" w:author="Phuong Giang" w:date="2012-02-22T23:39:00Z">
                    <w:rPr>
                      <w:b/>
                      <w:color w:val="800000"/>
                    </w:rPr>
                  </w:rPrChange>
                </w:rPr>
                <w:t>No</w:t>
              </w:r>
            </w:ins>
          </w:p>
        </w:tc>
        <w:tc>
          <w:tcPr>
            <w:tcW w:w="1356" w:type="dxa"/>
            <w:tcPrChange w:id="9735" w:author="Phuong Giang" w:date="2012-02-22T23:30:00Z">
              <w:tcPr>
                <w:tcW w:w="135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736" w:author="Phuong Giang" w:date="2012-02-22T21:36:00Z"/>
                <w:b w:val="0"/>
                <w:lang w:eastAsia="ja-JP"/>
                <w:rPrChange w:id="9737" w:author="Phuong Giang" w:date="2012-02-22T23:39:00Z">
                  <w:rPr>
                    <w:ins w:id="9738" w:author="Phuong Giang" w:date="2012-02-22T21:36:00Z"/>
                    <w:b/>
                    <w:bCs w:val="0"/>
                    <w:color w:val="800000"/>
                    <w:lang w:eastAsia="ja-JP"/>
                  </w:rPr>
                </w:rPrChange>
              </w:rPr>
              <w:pPrChange w:id="973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740" w:author="Phuong Giang" w:date="2012-02-22T21:36:00Z">
              <w:r w:rsidRPr="009F25A3">
                <w:rPr>
                  <w:rFonts w:ascii="Tahoma" w:eastAsia="MS Mincho" w:hAnsi="Tahoma" w:cs="Arial"/>
                  <w:b w:val="0"/>
                  <w:snapToGrid w:val="0"/>
                  <w:color w:val="auto"/>
                  <w:sz w:val="20"/>
                  <w:szCs w:val="20"/>
                  <w:lang w:eastAsia="ja-JP"/>
                  <w:rPrChange w:id="9741" w:author="Phuong Giang" w:date="2012-02-22T23:39:00Z">
                    <w:rPr>
                      <w:b/>
                      <w:color w:val="800000"/>
                      <w:lang w:eastAsia="ja-JP"/>
                    </w:rPr>
                  </w:rPrChange>
                </w:rPr>
                <w:t>Parameter</w:t>
              </w:r>
            </w:ins>
          </w:p>
        </w:tc>
        <w:tc>
          <w:tcPr>
            <w:tcW w:w="846" w:type="dxa"/>
            <w:tcPrChange w:id="9742" w:author="Phuong Giang" w:date="2012-02-22T23:30:00Z">
              <w:tcPr>
                <w:tcW w:w="84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743" w:author="Phuong Giang" w:date="2012-02-22T21:36:00Z"/>
                <w:b w:val="0"/>
                <w:lang w:eastAsia="ja-JP"/>
                <w:rPrChange w:id="9744" w:author="Phuong Giang" w:date="2012-02-22T23:39:00Z">
                  <w:rPr>
                    <w:ins w:id="9745" w:author="Phuong Giang" w:date="2012-02-22T21:36:00Z"/>
                    <w:b/>
                    <w:bCs w:val="0"/>
                    <w:color w:val="800000"/>
                    <w:lang w:eastAsia="ja-JP"/>
                  </w:rPr>
                </w:rPrChange>
              </w:rPr>
              <w:pPrChange w:id="974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747" w:author="Phuong Giang" w:date="2012-02-22T21:36:00Z">
              <w:r w:rsidRPr="009F25A3">
                <w:rPr>
                  <w:rFonts w:ascii="Tahoma" w:eastAsia="MS Mincho" w:hAnsi="Tahoma" w:cs="Arial"/>
                  <w:b w:val="0"/>
                  <w:snapToGrid w:val="0"/>
                  <w:color w:val="auto"/>
                  <w:sz w:val="20"/>
                  <w:szCs w:val="20"/>
                  <w:lang w:eastAsia="ja-JP"/>
                  <w:rPrChange w:id="9748" w:author="Phuong Giang" w:date="2012-02-22T23:39:00Z">
                    <w:rPr>
                      <w:b/>
                      <w:color w:val="800000"/>
                      <w:lang w:eastAsia="ja-JP"/>
                    </w:rPr>
                  </w:rPrChange>
                </w:rPr>
                <w:t>Type</w:t>
              </w:r>
            </w:ins>
          </w:p>
        </w:tc>
        <w:tc>
          <w:tcPr>
            <w:tcW w:w="952" w:type="dxa"/>
            <w:tcPrChange w:id="9749" w:author="Phuong Giang" w:date="2012-02-22T23:30: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750" w:author="Phuong Giang" w:date="2012-02-22T21:36:00Z"/>
                <w:b w:val="0"/>
                <w:lang w:eastAsia="ja-JP"/>
                <w:rPrChange w:id="9751" w:author="Phuong Giang" w:date="2012-02-22T23:39:00Z">
                  <w:rPr>
                    <w:ins w:id="9752" w:author="Phuong Giang" w:date="2012-02-22T21:36:00Z"/>
                    <w:b/>
                    <w:bCs w:val="0"/>
                    <w:color w:val="800000"/>
                    <w:lang w:eastAsia="ja-JP"/>
                  </w:rPr>
                </w:rPrChange>
              </w:rPr>
              <w:pPrChange w:id="975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754" w:author="Phuong Giang" w:date="2012-02-22T21:36:00Z">
              <w:r w:rsidRPr="009F25A3">
                <w:rPr>
                  <w:rFonts w:ascii="Tahoma" w:eastAsia="MS Mincho" w:hAnsi="Tahoma" w:cs="Arial"/>
                  <w:b w:val="0"/>
                  <w:snapToGrid w:val="0"/>
                  <w:color w:val="auto"/>
                  <w:sz w:val="20"/>
                  <w:szCs w:val="20"/>
                  <w:lang w:eastAsia="ja-JP"/>
                  <w:rPrChange w:id="9755" w:author="Phuong Giang" w:date="2012-02-22T23:39:00Z">
                    <w:rPr>
                      <w:b/>
                      <w:color w:val="800000"/>
                      <w:lang w:eastAsia="ja-JP"/>
                    </w:rPr>
                  </w:rPrChange>
                </w:rPr>
                <w:t>In/out</w:t>
              </w:r>
            </w:ins>
          </w:p>
        </w:tc>
        <w:tc>
          <w:tcPr>
            <w:tcW w:w="1333" w:type="dxa"/>
            <w:tcPrChange w:id="9756" w:author="Phuong Giang" w:date="2012-02-22T23:30:00Z">
              <w:tcPr>
                <w:tcW w:w="133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757" w:author="Phuong Giang" w:date="2012-02-22T21:36:00Z"/>
                <w:b w:val="0"/>
                <w:lang w:eastAsia="ja-JP"/>
                <w:rPrChange w:id="9758" w:author="Phuong Giang" w:date="2012-02-22T23:39:00Z">
                  <w:rPr>
                    <w:ins w:id="9759" w:author="Phuong Giang" w:date="2012-02-22T21:36:00Z"/>
                    <w:b/>
                    <w:bCs w:val="0"/>
                    <w:color w:val="800000"/>
                    <w:lang w:eastAsia="ja-JP"/>
                  </w:rPr>
                </w:rPrChange>
              </w:rPr>
              <w:pPrChange w:id="976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761" w:author="Phuong Giang" w:date="2012-02-22T21:36:00Z">
              <w:r w:rsidRPr="009F25A3">
                <w:rPr>
                  <w:rFonts w:ascii="Tahoma" w:eastAsia="MS Mincho" w:hAnsi="Tahoma" w:cs="Arial"/>
                  <w:b w:val="0"/>
                  <w:snapToGrid w:val="0"/>
                  <w:color w:val="auto"/>
                  <w:sz w:val="20"/>
                  <w:szCs w:val="20"/>
                  <w:lang w:eastAsia="ja-JP"/>
                  <w:rPrChange w:id="9762" w:author="Phuong Giang" w:date="2012-02-22T23:39:00Z">
                    <w:rPr>
                      <w:b/>
                      <w:color w:val="800000"/>
                      <w:lang w:eastAsia="ja-JP"/>
                    </w:rPr>
                  </w:rPrChange>
                </w:rPr>
                <w:t>Default</w:t>
              </w:r>
            </w:ins>
          </w:p>
        </w:tc>
        <w:tc>
          <w:tcPr>
            <w:tcW w:w="4512" w:type="dxa"/>
            <w:tcPrChange w:id="9763" w:author="Phuong Giang" w:date="2012-02-22T23:30:00Z">
              <w:tcPr>
                <w:tcW w:w="451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764" w:author="Phuong Giang" w:date="2012-02-22T21:36:00Z"/>
                <w:b w:val="0"/>
                <w:lang w:eastAsia="ja-JP"/>
                <w:rPrChange w:id="9765" w:author="Phuong Giang" w:date="2012-02-22T23:39:00Z">
                  <w:rPr>
                    <w:ins w:id="9766" w:author="Phuong Giang" w:date="2012-02-22T21:36:00Z"/>
                    <w:b/>
                    <w:bCs w:val="0"/>
                    <w:color w:val="800000"/>
                    <w:lang w:eastAsia="ja-JP"/>
                  </w:rPr>
                </w:rPrChange>
              </w:rPr>
              <w:pPrChange w:id="9767"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768" w:author="Phuong Giang" w:date="2012-02-22T21:36:00Z">
              <w:r w:rsidRPr="009F25A3">
                <w:rPr>
                  <w:rFonts w:ascii="Tahoma" w:eastAsia="MS Mincho" w:hAnsi="Tahoma" w:cs="Arial"/>
                  <w:b w:val="0"/>
                  <w:snapToGrid w:val="0"/>
                  <w:color w:val="auto"/>
                  <w:sz w:val="20"/>
                  <w:szCs w:val="20"/>
                  <w:lang w:eastAsia="ja-JP"/>
                  <w:rPrChange w:id="9769" w:author="Phuong Giang" w:date="2012-02-22T23:39:00Z">
                    <w:rPr>
                      <w:b/>
                      <w:color w:val="800000"/>
                      <w:lang w:eastAsia="ja-JP"/>
                    </w:rPr>
                  </w:rPrChange>
                </w:rPr>
                <w:t>Description</w:t>
              </w:r>
            </w:ins>
          </w:p>
        </w:tc>
      </w:tr>
      <w:tr w:rsidR="0095718C" w:rsidRPr="001340DE" w:rsidTr="00F77673">
        <w:trPr>
          <w:ins w:id="9770" w:author="Phuong Giang" w:date="2012-02-22T21:36:00Z"/>
        </w:trPr>
        <w:tc>
          <w:tcPr>
            <w:tcW w:w="577" w:type="dxa"/>
            <w:tcPrChange w:id="9771" w:author="Phuong Giang" w:date="2012-02-22T23:30:00Z">
              <w:tcPr>
                <w:tcW w:w="577" w:type="dxa"/>
              </w:tcPr>
            </w:tcPrChange>
          </w:tcPr>
          <w:p w:rsidR="0095718C" w:rsidRPr="001340DE" w:rsidRDefault="0095718C" w:rsidP="00995D66">
            <w:pPr>
              <w:pStyle w:val="comment"/>
              <w:ind w:left="0"/>
              <w:rPr>
                <w:ins w:id="9772" w:author="Phuong Giang" w:date="2012-02-22T21:36:00Z"/>
                <w:rFonts w:ascii="Times New Roman" w:hAnsi="Times New Roman" w:cs="Times New Roman"/>
                <w:i w:val="0"/>
                <w:color w:val="auto"/>
                <w:sz w:val="22"/>
                <w:szCs w:val="22"/>
                <w:rPrChange w:id="9773" w:author="Phuong Giang" w:date="2012-02-22T23:43:00Z">
                  <w:rPr>
                    <w:ins w:id="9774" w:author="Phuong Giang" w:date="2012-02-22T21:36:00Z"/>
                    <w:i w:val="0"/>
                    <w:color w:val="auto"/>
                    <w:sz w:val="18"/>
                    <w:szCs w:val="18"/>
                  </w:rPr>
                </w:rPrChange>
              </w:rPr>
            </w:pPr>
            <w:ins w:id="9775" w:author="Phuong Giang" w:date="2012-02-22T21:36:00Z">
              <w:r w:rsidRPr="001340DE">
                <w:rPr>
                  <w:rFonts w:ascii="Times New Roman" w:hAnsi="Times New Roman" w:cs="Times New Roman"/>
                  <w:i w:val="0"/>
                  <w:color w:val="auto"/>
                  <w:sz w:val="22"/>
                  <w:szCs w:val="22"/>
                  <w:rPrChange w:id="9776" w:author="Phuong Giang" w:date="2012-02-22T23:43:00Z">
                    <w:rPr>
                      <w:b/>
                      <w:bCs w:val="0"/>
                      <w:i w:val="0"/>
                      <w:color w:val="auto"/>
                      <w:sz w:val="18"/>
                      <w:szCs w:val="18"/>
                      <w:lang w:eastAsia="en-US"/>
                    </w:rPr>
                  </w:rPrChange>
                </w:rPr>
                <w:t>1</w:t>
              </w:r>
            </w:ins>
          </w:p>
        </w:tc>
        <w:tc>
          <w:tcPr>
            <w:tcW w:w="1356" w:type="dxa"/>
            <w:tcPrChange w:id="9777" w:author="Phuong Giang" w:date="2012-02-22T23:30:00Z">
              <w:tcPr>
                <w:tcW w:w="1356" w:type="dxa"/>
              </w:tcPr>
            </w:tcPrChange>
          </w:tcPr>
          <w:p w:rsidR="0095718C" w:rsidRPr="001340DE" w:rsidRDefault="0095718C" w:rsidP="00995D66">
            <w:pPr>
              <w:pStyle w:val="comment"/>
              <w:ind w:left="0"/>
              <w:rPr>
                <w:ins w:id="9778" w:author="Phuong Giang" w:date="2012-02-22T21:36:00Z"/>
                <w:rFonts w:ascii="Times New Roman" w:hAnsi="Times New Roman" w:cs="Times New Roman"/>
                <w:i w:val="0"/>
                <w:color w:val="auto"/>
                <w:sz w:val="22"/>
                <w:szCs w:val="22"/>
                <w:rPrChange w:id="9779" w:author="Phuong Giang" w:date="2012-02-22T23:43:00Z">
                  <w:rPr>
                    <w:ins w:id="9780" w:author="Phuong Giang" w:date="2012-02-22T21:36:00Z"/>
                    <w:i w:val="0"/>
                    <w:color w:val="auto"/>
                    <w:sz w:val="18"/>
                    <w:szCs w:val="18"/>
                  </w:rPr>
                </w:rPrChange>
              </w:rPr>
            </w:pPr>
            <w:proofErr w:type="spellStart"/>
            <w:ins w:id="9781" w:author="Phuong Giang" w:date="2012-02-22T21:36:00Z">
              <w:r w:rsidRPr="001340DE">
                <w:rPr>
                  <w:rFonts w:ascii="Times New Roman" w:hAnsi="Times New Roman" w:cs="Times New Roman"/>
                  <w:i w:val="0"/>
                  <w:color w:val="auto"/>
                  <w:sz w:val="22"/>
                  <w:szCs w:val="22"/>
                  <w:rPrChange w:id="9782" w:author="Phuong Giang" w:date="2012-02-22T23:43:00Z">
                    <w:rPr>
                      <w:b/>
                      <w:bCs w:val="0"/>
                      <w:i w:val="0"/>
                      <w:color w:val="auto"/>
                      <w:sz w:val="18"/>
                      <w:szCs w:val="18"/>
                      <w:lang w:eastAsia="en-US"/>
                    </w:rPr>
                  </w:rPrChange>
                </w:rPr>
                <w:t>searchCondition</w:t>
              </w:r>
              <w:proofErr w:type="spellEnd"/>
            </w:ins>
          </w:p>
        </w:tc>
        <w:tc>
          <w:tcPr>
            <w:tcW w:w="846" w:type="dxa"/>
            <w:tcPrChange w:id="9783" w:author="Phuong Giang" w:date="2012-02-22T23:30:00Z">
              <w:tcPr>
                <w:tcW w:w="846" w:type="dxa"/>
              </w:tcPr>
            </w:tcPrChange>
          </w:tcPr>
          <w:p w:rsidR="0095718C" w:rsidRPr="001340DE" w:rsidRDefault="0095718C" w:rsidP="00995D66">
            <w:pPr>
              <w:pStyle w:val="comment"/>
              <w:ind w:left="0"/>
              <w:rPr>
                <w:ins w:id="9784" w:author="Phuong Giang" w:date="2012-02-22T21:36:00Z"/>
                <w:rFonts w:ascii="Times New Roman" w:hAnsi="Times New Roman" w:cs="Times New Roman"/>
                <w:i w:val="0"/>
                <w:color w:val="auto"/>
                <w:sz w:val="22"/>
                <w:szCs w:val="22"/>
                <w:rPrChange w:id="9785" w:author="Phuong Giang" w:date="2012-02-22T23:43:00Z">
                  <w:rPr>
                    <w:ins w:id="9786" w:author="Phuong Giang" w:date="2012-02-22T21:36:00Z"/>
                    <w:i w:val="0"/>
                    <w:color w:val="auto"/>
                    <w:sz w:val="18"/>
                    <w:szCs w:val="18"/>
                  </w:rPr>
                </w:rPrChange>
              </w:rPr>
            </w:pPr>
            <w:proofErr w:type="spellStart"/>
            <w:ins w:id="9787" w:author="Phuong Giang" w:date="2012-02-22T21:36:00Z">
              <w:r w:rsidRPr="001340DE">
                <w:rPr>
                  <w:rFonts w:ascii="Times New Roman" w:hAnsi="Times New Roman" w:cs="Times New Roman"/>
                  <w:i w:val="0"/>
                  <w:color w:val="auto"/>
                  <w:sz w:val="22"/>
                  <w:szCs w:val="22"/>
                  <w:rPrChange w:id="9788" w:author="Phuong Giang" w:date="2012-02-22T23:43:00Z">
                    <w:rPr>
                      <w:b/>
                      <w:bCs w:val="0"/>
                      <w:i w:val="0"/>
                      <w:color w:val="auto"/>
                      <w:sz w:val="18"/>
                      <w:szCs w:val="18"/>
                      <w:lang w:eastAsia="en-US"/>
                    </w:rPr>
                  </w:rPrChange>
                </w:rPr>
                <w:t>ISearchCondition</w:t>
              </w:r>
              <w:proofErr w:type="spellEnd"/>
            </w:ins>
          </w:p>
        </w:tc>
        <w:tc>
          <w:tcPr>
            <w:tcW w:w="952" w:type="dxa"/>
            <w:tcPrChange w:id="9789" w:author="Phuong Giang" w:date="2012-02-22T23:30:00Z">
              <w:tcPr>
                <w:tcW w:w="952" w:type="dxa"/>
              </w:tcPr>
            </w:tcPrChange>
          </w:tcPr>
          <w:p w:rsidR="0095718C" w:rsidRPr="001340DE" w:rsidRDefault="0095718C" w:rsidP="00995D66">
            <w:pPr>
              <w:pStyle w:val="comment"/>
              <w:ind w:left="0"/>
              <w:rPr>
                <w:ins w:id="9790" w:author="Phuong Giang" w:date="2012-02-22T21:36:00Z"/>
                <w:rFonts w:ascii="Times New Roman" w:hAnsi="Times New Roman" w:cs="Times New Roman"/>
                <w:i w:val="0"/>
                <w:color w:val="auto"/>
                <w:sz w:val="22"/>
                <w:szCs w:val="22"/>
                <w:rPrChange w:id="9791" w:author="Phuong Giang" w:date="2012-02-22T23:43:00Z">
                  <w:rPr>
                    <w:ins w:id="9792" w:author="Phuong Giang" w:date="2012-02-22T21:36:00Z"/>
                    <w:i w:val="0"/>
                    <w:color w:val="auto"/>
                    <w:sz w:val="18"/>
                    <w:szCs w:val="18"/>
                  </w:rPr>
                </w:rPrChange>
              </w:rPr>
            </w:pPr>
            <w:ins w:id="9793" w:author="Phuong Giang" w:date="2012-02-22T21:36:00Z">
              <w:r w:rsidRPr="001340DE">
                <w:rPr>
                  <w:rFonts w:ascii="Times New Roman" w:hAnsi="Times New Roman" w:cs="Times New Roman"/>
                  <w:i w:val="0"/>
                  <w:color w:val="auto"/>
                  <w:sz w:val="22"/>
                  <w:szCs w:val="22"/>
                  <w:rPrChange w:id="9794" w:author="Phuong Giang" w:date="2012-02-22T23:43:00Z">
                    <w:rPr>
                      <w:b/>
                      <w:bCs w:val="0"/>
                      <w:i w:val="0"/>
                      <w:color w:val="auto"/>
                      <w:sz w:val="18"/>
                      <w:szCs w:val="18"/>
                      <w:lang w:eastAsia="en-US"/>
                    </w:rPr>
                  </w:rPrChange>
                </w:rPr>
                <w:t>in</w:t>
              </w:r>
            </w:ins>
          </w:p>
        </w:tc>
        <w:tc>
          <w:tcPr>
            <w:tcW w:w="1333" w:type="dxa"/>
            <w:tcPrChange w:id="9795" w:author="Phuong Giang" w:date="2012-02-22T23:30:00Z">
              <w:tcPr>
                <w:tcW w:w="1333" w:type="dxa"/>
              </w:tcPr>
            </w:tcPrChange>
          </w:tcPr>
          <w:p w:rsidR="0095718C" w:rsidRPr="001340DE" w:rsidRDefault="0095718C" w:rsidP="00995D66">
            <w:pPr>
              <w:pStyle w:val="comment"/>
              <w:ind w:left="0"/>
              <w:rPr>
                <w:ins w:id="9796" w:author="Phuong Giang" w:date="2012-02-22T21:36:00Z"/>
                <w:rFonts w:ascii="Times New Roman" w:hAnsi="Times New Roman" w:cs="Times New Roman"/>
                <w:i w:val="0"/>
                <w:color w:val="auto"/>
                <w:sz w:val="22"/>
                <w:szCs w:val="22"/>
                <w:rPrChange w:id="9797" w:author="Phuong Giang" w:date="2012-02-22T23:43:00Z">
                  <w:rPr>
                    <w:ins w:id="9798" w:author="Phuong Giang" w:date="2012-02-22T21:36:00Z"/>
                    <w:i w:val="0"/>
                    <w:color w:val="auto"/>
                    <w:sz w:val="18"/>
                    <w:szCs w:val="18"/>
                  </w:rPr>
                </w:rPrChange>
              </w:rPr>
            </w:pPr>
          </w:p>
        </w:tc>
        <w:tc>
          <w:tcPr>
            <w:tcW w:w="4512" w:type="dxa"/>
            <w:tcPrChange w:id="9799" w:author="Phuong Giang" w:date="2012-02-22T23:30:00Z">
              <w:tcPr>
                <w:tcW w:w="4512" w:type="dxa"/>
              </w:tcPr>
            </w:tcPrChange>
          </w:tcPr>
          <w:p w:rsidR="0095718C" w:rsidRPr="001340DE" w:rsidRDefault="0095718C" w:rsidP="00995D66">
            <w:pPr>
              <w:pStyle w:val="comment"/>
              <w:ind w:left="0"/>
              <w:rPr>
                <w:ins w:id="9800" w:author="Phuong Giang" w:date="2012-02-22T21:36:00Z"/>
                <w:rFonts w:ascii="Times New Roman" w:hAnsi="Times New Roman" w:cs="Times New Roman"/>
                <w:i w:val="0"/>
                <w:color w:val="auto"/>
                <w:sz w:val="22"/>
                <w:szCs w:val="22"/>
                <w:rPrChange w:id="9801" w:author="Phuong Giang" w:date="2012-02-22T23:43:00Z">
                  <w:rPr>
                    <w:ins w:id="9802" w:author="Phuong Giang" w:date="2012-02-22T21:36:00Z"/>
                    <w:i w:val="0"/>
                    <w:color w:val="auto"/>
                    <w:sz w:val="18"/>
                    <w:szCs w:val="18"/>
                  </w:rPr>
                </w:rPrChange>
              </w:rPr>
            </w:pPr>
            <w:ins w:id="9803" w:author="Phuong Giang" w:date="2012-02-22T21:36:00Z">
              <w:r w:rsidRPr="001340DE">
                <w:rPr>
                  <w:rFonts w:ascii="Times New Roman" w:hAnsi="Times New Roman" w:cs="Times New Roman"/>
                  <w:i w:val="0"/>
                  <w:color w:val="auto"/>
                  <w:sz w:val="22"/>
                  <w:szCs w:val="22"/>
                  <w:rPrChange w:id="9804" w:author="Phuong Giang" w:date="2012-02-22T23:43:00Z">
                    <w:rPr>
                      <w:b/>
                      <w:bCs w:val="0"/>
                      <w:i w:val="0"/>
                      <w:color w:val="auto"/>
                      <w:sz w:val="18"/>
                      <w:szCs w:val="18"/>
                      <w:lang w:eastAsia="en-US"/>
                    </w:rPr>
                  </w:rPrChange>
                </w:rPr>
                <w:t>Search condition</w:t>
              </w:r>
            </w:ins>
          </w:p>
        </w:tc>
      </w:tr>
      <w:tr w:rsidR="0095718C" w:rsidRPr="001340DE" w:rsidTr="00F77673">
        <w:trPr>
          <w:ins w:id="9805" w:author="Phuong Giang" w:date="2012-02-22T21:36:00Z"/>
        </w:trPr>
        <w:tc>
          <w:tcPr>
            <w:tcW w:w="577" w:type="dxa"/>
            <w:tcPrChange w:id="9806" w:author="Phuong Giang" w:date="2012-02-22T23:30:00Z">
              <w:tcPr>
                <w:tcW w:w="577" w:type="dxa"/>
              </w:tcPr>
            </w:tcPrChange>
          </w:tcPr>
          <w:p w:rsidR="0095718C" w:rsidRPr="001340DE" w:rsidRDefault="0095718C" w:rsidP="00995D66">
            <w:pPr>
              <w:pStyle w:val="comment"/>
              <w:ind w:left="0"/>
              <w:rPr>
                <w:ins w:id="9807" w:author="Phuong Giang" w:date="2012-02-22T21:36:00Z"/>
                <w:rFonts w:ascii="Times New Roman" w:hAnsi="Times New Roman" w:cs="Times New Roman"/>
                <w:i w:val="0"/>
                <w:color w:val="auto"/>
                <w:sz w:val="22"/>
                <w:szCs w:val="22"/>
                <w:rPrChange w:id="9808" w:author="Phuong Giang" w:date="2012-02-22T23:43:00Z">
                  <w:rPr>
                    <w:ins w:id="9809" w:author="Phuong Giang" w:date="2012-02-22T21:36:00Z"/>
                    <w:i w:val="0"/>
                    <w:color w:val="auto"/>
                    <w:sz w:val="18"/>
                    <w:szCs w:val="18"/>
                  </w:rPr>
                </w:rPrChange>
              </w:rPr>
            </w:pPr>
            <w:ins w:id="9810" w:author="Phuong Giang" w:date="2012-02-22T21:36:00Z">
              <w:r w:rsidRPr="001340DE">
                <w:rPr>
                  <w:rFonts w:ascii="Times New Roman" w:hAnsi="Times New Roman" w:cs="Times New Roman"/>
                  <w:i w:val="0"/>
                  <w:color w:val="auto"/>
                  <w:sz w:val="22"/>
                  <w:szCs w:val="22"/>
                  <w:rPrChange w:id="9811" w:author="Phuong Giang" w:date="2012-02-22T23:43:00Z">
                    <w:rPr>
                      <w:b/>
                      <w:bCs w:val="0"/>
                      <w:i w:val="0"/>
                      <w:color w:val="auto"/>
                      <w:sz w:val="18"/>
                      <w:szCs w:val="18"/>
                      <w:lang w:eastAsia="en-US"/>
                    </w:rPr>
                  </w:rPrChange>
                </w:rPr>
                <w:t>2</w:t>
              </w:r>
            </w:ins>
          </w:p>
        </w:tc>
        <w:tc>
          <w:tcPr>
            <w:tcW w:w="1356" w:type="dxa"/>
            <w:tcPrChange w:id="9812" w:author="Phuong Giang" w:date="2012-02-22T23:30:00Z">
              <w:tcPr>
                <w:tcW w:w="1356" w:type="dxa"/>
              </w:tcPr>
            </w:tcPrChange>
          </w:tcPr>
          <w:p w:rsidR="0095718C" w:rsidRPr="001340DE" w:rsidRDefault="0095718C" w:rsidP="00995D66">
            <w:pPr>
              <w:pStyle w:val="comment"/>
              <w:ind w:left="0"/>
              <w:rPr>
                <w:ins w:id="9813" w:author="Phuong Giang" w:date="2012-02-22T21:36:00Z"/>
                <w:rFonts w:ascii="Times New Roman" w:hAnsi="Times New Roman" w:cs="Times New Roman"/>
                <w:i w:val="0"/>
                <w:color w:val="auto"/>
                <w:sz w:val="22"/>
                <w:szCs w:val="22"/>
                <w:rPrChange w:id="9814" w:author="Phuong Giang" w:date="2012-02-22T23:43:00Z">
                  <w:rPr>
                    <w:ins w:id="9815" w:author="Phuong Giang" w:date="2012-02-22T21:36:00Z"/>
                    <w:i w:val="0"/>
                    <w:color w:val="auto"/>
                    <w:sz w:val="18"/>
                    <w:szCs w:val="18"/>
                  </w:rPr>
                </w:rPrChange>
              </w:rPr>
            </w:pPr>
            <w:ins w:id="9816" w:author="Phuong Giang" w:date="2012-02-22T21:36:00Z">
              <w:r w:rsidRPr="001340DE">
                <w:rPr>
                  <w:rFonts w:ascii="Times New Roman" w:hAnsi="Times New Roman" w:cs="Times New Roman"/>
                  <w:i w:val="0"/>
                  <w:color w:val="auto"/>
                  <w:sz w:val="22"/>
                  <w:szCs w:val="22"/>
                  <w:rPrChange w:id="9817" w:author="Phuong Giang" w:date="2012-02-22T23:43:00Z">
                    <w:rPr>
                      <w:b/>
                      <w:bCs w:val="0"/>
                      <w:i w:val="0"/>
                      <w:color w:val="auto"/>
                      <w:sz w:val="18"/>
                      <w:szCs w:val="18"/>
                      <w:lang w:eastAsia="en-US"/>
                    </w:rPr>
                  </w:rPrChange>
                </w:rPr>
                <w:t xml:space="preserve">Return </w:t>
              </w:r>
            </w:ins>
          </w:p>
        </w:tc>
        <w:tc>
          <w:tcPr>
            <w:tcW w:w="846" w:type="dxa"/>
            <w:tcPrChange w:id="9818" w:author="Phuong Giang" w:date="2012-02-22T23:30:00Z">
              <w:tcPr>
                <w:tcW w:w="846" w:type="dxa"/>
              </w:tcPr>
            </w:tcPrChange>
          </w:tcPr>
          <w:p w:rsidR="0095718C" w:rsidRPr="001340DE" w:rsidRDefault="0095718C" w:rsidP="00995D66">
            <w:pPr>
              <w:pStyle w:val="comment"/>
              <w:ind w:left="0"/>
              <w:rPr>
                <w:ins w:id="9819" w:author="Phuong Giang" w:date="2012-02-22T21:36:00Z"/>
                <w:rFonts w:ascii="Times New Roman" w:hAnsi="Times New Roman" w:cs="Times New Roman"/>
                <w:i w:val="0"/>
                <w:color w:val="auto"/>
                <w:sz w:val="22"/>
                <w:szCs w:val="22"/>
                <w:rPrChange w:id="9820" w:author="Phuong Giang" w:date="2012-02-22T23:43:00Z">
                  <w:rPr>
                    <w:ins w:id="9821" w:author="Phuong Giang" w:date="2012-02-22T21:36:00Z"/>
                    <w:i w:val="0"/>
                    <w:color w:val="auto"/>
                    <w:sz w:val="18"/>
                    <w:szCs w:val="18"/>
                  </w:rPr>
                </w:rPrChange>
              </w:rPr>
            </w:pPr>
            <w:proofErr w:type="spellStart"/>
            <w:ins w:id="9822" w:author="Phuong Giang" w:date="2012-02-22T21:36:00Z">
              <w:r w:rsidRPr="001340DE">
                <w:rPr>
                  <w:rFonts w:ascii="Times New Roman" w:hAnsi="Times New Roman" w:cs="Times New Roman"/>
                  <w:i w:val="0"/>
                  <w:color w:val="auto"/>
                  <w:sz w:val="22"/>
                  <w:szCs w:val="22"/>
                  <w:rPrChange w:id="9823" w:author="Phuong Giang" w:date="2012-02-22T23:43:00Z">
                    <w:rPr>
                      <w:b/>
                      <w:bCs w:val="0"/>
                      <w:i w:val="0"/>
                      <w:color w:val="auto"/>
                      <w:sz w:val="18"/>
                      <w:szCs w:val="18"/>
                      <w:lang w:eastAsia="en-US"/>
                    </w:rPr>
                  </w:rPrChange>
                </w:rPr>
                <w:t>ObservableCollection</w:t>
              </w:r>
              <w:proofErr w:type="spellEnd"/>
              <w:r w:rsidRPr="001340DE">
                <w:rPr>
                  <w:rFonts w:ascii="Times New Roman" w:hAnsi="Times New Roman" w:cs="Times New Roman"/>
                  <w:i w:val="0"/>
                  <w:color w:val="auto"/>
                  <w:sz w:val="22"/>
                  <w:szCs w:val="22"/>
                  <w:rPrChange w:id="9824" w:author="Phuong Giang" w:date="2012-02-22T23:43:00Z">
                    <w:rPr>
                      <w:b/>
                      <w:bCs w:val="0"/>
                      <w:i w:val="0"/>
                      <w:color w:val="auto"/>
                      <w:sz w:val="18"/>
                      <w:szCs w:val="18"/>
                      <w:lang w:eastAsia="en-US"/>
                    </w:rPr>
                  </w:rPrChange>
                </w:rPr>
                <w:t>&lt;</w:t>
              </w:r>
              <w:proofErr w:type="spellStart"/>
              <w:r w:rsidRPr="001340DE">
                <w:rPr>
                  <w:rFonts w:ascii="Times New Roman" w:hAnsi="Times New Roman" w:cs="Times New Roman"/>
                  <w:i w:val="0"/>
                  <w:color w:val="auto"/>
                  <w:sz w:val="22"/>
                  <w:szCs w:val="22"/>
                  <w:rPrChange w:id="9825" w:author="Phuong Giang" w:date="2012-02-22T23:43:00Z">
                    <w:rPr>
                      <w:b/>
                      <w:bCs w:val="0"/>
                      <w:i w:val="0"/>
                      <w:color w:val="auto"/>
                      <w:sz w:val="18"/>
                      <w:szCs w:val="18"/>
                      <w:lang w:eastAsia="en-US"/>
                    </w:rPr>
                  </w:rPrChange>
                </w:rPr>
                <w:t>IKnowledge</w:t>
              </w:r>
              <w:proofErr w:type="spellEnd"/>
              <w:r w:rsidRPr="001340DE">
                <w:rPr>
                  <w:rFonts w:ascii="Times New Roman" w:hAnsi="Times New Roman" w:cs="Times New Roman"/>
                  <w:i w:val="0"/>
                  <w:color w:val="auto"/>
                  <w:sz w:val="22"/>
                  <w:szCs w:val="22"/>
                  <w:rPrChange w:id="9826" w:author="Phuong Giang" w:date="2012-02-22T23:43:00Z">
                    <w:rPr>
                      <w:b/>
                      <w:bCs w:val="0"/>
                      <w:i w:val="0"/>
                      <w:color w:val="auto"/>
                      <w:sz w:val="18"/>
                      <w:szCs w:val="18"/>
                      <w:lang w:eastAsia="en-US"/>
                    </w:rPr>
                  </w:rPrChange>
                </w:rPr>
                <w:t>&gt;</w:t>
              </w:r>
            </w:ins>
          </w:p>
        </w:tc>
        <w:tc>
          <w:tcPr>
            <w:tcW w:w="952" w:type="dxa"/>
            <w:tcPrChange w:id="9827" w:author="Phuong Giang" w:date="2012-02-22T23:30:00Z">
              <w:tcPr>
                <w:tcW w:w="952" w:type="dxa"/>
              </w:tcPr>
            </w:tcPrChange>
          </w:tcPr>
          <w:p w:rsidR="0095718C" w:rsidRPr="001340DE" w:rsidRDefault="0095718C" w:rsidP="00995D66">
            <w:pPr>
              <w:pStyle w:val="comment"/>
              <w:ind w:left="0"/>
              <w:rPr>
                <w:ins w:id="9828" w:author="Phuong Giang" w:date="2012-02-22T21:36:00Z"/>
                <w:rFonts w:ascii="Times New Roman" w:hAnsi="Times New Roman" w:cs="Times New Roman"/>
                <w:i w:val="0"/>
                <w:color w:val="auto"/>
                <w:sz w:val="22"/>
                <w:szCs w:val="22"/>
                <w:rPrChange w:id="9829" w:author="Phuong Giang" w:date="2012-02-22T23:43:00Z">
                  <w:rPr>
                    <w:ins w:id="9830" w:author="Phuong Giang" w:date="2012-02-22T21:36:00Z"/>
                    <w:i w:val="0"/>
                    <w:color w:val="auto"/>
                    <w:sz w:val="18"/>
                    <w:szCs w:val="18"/>
                  </w:rPr>
                </w:rPrChange>
              </w:rPr>
            </w:pPr>
          </w:p>
        </w:tc>
        <w:tc>
          <w:tcPr>
            <w:tcW w:w="1333" w:type="dxa"/>
            <w:tcPrChange w:id="9831" w:author="Phuong Giang" w:date="2012-02-22T23:30:00Z">
              <w:tcPr>
                <w:tcW w:w="1333" w:type="dxa"/>
              </w:tcPr>
            </w:tcPrChange>
          </w:tcPr>
          <w:p w:rsidR="0095718C" w:rsidRPr="001340DE" w:rsidRDefault="0095718C" w:rsidP="00995D66">
            <w:pPr>
              <w:pStyle w:val="comment"/>
              <w:ind w:left="0"/>
              <w:rPr>
                <w:ins w:id="9832" w:author="Phuong Giang" w:date="2012-02-22T21:36:00Z"/>
                <w:rFonts w:ascii="Times New Roman" w:hAnsi="Times New Roman" w:cs="Times New Roman"/>
                <w:i w:val="0"/>
                <w:color w:val="auto"/>
                <w:sz w:val="22"/>
                <w:szCs w:val="22"/>
                <w:rPrChange w:id="9833" w:author="Phuong Giang" w:date="2012-02-22T23:43:00Z">
                  <w:rPr>
                    <w:ins w:id="9834" w:author="Phuong Giang" w:date="2012-02-22T21:36:00Z"/>
                    <w:i w:val="0"/>
                    <w:color w:val="auto"/>
                    <w:sz w:val="18"/>
                    <w:szCs w:val="18"/>
                  </w:rPr>
                </w:rPrChange>
              </w:rPr>
            </w:pPr>
          </w:p>
        </w:tc>
        <w:tc>
          <w:tcPr>
            <w:tcW w:w="4512" w:type="dxa"/>
            <w:tcPrChange w:id="9835" w:author="Phuong Giang" w:date="2012-02-22T23:30:00Z">
              <w:tcPr>
                <w:tcW w:w="4512" w:type="dxa"/>
              </w:tcPr>
            </w:tcPrChange>
          </w:tcPr>
          <w:p w:rsidR="0095718C" w:rsidRPr="001340DE" w:rsidRDefault="0095718C">
            <w:pPr>
              <w:pStyle w:val="comment"/>
              <w:ind w:left="0"/>
              <w:rPr>
                <w:ins w:id="9836" w:author="Phuong Giang" w:date="2012-02-22T21:36:00Z"/>
                <w:rFonts w:ascii="Times New Roman" w:hAnsi="Times New Roman" w:cs="Times New Roman"/>
                <w:i w:val="0"/>
                <w:color w:val="auto"/>
                <w:sz w:val="22"/>
                <w:szCs w:val="22"/>
                <w:rPrChange w:id="9837" w:author="Phuong Giang" w:date="2012-02-22T23:43:00Z">
                  <w:rPr>
                    <w:ins w:id="9838" w:author="Phuong Giang" w:date="2012-02-22T21:36:00Z"/>
                    <w:i w:val="0"/>
                    <w:color w:val="auto"/>
                    <w:sz w:val="18"/>
                    <w:szCs w:val="18"/>
                  </w:rPr>
                </w:rPrChange>
              </w:rPr>
              <w:pPrChange w:id="9839" w:author="Phuong Giang" w:date="2012-02-22T23:43:00Z">
                <w:pPr>
                  <w:pStyle w:val="comment"/>
                </w:pPr>
              </w:pPrChange>
            </w:pPr>
            <w:ins w:id="9840" w:author="Phuong Giang" w:date="2012-02-22T21:36:00Z">
              <w:r w:rsidRPr="001340DE">
                <w:rPr>
                  <w:rFonts w:ascii="Times New Roman" w:hAnsi="Times New Roman" w:cs="Times New Roman"/>
                  <w:i w:val="0"/>
                  <w:color w:val="auto"/>
                  <w:sz w:val="22"/>
                  <w:szCs w:val="22"/>
                  <w:rPrChange w:id="9841" w:author="Phuong Giang" w:date="2012-02-22T23:43:00Z">
                    <w:rPr>
                      <w:i w:val="0"/>
                      <w:color w:val="auto"/>
                      <w:sz w:val="18"/>
                      <w:szCs w:val="18"/>
                    </w:rPr>
                  </w:rPrChange>
                </w:rPr>
                <w:t>Return a collection of search results</w:t>
              </w:r>
            </w:ins>
          </w:p>
        </w:tc>
      </w:tr>
    </w:tbl>
    <w:p w:rsidR="0095718C" w:rsidRDefault="0095718C">
      <w:pPr>
        <w:rPr>
          <w:ins w:id="9842" w:author="Phuong Giang" w:date="2012-02-22T21:36:00Z"/>
        </w:rPr>
        <w:pPrChange w:id="9843" w:author="Phuong Giang" w:date="2012-02-23T00:08:00Z">
          <w:pPr>
            <w:pStyle w:val="Heading5"/>
            <w:tabs>
              <w:tab w:val="left" w:pos="4208"/>
            </w:tabs>
          </w:pPr>
        </w:pPrChange>
      </w:pPr>
      <w:ins w:id="9844" w:author="Phuong Giang" w:date="2012-02-22T21:36:00Z">
        <w:r>
          <w:rPr>
            <w:rFonts w:hint="eastAsia"/>
          </w:rPr>
          <w:t>Implementation</w:t>
        </w:r>
      </w:ins>
    </w:p>
    <w:p w:rsidR="0095718C" w:rsidRDefault="0095718C" w:rsidP="0095718C">
      <w:pPr>
        <w:rPr>
          <w:ins w:id="9845" w:author="Phuong Giang" w:date="2012-02-22T21:36:00Z"/>
        </w:rPr>
      </w:pPr>
      <w:ins w:id="9846" w:author="Phuong Giang" w:date="2012-02-22T21:36:00Z">
        <w:r>
          <w:t xml:space="preserve">Receive a </w:t>
        </w:r>
        <w:proofErr w:type="spellStart"/>
        <w:r>
          <w:t>seach</w:t>
        </w:r>
        <w:proofErr w:type="spellEnd"/>
        <w:r>
          <w:t xml:space="preserve"> condition</w:t>
        </w:r>
      </w:ins>
    </w:p>
    <w:p w:rsidR="0095718C" w:rsidRDefault="0095718C" w:rsidP="0095718C">
      <w:pPr>
        <w:rPr>
          <w:ins w:id="9847" w:author="Phuong Giang" w:date="2012-02-22T21:36:00Z"/>
        </w:rPr>
      </w:pPr>
      <w:ins w:id="9848" w:author="Phuong Giang" w:date="2012-02-22T21:36:00Z">
        <w:r>
          <w:t>Call the _</w:t>
        </w:r>
        <w:proofErr w:type="spellStart"/>
        <w:r>
          <w:t>tmAccessor</w:t>
        </w:r>
        <w:proofErr w:type="spellEnd"/>
        <w:r>
          <w:t xml:space="preserve"> to search with the provided condition</w:t>
        </w:r>
      </w:ins>
    </w:p>
    <w:p w:rsidR="0095718C" w:rsidRPr="00AB1796" w:rsidRDefault="0095718C" w:rsidP="0095718C">
      <w:pPr>
        <w:rPr>
          <w:ins w:id="9849" w:author="Phuong Giang" w:date="2012-02-22T21:36:00Z"/>
        </w:rPr>
      </w:pPr>
      <w:ins w:id="9850" w:author="Phuong Giang" w:date="2012-02-22T21:36:00Z">
        <w:r>
          <w:t>Return a collection of searched results.</w:t>
        </w:r>
      </w:ins>
    </w:p>
    <w:p w:rsidR="0095718C" w:rsidRDefault="0095718C" w:rsidP="0095718C">
      <w:pPr>
        <w:pStyle w:val="Heading4"/>
        <w:tabs>
          <w:tab w:val="left" w:pos="4208"/>
        </w:tabs>
        <w:rPr>
          <w:ins w:id="9851" w:author="Phuong Giang" w:date="2012-02-22T21:36:00Z"/>
        </w:rPr>
      </w:pPr>
      <w:proofErr w:type="spellStart"/>
      <w:ins w:id="9852" w:author="Phuong Giang" w:date="2012-02-22T21:36:00Z">
        <w:r>
          <w:t>TeachingMethod</w:t>
        </w:r>
      </w:ins>
      <w:proofErr w:type="spellEnd"/>
      <w:ins w:id="9853" w:author="Phuong Giang" w:date="2012-02-23T00:09:00Z">
        <w:r w:rsidR="00B204CA">
          <w:t xml:space="preserve"> class</w:t>
        </w:r>
      </w:ins>
    </w:p>
    <w:p w:rsidR="0095718C" w:rsidRDefault="0095718C">
      <w:pPr>
        <w:pStyle w:val="Heading5"/>
        <w:rPr>
          <w:ins w:id="9854" w:author="Phuong Giang" w:date="2012-02-22T21:36:00Z"/>
        </w:rPr>
        <w:pPrChange w:id="9855" w:author="Phuong Giang" w:date="2012-02-23T00:04:00Z">
          <w:pPr>
            <w:pStyle w:val="Heading5"/>
            <w:numPr>
              <w:ilvl w:val="0"/>
              <w:numId w:val="0"/>
            </w:numPr>
            <w:ind w:left="0" w:firstLine="0"/>
          </w:pPr>
        </w:pPrChange>
      </w:pPr>
      <w:ins w:id="9856" w:author="Phuong Giang" w:date="2012-02-22T21:36:00Z">
        <w:r w:rsidRPr="00AB1796">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9857" w:author="Phuong Giang" w:date="2012-02-22T23:31:00Z">
          <w:tblPr>
            <w:tblStyle w:val="MediumShading1-Accent110"/>
            <w:tblW w:w="5000" w:type="pct"/>
            <w:tblLayout w:type="fixed"/>
            <w:tblLook w:val="06A0" w:firstRow="1" w:lastRow="0" w:firstColumn="1" w:lastColumn="0" w:noHBand="1" w:noVBand="1"/>
          </w:tblPr>
        </w:tblPrChange>
      </w:tblPr>
      <w:tblGrid>
        <w:gridCol w:w="570"/>
        <w:gridCol w:w="1378"/>
        <w:gridCol w:w="832"/>
        <w:gridCol w:w="1142"/>
        <w:gridCol w:w="952"/>
        <w:gridCol w:w="4702"/>
        <w:tblGridChange w:id="9858">
          <w:tblGrid>
            <w:gridCol w:w="570"/>
            <w:gridCol w:w="150"/>
            <w:gridCol w:w="570"/>
            <w:gridCol w:w="658"/>
            <w:gridCol w:w="720"/>
            <w:gridCol w:w="112"/>
            <w:gridCol w:w="720"/>
            <w:gridCol w:w="422"/>
            <w:gridCol w:w="720"/>
            <w:gridCol w:w="232"/>
            <w:gridCol w:w="720"/>
            <w:gridCol w:w="3982"/>
            <w:gridCol w:w="720"/>
          </w:tblGrid>
        </w:tblGridChange>
      </w:tblGrid>
      <w:tr w:rsidR="00F77673" w:rsidTr="00F77673">
        <w:trPr>
          <w:cnfStyle w:val="100000000000" w:firstRow="1" w:lastRow="0" w:firstColumn="0" w:lastColumn="0" w:oddVBand="0" w:evenVBand="0" w:oddHBand="0" w:evenHBand="0" w:firstRowFirstColumn="0" w:firstRowLastColumn="0" w:lastRowFirstColumn="0" w:lastRowLastColumn="0"/>
          <w:ins w:id="9859" w:author="Phuong Giang" w:date="2012-02-22T21:36:00Z"/>
          <w:trPrChange w:id="9860" w:author="Phuong Giang" w:date="2012-02-22T23:31:00Z">
            <w:trPr>
              <w:gridAfter w:val="0"/>
            </w:trPr>
          </w:trPrChange>
        </w:trPr>
        <w:tc>
          <w:tcPr>
            <w:cnfStyle w:val="001000000000" w:firstRow="0" w:lastRow="0" w:firstColumn="1" w:lastColumn="0" w:oddVBand="0" w:evenVBand="0" w:oddHBand="0" w:evenHBand="0" w:firstRowFirstColumn="0" w:firstRowLastColumn="0" w:lastRowFirstColumn="0" w:lastRowLastColumn="0"/>
            <w:tcW w:w="570" w:type="dxa"/>
            <w:tcBorders>
              <w:top w:val="none" w:sz="0" w:space="0" w:color="auto"/>
              <w:left w:val="none" w:sz="0" w:space="0" w:color="auto"/>
              <w:bottom w:val="none" w:sz="0" w:space="0" w:color="auto"/>
              <w:right w:val="none" w:sz="0" w:space="0" w:color="auto"/>
            </w:tcBorders>
            <w:tcPrChange w:id="9861" w:author="Phuong Giang" w:date="2012-02-22T23:31:00Z">
              <w:tcPr>
                <w:tcW w:w="570" w:type="dxa"/>
              </w:tcPr>
            </w:tcPrChange>
          </w:tcPr>
          <w:p w:rsidR="0095718C" w:rsidRPr="009F25A3" w:rsidRDefault="0095718C">
            <w:pPr>
              <w:widowControl w:val="0"/>
              <w:spacing w:before="120"/>
              <w:ind w:left="-14" w:right="14"/>
              <w:jc w:val="center"/>
              <w:cnfStyle w:val="101000000000" w:firstRow="1" w:lastRow="0" w:firstColumn="1" w:lastColumn="0" w:oddVBand="0" w:evenVBand="0" w:oddHBand="0" w:evenHBand="0" w:firstRowFirstColumn="0" w:firstRowLastColumn="0" w:lastRowFirstColumn="0" w:lastRowLastColumn="0"/>
              <w:rPr>
                <w:ins w:id="9862" w:author="Phuong Giang" w:date="2012-02-22T21:36:00Z"/>
                <w:b w:val="0"/>
                <w:lang w:eastAsia="ja-JP"/>
                <w:rPrChange w:id="9863" w:author="Phuong Giang" w:date="2012-02-22T23:39:00Z">
                  <w:rPr>
                    <w:ins w:id="9864" w:author="Phuong Giang" w:date="2012-02-22T21:36:00Z"/>
                    <w:b/>
                    <w:bCs w:val="0"/>
                    <w:color w:val="800000"/>
                  </w:rPr>
                </w:rPrChange>
              </w:rPr>
              <w:pPrChange w:id="9865" w:author="Phuong Giang" w:date="2012-02-22T23:39:00Z">
                <w:pPr>
                  <w:pStyle w:val="TableCaption"/>
                  <w:jc w:val="center"/>
                  <w:cnfStyle w:val="101000000000" w:firstRow="1" w:lastRow="0" w:firstColumn="1" w:lastColumn="0" w:oddVBand="0" w:evenVBand="0" w:oddHBand="0" w:evenHBand="0" w:firstRowFirstColumn="0" w:firstRowLastColumn="0" w:lastRowFirstColumn="0" w:lastRowLastColumn="0"/>
                </w:pPr>
              </w:pPrChange>
            </w:pPr>
            <w:ins w:id="9866" w:author="Phuong Giang" w:date="2012-02-22T21:36:00Z">
              <w:r w:rsidRPr="009F25A3">
                <w:rPr>
                  <w:rFonts w:ascii="Tahoma" w:eastAsia="MS Mincho" w:hAnsi="Tahoma" w:cs="Arial"/>
                  <w:b w:val="0"/>
                  <w:snapToGrid w:val="0"/>
                  <w:color w:val="auto"/>
                  <w:sz w:val="20"/>
                  <w:szCs w:val="20"/>
                  <w:lang w:eastAsia="ja-JP"/>
                  <w:rPrChange w:id="9867" w:author="Phuong Giang" w:date="2012-02-22T23:39:00Z">
                    <w:rPr>
                      <w:b/>
                      <w:color w:val="800000"/>
                    </w:rPr>
                  </w:rPrChange>
                </w:rPr>
                <w:t>No</w:t>
              </w:r>
            </w:ins>
          </w:p>
        </w:tc>
        <w:tc>
          <w:tcPr>
            <w:tcW w:w="1378" w:type="dxa"/>
            <w:tcBorders>
              <w:top w:val="none" w:sz="0" w:space="0" w:color="auto"/>
              <w:left w:val="none" w:sz="0" w:space="0" w:color="auto"/>
              <w:bottom w:val="none" w:sz="0" w:space="0" w:color="auto"/>
              <w:right w:val="none" w:sz="0" w:space="0" w:color="auto"/>
            </w:tcBorders>
            <w:tcPrChange w:id="9868" w:author="Phuong Giang" w:date="2012-02-22T23:31:00Z">
              <w:tcPr>
                <w:tcW w:w="1378" w:type="dxa"/>
                <w:gridSpan w:val="3"/>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869" w:author="Phuong Giang" w:date="2012-02-22T21:36:00Z"/>
                <w:b w:val="0"/>
                <w:lang w:eastAsia="ja-JP"/>
                <w:rPrChange w:id="9870" w:author="Phuong Giang" w:date="2012-02-22T23:39:00Z">
                  <w:rPr>
                    <w:ins w:id="9871" w:author="Phuong Giang" w:date="2012-02-22T21:36:00Z"/>
                    <w:b/>
                    <w:bCs w:val="0"/>
                    <w:color w:val="800000"/>
                    <w:lang w:eastAsia="ja-JP"/>
                  </w:rPr>
                </w:rPrChange>
              </w:rPr>
              <w:pPrChange w:id="987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873" w:author="Phuong Giang" w:date="2012-02-22T21:36:00Z">
              <w:r w:rsidRPr="009F25A3">
                <w:rPr>
                  <w:rFonts w:ascii="Tahoma" w:eastAsia="MS Mincho" w:hAnsi="Tahoma" w:cs="Arial"/>
                  <w:b w:val="0"/>
                  <w:snapToGrid w:val="0"/>
                  <w:color w:val="auto"/>
                  <w:sz w:val="20"/>
                  <w:szCs w:val="20"/>
                  <w:lang w:eastAsia="ja-JP"/>
                  <w:rPrChange w:id="9874" w:author="Phuong Giang" w:date="2012-02-22T23:39:00Z">
                    <w:rPr>
                      <w:b/>
                      <w:color w:val="800000"/>
                      <w:lang w:eastAsia="ja-JP"/>
                    </w:rPr>
                  </w:rPrChange>
                </w:rPr>
                <w:t>Attribute</w:t>
              </w:r>
            </w:ins>
          </w:p>
        </w:tc>
        <w:tc>
          <w:tcPr>
            <w:tcW w:w="832" w:type="dxa"/>
            <w:tcBorders>
              <w:top w:val="none" w:sz="0" w:space="0" w:color="auto"/>
              <w:left w:val="none" w:sz="0" w:space="0" w:color="auto"/>
              <w:bottom w:val="none" w:sz="0" w:space="0" w:color="auto"/>
              <w:right w:val="none" w:sz="0" w:space="0" w:color="auto"/>
            </w:tcBorders>
            <w:tcPrChange w:id="9875" w:author="Phuong Giang" w:date="2012-02-22T23:31:00Z">
              <w:tcPr>
                <w:tcW w:w="83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876" w:author="Phuong Giang" w:date="2012-02-22T21:36:00Z"/>
                <w:b w:val="0"/>
                <w:lang w:eastAsia="ja-JP"/>
                <w:rPrChange w:id="9877" w:author="Phuong Giang" w:date="2012-02-22T23:39:00Z">
                  <w:rPr>
                    <w:ins w:id="9878" w:author="Phuong Giang" w:date="2012-02-22T21:36:00Z"/>
                    <w:b/>
                    <w:bCs w:val="0"/>
                    <w:color w:val="800000"/>
                    <w:lang w:eastAsia="ja-JP"/>
                  </w:rPr>
                </w:rPrChange>
              </w:rPr>
              <w:pPrChange w:id="987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880" w:author="Phuong Giang" w:date="2012-02-22T21:36:00Z">
              <w:r w:rsidRPr="009F25A3">
                <w:rPr>
                  <w:rFonts w:ascii="Tahoma" w:eastAsia="MS Mincho" w:hAnsi="Tahoma" w:cs="Arial"/>
                  <w:b w:val="0"/>
                  <w:snapToGrid w:val="0"/>
                  <w:color w:val="auto"/>
                  <w:sz w:val="20"/>
                  <w:szCs w:val="20"/>
                  <w:lang w:eastAsia="ja-JP"/>
                  <w:rPrChange w:id="9881" w:author="Phuong Giang" w:date="2012-02-22T23:39:00Z">
                    <w:rPr>
                      <w:b/>
                      <w:color w:val="800000"/>
                      <w:lang w:eastAsia="ja-JP"/>
                    </w:rPr>
                  </w:rPrChange>
                </w:rPr>
                <w:t>Type</w:t>
              </w:r>
            </w:ins>
          </w:p>
        </w:tc>
        <w:tc>
          <w:tcPr>
            <w:tcW w:w="1142" w:type="dxa"/>
            <w:tcBorders>
              <w:top w:val="none" w:sz="0" w:space="0" w:color="auto"/>
              <w:left w:val="none" w:sz="0" w:space="0" w:color="auto"/>
              <w:bottom w:val="none" w:sz="0" w:space="0" w:color="auto"/>
              <w:right w:val="none" w:sz="0" w:space="0" w:color="auto"/>
            </w:tcBorders>
            <w:tcPrChange w:id="9882" w:author="Phuong Giang" w:date="2012-02-22T23:31:00Z">
              <w:tcPr>
                <w:tcW w:w="114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883" w:author="Phuong Giang" w:date="2012-02-22T21:36:00Z"/>
                <w:b w:val="0"/>
                <w:lang w:eastAsia="ja-JP"/>
                <w:rPrChange w:id="9884" w:author="Phuong Giang" w:date="2012-02-22T23:39:00Z">
                  <w:rPr>
                    <w:ins w:id="9885" w:author="Phuong Giang" w:date="2012-02-22T21:36:00Z"/>
                    <w:b/>
                    <w:bCs w:val="0"/>
                    <w:color w:val="800000"/>
                    <w:lang w:eastAsia="ja-JP"/>
                  </w:rPr>
                </w:rPrChange>
              </w:rPr>
              <w:pPrChange w:id="988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887" w:author="Phuong Giang" w:date="2012-02-22T21:36:00Z">
              <w:r w:rsidRPr="009F25A3">
                <w:rPr>
                  <w:rFonts w:ascii="Tahoma" w:eastAsia="MS Mincho" w:hAnsi="Tahoma" w:cs="Arial"/>
                  <w:b w:val="0"/>
                  <w:snapToGrid w:val="0"/>
                  <w:color w:val="auto"/>
                  <w:sz w:val="20"/>
                  <w:szCs w:val="20"/>
                  <w:lang w:eastAsia="ja-JP"/>
                  <w:rPrChange w:id="9888" w:author="Phuong Giang" w:date="2012-02-22T23:39:00Z">
                    <w:rPr>
                      <w:b/>
                      <w:color w:val="800000"/>
                      <w:lang w:eastAsia="ja-JP"/>
                    </w:rPr>
                  </w:rPrChange>
                </w:rPr>
                <w:t>Default</w:t>
              </w:r>
            </w:ins>
          </w:p>
        </w:tc>
        <w:tc>
          <w:tcPr>
            <w:tcW w:w="952" w:type="dxa"/>
            <w:tcBorders>
              <w:top w:val="none" w:sz="0" w:space="0" w:color="auto"/>
              <w:left w:val="none" w:sz="0" w:space="0" w:color="auto"/>
              <w:bottom w:val="none" w:sz="0" w:space="0" w:color="auto"/>
              <w:right w:val="none" w:sz="0" w:space="0" w:color="auto"/>
            </w:tcBorders>
            <w:tcPrChange w:id="9889" w:author="Phuong Giang" w:date="2012-02-22T23:31:00Z">
              <w:tcPr>
                <w:tcW w:w="95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890" w:author="Phuong Giang" w:date="2012-02-22T21:36:00Z"/>
                <w:b w:val="0"/>
                <w:lang w:eastAsia="ja-JP"/>
                <w:rPrChange w:id="9891" w:author="Phuong Giang" w:date="2012-02-22T23:39:00Z">
                  <w:rPr>
                    <w:ins w:id="9892" w:author="Phuong Giang" w:date="2012-02-22T21:36:00Z"/>
                    <w:b/>
                    <w:bCs w:val="0"/>
                    <w:color w:val="800000"/>
                    <w:lang w:eastAsia="ja-JP"/>
                  </w:rPr>
                </w:rPrChange>
              </w:rPr>
              <w:pPrChange w:id="989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894" w:author="Phuong Giang" w:date="2012-02-22T21:36:00Z">
              <w:r w:rsidRPr="009F25A3">
                <w:rPr>
                  <w:rFonts w:ascii="Tahoma" w:eastAsia="MS Mincho" w:hAnsi="Tahoma" w:cs="Arial"/>
                  <w:b w:val="0"/>
                  <w:snapToGrid w:val="0"/>
                  <w:color w:val="auto"/>
                  <w:sz w:val="20"/>
                  <w:szCs w:val="20"/>
                  <w:lang w:eastAsia="ja-JP"/>
                  <w:rPrChange w:id="9895" w:author="Phuong Giang" w:date="2012-02-22T23:39:00Z">
                    <w:rPr>
                      <w:b/>
                      <w:color w:val="800000"/>
                      <w:lang w:eastAsia="ja-JP"/>
                    </w:rPr>
                  </w:rPrChange>
                </w:rPr>
                <w:t>Note</w:t>
              </w:r>
            </w:ins>
          </w:p>
        </w:tc>
        <w:tc>
          <w:tcPr>
            <w:tcW w:w="4702" w:type="dxa"/>
            <w:tcBorders>
              <w:top w:val="none" w:sz="0" w:space="0" w:color="auto"/>
              <w:left w:val="none" w:sz="0" w:space="0" w:color="auto"/>
              <w:bottom w:val="none" w:sz="0" w:space="0" w:color="auto"/>
              <w:right w:val="none" w:sz="0" w:space="0" w:color="auto"/>
            </w:tcBorders>
            <w:tcPrChange w:id="9896" w:author="Phuong Giang" w:date="2012-02-22T23:31:00Z">
              <w:tcPr>
                <w:tcW w:w="470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9897" w:author="Phuong Giang" w:date="2012-02-22T21:36:00Z"/>
                <w:b w:val="0"/>
                <w:lang w:eastAsia="ja-JP"/>
                <w:rPrChange w:id="9898" w:author="Phuong Giang" w:date="2012-02-22T23:39:00Z">
                  <w:rPr>
                    <w:ins w:id="9899" w:author="Phuong Giang" w:date="2012-02-22T21:36:00Z"/>
                    <w:b/>
                    <w:bCs w:val="0"/>
                    <w:color w:val="800000"/>
                    <w:lang w:eastAsia="ja-JP"/>
                  </w:rPr>
                </w:rPrChange>
              </w:rPr>
              <w:pPrChange w:id="990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9901" w:author="Phuong Giang" w:date="2012-02-22T21:36:00Z">
              <w:r w:rsidRPr="009F25A3">
                <w:rPr>
                  <w:rFonts w:ascii="Tahoma" w:eastAsia="MS Mincho" w:hAnsi="Tahoma" w:cs="Arial"/>
                  <w:b w:val="0"/>
                  <w:snapToGrid w:val="0"/>
                  <w:color w:val="auto"/>
                  <w:sz w:val="20"/>
                  <w:szCs w:val="20"/>
                  <w:lang w:eastAsia="ja-JP"/>
                  <w:rPrChange w:id="9902" w:author="Phuong Giang" w:date="2012-02-22T23:39:00Z">
                    <w:rPr>
                      <w:b/>
                      <w:color w:val="800000"/>
                      <w:lang w:eastAsia="ja-JP"/>
                    </w:rPr>
                  </w:rPrChange>
                </w:rPr>
                <w:t>Description</w:t>
              </w:r>
            </w:ins>
          </w:p>
        </w:tc>
      </w:tr>
      <w:tr w:rsidR="0095718C" w:rsidRPr="001340DE" w:rsidTr="00F77673">
        <w:tblPrEx>
          <w:tblPrExChange w:id="9903"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9904" w:author="Phuong Giang" w:date="2012-02-22T21:36:00Z"/>
          <w:trPrChange w:id="9905"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9906" w:author="Phuong Giang" w:date="2012-02-22T23:31:00Z">
              <w:tcPr>
                <w:tcW w:w="570" w:type="dxa"/>
              </w:tcPr>
            </w:tcPrChange>
          </w:tcPr>
          <w:p w:rsidR="0095718C" w:rsidRPr="001340DE" w:rsidRDefault="0095718C" w:rsidP="00995D66">
            <w:pPr>
              <w:pStyle w:val="comment"/>
              <w:ind w:left="0"/>
              <w:rPr>
                <w:ins w:id="9907" w:author="Phuong Giang" w:date="2012-02-22T21:36:00Z"/>
                <w:rFonts w:ascii="Times New Roman" w:hAnsi="Times New Roman" w:cs="Times New Roman"/>
                <w:i w:val="0"/>
                <w:color w:val="auto"/>
                <w:sz w:val="22"/>
                <w:szCs w:val="22"/>
                <w:rPrChange w:id="9908" w:author="Phuong Giang" w:date="2012-02-22T23:43:00Z">
                  <w:rPr>
                    <w:ins w:id="9909" w:author="Phuong Giang" w:date="2012-02-22T21:36:00Z"/>
                    <w:b w:val="0"/>
                    <w:bCs/>
                    <w:i w:val="0"/>
                    <w:color w:val="auto"/>
                    <w:sz w:val="18"/>
                    <w:szCs w:val="18"/>
                  </w:rPr>
                </w:rPrChange>
              </w:rPr>
            </w:pPr>
            <w:ins w:id="9910" w:author="Phuong Giang" w:date="2012-02-22T21:36:00Z">
              <w:r w:rsidRPr="001340DE">
                <w:rPr>
                  <w:rFonts w:ascii="Times New Roman" w:hAnsi="Times New Roman" w:cs="Times New Roman"/>
                  <w:i w:val="0"/>
                  <w:color w:val="auto"/>
                  <w:sz w:val="22"/>
                  <w:szCs w:val="22"/>
                  <w:rPrChange w:id="9911" w:author="Phuong Giang" w:date="2012-02-22T23:43:00Z">
                    <w:rPr>
                      <w:i w:val="0"/>
                      <w:color w:val="auto"/>
                      <w:sz w:val="18"/>
                      <w:szCs w:val="18"/>
                      <w:lang w:eastAsia="en-US"/>
                    </w:rPr>
                  </w:rPrChange>
                </w:rPr>
                <w:t>1</w:t>
              </w:r>
            </w:ins>
          </w:p>
        </w:tc>
        <w:tc>
          <w:tcPr>
            <w:tcW w:w="1378" w:type="dxa"/>
            <w:tcPrChange w:id="9912"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13" w:author="Phuong Giang" w:date="2012-02-22T21:36:00Z"/>
                <w:rFonts w:ascii="Times New Roman" w:hAnsi="Times New Roman" w:cs="Times New Roman"/>
                <w:i w:val="0"/>
                <w:color w:val="auto"/>
                <w:sz w:val="22"/>
                <w:szCs w:val="22"/>
                <w:rPrChange w:id="9914" w:author="Phuong Giang" w:date="2012-02-22T23:43:00Z">
                  <w:rPr>
                    <w:ins w:id="9915" w:author="Phuong Giang" w:date="2012-02-22T21:36:00Z"/>
                    <w:i w:val="0"/>
                    <w:color w:val="auto"/>
                    <w:sz w:val="18"/>
                    <w:szCs w:val="18"/>
                  </w:rPr>
                </w:rPrChange>
              </w:rPr>
            </w:pPr>
            <w:ins w:id="9916" w:author="Phuong Giang" w:date="2012-02-22T21:36:00Z">
              <w:r w:rsidRPr="001340DE">
                <w:rPr>
                  <w:rFonts w:ascii="Times New Roman" w:hAnsi="Times New Roman" w:cs="Times New Roman"/>
                  <w:i w:val="0"/>
                  <w:color w:val="auto"/>
                  <w:sz w:val="22"/>
                  <w:szCs w:val="22"/>
                  <w:rPrChange w:id="9917" w:author="Phuong Giang" w:date="2012-02-22T23:43:00Z">
                    <w:rPr>
                      <w:b/>
                      <w:bCs w:val="0"/>
                      <w:i w:val="0"/>
                      <w:color w:val="auto"/>
                      <w:sz w:val="18"/>
                      <w:szCs w:val="18"/>
                      <w:lang w:eastAsia="en-US"/>
                    </w:rPr>
                  </w:rPrChange>
                </w:rPr>
                <w:t>Content</w:t>
              </w:r>
            </w:ins>
          </w:p>
        </w:tc>
        <w:tc>
          <w:tcPr>
            <w:tcW w:w="832" w:type="dxa"/>
            <w:tcPrChange w:id="9918"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19" w:author="Phuong Giang" w:date="2012-02-22T21:36:00Z"/>
                <w:rFonts w:ascii="Times New Roman" w:hAnsi="Times New Roman" w:cs="Times New Roman"/>
                <w:i w:val="0"/>
                <w:color w:val="auto"/>
                <w:sz w:val="22"/>
                <w:szCs w:val="22"/>
                <w:rPrChange w:id="9920" w:author="Phuong Giang" w:date="2012-02-22T23:43:00Z">
                  <w:rPr>
                    <w:ins w:id="9921" w:author="Phuong Giang" w:date="2012-02-22T21:36:00Z"/>
                    <w:i w:val="0"/>
                    <w:color w:val="auto"/>
                    <w:sz w:val="18"/>
                    <w:szCs w:val="18"/>
                  </w:rPr>
                </w:rPrChange>
              </w:rPr>
            </w:pPr>
            <w:ins w:id="9922" w:author="Phuong Giang" w:date="2012-02-22T21:36:00Z">
              <w:r w:rsidRPr="001340DE">
                <w:rPr>
                  <w:rFonts w:ascii="Times New Roman" w:hAnsi="Times New Roman" w:cs="Times New Roman"/>
                  <w:i w:val="0"/>
                  <w:color w:val="auto"/>
                  <w:sz w:val="22"/>
                  <w:szCs w:val="22"/>
                  <w:rPrChange w:id="9923" w:author="Phuong Giang" w:date="2012-02-22T23:43:00Z">
                    <w:rPr>
                      <w:b/>
                      <w:bCs w:val="0"/>
                      <w:i w:val="0"/>
                      <w:color w:val="auto"/>
                      <w:sz w:val="18"/>
                      <w:szCs w:val="18"/>
                      <w:lang w:eastAsia="en-US"/>
                    </w:rPr>
                  </w:rPrChange>
                </w:rPr>
                <w:t>string</w:t>
              </w:r>
            </w:ins>
          </w:p>
        </w:tc>
        <w:tc>
          <w:tcPr>
            <w:tcW w:w="1142" w:type="dxa"/>
            <w:tcPrChange w:id="9924"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25" w:author="Phuong Giang" w:date="2012-02-22T21:36:00Z"/>
                <w:rFonts w:ascii="Times New Roman" w:hAnsi="Times New Roman" w:cs="Times New Roman"/>
                <w:i w:val="0"/>
                <w:color w:val="auto"/>
                <w:sz w:val="22"/>
                <w:szCs w:val="22"/>
                <w:rPrChange w:id="9926" w:author="Phuong Giang" w:date="2012-02-22T23:43:00Z">
                  <w:rPr>
                    <w:ins w:id="9927" w:author="Phuong Giang" w:date="2012-02-22T21:36:00Z"/>
                    <w:i w:val="0"/>
                    <w:color w:val="auto"/>
                    <w:sz w:val="18"/>
                    <w:szCs w:val="18"/>
                  </w:rPr>
                </w:rPrChange>
              </w:rPr>
            </w:pPr>
          </w:p>
        </w:tc>
        <w:tc>
          <w:tcPr>
            <w:tcW w:w="952" w:type="dxa"/>
            <w:tcPrChange w:id="9928"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29" w:author="Phuong Giang" w:date="2012-02-22T21:36:00Z"/>
                <w:rFonts w:ascii="Times New Roman" w:hAnsi="Times New Roman" w:cs="Times New Roman"/>
                <w:i w:val="0"/>
                <w:color w:val="auto"/>
                <w:sz w:val="22"/>
                <w:szCs w:val="22"/>
                <w:rPrChange w:id="9930" w:author="Phuong Giang" w:date="2012-02-22T23:43:00Z">
                  <w:rPr>
                    <w:ins w:id="9931" w:author="Phuong Giang" w:date="2012-02-22T21:36:00Z"/>
                    <w:i w:val="0"/>
                    <w:color w:val="auto"/>
                    <w:sz w:val="18"/>
                    <w:szCs w:val="18"/>
                  </w:rPr>
                </w:rPrChange>
              </w:rPr>
            </w:pPr>
            <w:ins w:id="9932" w:author="Phuong Giang" w:date="2012-02-22T21:36:00Z">
              <w:r w:rsidRPr="001340DE">
                <w:rPr>
                  <w:rFonts w:ascii="Times New Roman" w:hAnsi="Times New Roman" w:cs="Times New Roman"/>
                  <w:i w:val="0"/>
                  <w:color w:val="auto"/>
                  <w:sz w:val="22"/>
                  <w:szCs w:val="22"/>
                  <w:rPrChange w:id="9933" w:author="Phuong Giang" w:date="2012-02-22T23:43:00Z">
                    <w:rPr>
                      <w:b/>
                      <w:bCs w:val="0"/>
                      <w:i w:val="0"/>
                      <w:color w:val="auto"/>
                      <w:sz w:val="18"/>
                      <w:szCs w:val="18"/>
                      <w:lang w:eastAsia="en-US"/>
                    </w:rPr>
                  </w:rPrChange>
                </w:rPr>
                <w:t>Public</w:t>
              </w:r>
            </w:ins>
          </w:p>
        </w:tc>
        <w:tc>
          <w:tcPr>
            <w:tcW w:w="4702" w:type="dxa"/>
            <w:tcPrChange w:id="9934"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35" w:author="Phuong Giang" w:date="2012-02-22T21:36:00Z"/>
                <w:rFonts w:ascii="Times New Roman" w:hAnsi="Times New Roman" w:cs="Times New Roman"/>
                <w:i w:val="0"/>
                <w:color w:val="auto"/>
                <w:sz w:val="22"/>
                <w:szCs w:val="22"/>
                <w:rPrChange w:id="9936" w:author="Phuong Giang" w:date="2012-02-22T23:43:00Z">
                  <w:rPr>
                    <w:ins w:id="9937" w:author="Phuong Giang" w:date="2012-02-22T21:36:00Z"/>
                    <w:i w:val="0"/>
                    <w:color w:val="auto"/>
                    <w:sz w:val="18"/>
                    <w:szCs w:val="18"/>
                  </w:rPr>
                </w:rPrChange>
              </w:rPr>
            </w:pPr>
            <w:ins w:id="9938" w:author="Phuong Giang" w:date="2012-02-22T21:36:00Z">
              <w:r w:rsidRPr="001340DE">
                <w:rPr>
                  <w:rFonts w:ascii="Times New Roman" w:hAnsi="Times New Roman" w:cs="Times New Roman"/>
                  <w:i w:val="0"/>
                  <w:color w:val="auto"/>
                  <w:sz w:val="22"/>
                  <w:szCs w:val="22"/>
                  <w:rPrChange w:id="9939" w:author="Phuong Giang" w:date="2012-02-22T23:43:00Z">
                    <w:rPr>
                      <w:b/>
                      <w:bCs w:val="0"/>
                      <w:i w:val="0"/>
                      <w:color w:val="auto"/>
                      <w:sz w:val="18"/>
                      <w:szCs w:val="18"/>
                      <w:lang w:eastAsia="en-US"/>
                    </w:rPr>
                  </w:rPrChange>
                </w:rPr>
                <w:t>Get or set Teaching method content</w:t>
              </w:r>
            </w:ins>
          </w:p>
        </w:tc>
      </w:tr>
      <w:tr w:rsidR="0095718C" w:rsidRPr="001340DE" w:rsidTr="00F77673">
        <w:tblPrEx>
          <w:tblPrExChange w:id="9940"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9941" w:author="Phuong Giang" w:date="2012-02-22T21:36:00Z"/>
          <w:trPrChange w:id="9942"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9943" w:author="Phuong Giang" w:date="2012-02-22T23:31:00Z">
              <w:tcPr>
                <w:tcW w:w="570" w:type="dxa"/>
              </w:tcPr>
            </w:tcPrChange>
          </w:tcPr>
          <w:p w:rsidR="0095718C" w:rsidRPr="001340DE" w:rsidRDefault="0095718C" w:rsidP="00995D66">
            <w:pPr>
              <w:pStyle w:val="comment"/>
              <w:ind w:left="0"/>
              <w:rPr>
                <w:ins w:id="9944" w:author="Phuong Giang" w:date="2012-02-22T21:36:00Z"/>
                <w:rFonts w:ascii="Times New Roman" w:hAnsi="Times New Roman" w:cs="Times New Roman"/>
                <w:i w:val="0"/>
                <w:color w:val="auto"/>
                <w:sz w:val="22"/>
                <w:szCs w:val="22"/>
                <w:rPrChange w:id="9945" w:author="Phuong Giang" w:date="2012-02-22T23:43:00Z">
                  <w:rPr>
                    <w:ins w:id="9946" w:author="Phuong Giang" w:date="2012-02-22T21:36:00Z"/>
                    <w:b w:val="0"/>
                    <w:bCs/>
                    <w:i w:val="0"/>
                    <w:color w:val="auto"/>
                    <w:sz w:val="18"/>
                    <w:szCs w:val="18"/>
                  </w:rPr>
                </w:rPrChange>
              </w:rPr>
            </w:pPr>
            <w:ins w:id="9947" w:author="Phuong Giang" w:date="2012-02-22T21:36:00Z">
              <w:r w:rsidRPr="001340DE">
                <w:rPr>
                  <w:rFonts w:ascii="Times New Roman" w:hAnsi="Times New Roman" w:cs="Times New Roman"/>
                  <w:i w:val="0"/>
                  <w:color w:val="auto"/>
                  <w:sz w:val="22"/>
                  <w:szCs w:val="22"/>
                  <w:rPrChange w:id="9948" w:author="Phuong Giang" w:date="2012-02-22T23:43:00Z">
                    <w:rPr>
                      <w:i w:val="0"/>
                      <w:color w:val="auto"/>
                      <w:sz w:val="18"/>
                      <w:szCs w:val="18"/>
                      <w:lang w:eastAsia="en-US"/>
                    </w:rPr>
                  </w:rPrChange>
                </w:rPr>
                <w:lastRenderedPageBreak/>
                <w:t>2</w:t>
              </w:r>
            </w:ins>
          </w:p>
        </w:tc>
        <w:tc>
          <w:tcPr>
            <w:tcW w:w="1378" w:type="dxa"/>
            <w:tcPrChange w:id="9949"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50" w:author="Phuong Giang" w:date="2012-02-22T21:36:00Z"/>
                <w:rFonts w:ascii="Times New Roman" w:hAnsi="Times New Roman" w:cs="Times New Roman"/>
                <w:i w:val="0"/>
                <w:color w:val="auto"/>
                <w:sz w:val="22"/>
                <w:szCs w:val="22"/>
                <w:rPrChange w:id="9951" w:author="Phuong Giang" w:date="2012-02-22T23:43:00Z">
                  <w:rPr>
                    <w:ins w:id="9952" w:author="Phuong Giang" w:date="2012-02-22T21:36:00Z"/>
                    <w:i w:val="0"/>
                    <w:color w:val="auto"/>
                    <w:sz w:val="18"/>
                    <w:szCs w:val="18"/>
                  </w:rPr>
                </w:rPrChange>
              </w:rPr>
            </w:pPr>
            <w:ins w:id="9953" w:author="Phuong Giang" w:date="2012-02-22T21:36:00Z">
              <w:r w:rsidRPr="001340DE">
                <w:rPr>
                  <w:rFonts w:ascii="Times New Roman" w:hAnsi="Times New Roman" w:cs="Times New Roman"/>
                  <w:i w:val="0"/>
                  <w:color w:val="auto"/>
                  <w:sz w:val="22"/>
                  <w:szCs w:val="22"/>
                  <w:rPrChange w:id="9954" w:author="Phuong Giang" w:date="2012-02-22T23:43:00Z">
                    <w:rPr>
                      <w:b/>
                      <w:bCs w:val="0"/>
                      <w:i w:val="0"/>
                      <w:color w:val="auto"/>
                      <w:sz w:val="18"/>
                      <w:szCs w:val="18"/>
                      <w:lang w:eastAsia="en-US"/>
                    </w:rPr>
                  </w:rPrChange>
                </w:rPr>
                <w:t>Error</w:t>
              </w:r>
            </w:ins>
          </w:p>
        </w:tc>
        <w:tc>
          <w:tcPr>
            <w:tcW w:w="832" w:type="dxa"/>
            <w:tcPrChange w:id="9955"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56" w:author="Phuong Giang" w:date="2012-02-22T21:36:00Z"/>
                <w:rFonts w:ascii="Times New Roman" w:hAnsi="Times New Roman" w:cs="Times New Roman"/>
                <w:i w:val="0"/>
                <w:color w:val="auto"/>
                <w:sz w:val="22"/>
                <w:szCs w:val="22"/>
                <w:rPrChange w:id="9957" w:author="Phuong Giang" w:date="2012-02-22T23:43:00Z">
                  <w:rPr>
                    <w:ins w:id="9958" w:author="Phuong Giang" w:date="2012-02-22T21:36:00Z"/>
                    <w:i w:val="0"/>
                    <w:color w:val="auto"/>
                    <w:sz w:val="18"/>
                    <w:szCs w:val="18"/>
                  </w:rPr>
                </w:rPrChange>
              </w:rPr>
            </w:pPr>
            <w:ins w:id="9959" w:author="Phuong Giang" w:date="2012-02-22T21:36:00Z">
              <w:r w:rsidRPr="001340DE">
                <w:rPr>
                  <w:rFonts w:ascii="Times New Roman" w:hAnsi="Times New Roman" w:cs="Times New Roman"/>
                  <w:i w:val="0"/>
                  <w:color w:val="auto"/>
                  <w:sz w:val="22"/>
                  <w:szCs w:val="22"/>
                  <w:rPrChange w:id="9960" w:author="Phuong Giang" w:date="2012-02-22T23:43:00Z">
                    <w:rPr>
                      <w:b/>
                      <w:bCs w:val="0"/>
                      <w:i w:val="0"/>
                      <w:color w:val="auto"/>
                      <w:sz w:val="18"/>
                      <w:szCs w:val="18"/>
                      <w:lang w:eastAsia="en-US"/>
                    </w:rPr>
                  </w:rPrChange>
                </w:rPr>
                <w:t>string</w:t>
              </w:r>
            </w:ins>
          </w:p>
        </w:tc>
        <w:tc>
          <w:tcPr>
            <w:tcW w:w="1142" w:type="dxa"/>
            <w:tcPrChange w:id="9961"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62" w:author="Phuong Giang" w:date="2012-02-22T21:36:00Z"/>
                <w:rFonts w:ascii="Times New Roman" w:hAnsi="Times New Roman" w:cs="Times New Roman"/>
                <w:i w:val="0"/>
                <w:color w:val="auto"/>
                <w:sz w:val="22"/>
                <w:szCs w:val="22"/>
                <w:rPrChange w:id="9963" w:author="Phuong Giang" w:date="2012-02-22T23:43:00Z">
                  <w:rPr>
                    <w:ins w:id="9964" w:author="Phuong Giang" w:date="2012-02-22T21:36:00Z"/>
                    <w:i w:val="0"/>
                    <w:color w:val="auto"/>
                    <w:sz w:val="18"/>
                    <w:szCs w:val="18"/>
                  </w:rPr>
                </w:rPrChange>
              </w:rPr>
            </w:pPr>
          </w:p>
        </w:tc>
        <w:tc>
          <w:tcPr>
            <w:tcW w:w="952" w:type="dxa"/>
            <w:tcPrChange w:id="9965"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66" w:author="Phuong Giang" w:date="2012-02-22T21:36:00Z"/>
                <w:rFonts w:ascii="Times New Roman" w:hAnsi="Times New Roman" w:cs="Times New Roman"/>
                <w:i w:val="0"/>
                <w:color w:val="auto"/>
                <w:sz w:val="22"/>
                <w:szCs w:val="22"/>
                <w:rPrChange w:id="9967" w:author="Phuong Giang" w:date="2012-02-22T23:43:00Z">
                  <w:rPr>
                    <w:ins w:id="9968" w:author="Phuong Giang" w:date="2012-02-22T21:36:00Z"/>
                    <w:i w:val="0"/>
                    <w:color w:val="auto"/>
                    <w:sz w:val="18"/>
                    <w:szCs w:val="18"/>
                  </w:rPr>
                </w:rPrChange>
              </w:rPr>
            </w:pPr>
            <w:ins w:id="9969" w:author="Phuong Giang" w:date="2012-02-22T21:36:00Z">
              <w:r w:rsidRPr="001340DE">
                <w:rPr>
                  <w:rFonts w:ascii="Times New Roman" w:hAnsi="Times New Roman" w:cs="Times New Roman"/>
                  <w:i w:val="0"/>
                  <w:color w:val="auto"/>
                  <w:sz w:val="22"/>
                  <w:szCs w:val="22"/>
                  <w:rPrChange w:id="9970" w:author="Phuong Giang" w:date="2012-02-22T23:43:00Z">
                    <w:rPr>
                      <w:b/>
                      <w:bCs w:val="0"/>
                      <w:i w:val="0"/>
                      <w:color w:val="auto"/>
                      <w:sz w:val="18"/>
                      <w:szCs w:val="18"/>
                      <w:lang w:eastAsia="en-US"/>
                    </w:rPr>
                  </w:rPrChange>
                </w:rPr>
                <w:t>Public</w:t>
              </w:r>
            </w:ins>
          </w:p>
        </w:tc>
        <w:tc>
          <w:tcPr>
            <w:tcW w:w="4702" w:type="dxa"/>
            <w:tcPrChange w:id="9971"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72" w:author="Phuong Giang" w:date="2012-02-22T21:36:00Z"/>
                <w:rFonts w:ascii="Times New Roman" w:hAnsi="Times New Roman" w:cs="Times New Roman"/>
                <w:i w:val="0"/>
                <w:color w:val="auto"/>
                <w:sz w:val="22"/>
                <w:szCs w:val="22"/>
                <w:rPrChange w:id="9973" w:author="Phuong Giang" w:date="2012-02-22T23:43:00Z">
                  <w:rPr>
                    <w:ins w:id="9974" w:author="Phuong Giang" w:date="2012-02-22T21:36:00Z"/>
                    <w:i w:val="0"/>
                    <w:color w:val="auto"/>
                    <w:sz w:val="18"/>
                    <w:szCs w:val="18"/>
                  </w:rPr>
                </w:rPrChange>
              </w:rPr>
            </w:pPr>
            <w:ins w:id="9975" w:author="Phuong Giang" w:date="2012-02-22T21:36:00Z">
              <w:r w:rsidRPr="001340DE">
                <w:rPr>
                  <w:rFonts w:ascii="Times New Roman" w:hAnsi="Times New Roman" w:cs="Times New Roman"/>
                  <w:i w:val="0"/>
                  <w:color w:val="auto"/>
                  <w:sz w:val="22"/>
                  <w:szCs w:val="22"/>
                  <w:rPrChange w:id="9976" w:author="Phuong Giang" w:date="2012-02-22T23:43:00Z">
                    <w:rPr>
                      <w:b/>
                      <w:bCs w:val="0"/>
                      <w:i w:val="0"/>
                      <w:color w:val="auto"/>
                      <w:sz w:val="18"/>
                      <w:szCs w:val="18"/>
                      <w:lang w:eastAsia="en-US"/>
                    </w:rPr>
                  </w:rPrChange>
                </w:rPr>
                <w:t>Gets an error message indicating what is wrong with this object</w:t>
              </w:r>
            </w:ins>
          </w:p>
        </w:tc>
      </w:tr>
      <w:tr w:rsidR="0095718C" w:rsidRPr="001340DE" w:rsidTr="00F77673">
        <w:tblPrEx>
          <w:tblPrExChange w:id="9977"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9978" w:author="Phuong Giang" w:date="2012-02-22T21:36:00Z"/>
          <w:trPrChange w:id="9979"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9980" w:author="Phuong Giang" w:date="2012-02-22T23:31:00Z">
              <w:tcPr>
                <w:tcW w:w="570" w:type="dxa"/>
              </w:tcPr>
            </w:tcPrChange>
          </w:tcPr>
          <w:p w:rsidR="0095718C" w:rsidRPr="001340DE" w:rsidRDefault="0095718C" w:rsidP="00995D66">
            <w:pPr>
              <w:pStyle w:val="comment"/>
              <w:ind w:left="0"/>
              <w:rPr>
                <w:ins w:id="9981" w:author="Phuong Giang" w:date="2012-02-22T21:36:00Z"/>
                <w:rFonts w:ascii="Times New Roman" w:hAnsi="Times New Roman" w:cs="Times New Roman"/>
                <w:i w:val="0"/>
                <w:color w:val="auto"/>
                <w:sz w:val="22"/>
                <w:szCs w:val="22"/>
                <w:rPrChange w:id="9982" w:author="Phuong Giang" w:date="2012-02-22T23:43:00Z">
                  <w:rPr>
                    <w:ins w:id="9983" w:author="Phuong Giang" w:date="2012-02-22T21:36:00Z"/>
                    <w:b w:val="0"/>
                    <w:bCs/>
                    <w:i w:val="0"/>
                    <w:color w:val="auto"/>
                    <w:sz w:val="18"/>
                    <w:szCs w:val="18"/>
                  </w:rPr>
                </w:rPrChange>
              </w:rPr>
            </w:pPr>
            <w:ins w:id="9984" w:author="Phuong Giang" w:date="2012-02-22T21:36:00Z">
              <w:r w:rsidRPr="001340DE">
                <w:rPr>
                  <w:rFonts w:ascii="Times New Roman" w:hAnsi="Times New Roman" w:cs="Times New Roman"/>
                  <w:i w:val="0"/>
                  <w:color w:val="auto"/>
                  <w:sz w:val="22"/>
                  <w:szCs w:val="22"/>
                  <w:rPrChange w:id="9985" w:author="Phuong Giang" w:date="2012-02-22T23:43:00Z">
                    <w:rPr>
                      <w:i w:val="0"/>
                      <w:color w:val="auto"/>
                      <w:sz w:val="18"/>
                      <w:szCs w:val="18"/>
                      <w:lang w:eastAsia="en-US"/>
                    </w:rPr>
                  </w:rPrChange>
                </w:rPr>
                <w:t>3</w:t>
              </w:r>
            </w:ins>
          </w:p>
        </w:tc>
        <w:tc>
          <w:tcPr>
            <w:tcW w:w="1378" w:type="dxa"/>
            <w:tcPrChange w:id="9986"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87" w:author="Phuong Giang" w:date="2012-02-22T21:36:00Z"/>
                <w:rFonts w:ascii="Times New Roman" w:hAnsi="Times New Roman" w:cs="Times New Roman"/>
                <w:i w:val="0"/>
                <w:color w:val="auto"/>
                <w:sz w:val="22"/>
                <w:szCs w:val="22"/>
                <w:rPrChange w:id="9988" w:author="Phuong Giang" w:date="2012-02-22T23:43:00Z">
                  <w:rPr>
                    <w:ins w:id="9989" w:author="Phuong Giang" w:date="2012-02-22T21:36:00Z"/>
                    <w:i w:val="0"/>
                    <w:color w:val="auto"/>
                    <w:sz w:val="18"/>
                    <w:szCs w:val="18"/>
                  </w:rPr>
                </w:rPrChange>
              </w:rPr>
            </w:pPr>
            <w:ins w:id="9990" w:author="Phuong Giang" w:date="2012-02-22T21:36:00Z">
              <w:r w:rsidRPr="001340DE">
                <w:rPr>
                  <w:rFonts w:ascii="Times New Roman" w:hAnsi="Times New Roman" w:cs="Times New Roman"/>
                  <w:i w:val="0"/>
                  <w:color w:val="auto"/>
                  <w:sz w:val="22"/>
                  <w:szCs w:val="22"/>
                  <w:rPrChange w:id="9991" w:author="Phuong Giang" w:date="2012-02-22T23:43:00Z">
                    <w:rPr>
                      <w:b/>
                      <w:bCs w:val="0"/>
                      <w:i w:val="0"/>
                      <w:color w:val="auto"/>
                      <w:sz w:val="18"/>
                      <w:szCs w:val="18"/>
                      <w:lang w:eastAsia="en-US"/>
                    </w:rPr>
                  </w:rPrChange>
                </w:rPr>
                <w:t>ID</w:t>
              </w:r>
            </w:ins>
          </w:p>
        </w:tc>
        <w:tc>
          <w:tcPr>
            <w:tcW w:w="832" w:type="dxa"/>
            <w:tcPrChange w:id="9992"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93" w:author="Phuong Giang" w:date="2012-02-22T21:36:00Z"/>
                <w:rFonts w:ascii="Times New Roman" w:hAnsi="Times New Roman" w:cs="Times New Roman"/>
                <w:i w:val="0"/>
                <w:color w:val="auto"/>
                <w:sz w:val="22"/>
                <w:szCs w:val="22"/>
                <w:rPrChange w:id="9994" w:author="Phuong Giang" w:date="2012-02-22T23:43:00Z">
                  <w:rPr>
                    <w:ins w:id="9995" w:author="Phuong Giang" w:date="2012-02-22T21:36:00Z"/>
                    <w:i w:val="0"/>
                    <w:color w:val="auto"/>
                    <w:sz w:val="18"/>
                    <w:szCs w:val="18"/>
                  </w:rPr>
                </w:rPrChange>
              </w:rPr>
            </w:pPr>
            <w:ins w:id="9996" w:author="Phuong Giang" w:date="2012-02-22T21:36:00Z">
              <w:r w:rsidRPr="001340DE">
                <w:rPr>
                  <w:rFonts w:ascii="Times New Roman" w:hAnsi="Times New Roman" w:cs="Times New Roman"/>
                  <w:i w:val="0"/>
                  <w:color w:val="auto"/>
                  <w:sz w:val="22"/>
                  <w:szCs w:val="22"/>
                  <w:rPrChange w:id="9997" w:author="Phuong Giang" w:date="2012-02-22T23:43:00Z">
                    <w:rPr>
                      <w:b/>
                      <w:bCs w:val="0"/>
                      <w:i w:val="0"/>
                      <w:color w:val="auto"/>
                      <w:sz w:val="18"/>
                      <w:szCs w:val="18"/>
                      <w:lang w:eastAsia="en-US"/>
                    </w:rPr>
                  </w:rPrChange>
                </w:rPr>
                <w:t>string</w:t>
              </w:r>
            </w:ins>
          </w:p>
        </w:tc>
        <w:tc>
          <w:tcPr>
            <w:tcW w:w="1142" w:type="dxa"/>
            <w:tcPrChange w:id="9998"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9999" w:author="Phuong Giang" w:date="2012-02-22T21:36:00Z"/>
                <w:rFonts w:ascii="Times New Roman" w:hAnsi="Times New Roman" w:cs="Times New Roman"/>
                <w:i w:val="0"/>
                <w:color w:val="auto"/>
                <w:sz w:val="22"/>
                <w:szCs w:val="22"/>
                <w:rPrChange w:id="10000" w:author="Phuong Giang" w:date="2012-02-22T23:43:00Z">
                  <w:rPr>
                    <w:ins w:id="10001" w:author="Phuong Giang" w:date="2012-02-22T21:36:00Z"/>
                    <w:i w:val="0"/>
                    <w:color w:val="auto"/>
                    <w:sz w:val="18"/>
                    <w:szCs w:val="18"/>
                  </w:rPr>
                </w:rPrChange>
              </w:rPr>
            </w:pPr>
          </w:p>
        </w:tc>
        <w:tc>
          <w:tcPr>
            <w:tcW w:w="952" w:type="dxa"/>
            <w:tcPrChange w:id="10002"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03" w:author="Phuong Giang" w:date="2012-02-22T21:36:00Z"/>
                <w:rFonts w:ascii="Times New Roman" w:hAnsi="Times New Roman" w:cs="Times New Roman"/>
                <w:i w:val="0"/>
                <w:color w:val="auto"/>
                <w:sz w:val="22"/>
                <w:szCs w:val="22"/>
                <w:rPrChange w:id="10004" w:author="Phuong Giang" w:date="2012-02-22T23:43:00Z">
                  <w:rPr>
                    <w:ins w:id="10005" w:author="Phuong Giang" w:date="2012-02-22T21:36:00Z"/>
                    <w:i w:val="0"/>
                    <w:color w:val="auto"/>
                    <w:sz w:val="18"/>
                    <w:szCs w:val="18"/>
                  </w:rPr>
                </w:rPrChange>
              </w:rPr>
            </w:pPr>
            <w:ins w:id="10006" w:author="Phuong Giang" w:date="2012-02-22T21:36:00Z">
              <w:r w:rsidRPr="001340DE">
                <w:rPr>
                  <w:rFonts w:ascii="Times New Roman" w:hAnsi="Times New Roman" w:cs="Times New Roman"/>
                  <w:i w:val="0"/>
                  <w:color w:val="auto"/>
                  <w:sz w:val="22"/>
                  <w:szCs w:val="22"/>
                  <w:rPrChange w:id="10007" w:author="Phuong Giang" w:date="2012-02-22T23:43:00Z">
                    <w:rPr>
                      <w:b/>
                      <w:bCs w:val="0"/>
                      <w:i w:val="0"/>
                      <w:color w:val="auto"/>
                      <w:sz w:val="18"/>
                      <w:szCs w:val="18"/>
                      <w:lang w:eastAsia="en-US"/>
                    </w:rPr>
                  </w:rPrChange>
                </w:rPr>
                <w:t>public</w:t>
              </w:r>
            </w:ins>
          </w:p>
        </w:tc>
        <w:tc>
          <w:tcPr>
            <w:tcW w:w="4702" w:type="dxa"/>
            <w:tcPrChange w:id="10008"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09" w:author="Phuong Giang" w:date="2012-02-22T21:36:00Z"/>
                <w:rFonts w:ascii="Times New Roman" w:hAnsi="Times New Roman" w:cs="Times New Roman"/>
                <w:i w:val="0"/>
                <w:color w:val="auto"/>
                <w:sz w:val="22"/>
                <w:szCs w:val="22"/>
                <w:rPrChange w:id="10010" w:author="Phuong Giang" w:date="2012-02-22T23:43:00Z">
                  <w:rPr>
                    <w:ins w:id="10011" w:author="Phuong Giang" w:date="2012-02-22T21:36:00Z"/>
                    <w:i w:val="0"/>
                    <w:color w:val="auto"/>
                    <w:sz w:val="18"/>
                    <w:szCs w:val="18"/>
                  </w:rPr>
                </w:rPrChange>
              </w:rPr>
            </w:pPr>
            <w:ins w:id="10012" w:author="Phuong Giang" w:date="2012-02-22T21:36:00Z">
              <w:r w:rsidRPr="001340DE">
                <w:rPr>
                  <w:rFonts w:ascii="Times New Roman" w:hAnsi="Times New Roman" w:cs="Times New Roman"/>
                  <w:i w:val="0"/>
                  <w:color w:val="auto"/>
                  <w:sz w:val="22"/>
                  <w:szCs w:val="22"/>
                  <w:rPrChange w:id="10013" w:author="Phuong Giang" w:date="2012-02-22T23:43:00Z">
                    <w:rPr>
                      <w:b/>
                      <w:bCs w:val="0"/>
                      <w:i w:val="0"/>
                      <w:color w:val="auto"/>
                      <w:sz w:val="18"/>
                      <w:szCs w:val="18"/>
                      <w:lang w:eastAsia="en-US"/>
                    </w:rPr>
                  </w:rPrChange>
                </w:rPr>
                <w:t>Get Teaching method ID</w:t>
              </w:r>
            </w:ins>
          </w:p>
        </w:tc>
      </w:tr>
      <w:tr w:rsidR="0095718C" w:rsidRPr="001340DE" w:rsidTr="00F77673">
        <w:tblPrEx>
          <w:tblPrExChange w:id="10014"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015" w:author="Phuong Giang" w:date="2012-02-22T21:36:00Z"/>
          <w:trPrChange w:id="10016"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10017" w:author="Phuong Giang" w:date="2012-02-22T23:31:00Z">
              <w:tcPr>
                <w:tcW w:w="570" w:type="dxa"/>
              </w:tcPr>
            </w:tcPrChange>
          </w:tcPr>
          <w:p w:rsidR="0095718C" w:rsidRPr="001340DE" w:rsidRDefault="0095718C" w:rsidP="00995D66">
            <w:pPr>
              <w:pStyle w:val="comment"/>
              <w:ind w:left="0"/>
              <w:rPr>
                <w:ins w:id="10018" w:author="Phuong Giang" w:date="2012-02-22T21:36:00Z"/>
                <w:rFonts w:ascii="Times New Roman" w:hAnsi="Times New Roman" w:cs="Times New Roman"/>
                <w:i w:val="0"/>
                <w:color w:val="auto"/>
                <w:sz w:val="22"/>
                <w:szCs w:val="22"/>
                <w:rPrChange w:id="10019" w:author="Phuong Giang" w:date="2012-02-22T23:43:00Z">
                  <w:rPr>
                    <w:ins w:id="10020" w:author="Phuong Giang" w:date="2012-02-22T21:36:00Z"/>
                    <w:b w:val="0"/>
                    <w:bCs/>
                    <w:i w:val="0"/>
                    <w:color w:val="auto"/>
                    <w:sz w:val="18"/>
                    <w:szCs w:val="18"/>
                  </w:rPr>
                </w:rPrChange>
              </w:rPr>
            </w:pPr>
            <w:ins w:id="10021" w:author="Phuong Giang" w:date="2012-02-22T21:36:00Z">
              <w:r w:rsidRPr="001340DE">
                <w:rPr>
                  <w:rFonts w:ascii="Times New Roman" w:hAnsi="Times New Roman" w:cs="Times New Roman"/>
                  <w:i w:val="0"/>
                  <w:color w:val="auto"/>
                  <w:sz w:val="22"/>
                  <w:szCs w:val="22"/>
                  <w:rPrChange w:id="10022" w:author="Phuong Giang" w:date="2012-02-22T23:43:00Z">
                    <w:rPr>
                      <w:i w:val="0"/>
                      <w:color w:val="auto"/>
                      <w:sz w:val="18"/>
                      <w:szCs w:val="18"/>
                      <w:lang w:eastAsia="en-US"/>
                    </w:rPr>
                  </w:rPrChange>
                </w:rPr>
                <w:t>4</w:t>
              </w:r>
            </w:ins>
          </w:p>
        </w:tc>
        <w:tc>
          <w:tcPr>
            <w:tcW w:w="1378" w:type="dxa"/>
            <w:tcPrChange w:id="10023"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24" w:author="Phuong Giang" w:date="2012-02-22T21:36:00Z"/>
                <w:rFonts w:ascii="Times New Roman" w:hAnsi="Times New Roman" w:cs="Times New Roman"/>
                <w:i w:val="0"/>
                <w:color w:val="auto"/>
                <w:sz w:val="22"/>
                <w:szCs w:val="22"/>
                <w:rPrChange w:id="10025" w:author="Phuong Giang" w:date="2012-02-22T23:43:00Z">
                  <w:rPr>
                    <w:ins w:id="10026" w:author="Phuong Giang" w:date="2012-02-22T21:36:00Z"/>
                    <w:i w:val="0"/>
                    <w:color w:val="auto"/>
                    <w:sz w:val="18"/>
                    <w:szCs w:val="18"/>
                  </w:rPr>
                </w:rPrChange>
              </w:rPr>
            </w:pPr>
            <w:ins w:id="10027" w:author="Phuong Giang" w:date="2012-02-22T21:36:00Z">
              <w:r w:rsidRPr="001340DE">
                <w:rPr>
                  <w:rFonts w:ascii="Times New Roman" w:hAnsi="Times New Roman" w:cs="Times New Roman"/>
                  <w:i w:val="0"/>
                  <w:color w:val="auto"/>
                  <w:sz w:val="22"/>
                  <w:szCs w:val="22"/>
                  <w:rPrChange w:id="10028" w:author="Phuong Giang" w:date="2012-02-22T23:43:00Z">
                    <w:rPr>
                      <w:b/>
                      <w:bCs w:val="0"/>
                      <w:i w:val="0"/>
                      <w:color w:val="auto"/>
                      <w:sz w:val="18"/>
                      <w:szCs w:val="18"/>
                      <w:lang w:eastAsia="en-US"/>
                    </w:rPr>
                  </w:rPrChange>
                </w:rPr>
                <w:t>Name</w:t>
              </w:r>
            </w:ins>
          </w:p>
        </w:tc>
        <w:tc>
          <w:tcPr>
            <w:tcW w:w="832" w:type="dxa"/>
            <w:tcPrChange w:id="10029"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30" w:author="Phuong Giang" w:date="2012-02-22T21:36:00Z"/>
                <w:rFonts w:ascii="Times New Roman" w:hAnsi="Times New Roman" w:cs="Times New Roman"/>
                <w:i w:val="0"/>
                <w:color w:val="auto"/>
                <w:sz w:val="22"/>
                <w:szCs w:val="22"/>
                <w:rPrChange w:id="10031" w:author="Phuong Giang" w:date="2012-02-22T23:43:00Z">
                  <w:rPr>
                    <w:ins w:id="10032" w:author="Phuong Giang" w:date="2012-02-22T21:36:00Z"/>
                    <w:i w:val="0"/>
                    <w:color w:val="auto"/>
                    <w:sz w:val="18"/>
                    <w:szCs w:val="18"/>
                  </w:rPr>
                </w:rPrChange>
              </w:rPr>
            </w:pPr>
            <w:ins w:id="10033" w:author="Phuong Giang" w:date="2012-02-22T21:36:00Z">
              <w:r w:rsidRPr="001340DE">
                <w:rPr>
                  <w:rFonts w:ascii="Times New Roman" w:hAnsi="Times New Roman" w:cs="Times New Roman"/>
                  <w:i w:val="0"/>
                  <w:color w:val="auto"/>
                  <w:sz w:val="22"/>
                  <w:szCs w:val="22"/>
                  <w:rPrChange w:id="10034" w:author="Phuong Giang" w:date="2012-02-22T23:43:00Z">
                    <w:rPr>
                      <w:b/>
                      <w:bCs w:val="0"/>
                      <w:i w:val="0"/>
                      <w:color w:val="auto"/>
                      <w:sz w:val="18"/>
                      <w:szCs w:val="18"/>
                      <w:lang w:eastAsia="en-US"/>
                    </w:rPr>
                  </w:rPrChange>
                </w:rPr>
                <w:t>string</w:t>
              </w:r>
            </w:ins>
          </w:p>
        </w:tc>
        <w:tc>
          <w:tcPr>
            <w:tcW w:w="1142" w:type="dxa"/>
            <w:tcPrChange w:id="10035"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36" w:author="Phuong Giang" w:date="2012-02-22T21:36:00Z"/>
                <w:rFonts w:ascii="Times New Roman" w:hAnsi="Times New Roman" w:cs="Times New Roman"/>
                <w:i w:val="0"/>
                <w:color w:val="auto"/>
                <w:sz w:val="22"/>
                <w:szCs w:val="22"/>
                <w:rPrChange w:id="10037" w:author="Phuong Giang" w:date="2012-02-22T23:43:00Z">
                  <w:rPr>
                    <w:ins w:id="10038" w:author="Phuong Giang" w:date="2012-02-22T21:36:00Z"/>
                    <w:i w:val="0"/>
                    <w:color w:val="auto"/>
                    <w:sz w:val="18"/>
                    <w:szCs w:val="18"/>
                  </w:rPr>
                </w:rPrChange>
              </w:rPr>
            </w:pPr>
          </w:p>
        </w:tc>
        <w:tc>
          <w:tcPr>
            <w:tcW w:w="952" w:type="dxa"/>
            <w:tcPrChange w:id="10039"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40" w:author="Phuong Giang" w:date="2012-02-22T21:36:00Z"/>
                <w:rFonts w:ascii="Times New Roman" w:hAnsi="Times New Roman" w:cs="Times New Roman"/>
                <w:i w:val="0"/>
                <w:color w:val="auto"/>
                <w:sz w:val="22"/>
                <w:szCs w:val="22"/>
                <w:rPrChange w:id="10041" w:author="Phuong Giang" w:date="2012-02-22T23:43:00Z">
                  <w:rPr>
                    <w:ins w:id="10042" w:author="Phuong Giang" w:date="2012-02-22T21:36:00Z"/>
                    <w:i w:val="0"/>
                    <w:color w:val="auto"/>
                    <w:sz w:val="18"/>
                    <w:szCs w:val="18"/>
                  </w:rPr>
                </w:rPrChange>
              </w:rPr>
            </w:pPr>
            <w:ins w:id="10043" w:author="Phuong Giang" w:date="2012-02-22T21:36:00Z">
              <w:r w:rsidRPr="001340DE">
                <w:rPr>
                  <w:rFonts w:ascii="Times New Roman" w:hAnsi="Times New Roman" w:cs="Times New Roman"/>
                  <w:i w:val="0"/>
                  <w:color w:val="auto"/>
                  <w:sz w:val="22"/>
                  <w:szCs w:val="22"/>
                  <w:rPrChange w:id="10044" w:author="Phuong Giang" w:date="2012-02-22T23:43:00Z">
                    <w:rPr>
                      <w:b/>
                      <w:bCs w:val="0"/>
                      <w:i w:val="0"/>
                      <w:color w:val="auto"/>
                      <w:sz w:val="18"/>
                      <w:szCs w:val="18"/>
                      <w:lang w:eastAsia="en-US"/>
                    </w:rPr>
                  </w:rPrChange>
                </w:rPr>
                <w:t>public</w:t>
              </w:r>
            </w:ins>
          </w:p>
        </w:tc>
        <w:tc>
          <w:tcPr>
            <w:tcW w:w="4702" w:type="dxa"/>
            <w:tcPrChange w:id="10045"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46" w:author="Phuong Giang" w:date="2012-02-22T21:36:00Z"/>
                <w:rFonts w:ascii="Times New Roman" w:hAnsi="Times New Roman" w:cs="Times New Roman"/>
                <w:i w:val="0"/>
                <w:color w:val="auto"/>
                <w:sz w:val="22"/>
                <w:szCs w:val="22"/>
                <w:rPrChange w:id="10047" w:author="Phuong Giang" w:date="2012-02-22T23:43:00Z">
                  <w:rPr>
                    <w:ins w:id="10048" w:author="Phuong Giang" w:date="2012-02-22T21:36:00Z"/>
                    <w:i w:val="0"/>
                    <w:color w:val="auto"/>
                    <w:sz w:val="18"/>
                    <w:szCs w:val="18"/>
                  </w:rPr>
                </w:rPrChange>
              </w:rPr>
            </w:pPr>
            <w:ins w:id="10049" w:author="Phuong Giang" w:date="2012-02-22T21:36:00Z">
              <w:r w:rsidRPr="001340DE">
                <w:rPr>
                  <w:rFonts w:ascii="Times New Roman" w:hAnsi="Times New Roman" w:cs="Times New Roman"/>
                  <w:i w:val="0"/>
                  <w:color w:val="auto"/>
                  <w:sz w:val="22"/>
                  <w:szCs w:val="22"/>
                  <w:rPrChange w:id="10050" w:author="Phuong Giang" w:date="2012-02-22T23:43:00Z">
                    <w:rPr>
                      <w:b/>
                      <w:bCs w:val="0"/>
                      <w:i w:val="0"/>
                      <w:color w:val="auto"/>
                      <w:sz w:val="18"/>
                      <w:szCs w:val="18"/>
                      <w:lang w:eastAsia="en-US"/>
                    </w:rPr>
                  </w:rPrChange>
                </w:rPr>
                <w:t>Get or set teaching method name</w:t>
              </w:r>
            </w:ins>
          </w:p>
        </w:tc>
      </w:tr>
      <w:tr w:rsidR="0095718C" w:rsidRPr="001340DE" w:rsidTr="00F77673">
        <w:tblPrEx>
          <w:tblPrExChange w:id="10051"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052" w:author="Phuong Giang" w:date="2012-02-22T21:36:00Z"/>
          <w:trPrChange w:id="10053"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10054" w:author="Phuong Giang" w:date="2012-02-22T23:31:00Z">
              <w:tcPr>
                <w:tcW w:w="570" w:type="dxa"/>
              </w:tcPr>
            </w:tcPrChange>
          </w:tcPr>
          <w:p w:rsidR="0095718C" w:rsidRPr="001340DE" w:rsidRDefault="0095718C" w:rsidP="00995D66">
            <w:pPr>
              <w:pStyle w:val="comment"/>
              <w:ind w:left="0"/>
              <w:rPr>
                <w:ins w:id="10055" w:author="Phuong Giang" w:date="2012-02-22T21:36:00Z"/>
                <w:rFonts w:ascii="Times New Roman" w:hAnsi="Times New Roman" w:cs="Times New Roman"/>
                <w:i w:val="0"/>
                <w:color w:val="auto"/>
                <w:sz w:val="22"/>
                <w:szCs w:val="22"/>
                <w:rPrChange w:id="10056" w:author="Phuong Giang" w:date="2012-02-22T23:43:00Z">
                  <w:rPr>
                    <w:ins w:id="10057" w:author="Phuong Giang" w:date="2012-02-22T21:36:00Z"/>
                    <w:b w:val="0"/>
                    <w:bCs/>
                    <w:i w:val="0"/>
                    <w:color w:val="auto"/>
                    <w:sz w:val="18"/>
                    <w:szCs w:val="18"/>
                  </w:rPr>
                </w:rPrChange>
              </w:rPr>
            </w:pPr>
            <w:ins w:id="10058" w:author="Phuong Giang" w:date="2012-02-22T21:36:00Z">
              <w:r w:rsidRPr="001340DE">
                <w:rPr>
                  <w:rFonts w:ascii="Times New Roman" w:hAnsi="Times New Roman" w:cs="Times New Roman"/>
                  <w:i w:val="0"/>
                  <w:color w:val="auto"/>
                  <w:sz w:val="22"/>
                  <w:szCs w:val="22"/>
                  <w:rPrChange w:id="10059" w:author="Phuong Giang" w:date="2012-02-22T23:43:00Z">
                    <w:rPr>
                      <w:i w:val="0"/>
                      <w:color w:val="auto"/>
                      <w:sz w:val="18"/>
                      <w:szCs w:val="18"/>
                      <w:lang w:eastAsia="en-US"/>
                    </w:rPr>
                  </w:rPrChange>
                </w:rPr>
                <w:t>5</w:t>
              </w:r>
            </w:ins>
          </w:p>
        </w:tc>
        <w:tc>
          <w:tcPr>
            <w:tcW w:w="1378" w:type="dxa"/>
            <w:tcPrChange w:id="10060"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61" w:author="Phuong Giang" w:date="2012-02-22T21:36:00Z"/>
                <w:rFonts w:ascii="Times New Roman" w:hAnsi="Times New Roman" w:cs="Times New Roman"/>
                <w:i w:val="0"/>
                <w:color w:val="auto"/>
                <w:sz w:val="22"/>
                <w:szCs w:val="22"/>
                <w:rPrChange w:id="10062" w:author="Phuong Giang" w:date="2012-02-22T23:43:00Z">
                  <w:rPr>
                    <w:ins w:id="10063" w:author="Phuong Giang" w:date="2012-02-22T21:36:00Z"/>
                    <w:i w:val="0"/>
                    <w:color w:val="auto"/>
                    <w:sz w:val="18"/>
                    <w:szCs w:val="18"/>
                  </w:rPr>
                </w:rPrChange>
              </w:rPr>
            </w:pPr>
            <w:ins w:id="10064" w:author="Phuong Giang" w:date="2012-02-22T21:36:00Z">
              <w:r w:rsidRPr="001340DE">
                <w:rPr>
                  <w:rFonts w:ascii="Times New Roman" w:hAnsi="Times New Roman" w:cs="Times New Roman"/>
                  <w:i w:val="0"/>
                  <w:color w:val="auto"/>
                  <w:sz w:val="22"/>
                  <w:szCs w:val="22"/>
                  <w:rPrChange w:id="10065" w:author="Phuong Giang" w:date="2012-02-22T23:43:00Z">
                    <w:rPr>
                      <w:b/>
                      <w:bCs w:val="0"/>
                      <w:i w:val="0"/>
                      <w:color w:val="auto"/>
                      <w:sz w:val="18"/>
                      <w:szCs w:val="18"/>
                      <w:lang w:eastAsia="en-US"/>
                    </w:rPr>
                  </w:rPrChange>
                </w:rPr>
                <w:t>Note</w:t>
              </w:r>
            </w:ins>
          </w:p>
        </w:tc>
        <w:tc>
          <w:tcPr>
            <w:tcW w:w="832" w:type="dxa"/>
            <w:tcPrChange w:id="10066"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67" w:author="Phuong Giang" w:date="2012-02-22T21:36:00Z"/>
                <w:rFonts w:ascii="Times New Roman" w:hAnsi="Times New Roman" w:cs="Times New Roman"/>
                <w:i w:val="0"/>
                <w:color w:val="auto"/>
                <w:sz w:val="22"/>
                <w:szCs w:val="22"/>
                <w:rPrChange w:id="10068" w:author="Phuong Giang" w:date="2012-02-22T23:43:00Z">
                  <w:rPr>
                    <w:ins w:id="10069" w:author="Phuong Giang" w:date="2012-02-22T21:36:00Z"/>
                    <w:i w:val="0"/>
                    <w:color w:val="auto"/>
                    <w:sz w:val="18"/>
                    <w:szCs w:val="18"/>
                  </w:rPr>
                </w:rPrChange>
              </w:rPr>
            </w:pPr>
            <w:ins w:id="10070" w:author="Phuong Giang" w:date="2012-02-22T21:36:00Z">
              <w:r w:rsidRPr="001340DE">
                <w:rPr>
                  <w:rFonts w:ascii="Times New Roman" w:hAnsi="Times New Roman" w:cs="Times New Roman"/>
                  <w:i w:val="0"/>
                  <w:color w:val="auto"/>
                  <w:sz w:val="22"/>
                  <w:szCs w:val="22"/>
                  <w:rPrChange w:id="10071" w:author="Phuong Giang" w:date="2012-02-22T23:43:00Z">
                    <w:rPr>
                      <w:b/>
                      <w:bCs w:val="0"/>
                      <w:i w:val="0"/>
                      <w:color w:val="auto"/>
                      <w:sz w:val="18"/>
                      <w:szCs w:val="18"/>
                      <w:lang w:eastAsia="en-US"/>
                    </w:rPr>
                  </w:rPrChange>
                </w:rPr>
                <w:t>string</w:t>
              </w:r>
            </w:ins>
          </w:p>
        </w:tc>
        <w:tc>
          <w:tcPr>
            <w:tcW w:w="1142" w:type="dxa"/>
            <w:tcPrChange w:id="10072"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73" w:author="Phuong Giang" w:date="2012-02-22T21:36:00Z"/>
                <w:rFonts w:ascii="Times New Roman" w:hAnsi="Times New Roman" w:cs="Times New Roman"/>
                <w:i w:val="0"/>
                <w:color w:val="auto"/>
                <w:sz w:val="22"/>
                <w:szCs w:val="22"/>
                <w:rPrChange w:id="10074" w:author="Phuong Giang" w:date="2012-02-22T23:43:00Z">
                  <w:rPr>
                    <w:ins w:id="10075" w:author="Phuong Giang" w:date="2012-02-22T21:36:00Z"/>
                    <w:i w:val="0"/>
                    <w:color w:val="auto"/>
                    <w:sz w:val="18"/>
                    <w:szCs w:val="18"/>
                  </w:rPr>
                </w:rPrChange>
              </w:rPr>
            </w:pPr>
          </w:p>
        </w:tc>
        <w:tc>
          <w:tcPr>
            <w:tcW w:w="952" w:type="dxa"/>
            <w:tcPrChange w:id="10076"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77" w:author="Phuong Giang" w:date="2012-02-22T21:36:00Z"/>
                <w:rFonts w:ascii="Times New Roman" w:hAnsi="Times New Roman" w:cs="Times New Roman"/>
                <w:i w:val="0"/>
                <w:color w:val="auto"/>
                <w:sz w:val="22"/>
                <w:szCs w:val="22"/>
                <w:rPrChange w:id="10078" w:author="Phuong Giang" w:date="2012-02-22T23:43:00Z">
                  <w:rPr>
                    <w:ins w:id="10079" w:author="Phuong Giang" w:date="2012-02-22T21:36:00Z"/>
                    <w:i w:val="0"/>
                    <w:color w:val="auto"/>
                    <w:sz w:val="18"/>
                    <w:szCs w:val="18"/>
                  </w:rPr>
                </w:rPrChange>
              </w:rPr>
            </w:pPr>
            <w:ins w:id="10080" w:author="Phuong Giang" w:date="2012-02-22T21:36:00Z">
              <w:r w:rsidRPr="001340DE">
                <w:rPr>
                  <w:rFonts w:ascii="Times New Roman" w:hAnsi="Times New Roman" w:cs="Times New Roman"/>
                  <w:i w:val="0"/>
                  <w:color w:val="auto"/>
                  <w:sz w:val="22"/>
                  <w:szCs w:val="22"/>
                  <w:rPrChange w:id="10081" w:author="Phuong Giang" w:date="2012-02-22T23:43:00Z">
                    <w:rPr>
                      <w:b/>
                      <w:bCs w:val="0"/>
                      <w:i w:val="0"/>
                      <w:color w:val="auto"/>
                      <w:sz w:val="18"/>
                      <w:szCs w:val="18"/>
                      <w:lang w:eastAsia="en-US"/>
                    </w:rPr>
                  </w:rPrChange>
                </w:rPr>
                <w:t>Public</w:t>
              </w:r>
            </w:ins>
          </w:p>
        </w:tc>
        <w:tc>
          <w:tcPr>
            <w:tcW w:w="4702" w:type="dxa"/>
            <w:tcPrChange w:id="10082"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83" w:author="Phuong Giang" w:date="2012-02-22T21:36:00Z"/>
                <w:rFonts w:ascii="Times New Roman" w:hAnsi="Times New Roman" w:cs="Times New Roman"/>
                <w:i w:val="0"/>
                <w:color w:val="auto"/>
                <w:sz w:val="22"/>
                <w:szCs w:val="22"/>
                <w:rPrChange w:id="10084" w:author="Phuong Giang" w:date="2012-02-22T23:43:00Z">
                  <w:rPr>
                    <w:ins w:id="10085" w:author="Phuong Giang" w:date="2012-02-22T21:36:00Z"/>
                    <w:i w:val="0"/>
                    <w:color w:val="auto"/>
                    <w:sz w:val="18"/>
                    <w:szCs w:val="18"/>
                  </w:rPr>
                </w:rPrChange>
              </w:rPr>
            </w:pPr>
            <w:ins w:id="10086" w:author="Phuong Giang" w:date="2012-02-22T21:36:00Z">
              <w:r w:rsidRPr="001340DE">
                <w:rPr>
                  <w:rFonts w:ascii="Times New Roman" w:hAnsi="Times New Roman" w:cs="Times New Roman"/>
                  <w:i w:val="0"/>
                  <w:color w:val="auto"/>
                  <w:sz w:val="22"/>
                  <w:szCs w:val="22"/>
                  <w:rPrChange w:id="10087" w:author="Phuong Giang" w:date="2012-02-22T23:43:00Z">
                    <w:rPr>
                      <w:b/>
                      <w:bCs w:val="0"/>
                      <w:i w:val="0"/>
                      <w:color w:val="auto"/>
                      <w:sz w:val="18"/>
                      <w:szCs w:val="18"/>
                      <w:lang w:eastAsia="en-US"/>
                    </w:rPr>
                  </w:rPrChange>
                </w:rPr>
                <w:t>Get or set teaching method note</w:t>
              </w:r>
            </w:ins>
          </w:p>
        </w:tc>
      </w:tr>
      <w:tr w:rsidR="0095718C" w:rsidRPr="001340DE" w:rsidTr="00F77673">
        <w:tblPrEx>
          <w:tblPrExChange w:id="10088"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089" w:author="Phuong Giang" w:date="2012-02-22T21:36:00Z"/>
          <w:trPrChange w:id="10090"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10091" w:author="Phuong Giang" w:date="2012-02-22T23:31:00Z">
              <w:tcPr>
                <w:tcW w:w="570" w:type="dxa"/>
              </w:tcPr>
            </w:tcPrChange>
          </w:tcPr>
          <w:p w:rsidR="0095718C" w:rsidRPr="001340DE" w:rsidRDefault="0095718C" w:rsidP="00995D66">
            <w:pPr>
              <w:pStyle w:val="comment"/>
              <w:ind w:left="0"/>
              <w:rPr>
                <w:ins w:id="10092" w:author="Phuong Giang" w:date="2012-02-22T21:36:00Z"/>
                <w:rFonts w:ascii="Times New Roman" w:hAnsi="Times New Roman" w:cs="Times New Roman"/>
                <w:i w:val="0"/>
                <w:color w:val="auto"/>
                <w:sz w:val="22"/>
                <w:szCs w:val="22"/>
                <w:rPrChange w:id="10093" w:author="Phuong Giang" w:date="2012-02-22T23:43:00Z">
                  <w:rPr>
                    <w:ins w:id="10094" w:author="Phuong Giang" w:date="2012-02-22T21:36:00Z"/>
                    <w:b w:val="0"/>
                    <w:bCs/>
                    <w:i w:val="0"/>
                    <w:color w:val="auto"/>
                    <w:sz w:val="18"/>
                    <w:szCs w:val="18"/>
                  </w:rPr>
                </w:rPrChange>
              </w:rPr>
            </w:pPr>
            <w:ins w:id="10095" w:author="Phuong Giang" w:date="2012-02-22T21:36:00Z">
              <w:r w:rsidRPr="001340DE">
                <w:rPr>
                  <w:rFonts w:ascii="Times New Roman" w:hAnsi="Times New Roman" w:cs="Times New Roman"/>
                  <w:i w:val="0"/>
                  <w:color w:val="auto"/>
                  <w:sz w:val="22"/>
                  <w:szCs w:val="22"/>
                  <w:rPrChange w:id="10096" w:author="Phuong Giang" w:date="2012-02-22T23:43:00Z">
                    <w:rPr>
                      <w:i w:val="0"/>
                      <w:color w:val="auto"/>
                      <w:sz w:val="18"/>
                      <w:szCs w:val="18"/>
                      <w:lang w:eastAsia="en-US"/>
                    </w:rPr>
                  </w:rPrChange>
                </w:rPr>
                <w:t>6</w:t>
              </w:r>
            </w:ins>
          </w:p>
        </w:tc>
        <w:tc>
          <w:tcPr>
            <w:tcW w:w="1378" w:type="dxa"/>
            <w:tcPrChange w:id="10097"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098" w:author="Phuong Giang" w:date="2012-02-22T21:36:00Z"/>
                <w:rFonts w:ascii="Times New Roman" w:hAnsi="Times New Roman" w:cs="Times New Roman"/>
                <w:i w:val="0"/>
                <w:color w:val="auto"/>
                <w:sz w:val="22"/>
                <w:szCs w:val="22"/>
                <w:rPrChange w:id="10099" w:author="Phuong Giang" w:date="2012-02-22T23:43:00Z">
                  <w:rPr>
                    <w:ins w:id="10100" w:author="Phuong Giang" w:date="2012-02-22T21:36:00Z"/>
                    <w:i w:val="0"/>
                    <w:color w:val="auto"/>
                    <w:sz w:val="18"/>
                    <w:szCs w:val="18"/>
                  </w:rPr>
                </w:rPrChange>
              </w:rPr>
            </w:pPr>
            <w:proofErr w:type="spellStart"/>
            <w:ins w:id="10101" w:author="Phuong Giang" w:date="2012-02-22T21:36:00Z">
              <w:r w:rsidRPr="001340DE">
                <w:rPr>
                  <w:rFonts w:ascii="Times New Roman" w:hAnsi="Times New Roman" w:cs="Times New Roman"/>
                  <w:i w:val="0"/>
                  <w:color w:val="auto"/>
                  <w:sz w:val="22"/>
                  <w:szCs w:val="22"/>
                  <w:rPrChange w:id="10102" w:author="Phuong Giang" w:date="2012-02-22T23:43:00Z">
                    <w:rPr>
                      <w:b/>
                      <w:bCs w:val="0"/>
                      <w:i w:val="0"/>
                      <w:color w:val="auto"/>
                      <w:sz w:val="18"/>
                      <w:szCs w:val="18"/>
                      <w:lang w:eastAsia="en-US"/>
                    </w:rPr>
                  </w:rPrChange>
                </w:rPr>
                <w:t>PreferredClassLevel</w:t>
              </w:r>
              <w:proofErr w:type="spellEnd"/>
            </w:ins>
          </w:p>
        </w:tc>
        <w:tc>
          <w:tcPr>
            <w:tcW w:w="832" w:type="dxa"/>
            <w:tcPrChange w:id="10103"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04" w:author="Phuong Giang" w:date="2012-02-22T21:36:00Z"/>
                <w:rFonts w:ascii="Times New Roman" w:hAnsi="Times New Roman" w:cs="Times New Roman"/>
                <w:i w:val="0"/>
                <w:color w:val="auto"/>
                <w:sz w:val="22"/>
                <w:szCs w:val="22"/>
                <w:rPrChange w:id="10105" w:author="Phuong Giang" w:date="2012-02-22T23:43:00Z">
                  <w:rPr>
                    <w:ins w:id="10106" w:author="Phuong Giang" w:date="2012-02-22T21:36:00Z"/>
                    <w:i w:val="0"/>
                    <w:color w:val="auto"/>
                    <w:sz w:val="18"/>
                    <w:szCs w:val="18"/>
                  </w:rPr>
                </w:rPrChange>
              </w:rPr>
            </w:pPr>
            <w:proofErr w:type="spellStart"/>
            <w:ins w:id="10107" w:author="Phuong Giang" w:date="2012-02-22T21:36:00Z">
              <w:r w:rsidRPr="001340DE">
                <w:rPr>
                  <w:rFonts w:ascii="Times New Roman" w:hAnsi="Times New Roman" w:cs="Times New Roman"/>
                  <w:i w:val="0"/>
                  <w:color w:val="auto"/>
                  <w:sz w:val="22"/>
                  <w:szCs w:val="22"/>
                  <w:rPrChange w:id="10108" w:author="Phuong Giang" w:date="2012-02-22T23:43:00Z">
                    <w:rPr>
                      <w:b/>
                      <w:bCs w:val="0"/>
                      <w:i w:val="0"/>
                      <w:color w:val="auto"/>
                      <w:sz w:val="18"/>
                      <w:szCs w:val="18"/>
                      <w:lang w:eastAsia="en-US"/>
                    </w:rPr>
                  </w:rPrChange>
                </w:rPr>
                <w:t>int</w:t>
              </w:r>
              <w:proofErr w:type="spellEnd"/>
            </w:ins>
          </w:p>
        </w:tc>
        <w:tc>
          <w:tcPr>
            <w:tcW w:w="1142" w:type="dxa"/>
            <w:tcPrChange w:id="10109"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10" w:author="Phuong Giang" w:date="2012-02-22T21:36:00Z"/>
                <w:rFonts w:ascii="Times New Roman" w:hAnsi="Times New Roman" w:cs="Times New Roman"/>
                <w:i w:val="0"/>
                <w:color w:val="auto"/>
                <w:sz w:val="22"/>
                <w:szCs w:val="22"/>
                <w:rPrChange w:id="10111" w:author="Phuong Giang" w:date="2012-02-22T23:43:00Z">
                  <w:rPr>
                    <w:ins w:id="10112" w:author="Phuong Giang" w:date="2012-02-22T21:36:00Z"/>
                    <w:i w:val="0"/>
                    <w:color w:val="auto"/>
                    <w:sz w:val="18"/>
                    <w:szCs w:val="18"/>
                  </w:rPr>
                </w:rPrChange>
              </w:rPr>
            </w:pPr>
          </w:p>
        </w:tc>
        <w:tc>
          <w:tcPr>
            <w:tcW w:w="952" w:type="dxa"/>
            <w:tcPrChange w:id="10113"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14" w:author="Phuong Giang" w:date="2012-02-22T21:36:00Z"/>
                <w:rFonts w:ascii="Times New Roman" w:hAnsi="Times New Roman" w:cs="Times New Roman"/>
                <w:i w:val="0"/>
                <w:color w:val="auto"/>
                <w:sz w:val="22"/>
                <w:szCs w:val="22"/>
                <w:rPrChange w:id="10115" w:author="Phuong Giang" w:date="2012-02-22T23:43:00Z">
                  <w:rPr>
                    <w:ins w:id="10116" w:author="Phuong Giang" w:date="2012-02-22T21:36:00Z"/>
                    <w:i w:val="0"/>
                    <w:color w:val="auto"/>
                    <w:sz w:val="18"/>
                    <w:szCs w:val="18"/>
                  </w:rPr>
                </w:rPrChange>
              </w:rPr>
            </w:pPr>
            <w:ins w:id="10117" w:author="Phuong Giang" w:date="2012-02-22T21:36:00Z">
              <w:r w:rsidRPr="001340DE">
                <w:rPr>
                  <w:rFonts w:ascii="Times New Roman" w:hAnsi="Times New Roman" w:cs="Times New Roman"/>
                  <w:i w:val="0"/>
                  <w:color w:val="auto"/>
                  <w:sz w:val="22"/>
                  <w:szCs w:val="22"/>
                  <w:rPrChange w:id="10118" w:author="Phuong Giang" w:date="2012-02-22T23:43:00Z">
                    <w:rPr>
                      <w:b/>
                      <w:bCs w:val="0"/>
                      <w:i w:val="0"/>
                      <w:color w:val="auto"/>
                      <w:sz w:val="18"/>
                      <w:szCs w:val="18"/>
                      <w:lang w:eastAsia="en-US"/>
                    </w:rPr>
                  </w:rPrChange>
                </w:rPr>
                <w:t>Public</w:t>
              </w:r>
            </w:ins>
          </w:p>
        </w:tc>
        <w:tc>
          <w:tcPr>
            <w:tcW w:w="4702" w:type="dxa"/>
            <w:tcPrChange w:id="10119"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20" w:author="Phuong Giang" w:date="2012-02-22T21:36:00Z"/>
                <w:rFonts w:ascii="Times New Roman" w:hAnsi="Times New Roman" w:cs="Times New Roman"/>
                <w:i w:val="0"/>
                <w:color w:val="auto"/>
                <w:sz w:val="22"/>
                <w:szCs w:val="22"/>
                <w:rPrChange w:id="10121" w:author="Phuong Giang" w:date="2012-02-22T23:43:00Z">
                  <w:rPr>
                    <w:ins w:id="10122" w:author="Phuong Giang" w:date="2012-02-22T21:36:00Z"/>
                    <w:i w:val="0"/>
                    <w:color w:val="auto"/>
                    <w:sz w:val="18"/>
                    <w:szCs w:val="18"/>
                  </w:rPr>
                </w:rPrChange>
              </w:rPr>
            </w:pPr>
            <w:ins w:id="10123" w:author="Phuong Giang" w:date="2012-02-22T21:36:00Z">
              <w:r w:rsidRPr="001340DE">
                <w:rPr>
                  <w:rFonts w:ascii="Times New Roman" w:hAnsi="Times New Roman" w:cs="Times New Roman"/>
                  <w:i w:val="0"/>
                  <w:color w:val="auto"/>
                  <w:sz w:val="22"/>
                  <w:szCs w:val="22"/>
                  <w:rPrChange w:id="10124" w:author="Phuong Giang" w:date="2012-02-22T23:43:00Z">
                    <w:rPr>
                      <w:b/>
                      <w:bCs w:val="0"/>
                      <w:i w:val="0"/>
                      <w:color w:val="auto"/>
                      <w:sz w:val="18"/>
                      <w:szCs w:val="18"/>
                      <w:lang w:eastAsia="en-US"/>
                    </w:rPr>
                  </w:rPrChange>
                </w:rPr>
                <w:t>Get or set teaching method preferred class level</w:t>
              </w:r>
            </w:ins>
          </w:p>
        </w:tc>
      </w:tr>
      <w:tr w:rsidR="0095718C" w:rsidRPr="001340DE" w:rsidTr="00F77673">
        <w:tblPrEx>
          <w:tblPrExChange w:id="10125"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126" w:author="Phuong Giang" w:date="2012-02-22T21:36:00Z"/>
          <w:trPrChange w:id="10127"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10128" w:author="Phuong Giang" w:date="2012-02-22T23:31:00Z">
              <w:tcPr>
                <w:tcW w:w="570" w:type="dxa"/>
              </w:tcPr>
            </w:tcPrChange>
          </w:tcPr>
          <w:p w:rsidR="0095718C" w:rsidRPr="001340DE" w:rsidRDefault="0095718C" w:rsidP="00995D66">
            <w:pPr>
              <w:pStyle w:val="comment"/>
              <w:ind w:left="0"/>
              <w:rPr>
                <w:ins w:id="10129" w:author="Phuong Giang" w:date="2012-02-22T21:36:00Z"/>
                <w:rFonts w:ascii="Times New Roman" w:hAnsi="Times New Roman" w:cs="Times New Roman"/>
                <w:i w:val="0"/>
                <w:color w:val="auto"/>
                <w:sz w:val="22"/>
                <w:szCs w:val="22"/>
                <w:rPrChange w:id="10130" w:author="Phuong Giang" w:date="2012-02-22T23:43:00Z">
                  <w:rPr>
                    <w:ins w:id="10131" w:author="Phuong Giang" w:date="2012-02-22T21:36:00Z"/>
                    <w:b w:val="0"/>
                    <w:bCs/>
                    <w:i w:val="0"/>
                    <w:color w:val="auto"/>
                    <w:sz w:val="18"/>
                    <w:szCs w:val="18"/>
                  </w:rPr>
                </w:rPrChange>
              </w:rPr>
            </w:pPr>
            <w:ins w:id="10132" w:author="Phuong Giang" w:date="2012-02-22T21:36:00Z">
              <w:r w:rsidRPr="001340DE">
                <w:rPr>
                  <w:rFonts w:ascii="Times New Roman" w:hAnsi="Times New Roman" w:cs="Times New Roman"/>
                  <w:i w:val="0"/>
                  <w:color w:val="auto"/>
                  <w:sz w:val="22"/>
                  <w:szCs w:val="22"/>
                  <w:rPrChange w:id="10133" w:author="Phuong Giang" w:date="2012-02-22T23:43:00Z">
                    <w:rPr>
                      <w:i w:val="0"/>
                      <w:color w:val="auto"/>
                      <w:sz w:val="18"/>
                      <w:szCs w:val="18"/>
                      <w:lang w:eastAsia="en-US"/>
                    </w:rPr>
                  </w:rPrChange>
                </w:rPr>
                <w:t>7</w:t>
              </w:r>
            </w:ins>
          </w:p>
        </w:tc>
        <w:tc>
          <w:tcPr>
            <w:tcW w:w="1378" w:type="dxa"/>
            <w:tcPrChange w:id="10134"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35" w:author="Phuong Giang" w:date="2012-02-22T21:36:00Z"/>
                <w:rFonts w:ascii="Times New Roman" w:hAnsi="Times New Roman" w:cs="Times New Roman"/>
                <w:i w:val="0"/>
                <w:color w:val="auto"/>
                <w:sz w:val="22"/>
                <w:szCs w:val="22"/>
                <w:rPrChange w:id="10136" w:author="Phuong Giang" w:date="2012-02-22T23:43:00Z">
                  <w:rPr>
                    <w:ins w:id="10137" w:author="Phuong Giang" w:date="2012-02-22T21:36:00Z"/>
                    <w:i w:val="0"/>
                    <w:color w:val="auto"/>
                    <w:sz w:val="18"/>
                    <w:szCs w:val="18"/>
                  </w:rPr>
                </w:rPrChange>
              </w:rPr>
            </w:pPr>
            <w:proofErr w:type="spellStart"/>
            <w:ins w:id="10138" w:author="Phuong Giang" w:date="2012-02-22T21:36:00Z">
              <w:r w:rsidRPr="001340DE">
                <w:rPr>
                  <w:rFonts w:ascii="Times New Roman" w:hAnsi="Times New Roman" w:cs="Times New Roman"/>
                  <w:i w:val="0"/>
                  <w:color w:val="auto"/>
                  <w:sz w:val="22"/>
                  <w:szCs w:val="22"/>
                  <w:rPrChange w:id="10139" w:author="Phuong Giang" w:date="2012-02-22T23:43:00Z">
                    <w:rPr>
                      <w:b/>
                      <w:bCs w:val="0"/>
                      <w:i w:val="0"/>
                      <w:color w:val="auto"/>
                      <w:sz w:val="18"/>
                      <w:szCs w:val="18"/>
                      <w:lang w:eastAsia="en-US"/>
                    </w:rPr>
                  </w:rPrChange>
                </w:rPr>
                <w:t>PreferredSubject</w:t>
              </w:r>
              <w:proofErr w:type="spellEnd"/>
            </w:ins>
          </w:p>
        </w:tc>
        <w:tc>
          <w:tcPr>
            <w:tcW w:w="832" w:type="dxa"/>
            <w:tcPrChange w:id="10140"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41" w:author="Phuong Giang" w:date="2012-02-22T21:36:00Z"/>
                <w:rFonts w:ascii="Times New Roman" w:hAnsi="Times New Roman" w:cs="Times New Roman"/>
                <w:i w:val="0"/>
                <w:color w:val="auto"/>
                <w:sz w:val="22"/>
                <w:szCs w:val="22"/>
                <w:rPrChange w:id="10142" w:author="Phuong Giang" w:date="2012-02-22T23:43:00Z">
                  <w:rPr>
                    <w:ins w:id="10143" w:author="Phuong Giang" w:date="2012-02-22T21:36:00Z"/>
                    <w:i w:val="0"/>
                    <w:color w:val="auto"/>
                    <w:sz w:val="18"/>
                    <w:szCs w:val="18"/>
                  </w:rPr>
                </w:rPrChange>
              </w:rPr>
            </w:pPr>
            <w:ins w:id="10144" w:author="Phuong Giang" w:date="2012-02-22T21:36:00Z">
              <w:r w:rsidRPr="001340DE">
                <w:rPr>
                  <w:rFonts w:ascii="Times New Roman" w:hAnsi="Times New Roman" w:cs="Times New Roman"/>
                  <w:i w:val="0"/>
                  <w:color w:val="auto"/>
                  <w:sz w:val="22"/>
                  <w:szCs w:val="22"/>
                  <w:rPrChange w:id="10145" w:author="Phuong Giang" w:date="2012-02-22T23:43:00Z">
                    <w:rPr>
                      <w:b/>
                      <w:bCs w:val="0"/>
                      <w:i w:val="0"/>
                      <w:color w:val="auto"/>
                      <w:sz w:val="18"/>
                      <w:szCs w:val="18"/>
                      <w:lang w:eastAsia="en-US"/>
                    </w:rPr>
                  </w:rPrChange>
                </w:rPr>
                <w:t>String</w:t>
              </w:r>
            </w:ins>
          </w:p>
        </w:tc>
        <w:tc>
          <w:tcPr>
            <w:tcW w:w="1142" w:type="dxa"/>
            <w:tcPrChange w:id="10146"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47" w:author="Phuong Giang" w:date="2012-02-22T21:36:00Z"/>
                <w:rFonts w:ascii="Times New Roman" w:hAnsi="Times New Roman" w:cs="Times New Roman"/>
                <w:i w:val="0"/>
                <w:color w:val="auto"/>
                <w:sz w:val="22"/>
                <w:szCs w:val="22"/>
                <w:rPrChange w:id="10148" w:author="Phuong Giang" w:date="2012-02-22T23:43:00Z">
                  <w:rPr>
                    <w:ins w:id="10149" w:author="Phuong Giang" w:date="2012-02-22T21:36:00Z"/>
                    <w:i w:val="0"/>
                    <w:color w:val="auto"/>
                    <w:sz w:val="18"/>
                    <w:szCs w:val="18"/>
                  </w:rPr>
                </w:rPrChange>
              </w:rPr>
            </w:pPr>
          </w:p>
        </w:tc>
        <w:tc>
          <w:tcPr>
            <w:tcW w:w="952" w:type="dxa"/>
            <w:tcPrChange w:id="10150"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51" w:author="Phuong Giang" w:date="2012-02-22T21:36:00Z"/>
                <w:rFonts w:ascii="Times New Roman" w:hAnsi="Times New Roman" w:cs="Times New Roman"/>
                <w:i w:val="0"/>
                <w:color w:val="auto"/>
                <w:sz w:val="22"/>
                <w:szCs w:val="22"/>
                <w:rPrChange w:id="10152" w:author="Phuong Giang" w:date="2012-02-22T23:43:00Z">
                  <w:rPr>
                    <w:ins w:id="10153" w:author="Phuong Giang" w:date="2012-02-22T21:36:00Z"/>
                    <w:i w:val="0"/>
                    <w:color w:val="auto"/>
                    <w:sz w:val="18"/>
                    <w:szCs w:val="18"/>
                  </w:rPr>
                </w:rPrChange>
              </w:rPr>
            </w:pPr>
            <w:ins w:id="10154" w:author="Phuong Giang" w:date="2012-02-22T21:36:00Z">
              <w:r w:rsidRPr="001340DE">
                <w:rPr>
                  <w:rFonts w:ascii="Times New Roman" w:hAnsi="Times New Roman" w:cs="Times New Roman"/>
                  <w:i w:val="0"/>
                  <w:color w:val="auto"/>
                  <w:sz w:val="22"/>
                  <w:szCs w:val="22"/>
                  <w:rPrChange w:id="10155" w:author="Phuong Giang" w:date="2012-02-22T23:43:00Z">
                    <w:rPr>
                      <w:b/>
                      <w:bCs w:val="0"/>
                      <w:i w:val="0"/>
                      <w:color w:val="auto"/>
                      <w:sz w:val="18"/>
                      <w:szCs w:val="18"/>
                      <w:lang w:eastAsia="en-US"/>
                    </w:rPr>
                  </w:rPrChange>
                </w:rPr>
                <w:t>Public</w:t>
              </w:r>
            </w:ins>
          </w:p>
        </w:tc>
        <w:tc>
          <w:tcPr>
            <w:tcW w:w="4702" w:type="dxa"/>
            <w:tcPrChange w:id="10156"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57" w:author="Phuong Giang" w:date="2012-02-22T21:36:00Z"/>
                <w:rFonts w:ascii="Times New Roman" w:hAnsi="Times New Roman" w:cs="Times New Roman"/>
                <w:i w:val="0"/>
                <w:color w:val="auto"/>
                <w:sz w:val="22"/>
                <w:szCs w:val="22"/>
                <w:rPrChange w:id="10158" w:author="Phuong Giang" w:date="2012-02-22T23:43:00Z">
                  <w:rPr>
                    <w:ins w:id="10159" w:author="Phuong Giang" w:date="2012-02-22T21:36:00Z"/>
                    <w:i w:val="0"/>
                    <w:color w:val="auto"/>
                    <w:sz w:val="18"/>
                    <w:szCs w:val="18"/>
                  </w:rPr>
                </w:rPrChange>
              </w:rPr>
            </w:pPr>
            <w:ins w:id="10160" w:author="Phuong Giang" w:date="2012-02-22T21:36:00Z">
              <w:r w:rsidRPr="001340DE">
                <w:rPr>
                  <w:rFonts w:ascii="Times New Roman" w:hAnsi="Times New Roman" w:cs="Times New Roman"/>
                  <w:i w:val="0"/>
                  <w:color w:val="auto"/>
                  <w:sz w:val="22"/>
                  <w:szCs w:val="22"/>
                  <w:rPrChange w:id="10161" w:author="Phuong Giang" w:date="2012-02-22T23:43:00Z">
                    <w:rPr>
                      <w:b/>
                      <w:bCs w:val="0"/>
                      <w:i w:val="0"/>
                      <w:color w:val="auto"/>
                      <w:sz w:val="18"/>
                      <w:szCs w:val="18"/>
                      <w:lang w:eastAsia="en-US"/>
                    </w:rPr>
                  </w:rPrChange>
                </w:rPr>
                <w:t>Get or set teaching method preferred subject</w:t>
              </w:r>
            </w:ins>
          </w:p>
        </w:tc>
      </w:tr>
      <w:tr w:rsidR="0095718C" w:rsidRPr="001340DE" w:rsidTr="00F77673">
        <w:tblPrEx>
          <w:tblPrExChange w:id="10162"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163" w:author="Phuong Giang" w:date="2012-02-22T21:36:00Z"/>
          <w:trPrChange w:id="10164"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10165" w:author="Phuong Giang" w:date="2012-02-22T23:31:00Z">
              <w:tcPr>
                <w:tcW w:w="570" w:type="dxa"/>
              </w:tcPr>
            </w:tcPrChange>
          </w:tcPr>
          <w:p w:rsidR="0095718C" w:rsidRPr="001340DE" w:rsidRDefault="0095718C" w:rsidP="00995D66">
            <w:pPr>
              <w:pStyle w:val="comment"/>
              <w:ind w:left="0"/>
              <w:rPr>
                <w:ins w:id="10166" w:author="Phuong Giang" w:date="2012-02-22T21:36:00Z"/>
                <w:rFonts w:ascii="Times New Roman" w:hAnsi="Times New Roman" w:cs="Times New Roman"/>
                <w:i w:val="0"/>
                <w:color w:val="auto"/>
                <w:sz w:val="22"/>
                <w:szCs w:val="22"/>
                <w:rPrChange w:id="10167" w:author="Phuong Giang" w:date="2012-02-22T23:43:00Z">
                  <w:rPr>
                    <w:ins w:id="10168" w:author="Phuong Giang" w:date="2012-02-22T21:36:00Z"/>
                    <w:b w:val="0"/>
                    <w:bCs/>
                    <w:i w:val="0"/>
                    <w:color w:val="auto"/>
                    <w:sz w:val="18"/>
                    <w:szCs w:val="18"/>
                  </w:rPr>
                </w:rPrChange>
              </w:rPr>
            </w:pPr>
            <w:ins w:id="10169" w:author="Phuong Giang" w:date="2012-02-22T21:36:00Z">
              <w:r w:rsidRPr="001340DE">
                <w:rPr>
                  <w:rFonts w:ascii="Times New Roman" w:hAnsi="Times New Roman" w:cs="Times New Roman"/>
                  <w:i w:val="0"/>
                  <w:color w:val="auto"/>
                  <w:sz w:val="22"/>
                  <w:szCs w:val="22"/>
                  <w:rPrChange w:id="10170" w:author="Phuong Giang" w:date="2012-02-22T23:43:00Z">
                    <w:rPr>
                      <w:i w:val="0"/>
                      <w:color w:val="auto"/>
                      <w:sz w:val="18"/>
                      <w:szCs w:val="18"/>
                      <w:lang w:eastAsia="en-US"/>
                    </w:rPr>
                  </w:rPrChange>
                </w:rPr>
                <w:t>8</w:t>
              </w:r>
            </w:ins>
          </w:p>
        </w:tc>
        <w:tc>
          <w:tcPr>
            <w:tcW w:w="1378" w:type="dxa"/>
            <w:tcPrChange w:id="10171"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72" w:author="Phuong Giang" w:date="2012-02-22T21:36:00Z"/>
                <w:rFonts w:ascii="Times New Roman" w:hAnsi="Times New Roman" w:cs="Times New Roman"/>
                <w:i w:val="0"/>
                <w:color w:val="auto"/>
                <w:sz w:val="22"/>
                <w:szCs w:val="22"/>
                <w:rPrChange w:id="10173" w:author="Phuong Giang" w:date="2012-02-22T23:43:00Z">
                  <w:rPr>
                    <w:ins w:id="10174" w:author="Phuong Giang" w:date="2012-02-22T21:36:00Z"/>
                    <w:i w:val="0"/>
                    <w:color w:val="auto"/>
                    <w:sz w:val="18"/>
                    <w:szCs w:val="18"/>
                  </w:rPr>
                </w:rPrChange>
              </w:rPr>
            </w:pPr>
            <w:proofErr w:type="spellStart"/>
            <w:ins w:id="10175" w:author="Phuong Giang" w:date="2012-02-22T21:36:00Z">
              <w:r w:rsidRPr="001340DE">
                <w:rPr>
                  <w:rFonts w:ascii="Times New Roman" w:hAnsi="Times New Roman" w:cs="Times New Roman"/>
                  <w:i w:val="0"/>
                  <w:color w:val="auto"/>
                  <w:sz w:val="22"/>
                  <w:szCs w:val="22"/>
                  <w:rPrChange w:id="10176" w:author="Phuong Giang" w:date="2012-02-22T23:43:00Z">
                    <w:rPr>
                      <w:b/>
                      <w:bCs w:val="0"/>
                      <w:i w:val="0"/>
                      <w:color w:val="auto"/>
                      <w:sz w:val="18"/>
                      <w:szCs w:val="18"/>
                      <w:lang w:eastAsia="en-US"/>
                    </w:rPr>
                  </w:rPrChange>
                </w:rPr>
                <w:t>TeamSize</w:t>
              </w:r>
              <w:proofErr w:type="spellEnd"/>
            </w:ins>
          </w:p>
        </w:tc>
        <w:tc>
          <w:tcPr>
            <w:tcW w:w="832" w:type="dxa"/>
            <w:tcPrChange w:id="10177"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78" w:author="Phuong Giang" w:date="2012-02-22T21:36:00Z"/>
                <w:rFonts w:ascii="Times New Roman" w:hAnsi="Times New Roman" w:cs="Times New Roman"/>
                <w:i w:val="0"/>
                <w:color w:val="auto"/>
                <w:sz w:val="22"/>
                <w:szCs w:val="22"/>
                <w:rPrChange w:id="10179" w:author="Phuong Giang" w:date="2012-02-22T23:43:00Z">
                  <w:rPr>
                    <w:ins w:id="10180" w:author="Phuong Giang" w:date="2012-02-22T21:36:00Z"/>
                    <w:i w:val="0"/>
                    <w:color w:val="auto"/>
                    <w:sz w:val="18"/>
                    <w:szCs w:val="18"/>
                  </w:rPr>
                </w:rPrChange>
              </w:rPr>
            </w:pPr>
            <w:ins w:id="10181" w:author="Phuong Giang" w:date="2012-02-22T21:36:00Z">
              <w:r w:rsidRPr="001340DE">
                <w:rPr>
                  <w:rFonts w:ascii="Times New Roman" w:hAnsi="Times New Roman" w:cs="Times New Roman"/>
                  <w:i w:val="0"/>
                  <w:color w:val="auto"/>
                  <w:sz w:val="22"/>
                  <w:szCs w:val="22"/>
                  <w:rPrChange w:id="10182" w:author="Phuong Giang" w:date="2012-02-22T23:43:00Z">
                    <w:rPr>
                      <w:b/>
                      <w:bCs w:val="0"/>
                      <w:i w:val="0"/>
                      <w:color w:val="auto"/>
                      <w:sz w:val="18"/>
                      <w:szCs w:val="18"/>
                      <w:lang w:eastAsia="en-US"/>
                    </w:rPr>
                  </w:rPrChange>
                </w:rPr>
                <w:t>string</w:t>
              </w:r>
            </w:ins>
          </w:p>
        </w:tc>
        <w:tc>
          <w:tcPr>
            <w:tcW w:w="1142" w:type="dxa"/>
            <w:tcPrChange w:id="10183"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84" w:author="Phuong Giang" w:date="2012-02-22T21:36:00Z"/>
                <w:rFonts w:ascii="Times New Roman" w:hAnsi="Times New Roman" w:cs="Times New Roman"/>
                <w:i w:val="0"/>
                <w:color w:val="auto"/>
                <w:sz w:val="22"/>
                <w:szCs w:val="22"/>
                <w:rPrChange w:id="10185" w:author="Phuong Giang" w:date="2012-02-22T23:43:00Z">
                  <w:rPr>
                    <w:ins w:id="10186" w:author="Phuong Giang" w:date="2012-02-22T21:36:00Z"/>
                    <w:i w:val="0"/>
                    <w:color w:val="auto"/>
                    <w:sz w:val="18"/>
                    <w:szCs w:val="18"/>
                  </w:rPr>
                </w:rPrChange>
              </w:rPr>
            </w:pPr>
          </w:p>
        </w:tc>
        <w:tc>
          <w:tcPr>
            <w:tcW w:w="952" w:type="dxa"/>
            <w:tcPrChange w:id="10187"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88" w:author="Phuong Giang" w:date="2012-02-22T21:36:00Z"/>
                <w:rFonts w:ascii="Times New Roman" w:hAnsi="Times New Roman" w:cs="Times New Roman"/>
                <w:i w:val="0"/>
                <w:color w:val="auto"/>
                <w:sz w:val="22"/>
                <w:szCs w:val="22"/>
                <w:rPrChange w:id="10189" w:author="Phuong Giang" w:date="2012-02-22T23:43:00Z">
                  <w:rPr>
                    <w:ins w:id="10190" w:author="Phuong Giang" w:date="2012-02-22T21:36:00Z"/>
                    <w:i w:val="0"/>
                    <w:color w:val="auto"/>
                    <w:sz w:val="18"/>
                    <w:szCs w:val="18"/>
                  </w:rPr>
                </w:rPrChange>
              </w:rPr>
            </w:pPr>
            <w:ins w:id="10191" w:author="Phuong Giang" w:date="2012-02-22T21:36:00Z">
              <w:r w:rsidRPr="001340DE">
                <w:rPr>
                  <w:rFonts w:ascii="Times New Roman" w:hAnsi="Times New Roman" w:cs="Times New Roman"/>
                  <w:i w:val="0"/>
                  <w:color w:val="auto"/>
                  <w:sz w:val="22"/>
                  <w:szCs w:val="22"/>
                  <w:rPrChange w:id="10192" w:author="Phuong Giang" w:date="2012-02-22T23:43:00Z">
                    <w:rPr>
                      <w:b/>
                      <w:bCs w:val="0"/>
                      <w:i w:val="0"/>
                      <w:color w:val="auto"/>
                      <w:sz w:val="18"/>
                      <w:szCs w:val="18"/>
                      <w:lang w:eastAsia="en-US"/>
                    </w:rPr>
                  </w:rPrChange>
                </w:rPr>
                <w:t>public</w:t>
              </w:r>
            </w:ins>
          </w:p>
        </w:tc>
        <w:tc>
          <w:tcPr>
            <w:tcW w:w="4702" w:type="dxa"/>
            <w:tcPrChange w:id="10193"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194" w:author="Phuong Giang" w:date="2012-02-22T21:36:00Z"/>
                <w:rFonts w:ascii="Times New Roman" w:hAnsi="Times New Roman" w:cs="Times New Roman"/>
                <w:i w:val="0"/>
                <w:color w:val="auto"/>
                <w:sz w:val="22"/>
                <w:szCs w:val="22"/>
                <w:rPrChange w:id="10195" w:author="Phuong Giang" w:date="2012-02-22T23:43:00Z">
                  <w:rPr>
                    <w:ins w:id="10196" w:author="Phuong Giang" w:date="2012-02-22T21:36:00Z"/>
                    <w:i w:val="0"/>
                    <w:color w:val="auto"/>
                    <w:sz w:val="18"/>
                    <w:szCs w:val="18"/>
                  </w:rPr>
                </w:rPrChange>
              </w:rPr>
            </w:pPr>
            <w:ins w:id="10197" w:author="Phuong Giang" w:date="2012-02-22T21:36:00Z">
              <w:r w:rsidRPr="001340DE">
                <w:rPr>
                  <w:rFonts w:ascii="Times New Roman" w:hAnsi="Times New Roman" w:cs="Times New Roman"/>
                  <w:i w:val="0"/>
                  <w:color w:val="auto"/>
                  <w:sz w:val="22"/>
                  <w:szCs w:val="22"/>
                  <w:rPrChange w:id="10198" w:author="Phuong Giang" w:date="2012-02-22T23:43:00Z">
                    <w:rPr>
                      <w:b/>
                      <w:bCs w:val="0"/>
                      <w:i w:val="0"/>
                      <w:color w:val="auto"/>
                      <w:sz w:val="18"/>
                      <w:szCs w:val="18"/>
                      <w:lang w:eastAsia="en-US"/>
                    </w:rPr>
                  </w:rPrChange>
                </w:rPr>
                <w:t>Get or set teaching method team size</w:t>
              </w:r>
            </w:ins>
          </w:p>
        </w:tc>
      </w:tr>
      <w:tr w:rsidR="0095718C" w:rsidRPr="001340DE" w:rsidTr="00F77673">
        <w:tblPrEx>
          <w:tblPrExChange w:id="10199"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200" w:author="Phuong Giang" w:date="2012-02-22T21:36:00Z"/>
          <w:trPrChange w:id="10201"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0" w:type="dxa"/>
            <w:tcPrChange w:id="10202" w:author="Phuong Giang" w:date="2012-02-22T23:31:00Z">
              <w:tcPr>
                <w:tcW w:w="570" w:type="dxa"/>
              </w:tcPr>
            </w:tcPrChange>
          </w:tcPr>
          <w:p w:rsidR="0095718C" w:rsidRPr="001340DE" w:rsidRDefault="0095718C" w:rsidP="00995D66">
            <w:pPr>
              <w:pStyle w:val="comment"/>
              <w:ind w:left="0"/>
              <w:rPr>
                <w:ins w:id="10203" w:author="Phuong Giang" w:date="2012-02-22T21:36:00Z"/>
                <w:rFonts w:ascii="Times New Roman" w:hAnsi="Times New Roman" w:cs="Times New Roman"/>
                <w:i w:val="0"/>
                <w:color w:val="auto"/>
                <w:sz w:val="22"/>
                <w:szCs w:val="22"/>
                <w:rPrChange w:id="10204" w:author="Phuong Giang" w:date="2012-02-22T23:43:00Z">
                  <w:rPr>
                    <w:ins w:id="10205" w:author="Phuong Giang" w:date="2012-02-22T21:36:00Z"/>
                    <w:b w:val="0"/>
                    <w:bCs/>
                    <w:i w:val="0"/>
                    <w:color w:val="auto"/>
                    <w:sz w:val="18"/>
                    <w:szCs w:val="18"/>
                  </w:rPr>
                </w:rPrChange>
              </w:rPr>
            </w:pPr>
            <w:ins w:id="10206" w:author="Phuong Giang" w:date="2012-02-22T21:36:00Z">
              <w:r w:rsidRPr="001340DE">
                <w:rPr>
                  <w:rFonts w:ascii="Times New Roman" w:hAnsi="Times New Roman" w:cs="Times New Roman"/>
                  <w:i w:val="0"/>
                  <w:color w:val="auto"/>
                  <w:sz w:val="22"/>
                  <w:szCs w:val="22"/>
                  <w:rPrChange w:id="10207" w:author="Phuong Giang" w:date="2012-02-22T23:43:00Z">
                    <w:rPr>
                      <w:i w:val="0"/>
                      <w:color w:val="auto"/>
                      <w:sz w:val="18"/>
                      <w:szCs w:val="18"/>
                      <w:lang w:eastAsia="en-US"/>
                    </w:rPr>
                  </w:rPrChange>
                </w:rPr>
                <w:t>9</w:t>
              </w:r>
            </w:ins>
          </w:p>
        </w:tc>
        <w:tc>
          <w:tcPr>
            <w:tcW w:w="1378" w:type="dxa"/>
            <w:tcPrChange w:id="10208" w:author="Phuong Giang" w:date="2012-02-22T23:31:00Z">
              <w:tcPr>
                <w:tcW w:w="1378"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209" w:author="Phuong Giang" w:date="2012-02-22T21:36:00Z"/>
                <w:rFonts w:ascii="Times New Roman" w:hAnsi="Times New Roman" w:cs="Times New Roman"/>
                <w:i w:val="0"/>
                <w:color w:val="auto"/>
                <w:sz w:val="22"/>
                <w:szCs w:val="22"/>
                <w:rPrChange w:id="10210" w:author="Phuong Giang" w:date="2012-02-22T23:43:00Z">
                  <w:rPr>
                    <w:ins w:id="10211" w:author="Phuong Giang" w:date="2012-02-22T21:36:00Z"/>
                    <w:i w:val="0"/>
                    <w:color w:val="auto"/>
                    <w:sz w:val="18"/>
                    <w:szCs w:val="18"/>
                  </w:rPr>
                </w:rPrChange>
              </w:rPr>
            </w:pPr>
            <w:ins w:id="10212" w:author="Phuong Giang" w:date="2012-02-22T21:36:00Z">
              <w:r w:rsidRPr="001340DE">
                <w:rPr>
                  <w:rFonts w:ascii="Times New Roman" w:hAnsi="Times New Roman" w:cs="Times New Roman"/>
                  <w:i w:val="0"/>
                  <w:color w:val="auto"/>
                  <w:sz w:val="22"/>
                  <w:szCs w:val="22"/>
                  <w:rPrChange w:id="10213" w:author="Phuong Giang" w:date="2012-02-22T23:43:00Z">
                    <w:rPr>
                      <w:b/>
                      <w:bCs w:val="0"/>
                      <w:i w:val="0"/>
                      <w:color w:val="auto"/>
                      <w:sz w:val="18"/>
                      <w:szCs w:val="18"/>
                      <w:lang w:eastAsia="en-US"/>
                    </w:rPr>
                  </w:rPrChange>
                </w:rPr>
                <w:t>Tools</w:t>
              </w:r>
            </w:ins>
          </w:p>
        </w:tc>
        <w:tc>
          <w:tcPr>
            <w:tcW w:w="832" w:type="dxa"/>
            <w:tcPrChange w:id="10214" w:author="Phuong Giang" w:date="2012-02-22T23:31:00Z">
              <w:tcPr>
                <w:tcW w:w="83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215" w:author="Phuong Giang" w:date="2012-02-22T21:36:00Z"/>
                <w:rFonts w:ascii="Times New Roman" w:hAnsi="Times New Roman" w:cs="Times New Roman"/>
                <w:i w:val="0"/>
                <w:color w:val="auto"/>
                <w:sz w:val="22"/>
                <w:szCs w:val="22"/>
                <w:rPrChange w:id="10216" w:author="Phuong Giang" w:date="2012-02-22T23:43:00Z">
                  <w:rPr>
                    <w:ins w:id="10217" w:author="Phuong Giang" w:date="2012-02-22T21:36:00Z"/>
                    <w:i w:val="0"/>
                    <w:color w:val="auto"/>
                    <w:sz w:val="18"/>
                    <w:szCs w:val="18"/>
                  </w:rPr>
                </w:rPrChange>
              </w:rPr>
            </w:pPr>
            <w:ins w:id="10218" w:author="Phuong Giang" w:date="2012-02-22T21:36:00Z">
              <w:r w:rsidRPr="001340DE">
                <w:rPr>
                  <w:rFonts w:ascii="Times New Roman" w:hAnsi="Times New Roman" w:cs="Times New Roman"/>
                  <w:i w:val="0"/>
                  <w:color w:val="auto"/>
                  <w:sz w:val="22"/>
                  <w:szCs w:val="22"/>
                  <w:rPrChange w:id="10219" w:author="Phuong Giang" w:date="2012-02-22T23:43:00Z">
                    <w:rPr>
                      <w:b/>
                      <w:bCs w:val="0"/>
                      <w:i w:val="0"/>
                      <w:color w:val="auto"/>
                      <w:sz w:val="18"/>
                      <w:szCs w:val="18"/>
                      <w:lang w:eastAsia="en-US"/>
                    </w:rPr>
                  </w:rPrChange>
                </w:rPr>
                <w:t>string</w:t>
              </w:r>
            </w:ins>
          </w:p>
        </w:tc>
        <w:tc>
          <w:tcPr>
            <w:tcW w:w="1142" w:type="dxa"/>
            <w:tcPrChange w:id="10220" w:author="Phuong Giang" w:date="2012-02-22T23:31:00Z">
              <w:tcPr>
                <w:tcW w:w="114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221" w:author="Phuong Giang" w:date="2012-02-22T21:36:00Z"/>
                <w:rFonts w:ascii="Times New Roman" w:hAnsi="Times New Roman" w:cs="Times New Roman"/>
                <w:i w:val="0"/>
                <w:color w:val="auto"/>
                <w:sz w:val="22"/>
                <w:szCs w:val="22"/>
                <w:rPrChange w:id="10222" w:author="Phuong Giang" w:date="2012-02-22T23:43:00Z">
                  <w:rPr>
                    <w:ins w:id="10223" w:author="Phuong Giang" w:date="2012-02-22T21:36:00Z"/>
                    <w:i w:val="0"/>
                    <w:color w:val="auto"/>
                    <w:sz w:val="18"/>
                    <w:szCs w:val="18"/>
                  </w:rPr>
                </w:rPrChange>
              </w:rPr>
            </w:pPr>
          </w:p>
        </w:tc>
        <w:tc>
          <w:tcPr>
            <w:tcW w:w="952" w:type="dxa"/>
            <w:tcPrChange w:id="10224"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225" w:author="Phuong Giang" w:date="2012-02-22T21:36:00Z"/>
                <w:rFonts w:ascii="Times New Roman" w:hAnsi="Times New Roman" w:cs="Times New Roman"/>
                <w:i w:val="0"/>
                <w:color w:val="auto"/>
                <w:sz w:val="22"/>
                <w:szCs w:val="22"/>
                <w:rPrChange w:id="10226" w:author="Phuong Giang" w:date="2012-02-22T23:43:00Z">
                  <w:rPr>
                    <w:ins w:id="10227" w:author="Phuong Giang" w:date="2012-02-22T21:36:00Z"/>
                    <w:i w:val="0"/>
                    <w:color w:val="auto"/>
                    <w:sz w:val="18"/>
                    <w:szCs w:val="18"/>
                  </w:rPr>
                </w:rPrChange>
              </w:rPr>
            </w:pPr>
            <w:ins w:id="10228" w:author="Phuong Giang" w:date="2012-02-22T21:36:00Z">
              <w:r w:rsidRPr="001340DE">
                <w:rPr>
                  <w:rFonts w:ascii="Times New Roman" w:hAnsi="Times New Roman" w:cs="Times New Roman"/>
                  <w:i w:val="0"/>
                  <w:color w:val="auto"/>
                  <w:sz w:val="22"/>
                  <w:szCs w:val="22"/>
                  <w:rPrChange w:id="10229" w:author="Phuong Giang" w:date="2012-02-22T23:43:00Z">
                    <w:rPr>
                      <w:b/>
                      <w:bCs w:val="0"/>
                      <w:i w:val="0"/>
                      <w:color w:val="auto"/>
                      <w:sz w:val="18"/>
                      <w:szCs w:val="18"/>
                      <w:lang w:eastAsia="en-US"/>
                    </w:rPr>
                  </w:rPrChange>
                </w:rPr>
                <w:t>Public</w:t>
              </w:r>
            </w:ins>
          </w:p>
        </w:tc>
        <w:tc>
          <w:tcPr>
            <w:tcW w:w="4702" w:type="dxa"/>
            <w:tcPrChange w:id="10230" w:author="Phuong Giang" w:date="2012-02-22T23:31:00Z">
              <w:tcPr>
                <w:tcW w:w="470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231" w:author="Phuong Giang" w:date="2012-02-22T21:36:00Z"/>
                <w:rFonts w:ascii="Times New Roman" w:hAnsi="Times New Roman" w:cs="Times New Roman"/>
                <w:i w:val="0"/>
                <w:color w:val="auto"/>
                <w:sz w:val="22"/>
                <w:szCs w:val="22"/>
                <w:rPrChange w:id="10232" w:author="Phuong Giang" w:date="2012-02-22T23:43:00Z">
                  <w:rPr>
                    <w:ins w:id="10233" w:author="Phuong Giang" w:date="2012-02-22T21:36:00Z"/>
                    <w:i w:val="0"/>
                    <w:color w:val="auto"/>
                    <w:sz w:val="18"/>
                    <w:szCs w:val="18"/>
                  </w:rPr>
                </w:rPrChange>
              </w:rPr>
            </w:pPr>
            <w:ins w:id="10234" w:author="Phuong Giang" w:date="2012-02-22T21:36:00Z">
              <w:r w:rsidRPr="001340DE">
                <w:rPr>
                  <w:rFonts w:ascii="Times New Roman" w:hAnsi="Times New Roman" w:cs="Times New Roman"/>
                  <w:i w:val="0"/>
                  <w:color w:val="auto"/>
                  <w:sz w:val="22"/>
                  <w:szCs w:val="22"/>
                  <w:rPrChange w:id="10235" w:author="Phuong Giang" w:date="2012-02-22T23:43:00Z">
                    <w:rPr>
                      <w:b/>
                      <w:bCs w:val="0"/>
                      <w:i w:val="0"/>
                      <w:color w:val="auto"/>
                      <w:sz w:val="18"/>
                      <w:szCs w:val="18"/>
                      <w:lang w:eastAsia="en-US"/>
                    </w:rPr>
                  </w:rPrChange>
                </w:rPr>
                <w:t>Get or set teaching method tools</w:t>
              </w:r>
            </w:ins>
          </w:p>
        </w:tc>
      </w:tr>
    </w:tbl>
    <w:p w:rsidR="0095718C" w:rsidRPr="00AB1796" w:rsidRDefault="0095718C" w:rsidP="0095718C">
      <w:pPr>
        <w:rPr>
          <w:ins w:id="10236" w:author="Phuong Giang" w:date="2012-02-22T21:36:00Z"/>
        </w:rPr>
      </w:pPr>
    </w:p>
    <w:p w:rsidR="0095718C" w:rsidRDefault="0095718C">
      <w:pPr>
        <w:pStyle w:val="Heading5"/>
        <w:rPr>
          <w:ins w:id="10237" w:author="Phuong Giang" w:date="2012-02-22T21:36:00Z"/>
        </w:rPr>
        <w:pPrChange w:id="10238" w:author="Phuong Giang" w:date="2012-02-23T00:04:00Z">
          <w:pPr>
            <w:pStyle w:val="Heading5"/>
            <w:numPr>
              <w:ilvl w:val="0"/>
              <w:numId w:val="0"/>
            </w:numPr>
            <w:ind w:left="0" w:firstLine="0"/>
          </w:pPr>
        </w:pPrChange>
      </w:pPr>
      <w:ins w:id="10239" w:author="Phuong Giang" w:date="2012-02-22T21:36:00Z">
        <w:r w:rsidRPr="00AB1796">
          <w:t>Methods</w:t>
        </w:r>
      </w:ins>
    </w:p>
    <w:p w:rsidR="0095718C" w:rsidRPr="00AB1796" w:rsidRDefault="0095718C" w:rsidP="0095718C">
      <w:pPr>
        <w:rPr>
          <w:ins w:id="10240" w:author="Phuong Giang" w:date="2012-02-22T21:36:00Z"/>
        </w:rPr>
      </w:pPr>
      <w:ins w:id="10241" w:author="Phuong Giang" w:date="2012-02-22T21:36:00Z">
        <w:r>
          <w:t>N/A</w:t>
        </w:r>
      </w:ins>
    </w:p>
    <w:p w:rsidR="0095718C" w:rsidRDefault="0095718C" w:rsidP="0095718C">
      <w:pPr>
        <w:rPr>
          <w:ins w:id="10242" w:author="Phuong Giang" w:date="2012-02-22T21:36:00Z"/>
        </w:rPr>
      </w:pPr>
    </w:p>
    <w:p w:rsidR="0095718C" w:rsidRDefault="0095718C">
      <w:pPr>
        <w:pStyle w:val="Heading4"/>
        <w:rPr>
          <w:ins w:id="10243" w:author="Phuong Giang" w:date="2012-02-22T21:36:00Z"/>
        </w:rPr>
        <w:pPrChange w:id="10244" w:author="Phuong Giang" w:date="2012-02-23T00:03:00Z">
          <w:pPr>
            <w:pStyle w:val="Heading4"/>
            <w:tabs>
              <w:tab w:val="left" w:pos="4208"/>
            </w:tabs>
          </w:pPr>
        </w:pPrChange>
      </w:pPr>
      <w:proofErr w:type="spellStart"/>
      <w:ins w:id="10245" w:author="Phuong Giang" w:date="2012-02-22T21:36:00Z">
        <w:r>
          <w:t>TeachingMethodAccessor</w:t>
        </w:r>
      </w:ins>
      <w:proofErr w:type="spellEnd"/>
      <w:ins w:id="10246" w:author="Phuong Giang" w:date="2012-02-23T00:09:00Z">
        <w:r w:rsidR="00E87437">
          <w:t xml:space="preserve"> class</w:t>
        </w:r>
      </w:ins>
    </w:p>
    <w:p w:rsidR="0095718C" w:rsidRDefault="0095718C">
      <w:pPr>
        <w:pStyle w:val="Heading5"/>
        <w:rPr>
          <w:ins w:id="10247" w:author="Phuong Giang" w:date="2012-02-22T21:36:00Z"/>
        </w:rPr>
        <w:pPrChange w:id="10248" w:author="Phuong Giang" w:date="2012-02-23T00:04:00Z">
          <w:pPr>
            <w:pStyle w:val="Heading5"/>
            <w:numPr>
              <w:ilvl w:val="0"/>
              <w:numId w:val="0"/>
            </w:numPr>
            <w:ind w:left="0" w:firstLine="0"/>
          </w:pPr>
        </w:pPrChange>
      </w:pPr>
      <w:ins w:id="10249" w:author="Phuong Giang" w:date="2012-02-22T21:36:00Z">
        <w:r w:rsidRPr="00AB1796">
          <w:t>Attributes</w:t>
        </w:r>
      </w:ins>
    </w:p>
    <w:p w:rsidR="0095718C" w:rsidRPr="00AB1796" w:rsidRDefault="0095718C" w:rsidP="0095718C">
      <w:pPr>
        <w:rPr>
          <w:ins w:id="10250" w:author="Phuong Giang" w:date="2012-02-22T21:36:00Z"/>
        </w:rPr>
      </w:pPr>
      <w:ins w:id="10251" w:author="Phuong Giang" w:date="2012-02-22T21:36:00Z">
        <w:r>
          <w:t>N/A</w:t>
        </w:r>
      </w:ins>
    </w:p>
    <w:p w:rsidR="0095718C" w:rsidRDefault="0095718C">
      <w:pPr>
        <w:pStyle w:val="Heading5"/>
        <w:rPr>
          <w:ins w:id="10252" w:author="Phuong Giang" w:date="2012-02-22T21:36:00Z"/>
        </w:rPr>
        <w:pPrChange w:id="10253" w:author="Phuong Giang" w:date="2012-02-23T00:04:00Z">
          <w:pPr>
            <w:pStyle w:val="Heading5"/>
            <w:numPr>
              <w:ilvl w:val="0"/>
              <w:numId w:val="0"/>
            </w:numPr>
            <w:ind w:left="0" w:firstLine="0"/>
          </w:pPr>
        </w:pPrChange>
      </w:pPr>
      <w:ins w:id="10254" w:author="Phuong Giang" w:date="2012-02-22T21:36:00Z">
        <w:r w:rsidRPr="00AB1796">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0255" w:author="Phuong Giang" w:date="2012-02-22T23:30: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10256">
          <w:tblGrid>
            <w:gridCol w:w="955"/>
            <w:gridCol w:w="2205"/>
            <w:gridCol w:w="6416"/>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10257" w:author="Phuong Giang" w:date="2012-02-22T21:36:00Z"/>
        </w:trPr>
        <w:tc>
          <w:tcPr>
            <w:tcW w:w="903" w:type="dxa"/>
            <w:tcPrChange w:id="10258" w:author="Phuong Giang" w:date="2012-02-22T23:30:00Z">
              <w:tcPr>
                <w:tcW w:w="90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259" w:author="Phuong Giang" w:date="2012-02-22T21:36:00Z"/>
                <w:b w:val="0"/>
                <w:lang w:eastAsia="ja-JP"/>
                <w:rPrChange w:id="10260" w:author="Phuong Giang" w:date="2012-02-22T23:39:00Z">
                  <w:rPr>
                    <w:ins w:id="10261" w:author="Phuong Giang" w:date="2012-02-22T21:36:00Z"/>
                    <w:b/>
                    <w:bCs w:val="0"/>
                    <w:color w:val="800000"/>
                  </w:rPr>
                </w:rPrChange>
              </w:rPr>
              <w:pPrChange w:id="1026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263" w:author="Phuong Giang" w:date="2012-02-22T21:36:00Z">
              <w:r w:rsidRPr="009F25A3">
                <w:rPr>
                  <w:rFonts w:ascii="Tahoma" w:eastAsia="MS Mincho" w:hAnsi="Tahoma" w:cs="Arial"/>
                  <w:b w:val="0"/>
                  <w:snapToGrid w:val="0"/>
                  <w:color w:val="auto"/>
                  <w:sz w:val="20"/>
                  <w:szCs w:val="20"/>
                  <w:lang w:eastAsia="ja-JP"/>
                  <w:rPrChange w:id="10264" w:author="Phuong Giang" w:date="2012-02-22T23:39:00Z">
                    <w:rPr>
                      <w:b/>
                      <w:color w:val="800000"/>
                    </w:rPr>
                  </w:rPrChange>
                </w:rPr>
                <w:t>No</w:t>
              </w:r>
            </w:ins>
          </w:p>
        </w:tc>
        <w:tc>
          <w:tcPr>
            <w:tcW w:w="2085" w:type="dxa"/>
            <w:tcPrChange w:id="10265" w:author="Phuong Giang" w:date="2012-02-22T23:30:00Z">
              <w:tcPr>
                <w:tcW w:w="2085"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266" w:author="Phuong Giang" w:date="2012-02-22T21:36:00Z"/>
                <w:b w:val="0"/>
                <w:lang w:eastAsia="ja-JP"/>
                <w:rPrChange w:id="10267" w:author="Phuong Giang" w:date="2012-02-22T23:39:00Z">
                  <w:rPr>
                    <w:ins w:id="10268" w:author="Phuong Giang" w:date="2012-02-22T21:36:00Z"/>
                    <w:b/>
                    <w:bCs w:val="0"/>
                    <w:color w:val="800000"/>
                    <w:lang w:eastAsia="ja-JP"/>
                  </w:rPr>
                </w:rPrChange>
              </w:rPr>
              <w:pPrChange w:id="1026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270" w:author="Phuong Giang" w:date="2012-02-22T21:36:00Z">
              <w:r w:rsidRPr="009F25A3">
                <w:rPr>
                  <w:rFonts w:ascii="Tahoma" w:eastAsia="MS Mincho" w:hAnsi="Tahoma" w:cs="Arial"/>
                  <w:b w:val="0"/>
                  <w:snapToGrid w:val="0"/>
                  <w:color w:val="auto"/>
                  <w:sz w:val="20"/>
                  <w:szCs w:val="20"/>
                  <w:lang w:eastAsia="ja-JP"/>
                  <w:rPrChange w:id="10271" w:author="Phuong Giang" w:date="2012-02-22T23:39:00Z">
                    <w:rPr>
                      <w:b/>
                      <w:color w:val="800000"/>
                      <w:lang w:eastAsia="ja-JP"/>
                    </w:rPr>
                  </w:rPrChange>
                </w:rPr>
                <w:t>Method</w:t>
              </w:r>
            </w:ins>
          </w:p>
        </w:tc>
        <w:tc>
          <w:tcPr>
            <w:tcW w:w="6066" w:type="dxa"/>
            <w:tcPrChange w:id="10272" w:author="Phuong Giang" w:date="2012-02-22T23:30:00Z">
              <w:tcPr>
                <w:tcW w:w="606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273" w:author="Phuong Giang" w:date="2012-02-22T21:36:00Z"/>
                <w:b w:val="0"/>
                <w:lang w:eastAsia="ja-JP"/>
                <w:rPrChange w:id="10274" w:author="Phuong Giang" w:date="2012-02-22T23:39:00Z">
                  <w:rPr>
                    <w:ins w:id="10275" w:author="Phuong Giang" w:date="2012-02-22T21:36:00Z"/>
                    <w:b/>
                    <w:bCs w:val="0"/>
                    <w:color w:val="800000"/>
                    <w:lang w:eastAsia="ja-JP"/>
                  </w:rPr>
                </w:rPrChange>
              </w:rPr>
              <w:pPrChange w:id="1027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277" w:author="Phuong Giang" w:date="2012-02-22T21:36:00Z">
              <w:r w:rsidRPr="009F25A3">
                <w:rPr>
                  <w:rFonts w:ascii="Tahoma" w:eastAsia="MS Mincho" w:hAnsi="Tahoma" w:cs="Arial"/>
                  <w:b w:val="0"/>
                  <w:snapToGrid w:val="0"/>
                  <w:color w:val="auto"/>
                  <w:sz w:val="20"/>
                  <w:szCs w:val="20"/>
                  <w:lang w:eastAsia="ja-JP"/>
                  <w:rPrChange w:id="10278" w:author="Phuong Giang" w:date="2012-02-22T23:39:00Z">
                    <w:rPr>
                      <w:b/>
                      <w:color w:val="800000"/>
                      <w:lang w:eastAsia="ja-JP"/>
                    </w:rPr>
                  </w:rPrChange>
                </w:rPr>
                <w:t>Description</w:t>
              </w:r>
            </w:ins>
          </w:p>
        </w:tc>
      </w:tr>
      <w:tr w:rsidR="0095718C" w:rsidRPr="001340DE" w:rsidTr="00F77673">
        <w:trPr>
          <w:ins w:id="10279" w:author="Phuong Giang" w:date="2012-02-22T21:36:00Z"/>
        </w:trPr>
        <w:tc>
          <w:tcPr>
            <w:tcW w:w="903" w:type="dxa"/>
            <w:tcPrChange w:id="10280" w:author="Phuong Giang" w:date="2012-02-22T23:30:00Z">
              <w:tcPr>
                <w:tcW w:w="903" w:type="dxa"/>
              </w:tcPr>
            </w:tcPrChange>
          </w:tcPr>
          <w:p w:rsidR="0095718C" w:rsidRPr="001340DE" w:rsidRDefault="0095718C" w:rsidP="00995D66">
            <w:pPr>
              <w:pStyle w:val="comment"/>
              <w:ind w:left="0"/>
              <w:rPr>
                <w:ins w:id="10281" w:author="Phuong Giang" w:date="2012-02-22T21:36:00Z"/>
                <w:rFonts w:ascii="Times New Roman" w:hAnsi="Times New Roman" w:cs="Times New Roman"/>
                <w:i w:val="0"/>
                <w:color w:val="auto"/>
                <w:sz w:val="22"/>
                <w:szCs w:val="22"/>
                <w:rPrChange w:id="10282" w:author="Phuong Giang" w:date="2012-02-22T23:43:00Z">
                  <w:rPr>
                    <w:ins w:id="10283" w:author="Phuong Giang" w:date="2012-02-22T21:36:00Z"/>
                    <w:i w:val="0"/>
                    <w:color w:val="auto"/>
                    <w:sz w:val="18"/>
                    <w:szCs w:val="18"/>
                  </w:rPr>
                </w:rPrChange>
              </w:rPr>
            </w:pPr>
            <w:ins w:id="10284" w:author="Phuong Giang" w:date="2012-02-22T21:36:00Z">
              <w:r w:rsidRPr="001340DE">
                <w:rPr>
                  <w:rFonts w:ascii="Times New Roman" w:hAnsi="Times New Roman" w:cs="Times New Roman"/>
                  <w:i w:val="0"/>
                  <w:color w:val="auto"/>
                  <w:sz w:val="22"/>
                  <w:szCs w:val="22"/>
                  <w:rPrChange w:id="10285" w:author="Phuong Giang" w:date="2012-02-22T23:43:00Z">
                    <w:rPr>
                      <w:b/>
                      <w:bCs w:val="0"/>
                      <w:i w:val="0"/>
                      <w:color w:val="auto"/>
                      <w:sz w:val="18"/>
                      <w:szCs w:val="18"/>
                      <w:lang w:eastAsia="en-US"/>
                    </w:rPr>
                  </w:rPrChange>
                </w:rPr>
                <w:t>1</w:t>
              </w:r>
            </w:ins>
          </w:p>
        </w:tc>
        <w:tc>
          <w:tcPr>
            <w:tcW w:w="2085" w:type="dxa"/>
            <w:tcPrChange w:id="10286" w:author="Phuong Giang" w:date="2012-02-22T23:30:00Z">
              <w:tcPr>
                <w:tcW w:w="2085" w:type="dxa"/>
              </w:tcPr>
            </w:tcPrChange>
          </w:tcPr>
          <w:p w:rsidR="0095718C" w:rsidRPr="001340DE" w:rsidRDefault="0095718C" w:rsidP="00995D66">
            <w:pPr>
              <w:pStyle w:val="comment"/>
              <w:ind w:left="0"/>
              <w:rPr>
                <w:ins w:id="10287" w:author="Phuong Giang" w:date="2012-02-22T21:36:00Z"/>
                <w:rFonts w:ascii="Times New Roman" w:hAnsi="Times New Roman" w:cs="Times New Roman"/>
                <w:i w:val="0"/>
                <w:color w:val="auto"/>
                <w:sz w:val="22"/>
                <w:szCs w:val="22"/>
                <w:rPrChange w:id="10288" w:author="Phuong Giang" w:date="2012-02-22T23:43:00Z">
                  <w:rPr>
                    <w:ins w:id="10289" w:author="Phuong Giang" w:date="2012-02-22T21:36:00Z"/>
                    <w:i w:val="0"/>
                    <w:color w:val="auto"/>
                    <w:sz w:val="18"/>
                    <w:szCs w:val="18"/>
                  </w:rPr>
                </w:rPrChange>
              </w:rPr>
            </w:pPr>
            <w:ins w:id="10290" w:author="Phuong Giang" w:date="2012-02-22T21:36:00Z">
              <w:r w:rsidRPr="001340DE">
                <w:rPr>
                  <w:rFonts w:ascii="Times New Roman" w:hAnsi="Times New Roman" w:cs="Times New Roman"/>
                  <w:i w:val="0"/>
                  <w:color w:val="auto"/>
                  <w:sz w:val="22"/>
                  <w:szCs w:val="22"/>
                  <w:rPrChange w:id="10291" w:author="Phuong Giang" w:date="2012-02-22T23:43:00Z">
                    <w:rPr>
                      <w:b/>
                      <w:bCs w:val="0"/>
                      <w:i w:val="0"/>
                      <w:color w:val="auto"/>
                      <w:sz w:val="18"/>
                      <w:szCs w:val="18"/>
                      <w:lang w:eastAsia="en-US"/>
                    </w:rPr>
                  </w:rPrChange>
                </w:rPr>
                <w:t>Add</w:t>
              </w:r>
            </w:ins>
          </w:p>
        </w:tc>
        <w:tc>
          <w:tcPr>
            <w:tcW w:w="6066" w:type="dxa"/>
            <w:tcPrChange w:id="10292" w:author="Phuong Giang" w:date="2012-02-22T23:30:00Z">
              <w:tcPr>
                <w:tcW w:w="6066" w:type="dxa"/>
              </w:tcPr>
            </w:tcPrChange>
          </w:tcPr>
          <w:p w:rsidR="0095718C" w:rsidRPr="001340DE" w:rsidRDefault="0095718C" w:rsidP="00995D66">
            <w:pPr>
              <w:pStyle w:val="comment"/>
              <w:ind w:left="0"/>
              <w:rPr>
                <w:ins w:id="10293" w:author="Phuong Giang" w:date="2012-02-22T21:36:00Z"/>
                <w:rFonts w:ascii="Times New Roman" w:hAnsi="Times New Roman" w:cs="Times New Roman"/>
                <w:i w:val="0"/>
                <w:color w:val="auto"/>
                <w:sz w:val="22"/>
                <w:szCs w:val="22"/>
                <w:rPrChange w:id="10294" w:author="Phuong Giang" w:date="2012-02-22T23:43:00Z">
                  <w:rPr>
                    <w:ins w:id="10295" w:author="Phuong Giang" w:date="2012-02-22T21:36:00Z"/>
                    <w:i w:val="0"/>
                    <w:color w:val="auto"/>
                    <w:sz w:val="18"/>
                    <w:szCs w:val="18"/>
                  </w:rPr>
                </w:rPrChange>
              </w:rPr>
            </w:pPr>
            <w:ins w:id="10296" w:author="Phuong Giang" w:date="2012-02-22T21:36:00Z">
              <w:r w:rsidRPr="001340DE">
                <w:rPr>
                  <w:rFonts w:ascii="Times New Roman" w:hAnsi="Times New Roman" w:cs="Times New Roman"/>
                  <w:i w:val="0"/>
                  <w:color w:val="auto"/>
                  <w:sz w:val="22"/>
                  <w:szCs w:val="22"/>
                  <w:rPrChange w:id="10297" w:author="Phuong Giang" w:date="2012-02-22T23:43:00Z">
                    <w:rPr>
                      <w:b/>
                      <w:bCs w:val="0"/>
                      <w:i w:val="0"/>
                      <w:color w:val="auto"/>
                      <w:sz w:val="18"/>
                      <w:szCs w:val="18"/>
                      <w:lang w:eastAsia="en-US"/>
                    </w:rPr>
                  </w:rPrChange>
                </w:rPr>
                <w:t>Add new teaching method to the database</w:t>
              </w:r>
            </w:ins>
          </w:p>
        </w:tc>
      </w:tr>
      <w:tr w:rsidR="0095718C" w:rsidRPr="001340DE" w:rsidTr="00F77673">
        <w:trPr>
          <w:ins w:id="10298" w:author="Phuong Giang" w:date="2012-02-22T21:36:00Z"/>
        </w:trPr>
        <w:tc>
          <w:tcPr>
            <w:tcW w:w="903" w:type="dxa"/>
            <w:tcPrChange w:id="10299" w:author="Phuong Giang" w:date="2012-02-22T23:30:00Z">
              <w:tcPr>
                <w:tcW w:w="903" w:type="dxa"/>
              </w:tcPr>
            </w:tcPrChange>
          </w:tcPr>
          <w:p w:rsidR="0095718C" w:rsidRPr="001340DE" w:rsidRDefault="0095718C" w:rsidP="00995D66">
            <w:pPr>
              <w:pStyle w:val="comment"/>
              <w:ind w:left="0"/>
              <w:rPr>
                <w:ins w:id="10300" w:author="Phuong Giang" w:date="2012-02-22T21:36:00Z"/>
                <w:rFonts w:ascii="Times New Roman" w:hAnsi="Times New Roman" w:cs="Times New Roman"/>
                <w:i w:val="0"/>
                <w:color w:val="auto"/>
                <w:sz w:val="22"/>
                <w:szCs w:val="22"/>
                <w:rPrChange w:id="10301" w:author="Phuong Giang" w:date="2012-02-22T23:43:00Z">
                  <w:rPr>
                    <w:ins w:id="10302" w:author="Phuong Giang" w:date="2012-02-22T21:36:00Z"/>
                    <w:i w:val="0"/>
                    <w:color w:val="auto"/>
                    <w:sz w:val="18"/>
                    <w:szCs w:val="18"/>
                  </w:rPr>
                </w:rPrChange>
              </w:rPr>
            </w:pPr>
            <w:ins w:id="10303" w:author="Phuong Giang" w:date="2012-02-22T21:36:00Z">
              <w:r w:rsidRPr="001340DE">
                <w:rPr>
                  <w:rFonts w:ascii="Times New Roman" w:hAnsi="Times New Roman" w:cs="Times New Roman"/>
                  <w:i w:val="0"/>
                  <w:color w:val="auto"/>
                  <w:sz w:val="22"/>
                  <w:szCs w:val="22"/>
                  <w:rPrChange w:id="10304" w:author="Phuong Giang" w:date="2012-02-22T23:43:00Z">
                    <w:rPr>
                      <w:b/>
                      <w:bCs w:val="0"/>
                      <w:i w:val="0"/>
                      <w:color w:val="auto"/>
                      <w:sz w:val="18"/>
                      <w:szCs w:val="18"/>
                      <w:lang w:eastAsia="en-US"/>
                    </w:rPr>
                  </w:rPrChange>
                </w:rPr>
                <w:t>2</w:t>
              </w:r>
            </w:ins>
          </w:p>
        </w:tc>
        <w:tc>
          <w:tcPr>
            <w:tcW w:w="2085" w:type="dxa"/>
            <w:tcPrChange w:id="10305" w:author="Phuong Giang" w:date="2012-02-22T23:30:00Z">
              <w:tcPr>
                <w:tcW w:w="2085" w:type="dxa"/>
              </w:tcPr>
            </w:tcPrChange>
          </w:tcPr>
          <w:p w:rsidR="0095718C" w:rsidRPr="001340DE" w:rsidRDefault="0095718C" w:rsidP="00995D66">
            <w:pPr>
              <w:pStyle w:val="comment"/>
              <w:ind w:left="0"/>
              <w:rPr>
                <w:ins w:id="10306" w:author="Phuong Giang" w:date="2012-02-22T21:36:00Z"/>
                <w:rFonts w:ascii="Times New Roman" w:hAnsi="Times New Roman" w:cs="Times New Roman"/>
                <w:i w:val="0"/>
                <w:color w:val="auto"/>
                <w:sz w:val="22"/>
                <w:szCs w:val="22"/>
                <w:rPrChange w:id="10307" w:author="Phuong Giang" w:date="2012-02-22T23:43:00Z">
                  <w:rPr>
                    <w:ins w:id="10308" w:author="Phuong Giang" w:date="2012-02-22T21:36:00Z"/>
                    <w:i w:val="0"/>
                    <w:color w:val="auto"/>
                    <w:sz w:val="18"/>
                    <w:szCs w:val="18"/>
                  </w:rPr>
                </w:rPrChange>
              </w:rPr>
            </w:pPr>
            <w:proofErr w:type="spellStart"/>
            <w:ins w:id="10309" w:author="Phuong Giang" w:date="2012-02-22T21:36:00Z">
              <w:r w:rsidRPr="001340DE">
                <w:rPr>
                  <w:rFonts w:ascii="Times New Roman" w:hAnsi="Times New Roman" w:cs="Times New Roman"/>
                  <w:i w:val="0"/>
                  <w:color w:val="auto"/>
                  <w:sz w:val="22"/>
                  <w:szCs w:val="22"/>
                  <w:rPrChange w:id="10310" w:author="Phuong Giang" w:date="2012-02-22T23:43:00Z">
                    <w:rPr>
                      <w:b/>
                      <w:bCs w:val="0"/>
                      <w:i w:val="0"/>
                      <w:color w:val="auto"/>
                      <w:sz w:val="18"/>
                      <w:szCs w:val="18"/>
                      <w:lang w:eastAsia="en-US"/>
                    </w:rPr>
                  </w:rPrChange>
                </w:rPr>
                <w:t>ContainsItem</w:t>
              </w:r>
              <w:proofErr w:type="spellEnd"/>
            </w:ins>
          </w:p>
        </w:tc>
        <w:tc>
          <w:tcPr>
            <w:tcW w:w="6066" w:type="dxa"/>
            <w:tcPrChange w:id="10311" w:author="Phuong Giang" w:date="2012-02-22T23:30:00Z">
              <w:tcPr>
                <w:tcW w:w="6066" w:type="dxa"/>
              </w:tcPr>
            </w:tcPrChange>
          </w:tcPr>
          <w:p w:rsidR="0095718C" w:rsidRPr="001340DE" w:rsidRDefault="0095718C" w:rsidP="00995D66">
            <w:pPr>
              <w:pStyle w:val="comment"/>
              <w:ind w:left="0"/>
              <w:rPr>
                <w:ins w:id="10312" w:author="Phuong Giang" w:date="2012-02-22T21:36:00Z"/>
                <w:rFonts w:ascii="Times New Roman" w:hAnsi="Times New Roman" w:cs="Times New Roman"/>
                <w:i w:val="0"/>
                <w:color w:val="auto"/>
                <w:sz w:val="22"/>
                <w:szCs w:val="22"/>
                <w:rPrChange w:id="10313" w:author="Phuong Giang" w:date="2012-02-22T23:43:00Z">
                  <w:rPr>
                    <w:ins w:id="10314" w:author="Phuong Giang" w:date="2012-02-22T21:36:00Z"/>
                    <w:i w:val="0"/>
                    <w:color w:val="auto"/>
                    <w:sz w:val="18"/>
                    <w:szCs w:val="18"/>
                  </w:rPr>
                </w:rPrChange>
              </w:rPr>
            </w:pPr>
            <w:ins w:id="10315" w:author="Phuong Giang" w:date="2012-02-22T21:36:00Z">
              <w:r w:rsidRPr="001340DE">
                <w:rPr>
                  <w:rFonts w:ascii="Times New Roman" w:hAnsi="Times New Roman" w:cs="Times New Roman"/>
                  <w:i w:val="0"/>
                  <w:color w:val="auto"/>
                  <w:sz w:val="22"/>
                  <w:szCs w:val="22"/>
                  <w:rPrChange w:id="10316" w:author="Phuong Giang" w:date="2012-02-22T23:43:00Z">
                    <w:rPr>
                      <w:b/>
                      <w:bCs w:val="0"/>
                      <w:i w:val="0"/>
                      <w:color w:val="auto"/>
                      <w:sz w:val="18"/>
                      <w:szCs w:val="18"/>
                      <w:lang w:eastAsia="en-US"/>
                    </w:rPr>
                  </w:rPrChange>
                </w:rPr>
                <w:t>Check if the item already existed</w:t>
              </w:r>
            </w:ins>
          </w:p>
        </w:tc>
      </w:tr>
      <w:tr w:rsidR="0095718C" w:rsidRPr="001340DE" w:rsidTr="00F77673">
        <w:trPr>
          <w:ins w:id="10317" w:author="Phuong Giang" w:date="2012-02-22T21:36:00Z"/>
        </w:trPr>
        <w:tc>
          <w:tcPr>
            <w:tcW w:w="903" w:type="dxa"/>
            <w:tcPrChange w:id="10318" w:author="Phuong Giang" w:date="2012-02-22T23:30:00Z">
              <w:tcPr>
                <w:tcW w:w="903" w:type="dxa"/>
              </w:tcPr>
            </w:tcPrChange>
          </w:tcPr>
          <w:p w:rsidR="0095718C" w:rsidRPr="001340DE" w:rsidRDefault="0095718C" w:rsidP="00995D66">
            <w:pPr>
              <w:pStyle w:val="comment"/>
              <w:ind w:left="0"/>
              <w:rPr>
                <w:ins w:id="10319" w:author="Phuong Giang" w:date="2012-02-22T21:36:00Z"/>
                <w:rFonts w:ascii="Times New Roman" w:hAnsi="Times New Roman" w:cs="Times New Roman"/>
                <w:i w:val="0"/>
                <w:color w:val="auto"/>
                <w:sz w:val="22"/>
                <w:szCs w:val="22"/>
                <w:rPrChange w:id="10320" w:author="Phuong Giang" w:date="2012-02-22T23:43:00Z">
                  <w:rPr>
                    <w:ins w:id="10321" w:author="Phuong Giang" w:date="2012-02-22T21:36:00Z"/>
                    <w:i w:val="0"/>
                    <w:color w:val="auto"/>
                    <w:sz w:val="18"/>
                    <w:szCs w:val="18"/>
                  </w:rPr>
                </w:rPrChange>
              </w:rPr>
            </w:pPr>
            <w:ins w:id="10322" w:author="Phuong Giang" w:date="2012-02-22T21:36:00Z">
              <w:r w:rsidRPr="001340DE">
                <w:rPr>
                  <w:rFonts w:ascii="Times New Roman" w:hAnsi="Times New Roman" w:cs="Times New Roman"/>
                  <w:i w:val="0"/>
                  <w:color w:val="auto"/>
                  <w:sz w:val="22"/>
                  <w:szCs w:val="22"/>
                  <w:rPrChange w:id="10323" w:author="Phuong Giang" w:date="2012-02-22T23:43:00Z">
                    <w:rPr>
                      <w:b/>
                      <w:bCs w:val="0"/>
                      <w:i w:val="0"/>
                      <w:color w:val="auto"/>
                      <w:sz w:val="18"/>
                      <w:szCs w:val="18"/>
                      <w:lang w:eastAsia="en-US"/>
                    </w:rPr>
                  </w:rPrChange>
                </w:rPr>
                <w:t>3</w:t>
              </w:r>
            </w:ins>
          </w:p>
        </w:tc>
        <w:tc>
          <w:tcPr>
            <w:tcW w:w="2085" w:type="dxa"/>
            <w:tcPrChange w:id="10324" w:author="Phuong Giang" w:date="2012-02-22T23:30:00Z">
              <w:tcPr>
                <w:tcW w:w="2085" w:type="dxa"/>
              </w:tcPr>
            </w:tcPrChange>
          </w:tcPr>
          <w:p w:rsidR="0095718C" w:rsidRPr="001340DE" w:rsidRDefault="0095718C" w:rsidP="00995D66">
            <w:pPr>
              <w:pStyle w:val="comment"/>
              <w:ind w:left="0"/>
              <w:rPr>
                <w:ins w:id="10325" w:author="Phuong Giang" w:date="2012-02-22T21:36:00Z"/>
                <w:rFonts w:ascii="Times New Roman" w:hAnsi="Times New Roman" w:cs="Times New Roman"/>
                <w:i w:val="0"/>
                <w:color w:val="auto"/>
                <w:sz w:val="22"/>
                <w:szCs w:val="22"/>
                <w:rPrChange w:id="10326" w:author="Phuong Giang" w:date="2012-02-22T23:43:00Z">
                  <w:rPr>
                    <w:ins w:id="10327" w:author="Phuong Giang" w:date="2012-02-22T21:36:00Z"/>
                    <w:i w:val="0"/>
                    <w:color w:val="auto"/>
                    <w:sz w:val="18"/>
                    <w:szCs w:val="18"/>
                  </w:rPr>
                </w:rPrChange>
              </w:rPr>
            </w:pPr>
            <w:ins w:id="10328" w:author="Phuong Giang" w:date="2012-02-22T21:36:00Z">
              <w:r w:rsidRPr="001340DE">
                <w:rPr>
                  <w:rFonts w:ascii="Times New Roman" w:hAnsi="Times New Roman" w:cs="Times New Roman"/>
                  <w:i w:val="0"/>
                  <w:color w:val="auto"/>
                  <w:sz w:val="22"/>
                  <w:szCs w:val="22"/>
                  <w:rPrChange w:id="10329" w:author="Phuong Giang" w:date="2012-02-22T23:43:00Z">
                    <w:rPr>
                      <w:b/>
                      <w:bCs w:val="0"/>
                      <w:i w:val="0"/>
                      <w:color w:val="auto"/>
                      <w:sz w:val="18"/>
                      <w:szCs w:val="18"/>
                      <w:lang w:eastAsia="en-US"/>
                    </w:rPr>
                  </w:rPrChange>
                </w:rPr>
                <w:t>Delete</w:t>
              </w:r>
            </w:ins>
          </w:p>
        </w:tc>
        <w:tc>
          <w:tcPr>
            <w:tcW w:w="6066" w:type="dxa"/>
            <w:tcPrChange w:id="10330" w:author="Phuong Giang" w:date="2012-02-22T23:30:00Z">
              <w:tcPr>
                <w:tcW w:w="6066" w:type="dxa"/>
              </w:tcPr>
            </w:tcPrChange>
          </w:tcPr>
          <w:p w:rsidR="0095718C" w:rsidRPr="001340DE" w:rsidRDefault="0095718C" w:rsidP="00995D66">
            <w:pPr>
              <w:pStyle w:val="comment"/>
              <w:ind w:left="0"/>
              <w:rPr>
                <w:ins w:id="10331" w:author="Phuong Giang" w:date="2012-02-22T21:36:00Z"/>
                <w:rFonts w:ascii="Times New Roman" w:hAnsi="Times New Roman" w:cs="Times New Roman"/>
                <w:i w:val="0"/>
                <w:color w:val="auto"/>
                <w:sz w:val="22"/>
                <w:szCs w:val="22"/>
                <w:rPrChange w:id="10332" w:author="Phuong Giang" w:date="2012-02-22T23:43:00Z">
                  <w:rPr>
                    <w:ins w:id="10333" w:author="Phuong Giang" w:date="2012-02-22T21:36:00Z"/>
                    <w:i w:val="0"/>
                    <w:color w:val="auto"/>
                    <w:sz w:val="18"/>
                    <w:szCs w:val="18"/>
                  </w:rPr>
                </w:rPrChange>
              </w:rPr>
            </w:pPr>
            <w:ins w:id="10334" w:author="Phuong Giang" w:date="2012-02-22T21:36:00Z">
              <w:r w:rsidRPr="001340DE">
                <w:rPr>
                  <w:rFonts w:ascii="Times New Roman" w:hAnsi="Times New Roman" w:cs="Times New Roman"/>
                  <w:i w:val="0"/>
                  <w:color w:val="auto"/>
                  <w:sz w:val="22"/>
                  <w:szCs w:val="22"/>
                  <w:rPrChange w:id="10335" w:author="Phuong Giang" w:date="2012-02-22T23:43:00Z">
                    <w:rPr>
                      <w:b/>
                      <w:bCs w:val="0"/>
                      <w:i w:val="0"/>
                      <w:color w:val="auto"/>
                      <w:sz w:val="18"/>
                      <w:szCs w:val="18"/>
                      <w:lang w:eastAsia="en-US"/>
                    </w:rPr>
                  </w:rPrChange>
                </w:rPr>
                <w:t>Delete a teaching method</w:t>
              </w:r>
            </w:ins>
          </w:p>
        </w:tc>
      </w:tr>
      <w:tr w:rsidR="0095718C" w:rsidRPr="001340DE" w:rsidTr="00F77673">
        <w:trPr>
          <w:ins w:id="10336" w:author="Phuong Giang" w:date="2012-02-22T21:36:00Z"/>
        </w:trPr>
        <w:tc>
          <w:tcPr>
            <w:tcW w:w="903" w:type="dxa"/>
            <w:tcPrChange w:id="10337" w:author="Phuong Giang" w:date="2012-02-22T23:30:00Z">
              <w:tcPr>
                <w:tcW w:w="903" w:type="dxa"/>
              </w:tcPr>
            </w:tcPrChange>
          </w:tcPr>
          <w:p w:rsidR="0095718C" w:rsidRPr="001340DE" w:rsidRDefault="0095718C" w:rsidP="00995D66">
            <w:pPr>
              <w:pStyle w:val="comment"/>
              <w:ind w:left="0"/>
              <w:rPr>
                <w:ins w:id="10338" w:author="Phuong Giang" w:date="2012-02-22T21:36:00Z"/>
                <w:rFonts w:ascii="Times New Roman" w:hAnsi="Times New Roman" w:cs="Times New Roman"/>
                <w:i w:val="0"/>
                <w:color w:val="auto"/>
                <w:sz w:val="22"/>
                <w:szCs w:val="22"/>
                <w:rPrChange w:id="10339" w:author="Phuong Giang" w:date="2012-02-22T23:43:00Z">
                  <w:rPr>
                    <w:ins w:id="10340" w:author="Phuong Giang" w:date="2012-02-22T21:36:00Z"/>
                    <w:i w:val="0"/>
                    <w:color w:val="auto"/>
                    <w:sz w:val="18"/>
                    <w:szCs w:val="18"/>
                  </w:rPr>
                </w:rPrChange>
              </w:rPr>
            </w:pPr>
            <w:ins w:id="10341" w:author="Phuong Giang" w:date="2012-02-22T21:36:00Z">
              <w:r w:rsidRPr="001340DE">
                <w:rPr>
                  <w:rFonts w:ascii="Times New Roman" w:hAnsi="Times New Roman" w:cs="Times New Roman"/>
                  <w:i w:val="0"/>
                  <w:color w:val="auto"/>
                  <w:sz w:val="22"/>
                  <w:szCs w:val="22"/>
                  <w:rPrChange w:id="10342" w:author="Phuong Giang" w:date="2012-02-22T23:43:00Z">
                    <w:rPr>
                      <w:b/>
                      <w:bCs w:val="0"/>
                      <w:i w:val="0"/>
                      <w:color w:val="auto"/>
                      <w:sz w:val="18"/>
                      <w:szCs w:val="18"/>
                      <w:lang w:eastAsia="en-US"/>
                    </w:rPr>
                  </w:rPrChange>
                </w:rPr>
                <w:t>4</w:t>
              </w:r>
            </w:ins>
          </w:p>
        </w:tc>
        <w:tc>
          <w:tcPr>
            <w:tcW w:w="2085" w:type="dxa"/>
            <w:tcPrChange w:id="10343" w:author="Phuong Giang" w:date="2012-02-22T23:30:00Z">
              <w:tcPr>
                <w:tcW w:w="2085" w:type="dxa"/>
              </w:tcPr>
            </w:tcPrChange>
          </w:tcPr>
          <w:p w:rsidR="0095718C" w:rsidRPr="001340DE" w:rsidRDefault="0095718C" w:rsidP="00995D66">
            <w:pPr>
              <w:pStyle w:val="comment"/>
              <w:ind w:left="0"/>
              <w:rPr>
                <w:ins w:id="10344" w:author="Phuong Giang" w:date="2012-02-22T21:36:00Z"/>
                <w:rFonts w:ascii="Times New Roman" w:hAnsi="Times New Roman" w:cs="Times New Roman"/>
                <w:i w:val="0"/>
                <w:color w:val="auto"/>
                <w:sz w:val="22"/>
                <w:szCs w:val="22"/>
                <w:rPrChange w:id="10345" w:author="Phuong Giang" w:date="2012-02-22T23:43:00Z">
                  <w:rPr>
                    <w:ins w:id="10346" w:author="Phuong Giang" w:date="2012-02-22T21:36:00Z"/>
                    <w:i w:val="0"/>
                    <w:color w:val="auto"/>
                    <w:sz w:val="18"/>
                    <w:szCs w:val="18"/>
                  </w:rPr>
                </w:rPrChange>
              </w:rPr>
            </w:pPr>
            <w:proofErr w:type="spellStart"/>
            <w:ins w:id="10347" w:author="Phuong Giang" w:date="2012-02-22T21:36:00Z">
              <w:r w:rsidRPr="001340DE">
                <w:rPr>
                  <w:rFonts w:ascii="Times New Roman" w:hAnsi="Times New Roman" w:cs="Times New Roman"/>
                  <w:i w:val="0"/>
                  <w:color w:val="auto"/>
                  <w:sz w:val="22"/>
                  <w:szCs w:val="22"/>
                  <w:rPrChange w:id="10348" w:author="Phuong Giang" w:date="2012-02-22T23:43:00Z">
                    <w:rPr>
                      <w:b/>
                      <w:bCs w:val="0"/>
                      <w:i w:val="0"/>
                      <w:color w:val="auto"/>
                      <w:sz w:val="18"/>
                      <w:szCs w:val="18"/>
                      <w:lang w:eastAsia="en-US"/>
                    </w:rPr>
                  </w:rPrChange>
                </w:rPr>
                <w:t>GetAll</w:t>
              </w:r>
              <w:proofErr w:type="spellEnd"/>
            </w:ins>
          </w:p>
        </w:tc>
        <w:tc>
          <w:tcPr>
            <w:tcW w:w="6066" w:type="dxa"/>
            <w:tcPrChange w:id="10349" w:author="Phuong Giang" w:date="2012-02-22T23:30:00Z">
              <w:tcPr>
                <w:tcW w:w="6066" w:type="dxa"/>
              </w:tcPr>
            </w:tcPrChange>
          </w:tcPr>
          <w:p w:rsidR="0095718C" w:rsidRPr="001340DE" w:rsidRDefault="0095718C" w:rsidP="00995D66">
            <w:pPr>
              <w:pStyle w:val="comment"/>
              <w:ind w:left="0"/>
              <w:rPr>
                <w:ins w:id="10350" w:author="Phuong Giang" w:date="2012-02-22T21:36:00Z"/>
                <w:rFonts w:ascii="Times New Roman" w:hAnsi="Times New Roman" w:cs="Times New Roman"/>
                <w:i w:val="0"/>
                <w:color w:val="auto"/>
                <w:sz w:val="22"/>
                <w:szCs w:val="22"/>
                <w:rPrChange w:id="10351" w:author="Phuong Giang" w:date="2012-02-22T23:43:00Z">
                  <w:rPr>
                    <w:ins w:id="10352" w:author="Phuong Giang" w:date="2012-02-22T21:36:00Z"/>
                    <w:i w:val="0"/>
                    <w:color w:val="auto"/>
                    <w:sz w:val="18"/>
                    <w:szCs w:val="18"/>
                  </w:rPr>
                </w:rPrChange>
              </w:rPr>
            </w:pPr>
            <w:ins w:id="10353" w:author="Phuong Giang" w:date="2012-02-22T21:36:00Z">
              <w:r w:rsidRPr="001340DE">
                <w:rPr>
                  <w:rFonts w:ascii="Times New Roman" w:hAnsi="Times New Roman" w:cs="Times New Roman"/>
                  <w:i w:val="0"/>
                  <w:color w:val="auto"/>
                  <w:sz w:val="22"/>
                  <w:szCs w:val="22"/>
                  <w:rPrChange w:id="10354" w:author="Phuong Giang" w:date="2012-02-22T23:43:00Z">
                    <w:rPr>
                      <w:b/>
                      <w:bCs w:val="0"/>
                      <w:i w:val="0"/>
                      <w:color w:val="auto"/>
                      <w:sz w:val="18"/>
                      <w:szCs w:val="18"/>
                      <w:lang w:eastAsia="en-US"/>
                    </w:rPr>
                  </w:rPrChange>
                </w:rPr>
                <w:t>Get all existed teaching method</w:t>
              </w:r>
            </w:ins>
          </w:p>
        </w:tc>
      </w:tr>
      <w:tr w:rsidR="0095718C" w:rsidRPr="001340DE" w:rsidTr="00F77673">
        <w:trPr>
          <w:ins w:id="10355" w:author="Phuong Giang" w:date="2012-02-22T21:36:00Z"/>
        </w:trPr>
        <w:tc>
          <w:tcPr>
            <w:tcW w:w="903" w:type="dxa"/>
            <w:tcPrChange w:id="10356" w:author="Phuong Giang" w:date="2012-02-22T23:30:00Z">
              <w:tcPr>
                <w:tcW w:w="903" w:type="dxa"/>
              </w:tcPr>
            </w:tcPrChange>
          </w:tcPr>
          <w:p w:rsidR="0095718C" w:rsidRPr="001340DE" w:rsidRDefault="0095718C" w:rsidP="00995D66">
            <w:pPr>
              <w:pStyle w:val="comment"/>
              <w:ind w:left="0"/>
              <w:rPr>
                <w:ins w:id="10357" w:author="Phuong Giang" w:date="2012-02-22T21:36:00Z"/>
                <w:rFonts w:ascii="Times New Roman" w:hAnsi="Times New Roman" w:cs="Times New Roman"/>
                <w:i w:val="0"/>
                <w:color w:val="auto"/>
                <w:sz w:val="22"/>
                <w:szCs w:val="22"/>
                <w:rPrChange w:id="10358" w:author="Phuong Giang" w:date="2012-02-22T23:43:00Z">
                  <w:rPr>
                    <w:ins w:id="10359" w:author="Phuong Giang" w:date="2012-02-22T21:36:00Z"/>
                    <w:i w:val="0"/>
                    <w:color w:val="auto"/>
                    <w:sz w:val="18"/>
                    <w:szCs w:val="18"/>
                  </w:rPr>
                </w:rPrChange>
              </w:rPr>
            </w:pPr>
            <w:ins w:id="10360" w:author="Phuong Giang" w:date="2012-02-22T21:36:00Z">
              <w:r w:rsidRPr="001340DE">
                <w:rPr>
                  <w:rFonts w:ascii="Times New Roman" w:hAnsi="Times New Roman" w:cs="Times New Roman"/>
                  <w:i w:val="0"/>
                  <w:color w:val="auto"/>
                  <w:sz w:val="22"/>
                  <w:szCs w:val="22"/>
                  <w:rPrChange w:id="10361" w:author="Phuong Giang" w:date="2012-02-22T23:43:00Z">
                    <w:rPr>
                      <w:b/>
                      <w:bCs w:val="0"/>
                      <w:i w:val="0"/>
                      <w:color w:val="auto"/>
                      <w:sz w:val="18"/>
                      <w:szCs w:val="18"/>
                      <w:lang w:eastAsia="en-US"/>
                    </w:rPr>
                  </w:rPrChange>
                </w:rPr>
                <w:t>5</w:t>
              </w:r>
            </w:ins>
          </w:p>
        </w:tc>
        <w:tc>
          <w:tcPr>
            <w:tcW w:w="2085" w:type="dxa"/>
            <w:tcPrChange w:id="10362" w:author="Phuong Giang" w:date="2012-02-22T23:30:00Z">
              <w:tcPr>
                <w:tcW w:w="2085" w:type="dxa"/>
              </w:tcPr>
            </w:tcPrChange>
          </w:tcPr>
          <w:p w:rsidR="0095718C" w:rsidRPr="001340DE" w:rsidRDefault="0095718C" w:rsidP="00995D66">
            <w:pPr>
              <w:pStyle w:val="comment"/>
              <w:ind w:left="0"/>
              <w:rPr>
                <w:ins w:id="10363" w:author="Phuong Giang" w:date="2012-02-22T21:36:00Z"/>
                <w:rFonts w:ascii="Times New Roman" w:hAnsi="Times New Roman" w:cs="Times New Roman"/>
                <w:i w:val="0"/>
                <w:color w:val="auto"/>
                <w:sz w:val="22"/>
                <w:szCs w:val="22"/>
                <w:rPrChange w:id="10364" w:author="Phuong Giang" w:date="2012-02-22T23:43:00Z">
                  <w:rPr>
                    <w:ins w:id="10365" w:author="Phuong Giang" w:date="2012-02-22T21:36:00Z"/>
                    <w:i w:val="0"/>
                    <w:color w:val="auto"/>
                    <w:sz w:val="18"/>
                    <w:szCs w:val="18"/>
                  </w:rPr>
                </w:rPrChange>
              </w:rPr>
            </w:pPr>
            <w:proofErr w:type="spellStart"/>
            <w:ins w:id="10366" w:author="Phuong Giang" w:date="2012-02-22T21:36:00Z">
              <w:r w:rsidRPr="001340DE">
                <w:rPr>
                  <w:rFonts w:ascii="Times New Roman" w:hAnsi="Times New Roman" w:cs="Times New Roman"/>
                  <w:i w:val="0"/>
                  <w:color w:val="auto"/>
                  <w:sz w:val="22"/>
                  <w:szCs w:val="22"/>
                  <w:rPrChange w:id="10367" w:author="Phuong Giang" w:date="2012-02-22T23:43:00Z">
                    <w:rPr>
                      <w:b/>
                      <w:bCs w:val="0"/>
                      <w:i w:val="0"/>
                      <w:color w:val="auto"/>
                      <w:sz w:val="18"/>
                      <w:szCs w:val="18"/>
                      <w:lang w:eastAsia="en-US"/>
                    </w:rPr>
                  </w:rPrChange>
                </w:rPr>
                <w:t>GetSubjectList</w:t>
              </w:r>
              <w:proofErr w:type="spellEnd"/>
            </w:ins>
          </w:p>
        </w:tc>
        <w:tc>
          <w:tcPr>
            <w:tcW w:w="6066" w:type="dxa"/>
            <w:tcPrChange w:id="10368" w:author="Phuong Giang" w:date="2012-02-22T23:30:00Z">
              <w:tcPr>
                <w:tcW w:w="6066" w:type="dxa"/>
              </w:tcPr>
            </w:tcPrChange>
          </w:tcPr>
          <w:p w:rsidR="0095718C" w:rsidRPr="001340DE" w:rsidRDefault="0095718C" w:rsidP="00995D66">
            <w:pPr>
              <w:pStyle w:val="comment"/>
              <w:ind w:left="0"/>
              <w:rPr>
                <w:ins w:id="10369" w:author="Phuong Giang" w:date="2012-02-22T21:36:00Z"/>
                <w:rFonts w:ascii="Times New Roman" w:hAnsi="Times New Roman" w:cs="Times New Roman"/>
                <w:i w:val="0"/>
                <w:color w:val="auto"/>
                <w:sz w:val="22"/>
                <w:szCs w:val="22"/>
                <w:rPrChange w:id="10370" w:author="Phuong Giang" w:date="2012-02-22T23:43:00Z">
                  <w:rPr>
                    <w:ins w:id="10371" w:author="Phuong Giang" w:date="2012-02-22T21:36:00Z"/>
                    <w:i w:val="0"/>
                    <w:color w:val="auto"/>
                    <w:sz w:val="18"/>
                    <w:szCs w:val="18"/>
                  </w:rPr>
                </w:rPrChange>
              </w:rPr>
            </w:pPr>
            <w:ins w:id="10372" w:author="Phuong Giang" w:date="2012-02-22T21:36:00Z">
              <w:r w:rsidRPr="001340DE">
                <w:rPr>
                  <w:rFonts w:ascii="Times New Roman" w:hAnsi="Times New Roman" w:cs="Times New Roman"/>
                  <w:i w:val="0"/>
                  <w:color w:val="auto"/>
                  <w:sz w:val="22"/>
                  <w:szCs w:val="22"/>
                  <w:rPrChange w:id="10373" w:author="Phuong Giang" w:date="2012-02-22T23:43:00Z">
                    <w:rPr>
                      <w:b/>
                      <w:bCs w:val="0"/>
                      <w:i w:val="0"/>
                      <w:color w:val="auto"/>
                      <w:sz w:val="18"/>
                      <w:szCs w:val="18"/>
                      <w:lang w:eastAsia="en-US"/>
                    </w:rPr>
                  </w:rPrChange>
                </w:rPr>
                <w:t>Get all subjects in the database</w:t>
              </w:r>
            </w:ins>
          </w:p>
        </w:tc>
      </w:tr>
      <w:tr w:rsidR="0095718C" w:rsidRPr="001340DE" w:rsidTr="00F77673">
        <w:trPr>
          <w:ins w:id="10374" w:author="Phuong Giang" w:date="2012-02-22T21:36:00Z"/>
        </w:trPr>
        <w:tc>
          <w:tcPr>
            <w:tcW w:w="903" w:type="dxa"/>
            <w:tcPrChange w:id="10375" w:author="Phuong Giang" w:date="2012-02-22T23:30:00Z">
              <w:tcPr>
                <w:tcW w:w="903" w:type="dxa"/>
              </w:tcPr>
            </w:tcPrChange>
          </w:tcPr>
          <w:p w:rsidR="0095718C" w:rsidRPr="001340DE" w:rsidRDefault="0095718C" w:rsidP="00995D66">
            <w:pPr>
              <w:pStyle w:val="comment"/>
              <w:ind w:left="0"/>
              <w:rPr>
                <w:ins w:id="10376" w:author="Phuong Giang" w:date="2012-02-22T21:36:00Z"/>
                <w:rFonts w:ascii="Times New Roman" w:hAnsi="Times New Roman" w:cs="Times New Roman"/>
                <w:i w:val="0"/>
                <w:color w:val="auto"/>
                <w:sz w:val="22"/>
                <w:szCs w:val="22"/>
                <w:rPrChange w:id="10377" w:author="Phuong Giang" w:date="2012-02-22T23:43:00Z">
                  <w:rPr>
                    <w:ins w:id="10378" w:author="Phuong Giang" w:date="2012-02-22T21:36:00Z"/>
                    <w:i w:val="0"/>
                    <w:color w:val="auto"/>
                    <w:sz w:val="18"/>
                    <w:szCs w:val="18"/>
                  </w:rPr>
                </w:rPrChange>
              </w:rPr>
            </w:pPr>
            <w:ins w:id="10379" w:author="Phuong Giang" w:date="2012-02-22T21:36:00Z">
              <w:r w:rsidRPr="001340DE">
                <w:rPr>
                  <w:rFonts w:ascii="Times New Roman" w:hAnsi="Times New Roman" w:cs="Times New Roman"/>
                  <w:i w:val="0"/>
                  <w:color w:val="auto"/>
                  <w:sz w:val="22"/>
                  <w:szCs w:val="22"/>
                  <w:rPrChange w:id="10380" w:author="Phuong Giang" w:date="2012-02-22T23:43:00Z">
                    <w:rPr>
                      <w:b/>
                      <w:bCs w:val="0"/>
                      <w:i w:val="0"/>
                      <w:color w:val="auto"/>
                      <w:sz w:val="18"/>
                      <w:szCs w:val="18"/>
                      <w:lang w:eastAsia="en-US"/>
                    </w:rPr>
                  </w:rPrChange>
                </w:rPr>
                <w:t>6</w:t>
              </w:r>
            </w:ins>
          </w:p>
        </w:tc>
        <w:tc>
          <w:tcPr>
            <w:tcW w:w="2085" w:type="dxa"/>
            <w:tcPrChange w:id="10381" w:author="Phuong Giang" w:date="2012-02-22T23:30:00Z">
              <w:tcPr>
                <w:tcW w:w="2085" w:type="dxa"/>
              </w:tcPr>
            </w:tcPrChange>
          </w:tcPr>
          <w:p w:rsidR="0095718C" w:rsidRPr="001340DE" w:rsidRDefault="0095718C" w:rsidP="00995D66">
            <w:pPr>
              <w:pStyle w:val="comment"/>
              <w:ind w:left="0"/>
              <w:rPr>
                <w:ins w:id="10382" w:author="Phuong Giang" w:date="2012-02-22T21:36:00Z"/>
                <w:rFonts w:ascii="Times New Roman" w:hAnsi="Times New Roman" w:cs="Times New Roman"/>
                <w:i w:val="0"/>
                <w:color w:val="auto"/>
                <w:sz w:val="22"/>
                <w:szCs w:val="22"/>
                <w:rPrChange w:id="10383" w:author="Phuong Giang" w:date="2012-02-22T23:43:00Z">
                  <w:rPr>
                    <w:ins w:id="10384" w:author="Phuong Giang" w:date="2012-02-22T21:36:00Z"/>
                    <w:i w:val="0"/>
                    <w:color w:val="auto"/>
                    <w:sz w:val="18"/>
                    <w:szCs w:val="18"/>
                  </w:rPr>
                </w:rPrChange>
              </w:rPr>
            </w:pPr>
            <w:ins w:id="10385" w:author="Phuong Giang" w:date="2012-02-22T21:36:00Z">
              <w:r w:rsidRPr="001340DE">
                <w:rPr>
                  <w:rFonts w:ascii="Times New Roman" w:hAnsi="Times New Roman" w:cs="Times New Roman"/>
                  <w:i w:val="0"/>
                  <w:color w:val="auto"/>
                  <w:sz w:val="22"/>
                  <w:szCs w:val="22"/>
                  <w:rPrChange w:id="10386" w:author="Phuong Giang" w:date="2012-02-22T23:43:00Z">
                    <w:rPr>
                      <w:b/>
                      <w:bCs w:val="0"/>
                      <w:i w:val="0"/>
                      <w:color w:val="auto"/>
                      <w:sz w:val="18"/>
                      <w:szCs w:val="18"/>
                      <w:lang w:eastAsia="en-US"/>
                    </w:rPr>
                  </w:rPrChange>
                </w:rPr>
                <w:t>Search</w:t>
              </w:r>
            </w:ins>
          </w:p>
        </w:tc>
        <w:tc>
          <w:tcPr>
            <w:tcW w:w="6066" w:type="dxa"/>
            <w:tcPrChange w:id="10387" w:author="Phuong Giang" w:date="2012-02-22T23:30:00Z">
              <w:tcPr>
                <w:tcW w:w="6066" w:type="dxa"/>
              </w:tcPr>
            </w:tcPrChange>
          </w:tcPr>
          <w:p w:rsidR="0095718C" w:rsidRPr="001340DE" w:rsidRDefault="0095718C">
            <w:pPr>
              <w:pStyle w:val="comment"/>
              <w:ind w:left="0"/>
              <w:rPr>
                <w:ins w:id="10388" w:author="Phuong Giang" w:date="2012-02-22T21:36:00Z"/>
                <w:rFonts w:ascii="Times New Roman" w:hAnsi="Times New Roman" w:cs="Times New Roman"/>
                <w:i w:val="0"/>
                <w:color w:val="auto"/>
                <w:sz w:val="22"/>
                <w:szCs w:val="22"/>
                <w:rPrChange w:id="10389" w:author="Phuong Giang" w:date="2012-02-22T23:43:00Z">
                  <w:rPr>
                    <w:ins w:id="10390" w:author="Phuong Giang" w:date="2012-02-22T21:36:00Z"/>
                    <w:i w:val="0"/>
                    <w:color w:val="auto"/>
                    <w:sz w:val="18"/>
                    <w:szCs w:val="18"/>
                  </w:rPr>
                </w:rPrChange>
              </w:rPr>
              <w:pPrChange w:id="10391" w:author="Phuong Giang" w:date="2012-02-22T23:43:00Z">
                <w:pPr>
                  <w:pStyle w:val="comment"/>
                </w:pPr>
              </w:pPrChange>
            </w:pPr>
            <w:ins w:id="10392" w:author="Phuong Giang" w:date="2012-02-22T21:36:00Z">
              <w:r w:rsidRPr="001340DE">
                <w:rPr>
                  <w:rFonts w:ascii="Times New Roman" w:hAnsi="Times New Roman" w:cs="Times New Roman"/>
                  <w:i w:val="0"/>
                  <w:color w:val="auto"/>
                  <w:sz w:val="22"/>
                  <w:szCs w:val="22"/>
                  <w:rPrChange w:id="10393" w:author="Phuong Giang" w:date="2012-02-22T23:43:00Z">
                    <w:rPr>
                      <w:i w:val="0"/>
                      <w:color w:val="auto"/>
                      <w:sz w:val="18"/>
                      <w:szCs w:val="18"/>
                    </w:rPr>
                  </w:rPrChange>
                </w:rPr>
                <w:t>Search the database to find teaching methods match with a specific condition</w:t>
              </w:r>
            </w:ins>
          </w:p>
        </w:tc>
      </w:tr>
      <w:tr w:rsidR="0095718C" w:rsidRPr="001340DE" w:rsidTr="00F77673">
        <w:trPr>
          <w:ins w:id="10394" w:author="Phuong Giang" w:date="2012-02-22T21:36:00Z"/>
        </w:trPr>
        <w:tc>
          <w:tcPr>
            <w:tcW w:w="903" w:type="dxa"/>
            <w:tcPrChange w:id="10395" w:author="Phuong Giang" w:date="2012-02-22T23:30:00Z">
              <w:tcPr>
                <w:tcW w:w="903" w:type="dxa"/>
              </w:tcPr>
            </w:tcPrChange>
          </w:tcPr>
          <w:p w:rsidR="0095718C" w:rsidRPr="001340DE" w:rsidRDefault="0095718C" w:rsidP="00995D66">
            <w:pPr>
              <w:pStyle w:val="comment"/>
              <w:ind w:left="0"/>
              <w:rPr>
                <w:ins w:id="10396" w:author="Phuong Giang" w:date="2012-02-22T21:36:00Z"/>
                <w:rFonts w:ascii="Times New Roman" w:hAnsi="Times New Roman" w:cs="Times New Roman"/>
                <w:i w:val="0"/>
                <w:color w:val="auto"/>
                <w:sz w:val="22"/>
                <w:szCs w:val="22"/>
                <w:rPrChange w:id="10397" w:author="Phuong Giang" w:date="2012-02-22T23:43:00Z">
                  <w:rPr>
                    <w:ins w:id="10398" w:author="Phuong Giang" w:date="2012-02-22T21:36:00Z"/>
                    <w:i w:val="0"/>
                    <w:color w:val="auto"/>
                    <w:sz w:val="18"/>
                    <w:szCs w:val="18"/>
                  </w:rPr>
                </w:rPrChange>
              </w:rPr>
            </w:pPr>
            <w:ins w:id="10399" w:author="Phuong Giang" w:date="2012-02-22T21:36:00Z">
              <w:r w:rsidRPr="001340DE">
                <w:rPr>
                  <w:rFonts w:ascii="Times New Roman" w:hAnsi="Times New Roman" w:cs="Times New Roman"/>
                  <w:i w:val="0"/>
                  <w:color w:val="auto"/>
                  <w:sz w:val="22"/>
                  <w:szCs w:val="22"/>
                  <w:rPrChange w:id="10400" w:author="Phuong Giang" w:date="2012-02-22T23:43:00Z">
                    <w:rPr>
                      <w:i w:val="0"/>
                      <w:color w:val="auto"/>
                      <w:sz w:val="18"/>
                      <w:szCs w:val="18"/>
                    </w:rPr>
                  </w:rPrChange>
                </w:rPr>
                <w:lastRenderedPageBreak/>
                <w:t>7</w:t>
              </w:r>
            </w:ins>
          </w:p>
        </w:tc>
        <w:tc>
          <w:tcPr>
            <w:tcW w:w="2085" w:type="dxa"/>
            <w:tcPrChange w:id="10401" w:author="Phuong Giang" w:date="2012-02-22T23:30:00Z">
              <w:tcPr>
                <w:tcW w:w="2085" w:type="dxa"/>
              </w:tcPr>
            </w:tcPrChange>
          </w:tcPr>
          <w:p w:rsidR="0095718C" w:rsidRPr="001340DE" w:rsidRDefault="0095718C" w:rsidP="00995D66">
            <w:pPr>
              <w:pStyle w:val="comment"/>
              <w:ind w:left="0"/>
              <w:rPr>
                <w:ins w:id="10402" w:author="Phuong Giang" w:date="2012-02-22T21:36:00Z"/>
                <w:rFonts w:ascii="Times New Roman" w:hAnsi="Times New Roman" w:cs="Times New Roman"/>
                <w:i w:val="0"/>
                <w:color w:val="auto"/>
                <w:sz w:val="22"/>
                <w:szCs w:val="22"/>
                <w:rPrChange w:id="10403" w:author="Phuong Giang" w:date="2012-02-22T23:43:00Z">
                  <w:rPr>
                    <w:ins w:id="10404" w:author="Phuong Giang" w:date="2012-02-22T21:36:00Z"/>
                    <w:i w:val="0"/>
                    <w:color w:val="auto"/>
                    <w:sz w:val="18"/>
                    <w:szCs w:val="18"/>
                  </w:rPr>
                </w:rPrChange>
              </w:rPr>
            </w:pPr>
            <w:ins w:id="10405" w:author="Phuong Giang" w:date="2012-02-22T21:36:00Z">
              <w:r w:rsidRPr="001340DE">
                <w:rPr>
                  <w:rFonts w:ascii="Times New Roman" w:hAnsi="Times New Roman" w:cs="Times New Roman"/>
                  <w:i w:val="0"/>
                  <w:color w:val="auto"/>
                  <w:sz w:val="22"/>
                  <w:szCs w:val="22"/>
                  <w:rPrChange w:id="10406" w:author="Phuong Giang" w:date="2012-02-22T23:43:00Z">
                    <w:rPr>
                      <w:i w:val="0"/>
                      <w:color w:val="auto"/>
                      <w:sz w:val="18"/>
                      <w:szCs w:val="18"/>
                    </w:rPr>
                  </w:rPrChange>
                </w:rPr>
                <w:t>Update</w:t>
              </w:r>
            </w:ins>
          </w:p>
        </w:tc>
        <w:tc>
          <w:tcPr>
            <w:tcW w:w="6066" w:type="dxa"/>
            <w:tcPrChange w:id="10407" w:author="Phuong Giang" w:date="2012-02-22T23:30:00Z">
              <w:tcPr>
                <w:tcW w:w="6066" w:type="dxa"/>
              </w:tcPr>
            </w:tcPrChange>
          </w:tcPr>
          <w:p w:rsidR="0095718C" w:rsidRPr="001340DE" w:rsidRDefault="0095718C" w:rsidP="00995D66">
            <w:pPr>
              <w:pStyle w:val="comment"/>
              <w:ind w:left="0"/>
              <w:rPr>
                <w:ins w:id="10408" w:author="Phuong Giang" w:date="2012-02-22T21:36:00Z"/>
                <w:rFonts w:ascii="Times New Roman" w:hAnsi="Times New Roman" w:cs="Times New Roman"/>
                <w:i w:val="0"/>
                <w:color w:val="auto"/>
                <w:sz w:val="22"/>
                <w:szCs w:val="22"/>
                <w:rPrChange w:id="10409" w:author="Phuong Giang" w:date="2012-02-22T23:43:00Z">
                  <w:rPr>
                    <w:ins w:id="10410" w:author="Phuong Giang" w:date="2012-02-22T21:36:00Z"/>
                    <w:i w:val="0"/>
                    <w:color w:val="auto"/>
                    <w:sz w:val="18"/>
                    <w:szCs w:val="18"/>
                  </w:rPr>
                </w:rPrChange>
              </w:rPr>
            </w:pPr>
            <w:ins w:id="10411" w:author="Phuong Giang" w:date="2012-02-22T21:36:00Z">
              <w:r w:rsidRPr="001340DE">
                <w:rPr>
                  <w:rFonts w:ascii="Times New Roman" w:hAnsi="Times New Roman" w:cs="Times New Roman"/>
                  <w:i w:val="0"/>
                  <w:color w:val="auto"/>
                  <w:sz w:val="22"/>
                  <w:szCs w:val="22"/>
                  <w:rPrChange w:id="10412" w:author="Phuong Giang" w:date="2012-02-22T23:43:00Z">
                    <w:rPr>
                      <w:i w:val="0"/>
                      <w:color w:val="auto"/>
                      <w:sz w:val="18"/>
                      <w:szCs w:val="18"/>
                    </w:rPr>
                  </w:rPrChange>
                </w:rPr>
                <w:t>Update a teaching method</w:t>
              </w:r>
            </w:ins>
          </w:p>
        </w:tc>
      </w:tr>
    </w:tbl>
    <w:p w:rsidR="0095718C" w:rsidRPr="00AB1796" w:rsidRDefault="0095718C" w:rsidP="0095718C">
      <w:pPr>
        <w:rPr>
          <w:ins w:id="10413" w:author="Phuong Giang" w:date="2012-02-22T21:36:00Z"/>
        </w:rPr>
      </w:pPr>
    </w:p>
    <w:p w:rsidR="0095718C" w:rsidRDefault="0095718C">
      <w:pPr>
        <w:pStyle w:val="Heading6"/>
        <w:rPr>
          <w:ins w:id="10414" w:author="Phuong Giang" w:date="2012-02-22T21:36:00Z"/>
          <w:lang w:eastAsia="ja-JP"/>
        </w:rPr>
        <w:pPrChange w:id="10415" w:author="Phuong Giang" w:date="2012-02-23T00:04:00Z">
          <w:pPr>
            <w:pStyle w:val="Heading4"/>
            <w:numPr>
              <w:numId w:val="6"/>
            </w:numPr>
            <w:tabs>
              <w:tab w:val="left" w:pos="4208"/>
            </w:tabs>
          </w:pPr>
        </w:pPrChange>
      </w:pPr>
      <w:ins w:id="10416" w:author="Phuong Giang" w:date="2012-02-22T21:36:00Z">
        <w:r>
          <w:t>Add</w:t>
        </w:r>
        <w:r>
          <w:rPr>
            <w:rFonts w:hint="eastAsia"/>
          </w:rPr>
          <w:t xml:space="preserve"> method</w:t>
        </w:r>
      </w:ins>
    </w:p>
    <w:p w:rsidR="0095718C" w:rsidRDefault="0095718C" w:rsidP="0095718C">
      <w:pPr>
        <w:pStyle w:val="comment"/>
        <w:rPr>
          <w:ins w:id="10417" w:author="Phuong Giang" w:date="2012-02-22T21:36:00Z"/>
        </w:rPr>
      </w:pPr>
      <w:ins w:id="10418" w:author="Phuong Giang" w:date="2012-02-22T21:36:00Z">
        <w:r>
          <w:t xml:space="preserve">Public </w:t>
        </w:r>
        <w:proofErr w:type="spellStart"/>
        <w:r>
          <w:t>bool</w:t>
        </w:r>
        <w:proofErr w:type="spellEnd"/>
        <w:r>
          <w:t xml:space="preserve"> </w:t>
        </w:r>
        <w:proofErr w:type="gramStart"/>
        <w:r>
          <w:t>Add(</w:t>
        </w:r>
        <w:proofErr w:type="spellStart"/>
        <w:proofErr w:type="gramEnd"/>
        <w:r>
          <w:t>IKnowledge</w:t>
        </w:r>
        <w:proofErr w:type="spellEnd"/>
        <w:r>
          <w:t xml:space="preserve"> item)</w:t>
        </w:r>
      </w:ins>
    </w:p>
    <w:p w:rsidR="0095718C" w:rsidRPr="00651F73" w:rsidRDefault="0095718C" w:rsidP="0095718C">
      <w:pPr>
        <w:pStyle w:val="comment"/>
        <w:ind w:left="0"/>
        <w:rPr>
          <w:ins w:id="10419" w:author="Phuong Giang" w:date="2012-02-22T21:36:00Z"/>
          <w:rStyle w:val="Strong"/>
          <w:rPrChange w:id="10420" w:author="Phuong Giang" w:date="2012-02-23T00:14:00Z">
            <w:rPr>
              <w:ins w:id="10421" w:author="Phuong Giang" w:date="2012-02-22T21:36:00Z"/>
            </w:rPr>
          </w:rPrChange>
        </w:rPr>
      </w:pPr>
      <w:ins w:id="10422" w:author="Phuong Giang" w:date="2012-02-22T21:36:00Z">
        <w:r w:rsidRPr="00651F73">
          <w:rPr>
            <w:rStyle w:val="Strong"/>
            <w:rPrChange w:id="10423" w:author="Phuong Giang" w:date="2012-02-23T00:14:00Z">
              <w:rPr>
                <w:rFonts w:asciiTheme="majorHAnsi" w:eastAsiaTheme="majorEastAsia" w:hAnsiTheme="majorHAnsi" w:cstheme="majorBidi"/>
                <w:b/>
                <w:i w:val="0"/>
                <w:iCs/>
                <w:snapToGrid/>
                <w:color w:val="4F81BD" w:themeColor="accent1"/>
                <w:sz w:val="18"/>
                <w:szCs w:val="18"/>
                <w:lang w:eastAsia="en-US"/>
              </w:rPr>
            </w:rPrChange>
          </w:rPr>
          <w:t>Add a new teaching method to the database</w:t>
        </w:r>
      </w:ins>
    </w:p>
    <w:p w:rsidR="0095718C" w:rsidRDefault="001669BE">
      <w:pPr>
        <w:rPr>
          <w:ins w:id="10424" w:author="Phuong Giang" w:date="2012-02-22T21:36:00Z"/>
          <w:lang w:eastAsia="ja-JP"/>
        </w:rPr>
        <w:pPrChange w:id="10425" w:author="Phuong Giang" w:date="2012-02-23T00:05:00Z">
          <w:pPr>
            <w:pStyle w:val="Heading5"/>
            <w:tabs>
              <w:tab w:val="left" w:pos="4208"/>
            </w:tabs>
          </w:pPr>
        </w:pPrChange>
      </w:pPr>
      <w:ins w:id="10426" w:author="Phuong Giang" w:date="2012-02-23T00:02:00Z">
        <w:r w:rsidRPr="001669BE">
          <w:rPr>
            <w:rFonts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10427" w:author="Phuong Giang" w:date="2012-02-22T23:31:00Z">
          <w:tblPr>
            <w:tblStyle w:val="MediumShading1-Accent110"/>
            <w:tblW w:w="5000" w:type="pct"/>
            <w:tblLayout w:type="fixed"/>
            <w:tblLook w:val="06A0" w:firstRow="1" w:lastRow="0" w:firstColumn="1" w:lastColumn="0" w:noHBand="1" w:noVBand="1"/>
          </w:tblPr>
        </w:tblPrChange>
      </w:tblPr>
      <w:tblGrid>
        <w:gridCol w:w="577"/>
        <w:gridCol w:w="1356"/>
        <w:gridCol w:w="846"/>
        <w:gridCol w:w="952"/>
        <w:gridCol w:w="1333"/>
        <w:gridCol w:w="4512"/>
        <w:tblGridChange w:id="10428">
          <w:tblGrid>
            <w:gridCol w:w="577"/>
            <w:gridCol w:w="143"/>
            <w:gridCol w:w="577"/>
            <w:gridCol w:w="636"/>
            <w:gridCol w:w="720"/>
            <w:gridCol w:w="126"/>
            <w:gridCol w:w="720"/>
            <w:gridCol w:w="232"/>
            <w:gridCol w:w="720"/>
            <w:gridCol w:w="613"/>
            <w:gridCol w:w="720"/>
            <w:gridCol w:w="3792"/>
            <w:gridCol w:w="720"/>
          </w:tblGrid>
        </w:tblGridChange>
      </w:tblGrid>
      <w:tr w:rsidR="00F77673" w:rsidTr="00F77673">
        <w:trPr>
          <w:cnfStyle w:val="100000000000" w:firstRow="1" w:lastRow="0" w:firstColumn="0" w:lastColumn="0" w:oddVBand="0" w:evenVBand="0" w:oddHBand="0" w:evenHBand="0" w:firstRowFirstColumn="0" w:firstRowLastColumn="0" w:lastRowFirstColumn="0" w:lastRowLastColumn="0"/>
          <w:ins w:id="10429" w:author="Phuong Giang" w:date="2012-02-22T21:36:00Z"/>
          <w:trPrChange w:id="10430" w:author="Phuong Giang" w:date="2012-02-22T23:31:00Z">
            <w:trPr>
              <w:gridAfter w:val="0"/>
            </w:trPr>
          </w:trPrChange>
        </w:trPr>
        <w:tc>
          <w:tcPr>
            <w:cnfStyle w:val="001000000000" w:firstRow="0" w:lastRow="0" w:firstColumn="1" w:lastColumn="0" w:oddVBand="0" w:evenVBand="0" w:oddHBand="0" w:evenHBand="0" w:firstRowFirstColumn="0" w:firstRowLastColumn="0" w:lastRowFirstColumn="0" w:lastRowLastColumn="0"/>
            <w:tcW w:w="577" w:type="dxa"/>
            <w:tcBorders>
              <w:top w:val="none" w:sz="0" w:space="0" w:color="auto"/>
              <w:left w:val="none" w:sz="0" w:space="0" w:color="auto"/>
              <w:bottom w:val="none" w:sz="0" w:space="0" w:color="auto"/>
              <w:right w:val="none" w:sz="0" w:space="0" w:color="auto"/>
            </w:tcBorders>
            <w:tcPrChange w:id="10431" w:author="Phuong Giang" w:date="2012-02-22T23:31:00Z">
              <w:tcPr>
                <w:tcW w:w="577" w:type="dxa"/>
              </w:tcPr>
            </w:tcPrChange>
          </w:tcPr>
          <w:p w:rsidR="0095718C" w:rsidRPr="009F25A3" w:rsidRDefault="0095718C">
            <w:pPr>
              <w:widowControl w:val="0"/>
              <w:spacing w:before="120"/>
              <w:ind w:left="-14" w:right="14"/>
              <w:jc w:val="center"/>
              <w:cnfStyle w:val="101000000000" w:firstRow="1" w:lastRow="0" w:firstColumn="1" w:lastColumn="0" w:oddVBand="0" w:evenVBand="0" w:oddHBand="0" w:evenHBand="0" w:firstRowFirstColumn="0" w:firstRowLastColumn="0" w:lastRowFirstColumn="0" w:lastRowLastColumn="0"/>
              <w:rPr>
                <w:ins w:id="10432" w:author="Phuong Giang" w:date="2012-02-22T21:36:00Z"/>
                <w:b w:val="0"/>
                <w:lang w:eastAsia="ja-JP"/>
                <w:rPrChange w:id="10433" w:author="Phuong Giang" w:date="2012-02-22T23:39:00Z">
                  <w:rPr>
                    <w:ins w:id="10434" w:author="Phuong Giang" w:date="2012-02-22T21:36:00Z"/>
                    <w:b/>
                    <w:bCs w:val="0"/>
                    <w:color w:val="800000"/>
                  </w:rPr>
                </w:rPrChange>
              </w:rPr>
              <w:pPrChange w:id="10435" w:author="Phuong Giang" w:date="2012-02-22T23:39:00Z">
                <w:pPr>
                  <w:pStyle w:val="TableCaption"/>
                  <w:jc w:val="center"/>
                  <w:cnfStyle w:val="101000000000" w:firstRow="1" w:lastRow="0" w:firstColumn="1" w:lastColumn="0" w:oddVBand="0" w:evenVBand="0" w:oddHBand="0" w:evenHBand="0" w:firstRowFirstColumn="0" w:firstRowLastColumn="0" w:lastRowFirstColumn="0" w:lastRowLastColumn="0"/>
                </w:pPr>
              </w:pPrChange>
            </w:pPr>
            <w:ins w:id="10436" w:author="Phuong Giang" w:date="2012-02-22T21:36:00Z">
              <w:r w:rsidRPr="009F25A3">
                <w:rPr>
                  <w:rFonts w:ascii="Tahoma" w:eastAsia="MS Mincho" w:hAnsi="Tahoma" w:cs="Arial"/>
                  <w:b w:val="0"/>
                  <w:snapToGrid w:val="0"/>
                  <w:color w:val="auto"/>
                  <w:sz w:val="20"/>
                  <w:szCs w:val="20"/>
                  <w:lang w:eastAsia="ja-JP"/>
                  <w:rPrChange w:id="10437" w:author="Phuong Giang" w:date="2012-02-22T23:39:00Z">
                    <w:rPr>
                      <w:b/>
                      <w:color w:val="800000"/>
                    </w:rPr>
                  </w:rPrChange>
                </w:rPr>
                <w:t>No</w:t>
              </w:r>
            </w:ins>
          </w:p>
        </w:tc>
        <w:tc>
          <w:tcPr>
            <w:tcW w:w="1356" w:type="dxa"/>
            <w:tcBorders>
              <w:top w:val="none" w:sz="0" w:space="0" w:color="auto"/>
              <w:left w:val="none" w:sz="0" w:space="0" w:color="auto"/>
              <w:bottom w:val="none" w:sz="0" w:space="0" w:color="auto"/>
              <w:right w:val="none" w:sz="0" w:space="0" w:color="auto"/>
            </w:tcBorders>
            <w:tcPrChange w:id="10438" w:author="Phuong Giang" w:date="2012-02-22T23:31:00Z">
              <w:tcPr>
                <w:tcW w:w="1356" w:type="dxa"/>
                <w:gridSpan w:val="3"/>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439" w:author="Phuong Giang" w:date="2012-02-22T21:36:00Z"/>
                <w:b w:val="0"/>
                <w:lang w:eastAsia="ja-JP"/>
                <w:rPrChange w:id="10440" w:author="Phuong Giang" w:date="2012-02-22T23:39:00Z">
                  <w:rPr>
                    <w:ins w:id="10441" w:author="Phuong Giang" w:date="2012-02-22T21:36:00Z"/>
                    <w:b/>
                    <w:bCs w:val="0"/>
                    <w:color w:val="800000"/>
                    <w:lang w:eastAsia="ja-JP"/>
                  </w:rPr>
                </w:rPrChange>
              </w:rPr>
              <w:pPrChange w:id="1044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443" w:author="Phuong Giang" w:date="2012-02-22T21:36:00Z">
              <w:r w:rsidRPr="009F25A3">
                <w:rPr>
                  <w:rFonts w:ascii="Tahoma" w:eastAsia="MS Mincho" w:hAnsi="Tahoma" w:cs="Arial"/>
                  <w:b w:val="0"/>
                  <w:snapToGrid w:val="0"/>
                  <w:color w:val="auto"/>
                  <w:sz w:val="20"/>
                  <w:szCs w:val="20"/>
                  <w:lang w:eastAsia="ja-JP"/>
                  <w:rPrChange w:id="10444" w:author="Phuong Giang" w:date="2012-02-22T23:39:00Z">
                    <w:rPr>
                      <w:b/>
                      <w:color w:val="800000"/>
                      <w:lang w:eastAsia="ja-JP"/>
                    </w:rPr>
                  </w:rPrChange>
                </w:rPr>
                <w:t>Parameter</w:t>
              </w:r>
            </w:ins>
          </w:p>
        </w:tc>
        <w:tc>
          <w:tcPr>
            <w:tcW w:w="846" w:type="dxa"/>
            <w:tcBorders>
              <w:top w:val="none" w:sz="0" w:space="0" w:color="auto"/>
              <w:left w:val="none" w:sz="0" w:space="0" w:color="auto"/>
              <w:bottom w:val="none" w:sz="0" w:space="0" w:color="auto"/>
              <w:right w:val="none" w:sz="0" w:space="0" w:color="auto"/>
            </w:tcBorders>
            <w:tcPrChange w:id="10445" w:author="Phuong Giang" w:date="2012-02-22T23:31:00Z">
              <w:tcPr>
                <w:tcW w:w="846"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446" w:author="Phuong Giang" w:date="2012-02-22T21:36:00Z"/>
                <w:b w:val="0"/>
                <w:lang w:eastAsia="ja-JP"/>
                <w:rPrChange w:id="10447" w:author="Phuong Giang" w:date="2012-02-22T23:39:00Z">
                  <w:rPr>
                    <w:ins w:id="10448" w:author="Phuong Giang" w:date="2012-02-22T21:36:00Z"/>
                    <w:b/>
                    <w:bCs w:val="0"/>
                    <w:color w:val="800000"/>
                    <w:lang w:eastAsia="ja-JP"/>
                  </w:rPr>
                </w:rPrChange>
              </w:rPr>
              <w:pPrChange w:id="1044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450" w:author="Phuong Giang" w:date="2012-02-22T21:36:00Z">
              <w:r w:rsidRPr="009F25A3">
                <w:rPr>
                  <w:rFonts w:ascii="Tahoma" w:eastAsia="MS Mincho" w:hAnsi="Tahoma" w:cs="Arial"/>
                  <w:b w:val="0"/>
                  <w:snapToGrid w:val="0"/>
                  <w:color w:val="auto"/>
                  <w:sz w:val="20"/>
                  <w:szCs w:val="20"/>
                  <w:lang w:eastAsia="ja-JP"/>
                  <w:rPrChange w:id="10451" w:author="Phuong Giang" w:date="2012-02-22T23:39:00Z">
                    <w:rPr>
                      <w:b/>
                      <w:color w:val="800000"/>
                      <w:lang w:eastAsia="ja-JP"/>
                    </w:rPr>
                  </w:rPrChange>
                </w:rPr>
                <w:t>Type</w:t>
              </w:r>
            </w:ins>
          </w:p>
        </w:tc>
        <w:tc>
          <w:tcPr>
            <w:tcW w:w="952" w:type="dxa"/>
            <w:tcBorders>
              <w:top w:val="none" w:sz="0" w:space="0" w:color="auto"/>
              <w:left w:val="none" w:sz="0" w:space="0" w:color="auto"/>
              <w:bottom w:val="none" w:sz="0" w:space="0" w:color="auto"/>
              <w:right w:val="none" w:sz="0" w:space="0" w:color="auto"/>
            </w:tcBorders>
            <w:tcPrChange w:id="10452" w:author="Phuong Giang" w:date="2012-02-22T23:31:00Z">
              <w:tcPr>
                <w:tcW w:w="95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453" w:author="Phuong Giang" w:date="2012-02-22T21:36:00Z"/>
                <w:b w:val="0"/>
                <w:lang w:eastAsia="ja-JP"/>
                <w:rPrChange w:id="10454" w:author="Phuong Giang" w:date="2012-02-22T23:39:00Z">
                  <w:rPr>
                    <w:ins w:id="10455" w:author="Phuong Giang" w:date="2012-02-22T21:36:00Z"/>
                    <w:b/>
                    <w:bCs w:val="0"/>
                    <w:color w:val="800000"/>
                    <w:lang w:eastAsia="ja-JP"/>
                  </w:rPr>
                </w:rPrChange>
              </w:rPr>
              <w:pPrChange w:id="1045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457" w:author="Phuong Giang" w:date="2012-02-22T21:36:00Z">
              <w:r w:rsidRPr="009F25A3">
                <w:rPr>
                  <w:rFonts w:ascii="Tahoma" w:eastAsia="MS Mincho" w:hAnsi="Tahoma" w:cs="Arial"/>
                  <w:b w:val="0"/>
                  <w:snapToGrid w:val="0"/>
                  <w:color w:val="auto"/>
                  <w:sz w:val="20"/>
                  <w:szCs w:val="20"/>
                  <w:lang w:eastAsia="ja-JP"/>
                  <w:rPrChange w:id="10458" w:author="Phuong Giang" w:date="2012-02-22T23:39:00Z">
                    <w:rPr>
                      <w:b/>
                      <w:color w:val="800000"/>
                      <w:lang w:eastAsia="ja-JP"/>
                    </w:rPr>
                  </w:rPrChange>
                </w:rPr>
                <w:t>In/out</w:t>
              </w:r>
            </w:ins>
          </w:p>
        </w:tc>
        <w:tc>
          <w:tcPr>
            <w:tcW w:w="1333" w:type="dxa"/>
            <w:tcBorders>
              <w:top w:val="none" w:sz="0" w:space="0" w:color="auto"/>
              <w:left w:val="none" w:sz="0" w:space="0" w:color="auto"/>
              <w:bottom w:val="none" w:sz="0" w:space="0" w:color="auto"/>
              <w:right w:val="none" w:sz="0" w:space="0" w:color="auto"/>
            </w:tcBorders>
            <w:tcPrChange w:id="10459" w:author="Phuong Giang" w:date="2012-02-22T23:31:00Z">
              <w:tcPr>
                <w:tcW w:w="1333"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460" w:author="Phuong Giang" w:date="2012-02-22T21:36:00Z"/>
                <w:b w:val="0"/>
                <w:lang w:eastAsia="ja-JP"/>
                <w:rPrChange w:id="10461" w:author="Phuong Giang" w:date="2012-02-22T23:39:00Z">
                  <w:rPr>
                    <w:ins w:id="10462" w:author="Phuong Giang" w:date="2012-02-22T21:36:00Z"/>
                    <w:b/>
                    <w:bCs w:val="0"/>
                    <w:color w:val="800000"/>
                    <w:lang w:eastAsia="ja-JP"/>
                  </w:rPr>
                </w:rPrChange>
              </w:rPr>
              <w:pPrChange w:id="1046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464" w:author="Phuong Giang" w:date="2012-02-22T21:36:00Z">
              <w:r w:rsidRPr="009F25A3">
                <w:rPr>
                  <w:rFonts w:ascii="Tahoma" w:eastAsia="MS Mincho" w:hAnsi="Tahoma" w:cs="Arial"/>
                  <w:b w:val="0"/>
                  <w:snapToGrid w:val="0"/>
                  <w:color w:val="auto"/>
                  <w:sz w:val="20"/>
                  <w:szCs w:val="20"/>
                  <w:lang w:eastAsia="ja-JP"/>
                  <w:rPrChange w:id="10465" w:author="Phuong Giang" w:date="2012-02-22T23:39:00Z">
                    <w:rPr>
                      <w:b/>
                      <w:color w:val="800000"/>
                      <w:lang w:eastAsia="ja-JP"/>
                    </w:rPr>
                  </w:rPrChange>
                </w:rPr>
                <w:t>Default</w:t>
              </w:r>
            </w:ins>
          </w:p>
        </w:tc>
        <w:tc>
          <w:tcPr>
            <w:tcW w:w="4512" w:type="dxa"/>
            <w:tcBorders>
              <w:top w:val="none" w:sz="0" w:space="0" w:color="auto"/>
              <w:left w:val="none" w:sz="0" w:space="0" w:color="auto"/>
              <w:bottom w:val="none" w:sz="0" w:space="0" w:color="auto"/>
              <w:right w:val="none" w:sz="0" w:space="0" w:color="auto"/>
            </w:tcBorders>
            <w:tcPrChange w:id="10466" w:author="Phuong Giang" w:date="2012-02-22T23:31:00Z">
              <w:tcPr>
                <w:tcW w:w="451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467" w:author="Phuong Giang" w:date="2012-02-22T21:36:00Z"/>
                <w:b w:val="0"/>
                <w:lang w:eastAsia="ja-JP"/>
                <w:rPrChange w:id="10468" w:author="Phuong Giang" w:date="2012-02-22T23:39:00Z">
                  <w:rPr>
                    <w:ins w:id="10469" w:author="Phuong Giang" w:date="2012-02-22T21:36:00Z"/>
                    <w:b/>
                    <w:bCs w:val="0"/>
                    <w:color w:val="800000"/>
                    <w:lang w:eastAsia="ja-JP"/>
                  </w:rPr>
                </w:rPrChange>
              </w:rPr>
              <w:pPrChange w:id="1047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471" w:author="Phuong Giang" w:date="2012-02-22T21:36:00Z">
              <w:r w:rsidRPr="009F25A3">
                <w:rPr>
                  <w:rFonts w:ascii="Tahoma" w:eastAsia="MS Mincho" w:hAnsi="Tahoma" w:cs="Arial"/>
                  <w:b w:val="0"/>
                  <w:snapToGrid w:val="0"/>
                  <w:color w:val="auto"/>
                  <w:sz w:val="20"/>
                  <w:szCs w:val="20"/>
                  <w:lang w:eastAsia="ja-JP"/>
                  <w:rPrChange w:id="10472" w:author="Phuong Giang" w:date="2012-02-22T23:39:00Z">
                    <w:rPr>
                      <w:b/>
                      <w:color w:val="800000"/>
                      <w:lang w:eastAsia="ja-JP"/>
                    </w:rPr>
                  </w:rPrChange>
                </w:rPr>
                <w:t>Description</w:t>
              </w:r>
            </w:ins>
          </w:p>
        </w:tc>
      </w:tr>
      <w:tr w:rsidR="0095718C" w:rsidRPr="001340DE" w:rsidTr="00F77673">
        <w:tblPrEx>
          <w:tblPrExChange w:id="10473"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474" w:author="Phuong Giang" w:date="2012-02-22T21:36:00Z"/>
          <w:trPrChange w:id="10475"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0476" w:author="Phuong Giang" w:date="2012-02-22T23:31:00Z">
              <w:tcPr>
                <w:tcW w:w="577" w:type="dxa"/>
              </w:tcPr>
            </w:tcPrChange>
          </w:tcPr>
          <w:p w:rsidR="0095718C" w:rsidRPr="001340DE" w:rsidRDefault="0095718C" w:rsidP="00995D66">
            <w:pPr>
              <w:pStyle w:val="comment"/>
              <w:ind w:left="0"/>
              <w:rPr>
                <w:ins w:id="10477" w:author="Phuong Giang" w:date="2012-02-22T21:36:00Z"/>
                <w:rFonts w:ascii="Times New Roman" w:hAnsi="Times New Roman" w:cs="Times New Roman"/>
                <w:i w:val="0"/>
                <w:color w:val="auto"/>
                <w:sz w:val="22"/>
                <w:szCs w:val="22"/>
                <w:rPrChange w:id="10478" w:author="Phuong Giang" w:date="2012-02-22T23:43:00Z">
                  <w:rPr>
                    <w:ins w:id="10479" w:author="Phuong Giang" w:date="2012-02-22T21:36:00Z"/>
                    <w:b w:val="0"/>
                    <w:bCs/>
                    <w:i w:val="0"/>
                    <w:color w:val="auto"/>
                    <w:sz w:val="18"/>
                    <w:szCs w:val="18"/>
                  </w:rPr>
                </w:rPrChange>
              </w:rPr>
            </w:pPr>
            <w:ins w:id="10480" w:author="Phuong Giang" w:date="2012-02-22T21:36:00Z">
              <w:r w:rsidRPr="001340DE">
                <w:rPr>
                  <w:rFonts w:ascii="Times New Roman" w:hAnsi="Times New Roman" w:cs="Times New Roman"/>
                  <w:i w:val="0"/>
                  <w:color w:val="auto"/>
                  <w:sz w:val="22"/>
                  <w:szCs w:val="22"/>
                  <w:rPrChange w:id="10481" w:author="Phuong Giang" w:date="2012-02-22T23:43:00Z">
                    <w:rPr>
                      <w:i w:val="0"/>
                      <w:color w:val="auto"/>
                      <w:sz w:val="18"/>
                      <w:szCs w:val="18"/>
                      <w:lang w:eastAsia="en-US"/>
                    </w:rPr>
                  </w:rPrChange>
                </w:rPr>
                <w:t>1</w:t>
              </w:r>
            </w:ins>
          </w:p>
        </w:tc>
        <w:tc>
          <w:tcPr>
            <w:tcW w:w="1356" w:type="dxa"/>
            <w:tcPrChange w:id="10482"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483" w:author="Phuong Giang" w:date="2012-02-22T21:36:00Z"/>
                <w:rFonts w:ascii="Times New Roman" w:hAnsi="Times New Roman" w:cs="Times New Roman"/>
                <w:i w:val="0"/>
                <w:color w:val="auto"/>
                <w:sz w:val="22"/>
                <w:szCs w:val="22"/>
                <w:rPrChange w:id="10484" w:author="Phuong Giang" w:date="2012-02-22T23:43:00Z">
                  <w:rPr>
                    <w:ins w:id="10485" w:author="Phuong Giang" w:date="2012-02-22T21:36:00Z"/>
                    <w:i w:val="0"/>
                    <w:color w:val="auto"/>
                    <w:sz w:val="18"/>
                    <w:szCs w:val="18"/>
                  </w:rPr>
                </w:rPrChange>
              </w:rPr>
            </w:pPr>
            <w:ins w:id="10486" w:author="Phuong Giang" w:date="2012-02-22T21:36:00Z">
              <w:r w:rsidRPr="001340DE">
                <w:rPr>
                  <w:rFonts w:ascii="Times New Roman" w:hAnsi="Times New Roman" w:cs="Times New Roman"/>
                  <w:i w:val="0"/>
                  <w:color w:val="auto"/>
                  <w:sz w:val="22"/>
                  <w:szCs w:val="22"/>
                  <w:rPrChange w:id="10487" w:author="Phuong Giang" w:date="2012-02-22T23:43:00Z">
                    <w:rPr>
                      <w:b/>
                      <w:bCs w:val="0"/>
                      <w:i w:val="0"/>
                      <w:color w:val="auto"/>
                      <w:sz w:val="18"/>
                      <w:szCs w:val="18"/>
                      <w:lang w:eastAsia="en-US"/>
                    </w:rPr>
                  </w:rPrChange>
                </w:rPr>
                <w:t>item</w:t>
              </w:r>
            </w:ins>
          </w:p>
        </w:tc>
        <w:tc>
          <w:tcPr>
            <w:tcW w:w="846" w:type="dxa"/>
            <w:tcPrChange w:id="10488" w:author="Phuong Giang" w:date="2012-02-22T23:31:00Z">
              <w:tcPr>
                <w:tcW w:w="84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489" w:author="Phuong Giang" w:date="2012-02-22T21:36:00Z"/>
                <w:rFonts w:ascii="Times New Roman" w:hAnsi="Times New Roman" w:cs="Times New Roman"/>
                <w:i w:val="0"/>
                <w:color w:val="auto"/>
                <w:sz w:val="22"/>
                <w:szCs w:val="22"/>
                <w:rPrChange w:id="10490" w:author="Phuong Giang" w:date="2012-02-22T23:43:00Z">
                  <w:rPr>
                    <w:ins w:id="10491" w:author="Phuong Giang" w:date="2012-02-22T21:36:00Z"/>
                    <w:i w:val="0"/>
                    <w:color w:val="auto"/>
                    <w:sz w:val="18"/>
                    <w:szCs w:val="18"/>
                  </w:rPr>
                </w:rPrChange>
              </w:rPr>
            </w:pPr>
            <w:proofErr w:type="spellStart"/>
            <w:ins w:id="10492" w:author="Phuong Giang" w:date="2012-02-22T21:36:00Z">
              <w:r w:rsidRPr="001340DE">
                <w:rPr>
                  <w:rFonts w:ascii="Times New Roman" w:hAnsi="Times New Roman" w:cs="Times New Roman"/>
                  <w:i w:val="0"/>
                  <w:color w:val="auto"/>
                  <w:sz w:val="22"/>
                  <w:szCs w:val="22"/>
                  <w:rPrChange w:id="10493" w:author="Phuong Giang" w:date="2012-02-22T23:43:00Z">
                    <w:rPr>
                      <w:b/>
                      <w:bCs w:val="0"/>
                      <w:i w:val="0"/>
                      <w:color w:val="auto"/>
                      <w:sz w:val="18"/>
                      <w:szCs w:val="18"/>
                      <w:lang w:eastAsia="en-US"/>
                    </w:rPr>
                  </w:rPrChange>
                </w:rPr>
                <w:t>IKnowledge</w:t>
              </w:r>
              <w:proofErr w:type="spellEnd"/>
            </w:ins>
          </w:p>
        </w:tc>
        <w:tc>
          <w:tcPr>
            <w:tcW w:w="952" w:type="dxa"/>
            <w:tcPrChange w:id="10494"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495" w:author="Phuong Giang" w:date="2012-02-22T21:36:00Z"/>
                <w:rFonts w:ascii="Times New Roman" w:hAnsi="Times New Roman" w:cs="Times New Roman"/>
                <w:i w:val="0"/>
                <w:color w:val="auto"/>
                <w:sz w:val="22"/>
                <w:szCs w:val="22"/>
                <w:rPrChange w:id="10496" w:author="Phuong Giang" w:date="2012-02-22T23:43:00Z">
                  <w:rPr>
                    <w:ins w:id="10497" w:author="Phuong Giang" w:date="2012-02-22T21:36:00Z"/>
                    <w:i w:val="0"/>
                    <w:color w:val="auto"/>
                    <w:sz w:val="18"/>
                    <w:szCs w:val="18"/>
                  </w:rPr>
                </w:rPrChange>
              </w:rPr>
            </w:pPr>
            <w:ins w:id="10498" w:author="Phuong Giang" w:date="2012-02-22T21:36:00Z">
              <w:r w:rsidRPr="001340DE">
                <w:rPr>
                  <w:rFonts w:ascii="Times New Roman" w:hAnsi="Times New Roman" w:cs="Times New Roman"/>
                  <w:i w:val="0"/>
                  <w:color w:val="auto"/>
                  <w:sz w:val="22"/>
                  <w:szCs w:val="22"/>
                  <w:rPrChange w:id="10499" w:author="Phuong Giang" w:date="2012-02-22T23:43:00Z">
                    <w:rPr>
                      <w:b/>
                      <w:bCs w:val="0"/>
                      <w:i w:val="0"/>
                      <w:color w:val="auto"/>
                      <w:sz w:val="18"/>
                      <w:szCs w:val="18"/>
                      <w:lang w:eastAsia="en-US"/>
                    </w:rPr>
                  </w:rPrChange>
                </w:rPr>
                <w:t>in</w:t>
              </w:r>
            </w:ins>
          </w:p>
        </w:tc>
        <w:tc>
          <w:tcPr>
            <w:tcW w:w="1333" w:type="dxa"/>
            <w:tcPrChange w:id="10500"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501" w:author="Phuong Giang" w:date="2012-02-22T21:36:00Z"/>
                <w:rFonts w:ascii="Times New Roman" w:hAnsi="Times New Roman" w:cs="Times New Roman"/>
                <w:i w:val="0"/>
                <w:color w:val="auto"/>
                <w:sz w:val="22"/>
                <w:szCs w:val="22"/>
                <w:rPrChange w:id="10502" w:author="Phuong Giang" w:date="2012-02-22T23:43:00Z">
                  <w:rPr>
                    <w:ins w:id="10503" w:author="Phuong Giang" w:date="2012-02-22T21:36:00Z"/>
                    <w:i w:val="0"/>
                    <w:color w:val="auto"/>
                    <w:sz w:val="18"/>
                    <w:szCs w:val="18"/>
                  </w:rPr>
                </w:rPrChange>
              </w:rPr>
            </w:pPr>
          </w:p>
        </w:tc>
        <w:tc>
          <w:tcPr>
            <w:tcW w:w="4512" w:type="dxa"/>
            <w:tcPrChange w:id="10504" w:author="Phuong Giang" w:date="2012-02-22T23:31:00Z">
              <w:tcPr>
                <w:tcW w:w="451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505" w:author="Phuong Giang" w:date="2012-02-22T21:36:00Z"/>
                <w:rFonts w:ascii="Times New Roman" w:hAnsi="Times New Roman" w:cs="Times New Roman"/>
                <w:i w:val="0"/>
                <w:color w:val="auto"/>
                <w:sz w:val="22"/>
                <w:szCs w:val="22"/>
                <w:rPrChange w:id="10506" w:author="Phuong Giang" w:date="2012-02-22T23:43:00Z">
                  <w:rPr>
                    <w:ins w:id="10507" w:author="Phuong Giang" w:date="2012-02-22T21:36:00Z"/>
                    <w:i w:val="0"/>
                    <w:color w:val="auto"/>
                    <w:sz w:val="18"/>
                    <w:szCs w:val="18"/>
                  </w:rPr>
                </w:rPrChange>
              </w:rPr>
            </w:pPr>
            <w:ins w:id="10508" w:author="Phuong Giang" w:date="2012-02-22T21:36:00Z">
              <w:r w:rsidRPr="001340DE">
                <w:rPr>
                  <w:rFonts w:ascii="Times New Roman" w:hAnsi="Times New Roman" w:cs="Times New Roman"/>
                  <w:i w:val="0"/>
                  <w:color w:val="auto"/>
                  <w:sz w:val="22"/>
                  <w:szCs w:val="22"/>
                  <w:rPrChange w:id="10509" w:author="Phuong Giang" w:date="2012-02-22T23:43:00Z">
                    <w:rPr>
                      <w:b/>
                      <w:bCs w:val="0"/>
                      <w:i w:val="0"/>
                      <w:color w:val="auto"/>
                      <w:sz w:val="18"/>
                      <w:szCs w:val="18"/>
                      <w:lang w:eastAsia="en-US"/>
                    </w:rPr>
                  </w:rPrChange>
                </w:rPr>
                <w:t>The teaching method to add</w:t>
              </w:r>
            </w:ins>
          </w:p>
        </w:tc>
      </w:tr>
      <w:tr w:rsidR="0095718C" w:rsidRPr="001340DE" w:rsidTr="00F77673">
        <w:tblPrEx>
          <w:tblPrExChange w:id="10510"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511" w:author="Phuong Giang" w:date="2012-02-22T21:36:00Z"/>
          <w:trPrChange w:id="10512"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0513" w:author="Phuong Giang" w:date="2012-02-22T23:31:00Z">
              <w:tcPr>
                <w:tcW w:w="577" w:type="dxa"/>
              </w:tcPr>
            </w:tcPrChange>
          </w:tcPr>
          <w:p w:rsidR="0095718C" w:rsidRPr="001340DE" w:rsidRDefault="0095718C" w:rsidP="00995D66">
            <w:pPr>
              <w:pStyle w:val="comment"/>
              <w:ind w:left="0"/>
              <w:rPr>
                <w:ins w:id="10514" w:author="Phuong Giang" w:date="2012-02-22T21:36:00Z"/>
                <w:rFonts w:ascii="Times New Roman" w:hAnsi="Times New Roman" w:cs="Times New Roman"/>
                <w:i w:val="0"/>
                <w:color w:val="auto"/>
                <w:sz w:val="22"/>
                <w:szCs w:val="22"/>
                <w:rPrChange w:id="10515" w:author="Phuong Giang" w:date="2012-02-22T23:43:00Z">
                  <w:rPr>
                    <w:ins w:id="10516" w:author="Phuong Giang" w:date="2012-02-22T21:36:00Z"/>
                    <w:b w:val="0"/>
                    <w:bCs/>
                    <w:i w:val="0"/>
                    <w:color w:val="auto"/>
                    <w:sz w:val="18"/>
                    <w:szCs w:val="18"/>
                  </w:rPr>
                </w:rPrChange>
              </w:rPr>
            </w:pPr>
            <w:ins w:id="10517" w:author="Phuong Giang" w:date="2012-02-22T21:36:00Z">
              <w:r w:rsidRPr="001340DE">
                <w:rPr>
                  <w:rFonts w:ascii="Times New Roman" w:hAnsi="Times New Roman" w:cs="Times New Roman"/>
                  <w:i w:val="0"/>
                  <w:color w:val="auto"/>
                  <w:sz w:val="22"/>
                  <w:szCs w:val="22"/>
                  <w:rPrChange w:id="10518" w:author="Phuong Giang" w:date="2012-02-22T23:43:00Z">
                    <w:rPr>
                      <w:i w:val="0"/>
                      <w:color w:val="auto"/>
                      <w:sz w:val="18"/>
                      <w:szCs w:val="18"/>
                      <w:lang w:eastAsia="en-US"/>
                    </w:rPr>
                  </w:rPrChange>
                </w:rPr>
                <w:t>2</w:t>
              </w:r>
            </w:ins>
          </w:p>
        </w:tc>
        <w:tc>
          <w:tcPr>
            <w:tcW w:w="1356" w:type="dxa"/>
            <w:tcPrChange w:id="10519"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520" w:author="Phuong Giang" w:date="2012-02-22T21:36:00Z"/>
                <w:rFonts w:ascii="Times New Roman" w:hAnsi="Times New Roman" w:cs="Times New Roman"/>
                <w:i w:val="0"/>
                <w:color w:val="auto"/>
                <w:sz w:val="22"/>
                <w:szCs w:val="22"/>
                <w:rPrChange w:id="10521" w:author="Phuong Giang" w:date="2012-02-22T23:43:00Z">
                  <w:rPr>
                    <w:ins w:id="10522" w:author="Phuong Giang" w:date="2012-02-22T21:36:00Z"/>
                    <w:i w:val="0"/>
                    <w:color w:val="auto"/>
                    <w:sz w:val="18"/>
                    <w:szCs w:val="18"/>
                  </w:rPr>
                </w:rPrChange>
              </w:rPr>
            </w:pPr>
            <w:ins w:id="10523" w:author="Phuong Giang" w:date="2012-02-22T21:36:00Z">
              <w:r w:rsidRPr="001340DE">
                <w:rPr>
                  <w:rFonts w:ascii="Times New Roman" w:hAnsi="Times New Roman" w:cs="Times New Roman"/>
                  <w:i w:val="0"/>
                  <w:color w:val="auto"/>
                  <w:sz w:val="22"/>
                  <w:szCs w:val="22"/>
                  <w:rPrChange w:id="10524" w:author="Phuong Giang" w:date="2012-02-22T23:43:00Z">
                    <w:rPr>
                      <w:b/>
                      <w:bCs w:val="0"/>
                      <w:i w:val="0"/>
                      <w:color w:val="auto"/>
                      <w:sz w:val="18"/>
                      <w:szCs w:val="18"/>
                      <w:lang w:eastAsia="en-US"/>
                    </w:rPr>
                  </w:rPrChange>
                </w:rPr>
                <w:t xml:space="preserve">Return </w:t>
              </w:r>
            </w:ins>
          </w:p>
        </w:tc>
        <w:tc>
          <w:tcPr>
            <w:tcW w:w="846" w:type="dxa"/>
            <w:tcPrChange w:id="10525" w:author="Phuong Giang" w:date="2012-02-22T23:31:00Z">
              <w:tcPr>
                <w:tcW w:w="846" w:type="dxa"/>
                <w:gridSpan w:val="2"/>
              </w:tcPr>
            </w:tcPrChange>
          </w:tcPr>
          <w:p w:rsidR="0095718C" w:rsidRPr="001340DE" w:rsidRDefault="0095718C">
            <w:pPr>
              <w:pStyle w:val="comment"/>
              <w:ind w:left="0"/>
              <w:cnfStyle w:val="000000000000" w:firstRow="0" w:lastRow="0" w:firstColumn="0" w:lastColumn="0" w:oddVBand="0" w:evenVBand="0" w:oddHBand="0" w:evenHBand="0" w:firstRowFirstColumn="0" w:firstRowLastColumn="0" w:lastRowFirstColumn="0" w:lastRowLastColumn="0"/>
              <w:rPr>
                <w:ins w:id="10526" w:author="Phuong Giang" w:date="2012-02-22T21:36:00Z"/>
                <w:rFonts w:ascii="Times New Roman" w:hAnsi="Times New Roman" w:cs="Times New Roman"/>
                <w:i w:val="0"/>
                <w:color w:val="auto"/>
                <w:sz w:val="22"/>
                <w:szCs w:val="22"/>
                <w:rPrChange w:id="10527" w:author="Phuong Giang" w:date="2012-02-22T23:43:00Z">
                  <w:rPr>
                    <w:ins w:id="10528" w:author="Phuong Giang" w:date="2012-02-22T21:36:00Z"/>
                    <w:i w:val="0"/>
                    <w:color w:val="auto"/>
                    <w:sz w:val="18"/>
                    <w:szCs w:val="18"/>
                  </w:rPr>
                </w:rPrChange>
              </w:rPr>
              <w:pPrChange w:id="10529" w:author="Phuong Giang" w:date="2012-02-22T23:43:00Z">
                <w:pPr>
                  <w:pStyle w:val="comment"/>
                  <w:cnfStyle w:val="000000000000" w:firstRow="0" w:lastRow="0" w:firstColumn="0" w:lastColumn="0" w:oddVBand="0" w:evenVBand="0" w:oddHBand="0" w:evenHBand="0" w:firstRowFirstColumn="0" w:firstRowLastColumn="0" w:lastRowFirstColumn="0" w:lastRowLastColumn="0"/>
                </w:pPr>
              </w:pPrChange>
            </w:pPr>
            <w:ins w:id="10530" w:author="Phuong Giang" w:date="2012-02-22T21:36:00Z">
              <w:r w:rsidRPr="001340DE">
                <w:rPr>
                  <w:rFonts w:ascii="Times New Roman" w:hAnsi="Times New Roman" w:cs="Times New Roman"/>
                  <w:i w:val="0"/>
                  <w:color w:val="auto"/>
                  <w:sz w:val="22"/>
                  <w:szCs w:val="22"/>
                  <w:rPrChange w:id="10531" w:author="Phuong Giang" w:date="2012-02-22T23:43:00Z">
                    <w:rPr>
                      <w:i w:val="0"/>
                      <w:color w:val="auto"/>
                      <w:sz w:val="18"/>
                      <w:szCs w:val="18"/>
                    </w:rPr>
                  </w:rPrChange>
                </w:rPr>
                <w:t>Bool</w:t>
              </w:r>
            </w:ins>
          </w:p>
        </w:tc>
        <w:tc>
          <w:tcPr>
            <w:tcW w:w="952" w:type="dxa"/>
            <w:tcPrChange w:id="10532"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533" w:author="Phuong Giang" w:date="2012-02-22T21:36:00Z"/>
                <w:rFonts w:ascii="Times New Roman" w:hAnsi="Times New Roman" w:cs="Times New Roman"/>
                <w:i w:val="0"/>
                <w:color w:val="auto"/>
                <w:sz w:val="22"/>
                <w:szCs w:val="22"/>
                <w:rPrChange w:id="10534" w:author="Phuong Giang" w:date="2012-02-22T23:43:00Z">
                  <w:rPr>
                    <w:ins w:id="10535" w:author="Phuong Giang" w:date="2012-02-22T21:36:00Z"/>
                    <w:i w:val="0"/>
                    <w:color w:val="auto"/>
                    <w:sz w:val="18"/>
                    <w:szCs w:val="18"/>
                  </w:rPr>
                </w:rPrChange>
              </w:rPr>
            </w:pPr>
          </w:p>
        </w:tc>
        <w:tc>
          <w:tcPr>
            <w:tcW w:w="1333" w:type="dxa"/>
            <w:tcPrChange w:id="10536"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537" w:author="Phuong Giang" w:date="2012-02-22T21:36:00Z"/>
                <w:rFonts w:ascii="Times New Roman" w:hAnsi="Times New Roman" w:cs="Times New Roman"/>
                <w:i w:val="0"/>
                <w:color w:val="auto"/>
                <w:sz w:val="22"/>
                <w:szCs w:val="22"/>
                <w:rPrChange w:id="10538" w:author="Phuong Giang" w:date="2012-02-22T23:43:00Z">
                  <w:rPr>
                    <w:ins w:id="10539" w:author="Phuong Giang" w:date="2012-02-22T21:36:00Z"/>
                    <w:i w:val="0"/>
                    <w:color w:val="auto"/>
                    <w:sz w:val="18"/>
                    <w:szCs w:val="18"/>
                  </w:rPr>
                </w:rPrChange>
              </w:rPr>
            </w:pPr>
          </w:p>
        </w:tc>
        <w:tc>
          <w:tcPr>
            <w:tcW w:w="4512" w:type="dxa"/>
            <w:tcPrChange w:id="10540" w:author="Phuong Giang" w:date="2012-02-22T23:31:00Z">
              <w:tcPr>
                <w:tcW w:w="451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541" w:author="Phuong Giang" w:date="2012-02-22T21:36:00Z"/>
                <w:rFonts w:ascii="Times New Roman" w:hAnsi="Times New Roman" w:cs="Times New Roman"/>
                <w:i w:val="0"/>
                <w:color w:val="auto"/>
                <w:sz w:val="22"/>
                <w:szCs w:val="22"/>
                <w:rPrChange w:id="10542" w:author="Phuong Giang" w:date="2012-02-22T23:43:00Z">
                  <w:rPr>
                    <w:ins w:id="10543" w:author="Phuong Giang" w:date="2012-02-22T21:36:00Z"/>
                    <w:i w:val="0"/>
                    <w:color w:val="auto"/>
                    <w:sz w:val="18"/>
                    <w:szCs w:val="18"/>
                  </w:rPr>
                </w:rPrChange>
              </w:rPr>
            </w:pPr>
            <w:ins w:id="10544" w:author="Phuong Giang" w:date="2012-02-22T21:36:00Z">
              <w:r w:rsidRPr="001340DE">
                <w:rPr>
                  <w:rFonts w:ascii="Times New Roman" w:hAnsi="Times New Roman" w:cs="Times New Roman"/>
                  <w:i w:val="0"/>
                  <w:color w:val="auto"/>
                  <w:sz w:val="22"/>
                  <w:szCs w:val="22"/>
                  <w:rPrChange w:id="10545" w:author="Phuong Giang" w:date="2012-02-22T23:43:00Z">
                    <w:rPr>
                      <w:i w:val="0"/>
                      <w:color w:val="auto"/>
                      <w:sz w:val="18"/>
                      <w:szCs w:val="18"/>
                    </w:rPr>
                  </w:rPrChange>
                </w:rPr>
                <w:t>Return whether add action is successful</w:t>
              </w:r>
            </w:ins>
          </w:p>
        </w:tc>
      </w:tr>
    </w:tbl>
    <w:p w:rsidR="0095718C" w:rsidRDefault="0095718C">
      <w:pPr>
        <w:rPr>
          <w:ins w:id="10546" w:author="Phuong Giang" w:date="2012-02-22T21:36:00Z"/>
        </w:rPr>
        <w:pPrChange w:id="10547" w:author="Phuong Giang" w:date="2012-02-23T00:05:00Z">
          <w:pPr>
            <w:pStyle w:val="Heading5"/>
            <w:tabs>
              <w:tab w:val="left" w:pos="4208"/>
            </w:tabs>
          </w:pPr>
        </w:pPrChange>
      </w:pPr>
      <w:ins w:id="10548" w:author="Phuong Giang" w:date="2012-02-22T21:36:00Z">
        <w:r>
          <w:rPr>
            <w:rFonts w:hint="eastAsia"/>
          </w:rPr>
          <w:t>Implementation</w:t>
        </w:r>
      </w:ins>
    </w:p>
    <w:p w:rsidR="0095718C" w:rsidRDefault="0095718C" w:rsidP="0095718C">
      <w:pPr>
        <w:rPr>
          <w:ins w:id="10549" w:author="Phuong Giang" w:date="2012-02-22T21:36:00Z"/>
        </w:rPr>
      </w:pPr>
      <w:ins w:id="10550" w:author="Phuong Giang" w:date="2012-02-22T21:36:00Z">
        <w:r>
          <w:t>Receive a teaching method</w:t>
        </w:r>
      </w:ins>
    </w:p>
    <w:p w:rsidR="0095718C" w:rsidRDefault="0095718C" w:rsidP="0095718C">
      <w:pPr>
        <w:rPr>
          <w:ins w:id="10551" w:author="Phuong Giang" w:date="2012-02-22T21:36:00Z"/>
        </w:rPr>
      </w:pPr>
      <w:ins w:id="10552" w:author="Phuong Giang" w:date="2012-02-22T21:36:00Z">
        <w:r>
          <w:t>Add to the database</w:t>
        </w:r>
      </w:ins>
    </w:p>
    <w:p w:rsidR="0095718C" w:rsidRDefault="0095718C" w:rsidP="0095718C">
      <w:pPr>
        <w:rPr>
          <w:ins w:id="10553" w:author="Phuong Giang" w:date="2012-02-22T21:36:00Z"/>
        </w:rPr>
      </w:pPr>
      <w:ins w:id="10554" w:author="Phuong Giang" w:date="2012-02-22T21:36:00Z">
        <w:r>
          <w:t>Return if the action is done successfully</w:t>
        </w:r>
      </w:ins>
    </w:p>
    <w:p w:rsidR="0095718C" w:rsidRDefault="0095718C">
      <w:pPr>
        <w:pStyle w:val="Heading6"/>
        <w:rPr>
          <w:ins w:id="10555" w:author="Phuong Giang" w:date="2012-02-22T21:36:00Z"/>
          <w:lang w:eastAsia="ja-JP"/>
        </w:rPr>
        <w:pPrChange w:id="10556" w:author="Phuong Giang" w:date="2012-02-23T00:05:00Z">
          <w:pPr>
            <w:pStyle w:val="Heading4"/>
            <w:numPr>
              <w:numId w:val="6"/>
            </w:numPr>
            <w:tabs>
              <w:tab w:val="left" w:pos="4208"/>
            </w:tabs>
          </w:pPr>
        </w:pPrChange>
      </w:pPr>
      <w:proofErr w:type="spellStart"/>
      <w:ins w:id="10557" w:author="Phuong Giang" w:date="2012-02-22T21:36:00Z">
        <w:r>
          <w:t>ContainsItem</w:t>
        </w:r>
        <w:proofErr w:type="spellEnd"/>
        <w:r>
          <w:rPr>
            <w:rFonts w:hint="eastAsia"/>
          </w:rPr>
          <w:t xml:space="preserve"> method</w:t>
        </w:r>
      </w:ins>
    </w:p>
    <w:p w:rsidR="0095718C" w:rsidRDefault="0095718C" w:rsidP="0095718C">
      <w:pPr>
        <w:pStyle w:val="comment"/>
        <w:rPr>
          <w:ins w:id="10558" w:author="Phuong Giang" w:date="2012-02-22T21:36:00Z"/>
        </w:rPr>
      </w:pPr>
      <w:ins w:id="10559" w:author="Phuong Giang" w:date="2012-02-22T21:36:00Z">
        <w:r>
          <w:t xml:space="preserve">Public </w:t>
        </w:r>
        <w:proofErr w:type="spellStart"/>
        <w:r>
          <w:t>bool</w:t>
        </w:r>
        <w:proofErr w:type="spellEnd"/>
        <w:r>
          <w:t xml:space="preserve"> </w:t>
        </w:r>
        <w:proofErr w:type="spellStart"/>
        <w:proofErr w:type="gramStart"/>
        <w:r>
          <w:t>ContainsItem</w:t>
        </w:r>
        <w:proofErr w:type="spellEnd"/>
        <w:r>
          <w:t>(</w:t>
        </w:r>
        <w:proofErr w:type="spellStart"/>
        <w:proofErr w:type="gramEnd"/>
        <w:r>
          <w:t>IKnowledge</w:t>
        </w:r>
        <w:proofErr w:type="spellEnd"/>
        <w:r>
          <w:t xml:space="preserve"> item)</w:t>
        </w:r>
      </w:ins>
    </w:p>
    <w:p w:rsidR="0095718C" w:rsidRDefault="0095718C" w:rsidP="0095718C">
      <w:pPr>
        <w:pStyle w:val="comment"/>
        <w:ind w:left="0"/>
        <w:rPr>
          <w:ins w:id="10560" w:author="Phuong Giang" w:date="2012-02-22T21:36:00Z"/>
        </w:rPr>
      </w:pPr>
      <w:ins w:id="10561" w:author="Phuong Giang" w:date="2012-02-22T21:36:00Z">
        <w:r>
          <w:rPr>
            <w:i w:val="0"/>
            <w:sz w:val="18"/>
            <w:szCs w:val="18"/>
          </w:rPr>
          <w:t>Check if teaching method already existed in the database</w:t>
        </w:r>
      </w:ins>
    </w:p>
    <w:p w:rsidR="0095718C" w:rsidRDefault="001669BE">
      <w:pPr>
        <w:rPr>
          <w:ins w:id="10562" w:author="Phuong Giang" w:date="2012-02-22T21:36:00Z"/>
          <w:lang w:eastAsia="ja-JP"/>
        </w:rPr>
        <w:pPrChange w:id="10563" w:author="Phuong Giang" w:date="2012-02-23T00:05:00Z">
          <w:pPr>
            <w:pStyle w:val="Heading5"/>
            <w:tabs>
              <w:tab w:val="left" w:pos="4208"/>
            </w:tabs>
          </w:pPr>
        </w:pPrChange>
      </w:pPr>
      <w:ins w:id="10564" w:author="Phuong Giang" w:date="2012-02-23T00:02:00Z">
        <w:r w:rsidRPr="001669BE">
          <w:rPr>
            <w:rFonts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10565" w:author="Phuong Giang" w:date="2012-02-22T23:31:00Z">
          <w:tblPr>
            <w:tblStyle w:val="MediumShading1-Accent110"/>
            <w:tblW w:w="5000" w:type="pct"/>
            <w:tblLayout w:type="fixed"/>
            <w:tblLook w:val="06A0" w:firstRow="1" w:lastRow="0" w:firstColumn="1" w:lastColumn="0" w:noHBand="1" w:noVBand="1"/>
          </w:tblPr>
        </w:tblPrChange>
      </w:tblPr>
      <w:tblGrid>
        <w:gridCol w:w="577"/>
        <w:gridCol w:w="1356"/>
        <w:gridCol w:w="846"/>
        <w:gridCol w:w="952"/>
        <w:gridCol w:w="1333"/>
        <w:gridCol w:w="4512"/>
        <w:tblGridChange w:id="10566">
          <w:tblGrid>
            <w:gridCol w:w="577"/>
            <w:gridCol w:w="143"/>
            <w:gridCol w:w="577"/>
            <w:gridCol w:w="636"/>
            <w:gridCol w:w="720"/>
            <w:gridCol w:w="126"/>
            <w:gridCol w:w="720"/>
            <w:gridCol w:w="232"/>
            <w:gridCol w:w="720"/>
            <w:gridCol w:w="613"/>
            <w:gridCol w:w="720"/>
            <w:gridCol w:w="3792"/>
            <w:gridCol w:w="720"/>
          </w:tblGrid>
        </w:tblGridChange>
      </w:tblGrid>
      <w:tr w:rsidR="00F77673" w:rsidTr="00F77673">
        <w:trPr>
          <w:cnfStyle w:val="100000000000" w:firstRow="1" w:lastRow="0" w:firstColumn="0" w:lastColumn="0" w:oddVBand="0" w:evenVBand="0" w:oddHBand="0" w:evenHBand="0" w:firstRowFirstColumn="0" w:firstRowLastColumn="0" w:lastRowFirstColumn="0" w:lastRowLastColumn="0"/>
          <w:ins w:id="10567" w:author="Phuong Giang" w:date="2012-02-22T21:36:00Z"/>
          <w:trPrChange w:id="10568" w:author="Phuong Giang" w:date="2012-02-22T23:31:00Z">
            <w:trPr>
              <w:gridAfter w:val="0"/>
            </w:trPr>
          </w:trPrChange>
        </w:trPr>
        <w:tc>
          <w:tcPr>
            <w:cnfStyle w:val="001000000000" w:firstRow="0" w:lastRow="0" w:firstColumn="1" w:lastColumn="0" w:oddVBand="0" w:evenVBand="0" w:oddHBand="0" w:evenHBand="0" w:firstRowFirstColumn="0" w:firstRowLastColumn="0" w:lastRowFirstColumn="0" w:lastRowLastColumn="0"/>
            <w:tcW w:w="577" w:type="dxa"/>
            <w:tcBorders>
              <w:top w:val="none" w:sz="0" w:space="0" w:color="auto"/>
              <w:left w:val="none" w:sz="0" w:space="0" w:color="auto"/>
              <w:bottom w:val="none" w:sz="0" w:space="0" w:color="auto"/>
              <w:right w:val="none" w:sz="0" w:space="0" w:color="auto"/>
            </w:tcBorders>
            <w:tcPrChange w:id="10569" w:author="Phuong Giang" w:date="2012-02-22T23:31:00Z">
              <w:tcPr>
                <w:tcW w:w="577" w:type="dxa"/>
              </w:tcPr>
            </w:tcPrChange>
          </w:tcPr>
          <w:p w:rsidR="0095718C" w:rsidRPr="009F25A3" w:rsidRDefault="0095718C">
            <w:pPr>
              <w:widowControl w:val="0"/>
              <w:spacing w:before="120"/>
              <w:ind w:left="-14" w:right="14"/>
              <w:jc w:val="center"/>
              <w:cnfStyle w:val="101000000000" w:firstRow="1" w:lastRow="0" w:firstColumn="1" w:lastColumn="0" w:oddVBand="0" w:evenVBand="0" w:oddHBand="0" w:evenHBand="0" w:firstRowFirstColumn="0" w:firstRowLastColumn="0" w:lastRowFirstColumn="0" w:lastRowLastColumn="0"/>
              <w:rPr>
                <w:ins w:id="10570" w:author="Phuong Giang" w:date="2012-02-22T21:36:00Z"/>
                <w:b w:val="0"/>
                <w:lang w:eastAsia="ja-JP"/>
                <w:rPrChange w:id="10571" w:author="Phuong Giang" w:date="2012-02-22T23:39:00Z">
                  <w:rPr>
                    <w:ins w:id="10572" w:author="Phuong Giang" w:date="2012-02-22T21:36:00Z"/>
                    <w:b/>
                    <w:bCs w:val="0"/>
                    <w:color w:val="800000"/>
                  </w:rPr>
                </w:rPrChange>
              </w:rPr>
              <w:pPrChange w:id="10573" w:author="Phuong Giang" w:date="2012-02-22T23:39:00Z">
                <w:pPr>
                  <w:pStyle w:val="TableCaption"/>
                  <w:jc w:val="center"/>
                  <w:cnfStyle w:val="101000000000" w:firstRow="1" w:lastRow="0" w:firstColumn="1" w:lastColumn="0" w:oddVBand="0" w:evenVBand="0" w:oddHBand="0" w:evenHBand="0" w:firstRowFirstColumn="0" w:firstRowLastColumn="0" w:lastRowFirstColumn="0" w:lastRowLastColumn="0"/>
                </w:pPr>
              </w:pPrChange>
            </w:pPr>
            <w:ins w:id="10574" w:author="Phuong Giang" w:date="2012-02-22T21:36:00Z">
              <w:r w:rsidRPr="009F25A3">
                <w:rPr>
                  <w:rFonts w:ascii="Tahoma" w:eastAsia="MS Mincho" w:hAnsi="Tahoma" w:cs="Arial"/>
                  <w:b w:val="0"/>
                  <w:snapToGrid w:val="0"/>
                  <w:color w:val="auto"/>
                  <w:sz w:val="20"/>
                  <w:szCs w:val="20"/>
                  <w:lang w:eastAsia="ja-JP"/>
                  <w:rPrChange w:id="10575" w:author="Phuong Giang" w:date="2012-02-22T23:39:00Z">
                    <w:rPr>
                      <w:b/>
                      <w:color w:val="800000"/>
                    </w:rPr>
                  </w:rPrChange>
                </w:rPr>
                <w:t>No</w:t>
              </w:r>
            </w:ins>
          </w:p>
        </w:tc>
        <w:tc>
          <w:tcPr>
            <w:tcW w:w="1356" w:type="dxa"/>
            <w:tcBorders>
              <w:top w:val="none" w:sz="0" w:space="0" w:color="auto"/>
              <w:left w:val="none" w:sz="0" w:space="0" w:color="auto"/>
              <w:bottom w:val="none" w:sz="0" w:space="0" w:color="auto"/>
              <w:right w:val="none" w:sz="0" w:space="0" w:color="auto"/>
            </w:tcBorders>
            <w:tcPrChange w:id="10576" w:author="Phuong Giang" w:date="2012-02-22T23:31:00Z">
              <w:tcPr>
                <w:tcW w:w="1356" w:type="dxa"/>
                <w:gridSpan w:val="3"/>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577" w:author="Phuong Giang" w:date="2012-02-22T21:36:00Z"/>
                <w:b w:val="0"/>
                <w:lang w:eastAsia="ja-JP"/>
                <w:rPrChange w:id="10578" w:author="Phuong Giang" w:date="2012-02-22T23:39:00Z">
                  <w:rPr>
                    <w:ins w:id="10579" w:author="Phuong Giang" w:date="2012-02-22T21:36:00Z"/>
                    <w:b/>
                    <w:bCs w:val="0"/>
                    <w:color w:val="800000"/>
                    <w:lang w:eastAsia="ja-JP"/>
                  </w:rPr>
                </w:rPrChange>
              </w:rPr>
              <w:pPrChange w:id="1058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581" w:author="Phuong Giang" w:date="2012-02-22T21:36:00Z">
              <w:r w:rsidRPr="009F25A3">
                <w:rPr>
                  <w:rFonts w:ascii="Tahoma" w:eastAsia="MS Mincho" w:hAnsi="Tahoma" w:cs="Arial"/>
                  <w:b w:val="0"/>
                  <w:snapToGrid w:val="0"/>
                  <w:color w:val="auto"/>
                  <w:sz w:val="20"/>
                  <w:szCs w:val="20"/>
                  <w:lang w:eastAsia="ja-JP"/>
                  <w:rPrChange w:id="10582" w:author="Phuong Giang" w:date="2012-02-22T23:39:00Z">
                    <w:rPr>
                      <w:b/>
                      <w:color w:val="800000"/>
                      <w:lang w:eastAsia="ja-JP"/>
                    </w:rPr>
                  </w:rPrChange>
                </w:rPr>
                <w:t>Parameter</w:t>
              </w:r>
            </w:ins>
          </w:p>
        </w:tc>
        <w:tc>
          <w:tcPr>
            <w:tcW w:w="846" w:type="dxa"/>
            <w:tcBorders>
              <w:top w:val="none" w:sz="0" w:space="0" w:color="auto"/>
              <w:left w:val="none" w:sz="0" w:space="0" w:color="auto"/>
              <w:bottom w:val="none" w:sz="0" w:space="0" w:color="auto"/>
              <w:right w:val="none" w:sz="0" w:space="0" w:color="auto"/>
            </w:tcBorders>
            <w:tcPrChange w:id="10583" w:author="Phuong Giang" w:date="2012-02-22T23:31:00Z">
              <w:tcPr>
                <w:tcW w:w="846"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584" w:author="Phuong Giang" w:date="2012-02-22T21:36:00Z"/>
                <w:b w:val="0"/>
                <w:lang w:eastAsia="ja-JP"/>
                <w:rPrChange w:id="10585" w:author="Phuong Giang" w:date="2012-02-22T23:39:00Z">
                  <w:rPr>
                    <w:ins w:id="10586" w:author="Phuong Giang" w:date="2012-02-22T21:36:00Z"/>
                    <w:b/>
                    <w:bCs w:val="0"/>
                    <w:color w:val="800000"/>
                    <w:lang w:eastAsia="ja-JP"/>
                  </w:rPr>
                </w:rPrChange>
              </w:rPr>
              <w:pPrChange w:id="10587"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588" w:author="Phuong Giang" w:date="2012-02-22T21:36:00Z">
              <w:r w:rsidRPr="009F25A3">
                <w:rPr>
                  <w:rFonts w:ascii="Tahoma" w:eastAsia="MS Mincho" w:hAnsi="Tahoma" w:cs="Arial"/>
                  <w:b w:val="0"/>
                  <w:snapToGrid w:val="0"/>
                  <w:color w:val="auto"/>
                  <w:sz w:val="20"/>
                  <w:szCs w:val="20"/>
                  <w:lang w:eastAsia="ja-JP"/>
                  <w:rPrChange w:id="10589" w:author="Phuong Giang" w:date="2012-02-22T23:39:00Z">
                    <w:rPr>
                      <w:b/>
                      <w:color w:val="800000"/>
                      <w:lang w:eastAsia="ja-JP"/>
                    </w:rPr>
                  </w:rPrChange>
                </w:rPr>
                <w:t>Type</w:t>
              </w:r>
            </w:ins>
          </w:p>
        </w:tc>
        <w:tc>
          <w:tcPr>
            <w:tcW w:w="952" w:type="dxa"/>
            <w:tcBorders>
              <w:top w:val="none" w:sz="0" w:space="0" w:color="auto"/>
              <w:left w:val="none" w:sz="0" w:space="0" w:color="auto"/>
              <w:bottom w:val="none" w:sz="0" w:space="0" w:color="auto"/>
              <w:right w:val="none" w:sz="0" w:space="0" w:color="auto"/>
            </w:tcBorders>
            <w:tcPrChange w:id="10590" w:author="Phuong Giang" w:date="2012-02-22T23:31:00Z">
              <w:tcPr>
                <w:tcW w:w="95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591" w:author="Phuong Giang" w:date="2012-02-22T21:36:00Z"/>
                <w:b w:val="0"/>
                <w:lang w:eastAsia="ja-JP"/>
                <w:rPrChange w:id="10592" w:author="Phuong Giang" w:date="2012-02-22T23:39:00Z">
                  <w:rPr>
                    <w:ins w:id="10593" w:author="Phuong Giang" w:date="2012-02-22T21:36:00Z"/>
                    <w:b/>
                    <w:bCs w:val="0"/>
                    <w:color w:val="800000"/>
                    <w:lang w:eastAsia="ja-JP"/>
                  </w:rPr>
                </w:rPrChange>
              </w:rPr>
              <w:pPrChange w:id="10594"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595" w:author="Phuong Giang" w:date="2012-02-22T21:36:00Z">
              <w:r w:rsidRPr="009F25A3">
                <w:rPr>
                  <w:rFonts w:ascii="Tahoma" w:eastAsia="MS Mincho" w:hAnsi="Tahoma" w:cs="Arial"/>
                  <w:b w:val="0"/>
                  <w:snapToGrid w:val="0"/>
                  <w:color w:val="auto"/>
                  <w:sz w:val="20"/>
                  <w:szCs w:val="20"/>
                  <w:lang w:eastAsia="ja-JP"/>
                  <w:rPrChange w:id="10596" w:author="Phuong Giang" w:date="2012-02-22T23:39:00Z">
                    <w:rPr>
                      <w:b/>
                      <w:color w:val="800000"/>
                      <w:lang w:eastAsia="ja-JP"/>
                    </w:rPr>
                  </w:rPrChange>
                </w:rPr>
                <w:t>In/out</w:t>
              </w:r>
            </w:ins>
          </w:p>
        </w:tc>
        <w:tc>
          <w:tcPr>
            <w:tcW w:w="1333" w:type="dxa"/>
            <w:tcBorders>
              <w:top w:val="none" w:sz="0" w:space="0" w:color="auto"/>
              <w:left w:val="none" w:sz="0" w:space="0" w:color="auto"/>
              <w:bottom w:val="none" w:sz="0" w:space="0" w:color="auto"/>
              <w:right w:val="none" w:sz="0" w:space="0" w:color="auto"/>
            </w:tcBorders>
            <w:tcPrChange w:id="10597" w:author="Phuong Giang" w:date="2012-02-22T23:31:00Z">
              <w:tcPr>
                <w:tcW w:w="1333"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598" w:author="Phuong Giang" w:date="2012-02-22T21:36:00Z"/>
                <w:b w:val="0"/>
                <w:lang w:eastAsia="ja-JP"/>
                <w:rPrChange w:id="10599" w:author="Phuong Giang" w:date="2012-02-22T23:39:00Z">
                  <w:rPr>
                    <w:ins w:id="10600" w:author="Phuong Giang" w:date="2012-02-22T21:36:00Z"/>
                    <w:b/>
                    <w:bCs w:val="0"/>
                    <w:color w:val="800000"/>
                    <w:lang w:eastAsia="ja-JP"/>
                  </w:rPr>
                </w:rPrChange>
              </w:rPr>
              <w:pPrChange w:id="10601"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602" w:author="Phuong Giang" w:date="2012-02-22T21:36:00Z">
              <w:r w:rsidRPr="009F25A3">
                <w:rPr>
                  <w:rFonts w:ascii="Tahoma" w:eastAsia="MS Mincho" w:hAnsi="Tahoma" w:cs="Arial"/>
                  <w:b w:val="0"/>
                  <w:snapToGrid w:val="0"/>
                  <w:color w:val="auto"/>
                  <w:sz w:val="20"/>
                  <w:szCs w:val="20"/>
                  <w:lang w:eastAsia="ja-JP"/>
                  <w:rPrChange w:id="10603" w:author="Phuong Giang" w:date="2012-02-22T23:39:00Z">
                    <w:rPr>
                      <w:b/>
                      <w:color w:val="800000"/>
                      <w:lang w:eastAsia="ja-JP"/>
                    </w:rPr>
                  </w:rPrChange>
                </w:rPr>
                <w:t>Default</w:t>
              </w:r>
            </w:ins>
          </w:p>
        </w:tc>
        <w:tc>
          <w:tcPr>
            <w:tcW w:w="4512" w:type="dxa"/>
            <w:tcBorders>
              <w:top w:val="none" w:sz="0" w:space="0" w:color="auto"/>
              <w:left w:val="none" w:sz="0" w:space="0" w:color="auto"/>
              <w:bottom w:val="none" w:sz="0" w:space="0" w:color="auto"/>
              <w:right w:val="none" w:sz="0" w:space="0" w:color="auto"/>
            </w:tcBorders>
            <w:tcPrChange w:id="10604" w:author="Phuong Giang" w:date="2012-02-22T23:31:00Z">
              <w:tcPr>
                <w:tcW w:w="451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605" w:author="Phuong Giang" w:date="2012-02-22T21:36:00Z"/>
                <w:b w:val="0"/>
                <w:lang w:eastAsia="ja-JP"/>
                <w:rPrChange w:id="10606" w:author="Phuong Giang" w:date="2012-02-22T23:39:00Z">
                  <w:rPr>
                    <w:ins w:id="10607" w:author="Phuong Giang" w:date="2012-02-22T21:36:00Z"/>
                    <w:b/>
                    <w:bCs w:val="0"/>
                    <w:color w:val="800000"/>
                    <w:lang w:eastAsia="ja-JP"/>
                  </w:rPr>
                </w:rPrChange>
              </w:rPr>
              <w:pPrChange w:id="10608"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609" w:author="Phuong Giang" w:date="2012-02-22T21:36:00Z">
              <w:r w:rsidRPr="009F25A3">
                <w:rPr>
                  <w:rFonts w:ascii="Tahoma" w:eastAsia="MS Mincho" w:hAnsi="Tahoma" w:cs="Arial"/>
                  <w:b w:val="0"/>
                  <w:snapToGrid w:val="0"/>
                  <w:color w:val="auto"/>
                  <w:sz w:val="20"/>
                  <w:szCs w:val="20"/>
                  <w:lang w:eastAsia="ja-JP"/>
                  <w:rPrChange w:id="10610" w:author="Phuong Giang" w:date="2012-02-22T23:39:00Z">
                    <w:rPr>
                      <w:b/>
                      <w:color w:val="800000"/>
                      <w:lang w:eastAsia="ja-JP"/>
                    </w:rPr>
                  </w:rPrChange>
                </w:rPr>
                <w:t>Description</w:t>
              </w:r>
            </w:ins>
          </w:p>
        </w:tc>
      </w:tr>
      <w:tr w:rsidR="0095718C" w:rsidRPr="001340DE" w:rsidTr="00F77673">
        <w:tblPrEx>
          <w:tblPrExChange w:id="10611"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612" w:author="Phuong Giang" w:date="2012-02-22T21:36:00Z"/>
          <w:trPrChange w:id="10613"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0614" w:author="Phuong Giang" w:date="2012-02-22T23:31:00Z">
              <w:tcPr>
                <w:tcW w:w="577" w:type="dxa"/>
              </w:tcPr>
            </w:tcPrChange>
          </w:tcPr>
          <w:p w:rsidR="0095718C" w:rsidRPr="001340DE" w:rsidRDefault="0095718C" w:rsidP="00995D66">
            <w:pPr>
              <w:pStyle w:val="comment"/>
              <w:ind w:left="0"/>
              <w:rPr>
                <w:ins w:id="10615" w:author="Phuong Giang" w:date="2012-02-22T21:36:00Z"/>
                <w:rFonts w:ascii="Times New Roman" w:hAnsi="Times New Roman" w:cs="Times New Roman"/>
                <w:i w:val="0"/>
                <w:color w:val="auto"/>
                <w:sz w:val="22"/>
                <w:szCs w:val="22"/>
                <w:rPrChange w:id="10616" w:author="Phuong Giang" w:date="2012-02-22T23:43:00Z">
                  <w:rPr>
                    <w:ins w:id="10617" w:author="Phuong Giang" w:date="2012-02-22T21:36:00Z"/>
                    <w:b w:val="0"/>
                    <w:bCs/>
                    <w:i w:val="0"/>
                    <w:color w:val="auto"/>
                    <w:sz w:val="18"/>
                    <w:szCs w:val="18"/>
                  </w:rPr>
                </w:rPrChange>
              </w:rPr>
            </w:pPr>
            <w:ins w:id="10618" w:author="Phuong Giang" w:date="2012-02-22T21:36:00Z">
              <w:r w:rsidRPr="001340DE">
                <w:rPr>
                  <w:rFonts w:ascii="Times New Roman" w:hAnsi="Times New Roman" w:cs="Times New Roman"/>
                  <w:i w:val="0"/>
                  <w:color w:val="auto"/>
                  <w:sz w:val="22"/>
                  <w:szCs w:val="22"/>
                  <w:rPrChange w:id="10619" w:author="Phuong Giang" w:date="2012-02-22T23:43:00Z">
                    <w:rPr>
                      <w:i w:val="0"/>
                      <w:color w:val="auto"/>
                      <w:sz w:val="18"/>
                      <w:szCs w:val="18"/>
                      <w:lang w:eastAsia="en-US"/>
                    </w:rPr>
                  </w:rPrChange>
                </w:rPr>
                <w:t>1</w:t>
              </w:r>
            </w:ins>
          </w:p>
        </w:tc>
        <w:tc>
          <w:tcPr>
            <w:tcW w:w="1356" w:type="dxa"/>
            <w:tcPrChange w:id="10620"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21" w:author="Phuong Giang" w:date="2012-02-22T21:36:00Z"/>
                <w:rFonts w:ascii="Times New Roman" w:hAnsi="Times New Roman" w:cs="Times New Roman"/>
                <w:i w:val="0"/>
                <w:color w:val="auto"/>
                <w:sz w:val="22"/>
                <w:szCs w:val="22"/>
                <w:rPrChange w:id="10622" w:author="Phuong Giang" w:date="2012-02-22T23:43:00Z">
                  <w:rPr>
                    <w:ins w:id="10623" w:author="Phuong Giang" w:date="2012-02-22T21:36:00Z"/>
                    <w:i w:val="0"/>
                    <w:color w:val="auto"/>
                    <w:sz w:val="18"/>
                    <w:szCs w:val="18"/>
                  </w:rPr>
                </w:rPrChange>
              </w:rPr>
            </w:pPr>
            <w:ins w:id="10624" w:author="Phuong Giang" w:date="2012-02-22T21:36:00Z">
              <w:r w:rsidRPr="001340DE">
                <w:rPr>
                  <w:rFonts w:ascii="Times New Roman" w:hAnsi="Times New Roman" w:cs="Times New Roman"/>
                  <w:i w:val="0"/>
                  <w:color w:val="auto"/>
                  <w:sz w:val="22"/>
                  <w:szCs w:val="22"/>
                  <w:rPrChange w:id="10625" w:author="Phuong Giang" w:date="2012-02-22T23:43:00Z">
                    <w:rPr>
                      <w:b/>
                      <w:bCs w:val="0"/>
                      <w:i w:val="0"/>
                      <w:color w:val="auto"/>
                      <w:sz w:val="18"/>
                      <w:szCs w:val="18"/>
                      <w:lang w:eastAsia="en-US"/>
                    </w:rPr>
                  </w:rPrChange>
                </w:rPr>
                <w:t>item</w:t>
              </w:r>
            </w:ins>
          </w:p>
        </w:tc>
        <w:tc>
          <w:tcPr>
            <w:tcW w:w="846" w:type="dxa"/>
            <w:tcPrChange w:id="10626" w:author="Phuong Giang" w:date="2012-02-22T23:31:00Z">
              <w:tcPr>
                <w:tcW w:w="84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27" w:author="Phuong Giang" w:date="2012-02-22T21:36:00Z"/>
                <w:rFonts w:ascii="Times New Roman" w:hAnsi="Times New Roman" w:cs="Times New Roman"/>
                <w:i w:val="0"/>
                <w:color w:val="auto"/>
                <w:sz w:val="22"/>
                <w:szCs w:val="22"/>
                <w:rPrChange w:id="10628" w:author="Phuong Giang" w:date="2012-02-22T23:43:00Z">
                  <w:rPr>
                    <w:ins w:id="10629" w:author="Phuong Giang" w:date="2012-02-22T21:36:00Z"/>
                    <w:i w:val="0"/>
                    <w:color w:val="auto"/>
                    <w:sz w:val="18"/>
                    <w:szCs w:val="18"/>
                  </w:rPr>
                </w:rPrChange>
              </w:rPr>
            </w:pPr>
            <w:proofErr w:type="spellStart"/>
            <w:ins w:id="10630" w:author="Phuong Giang" w:date="2012-02-22T21:36:00Z">
              <w:r w:rsidRPr="001340DE">
                <w:rPr>
                  <w:rFonts w:ascii="Times New Roman" w:hAnsi="Times New Roman" w:cs="Times New Roman"/>
                  <w:i w:val="0"/>
                  <w:color w:val="auto"/>
                  <w:sz w:val="22"/>
                  <w:szCs w:val="22"/>
                  <w:rPrChange w:id="10631" w:author="Phuong Giang" w:date="2012-02-22T23:43:00Z">
                    <w:rPr>
                      <w:b/>
                      <w:bCs w:val="0"/>
                      <w:i w:val="0"/>
                      <w:color w:val="auto"/>
                      <w:sz w:val="18"/>
                      <w:szCs w:val="18"/>
                      <w:lang w:eastAsia="en-US"/>
                    </w:rPr>
                  </w:rPrChange>
                </w:rPr>
                <w:t>IKnowledge</w:t>
              </w:r>
              <w:proofErr w:type="spellEnd"/>
            </w:ins>
          </w:p>
        </w:tc>
        <w:tc>
          <w:tcPr>
            <w:tcW w:w="952" w:type="dxa"/>
            <w:tcPrChange w:id="10632"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33" w:author="Phuong Giang" w:date="2012-02-22T21:36:00Z"/>
                <w:rFonts w:ascii="Times New Roman" w:hAnsi="Times New Roman" w:cs="Times New Roman"/>
                <w:i w:val="0"/>
                <w:color w:val="auto"/>
                <w:sz w:val="22"/>
                <w:szCs w:val="22"/>
                <w:rPrChange w:id="10634" w:author="Phuong Giang" w:date="2012-02-22T23:43:00Z">
                  <w:rPr>
                    <w:ins w:id="10635" w:author="Phuong Giang" w:date="2012-02-22T21:36:00Z"/>
                    <w:i w:val="0"/>
                    <w:color w:val="auto"/>
                    <w:sz w:val="18"/>
                    <w:szCs w:val="18"/>
                  </w:rPr>
                </w:rPrChange>
              </w:rPr>
            </w:pPr>
            <w:ins w:id="10636" w:author="Phuong Giang" w:date="2012-02-22T21:36:00Z">
              <w:r w:rsidRPr="001340DE">
                <w:rPr>
                  <w:rFonts w:ascii="Times New Roman" w:hAnsi="Times New Roman" w:cs="Times New Roman"/>
                  <w:i w:val="0"/>
                  <w:color w:val="auto"/>
                  <w:sz w:val="22"/>
                  <w:szCs w:val="22"/>
                  <w:rPrChange w:id="10637" w:author="Phuong Giang" w:date="2012-02-22T23:43:00Z">
                    <w:rPr>
                      <w:b/>
                      <w:bCs w:val="0"/>
                      <w:i w:val="0"/>
                      <w:color w:val="auto"/>
                      <w:sz w:val="18"/>
                      <w:szCs w:val="18"/>
                      <w:lang w:eastAsia="en-US"/>
                    </w:rPr>
                  </w:rPrChange>
                </w:rPr>
                <w:t>in</w:t>
              </w:r>
            </w:ins>
          </w:p>
        </w:tc>
        <w:tc>
          <w:tcPr>
            <w:tcW w:w="1333" w:type="dxa"/>
            <w:tcPrChange w:id="10638"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39" w:author="Phuong Giang" w:date="2012-02-22T21:36:00Z"/>
                <w:rFonts w:ascii="Times New Roman" w:hAnsi="Times New Roman" w:cs="Times New Roman"/>
                <w:i w:val="0"/>
                <w:color w:val="auto"/>
                <w:sz w:val="22"/>
                <w:szCs w:val="22"/>
                <w:rPrChange w:id="10640" w:author="Phuong Giang" w:date="2012-02-22T23:43:00Z">
                  <w:rPr>
                    <w:ins w:id="10641" w:author="Phuong Giang" w:date="2012-02-22T21:36:00Z"/>
                    <w:i w:val="0"/>
                    <w:color w:val="auto"/>
                    <w:sz w:val="18"/>
                    <w:szCs w:val="18"/>
                  </w:rPr>
                </w:rPrChange>
              </w:rPr>
            </w:pPr>
          </w:p>
        </w:tc>
        <w:tc>
          <w:tcPr>
            <w:tcW w:w="4512" w:type="dxa"/>
            <w:tcPrChange w:id="10642" w:author="Phuong Giang" w:date="2012-02-22T23:31:00Z">
              <w:tcPr>
                <w:tcW w:w="4512" w:type="dxa"/>
                <w:gridSpan w:val="2"/>
              </w:tcPr>
            </w:tcPrChange>
          </w:tcPr>
          <w:p w:rsidR="0095718C" w:rsidRPr="001340DE" w:rsidRDefault="0095718C">
            <w:pPr>
              <w:pStyle w:val="comment"/>
              <w:ind w:left="0"/>
              <w:cnfStyle w:val="000000000000" w:firstRow="0" w:lastRow="0" w:firstColumn="0" w:lastColumn="0" w:oddVBand="0" w:evenVBand="0" w:oddHBand="0" w:evenHBand="0" w:firstRowFirstColumn="0" w:firstRowLastColumn="0" w:lastRowFirstColumn="0" w:lastRowLastColumn="0"/>
              <w:rPr>
                <w:ins w:id="10643" w:author="Phuong Giang" w:date="2012-02-22T21:36:00Z"/>
                <w:rFonts w:ascii="Times New Roman" w:hAnsi="Times New Roman" w:cs="Times New Roman"/>
                <w:i w:val="0"/>
                <w:color w:val="auto"/>
                <w:sz w:val="22"/>
                <w:szCs w:val="22"/>
                <w:rPrChange w:id="10644" w:author="Phuong Giang" w:date="2012-02-22T23:43:00Z">
                  <w:rPr>
                    <w:ins w:id="10645" w:author="Phuong Giang" w:date="2012-02-22T21:36:00Z"/>
                    <w:i w:val="0"/>
                    <w:color w:val="auto"/>
                    <w:sz w:val="18"/>
                    <w:szCs w:val="18"/>
                  </w:rPr>
                </w:rPrChange>
              </w:rPr>
              <w:pPrChange w:id="10646" w:author="Phuong Giang" w:date="2012-02-22T23:43:00Z">
                <w:pPr>
                  <w:pStyle w:val="comment"/>
                  <w:cnfStyle w:val="000000000000" w:firstRow="0" w:lastRow="0" w:firstColumn="0" w:lastColumn="0" w:oddVBand="0" w:evenVBand="0" w:oddHBand="0" w:evenHBand="0" w:firstRowFirstColumn="0" w:firstRowLastColumn="0" w:lastRowFirstColumn="0" w:lastRowLastColumn="0"/>
                </w:pPr>
              </w:pPrChange>
            </w:pPr>
            <w:ins w:id="10647" w:author="Phuong Giang" w:date="2012-02-22T21:36:00Z">
              <w:r w:rsidRPr="001340DE">
                <w:rPr>
                  <w:rFonts w:ascii="Times New Roman" w:hAnsi="Times New Roman" w:cs="Times New Roman"/>
                  <w:i w:val="0"/>
                  <w:color w:val="auto"/>
                  <w:sz w:val="22"/>
                  <w:szCs w:val="22"/>
                  <w:rPrChange w:id="10648" w:author="Phuong Giang" w:date="2012-02-22T23:43:00Z">
                    <w:rPr>
                      <w:i w:val="0"/>
                      <w:color w:val="auto"/>
                      <w:sz w:val="18"/>
                      <w:szCs w:val="18"/>
                    </w:rPr>
                  </w:rPrChange>
                </w:rPr>
                <w:t>The teaching method to check</w:t>
              </w:r>
            </w:ins>
          </w:p>
        </w:tc>
      </w:tr>
      <w:tr w:rsidR="0095718C" w:rsidRPr="001340DE" w:rsidTr="00F77673">
        <w:tblPrEx>
          <w:tblPrExChange w:id="10649"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650" w:author="Phuong Giang" w:date="2012-02-22T21:36:00Z"/>
          <w:trPrChange w:id="10651"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0652" w:author="Phuong Giang" w:date="2012-02-22T23:31:00Z">
              <w:tcPr>
                <w:tcW w:w="577" w:type="dxa"/>
              </w:tcPr>
            </w:tcPrChange>
          </w:tcPr>
          <w:p w:rsidR="0095718C" w:rsidRPr="001340DE" w:rsidRDefault="0095718C" w:rsidP="00995D66">
            <w:pPr>
              <w:pStyle w:val="comment"/>
              <w:ind w:left="0"/>
              <w:rPr>
                <w:ins w:id="10653" w:author="Phuong Giang" w:date="2012-02-22T21:36:00Z"/>
                <w:rFonts w:ascii="Times New Roman" w:hAnsi="Times New Roman" w:cs="Times New Roman"/>
                <w:i w:val="0"/>
                <w:color w:val="auto"/>
                <w:sz w:val="22"/>
                <w:szCs w:val="22"/>
                <w:rPrChange w:id="10654" w:author="Phuong Giang" w:date="2012-02-22T23:43:00Z">
                  <w:rPr>
                    <w:ins w:id="10655" w:author="Phuong Giang" w:date="2012-02-22T21:36:00Z"/>
                    <w:b w:val="0"/>
                    <w:bCs/>
                    <w:i w:val="0"/>
                    <w:color w:val="auto"/>
                    <w:sz w:val="18"/>
                    <w:szCs w:val="18"/>
                  </w:rPr>
                </w:rPrChange>
              </w:rPr>
            </w:pPr>
            <w:ins w:id="10656" w:author="Phuong Giang" w:date="2012-02-22T21:36:00Z">
              <w:r w:rsidRPr="001340DE">
                <w:rPr>
                  <w:rFonts w:ascii="Times New Roman" w:hAnsi="Times New Roman" w:cs="Times New Roman"/>
                  <w:i w:val="0"/>
                  <w:color w:val="auto"/>
                  <w:sz w:val="22"/>
                  <w:szCs w:val="22"/>
                  <w:rPrChange w:id="10657" w:author="Phuong Giang" w:date="2012-02-22T23:43:00Z">
                    <w:rPr>
                      <w:i w:val="0"/>
                      <w:color w:val="auto"/>
                      <w:sz w:val="18"/>
                      <w:szCs w:val="18"/>
                    </w:rPr>
                  </w:rPrChange>
                </w:rPr>
                <w:t>2</w:t>
              </w:r>
            </w:ins>
          </w:p>
        </w:tc>
        <w:tc>
          <w:tcPr>
            <w:tcW w:w="1356" w:type="dxa"/>
            <w:tcPrChange w:id="10658"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59" w:author="Phuong Giang" w:date="2012-02-22T21:36:00Z"/>
                <w:rFonts w:ascii="Times New Roman" w:hAnsi="Times New Roman" w:cs="Times New Roman"/>
                <w:i w:val="0"/>
                <w:color w:val="auto"/>
                <w:sz w:val="22"/>
                <w:szCs w:val="22"/>
                <w:rPrChange w:id="10660" w:author="Phuong Giang" w:date="2012-02-22T23:43:00Z">
                  <w:rPr>
                    <w:ins w:id="10661" w:author="Phuong Giang" w:date="2012-02-22T21:36:00Z"/>
                    <w:i w:val="0"/>
                    <w:color w:val="auto"/>
                    <w:sz w:val="18"/>
                    <w:szCs w:val="18"/>
                  </w:rPr>
                </w:rPrChange>
              </w:rPr>
            </w:pPr>
            <w:ins w:id="10662" w:author="Phuong Giang" w:date="2012-02-22T21:36:00Z">
              <w:r w:rsidRPr="001340DE">
                <w:rPr>
                  <w:rFonts w:ascii="Times New Roman" w:hAnsi="Times New Roman" w:cs="Times New Roman"/>
                  <w:i w:val="0"/>
                  <w:color w:val="auto"/>
                  <w:sz w:val="22"/>
                  <w:szCs w:val="22"/>
                  <w:rPrChange w:id="10663" w:author="Phuong Giang" w:date="2012-02-22T23:43:00Z">
                    <w:rPr>
                      <w:i w:val="0"/>
                      <w:color w:val="auto"/>
                      <w:sz w:val="18"/>
                      <w:szCs w:val="18"/>
                    </w:rPr>
                  </w:rPrChange>
                </w:rPr>
                <w:t xml:space="preserve">Return </w:t>
              </w:r>
            </w:ins>
          </w:p>
        </w:tc>
        <w:tc>
          <w:tcPr>
            <w:tcW w:w="846" w:type="dxa"/>
            <w:tcPrChange w:id="10664" w:author="Phuong Giang" w:date="2012-02-22T23:31:00Z">
              <w:tcPr>
                <w:tcW w:w="846" w:type="dxa"/>
                <w:gridSpan w:val="2"/>
              </w:tcPr>
            </w:tcPrChange>
          </w:tcPr>
          <w:p w:rsidR="0095718C" w:rsidRPr="001340DE" w:rsidRDefault="0095718C">
            <w:pPr>
              <w:pStyle w:val="comment"/>
              <w:ind w:left="0"/>
              <w:cnfStyle w:val="000000000000" w:firstRow="0" w:lastRow="0" w:firstColumn="0" w:lastColumn="0" w:oddVBand="0" w:evenVBand="0" w:oddHBand="0" w:evenHBand="0" w:firstRowFirstColumn="0" w:firstRowLastColumn="0" w:lastRowFirstColumn="0" w:lastRowLastColumn="0"/>
              <w:rPr>
                <w:ins w:id="10665" w:author="Phuong Giang" w:date="2012-02-22T21:36:00Z"/>
                <w:rFonts w:ascii="Times New Roman" w:hAnsi="Times New Roman" w:cs="Times New Roman"/>
                <w:i w:val="0"/>
                <w:color w:val="auto"/>
                <w:sz w:val="22"/>
                <w:szCs w:val="22"/>
                <w:rPrChange w:id="10666" w:author="Phuong Giang" w:date="2012-02-22T23:43:00Z">
                  <w:rPr>
                    <w:ins w:id="10667" w:author="Phuong Giang" w:date="2012-02-22T21:36:00Z"/>
                    <w:i w:val="0"/>
                    <w:color w:val="auto"/>
                    <w:sz w:val="18"/>
                    <w:szCs w:val="18"/>
                  </w:rPr>
                </w:rPrChange>
              </w:rPr>
              <w:pPrChange w:id="10668" w:author="Phuong Giang" w:date="2012-02-22T23:43:00Z">
                <w:pPr>
                  <w:pStyle w:val="comment"/>
                  <w:cnfStyle w:val="000000000000" w:firstRow="0" w:lastRow="0" w:firstColumn="0" w:lastColumn="0" w:oddVBand="0" w:evenVBand="0" w:oddHBand="0" w:evenHBand="0" w:firstRowFirstColumn="0" w:firstRowLastColumn="0" w:lastRowFirstColumn="0" w:lastRowLastColumn="0"/>
                </w:pPr>
              </w:pPrChange>
            </w:pPr>
            <w:ins w:id="10669" w:author="Phuong Giang" w:date="2012-02-22T21:36:00Z">
              <w:r w:rsidRPr="001340DE">
                <w:rPr>
                  <w:rFonts w:ascii="Times New Roman" w:hAnsi="Times New Roman" w:cs="Times New Roman"/>
                  <w:i w:val="0"/>
                  <w:color w:val="auto"/>
                  <w:sz w:val="22"/>
                  <w:szCs w:val="22"/>
                  <w:rPrChange w:id="10670" w:author="Phuong Giang" w:date="2012-02-22T23:43:00Z">
                    <w:rPr>
                      <w:i w:val="0"/>
                      <w:color w:val="auto"/>
                      <w:sz w:val="18"/>
                      <w:szCs w:val="18"/>
                    </w:rPr>
                  </w:rPrChange>
                </w:rPr>
                <w:t>Bool</w:t>
              </w:r>
            </w:ins>
          </w:p>
        </w:tc>
        <w:tc>
          <w:tcPr>
            <w:tcW w:w="952" w:type="dxa"/>
            <w:tcPrChange w:id="10671"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72" w:author="Phuong Giang" w:date="2012-02-22T21:36:00Z"/>
                <w:rFonts w:ascii="Times New Roman" w:hAnsi="Times New Roman" w:cs="Times New Roman"/>
                <w:i w:val="0"/>
                <w:color w:val="auto"/>
                <w:sz w:val="22"/>
                <w:szCs w:val="22"/>
                <w:rPrChange w:id="10673" w:author="Phuong Giang" w:date="2012-02-22T23:43:00Z">
                  <w:rPr>
                    <w:ins w:id="10674" w:author="Phuong Giang" w:date="2012-02-22T21:36:00Z"/>
                    <w:i w:val="0"/>
                    <w:color w:val="auto"/>
                    <w:sz w:val="18"/>
                    <w:szCs w:val="18"/>
                  </w:rPr>
                </w:rPrChange>
              </w:rPr>
            </w:pPr>
          </w:p>
        </w:tc>
        <w:tc>
          <w:tcPr>
            <w:tcW w:w="1333" w:type="dxa"/>
            <w:tcPrChange w:id="10675"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676" w:author="Phuong Giang" w:date="2012-02-22T21:36:00Z"/>
                <w:rFonts w:ascii="Times New Roman" w:hAnsi="Times New Roman" w:cs="Times New Roman"/>
                <w:i w:val="0"/>
                <w:color w:val="auto"/>
                <w:sz w:val="22"/>
                <w:szCs w:val="22"/>
                <w:rPrChange w:id="10677" w:author="Phuong Giang" w:date="2012-02-22T23:43:00Z">
                  <w:rPr>
                    <w:ins w:id="10678" w:author="Phuong Giang" w:date="2012-02-22T21:36:00Z"/>
                    <w:i w:val="0"/>
                    <w:color w:val="auto"/>
                    <w:sz w:val="18"/>
                    <w:szCs w:val="18"/>
                  </w:rPr>
                </w:rPrChange>
              </w:rPr>
            </w:pPr>
          </w:p>
        </w:tc>
        <w:tc>
          <w:tcPr>
            <w:tcW w:w="4512" w:type="dxa"/>
            <w:tcPrChange w:id="10679" w:author="Phuong Giang" w:date="2012-02-22T23:31:00Z">
              <w:tcPr>
                <w:tcW w:w="4512" w:type="dxa"/>
                <w:gridSpan w:val="2"/>
              </w:tcPr>
            </w:tcPrChange>
          </w:tcPr>
          <w:p w:rsidR="0095718C" w:rsidRPr="001340DE" w:rsidRDefault="0095718C">
            <w:pPr>
              <w:pStyle w:val="comment"/>
              <w:ind w:left="0"/>
              <w:cnfStyle w:val="000000000000" w:firstRow="0" w:lastRow="0" w:firstColumn="0" w:lastColumn="0" w:oddVBand="0" w:evenVBand="0" w:oddHBand="0" w:evenHBand="0" w:firstRowFirstColumn="0" w:firstRowLastColumn="0" w:lastRowFirstColumn="0" w:lastRowLastColumn="0"/>
              <w:rPr>
                <w:ins w:id="10680" w:author="Phuong Giang" w:date="2012-02-22T21:36:00Z"/>
                <w:rFonts w:ascii="Times New Roman" w:hAnsi="Times New Roman" w:cs="Times New Roman"/>
                <w:i w:val="0"/>
                <w:color w:val="auto"/>
                <w:sz w:val="22"/>
                <w:szCs w:val="22"/>
                <w:rPrChange w:id="10681" w:author="Phuong Giang" w:date="2012-02-22T23:43:00Z">
                  <w:rPr>
                    <w:ins w:id="10682" w:author="Phuong Giang" w:date="2012-02-22T21:36:00Z"/>
                    <w:i w:val="0"/>
                    <w:color w:val="auto"/>
                    <w:sz w:val="18"/>
                    <w:szCs w:val="18"/>
                  </w:rPr>
                </w:rPrChange>
              </w:rPr>
              <w:pPrChange w:id="10683" w:author="Phuong Giang" w:date="2012-02-22T23:43:00Z">
                <w:pPr>
                  <w:pStyle w:val="comment"/>
                  <w:cnfStyle w:val="000000000000" w:firstRow="0" w:lastRow="0" w:firstColumn="0" w:lastColumn="0" w:oddVBand="0" w:evenVBand="0" w:oddHBand="0" w:evenHBand="0" w:firstRowFirstColumn="0" w:firstRowLastColumn="0" w:lastRowFirstColumn="0" w:lastRowLastColumn="0"/>
                </w:pPr>
              </w:pPrChange>
            </w:pPr>
            <w:ins w:id="10684" w:author="Phuong Giang" w:date="2012-02-22T21:36:00Z">
              <w:r w:rsidRPr="001340DE">
                <w:rPr>
                  <w:rFonts w:ascii="Times New Roman" w:hAnsi="Times New Roman" w:cs="Times New Roman"/>
                  <w:i w:val="0"/>
                  <w:color w:val="auto"/>
                  <w:sz w:val="22"/>
                  <w:szCs w:val="22"/>
                  <w:rPrChange w:id="10685" w:author="Phuong Giang" w:date="2012-02-22T23:43:00Z">
                    <w:rPr>
                      <w:i w:val="0"/>
                      <w:color w:val="auto"/>
                      <w:sz w:val="18"/>
                      <w:szCs w:val="18"/>
                    </w:rPr>
                  </w:rPrChange>
                </w:rPr>
                <w:t>Return whether the method already existed</w:t>
              </w:r>
            </w:ins>
          </w:p>
        </w:tc>
      </w:tr>
    </w:tbl>
    <w:p w:rsidR="0095718C" w:rsidRDefault="0095718C">
      <w:pPr>
        <w:rPr>
          <w:ins w:id="10686" w:author="Phuong Giang" w:date="2012-02-22T21:36:00Z"/>
        </w:rPr>
        <w:pPrChange w:id="10687" w:author="Phuong Giang" w:date="2012-02-23T00:05:00Z">
          <w:pPr>
            <w:pStyle w:val="Heading5"/>
            <w:tabs>
              <w:tab w:val="left" w:pos="4208"/>
            </w:tabs>
          </w:pPr>
        </w:pPrChange>
      </w:pPr>
      <w:ins w:id="10688" w:author="Phuong Giang" w:date="2012-02-22T21:36:00Z">
        <w:r w:rsidRPr="001669BE">
          <w:rPr>
            <w:rStyle w:val="Strong"/>
            <w:rPrChange w:id="10689" w:author="Phuong Giang" w:date="2012-02-23T00:05:00Z">
              <w:rPr/>
            </w:rPrChange>
          </w:rPr>
          <w:t>Implementation</w:t>
        </w:r>
      </w:ins>
    </w:p>
    <w:p w:rsidR="0095718C" w:rsidRDefault="0095718C" w:rsidP="0095718C">
      <w:pPr>
        <w:rPr>
          <w:ins w:id="10690" w:author="Phuong Giang" w:date="2012-02-22T21:36:00Z"/>
        </w:rPr>
      </w:pPr>
      <w:ins w:id="10691" w:author="Phuong Giang" w:date="2012-02-22T21:36:00Z">
        <w:r>
          <w:t>Receive a teaching method</w:t>
        </w:r>
      </w:ins>
    </w:p>
    <w:p w:rsidR="0095718C" w:rsidRDefault="0095718C" w:rsidP="0095718C">
      <w:pPr>
        <w:rPr>
          <w:ins w:id="10692" w:author="Phuong Giang" w:date="2012-02-22T21:36:00Z"/>
        </w:rPr>
      </w:pPr>
      <w:ins w:id="10693" w:author="Phuong Giang" w:date="2012-02-22T21:36:00Z">
        <w:r>
          <w:t>Check the database</w:t>
        </w:r>
      </w:ins>
    </w:p>
    <w:p w:rsidR="0095718C" w:rsidRPr="00AB1796" w:rsidRDefault="0095718C" w:rsidP="0095718C">
      <w:pPr>
        <w:rPr>
          <w:ins w:id="10694" w:author="Phuong Giang" w:date="2012-02-22T21:36:00Z"/>
        </w:rPr>
      </w:pPr>
      <w:ins w:id="10695" w:author="Phuong Giang" w:date="2012-02-22T21:36:00Z">
        <w:r>
          <w:t>Return if the teaching method already existed</w:t>
        </w:r>
      </w:ins>
    </w:p>
    <w:p w:rsidR="0095718C" w:rsidRDefault="0095718C">
      <w:pPr>
        <w:pStyle w:val="Heading6"/>
        <w:rPr>
          <w:ins w:id="10696" w:author="Phuong Giang" w:date="2012-02-22T21:36:00Z"/>
          <w:lang w:eastAsia="ja-JP"/>
        </w:rPr>
        <w:pPrChange w:id="10697" w:author="Phuong Giang" w:date="2012-02-23T00:06:00Z">
          <w:pPr>
            <w:pStyle w:val="Heading4"/>
            <w:numPr>
              <w:numId w:val="6"/>
            </w:numPr>
          </w:pPr>
        </w:pPrChange>
      </w:pPr>
      <w:ins w:id="10698" w:author="Phuong Giang" w:date="2012-02-22T21:36:00Z">
        <w:r>
          <w:t>Delete Method</w:t>
        </w:r>
      </w:ins>
    </w:p>
    <w:p w:rsidR="0095718C" w:rsidRDefault="0095718C" w:rsidP="0095718C">
      <w:pPr>
        <w:pStyle w:val="comment"/>
        <w:rPr>
          <w:ins w:id="10699" w:author="Phuong Giang" w:date="2012-02-22T21:36:00Z"/>
        </w:rPr>
      </w:pPr>
      <w:ins w:id="10700" w:author="Phuong Giang" w:date="2012-02-22T21:36:00Z">
        <w:r>
          <w:t xml:space="preserve">Public </w:t>
        </w:r>
        <w:proofErr w:type="spellStart"/>
        <w:r>
          <w:t>bool</w:t>
        </w:r>
        <w:proofErr w:type="spellEnd"/>
        <w:r>
          <w:t xml:space="preserve"> </w:t>
        </w:r>
        <w:proofErr w:type="gramStart"/>
        <w:r>
          <w:t>Delete(</w:t>
        </w:r>
        <w:proofErr w:type="spellStart"/>
        <w:proofErr w:type="gramEnd"/>
        <w:r>
          <w:t>IKnowledge</w:t>
        </w:r>
        <w:proofErr w:type="spellEnd"/>
        <w:r>
          <w:t xml:space="preserve"> item)</w:t>
        </w:r>
      </w:ins>
    </w:p>
    <w:p w:rsidR="0095718C" w:rsidRDefault="0095718C" w:rsidP="0095718C">
      <w:pPr>
        <w:pStyle w:val="comment"/>
        <w:ind w:left="0"/>
        <w:rPr>
          <w:ins w:id="10701" w:author="Phuong Giang" w:date="2012-02-22T21:36:00Z"/>
        </w:rPr>
      </w:pPr>
      <w:ins w:id="10702" w:author="Phuong Giang" w:date="2012-02-22T21:36:00Z">
        <w:r>
          <w:rPr>
            <w:i w:val="0"/>
            <w:sz w:val="18"/>
            <w:szCs w:val="18"/>
          </w:rPr>
          <w:lastRenderedPageBreak/>
          <w:t>Delete a teaching method from the database</w:t>
        </w:r>
      </w:ins>
    </w:p>
    <w:p w:rsidR="0095718C" w:rsidRDefault="001669BE">
      <w:pPr>
        <w:rPr>
          <w:ins w:id="10703" w:author="Phuong Giang" w:date="2012-02-22T21:36:00Z"/>
          <w:lang w:eastAsia="ja-JP"/>
        </w:rPr>
        <w:pPrChange w:id="10704" w:author="Phuong Giang" w:date="2012-02-23T00:06:00Z">
          <w:pPr>
            <w:pStyle w:val="Heading5"/>
            <w:tabs>
              <w:tab w:val="left" w:pos="4208"/>
            </w:tabs>
          </w:pPr>
        </w:pPrChange>
      </w:pPr>
      <w:ins w:id="10705" w:author="Phuong Giang" w:date="2012-02-23T00:02:00Z">
        <w:r w:rsidRPr="001669BE">
          <w:rPr>
            <w:rFonts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0706" w:author="Phuong Giang" w:date="2012-02-22T23:31: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846"/>
        <w:gridCol w:w="952"/>
        <w:gridCol w:w="1333"/>
        <w:gridCol w:w="4512"/>
        <w:tblGridChange w:id="10707">
          <w:tblGrid>
            <w:gridCol w:w="577"/>
            <w:gridCol w:w="1356"/>
            <w:gridCol w:w="846"/>
            <w:gridCol w:w="952"/>
            <w:gridCol w:w="1333"/>
            <w:gridCol w:w="451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10708" w:author="Phuong Giang" w:date="2012-02-22T21:36:00Z"/>
        </w:trPr>
        <w:tc>
          <w:tcPr>
            <w:tcW w:w="577" w:type="dxa"/>
            <w:tcPrChange w:id="10709" w:author="Phuong Giang" w:date="2012-02-22T23:31:00Z">
              <w:tcPr>
                <w:tcW w:w="577"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710" w:author="Phuong Giang" w:date="2012-02-22T21:36:00Z"/>
                <w:b w:val="0"/>
                <w:lang w:eastAsia="ja-JP"/>
                <w:rPrChange w:id="10711" w:author="Phuong Giang" w:date="2012-02-22T23:39:00Z">
                  <w:rPr>
                    <w:ins w:id="10712" w:author="Phuong Giang" w:date="2012-02-22T21:36:00Z"/>
                    <w:b/>
                    <w:bCs w:val="0"/>
                    <w:color w:val="800000"/>
                  </w:rPr>
                </w:rPrChange>
              </w:rPr>
              <w:pPrChange w:id="1071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714" w:author="Phuong Giang" w:date="2012-02-22T21:36:00Z">
              <w:r w:rsidRPr="009F25A3">
                <w:rPr>
                  <w:rFonts w:ascii="Tahoma" w:eastAsia="MS Mincho" w:hAnsi="Tahoma" w:cs="Arial"/>
                  <w:b w:val="0"/>
                  <w:snapToGrid w:val="0"/>
                  <w:color w:val="auto"/>
                  <w:sz w:val="20"/>
                  <w:szCs w:val="20"/>
                  <w:lang w:eastAsia="ja-JP"/>
                  <w:rPrChange w:id="10715" w:author="Phuong Giang" w:date="2012-02-22T23:39:00Z">
                    <w:rPr>
                      <w:b/>
                      <w:color w:val="800000"/>
                    </w:rPr>
                  </w:rPrChange>
                </w:rPr>
                <w:t>No</w:t>
              </w:r>
            </w:ins>
          </w:p>
        </w:tc>
        <w:tc>
          <w:tcPr>
            <w:tcW w:w="1356" w:type="dxa"/>
            <w:tcPrChange w:id="10716" w:author="Phuong Giang" w:date="2012-02-22T23:31:00Z">
              <w:tcPr>
                <w:tcW w:w="135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717" w:author="Phuong Giang" w:date="2012-02-22T21:36:00Z"/>
                <w:b w:val="0"/>
                <w:lang w:eastAsia="ja-JP"/>
                <w:rPrChange w:id="10718" w:author="Phuong Giang" w:date="2012-02-22T23:39:00Z">
                  <w:rPr>
                    <w:ins w:id="10719" w:author="Phuong Giang" w:date="2012-02-22T21:36:00Z"/>
                    <w:b/>
                    <w:bCs w:val="0"/>
                    <w:color w:val="800000"/>
                    <w:lang w:eastAsia="ja-JP"/>
                  </w:rPr>
                </w:rPrChange>
              </w:rPr>
              <w:pPrChange w:id="1072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721" w:author="Phuong Giang" w:date="2012-02-22T21:36:00Z">
              <w:r w:rsidRPr="009F25A3">
                <w:rPr>
                  <w:rFonts w:ascii="Tahoma" w:eastAsia="MS Mincho" w:hAnsi="Tahoma" w:cs="Arial"/>
                  <w:b w:val="0"/>
                  <w:snapToGrid w:val="0"/>
                  <w:color w:val="auto"/>
                  <w:sz w:val="20"/>
                  <w:szCs w:val="20"/>
                  <w:lang w:eastAsia="ja-JP"/>
                  <w:rPrChange w:id="10722" w:author="Phuong Giang" w:date="2012-02-22T23:39:00Z">
                    <w:rPr>
                      <w:b/>
                      <w:color w:val="800000"/>
                      <w:lang w:eastAsia="ja-JP"/>
                    </w:rPr>
                  </w:rPrChange>
                </w:rPr>
                <w:t>Parameter</w:t>
              </w:r>
            </w:ins>
          </w:p>
        </w:tc>
        <w:tc>
          <w:tcPr>
            <w:tcW w:w="846" w:type="dxa"/>
            <w:tcPrChange w:id="10723" w:author="Phuong Giang" w:date="2012-02-22T23:31:00Z">
              <w:tcPr>
                <w:tcW w:w="84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724" w:author="Phuong Giang" w:date="2012-02-22T21:36:00Z"/>
                <w:b w:val="0"/>
                <w:lang w:eastAsia="ja-JP"/>
                <w:rPrChange w:id="10725" w:author="Phuong Giang" w:date="2012-02-22T23:39:00Z">
                  <w:rPr>
                    <w:ins w:id="10726" w:author="Phuong Giang" w:date="2012-02-22T21:36:00Z"/>
                    <w:b/>
                    <w:bCs w:val="0"/>
                    <w:color w:val="800000"/>
                    <w:lang w:eastAsia="ja-JP"/>
                  </w:rPr>
                </w:rPrChange>
              </w:rPr>
              <w:pPrChange w:id="10727"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728" w:author="Phuong Giang" w:date="2012-02-22T21:36:00Z">
              <w:r w:rsidRPr="009F25A3">
                <w:rPr>
                  <w:rFonts w:ascii="Tahoma" w:eastAsia="MS Mincho" w:hAnsi="Tahoma" w:cs="Arial"/>
                  <w:b w:val="0"/>
                  <w:snapToGrid w:val="0"/>
                  <w:color w:val="auto"/>
                  <w:sz w:val="20"/>
                  <w:szCs w:val="20"/>
                  <w:lang w:eastAsia="ja-JP"/>
                  <w:rPrChange w:id="10729" w:author="Phuong Giang" w:date="2012-02-22T23:39:00Z">
                    <w:rPr>
                      <w:b/>
                      <w:color w:val="800000"/>
                      <w:lang w:eastAsia="ja-JP"/>
                    </w:rPr>
                  </w:rPrChange>
                </w:rPr>
                <w:t>Type</w:t>
              </w:r>
            </w:ins>
          </w:p>
        </w:tc>
        <w:tc>
          <w:tcPr>
            <w:tcW w:w="952" w:type="dxa"/>
            <w:tcPrChange w:id="10730" w:author="Phuong Giang" w:date="2012-02-22T23:31: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731" w:author="Phuong Giang" w:date="2012-02-22T21:36:00Z"/>
                <w:b w:val="0"/>
                <w:lang w:eastAsia="ja-JP"/>
                <w:rPrChange w:id="10732" w:author="Phuong Giang" w:date="2012-02-22T23:39:00Z">
                  <w:rPr>
                    <w:ins w:id="10733" w:author="Phuong Giang" w:date="2012-02-22T21:36:00Z"/>
                    <w:b/>
                    <w:bCs w:val="0"/>
                    <w:color w:val="800000"/>
                    <w:lang w:eastAsia="ja-JP"/>
                  </w:rPr>
                </w:rPrChange>
              </w:rPr>
              <w:pPrChange w:id="10734"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735" w:author="Phuong Giang" w:date="2012-02-22T21:36:00Z">
              <w:r w:rsidRPr="009F25A3">
                <w:rPr>
                  <w:rFonts w:ascii="Tahoma" w:eastAsia="MS Mincho" w:hAnsi="Tahoma" w:cs="Arial"/>
                  <w:b w:val="0"/>
                  <w:snapToGrid w:val="0"/>
                  <w:color w:val="auto"/>
                  <w:sz w:val="20"/>
                  <w:szCs w:val="20"/>
                  <w:lang w:eastAsia="ja-JP"/>
                  <w:rPrChange w:id="10736" w:author="Phuong Giang" w:date="2012-02-22T23:39:00Z">
                    <w:rPr>
                      <w:b/>
                      <w:color w:val="800000"/>
                      <w:lang w:eastAsia="ja-JP"/>
                    </w:rPr>
                  </w:rPrChange>
                </w:rPr>
                <w:t>In/out</w:t>
              </w:r>
            </w:ins>
          </w:p>
        </w:tc>
        <w:tc>
          <w:tcPr>
            <w:tcW w:w="1333" w:type="dxa"/>
            <w:tcPrChange w:id="10737" w:author="Phuong Giang" w:date="2012-02-22T23:31:00Z">
              <w:tcPr>
                <w:tcW w:w="133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738" w:author="Phuong Giang" w:date="2012-02-22T21:36:00Z"/>
                <w:b w:val="0"/>
                <w:lang w:eastAsia="ja-JP"/>
                <w:rPrChange w:id="10739" w:author="Phuong Giang" w:date="2012-02-22T23:39:00Z">
                  <w:rPr>
                    <w:ins w:id="10740" w:author="Phuong Giang" w:date="2012-02-22T21:36:00Z"/>
                    <w:b/>
                    <w:bCs w:val="0"/>
                    <w:color w:val="800000"/>
                    <w:lang w:eastAsia="ja-JP"/>
                  </w:rPr>
                </w:rPrChange>
              </w:rPr>
              <w:pPrChange w:id="10741"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742" w:author="Phuong Giang" w:date="2012-02-22T21:36:00Z">
              <w:r w:rsidRPr="009F25A3">
                <w:rPr>
                  <w:rFonts w:ascii="Tahoma" w:eastAsia="MS Mincho" w:hAnsi="Tahoma" w:cs="Arial"/>
                  <w:b w:val="0"/>
                  <w:snapToGrid w:val="0"/>
                  <w:color w:val="auto"/>
                  <w:sz w:val="20"/>
                  <w:szCs w:val="20"/>
                  <w:lang w:eastAsia="ja-JP"/>
                  <w:rPrChange w:id="10743" w:author="Phuong Giang" w:date="2012-02-22T23:39:00Z">
                    <w:rPr>
                      <w:b/>
                      <w:color w:val="800000"/>
                      <w:lang w:eastAsia="ja-JP"/>
                    </w:rPr>
                  </w:rPrChange>
                </w:rPr>
                <w:t>Default</w:t>
              </w:r>
            </w:ins>
          </w:p>
        </w:tc>
        <w:tc>
          <w:tcPr>
            <w:tcW w:w="4512" w:type="dxa"/>
            <w:tcPrChange w:id="10744" w:author="Phuong Giang" w:date="2012-02-22T23:31:00Z">
              <w:tcPr>
                <w:tcW w:w="451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745" w:author="Phuong Giang" w:date="2012-02-22T21:36:00Z"/>
                <w:b w:val="0"/>
                <w:lang w:eastAsia="ja-JP"/>
                <w:rPrChange w:id="10746" w:author="Phuong Giang" w:date="2012-02-22T23:39:00Z">
                  <w:rPr>
                    <w:ins w:id="10747" w:author="Phuong Giang" w:date="2012-02-22T21:36:00Z"/>
                    <w:b/>
                    <w:bCs w:val="0"/>
                    <w:color w:val="800000"/>
                    <w:lang w:eastAsia="ja-JP"/>
                  </w:rPr>
                </w:rPrChange>
              </w:rPr>
              <w:pPrChange w:id="10748"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749" w:author="Phuong Giang" w:date="2012-02-22T21:36:00Z">
              <w:r w:rsidRPr="009F25A3">
                <w:rPr>
                  <w:rFonts w:ascii="Tahoma" w:eastAsia="MS Mincho" w:hAnsi="Tahoma" w:cs="Arial"/>
                  <w:b w:val="0"/>
                  <w:snapToGrid w:val="0"/>
                  <w:color w:val="auto"/>
                  <w:sz w:val="20"/>
                  <w:szCs w:val="20"/>
                  <w:lang w:eastAsia="ja-JP"/>
                  <w:rPrChange w:id="10750" w:author="Phuong Giang" w:date="2012-02-22T23:39:00Z">
                    <w:rPr>
                      <w:b/>
                      <w:color w:val="800000"/>
                      <w:lang w:eastAsia="ja-JP"/>
                    </w:rPr>
                  </w:rPrChange>
                </w:rPr>
                <w:t>Description</w:t>
              </w:r>
            </w:ins>
          </w:p>
        </w:tc>
      </w:tr>
      <w:tr w:rsidR="0095718C" w:rsidRPr="001340DE" w:rsidTr="00F77673">
        <w:trPr>
          <w:ins w:id="10751" w:author="Phuong Giang" w:date="2012-02-22T21:36:00Z"/>
        </w:trPr>
        <w:tc>
          <w:tcPr>
            <w:tcW w:w="577" w:type="dxa"/>
            <w:tcPrChange w:id="10752" w:author="Phuong Giang" w:date="2012-02-22T23:31:00Z">
              <w:tcPr>
                <w:tcW w:w="577" w:type="dxa"/>
              </w:tcPr>
            </w:tcPrChange>
          </w:tcPr>
          <w:p w:rsidR="0095718C" w:rsidRPr="001340DE" w:rsidRDefault="0095718C" w:rsidP="00995D66">
            <w:pPr>
              <w:pStyle w:val="comment"/>
              <w:ind w:left="0"/>
              <w:rPr>
                <w:ins w:id="10753" w:author="Phuong Giang" w:date="2012-02-22T21:36:00Z"/>
                <w:rFonts w:ascii="Times New Roman" w:hAnsi="Times New Roman" w:cs="Times New Roman"/>
                <w:i w:val="0"/>
                <w:color w:val="auto"/>
                <w:sz w:val="22"/>
                <w:szCs w:val="22"/>
                <w:rPrChange w:id="10754" w:author="Phuong Giang" w:date="2012-02-22T23:43:00Z">
                  <w:rPr>
                    <w:ins w:id="10755" w:author="Phuong Giang" w:date="2012-02-22T21:36:00Z"/>
                    <w:i w:val="0"/>
                    <w:color w:val="auto"/>
                    <w:sz w:val="18"/>
                    <w:szCs w:val="18"/>
                  </w:rPr>
                </w:rPrChange>
              </w:rPr>
            </w:pPr>
            <w:ins w:id="10756" w:author="Phuong Giang" w:date="2012-02-22T21:36:00Z">
              <w:r w:rsidRPr="001340DE">
                <w:rPr>
                  <w:rFonts w:ascii="Times New Roman" w:hAnsi="Times New Roman" w:cs="Times New Roman"/>
                  <w:i w:val="0"/>
                  <w:color w:val="auto"/>
                  <w:sz w:val="22"/>
                  <w:szCs w:val="22"/>
                  <w:rPrChange w:id="10757" w:author="Phuong Giang" w:date="2012-02-22T23:43:00Z">
                    <w:rPr>
                      <w:b/>
                      <w:bCs w:val="0"/>
                      <w:i w:val="0"/>
                      <w:color w:val="auto"/>
                      <w:sz w:val="18"/>
                      <w:szCs w:val="18"/>
                      <w:lang w:eastAsia="en-US"/>
                    </w:rPr>
                  </w:rPrChange>
                </w:rPr>
                <w:t>1</w:t>
              </w:r>
            </w:ins>
          </w:p>
        </w:tc>
        <w:tc>
          <w:tcPr>
            <w:tcW w:w="1356" w:type="dxa"/>
            <w:tcPrChange w:id="10758" w:author="Phuong Giang" w:date="2012-02-22T23:31:00Z">
              <w:tcPr>
                <w:tcW w:w="1356" w:type="dxa"/>
              </w:tcPr>
            </w:tcPrChange>
          </w:tcPr>
          <w:p w:rsidR="0095718C" w:rsidRPr="001340DE" w:rsidRDefault="0095718C" w:rsidP="00995D66">
            <w:pPr>
              <w:pStyle w:val="comment"/>
              <w:ind w:left="0"/>
              <w:rPr>
                <w:ins w:id="10759" w:author="Phuong Giang" w:date="2012-02-22T21:36:00Z"/>
                <w:rFonts w:ascii="Times New Roman" w:hAnsi="Times New Roman" w:cs="Times New Roman"/>
                <w:i w:val="0"/>
                <w:color w:val="auto"/>
                <w:sz w:val="22"/>
                <w:szCs w:val="22"/>
                <w:rPrChange w:id="10760" w:author="Phuong Giang" w:date="2012-02-22T23:43:00Z">
                  <w:rPr>
                    <w:ins w:id="10761" w:author="Phuong Giang" w:date="2012-02-22T21:36:00Z"/>
                    <w:i w:val="0"/>
                    <w:color w:val="auto"/>
                    <w:sz w:val="18"/>
                    <w:szCs w:val="18"/>
                  </w:rPr>
                </w:rPrChange>
              </w:rPr>
            </w:pPr>
            <w:ins w:id="10762" w:author="Phuong Giang" w:date="2012-02-22T21:36:00Z">
              <w:r w:rsidRPr="001340DE">
                <w:rPr>
                  <w:rFonts w:ascii="Times New Roman" w:hAnsi="Times New Roman" w:cs="Times New Roman"/>
                  <w:i w:val="0"/>
                  <w:color w:val="auto"/>
                  <w:sz w:val="22"/>
                  <w:szCs w:val="22"/>
                  <w:rPrChange w:id="10763" w:author="Phuong Giang" w:date="2012-02-22T23:43:00Z">
                    <w:rPr>
                      <w:b/>
                      <w:bCs w:val="0"/>
                      <w:i w:val="0"/>
                      <w:color w:val="auto"/>
                      <w:sz w:val="18"/>
                      <w:szCs w:val="18"/>
                      <w:lang w:eastAsia="en-US"/>
                    </w:rPr>
                  </w:rPrChange>
                </w:rPr>
                <w:t>item</w:t>
              </w:r>
            </w:ins>
          </w:p>
        </w:tc>
        <w:tc>
          <w:tcPr>
            <w:tcW w:w="846" w:type="dxa"/>
            <w:tcPrChange w:id="10764" w:author="Phuong Giang" w:date="2012-02-22T23:31:00Z">
              <w:tcPr>
                <w:tcW w:w="846" w:type="dxa"/>
              </w:tcPr>
            </w:tcPrChange>
          </w:tcPr>
          <w:p w:rsidR="0095718C" w:rsidRPr="001340DE" w:rsidRDefault="0095718C" w:rsidP="00995D66">
            <w:pPr>
              <w:pStyle w:val="comment"/>
              <w:ind w:left="0"/>
              <w:rPr>
                <w:ins w:id="10765" w:author="Phuong Giang" w:date="2012-02-22T21:36:00Z"/>
                <w:rFonts w:ascii="Times New Roman" w:hAnsi="Times New Roman" w:cs="Times New Roman"/>
                <w:i w:val="0"/>
                <w:color w:val="auto"/>
                <w:sz w:val="22"/>
                <w:szCs w:val="22"/>
                <w:rPrChange w:id="10766" w:author="Phuong Giang" w:date="2012-02-22T23:43:00Z">
                  <w:rPr>
                    <w:ins w:id="10767" w:author="Phuong Giang" w:date="2012-02-22T21:36:00Z"/>
                    <w:i w:val="0"/>
                    <w:color w:val="auto"/>
                    <w:sz w:val="18"/>
                    <w:szCs w:val="18"/>
                  </w:rPr>
                </w:rPrChange>
              </w:rPr>
            </w:pPr>
            <w:proofErr w:type="spellStart"/>
            <w:ins w:id="10768" w:author="Phuong Giang" w:date="2012-02-22T21:36:00Z">
              <w:r w:rsidRPr="001340DE">
                <w:rPr>
                  <w:rFonts w:ascii="Times New Roman" w:hAnsi="Times New Roman" w:cs="Times New Roman"/>
                  <w:i w:val="0"/>
                  <w:color w:val="auto"/>
                  <w:sz w:val="22"/>
                  <w:szCs w:val="22"/>
                  <w:rPrChange w:id="10769" w:author="Phuong Giang" w:date="2012-02-22T23:43:00Z">
                    <w:rPr>
                      <w:b/>
                      <w:bCs w:val="0"/>
                      <w:i w:val="0"/>
                      <w:color w:val="auto"/>
                      <w:sz w:val="18"/>
                      <w:szCs w:val="18"/>
                      <w:lang w:eastAsia="en-US"/>
                    </w:rPr>
                  </w:rPrChange>
                </w:rPr>
                <w:t>IKnowledge</w:t>
              </w:r>
              <w:proofErr w:type="spellEnd"/>
            </w:ins>
          </w:p>
        </w:tc>
        <w:tc>
          <w:tcPr>
            <w:tcW w:w="952" w:type="dxa"/>
            <w:tcPrChange w:id="10770" w:author="Phuong Giang" w:date="2012-02-22T23:31:00Z">
              <w:tcPr>
                <w:tcW w:w="952" w:type="dxa"/>
              </w:tcPr>
            </w:tcPrChange>
          </w:tcPr>
          <w:p w:rsidR="0095718C" w:rsidRPr="001340DE" w:rsidRDefault="0095718C" w:rsidP="00995D66">
            <w:pPr>
              <w:pStyle w:val="comment"/>
              <w:ind w:left="0"/>
              <w:rPr>
                <w:ins w:id="10771" w:author="Phuong Giang" w:date="2012-02-22T21:36:00Z"/>
                <w:rFonts w:ascii="Times New Roman" w:hAnsi="Times New Roman" w:cs="Times New Roman"/>
                <w:i w:val="0"/>
                <w:color w:val="auto"/>
                <w:sz w:val="22"/>
                <w:szCs w:val="22"/>
                <w:rPrChange w:id="10772" w:author="Phuong Giang" w:date="2012-02-22T23:43:00Z">
                  <w:rPr>
                    <w:ins w:id="10773" w:author="Phuong Giang" w:date="2012-02-22T21:36:00Z"/>
                    <w:i w:val="0"/>
                    <w:color w:val="auto"/>
                    <w:sz w:val="18"/>
                    <w:szCs w:val="18"/>
                  </w:rPr>
                </w:rPrChange>
              </w:rPr>
            </w:pPr>
            <w:ins w:id="10774" w:author="Phuong Giang" w:date="2012-02-22T21:36:00Z">
              <w:r w:rsidRPr="001340DE">
                <w:rPr>
                  <w:rFonts w:ascii="Times New Roman" w:hAnsi="Times New Roman" w:cs="Times New Roman"/>
                  <w:i w:val="0"/>
                  <w:color w:val="auto"/>
                  <w:sz w:val="22"/>
                  <w:szCs w:val="22"/>
                  <w:rPrChange w:id="10775" w:author="Phuong Giang" w:date="2012-02-22T23:43:00Z">
                    <w:rPr>
                      <w:b/>
                      <w:bCs w:val="0"/>
                      <w:i w:val="0"/>
                      <w:color w:val="auto"/>
                      <w:sz w:val="18"/>
                      <w:szCs w:val="18"/>
                      <w:lang w:eastAsia="en-US"/>
                    </w:rPr>
                  </w:rPrChange>
                </w:rPr>
                <w:t>in</w:t>
              </w:r>
            </w:ins>
          </w:p>
        </w:tc>
        <w:tc>
          <w:tcPr>
            <w:tcW w:w="1333" w:type="dxa"/>
            <w:tcPrChange w:id="10776" w:author="Phuong Giang" w:date="2012-02-22T23:31:00Z">
              <w:tcPr>
                <w:tcW w:w="1333" w:type="dxa"/>
              </w:tcPr>
            </w:tcPrChange>
          </w:tcPr>
          <w:p w:rsidR="0095718C" w:rsidRPr="001340DE" w:rsidRDefault="0095718C" w:rsidP="00995D66">
            <w:pPr>
              <w:pStyle w:val="comment"/>
              <w:ind w:left="0"/>
              <w:rPr>
                <w:ins w:id="10777" w:author="Phuong Giang" w:date="2012-02-22T21:36:00Z"/>
                <w:rFonts w:ascii="Times New Roman" w:hAnsi="Times New Roman" w:cs="Times New Roman"/>
                <w:i w:val="0"/>
                <w:color w:val="auto"/>
                <w:sz w:val="22"/>
                <w:szCs w:val="22"/>
                <w:rPrChange w:id="10778" w:author="Phuong Giang" w:date="2012-02-22T23:43:00Z">
                  <w:rPr>
                    <w:ins w:id="10779" w:author="Phuong Giang" w:date="2012-02-22T21:36:00Z"/>
                    <w:i w:val="0"/>
                    <w:color w:val="auto"/>
                    <w:sz w:val="18"/>
                    <w:szCs w:val="18"/>
                  </w:rPr>
                </w:rPrChange>
              </w:rPr>
            </w:pPr>
          </w:p>
        </w:tc>
        <w:tc>
          <w:tcPr>
            <w:tcW w:w="4512" w:type="dxa"/>
            <w:tcPrChange w:id="10780" w:author="Phuong Giang" w:date="2012-02-22T23:31:00Z">
              <w:tcPr>
                <w:tcW w:w="4512" w:type="dxa"/>
              </w:tcPr>
            </w:tcPrChange>
          </w:tcPr>
          <w:p w:rsidR="0095718C" w:rsidRPr="001340DE" w:rsidRDefault="0095718C" w:rsidP="00995D66">
            <w:pPr>
              <w:pStyle w:val="comment"/>
              <w:ind w:left="0"/>
              <w:rPr>
                <w:ins w:id="10781" w:author="Phuong Giang" w:date="2012-02-22T21:36:00Z"/>
                <w:rFonts w:ascii="Times New Roman" w:hAnsi="Times New Roman" w:cs="Times New Roman"/>
                <w:i w:val="0"/>
                <w:color w:val="auto"/>
                <w:sz w:val="22"/>
                <w:szCs w:val="22"/>
                <w:rPrChange w:id="10782" w:author="Phuong Giang" w:date="2012-02-22T23:43:00Z">
                  <w:rPr>
                    <w:ins w:id="10783" w:author="Phuong Giang" w:date="2012-02-22T21:36:00Z"/>
                    <w:i w:val="0"/>
                    <w:color w:val="auto"/>
                    <w:sz w:val="18"/>
                    <w:szCs w:val="18"/>
                  </w:rPr>
                </w:rPrChange>
              </w:rPr>
            </w:pPr>
            <w:ins w:id="10784" w:author="Phuong Giang" w:date="2012-02-22T21:36:00Z">
              <w:r w:rsidRPr="001340DE">
                <w:rPr>
                  <w:rFonts w:ascii="Times New Roman" w:hAnsi="Times New Roman" w:cs="Times New Roman"/>
                  <w:i w:val="0"/>
                  <w:color w:val="auto"/>
                  <w:sz w:val="22"/>
                  <w:szCs w:val="22"/>
                  <w:rPrChange w:id="10785" w:author="Phuong Giang" w:date="2012-02-22T23:43:00Z">
                    <w:rPr>
                      <w:b/>
                      <w:bCs w:val="0"/>
                      <w:i w:val="0"/>
                      <w:color w:val="auto"/>
                      <w:sz w:val="18"/>
                      <w:szCs w:val="18"/>
                      <w:lang w:eastAsia="en-US"/>
                    </w:rPr>
                  </w:rPrChange>
                </w:rPr>
                <w:t>The teaching method to add</w:t>
              </w:r>
            </w:ins>
          </w:p>
        </w:tc>
      </w:tr>
      <w:tr w:rsidR="0095718C" w:rsidRPr="001340DE" w:rsidTr="00F77673">
        <w:trPr>
          <w:ins w:id="10786" w:author="Phuong Giang" w:date="2012-02-22T21:36:00Z"/>
        </w:trPr>
        <w:tc>
          <w:tcPr>
            <w:tcW w:w="577" w:type="dxa"/>
            <w:tcPrChange w:id="10787" w:author="Phuong Giang" w:date="2012-02-22T23:31:00Z">
              <w:tcPr>
                <w:tcW w:w="577" w:type="dxa"/>
              </w:tcPr>
            </w:tcPrChange>
          </w:tcPr>
          <w:p w:rsidR="0095718C" w:rsidRPr="001340DE" w:rsidRDefault="0095718C" w:rsidP="00995D66">
            <w:pPr>
              <w:pStyle w:val="comment"/>
              <w:ind w:left="0"/>
              <w:rPr>
                <w:ins w:id="10788" w:author="Phuong Giang" w:date="2012-02-22T21:36:00Z"/>
                <w:rFonts w:ascii="Times New Roman" w:hAnsi="Times New Roman" w:cs="Times New Roman"/>
                <w:i w:val="0"/>
                <w:color w:val="auto"/>
                <w:sz w:val="22"/>
                <w:szCs w:val="22"/>
                <w:rPrChange w:id="10789" w:author="Phuong Giang" w:date="2012-02-22T23:43:00Z">
                  <w:rPr>
                    <w:ins w:id="10790" w:author="Phuong Giang" w:date="2012-02-22T21:36:00Z"/>
                    <w:i w:val="0"/>
                    <w:color w:val="auto"/>
                    <w:sz w:val="18"/>
                    <w:szCs w:val="18"/>
                  </w:rPr>
                </w:rPrChange>
              </w:rPr>
            </w:pPr>
            <w:ins w:id="10791" w:author="Phuong Giang" w:date="2012-02-22T21:36:00Z">
              <w:r w:rsidRPr="001340DE">
                <w:rPr>
                  <w:rFonts w:ascii="Times New Roman" w:hAnsi="Times New Roman" w:cs="Times New Roman"/>
                  <w:i w:val="0"/>
                  <w:color w:val="auto"/>
                  <w:sz w:val="22"/>
                  <w:szCs w:val="22"/>
                  <w:rPrChange w:id="10792" w:author="Phuong Giang" w:date="2012-02-22T23:43:00Z">
                    <w:rPr>
                      <w:b/>
                      <w:bCs w:val="0"/>
                      <w:i w:val="0"/>
                      <w:color w:val="auto"/>
                      <w:sz w:val="18"/>
                      <w:szCs w:val="18"/>
                      <w:lang w:eastAsia="en-US"/>
                    </w:rPr>
                  </w:rPrChange>
                </w:rPr>
                <w:t>2</w:t>
              </w:r>
            </w:ins>
          </w:p>
        </w:tc>
        <w:tc>
          <w:tcPr>
            <w:tcW w:w="1356" w:type="dxa"/>
            <w:tcPrChange w:id="10793" w:author="Phuong Giang" w:date="2012-02-22T23:31:00Z">
              <w:tcPr>
                <w:tcW w:w="1356" w:type="dxa"/>
              </w:tcPr>
            </w:tcPrChange>
          </w:tcPr>
          <w:p w:rsidR="0095718C" w:rsidRPr="001340DE" w:rsidRDefault="0095718C" w:rsidP="00995D66">
            <w:pPr>
              <w:pStyle w:val="comment"/>
              <w:ind w:left="0"/>
              <w:rPr>
                <w:ins w:id="10794" w:author="Phuong Giang" w:date="2012-02-22T21:36:00Z"/>
                <w:rFonts w:ascii="Times New Roman" w:hAnsi="Times New Roman" w:cs="Times New Roman"/>
                <w:i w:val="0"/>
                <w:color w:val="auto"/>
                <w:sz w:val="22"/>
                <w:szCs w:val="22"/>
                <w:rPrChange w:id="10795" w:author="Phuong Giang" w:date="2012-02-22T23:43:00Z">
                  <w:rPr>
                    <w:ins w:id="10796" w:author="Phuong Giang" w:date="2012-02-22T21:36:00Z"/>
                    <w:i w:val="0"/>
                    <w:color w:val="auto"/>
                    <w:sz w:val="18"/>
                    <w:szCs w:val="18"/>
                  </w:rPr>
                </w:rPrChange>
              </w:rPr>
            </w:pPr>
            <w:ins w:id="10797" w:author="Phuong Giang" w:date="2012-02-22T21:36:00Z">
              <w:r w:rsidRPr="001340DE">
                <w:rPr>
                  <w:rFonts w:ascii="Times New Roman" w:hAnsi="Times New Roman" w:cs="Times New Roman"/>
                  <w:i w:val="0"/>
                  <w:color w:val="auto"/>
                  <w:sz w:val="22"/>
                  <w:szCs w:val="22"/>
                  <w:rPrChange w:id="10798" w:author="Phuong Giang" w:date="2012-02-22T23:43:00Z">
                    <w:rPr>
                      <w:b/>
                      <w:bCs w:val="0"/>
                      <w:i w:val="0"/>
                      <w:color w:val="auto"/>
                      <w:sz w:val="18"/>
                      <w:szCs w:val="18"/>
                      <w:lang w:eastAsia="en-US"/>
                    </w:rPr>
                  </w:rPrChange>
                </w:rPr>
                <w:t xml:space="preserve">Return </w:t>
              </w:r>
            </w:ins>
          </w:p>
        </w:tc>
        <w:tc>
          <w:tcPr>
            <w:tcW w:w="846" w:type="dxa"/>
            <w:tcPrChange w:id="10799" w:author="Phuong Giang" w:date="2012-02-22T23:31:00Z">
              <w:tcPr>
                <w:tcW w:w="846" w:type="dxa"/>
              </w:tcPr>
            </w:tcPrChange>
          </w:tcPr>
          <w:p w:rsidR="0095718C" w:rsidRPr="001340DE" w:rsidRDefault="0095718C">
            <w:pPr>
              <w:pStyle w:val="comment"/>
              <w:ind w:left="0"/>
              <w:rPr>
                <w:ins w:id="10800" w:author="Phuong Giang" w:date="2012-02-22T21:36:00Z"/>
                <w:rFonts w:ascii="Times New Roman" w:hAnsi="Times New Roman" w:cs="Times New Roman"/>
                <w:i w:val="0"/>
                <w:color w:val="auto"/>
                <w:sz w:val="22"/>
                <w:szCs w:val="22"/>
                <w:rPrChange w:id="10801" w:author="Phuong Giang" w:date="2012-02-22T23:43:00Z">
                  <w:rPr>
                    <w:ins w:id="10802" w:author="Phuong Giang" w:date="2012-02-22T21:36:00Z"/>
                    <w:i w:val="0"/>
                    <w:color w:val="auto"/>
                    <w:sz w:val="18"/>
                    <w:szCs w:val="18"/>
                  </w:rPr>
                </w:rPrChange>
              </w:rPr>
              <w:pPrChange w:id="10803" w:author="Phuong Giang" w:date="2012-02-22T23:43:00Z">
                <w:pPr>
                  <w:pStyle w:val="comment"/>
                </w:pPr>
              </w:pPrChange>
            </w:pPr>
            <w:ins w:id="10804" w:author="Phuong Giang" w:date="2012-02-22T21:36:00Z">
              <w:r w:rsidRPr="001340DE">
                <w:rPr>
                  <w:rFonts w:ascii="Times New Roman" w:hAnsi="Times New Roman" w:cs="Times New Roman"/>
                  <w:i w:val="0"/>
                  <w:color w:val="auto"/>
                  <w:sz w:val="22"/>
                  <w:szCs w:val="22"/>
                  <w:rPrChange w:id="10805" w:author="Phuong Giang" w:date="2012-02-22T23:43:00Z">
                    <w:rPr>
                      <w:i w:val="0"/>
                      <w:color w:val="auto"/>
                      <w:sz w:val="18"/>
                      <w:szCs w:val="18"/>
                    </w:rPr>
                  </w:rPrChange>
                </w:rPr>
                <w:t>Bool</w:t>
              </w:r>
            </w:ins>
          </w:p>
        </w:tc>
        <w:tc>
          <w:tcPr>
            <w:tcW w:w="952" w:type="dxa"/>
            <w:tcPrChange w:id="10806" w:author="Phuong Giang" w:date="2012-02-22T23:31:00Z">
              <w:tcPr>
                <w:tcW w:w="952" w:type="dxa"/>
              </w:tcPr>
            </w:tcPrChange>
          </w:tcPr>
          <w:p w:rsidR="0095718C" w:rsidRPr="001340DE" w:rsidRDefault="0095718C" w:rsidP="00995D66">
            <w:pPr>
              <w:pStyle w:val="comment"/>
              <w:ind w:left="0"/>
              <w:rPr>
                <w:ins w:id="10807" w:author="Phuong Giang" w:date="2012-02-22T21:36:00Z"/>
                <w:rFonts w:ascii="Times New Roman" w:hAnsi="Times New Roman" w:cs="Times New Roman"/>
                <w:i w:val="0"/>
                <w:color w:val="auto"/>
                <w:sz w:val="22"/>
                <w:szCs w:val="22"/>
                <w:rPrChange w:id="10808" w:author="Phuong Giang" w:date="2012-02-22T23:43:00Z">
                  <w:rPr>
                    <w:ins w:id="10809" w:author="Phuong Giang" w:date="2012-02-22T21:36:00Z"/>
                    <w:i w:val="0"/>
                    <w:color w:val="auto"/>
                    <w:sz w:val="18"/>
                    <w:szCs w:val="18"/>
                  </w:rPr>
                </w:rPrChange>
              </w:rPr>
            </w:pPr>
          </w:p>
        </w:tc>
        <w:tc>
          <w:tcPr>
            <w:tcW w:w="1333" w:type="dxa"/>
            <w:tcPrChange w:id="10810" w:author="Phuong Giang" w:date="2012-02-22T23:31:00Z">
              <w:tcPr>
                <w:tcW w:w="1333" w:type="dxa"/>
              </w:tcPr>
            </w:tcPrChange>
          </w:tcPr>
          <w:p w:rsidR="0095718C" w:rsidRPr="001340DE" w:rsidRDefault="0095718C" w:rsidP="00995D66">
            <w:pPr>
              <w:pStyle w:val="comment"/>
              <w:ind w:left="0"/>
              <w:rPr>
                <w:ins w:id="10811" w:author="Phuong Giang" w:date="2012-02-22T21:36:00Z"/>
                <w:rFonts w:ascii="Times New Roman" w:hAnsi="Times New Roman" w:cs="Times New Roman"/>
                <w:i w:val="0"/>
                <w:color w:val="auto"/>
                <w:sz w:val="22"/>
                <w:szCs w:val="22"/>
                <w:rPrChange w:id="10812" w:author="Phuong Giang" w:date="2012-02-22T23:43:00Z">
                  <w:rPr>
                    <w:ins w:id="10813" w:author="Phuong Giang" w:date="2012-02-22T21:36:00Z"/>
                    <w:i w:val="0"/>
                    <w:color w:val="auto"/>
                    <w:sz w:val="18"/>
                    <w:szCs w:val="18"/>
                  </w:rPr>
                </w:rPrChange>
              </w:rPr>
            </w:pPr>
          </w:p>
        </w:tc>
        <w:tc>
          <w:tcPr>
            <w:tcW w:w="4512" w:type="dxa"/>
            <w:tcPrChange w:id="10814" w:author="Phuong Giang" w:date="2012-02-22T23:31:00Z">
              <w:tcPr>
                <w:tcW w:w="4512" w:type="dxa"/>
              </w:tcPr>
            </w:tcPrChange>
          </w:tcPr>
          <w:p w:rsidR="0095718C" w:rsidRPr="001340DE" w:rsidRDefault="0095718C" w:rsidP="00995D66">
            <w:pPr>
              <w:pStyle w:val="comment"/>
              <w:ind w:left="0"/>
              <w:rPr>
                <w:ins w:id="10815" w:author="Phuong Giang" w:date="2012-02-22T21:36:00Z"/>
                <w:rFonts w:ascii="Times New Roman" w:hAnsi="Times New Roman" w:cs="Times New Roman"/>
                <w:i w:val="0"/>
                <w:color w:val="auto"/>
                <w:sz w:val="22"/>
                <w:szCs w:val="22"/>
                <w:rPrChange w:id="10816" w:author="Phuong Giang" w:date="2012-02-22T23:43:00Z">
                  <w:rPr>
                    <w:ins w:id="10817" w:author="Phuong Giang" w:date="2012-02-22T21:36:00Z"/>
                    <w:i w:val="0"/>
                    <w:color w:val="auto"/>
                    <w:sz w:val="18"/>
                    <w:szCs w:val="18"/>
                  </w:rPr>
                </w:rPrChange>
              </w:rPr>
            </w:pPr>
            <w:ins w:id="10818" w:author="Phuong Giang" w:date="2012-02-22T21:36:00Z">
              <w:r w:rsidRPr="001340DE">
                <w:rPr>
                  <w:rFonts w:ascii="Times New Roman" w:hAnsi="Times New Roman" w:cs="Times New Roman"/>
                  <w:i w:val="0"/>
                  <w:color w:val="auto"/>
                  <w:sz w:val="22"/>
                  <w:szCs w:val="22"/>
                  <w:rPrChange w:id="10819" w:author="Phuong Giang" w:date="2012-02-22T23:43:00Z">
                    <w:rPr>
                      <w:i w:val="0"/>
                      <w:color w:val="auto"/>
                      <w:sz w:val="18"/>
                      <w:szCs w:val="18"/>
                    </w:rPr>
                  </w:rPrChange>
                </w:rPr>
                <w:t>Return whether add action is successful</w:t>
              </w:r>
            </w:ins>
          </w:p>
        </w:tc>
      </w:tr>
    </w:tbl>
    <w:p w:rsidR="0095718C" w:rsidRDefault="0095718C">
      <w:pPr>
        <w:rPr>
          <w:ins w:id="10820" w:author="Phuong Giang" w:date="2012-02-22T21:36:00Z"/>
        </w:rPr>
        <w:pPrChange w:id="10821" w:author="Phuong Giang" w:date="2012-02-23T00:06:00Z">
          <w:pPr>
            <w:pStyle w:val="Heading5"/>
            <w:tabs>
              <w:tab w:val="left" w:pos="4208"/>
            </w:tabs>
          </w:pPr>
        </w:pPrChange>
      </w:pPr>
      <w:ins w:id="10822" w:author="Phuong Giang" w:date="2012-02-22T21:36:00Z">
        <w:r>
          <w:rPr>
            <w:rFonts w:hint="eastAsia"/>
          </w:rPr>
          <w:t>Implementation</w:t>
        </w:r>
      </w:ins>
    </w:p>
    <w:p w:rsidR="0095718C" w:rsidRDefault="0095718C" w:rsidP="0095718C">
      <w:pPr>
        <w:rPr>
          <w:ins w:id="10823" w:author="Phuong Giang" w:date="2012-02-22T21:36:00Z"/>
        </w:rPr>
      </w:pPr>
      <w:ins w:id="10824" w:author="Phuong Giang" w:date="2012-02-22T21:36:00Z">
        <w:r>
          <w:t>Receive a teaching method</w:t>
        </w:r>
      </w:ins>
    </w:p>
    <w:p w:rsidR="0095718C" w:rsidRDefault="0095718C" w:rsidP="0095718C">
      <w:pPr>
        <w:rPr>
          <w:ins w:id="10825" w:author="Phuong Giang" w:date="2012-02-22T21:36:00Z"/>
        </w:rPr>
      </w:pPr>
      <w:ins w:id="10826" w:author="Phuong Giang" w:date="2012-02-22T21:36:00Z">
        <w:r>
          <w:t>Add to the database</w:t>
        </w:r>
      </w:ins>
    </w:p>
    <w:p w:rsidR="0095718C" w:rsidRDefault="0095718C" w:rsidP="0095718C">
      <w:pPr>
        <w:rPr>
          <w:ins w:id="10827" w:author="Phuong Giang" w:date="2012-02-22T21:36:00Z"/>
        </w:rPr>
      </w:pPr>
      <w:ins w:id="10828" w:author="Phuong Giang" w:date="2012-02-22T21:36:00Z">
        <w:r>
          <w:t>Return if the action is done successfully</w:t>
        </w:r>
      </w:ins>
    </w:p>
    <w:p w:rsidR="0095718C" w:rsidRDefault="0095718C">
      <w:pPr>
        <w:pStyle w:val="Heading6"/>
        <w:rPr>
          <w:ins w:id="10829" w:author="Phuong Giang" w:date="2012-02-22T21:36:00Z"/>
          <w:lang w:eastAsia="ja-JP"/>
        </w:rPr>
        <w:pPrChange w:id="10830" w:author="Phuong Giang" w:date="2012-02-23T00:06:00Z">
          <w:pPr>
            <w:pStyle w:val="Heading4"/>
            <w:numPr>
              <w:numId w:val="6"/>
            </w:numPr>
          </w:pPr>
        </w:pPrChange>
      </w:pPr>
      <w:proofErr w:type="spellStart"/>
      <w:proofErr w:type="gramStart"/>
      <w:ins w:id="10831" w:author="Phuong Giang" w:date="2012-02-22T21:36:00Z">
        <w:r>
          <w:t>GetAll</w:t>
        </w:r>
        <w:proofErr w:type="spellEnd"/>
        <w:r>
          <w:t xml:space="preserve">  Method</w:t>
        </w:r>
        <w:proofErr w:type="gramEnd"/>
      </w:ins>
    </w:p>
    <w:p w:rsidR="0095718C" w:rsidRDefault="0095718C" w:rsidP="0095718C">
      <w:pPr>
        <w:pStyle w:val="comment"/>
        <w:rPr>
          <w:ins w:id="10832" w:author="Phuong Giang" w:date="2012-02-22T21:36:00Z"/>
        </w:rPr>
      </w:pPr>
      <w:ins w:id="10833" w:author="Phuong Giang" w:date="2012-02-22T21:36:00Z">
        <w:r>
          <w:t xml:space="preserve">Public </w:t>
        </w:r>
        <w:proofErr w:type="spellStart"/>
        <w:r>
          <w:t>ObservableCollection</w:t>
        </w:r>
        <w:proofErr w:type="spellEnd"/>
        <w:r>
          <w:t>&lt;</w:t>
        </w:r>
        <w:proofErr w:type="spellStart"/>
        <w:r>
          <w:t>Iknowledge</w:t>
        </w:r>
        <w:proofErr w:type="spellEnd"/>
        <w:r>
          <w:t xml:space="preserve">&gt; </w:t>
        </w:r>
        <w:proofErr w:type="spellStart"/>
        <w:r>
          <w:t>GetAll</w:t>
        </w:r>
        <w:proofErr w:type="spellEnd"/>
      </w:ins>
    </w:p>
    <w:p w:rsidR="0095718C" w:rsidRDefault="0095718C" w:rsidP="0095718C">
      <w:pPr>
        <w:pStyle w:val="comment"/>
        <w:ind w:left="0"/>
        <w:rPr>
          <w:ins w:id="10834" w:author="Phuong Giang" w:date="2012-02-22T21:36:00Z"/>
        </w:rPr>
      </w:pPr>
      <w:ins w:id="10835" w:author="Phuong Giang" w:date="2012-02-22T21:36:00Z">
        <w:r>
          <w:rPr>
            <w:i w:val="0"/>
            <w:sz w:val="18"/>
            <w:szCs w:val="18"/>
          </w:rPr>
          <w:t xml:space="preserve">Get </w:t>
        </w:r>
        <w:proofErr w:type="gramStart"/>
        <w:r>
          <w:rPr>
            <w:i w:val="0"/>
            <w:sz w:val="18"/>
            <w:szCs w:val="18"/>
          </w:rPr>
          <w:t>All</w:t>
        </w:r>
        <w:proofErr w:type="gramEnd"/>
        <w:r>
          <w:rPr>
            <w:i w:val="0"/>
            <w:sz w:val="18"/>
            <w:szCs w:val="18"/>
          </w:rPr>
          <w:t xml:space="preserve"> teaching methods from the database</w:t>
        </w:r>
      </w:ins>
    </w:p>
    <w:p w:rsidR="0095718C" w:rsidRDefault="001669BE">
      <w:pPr>
        <w:rPr>
          <w:ins w:id="10836" w:author="Phuong Giang" w:date="2012-02-22T21:36:00Z"/>
          <w:lang w:eastAsia="ja-JP"/>
        </w:rPr>
        <w:pPrChange w:id="10837" w:author="Phuong Giang" w:date="2012-02-23T00:06:00Z">
          <w:pPr>
            <w:pStyle w:val="Heading5"/>
            <w:tabs>
              <w:tab w:val="left" w:pos="4208"/>
            </w:tabs>
          </w:pPr>
        </w:pPrChange>
      </w:pPr>
      <w:ins w:id="10838" w:author="Phuong Giang" w:date="2012-02-23T00:02:00Z">
        <w:r w:rsidRPr="001669BE">
          <w:rPr>
            <w:rFonts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10839" w:author="Phuong Giang" w:date="2012-02-22T23:31:00Z">
          <w:tblPr>
            <w:tblStyle w:val="MediumShading1-Accent110"/>
            <w:tblW w:w="5000" w:type="pct"/>
            <w:tblLayout w:type="fixed"/>
            <w:tblLook w:val="06A0" w:firstRow="1" w:lastRow="0" w:firstColumn="1" w:lastColumn="0" w:noHBand="1" w:noVBand="1"/>
          </w:tblPr>
        </w:tblPrChange>
      </w:tblPr>
      <w:tblGrid>
        <w:gridCol w:w="577"/>
        <w:gridCol w:w="1356"/>
        <w:gridCol w:w="846"/>
        <w:gridCol w:w="952"/>
        <w:gridCol w:w="1333"/>
        <w:gridCol w:w="4512"/>
        <w:tblGridChange w:id="10840">
          <w:tblGrid>
            <w:gridCol w:w="577"/>
            <w:gridCol w:w="143"/>
            <w:gridCol w:w="577"/>
            <w:gridCol w:w="636"/>
            <w:gridCol w:w="720"/>
            <w:gridCol w:w="126"/>
            <w:gridCol w:w="720"/>
            <w:gridCol w:w="232"/>
            <w:gridCol w:w="720"/>
            <w:gridCol w:w="613"/>
            <w:gridCol w:w="720"/>
            <w:gridCol w:w="3792"/>
            <w:gridCol w:w="720"/>
          </w:tblGrid>
        </w:tblGridChange>
      </w:tblGrid>
      <w:tr w:rsidR="00F77673" w:rsidTr="00F77673">
        <w:trPr>
          <w:cnfStyle w:val="100000000000" w:firstRow="1" w:lastRow="0" w:firstColumn="0" w:lastColumn="0" w:oddVBand="0" w:evenVBand="0" w:oddHBand="0" w:evenHBand="0" w:firstRowFirstColumn="0" w:firstRowLastColumn="0" w:lastRowFirstColumn="0" w:lastRowLastColumn="0"/>
          <w:ins w:id="10841" w:author="Phuong Giang" w:date="2012-02-22T21:36:00Z"/>
          <w:trPrChange w:id="10842" w:author="Phuong Giang" w:date="2012-02-22T23:31:00Z">
            <w:trPr>
              <w:gridAfter w:val="0"/>
            </w:trPr>
          </w:trPrChange>
        </w:trPr>
        <w:tc>
          <w:tcPr>
            <w:cnfStyle w:val="001000000000" w:firstRow="0" w:lastRow="0" w:firstColumn="1" w:lastColumn="0" w:oddVBand="0" w:evenVBand="0" w:oddHBand="0" w:evenHBand="0" w:firstRowFirstColumn="0" w:firstRowLastColumn="0" w:lastRowFirstColumn="0" w:lastRowLastColumn="0"/>
            <w:tcW w:w="577" w:type="dxa"/>
            <w:tcBorders>
              <w:top w:val="none" w:sz="0" w:space="0" w:color="auto"/>
              <w:left w:val="none" w:sz="0" w:space="0" w:color="auto"/>
              <w:bottom w:val="none" w:sz="0" w:space="0" w:color="auto"/>
              <w:right w:val="none" w:sz="0" w:space="0" w:color="auto"/>
            </w:tcBorders>
            <w:tcPrChange w:id="10843" w:author="Phuong Giang" w:date="2012-02-22T23:31:00Z">
              <w:tcPr>
                <w:tcW w:w="577" w:type="dxa"/>
              </w:tcPr>
            </w:tcPrChange>
          </w:tcPr>
          <w:p w:rsidR="0095718C" w:rsidRPr="009F25A3" w:rsidRDefault="0095718C">
            <w:pPr>
              <w:widowControl w:val="0"/>
              <w:spacing w:before="120"/>
              <w:ind w:left="-14" w:right="14"/>
              <w:jc w:val="center"/>
              <w:cnfStyle w:val="101000000000" w:firstRow="1" w:lastRow="0" w:firstColumn="1" w:lastColumn="0" w:oddVBand="0" w:evenVBand="0" w:oddHBand="0" w:evenHBand="0" w:firstRowFirstColumn="0" w:firstRowLastColumn="0" w:lastRowFirstColumn="0" w:lastRowLastColumn="0"/>
              <w:rPr>
                <w:ins w:id="10844" w:author="Phuong Giang" w:date="2012-02-22T21:36:00Z"/>
                <w:b w:val="0"/>
                <w:lang w:eastAsia="ja-JP"/>
                <w:rPrChange w:id="10845" w:author="Phuong Giang" w:date="2012-02-22T23:39:00Z">
                  <w:rPr>
                    <w:ins w:id="10846" w:author="Phuong Giang" w:date="2012-02-22T21:36:00Z"/>
                    <w:b/>
                    <w:bCs w:val="0"/>
                    <w:color w:val="800000"/>
                  </w:rPr>
                </w:rPrChange>
              </w:rPr>
              <w:pPrChange w:id="10847" w:author="Phuong Giang" w:date="2012-02-22T23:39:00Z">
                <w:pPr>
                  <w:pStyle w:val="TableCaption"/>
                  <w:jc w:val="center"/>
                  <w:cnfStyle w:val="101000000000" w:firstRow="1" w:lastRow="0" w:firstColumn="1" w:lastColumn="0" w:oddVBand="0" w:evenVBand="0" w:oddHBand="0" w:evenHBand="0" w:firstRowFirstColumn="0" w:firstRowLastColumn="0" w:lastRowFirstColumn="0" w:lastRowLastColumn="0"/>
                </w:pPr>
              </w:pPrChange>
            </w:pPr>
            <w:ins w:id="10848" w:author="Phuong Giang" w:date="2012-02-22T21:36:00Z">
              <w:r w:rsidRPr="009F25A3">
                <w:rPr>
                  <w:rFonts w:ascii="Tahoma" w:eastAsia="MS Mincho" w:hAnsi="Tahoma" w:cs="Arial"/>
                  <w:b w:val="0"/>
                  <w:snapToGrid w:val="0"/>
                  <w:color w:val="auto"/>
                  <w:sz w:val="20"/>
                  <w:szCs w:val="20"/>
                  <w:lang w:eastAsia="ja-JP"/>
                  <w:rPrChange w:id="10849" w:author="Phuong Giang" w:date="2012-02-22T23:39:00Z">
                    <w:rPr>
                      <w:b/>
                      <w:color w:val="800000"/>
                    </w:rPr>
                  </w:rPrChange>
                </w:rPr>
                <w:t>No</w:t>
              </w:r>
            </w:ins>
          </w:p>
        </w:tc>
        <w:tc>
          <w:tcPr>
            <w:tcW w:w="1356" w:type="dxa"/>
            <w:tcBorders>
              <w:top w:val="none" w:sz="0" w:space="0" w:color="auto"/>
              <w:left w:val="none" w:sz="0" w:space="0" w:color="auto"/>
              <w:bottom w:val="none" w:sz="0" w:space="0" w:color="auto"/>
              <w:right w:val="none" w:sz="0" w:space="0" w:color="auto"/>
            </w:tcBorders>
            <w:tcPrChange w:id="10850" w:author="Phuong Giang" w:date="2012-02-22T23:31:00Z">
              <w:tcPr>
                <w:tcW w:w="1356" w:type="dxa"/>
                <w:gridSpan w:val="3"/>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851" w:author="Phuong Giang" w:date="2012-02-22T21:36:00Z"/>
                <w:b w:val="0"/>
                <w:lang w:eastAsia="ja-JP"/>
                <w:rPrChange w:id="10852" w:author="Phuong Giang" w:date="2012-02-22T23:39:00Z">
                  <w:rPr>
                    <w:ins w:id="10853" w:author="Phuong Giang" w:date="2012-02-22T21:36:00Z"/>
                    <w:b/>
                    <w:bCs w:val="0"/>
                    <w:color w:val="800000"/>
                    <w:lang w:eastAsia="ja-JP"/>
                  </w:rPr>
                </w:rPrChange>
              </w:rPr>
              <w:pPrChange w:id="10854"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855" w:author="Phuong Giang" w:date="2012-02-22T21:36:00Z">
              <w:r w:rsidRPr="009F25A3">
                <w:rPr>
                  <w:rFonts w:ascii="Tahoma" w:eastAsia="MS Mincho" w:hAnsi="Tahoma" w:cs="Arial"/>
                  <w:b w:val="0"/>
                  <w:snapToGrid w:val="0"/>
                  <w:color w:val="auto"/>
                  <w:sz w:val="20"/>
                  <w:szCs w:val="20"/>
                  <w:lang w:eastAsia="ja-JP"/>
                  <w:rPrChange w:id="10856" w:author="Phuong Giang" w:date="2012-02-22T23:39:00Z">
                    <w:rPr>
                      <w:b/>
                      <w:color w:val="800000"/>
                      <w:lang w:eastAsia="ja-JP"/>
                    </w:rPr>
                  </w:rPrChange>
                </w:rPr>
                <w:t>Parameter</w:t>
              </w:r>
            </w:ins>
          </w:p>
        </w:tc>
        <w:tc>
          <w:tcPr>
            <w:tcW w:w="846" w:type="dxa"/>
            <w:tcBorders>
              <w:top w:val="none" w:sz="0" w:space="0" w:color="auto"/>
              <w:left w:val="none" w:sz="0" w:space="0" w:color="auto"/>
              <w:bottom w:val="none" w:sz="0" w:space="0" w:color="auto"/>
              <w:right w:val="none" w:sz="0" w:space="0" w:color="auto"/>
            </w:tcBorders>
            <w:tcPrChange w:id="10857" w:author="Phuong Giang" w:date="2012-02-22T23:31:00Z">
              <w:tcPr>
                <w:tcW w:w="846"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858" w:author="Phuong Giang" w:date="2012-02-22T21:36:00Z"/>
                <w:b w:val="0"/>
                <w:lang w:eastAsia="ja-JP"/>
                <w:rPrChange w:id="10859" w:author="Phuong Giang" w:date="2012-02-22T23:39:00Z">
                  <w:rPr>
                    <w:ins w:id="10860" w:author="Phuong Giang" w:date="2012-02-22T21:36:00Z"/>
                    <w:b/>
                    <w:bCs w:val="0"/>
                    <w:color w:val="800000"/>
                    <w:lang w:eastAsia="ja-JP"/>
                  </w:rPr>
                </w:rPrChange>
              </w:rPr>
              <w:pPrChange w:id="10861"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862" w:author="Phuong Giang" w:date="2012-02-22T21:36:00Z">
              <w:r w:rsidRPr="009F25A3">
                <w:rPr>
                  <w:rFonts w:ascii="Tahoma" w:eastAsia="MS Mincho" w:hAnsi="Tahoma" w:cs="Arial"/>
                  <w:b w:val="0"/>
                  <w:snapToGrid w:val="0"/>
                  <w:color w:val="auto"/>
                  <w:sz w:val="20"/>
                  <w:szCs w:val="20"/>
                  <w:lang w:eastAsia="ja-JP"/>
                  <w:rPrChange w:id="10863" w:author="Phuong Giang" w:date="2012-02-22T23:39:00Z">
                    <w:rPr>
                      <w:b/>
                      <w:color w:val="800000"/>
                      <w:lang w:eastAsia="ja-JP"/>
                    </w:rPr>
                  </w:rPrChange>
                </w:rPr>
                <w:t>Type</w:t>
              </w:r>
            </w:ins>
          </w:p>
        </w:tc>
        <w:tc>
          <w:tcPr>
            <w:tcW w:w="952" w:type="dxa"/>
            <w:tcBorders>
              <w:top w:val="none" w:sz="0" w:space="0" w:color="auto"/>
              <w:left w:val="none" w:sz="0" w:space="0" w:color="auto"/>
              <w:bottom w:val="none" w:sz="0" w:space="0" w:color="auto"/>
              <w:right w:val="none" w:sz="0" w:space="0" w:color="auto"/>
            </w:tcBorders>
            <w:tcPrChange w:id="10864" w:author="Phuong Giang" w:date="2012-02-22T23:31:00Z">
              <w:tcPr>
                <w:tcW w:w="95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865" w:author="Phuong Giang" w:date="2012-02-22T21:36:00Z"/>
                <w:b w:val="0"/>
                <w:lang w:eastAsia="ja-JP"/>
                <w:rPrChange w:id="10866" w:author="Phuong Giang" w:date="2012-02-22T23:39:00Z">
                  <w:rPr>
                    <w:ins w:id="10867" w:author="Phuong Giang" w:date="2012-02-22T21:36:00Z"/>
                    <w:b/>
                    <w:bCs w:val="0"/>
                    <w:color w:val="800000"/>
                    <w:lang w:eastAsia="ja-JP"/>
                  </w:rPr>
                </w:rPrChange>
              </w:rPr>
              <w:pPrChange w:id="10868"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869" w:author="Phuong Giang" w:date="2012-02-22T21:36:00Z">
              <w:r w:rsidRPr="009F25A3">
                <w:rPr>
                  <w:rFonts w:ascii="Tahoma" w:eastAsia="MS Mincho" w:hAnsi="Tahoma" w:cs="Arial"/>
                  <w:b w:val="0"/>
                  <w:snapToGrid w:val="0"/>
                  <w:color w:val="auto"/>
                  <w:sz w:val="20"/>
                  <w:szCs w:val="20"/>
                  <w:lang w:eastAsia="ja-JP"/>
                  <w:rPrChange w:id="10870" w:author="Phuong Giang" w:date="2012-02-22T23:39:00Z">
                    <w:rPr>
                      <w:b/>
                      <w:color w:val="800000"/>
                      <w:lang w:eastAsia="ja-JP"/>
                    </w:rPr>
                  </w:rPrChange>
                </w:rPr>
                <w:t>In/out</w:t>
              </w:r>
            </w:ins>
          </w:p>
        </w:tc>
        <w:tc>
          <w:tcPr>
            <w:tcW w:w="1333" w:type="dxa"/>
            <w:tcBorders>
              <w:top w:val="none" w:sz="0" w:space="0" w:color="auto"/>
              <w:left w:val="none" w:sz="0" w:space="0" w:color="auto"/>
              <w:bottom w:val="none" w:sz="0" w:space="0" w:color="auto"/>
              <w:right w:val="none" w:sz="0" w:space="0" w:color="auto"/>
            </w:tcBorders>
            <w:tcPrChange w:id="10871" w:author="Phuong Giang" w:date="2012-02-22T23:31:00Z">
              <w:tcPr>
                <w:tcW w:w="1333"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872" w:author="Phuong Giang" w:date="2012-02-22T21:36:00Z"/>
                <w:b w:val="0"/>
                <w:lang w:eastAsia="ja-JP"/>
                <w:rPrChange w:id="10873" w:author="Phuong Giang" w:date="2012-02-22T23:39:00Z">
                  <w:rPr>
                    <w:ins w:id="10874" w:author="Phuong Giang" w:date="2012-02-22T21:36:00Z"/>
                    <w:b/>
                    <w:bCs w:val="0"/>
                    <w:color w:val="800000"/>
                    <w:lang w:eastAsia="ja-JP"/>
                  </w:rPr>
                </w:rPrChange>
              </w:rPr>
              <w:pPrChange w:id="10875"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876" w:author="Phuong Giang" w:date="2012-02-22T21:36:00Z">
              <w:r w:rsidRPr="009F25A3">
                <w:rPr>
                  <w:rFonts w:ascii="Tahoma" w:eastAsia="MS Mincho" w:hAnsi="Tahoma" w:cs="Arial"/>
                  <w:b w:val="0"/>
                  <w:snapToGrid w:val="0"/>
                  <w:color w:val="auto"/>
                  <w:sz w:val="20"/>
                  <w:szCs w:val="20"/>
                  <w:lang w:eastAsia="ja-JP"/>
                  <w:rPrChange w:id="10877" w:author="Phuong Giang" w:date="2012-02-22T23:39:00Z">
                    <w:rPr>
                      <w:b/>
                      <w:color w:val="800000"/>
                      <w:lang w:eastAsia="ja-JP"/>
                    </w:rPr>
                  </w:rPrChange>
                </w:rPr>
                <w:t>Default</w:t>
              </w:r>
            </w:ins>
          </w:p>
        </w:tc>
        <w:tc>
          <w:tcPr>
            <w:tcW w:w="4512" w:type="dxa"/>
            <w:tcBorders>
              <w:top w:val="none" w:sz="0" w:space="0" w:color="auto"/>
              <w:left w:val="none" w:sz="0" w:space="0" w:color="auto"/>
              <w:bottom w:val="none" w:sz="0" w:space="0" w:color="auto"/>
              <w:right w:val="none" w:sz="0" w:space="0" w:color="auto"/>
            </w:tcBorders>
            <w:tcPrChange w:id="10878" w:author="Phuong Giang" w:date="2012-02-22T23:31:00Z">
              <w:tcPr>
                <w:tcW w:w="451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879" w:author="Phuong Giang" w:date="2012-02-22T21:36:00Z"/>
                <w:b w:val="0"/>
                <w:lang w:eastAsia="ja-JP"/>
                <w:rPrChange w:id="10880" w:author="Phuong Giang" w:date="2012-02-22T23:39:00Z">
                  <w:rPr>
                    <w:ins w:id="10881" w:author="Phuong Giang" w:date="2012-02-22T21:36:00Z"/>
                    <w:b/>
                    <w:bCs w:val="0"/>
                    <w:color w:val="800000"/>
                    <w:lang w:eastAsia="ja-JP"/>
                  </w:rPr>
                </w:rPrChange>
              </w:rPr>
              <w:pPrChange w:id="1088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883" w:author="Phuong Giang" w:date="2012-02-22T21:36:00Z">
              <w:r w:rsidRPr="009F25A3">
                <w:rPr>
                  <w:rFonts w:ascii="Tahoma" w:eastAsia="MS Mincho" w:hAnsi="Tahoma" w:cs="Arial"/>
                  <w:b w:val="0"/>
                  <w:snapToGrid w:val="0"/>
                  <w:color w:val="auto"/>
                  <w:sz w:val="20"/>
                  <w:szCs w:val="20"/>
                  <w:lang w:eastAsia="ja-JP"/>
                  <w:rPrChange w:id="10884" w:author="Phuong Giang" w:date="2012-02-22T23:39:00Z">
                    <w:rPr>
                      <w:b/>
                      <w:color w:val="800000"/>
                      <w:lang w:eastAsia="ja-JP"/>
                    </w:rPr>
                  </w:rPrChange>
                </w:rPr>
                <w:t>Description</w:t>
              </w:r>
            </w:ins>
          </w:p>
        </w:tc>
      </w:tr>
      <w:tr w:rsidR="0095718C" w:rsidRPr="001340DE" w:rsidTr="00F77673">
        <w:tblPrEx>
          <w:tblPrExChange w:id="10885"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886" w:author="Phuong Giang" w:date="2012-02-22T21:36:00Z"/>
          <w:trPrChange w:id="10887"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0888" w:author="Phuong Giang" w:date="2012-02-22T23:31:00Z">
              <w:tcPr>
                <w:tcW w:w="577" w:type="dxa"/>
              </w:tcPr>
            </w:tcPrChange>
          </w:tcPr>
          <w:p w:rsidR="0095718C" w:rsidRPr="001340DE" w:rsidRDefault="0095718C" w:rsidP="00995D66">
            <w:pPr>
              <w:pStyle w:val="comment"/>
              <w:ind w:left="0"/>
              <w:rPr>
                <w:ins w:id="10889" w:author="Phuong Giang" w:date="2012-02-22T21:36:00Z"/>
                <w:rFonts w:ascii="Times New Roman" w:hAnsi="Times New Roman" w:cs="Times New Roman"/>
                <w:i w:val="0"/>
                <w:color w:val="auto"/>
                <w:sz w:val="22"/>
                <w:szCs w:val="22"/>
                <w:rPrChange w:id="10890" w:author="Phuong Giang" w:date="2012-02-22T23:43:00Z">
                  <w:rPr>
                    <w:ins w:id="10891" w:author="Phuong Giang" w:date="2012-02-22T21:36:00Z"/>
                    <w:b w:val="0"/>
                    <w:bCs/>
                    <w:i w:val="0"/>
                    <w:color w:val="auto"/>
                    <w:sz w:val="18"/>
                    <w:szCs w:val="18"/>
                  </w:rPr>
                </w:rPrChange>
              </w:rPr>
            </w:pPr>
            <w:ins w:id="10892" w:author="Phuong Giang" w:date="2012-02-22T21:36:00Z">
              <w:r w:rsidRPr="001340DE">
                <w:rPr>
                  <w:rFonts w:ascii="Times New Roman" w:hAnsi="Times New Roman" w:cs="Times New Roman"/>
                  <w:i w:val="0"/>
                  <w:color w:val="auto"/>
                  <w:sz w:val="22"/>
                  <w:szCs w:val="22"/>
                  <w:rPrChange w:id="10893" w:author="Phuong Giang" w:date="2012-02-22T23:43:00Z">
                    <w:rPr>
                      <w:i w:val="0"/>
                      <w:color w:val="auto"/>
                      <w:sz w:val="18"/>
                      <w:szCs w:val="18"/>
                      <w:lang w:eastAsia="en-US"/>
                    </w:rPr>
                  </w:rPrChange>
                </w:rPr>
                <w:t>1</w:t>
              </w:r>
            </w:ins>
          </w:p>
        </w:tc>
        <w:tc>
          <w:tcPr>
            <w:tcW w:w="1356" w:type="dxa"/>
            <w:tcPrChange w:id="10894"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895" w:author="Phuong Giang" w:date="2012-02-22T21:36:00Z"/>
                <w:rFonts w:ascii="Times New Roman" w:hAnsi="Times New Roman" w:cs="Times New Roman"/>
                <w:i w:val="0"/>
                <w:color w:val="auto"/>
                <w:sz w:val="22"/>
                <w:szCs w:val="22"/>
                <w:rPrChange w:id="10896" w:author="Phuong Giang" w:date="2012-02-22T23:43:00Z">
                  <w:rPr>
                    <w:ins w:id="10897" w:author="Phuong Giang" w:date="2012-02-22T21:36:00Z"/>
                    <w:i w:val="0"/>
                    <w:color w:val="auto"/>
                    <w:sz w:val="18"/>
                    <w:szCs w:val="18"/>
                  </w:rPr>
                </w:rPrChange>
              </w:rPr>
            </w:pPr>
            <w:ins w:id="10898" w:author="Phuong Giang" w:date="2012-02-22T21:36:00Z">
              <w:r w:rsidRPr="001340DE">
                <w:rPr>
                  <w:rFonts w:ascii="Times New Roman" w:hAnsi="Times New Roman" w:cs="Times New Roman"/>
                  <w:i w:val="0"/>
                  <w:color w:val="auto"/>
                  <w:sz w:val="22"/>
                  <w:szCs w:val="22"/>
                  <w:rPrChange w:id="10899" w:author="Phuong Giang" w:date="2012-02-22T23:43:00Z">
                    <w:rPr>
                      <w:b/>
                      <w:bCs w:val="0"/>
                      <w:i w:val="0"/>
                      <w:color w:val="auto"/>
                      <w:sz w:val="18"/>
                      <w:szCs w:val="18"/>
                      <w:lang w:eastAsia="en-US"/>
                    </w:rPr>
                  </w:rPrChange>
                </w:rPr>
                <w:t xml:space="preserve">Return </w:t>
              </w:r>
            </w:ins>
          </w:p>
        </w:tc>
        <w:tc>
          <w:tcPr>
            <w:tcW w:w="846" w:type="dxa"/>
            <w:tcPrChange w:id="10900" w:author="Phuong Giang" w:date="2012-02-22T23:31:00Z">
              <w:tcPr>
                <w:tcW w:w="846" w:type="dxa"/>
                <w:gridSpan w:val="2"/>
              </w:tcPr>
            </w:tcPrChange>
          </w:tcPr>
          <w:p w:rsidR="001E773C" w:rsidRPr="001340DE" w:rsidRDefault="0095718C">
            <w:pPr>
              <w:pStyle w:val="comment"/>
              <w:ind w:left="0"/>
              <w:cnfStyle w:val="000000000000" w:firstRow="0" w:lastRow="0" w:firstColumn="0" w:lastColumn="0" w:oddVBand="0" w:evenVBand="0" w:oddHBand="0" w:evenHBand="0" w:firstRowFirstColumn="0" w:firstRowLastColumn="0" w:lastRowFirstColumn="0" w:lastRowLastColumn="0"/>
              <w:rPr>
                <w:ins w:id="10901" w:author="Phuong Giang" w:date="2012-02-22T21:36:00Z"/>
                <w:rFonts w:ascii="Times New Roman" w:hAnsi="Times New Roman" w:cs="Times New Roman"/>
                <w:i w:val="0"/>
                <w:color w:val="auto"/>
                <w:sz w:val="22"/>
                <w:szCs w:val="22"/>
                <w:rPrChange w:id="10902" w:author="Phuong Giang" w:date="2012-02-22T23:43:00Z">
                  <w:rPr>
                    <w:ins w:id="10903" w:author="Phuong Giang" w:date="2012-02-22T21:36:00Z"/>
                    <w:i w:val="0"/>
                    <w:color w:val="auto"/>
                    <w:sz w:val="18"/>
                    <w:szCs w:val="18"/>
                  </w:rPr>
                </w:rPrChange>
              </w:rPr>
              <w:pPrChange w:id="10904" w:author="Phuong Giang" w:date="2012-02-22T23:43:00Z">
                <w:pPr>
                  <w:pStyle w:val="comment"/>
                  <w:cnfStyle w:val="000000000000" w:firstRow="0" w:lastRow="0" w:firstColumn="0" w:lastColumn="0" w:oddVBand="0" w:evenVBand="0" w:oddHBand="0" w:evenHBand="0" w:firstRowFirstColumn="0" w:firstRowLastColumn="0" w:lastRowFirstColumn="0" w:lastRowLastColumn="0"/>
                </w:pPr>
              </w:pPrChange>
            </w:pPr>
            <w:ins w:id="10905" w:author="Phuong Giang" w:date="2012-02-22T21:36:00Z">
              <w:r w:rsidRPr="001340DE">
                <w:rPr>
                  <w:rFonts w:ascii="Times New Roman" w:hAnsi="Times New Roman" w:cs="Times New Roman"/>
                  <w:i w:val="0"/>
                  <w:color w:val="auto"/>
                  <w:sz w:val="22"/>
                  <w:szCs w:val="22"/>
                  <w:rPrChange w:id="10906" w:author="Phuong Giang" w:date="2012-02-22T23:43:00Z">
                    <w:rPr>
                      <w:i w:val="0"/>
                      <w:color w:val="auto"/>
                      <w:sz w:val="18"/>
                      <w:szCs w:val="18"/>
                    </w:rPr>
                  </w:rPrChange>
                </w:rPr>
                <w:t>O</w:t>
              </w:r>
            </w:ins>
          </w:p>
        </w:tc>
        <w:tc>
          <w:tcPr>
            <w:tcW w:w="952" w:type="dxa"/>
            <w:tcPrChange w:id="10907"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908" w:author="Phuong Giang" w:date="2012-02-22T21:36:00Z"/>
                <w:rFonts w:ascii="Times New Roman" w:hAnsi="Times New Roman" w:cs="Times New Roman"/>
                <w:i w:val="0"/>
                <w:color w:val="auto"/>
                <w:sz w:val="22"/>
                <w:szCs w:val="22"/>
                <w:rPrChange w:id="10909" w:author="Phuong Giang" w:date="2012-02-22T23:43:00Z">
                  <w:rPr>
                    <w:ins w:id="10910" w:author="Phuong Giang" w:date="2012-02-22T21:36:00Z"/>
                    <w:i w:val="0"/>
                    <w:color w:val="auto"/>
                    <w:sz w:val="18"/>
                    <w:szCs w:val="18"/>
                  </w:rPr>
                </w:rPrChange>
              </w:rPr>
            </w:pPr>
          </w:p>
        </w:tc>
        <w:tc>
          <w:tcPr>
            <w:tcW w:w="1333" w:type="dxa"/>
            <w:tcPrChange w:id="10911"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912" w:author="Phuong Giang" w:date="2012-02-22T21:36:00Z"/>
                <w:rFonts w:ascii="Times New Roman" w:hAnsi="Times New Roman" w:cs="Times New Roman"/>
                <w:i w:val="0"/>
                <w:color w:val="auto"/>
                <w:sz w:val="22"/>
                <w:szCs w:val="22"/>
                <w:rPrChange w:id="10913" w:author="Phuong Giang" w:date="2012-02-22T23:43:00Z">
                  <w:rPr>
                    <w:ins w:id="10914" w:author="Phuong Giang" w:date="2012-02-22T21:36:00Z"/>
                    <w:i w:val="0"/>
                    <w:color w:val="auto"/>
                    <w:sz w:val="18"/>
                    <w:szCs w:val="18"/>
                  </w:rPr>
                </w:rPrChange>
              </w:rPr>
            </w:pPr>
          </w:p>
        </w:tc>
        <w:tc>
          <w:tcPr>
            <w:tcW w:w="4512" w:type="dxa"/>
            <w:tcPrChange w:id="10915" w:author="Phuong Giang" w:date="2012-02-22T23:31:00Z">
              <w:tcPr>
                <w:tcW w:w="451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916" w:author="Phuong Giang" w:date="2012-02-22T21:36:00Z"/>
                <w:rFonts w:ascii="Times New Roman" w:hAnsi="Times New Roman" w:cs="Times New Roman"/>
                <w:i w:val="0"/>
                <w:color w:val="auto"/>
                <w:sz w:val="22"/>
                <w:szCs w:val="22"/>
                <w:rPrChange w:id="10917" w:author="Phuong Giang" w:date="2012-02-22T23:43:00Z">
                  <w:rPr>
                    <w:ins w:id="10918" w:author="Phuong Giang" w:date="2012-02-22T21:36:00Z"/>
                    <w:i w:val="0"/>
                    <w:color w:val="auto"/>
                    <w:sz w:val="18"/>
                    <w:szCs w:val="18"/>
                  </w:rPr>
                </w:rPrChange>
              </w:rPr>
            </w:pPr>
            <w:ins w:id="10919" w:author="Phuong Giang" w:date="2012-02-22T21:36:00Z">
              <w:r w:rsidRPr="001340DE">
                <w:rPr>
                  <w:rFonts w:ascii="Times New Roman" w:hAnsi="Times New Roman" w:cs="Times New Roman"/>
                  <w:i w:val="0"/>
                  <w:color w:val="auto"/>
                  <w:sz w:val="22"/>
                  <w:szCs w:val="22"/>
                  <w:rPrChange w:id="10920" w:author="Phuong Giang" w:date="2012-02-22T23:43:00Z">
                    <w:rPr>
                      <w:i w:val="0"/>
                      <w:color w:val="auto"/>
                      <w:sz w:val="18"/>
                      <w:szCs w:val="18"/>
                    </w:rPr>
                  </w:rPrChange>
                </w:rPr>
                <w:t>Return a collection of all teaching methods</w:t>
              </w:r>
            </w:ins>
          </w:p>
        </w:tc>
      </w:tr>
    </w:tbl>
    <w:p w:rsidR="0095718C" w:rsidRPr="00AB1796" w:rsidRDefault="0095718C" w:rsidP="0095718C">
      <w:pPr>
        <w:rPr>
          <w:ins w:id="10921" w:author="Phuong Giang" w:date="2012-02-22T21:36:00Z"/>
        </w:rPr>
      </w:pPr>
    </w:p>
    <w:p w:rsidR="0095718C" w:rsidRDefault="0095718C">
      <w:pPr>
        <w:pStyle w:val="Heading6"/>
        <w:rPr>
          <w:ins w:id="10922" w:author="Phuong Giang" w:date="2012-02-22T21:36:00Z"/>
          <w:lang w:eastAsia="ja-JP"/>
        </w:rPr>
        <w:pPrChange w:id="10923" w:author="Phuong Giang" w:date="2012-02-23T00:06:00Z">
          <w:pPr>
            <w:pStyle w:val="Heading4"/>
            <w:numPr>
              <w:numId w:val="6"/>
            </w:numPr>
          </w:pPr>
        </w:pPrChange>
      </w:pPr>
      <w:ins w:id="10924" w:author="Phuong Giang" w:date="2012-02-22T21:36:00Z">
        <w:r>
          <w:t>Search Method</w:t>
        </w:r>
      </w:ins>
    </w:p>
    <w:p w:rsidR="0095718C" w:rsidRDefault="0095718C" w:rsidP="0095718C">
      <w:pPr>
        <w:pStyle w:val="comment"/>
        <w:rPr>
          <w:ins w:id="10925" w:author="Phuong Giang" w:date="2012-02-22T21:36:00Z"/>
        </w:rPr>
      </w:pPr>
      <w:ins w:id="10926" w:author="Phuong Giang" w:date="2012-02-22T21:36:00Z">
        <w:r>
          <w:t xml:space="preserve">Public </w:t>
        </w:r>
        <w:proofErr w:type="spellStart"/>
        <w:r>
          <w:t>ObservableCollection</w:t>
        </w:r>
        <w:proofErr w:type="spellEnd"/>
        <w:r>
          <w:t>&lt;</w:t>
        </w:r>
        <w:proofErr w:type="spellStart"/>
        <w:r>
          <w:t>IKnowledge</w:t>
        </w:r>
        <w:proofErr w:type="spellEnd"/>
        <w:r>
          <w:t xml:space="preserve">&gt; </w:t>
        </w:r>
        <w:proofErr w:type="gramStart"/>
        <w:r>
          <w:t>Search(</w:t>
        </w:r>
        <w:proofErr w:type="spellStart"/>
        <w:proofErr w:type="gramEnd"/>
        <w:r>
          <w:t>ISearchCondition</w:t>
        </w:r>
        <w:proofErr w:type="spellEnd"/>
        <w:r>
          <w:t xml:space="preserve"> </w:t>
        </w:r>
        <w:proofErr w:type="spellStart"/>
        <w:r>
          <w:t>searchCondition</w:t>
        </w:r>
        <w:proofErr w:type="spellEnd"/>
        <w:r>
          <w:t>)</w:t>
        </w:r>
      </w:ins>
    </w:p>
    <w:p w:rsidR="0095718C" w:rsidRDefault="0095718C" w:rsidP="0095718C">
      <w:pPr>
        <w:pStyle w:val="comment"/>
        <w:ind w:left="0"/>
        <w:rPr>
          <w:ins w:id="10927" w:author="Phuong Giang" w:date="2012-02-22T21:36:00Z"/>
        </w:rPr>
      </w:pPr>
      <w:ins w:id="10928" w:author="Phuong Giang" w:date="2012-02-22T21:36:00Z">
        <w:r>
          <w:rPr>
            <w:i w:val="0"/>
            <w:sz w:val="18"/>
            <w:szCs w:val="18"/>
          </w:rPr>
          <w:t>Search Teaching Method that match user conditions</w:t>
        </w:r>
      </w:ins>
    </w:p>
    <w:p w:rsidR="0095718C" w:rsidRDefault="001669BE">
      <w:pPr>
        <w:rPr>
          <w:ins w:id="10929" w:author="Phuong Giang" w:date="2012-02-22T21:36:00Z"/>
          <w:lang w:eastAsia="ja-JP"/>
        </w:rPr>
        <w:pPrChange w:id="10930" w:author="Phuong Giang" w:date="2012-02-23T00:06:00Z">
          <w:pPr>
            <w:pStyle w:val="Heading5"/>
            <w:tabs>
              <w:tab w:val="left" w:pos="4208"/>
            </w:tabs>
          </w:pPr>
        </w:pPrChange>
      </w:pPr>
      <w:ins w:id="10931" w:author="Phuong Giang" w:date="2012-02-23T00:02:00Z">
        <w:r w:rsidRPr="001669BE">
          <w:rPr>
            <w:rFonts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10932" w:author="Phuong Giang" w:date="2012-02-22T23:31:00Z">
          <w:tblPr>
            <w:tblStyle w:val="MediumShading1-Accent110"/>
            <w:tblW w:w="5000" w:type="pct"/>
            <w:tblLayout w:type="fixed"/>
            <w:tblLook w:val="06A0" w:firstRow="1" w:lastRow="0" w:firstColumn="1" w:lastColumn="0" w:noHBand="1" w:noVBand="1"/>
          </w:tblPr>
        </w:tblPrChange>
      </w:tblPr>
      <w:tblGrid>
        <w:gridCol w:w="577"/>
        <w:gridCol w:w="1356"/>
        <w:gridCol w:w="846"/>
        <w:gridCol w:w="952"/>
        <w:gridCol w:w="1333"/>
        <w:gridCol w:w="4512"/>
        <w:tblGridChange w:id="10933">
          <w:tblGrid>
            <w:gridCol w:w="577"/>
            <w:gridCol w:w="143"/>
            <w:gridCol w:w="577"/>
            <w:gridCol w:w="636"/>
            <w:gridCol w:w="720"/>
            <w:gridCol w:w="126"/>
            <w:gridCol w:w="720"/>
            <w:gridCol w:w="232"/>
            <w:gridCol w:w="720"/>
            <w:gridCol w:w="613"/>
            <w:gridCol w:w="720"/>
            <w:gridCol w:w="3792"/>
            <w:gridCol w:w="720"/>
          </w:tblGrid>
        </w:tblGridChange>
      </w:tblGrid>
      <w:tr w:rsidR="00F77673" w:rsidTr="00F77673">
        <w:trPr>
          <w:cnfStyle w:val="100000000000" w:firstRow="1" w:lastRow="0" w:firstColumn="0" w:lastColumn="0" w:oddVBand="0" w:evenVBand="0" w:oddHBand="0" w:evenHBand="0" w:firstRowFirstColumn="0" w:firstRowLastColumn="0" w:lastRowFirstColumn="0" w:lastRowLastColumn="0"/>
          <w:ins w:id="10934" w:author="Phuong Giang" w:date="2012-02-22T21:36:00Z"/>
          <w:trPrChange w:id="10935" w:author="Phuong Giang" w:date="2012-02-22T23:31:00Z">
            <w:trPr>
              <w:gridAfter w:val="0"/>
            </w:trPr>
          </w:trPrChange>
        </w:trPr>
        <w:tc>
          <w:tcPr>
            <w:cnfStyle w:val="001000000000" w:firstRow="0" w:lastRow="0" w:firstColumn="1" w:lastColumn="0" w:oddVBand="0" w:evenVBand="0" w:oddHBand="0" w:evenHBand="0" w:firstRowFirstColumn="0" w:firstRowLastColumn="0" w:lastRowFirstColumn="0" w:lastRowLastColumn="0"/>
            <w:tcW w:w="577" w:type="dxa"/>
            <w:tcBorders>
              <w:top w:val="none" w:sz="0" w:space="0" w:color="auto"/>
              <w:left w:val="none" w:sz="0" w:space="0" w:color="auto"/>
              <w:bottom w:val="none" w:sz="0" w:space="0" w:color="auto"/>
              <w:right w:val="none" w:sz="0" w:space="0" w:color="auto"/>
            </w:tcBorders>
            <w:tcPrChange w:id="10936" w:author="Phuong Giang" w:date="2012-02-22T23:31:00Z">
              <w:tcPr>
                <w:tcW w:w="577" w:type="dxa"/>
              </w:tcPr>
            </w:tcPrChange>
          </w:tcPr>
          <w:p w:rsidR="0095718C" w:rsidRPr="009F25A3" w:rsidRDefault="0095718C">
            <w:pPr>
              <w:widowControl w:val="0"/>
              <w:spacing w:before="120"/>
              <w:ind w:left="-14" w:right="14"/>
              <w:jc w:val="center"/>
              <w:cnfStyle w:val="101000000000" w:firstRow="1" w:lastRow="0" w:firstColumn="1" w:lastColumn="0" w:oddVBand="0" w:evenVBand="0" w:oddHBand="0" w:evenHBand="0" w:firstRowFirstColumn="0" w:firstRowLastColumn="0" w:lastRowFirstColumn="0" w:lastRowLastColumn="0"/>
              <w:rPr>
                <w:ins w:id="10937" w:author="Phuong Giang" w:date="2012-02-22T21:36:00Z"/>
                <w:b w:val="0"/>
                <w:lang w:eastAsia="ja-JP"/>
                <w:rPrChange w:id="10938" w:author="Phuong Giang" w:date="2012-02-22T23:39:00Z">
                  <w:rPr>
                    <w:ins w:id="10939" w:author="Phuong Giang" w:date="2012-02-22T21:36:00Z"/>
                    <w:b/>
                    <w:bCs w:val="0"/>
                    <w:color w:val="800000"/>
                  </w:rPr>
                </w:rPrChange>
              </w:rPr>
              <w:pPrChange w:id="10940" w:author="Phuong Giang" w:date="2012-02-22T23:39:00Z">
                <w:pPr>
                  <w:pStyle w:val="TableCaption"/>
                  <w:jc w:val="center"/>
                  <w:cnfStyle w:val="101000000000" w:firstRow="1" w:lastRow="0" w:firstColumn="1" w:lastColumn="0" w:oddVBand="0" w:evenVBand="0" w:oddHBand="0" w:evenHBand="0" w:firstRowFirstColumn="0" w:firstRowLastColumn="0" w:lastRowFirstColumn="0" w:lastRowLastColumn="0"/>
                </w:pPr>
              </w:pPrChange>
            </w:pPr>
            <w:ins w:id="10941" w:author="Phuong Giang" w:date="2012-02-22T21:36:00Z">
              <w:r w:rsidRPr="009F25A3">
                <w:rPr>
                  <w:rFonts w:ascii="Tahoma" w:eastAsia="MS Mincho" w:hAnsi="Tahoma" w:cs="Arial"/>
                  <w:b w:val="0"/>
                  <w:snapToGrid w:val="0"/>
                  <w:color w:val="auto"/>
                  <w:sz w:val="20"/>
                  <w:szCs w:val="20"/>
                  <w:lang w:eastAsia="ja-JP"/>
                  <w:rPrChange w:id="10942" w:author="Phuong Giang" w:date="2012-02-22T23:39:00Z">
                    <w:rPr>
                      <w:b/>
                      <w:color w:val="800000"/>
                    </w:rPr>
                  </w:rPrChange>
                </w:rPr>
                <w:t>No</w:t>
              </w:r>
            </w:ins>
          </w:p>
        </w:tc>
        <w:tc>
          <w:tcPr>
            <w:tcW w:w="1356" w:type="dxa"/>
            <w:tcBorders>
              <w:top w:val="none" w:sz="0" w:space="0" w:color="auto"/>
              <w:left w:val="none" w:sz="0" w:space="0" w:color="auto"/>
              <w:bottom w:val="none" w:sz="0" w:space="0" w:color="auto"/>
              <w:right w:val="none" w:sz="0" w:space="0" w:color="auto"/>
            </w:tcBorders>
            <w:tcPrChange w:id="10943" w:author="Phuong Giang" w:date="2012-02-22T23:31:00Z">
              <w:tcPr>
                <w:tcW w:w="1356" w:type="dxa"/>
                <w:gridSpan w:val="3"/>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944" w:author="Phuong Giang" w:date="2012-02-22T21:36:00Z"/>
                <w:b w:val="0"/>
                <w:lang w:eastAsia="ja-JP"/>
                <w:rPrChange w:id="10945" w:author="Phuong Giang" w:date="2012-02-22T23:39:00Z">
                  <w:rPr>
                    <w:ins w:id="10946" w:author="Phuong Giang" w:date="2012-02-22T21:36:00Z"/>
                    <w:b/>
                    <w:bCs w:val="0"/>
                    <w:color w:val="800000"/>
                    <w:lang w:eastAsia="ja-JP"/>
                  </w:rPr>
                </w:rPrChange>
              </w:rPr>
              <w:pPrChange w:id="10947"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948" w:author="Phuong Giang" w:date="2012-02-22T21:36:00Z">
              <w:r w:rsidRPr="009F25A3">
                <w:rPr>
                  <w:rFonts w:ascii="Tahoma" w:eastAsia="MS Mincho" w:hAnsi="Tahoma" w:cs="Arial"/>
                  <w:b w:val="0"/>
                  <w:snapToGrid w:val="0"/>
                  <w:color w:val="auto"/>
                  <w:sz w:val="20"/>
                  <w:szCs w:val="20"/>
                  <w:lang w:eastAsia="ja-JP"/>
                  <w:rPrChange w:id="10949" w:author="Phuong Giang" w:date="2012-02-22T23:39:00Z">
                    <w:rPr>
                      <w:b/>
                      <w:color w:val="800000"/>
                      <w:lang w:eastAsia="ja-JP"/>
                    </w:rPr>
                  </w:rPrChange>
                </w:rPr>
                <w:t>Parameter</w:t>
              </w:r>
            </w:ins>
          </w:p>
        </w:tc>
        <w:tc>
          <w:tcPr>
            <w:tcW w:w="846" w:type="dxa"/>
            <w:tcBorders>
              <w:top w:val="none" w:sz="0" w:space="0" w:color="auto"/>
              <w:left w:val="none" w:sz="0" w:space="0" w:color="auto"/>
              <w:bottom w:val="none" w:sz="0" w:space="0" w:color="auto"/>
              <w:right w:val="none" w:sz="0" w:space="0" w:color="auto"/>
            </w:tcBorders>
            <w:tcPrChange w:id="10950" w:author="Phuong Giang" w:date="2012-02-22T23:31:00Z">
              <w:tcPr>
                <w:tcW w:w="846"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951" w:author="Phuong Giang" w:date="2012-02-22T21:36:00Z"/>
                <w:b w:val="0"/>
                <w:lang w:eastAsia="ja-JP"/>
                <w:rPrChange w:id="10952" w:author="Phuong Giang" w:date="2012-02-22T23:39:00Z">
                  <w:rPr>
                    <w:ins w:id="10953" w:author="Phuong Giang" w:date="2012-02-22T21:36:00Z"/>
                    <w:b/>
                    <w:bCs w:val="0"/>
                    <w:color w:val="800000"/>
                    <w:lang w:eastAsia="ja-JP"/>
                  </w:rPr>
                </w:rPrChange>
              </w:rPr>
              <w:pPrChange w:id="10954"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955" w:author="Phuong Giang" w:date="2012-02-22T21:36:00Z">
              <w:r w:rsidRPr="009F25A3">
                <w:rPr>
                  <w:rFonts w:ascii="Tahoma" w:eastAsia="MS Mincho" w:hAnsi="Tahoma" w:cs="Arial"/>
                  <w:b w:val="0"/>
                  <w:snapToGrid w:val="0"/>
                  <w:color w:val="auto"/>
                  <w:sz w:val="20"/>
                  <w:szCs w:val="20"/>
                  <w:lang w:eastAsia="ja-JP"/>
                  <w:rPrChange w:id="10956" w:author="Phuong Giang" w:date="2012-02-22T23:39:00Z">
                    <w:rPr>
                      <w:b/>
                      <w:color w:val="800000"/>
                      <w:lang w:eastAsia="ja-JP"/>
                    </w:rPr>
                  </w:rPrChange>
                </w:rPr>
                <w:t>Type</w:t>
              </w:r>
            </w:ins>
          </w:p>
        </w:tc>
        <w:tc>
          <w:tcPr>
            <w:tcW w:w="952" w:type="dxa"/>
            <w:tcBorders>
              <w:top w:val="none" w:sz="0" w:space="0" w:color="auto"/>
              <w:left w:val="none" w:sz="0" w:space="0" w:color="auto"/>
              <w:bottom w:val="none" w:sz="0" w:space="0" w:color="auto"/>
              <w:right w:val="none" w:sz="0" w:space="0" w:color="auto"/>
            </w:tcBorders>
            <w:tcPrChange w:id="10957" w:author="Phuong Giang" w:date="2012-02-22T23:31:00Z">
              <w:tcPr>
                <w:tcW w:w="95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958" w:author="Phuong Giang" w:date="2012-02-22T21:36:00Z"/>
                <w:b w:val="0"/>
                <w:lang w:eastAsia="ja-JP"/>
                <w:rPrChange w:id="10959" w:author="Phuong Giang" w:date="2012-02-22T23:39:00Z">
                  <w:rPr>
                    <w:ins w:id="10960" w:author="Phuong Giang" w:date="2012-02-22T21:36:00Z"/>
                    <w:b/>
                    <w:bCs w:val="0"/>
                    <w:color w:val="800000"/>
                    <w:lang w:eastAsia="ja-JP"/>
                  </w:rPr>
                </w:rPrChange>
              </w:rPr>
              <w:pPrChange w:id="10961"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962" w:author="Phuong Giang" w:date="2012-02-22T21:36:00Z">
              <w:r w:rsidRPr="009F25A3">
                <w:rPr>
                  <w:rFonts w:ascii="Tahoma" w:eastAsia="MS Mincho" w:hAnsi="Tahoma" w:cs="Arial"/>
                  <w:b w:val="0"/>
                  <w:snapToGrid w:val="0"/>
                  <w:color w:val="auto"/>
                  <w:sz w:val="20"/>
                  <w:szCs w:val="20"/>
                  <w:lang w:eastAsia="ja-JP"/>
                  <w:rPrChange w:id="10963" w:author="Phuong Giang" w:date="2012-02-22T23:39:00Z">
                    <w:rPr>
                      <w:b/>
                      <w:color w:val="800000"/>
                      <w:lang w:eastAsia="ja-JP"/>
                    </w:rPr>
                  </w:rPrChange>
                </w:rPr>
                <w:t>In/out</w:t>
              </w:r>
            </w:ins>
          </w:p>
        </w:tc>
        <w:tc>
          <w:tcPr>
            <w:tcW w:w="1333" w:type="dxa"/>
            <w:tcBorders>
              <w:top w:val="none" w:sz="0" w:space="0" w:color="auto"/>
              <w:left w:val="none" w:sz="0" w:space="0" w:color="auto"/>
              <w:bottom w:val="none" w:sz="0" w:space="0" w:color="auto"/>
              <w:right w:val="none" w:sz="0" w:space="0" w:color="auto"/>
            </w:tcBorders>
            <w:tcPrChange w:id="10964" w:author="Phuong Giang" w:date="2012-02-22T23:31:00Z">
              <w:tcPr>
                <w:tcW w:w="1333"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965" w:author="Phuong Giang" w:date="2012-02-22T21:36:00Z"/>
                <w:b w:val="0"/>
                <w:lang w:eastAsia="ja-JP"/>
                <w:rPrChange w:id="10966" w:author="Phuong Giang" w:date="2012-02-22T23:39:00Z">
                  <w:rPr>
                    <w:ins w:id="10967" w:author="Phuong Giang" w:date="2012-02-22T21:36:00Z"/>
                    <w:b/>
                    <w:bCs w:val="0"/>
                    <w:color w:val="800000"/>
                    <w:lang w:eastAsia="ja-JP"/>
                  </w:rPr>
                </w:rPrChange>
              </w:rPr>
              <w:pPrChange w:id="10968"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969" w:author="Phuong Giang" w:date="2012-02-22T21:36:00Z">
              <w:r w:rsidRPr="009F25A3">
                <w:rPr>
                  <w:rFonts w:ascii="Tahoma" w:eastAsia="MS Mincho" w:hAnsi="Tahoma" w:cs="Arial"/>
                  <w:b w:val="0"/>
                  <w:snapToGrid w:val="0"/>
                  <w:color w:val="auto"/>
                  <w:sz w:val="20"/>
                  <w:szCs w:val="20"/>
                  <w:lang w:eastAsia="ja-JP"/>
                  <w:rPrChange w:id="10970" w:author="Phuong Giang" w:date="2012-02-22T23:39:00Z">
                    <w:rPr>
                      <w:b/>
                      <w:color w:val="800000"/>
                      <w:lang w:eastAsia="ja-JP"/>
                    </w:rPr>
                  </w:rPrChange>
                </w:rPr>
                <w:t>Default</w:t>
              </w:r>
            </w:ins>
          </w:p>
        </w:tc>
        <w:tc>
          <w:tcPr>
            <w:tcW w:w="4512" w:type="dxa"/>
            <w:tcBorders>
              <w:top w:val="none" w:sz="0" w:space="0" w:color="auto"/>
              <w:left w:val="none" w:sz="0" w:space="0" w:color="auto"/>
              <w:bottom w:val="none" w:sz="0" w:space="0" w:color="auto"/>
              <w:right w:val="none" w:sz="0" w:space="0" w:color="auto"/>
            </w:tcBorders>
            <w:tcPrChange w:id="10971" w:author="Phuong Giang" w:date="2012-02-22T23:31:00Z">
              <w:tcPr>
                <w:tcW w:w="4512" w:type="dxa"/>
                <w:gridSpan w:val="2"/>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0972" w:author="Phuong Giang" w:date="2012-02-22T21:36:00Z"/>
                <w:b w:val="0"/>
                <w:lang w:eastAsia="ja-JP"/>
                <w:rPrChange w:id="10973" w:author="Phuong Giang" w:date="2012-02-22T23:39:00Z">
                  <w:rPr>
                    <w:ins w:id="10974" w:author="Phuong Giang" w:date="2012-02-22T21:36:00Z"/>
                    <w:b/>
                    <w:bCs w:val="0"/>
                    <w:color w:val="800000"/>
                    <w:lang w:eastAsia="ja-JP"/>
                  </w:rPr>
                </w:rPrChange>
              </w:rPr>
              <w:pPrChange w:id="10975"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0976" w:author="Phuong Giang" w:date="2012-02-22T21:36:00Z">
              <w:r w:rsidRPr="009F25A3">
                <w:rPr>
                  <w:rFonts w:ascii="Tahoma" w:eastAsia="MS Mincho" w:hAnsi="Tahoma" w:cs="Arial"/>
                  <w:b w:val="0"/>
                  <w:snapToGrid w:val="0"/>
                  <w:color w:val="auto"/>
                  <w:sz w:val="20"/>
                  <w:szCs w:val="20"/>
                  <w:lang w:eastAsia="ja-JP"/>
                  <w:rPrChange w:id="10977" w:author="Phuong Giang" w:date="2012-02-22T23:39:00Z">
                    <w:rPr>
                      <w:b/>
                      <w:color w:val="800000"/>
                      <w:lang w:eastAsia="ja-JP"/>
                    </w:rPr>
                  </w:rPrChange>
                </w:rPr>
                <w:t>Description</w:t>
              </w:r>
            </w:ins>
          </w:p>
        </w:tc>
      </w:tr>
      <w:tr w:rsidR="0095718C" w:rsidRPr="001340DE" w:rsidTr="00F77673">
        <w:tblPrEx>
          <w:tblPrExChange w:id="10978"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0979" w:author="Phuong Giang" w:date="2012-02-22T21:36:00Z"/>
          <w:trPrChange w:id="10980"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0981" w:author="Phuong Giang" w:date="2012-02-22T23:31:00Z">
              <w:tcPr>
                <w:tcW w:w="577" w:type="dxa"/>
              </w:tcPr>
            </w:tcPrChange>
          </w:tcPr>
          <w:p w:rsidR="0095718C" w:rsidRPr="001340DE" w:rsidRDefault="0095718C" w:rsidP="00995D66">
            <w:pPr>
              <w:pStyle w:val="comment"/>
              <w:ind w:left="0"/>
              <w:rPr>
                <w:ins w:id="10982" w:author="Phuong Giang" w:date="2012-02-22T21:36:00Z"/>
                <w:rFonts w:ascii="Times New Roman" w:hAnsi="Times New Roman" w:cs="Times New Roman"/>
                <w:i w:val="0"/>
                <w:color w:val="auto"/>
                <w:sz w:val="22"/>
                <w:szCs w:val="22"/>
                <w:rPrChange w:id="10983" w:author="Phuong Giang" w:date="2012-02-22T23:43:00Z">
                  <w:rPr>
                    <w:ins w:id="10984" w:author="Phuong Giang" w:date="2012-02-22T21:36:00Z"/>
                    <w:b w:val="0"/>
                    <w:bCs/>
                    <w:i w:val="0"/>
                    <w:color w:val="auto"/>
                    <w:sz w:val="18"/>
                    <w:szCs w:val="18"/>
                  </w:rPr>
                </w:rPrChange>
              </w:rPr>
            </w:pPr>
            <w:ins w:id="10985" w:author="Phuong Giang" w:date="2012-02-22T21:36:00Z">
              <w:r w:rsidRPr="001340DE">
                <w:rPr>
                  <w:rFonts w:ascii="Times New Roman" w:hAnsi="Times New Roman" w:cs="Times New Roman"/>
                  <w:i w:val="0"/>
                  <w:color w:val="auto"/>
                  <w:sz w:val="22"/>
                  <w:szCs w:val="22"/>
                  <w:rPrChange w:id="10986" w:author="Phuong Giang" w:date="2012-02-22T23:43:00Z">
                    <w:rPr>
                      <w:i w:val="0"/>
                      <w:color w:val="auto"/>
                      <w:sz w:val="18"/>
                      <w:szCs w:val="18"/>
                      <w:lang w:eastAsia="en-US"/>
                    </w:rPr>
                  </w:rPrChange>
                </w:rPr>
                <w:t>1</w:t>
              </w:r>
            </w:ins>
          </w:p>
        </w:tc>
        <w:tc>
          <w:tcPr>
            <w:tcW w:w="1356" w:type="dxa"/>
            <w:tcPrChange w:id="10987"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988" w:author="Phuong Giang" w:date="2012-02-22T21:36:00Z"/>
                <w:rFonts w:ascii="Times New Roman" w:hAnsi="Times New Roman" w:cs="Times New Roman"/>
                <w:i w:val="0"/>
                <w:color w:val="auto"/>
                <w:sz w:val="22"/>
                <w:szCs w:val="22"/>
                <w:rPrChange w:id="10989" w:author="Phuong Giang" w:date="2012-02-22T23:43:00Z">
                  <w:rPr>
                    <w:ins w:id="10990" w:author="Phuong Giang" w:date="2012-02-22T21:36:00Z"/>
                    <w:i w:val="0"/>
                    <w:color w:val="auto"/>
                    <w:sz w:val="18"/>
                    <w:szCs w:val="18"/>
                  </w:rPr>
                </w:rPrChange>
              </w:rPr>
            </w:pPr>
            <w:proofErr w:type="spellStart"/>
            <w:ins w:id="10991" w:author="Phuong Giang" w:date="2012-02-22T21:36:00Z">
              <w:r w:rsidRPr="001340DE">
                <w:rPr>
                  <w:rFonts w:ascii="Times New Roman" w:hAnsi="Times New Roman" w:cs="Times New Roman"/>
                  <w:i w:val="0"/>
                  <w:color w:val="auto"/>
                  <w:sz w:val="22"/>
                  <w:szCs w:val="22"/>
                  <w:rPrChange w:id="10992" w:author="Phuong Giang" w:date="2012-02-22T23:43:00Z">
                    <w:rPr>
                      <w:b/>
                      <w:bCs w:val="0"/>
                      <w:i w:val="0"/>
                      <w:color w:val="auto"/>
                      <w:sz w:val="18"/>
                      <w:szCs w:val="18"/>
                      <w:lang w:eastAsia="en-US"/>
                    </w:rPr>
                  </w:rPrChange>
                </w:rPr>
                <w:t>searchCondition</w:t>
              </w:r>
              <w:proofErr w:type="spellEnd"/>
            </w:ins>
          </w:p>
        </w:tc>
        <w:tc>
          <w:tcPr>
            <w:tcW w:w="846" w:type="dxa"/>
            <w:tcPrChange w:id="10993" w:author="Phuong Giang" w:date="2012-02-22T23:31:00Z">
              <w:tcPr>
                <w:tcW w:w="84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0994" w:author="Phuong Giang" w:date="2012-02-22T21:36:00Z"/>
                <w:rFonts w:ascii="Times New Roman" w:hAnsi="Times New Roman" w:cs="Times New Roman"/>
                <w:i w:val="0"/>
                <w:color w:val="auto"/>
                <w:sz w:val="22"/>
                <w:szCs w:val="22"/>
                <w:rPrChange w:id="10995" w:author="Phuong Giang" w:date="2012-02-22T23:43:00Z">
                  <w:rPr>
                    <w:ins w:id="10996" w:author="Phuong Giang" w:date="2012-02-22T21:36:00Z"/>
                    <w:i w:val="0"/>
                    <w:color w:val="auto"/>
                    <w:sz w:val="18"/>
                    <w:szCs w:val="18"/>
                  </w:rPr>
                </w:rPrChange>
              </w:rPr>
            </w:pPr>
            <w:proofErr w:type="spellStart"/>
            <w:ins w:id="10997" w:author="Phuong Giang" w:date="2012-02-22T21:36:00Z">
              <w:r w:rsidRPr="001340DE">
                <w:rPr>
                  <w:rFonts w:ascii="Times New Roman" w:hAnsi="Times New Roman" w:cs="Times New Roman"/>
                  <w:i w:val="0"/>
                  <w:color w:val="auto"/>
                  <w:sz w:val="22"/>
                  <w:szCs w:val="22"/>
                  <w:rPrChange w:id="10998" w:author="Phuong Giang" w:date="2012-02-22T23:43:00Z">
                    <w:rPr>
                      <w:b/>
                      <w:bCs w:val="0"/>
                      <w:i w:val="0"/>
                      <w:color w:val="auto"/>
                      <w:sz w:val="18"/>
                      <w:szCs w:val="18"/>
                      <w:lang w:eastAsia="en-US"/>
                    </w:rPr>
                  </w:rPrChange>
                </w:rPr>
                <w:t>ISearchCondition</w:t>
              </w:r>
              <w:proofErr w:type="spellEnd"/>
            </w:ins>
          </w:p>
        </w:tc>
        <w:tc>
          <w:tcPr>
            <w:tcW w:w="952" w:type="dxa"/>
            <w:tcPrChange w:id="10999"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00" w:author="Phuong Giang" w:date="2012-02-22T21:36:00Z"/>
                <w:rFonts w:ascii="Times New Roman" w:hAnsi="Times New Roman" w:cs="Times New Roman"/>
                <w:i w:val="0"/>
                <w:color w:val="auto"/>
                <w:sz w:val="22"/>
                <w:szCs w:val="22"/>
                <w:rPrChange w:id="11001" w:author="Phuong Giang" w:date="2012-02-22T23:43:00Z">
                  <w:rPr>
                    <w:ins w:id="11002" w:author="Phuong Giang" w:date="2012-02-22T21:36:00Z"/>
                    <w:i w:val="0"/>
                    <w:color w:val="auto"/>
                    <w:sz w:val="18"/>
                    <w:szCs w:val="18"/>
                  </w:rPr>
                </w:rPrChange>
              </w:rPr>
            </w:pPr>
            <w:ins w:id="11003" w:author="Phuong Giang" w:date="2012-02-22T21:36:00Z">
              <w:r w:rsidRPr="001340DE">
                <w:rPr>
                  <w:rFonts w:ascii="Times New Roman" w:hAnsi="Times New Roman" w:cs="Times New Roman"/>
                  <w:i w:val="0"/>
                  <w:color w:val="auto"/>
                  <w:sz w:val="22"/>
                  <w:szCs w:val="22"/>
                  <w:rPrChange w:id="11004" w:author="Phuong Giang" w:date="2012-02-22T23:43:00Z">
                    <w:rPr>
                      <w:b/>
                      <w:bCs w:val="0"/>
                      <w:i w:val="0"/>
                      <w:color w:val="auto"/>
                      <w:sz w:val="18"/>
                      <w:szCs w:val="18"/>
                      <w:lang w:eastAsia="en-US"/>
                    </w:rPr>
                  </w:rPrChange>
                </w:rPr>
                <w:t>In</w:t>
              </w:r>
            </w:ins>
          </w:p>
        </w:tc>
        <w:tc>
          <w:tcPr>
            <w:tcW w:w="1333" w:type="dxa"/>
            <w:tcPrChange w:id="11005"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06" w:author="Phuong Giang" w:date="2012-02-22T21:36:00Z"/>
                <w:rFonts w:ascii="Times New Roman" w:hAnsi="Times New Roman" w:cs="Times New Roman"/>
                <w:i w:val="0"/>
                <w:color w:val="auto"/>
                <w:sz w:val="22"/>
                <w:szCs w:val="22"/>
                <w:rPrChange w:id="11007" w:author="Phuong Giang" w:date="2012-02-22T23:43:00Z">
                  <w:rPr>
                    <w:ins w:id="11008" w:author="Phuong Giang" w:date="2012-02-22T21:36:00Z"/>
                    <w:i w:val="0"/>
                    <w:color w:val="auto"/>
                    <w:sz w:val="18"/>
                    <w:szCs w:val="18"/>
                  </w:rPr>
                </w:rPrChange>
              </w:rPr>
            </w:pPr>
          </w:p>
        </w:tc>
        <w:tc>
          <w:tcPr>
            <w:tcW w:w="4512" w:type="dxa"/>
            <w:tcPrChange w:id="11009" w:author="Phuong Giang" w:date="2012-02-22T23:31:00Z">
              <w:tcPr>
                <w:tcW w:w="451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10" w:author="Phuong Giang" w:date="2012-02-22T21:36:00Z"/>
                <w:rFonts w:ascii="Times New Roman" w:hAnsi="Times New Roman" w:cs="Times New Roman"/>
                <w:i w:val="0"/>
                <w:color w:val="auto"/>
                <w:sz w:val="22"/>
                <w:szCs w:val="22"/>
                <w:rPrChange w:id="11011" w:author="Phuong Giang" w:date="2012-02-22T23:43:00Z">
                  <w:rPr>
                    <w:ins w:id="11012" w:author="Phuong Giang" w:date="2012-02-22T21:36:00Z"/>
                    <w:i w:val="0"/>
                    <w:color w:val="auto"/>
                    <w:sz w:val="18"/>
                    <w:szCs w:val="18"/>
                  </w:rPr>
                </w:rPrChange>
              </w:rPr>
            </w:pPr>
            <w:ins w:id="11013" w:author="Phuong Giang" w:date="2012-02-22T21:36:00Z">
              <w:r w:rsidRPr="001340DE">
                <w:rPr>
                  <w:rFonts w:ascii="Times New Roman" w:hAnsi="Times New Roman" w:cs="Times New Roman"/>
                  <w:i w:val="0"/>
                  <w:color w:val="auto"/>
                  <w:sz w:val="22"/>
                  <w:szCs w:val="22"/>
                  <w:rPrChange w:id="11014" w:author="Phuong Giang" w:date="2012-02-22T23:43:00Z">
                    <w:rPr>
                      <w:b/>
                      <w:bCs w:val="0"/>
                      <w:i w:val="0"/>
                      <w:color w:val="auto"/>
                      <w:sz w:val="18"/>
                      <w:szCs w:val="18"/>
                      <w:lang w:eastAsia="en-US"/>
                    </w:rPr>
                  </w:rPrChange>
                </w:rPr>
                <w:t>Search Condition</w:t>
              </w:r>
            </w:ins>
          </w:p>
        </w:tc>
      </w:tr>
      <w:tr w:rsidR="0095718C" w:rsidRPr="001340DE" w:rsidTr="00F77673">
        <w:tblPrEx>
          <w:tblPrExChange w:id="11015" w:author="Phuong Giang" w:date="2012-02-22T23:31:00Z">
            <w:tblPrEx>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ins w:id="11016" w:author="Phuong Giang" w:date="2012-02-22T21:36:00Z"/>
          <w:trPrChange w:id="11017" w:author="Phuong Giang" w:date="2012-02-22T23:31:00Z">
            <w:trPr>
              <w:gridBefore w:val="2"/>
            </w:trPr>
          </w:trPrChange>
        </w:trPr>
        <w:tc>
          <w:tcPr>
            <w:cnfStyle w:val="001000000000" w:firstRow="0" w:lastRow="0" w:firstColumn="1" w:lastColumn="0" w:oddVBand="0" w:evenVBand="0" w:oddHBand="0" w:evenHBand="0" w:firstRowFirstColumn="0" w:firstRowLastColumn="0" w:lastRowFirstColumn="0" w:lastRowLastColumn="0"/>
            <w:tcW w:w="577" w:type="dxa"/>
            <w:tcPrChange w:id="11018" w:author="Phuong Giang" w:date="2012-02-22T23:31:00Z">
              <w:tcPr>
                <w:tcW w:w="577" w:type="dxa"/>
              </w:tcPr>
            </w:tcPrChange>
          </w:tcPr>
          <w:p w:rsidR="0095718C" w:rsidRPr="001340DE" w:rsidRDefault="0095718C" w:rsidP="00995D66">
            <w:pPr>
              <w:pStyle w:val="comment"/>
              <w:ind w:left="0"/>
              <w:rPr>
                <w:ins w:id="11019" w:author="Phuong Giang" w:date="2012-02-22T21:36:00Z"/>
                <w:rFonts w:ascii="Times New Roman" w:hAnsi="Times New Roman" w:cs="Times New Roman"/>
                <w:i w:val="0"/>
                <w:color w:val="auto"/>
                <w:sz w:val="22"/>
                <w:szCs w:val="22"/>
                <w:rPrChange w:id="11020" w:author="Phuong Giang" w:date="2012-02-22T23:43:00Z">
                  <w:rPr>
                    <w:ins w:id="11021" w:author="Phuong Giang" w:date="2012-02-22T21:36:00Z"/>
                    <w:b w:val="0"/>
                    <w:bCs/>
                    <w:i w:val="0"/>
                    <w:color w:val="auto"/>
                    <w:sz w:val="18"/>
                    <w:szCs w:val="18"/>
                  </w:rPr>
                </w:rPrChange>
              </w:rPr>
            </w:pPr>
            <w:ins w:id="11022" w:author="Phuong Giang" w:date="2012-02-22T21:36:00Z">
              <w:r w:rsidRPr="001340DE">
                <w:rPr>
                  <w:rFonts w:ascii="Times New Roman" w:hAnsi="Times New Roman" w:cs="Times New Roman"/>
                  <w:i w:val="0"/>
                  <w:color w:val="auto"/>
                  <w:sz w:val="22"/>
                  <w:szCs w:val="22"/>
                  <w:rPrChange w:id="11023" w:author="Phuong Giang" w:date="2012-02-22T23:43:00Z">
                    <w:rPr>
                      <w:i w:val="0"/>
                      <w:color w:val="auto"/>
                      <w:sz w:val="18"/>
                      <w:szCs w:val="18"/>
                      <w:lang w:eastAsia="en-US"/>
                    </w:rPr>
                  </w:rPrChange>
                </w:rPr>
                <w:t>2</w:t>
              </w:r>
            </w:ins>
          </w:p>
        </w:tc>
        <w:tc>
          <w:tcPr>
            <w:tcW w:w="1356" w:type="dxa"/>
            <w:tcPrChange w:id="11024" w:author="Phuong Giang" w:date="2012-02-22T23:31:00Z">
              <w:tcPr>
                <w:tcW w:w="1356"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25" w:author="Phuong Giang" w:date="2012-02-22T21:36:00Z"/>
                <w:rFonts w:ascii="Times New Roman" w:hAnsi="Times New Roman" w:cs="Times New Roman"/>
                <w:i w:val="0"/>
                <w:color w:val="auto"/>
                <w:sz w:val="22"/>
                <w:szCs w:val="22"/>
                <w:rPrChange w:id="11026" w:author="Phuong Giang" w:date="2012-02-22T23:43:00Z">
                  <w:rPr>
                    <w:ins w:id="11027" w:author="Phuong Giang" w:date="2012-02-22T21:36:00Z"/>
                    <w:i w:val="0"/>
                    <w:color w:val="auto"/>
                    <w:sz w:val="18"/>
                    <w:szCs w:val="18"/>
                  </w:rPr>
                </w:rPrChange>
              </w:rPr>
            </w:pPr>
            <w:ins w:id="11028" w:author="Phuong Giang" w:date="2012-02-22T21:36:00Z">
              <w:r w:rsidRPr="001340DE">
                <w:rPr>
                  <w:rFonts w:ascii="Times New Roman" w:hAnsi="Times New Roman" w:cs="Times New Roman"/>
                  <w:i w:val="0"/>
                  <w:color w:val="auto"/>
                  <w:sz w:val="22"/>
                  <w:szCs w:val="22"/>
                  <w:rPrChange w:id="11029" w:author="Phuong Giang" w:date="2012-02-22T23:43:00Z">
                    <w:rPr>
                      <w:b/>
                      <w:bCs w:val="0"/>
                      <w:i w:val="0"/>
                      <w:color w:val="auto"/>
                      <w:sz w:val="18"/>
                      <w:szCs w:val="18"/>
                      <w:lang w:eastAsia="en-US"/>
                    </w:rPr>
                  </w:rPrChange>
                </w:rPr>
                <w:t xml:space="preserve">Return </w:t>
              </w:r>
            </w:ins>
          </w:p>
        </w:tc>
        <w:tc>
          <w:tcPr>
            <w:tcW w:w="846" w:type="dxa"/>
            <w:tcPrChange w:id="11030" w:author="Phuong Giang" w:date="2012-02-22T23:31:00Z">
              <w:tcPr>
                <w:tcW w:w="846" w:type="dxa"/>
                <w:gridSpan w:val="2"/>
              </w:tcPr>
            </w:tcPrChange>
          </w:tcPr>
          <w:p w:rsidR="0095718C" w:rsidRPr="001340DE" w:rsidRDefault="0095718C">
            <w:pPr>
              <w:pStyle w:val="comment"/>
              <w:ind w:left="0"/>
              <w:cnfStyle w:val="000000000000" w:firstRow="0" w:lastRow="0" w:firstColumn="0" w:lastColumn="0" w:oddVBand="0" w:evenVBand="0" w:oddHBand="0" w:evenHBand="0" w:firstRowFirstColumn="0" w:firstRowLastColumn="0" w:lastRowFirstColumn="0" w:lastRowLastColumn="0"/>
              <w:rPr>
                <w:ins w:id="11031" w:author="Phuong Giang" w:date="2012-02-22T21:36:00Z"/>
                <w:rFonts w:ascii="Times New Roman" w:hAnsi="Times New Roman" w:cs="Times New Roman"/>
                <w:i w:val="0"/>
                <w:color w:val="auto"/>
                <w:sz w:val="22"/>
                <w:szCs w:val="22"/>
                <w:rPrChange w:id="11032" w:author="Phuong Giang" w:date="2012-02-22T23:43:00Z">
                  <w:rPr>
                    <w:ins w:id="11033" w:author="Phuong Giang" w:date="2012-02-22T21:36:00Z"/>
                    <w:i w:val="0"/>
                    <w:color w:val="auto"/>
                    <w:sz w:val="18"/>
                    <w:szCs w:val="18"/>
                  </w:rPr>
                </w:rPrChange>
              </w:rPr>
              <w:pPrChange w:id="11034" w:author="Phuong Giang" w:date="2012-02-22T23:43:00Z">
                <w:pPr>
                  <w:pStyle w:val="comment"/>
                  <w:cnfStyle w:val="000000000000" w:firstRow="0" w:lastRow="0" w:firstColumn="0" w:lastColumn="0" w:oddVBand="0" w:evenVBand="0" w:oddHBand="0" w:evenHBand="0" w:firstRowFirstColumn="0" w:firstRowLastColumn="0" w:lastRowFirstColumn="0" w:lastRowLastColumn="0"/>
                </w:pPr>
              </w:pPrChange>
            </w:pPr>
          </w:p>
        </w:tc>
        <w:tc>
          <w:tcPr>
            <w:tcW w:w="952" w:type="dxa"/>
            <w:tcPrChange w:id="11035" w:author="Phuong Giang" w:date="2012-02-22T23:31:00Z">
              <w:tcPr>
                <w:tcW w:w="95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36" w:author="Phuong Giang" w:date="2012-02-22T21:36:00Z"/>
                <w:rFonts w:ascii="Times New Roman" w:hAnsi="Times New Roman" w:cs="Times New Roman"/>
                <w:i w:val="0"/>
                <w:color w:val="auto"/>
                <w:sz w:val="22"/>
                <w:szCs w:val="22"/>
                <w:rPrChange w:id="11037" w:author="Phuong Giang" w:date="2012-02-22T23:43:00Z">
                  <w:rPr>
                    <w:ins w:id="11038" w:author="Phuong Giang" w:date="2012-02-22T21:36:00Z"/>
                    <w:i w:val="0"/>
                    <w:color w:val="auto"/>
                    <w:sz w:val="18"/>
                    <w:szCs w:val="18"/>
                  </w:rPr>
                </w:rPrChange>
              </w:rPr>
            </w:pPr>
          </w:p>
        </w:tc>
        <w:tc>
          <w:tcPr>
            <w:tcW w:w="1333" w:type="dxa"/>
            <w:tcPrChange w:id="11039" w:author="Phuong Giang" w:date="2012-02-22T23:31:00Z">
              <w:tcPr>
                <w:tcW w:w="1333"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40" w:author="Phuong Giang" w:date="2012-02-22T21:36:00Z"/>
                <w:rFonts w:ascii="Times New Roman" w:hAnsi="Times New Roman" w:cs="Times New Roman"/>
                <w:i w:val="0"/>
                <w:color w:val="auto"/>
                <w:sz w:val="22"/>
                <w:szCs w:val="22"/>
                <w:rPrChange w:id="11041" w:author="Phuong Giang" w:date="2012-02-22T23:43:00Z">
                  <w:rPr>
                    <w:ins w:id="11042" w:author="Phuong Giang" w:date="2012-02-22T21:36:00Z"/>
                    <w:i w:val="0"/>
                    <w:color w:val="auto"/>
                    <w:sz w:val="18"/>
                    <w:szCs w:val="18"/>
                  </w:rPr>
                </w:rPrChange>
              </w:rPr>
            </w:pPr>
          </w:p>
        </w:tc>
        <w:tc>
          <w:tcPr>
            <w:tcW w:w="4512" w:type="dxa"/>
            <w:tcPrChange w:id="11043" w:author="Phuong Giang" w:date="2012-02-22T23:31:00Z">
              <w:tcPr>
                <w:tcW w:w="4512" w:type="dxa"/>
                <w:gridSpan w:val="2"/>
              </w:tcPr>
            </w:tcPrChange>
          </w:tcPr>
          <w:p w:rsidR="0095718C" w:rsidRPr="001340DE" w:rsidRDefault="0095718C" w:rsidP="00995D66">
            <w:pPr>
              <w:pStyle w:val="comment"/>
              <w:ind w:left="0"/>
              <w:cnfStyle w:val="000000000000" w:firstRow="0" w:lastRow="0" w:firstColumn="0" w:lastColumn="0" w:oddVBand="0" w:evenVBand="0" w:oddHBand="0" w:evenHBand="0" w:firstRowFirstColumn="0" w:firstRowLastColumn="0" w:lastRowFirstColumn="0" w:lastRowLastColumn="0"/>
              <w:rPr>
                <w:ins w:id="11044" w:author="Phuong Giang" w:date="2012-02-22T21:36:00Z"/>
                <w:rFonts w:ascii="Times New Roman" w:hAnsi="Times New Roman" w:cs="Times New Roman"/>
                <w:i w:val="0"/>
                <w:color w:val="auto"/>
                <w:sz w:val="22"/>
                <w:szCs w:val="22"/>
                <w:rPrChange w:id="11045" w:author="Phuong Giang" w:date="2012-02-22T23:43:00Z">
                  <w:rPr>
                    <w:ins w:id="11046" w:author="Phuong Giang" w:date="2012-02-22T21:36:00Z"/>
                    <w:i w:val="0"/>
                    <w:color w:val="auto"/>
                    <w:sz w:val="18"/>
                    <w:szCs w:val="18"/>
                  </w:rPr>
                </w:rPrChange>
              </w:rPr>
            </w:pPr>
            <w:ins w:id="11047" w:author="Phuong Giang" w:date="2012-02-22T21:36:00Z">
              <w:r w:rsidRPr="001340DE">
                <w:rPr>
                  <w:rFonts w:ascii="Times New Roman" w:hAnsi="Times New Roman" w:cs="Times New Roman"/>
                  <w:i w:val="0"/>
                  <w:color w:val="auto"/>
                  <w:sz w:val="22"/>
                  <w:szCs w:val="22"/>
                  <w:rPrChange w:id="11048" w:author="Phuong Giang" w:date="2012-02-22T23:43:00Z">
                    <w:rPr>
                      <w:i w:val="0"/>
                      <w:color w:val="auto"/>
                      <w:sz w:val="18"/>
                      <w:szCs w:val="18"/>
                    </w:rPr>
                  </w:rPrChange>
                </w:rPr>
                <w:t xml:space="preserve">Return a collection of search result </w:t>
              </w:r>
            </w:ins>
          </w:p>
        </w:tc>
      </w:tr>
    </w:tbl>
    <w:p w:rsidR="0095718C" w:rsidRDefault="0095718C">
      <w:pPr>
        <w:rPr>
          <w:ins w:id="11049" w:author="Phuong Giang" w:date="2012-02-22T21:36:00Z"/>
        </w:rPr>
        <w:pPrChange w:id="11050" w:author="Phuong Giang" w:date="2012-02-23T00:06:00Z">
          <w:pPr>
            <w:pStyle w:val="Heading5"/>
            <w:tabs>
              <w:tab w:val="left" w:pos="4208"/>
            </w:tabs>
          </w:pPr>
        </w:pPrChange>
      </w:pPr>
      <w:ins w:id="11051" w:author="Phuong Giang" w:date="2012-02-22T21:36:00Z">
        <w:r>
          <w:rPr>
            <w:rFonts w:hint="eastAsia"/>
          </w:rPr>
          <w:t>Implementation</w:t>
        </w:r>
      </w:ins>
    </w:p>
    <w:p w:rsidR="0095718C" w:rsidRDefault="0095718C" w:rsidP="0095718C">
      <w:pPr>
        <w:rPr>
          <w:ins w:id="11052" w:author="Phuong Giang" w:date="2012-02-22T21:36:00Z"/>
        </w:rPr>
      </w:pPr>
      <w:ins w:id="11053" w:author="Phuong Giang" w:date="2012-02-22T21:36:00Z">
        <w:r>
          <w:t>Receive a search condition</w:t>
        </w:r>
      </w:ins>
    </w:p>
    <w:p w:rsidR="0095718C" w:rsidRDefault="0095718C" w:rsidP="0095718C">
      <w:pPr>
        <w:rPr>
          <w:ins w:id="11054" w:author="Phuong Giang" w:date="2012-02-22T21:36:00Z"/>
        </w:rPr>
      </w:pPr>
      <w:ins w:id="11055" w:author="Phuong Giang" w:date="2012-02-22T21:36:00Z">
        <w:r>
          <w:lastRenderedPageBreak/>
          <w:t>Search in the database</w:t>
        </w:r>
      </w:ins>
    </w:p>
    <w:p w:rsidR="0095718C" w:rsidRDefault="0095718C" w:rsidP="0095718C">
      <w:pPr>
        <w:rPr>
          <w:ins w:id="11056" w:author="Phuong Giang" w:date="2012-02-22T21:36:00Z"/>
        </w:rPr>
      </w:pPr>
      <w:ins w:id="11057" w:author="Phuong Giang" w:date="2012-02-22T21:36:00Z">
        <w:r>
          <w:t>Return search result collection</w:t>
        </w:r>
      </w:ins>
    </w:p>
    <w:p w:rsidR="0095718C" w:rsidRDefault="0095718C">
      <w:pPr>
        <w:pStyle w:val="Heading6"/>
        <w:rPr>
          <w:ins w:id="11058" w:author="Phuong Giang" w:date="2012-02-22T21:36:00Z"/>
          <w:lang w:eastAsia="ja-JP"/>
        </w:rPr>
        <w:pPrChange w:id="11059" w:author="Phuong Giang" w:date="2012-02-23T00:06:00Z">
          <w:pPr>
            <w:pStyle w:val="Heading4"/>
            <w:numPr>
              <w:numId w:val="6"/>
            </w:numPr>
          </w:pPr>
        </w:pPrChange>
      </w:pPr>
      <w:ins w:id="11060" w:author="Phuong Giang" w:date="2012-02-22T21:36:00Z">
        <w:r>
          <w:t>Update Method</w:t>
        </w:r>
      </w:ins>
    </w:p>
    <w:p w:rsidR="0095718C" w:rsidRDefault="0095718C" w:rsidP="0095718C">
      <w:pPr>
        <w:pStyle w:val="comment"/>
        <w:rPr>
          <w:ins w:id="11061" w:author="Phuong Giang" w:date="2012-02-22T21:36:00Z"/>
        </w:rPr>
      </w:pPr>
      <w:ins w:id="11062" w:author="Phuong Giang" w:date="2012-02-22T21:36:00Z">
        <w:r>
          <w:t xml:space="preserve">Public </w:t>
        </w:r>
        <w:proofErr w:type="spellStart"/>
        <w:r>
          <w:t>bool</w:t>
        </w:r>
        <w:proofErr w:type="spellEnd"/>
        <w:r>
          <w:t xml:space="preserve"> </w:t>
        </w:r>
        <w:proofErr w:type="gramStart"/>
        <w:r>
          <w:t>Update(</w:t>
        </w:r>
        <w:proofErr w:type="spellStart"/>
        <w:proofErr w:type="gramEnd"/>
        <w:r>
          <w:t>IKnowledge</w:t>
        </w:r>
        <w:proofErr w:type="spellEnd"/>
        <w:r>
          <w:t xml:space="preserve"> item)</w:t>
        </w:r>
      </w:ins>
    </w:p>
    <w:p w:rsidR="0095718C" w:rsidRDefault="0095718C" w:rsidP="0095718C">
      <w:pPr>
        <w:pStyle w:val="comment"/>
        <w:ind w:left="0"/>
        <w:rPr>
          <w:ins w:id="11063" w:author="Phuong Giang" w:date="2012-02-22T21:36:00Z"/>
        </w:rPr>
      </w:pPr>
      <w:ins w:id="11064" w:author="Phuong Giang" w:date="2012-02-22T21:36:00Z">
        <w:r>
          <w:rPr>
            <w:i w:val="0"/>
            <w:sz w:val="18"/>
            <w:szCs w:val="18"/>
          </w:rPr>
          <w:t xml:space="preserve">Update a teaching method </w:t>
        </w:r>
      </w:ins>
    </w:p>
    <w:p w:rsidR="0095718C" w:rsidRDefault="001669BE">
      <w:pPr>
        <w:rPr>
          <w:ins w:id="11065" w:author="Phuong Giang" w:date="2012-02-22T21:36:00Z"/>
          <w:lang w:eastAsia="ja-JP"/>
        </w:rPr>
        <w:pPrChange w:id="11066" w:author="Phuong Giang" w:date="2012-02-23T00:07:00Z">
          <w:pPr>
            <w:pStyle w:val="Heading5"/>
            <w:tabs>
              <w:tab w:val="left" w:pos="4208"/>
            </w:tabs>
          </w:pPr>
        </w:pPrChange>
      </w:pPr>
      <w:ins w:id="11067" w:author="Phuong Giang" w:date="2012-02-23T00:02:00Z">
        <w:r w:rsidRPr="001669BE">
          <w:rPr>
            <w:rFonts w:hint="eastAsia"/>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068" w:author="Phuong Giang" w:date="2012-02-22T23:31: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846"/>
        <w:gridCol w:w="952"/>
        <w:gridCol w:w="1333"/>
        <w:gridCol w:w="4512"/>
        <w:tblGridChange w:id="11069">
          <w:tblGrid>
            <w:gridCol w:w="577"/>
            <w:gridCol w:w="1356"/>
            <w:gridCol w:w="846"/>
            <w:gridCol w:w="952"/>
            <w:gridCol w:w="1333"/>
            <w:gridCol w:w="4512"/>
          </w:tblGrid>
        </w:tblGridChange>
      </w:tblGrid>
      <w:tr w:rsidR="0095718C" w:rsidTr="00F77673">
        <w:trPr>
          <w:cnfStyle w:val="100000000000" w:firstRow="1" w:lastRow="0" w:firstColumn="0" w:lastColumn="0" w:oddVBand="0" w:evenVBand="0" w:oddHBand="0" w:evenHBand="0" w:firstRowFirstColumn="0" w:firstRowLastColumn="0" w:lastRowFirstColumn="0" w:lastRowLastColumn="0"/>
          <w:ins w:id="11070" w:author="Phuong Giang" w:date="2012-02-22T21:36:00Z"/>
        </w:trPr>
        <w:tc>
          <w:tcPr>
            <w:tcW w:w="577" w:type="dxa"/>
            <w:tcPrChange w:id="11071" w:author="Phuong Giang" w:date="2012-02-22T23:31:00Z">
              <w:tcPr>
                <w:tcW w:w="577"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072" w:author="Phuong Giang" w:date="2012-02-22T21:36:00Z"/>
                <w:b w:val="0"/>
                <w:lang w:eastAsia="ja-JP"/>
                <w:rPrChange w:id="11073" w:author="Phuong Giang" w:date="2012-02-22T23:39:00Z">
                  <w:rPr>
                    <w:ins w:id="11074" w:author="Phuong Giang" w:date="2012-02-22T21:36:00Z"/>
                    <w:b/>
                    <w:bCs w:val="0"/>
                    <w:color w:val="800000"/>
                  </w:rPr>
                </w:rPrChange>
              </w:rPr>
              <w:pPrChange w:id="11075"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076" w:author="Phuong Giang" w:date="2012-02-22T21:36:00Z">
              <w:r w:rsidRPr="009F25A3">
                <w:rPr>
                  <w:rFonts w:ascii="Tahoma" w:eastAsia="MS Mincho" w:hAnsi="Tahoma" w:cs="Arial"/>
                  <w:b w:val="0"/>
                  <w:snapToGrid w:val="0"/>
                  <w:color w:val="auto"/>
                  <w:sz w:val="20"/>
                  <w:szCs w:val="20"/>
                  <w:lang w:eastAsia="ja-JP"/>
                  <w:rPrChange w:id="11077" w:author="Phuong Giang" w:date="2012-02-22T23:39:00Z">
                    <w:rPr>
                      <w:b/>
                      <w:color w:val="800000"/>
                    </w:rPr>
                  </w:rPrChange>
                </w:rPr>
                <w:t>No</w:t>
              </w:r>
            </w:ins>
          </w:p>
        </w:tc>
        <w:tc>
          <w:tcPr>
            <w:tcW w:w="1356" w:type="dxa"/>
            <w:tcPrChange w:id="11078" w:author="Phuong Giang" w:date="2012-02-22T23:31:00Z">
              <w:tcPr>
                <w:tcW w:w="135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079" w:author="Phuong Giang" w:date="2012-02-22T21:36:00Z"/>
                <w:b w:val="0"/>
                <w:lang w:eastAsia="ja-JP"/>
                <w:rPrChange w:id="11080" w:author="Phuong Giang" w:date="2012-02-22T23:39:00Z">
                  <w:rPr>
                    <w:ins w:id="11081" w:author="Phuong Giang" w:date="2012-02-22T21:36:00Z"/>
                    <w:b/>
                    <w:bCs w:val="0"/>
                    <w:color w:val="800000"/>
                    <w:lang w:eastAsia="ja-JP"/>
                  </w:rPr>
                </w:rPrChange>
              </w:rPr>
              <w:pPrChange w:id="11082"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083" w:author="Phuong Giang" w:date="2012-02-22T21:36:00Z">
              <w:r w:rsidRPr="009F25A3">
                <w:rPr>
                  <w:rFonts w:ascii="Tahoma" w:eastAsia="MS Mincho" w:hAnsi="Tahoma" w:cs="Arial"/>
                  <w:b w:val="0"/>
                  <w:snapToGrid w:val="0"/>
                  <w:color w:val="auto"/>
                  <w:sz w:val="20"/>
                  <w:szCs w:val="20"/>
                  <w:lang w:eastAsia="ja-JP"/>
                  <w:rPrChange w:id="11084" w:author="Phuong Giang" w:date="2012-02-22T23:39:00Z">
                    <w:rPr>
                      <w:b/>
                      <w:color w:val="800000"/>
                      <w:lang w:eastAsia="ja-JP"/>
                    </w:rPr>
                  </w:rPrChange>
                </w:rPr>
                <w:t>Parameter</w:t>
              </w:r>
            </w:ins>
          </w:p>
        </w:tc>
        <w:tc>
          <w:tcPr>
            <w:tcW w:w="846" w:type="dxa"/>
            <w:tcPrChange w:id="11085" w:author="Phuong Giang" w:date="2012-02-22T23:31:00Z">
              <w:tcPr>
                <w:tcW w:w="846"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086" w:author="Phuong Giang" w:date="2012-02-22T21:36:00Z"/>
                <w:b w:val="0"/>
                <w:lang w:eastAsia="ja-JP"/>
                <w:rPrChange w:id="11087" w:author="Phuong Giang" w:date="2012-02-22T23:39:00Z">
                  <w:rPr>
                    <w:ins w:id="11088" w:author="Phuong Giang" w:date="2012-02-22T21:36:00Z"/>
                    <w:b/>
                    <w:bCs w:val="0"/>
                    <w:color w:val="800000"/>
                    <w:lang w:eastAsia="ja-JP"/>
                  </w:rPr>
                </w:rPrChange>
              </w:rPr>
              <w:pPrChange w:id="11089"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090" w:author="Phuong Giang" w:date="2012-02-22T21:36:00Z">
              <w:r w:rsidRPr="009F25A3">
                <w:rPr>
                  <w:rFonts w:ascii="Tahoma" w:eastAsia="MS Mincho" w:hAnsi="Tahoma" w:cs="Arial"/>
                  <w:b w:val="0"/>
                  <w:snapToGrid w:val="0"/>
                  <w:color w:val="auto"/>
                  <w:sz w:val="20"/>
                  <w:szCs w:val="20"/>
                  <w:lang w:eastAsia="ja-JP"/>
                  <w:rPrChange w:id="11091" w:author="Phuong Giang" w:date="2012-02-22T23:39:00Z">
                    <w:rPr>
                      <w:b/>
                      <w:color w:val="800000"/>
                      <w:lang w:eastAsia="ja-JP"/>
                    </w:rPr>
                  </w:rPrChange>
                </w:rPr>
                <w:t>Type</w:t>
              </w:r>
            </w:ins>
          </w:p>
        </w:tc>
        <w:tc>
          <w:tcPr>
            <w:tcW w:w="952" w:type="dxa"/>
            <w:tcPrChange w:id="11092" w:author="Phuong Giang" w:date="2012-02-22T23:31:00Z">
              <w:tcPr>
                <w:tcW w:w="95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093" w:author="Phuong Giang" w:date="2012-02-22T21:36:00Z"/>
                <w:b w:val="0"/>
                <w:lang w:eastAsia="ja-JP"/>
                <w:rPrChange w:id="11094" w:author="Phuong Giang" w:date="2012-02-22T23:39:00Z">
                  <w:rPr>
                    <w:ins w:id="11095" w:author="Phuong Giang" w:date="2012-02-22T21:36:00Z"/>
                    <w:b/>
                    <w:bCs w:val="0"/>
                    <w:color w:val="800000"/>
                    <w:lang w:eastAsia="ja-JP"/>
                  </w:rPr>
                </w:rPrChange>
              </w:rPr>
              <w:pPrChange w:id="1109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097" w:author="Phuong Giang" w:date="2012-02-22T21:36:00Z">
              <w:r w:rsidRPr="009F25A3">
                <w:rPr>
                  <w:rFonts w:ascii="Tahoma" w:eastAsia="MS Mincho" w:hAnsi="Tahoma" w:cs="Arial"/>
                  <w:b w:val="0"/>
                  <w:snapToGrid w:val="0"/>
                  <w:color w:val="auto"/>
                  <w:sz w:val="20"/>
                  <w:szCs w:val="20"/>
                  <w:lang w:eastAsia="ja-JP"/>
                  <w:rPrChange w:id="11098" w:author="Phuong Giang" w:date="2012-02-22T23:39:00Z">
                    <w:rPr>
                      <w:b/>
                      <w:color w:val="800000"/>
                      <w:lang w:eastAsia="ja-JP"/>
                    </w:rPr>
                  </w:rPrChange>
                </w:rPr>
                <w:t>In/out</w:t>
              </w:r>
            </w:ins>
          </w:p>
        </w:tc>
        <w:tc>
          <w:tcPr>
            <w:tcW w:w="1333" w:type="dxa"/>
            <w:tcPrChange w:id="11099" w:author="Phuong Giang" w:date="2012-02-22T23:31:00Z">
              <w:tcPr>
                <w:tcW w:w="1333"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100" w:author="Phuong Giang" w:date="2012-02-22T21:36:00Z"/>
                <w:b w:val="0"/>
                <w:lang w:eastAsia="ja-JP"/>
                <w:rPrChange w:id="11101" w:author="Phuong Giang" w:date="2012-02-22T23:39:00Z">
                  <w:rPr>
                    <w:ins w:id="11102" w:author="Phuong Giang" w:date="2012-02-22T21:36:00Z"/>
                    <w:b/>
                    <w:bCs w:val="0"/>
                    <w:color w:val="800000"/>
                    <w:lang w:eastAsia="ja-JP"/>
                  </w:rPr>
                </w:rPrChange>
              </w:rPr>
              <w:pPrChange w:id="1110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104" w:author="Phuong Giang" w:date="2012-02-22T21:36:00Z">
              <w:r w:rsidRPr="009F25A3">
                <w:rPr>
                  <w:rFonts w:ascii="Tahoma" w:eastAsia="MS Mincho" w:hAnsi="Tahoma" w:cs="Arial"/>
                  <w:b w:val="0"/>
                  <w:snapToGrid w:val="0"/>
                  <w:color w:val="auto"/>
                  <w:sz w:val="20"/>
                  <w:szCs w:val="20"/>
                  <w:lang w:eastAsia="ja-JP"/>
                  <w:rPrChange w:id="11105" w:author="Phuong Giang" w:date="2012-02-22T23:39:00Z">
                    <w:rPr>
                      <w:b/>
                      <w:color w:val="800000"/>
                      <w:lang w:eastAsia="ja-JP"/>
                    </w:rPr>
                  </w:rPrChange>
                </w:rPr>
                <w:t>Default</w:t>
              </w:r>
            </w:ins>
          </w:p>
        </w:tc>
        <w:tc>
          <w:tcPr>
            <w:tcW w:w="4512" w:type="dxa"/>
            <w:tcPrChange w:id="11106" w:author="Phuong Giang" w:date="2012-02-22T23:31:00Z">
              <w:tcPr>
                <w:tcW w:w="4512" w:type="dxa"/>
                <w:shd w:val="clear" w:color="auto" w:fill="FFE8E1"/>
              </w:tcPr>
            </w:tcPrChange>
          </w:tcPr>
          <w:p w:rsidR="0095718C" w:rsidRPr="009F25A3" w:rsidRDefault="0095718C">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107" w:author="Phuong Giang" w:date="2012-02-22T21:36:00Z"/>
                <w:b w:val="0"/>
                <w:lang w:eastAsia="ja-JP"/>
                <w:rPrChange w:id="11108" w:author="Phuong Giang" w:date="2012-02-22T23:39:00Z">
                  <w:rPr>
                    <w:ins w:id="11109" w:author="Phuong Giang" w:date="2012-02-22T21:36:00Z"/>
                    <w:b/>
                    <w:bCs w:val="0"/>
                    <w:color w:val="800000"/>
                    <w:lang w:eastAsia="ja-JP"/>
                  </w:rPr>
                </w:rPrChange>
              </w:rPr>
              <w:pPrChange w:id="1111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111" w:author="Phuong Giang" w:date="2012-02-22T21:36:00Z">
              <w:r w:rsidRPr="009F25A3">
                <w:rPr>
                  <w:rFonts w:ascii="Tahoma" w:eastAsia="MS Mincho" w:hAnsi="Tahoma" w:cs="Arial"/>
                  <w:b w:val="0"/>
                  <w:snapToGrid w:val="0"/>
                  <w:color w:val="auto"/>
                  <w:sz w:val="20"/>
                  <w:szCs w:val="20"/>
                  <w:lang w:eastAsia="ja-JP"/>
                  <w:rPrChange w:id="11112" w:author="Phuong Giang" w:date="2012-02-22T23:39:00Z">
                    <w:rPr>
                      <w:b/>
                      <w:color w:val="800000"/>
                      <w:lang w:eastAsia="ja-JP"/>
                    </w:rPr>
                  </w:rPrChange>
                </w:rPr>
                <w:t>Description</w:t>
              </w:r>
            </w:ins>
          </w:p>
        </w:tc>
      </w:tr>
      <w:tr w:rsidR="0095718C" w:rsidRPr="001340DE" w:rsidTr="00F77673">
        <w:trPr>
          <w:ins w:id="11113" w:author="Phuong Giang" w:date="2012-02-22T21:36:00Z"/>
        </w:trPr>
        <w:tc>
          <w:tcPr>
            <w:tcW w:w="577" w:type="dxa"/>
            <w:tcPrChange w:id="11114" w:author="Phuong Giang" w:date="2012-02-22T23:31:00Z">
              <w:tcPr>
                <w:tcW w:w="577" w:type="dxa"/>
              </w:tcPr>
            </w:tcPrChange>
          </w:tcPr>
          <w:p w:rsidR="0095718C" w:rsidRPr="001340DE" w:rsidRDefault="0095718C" w:rsidP="00995D66">
            <w:pPr>
              <w:pStyle w:val="comment"/>
              <w:ind w:left="0"/>
              <w:rPr>
                <w:ins w:id="11115" w:author="Phuong Giang" w:date="2012-02-22T21:36:00Z"/>
                <w:rFonts w:ascii="Times New Roman" w:hAnsi="Times New Roman" w:cs="Times New Roman"/>
                <w:i w:val="0"/>
                <w:color w:val="auto"/>
                <w:sz w:val="22"/>
                <w:szCs w:val="22"/>
                <w:rPrChange w:id="11116" w:author="Phuong Giang" w:date="2012-02-22T23:43:00Z">
                  <w:rPr>
                    <w:ins w:id="11117" w:author="Phuong Giang" w:date="2012-02-22T21:36:00Z"/>
                    <w:i w:val="0"/>
                    <w:color w:val="auto"/>
                    <w:sz w:val="18"/>
                    <w:szCs w:val="18"/>
                  </w:rPr>
                </w:rPrChange>
              </w:rPr>
            </w:pPr>
            <w:ins w:id="11118" w:author="Phuong Giang" w:date="2012-02-22T21:36:00Z">
              <w:r w:rsidRPr="001340DE">
                <w:rPr>
                  <w:rFonts w:ascii="Times New Roman" w:hAnsi="Times New Roman" w:cs="Times New Roman"/>
                  <w:i w:val="0"/>
                  <w:color w:val="auto"/>
                  <w:sz w:val="22"/>
                  <w:szCs w:val="22"/>
                  <w:rPrChange w:id="11119" w:author="Phuong Giang" w:date="2012-02-22T23:43:00Z">
                    <w:rPr>
                      <w:b/>
                      <w:bCs w:val="0"/>
                      <w:i w:val="0"/>
                      <w:color w:val="auto"/>
                      <w:sz w:val="18"/>
                      <w:szCs w:val="18"/>
                      <w:lang w:eastAsia="en-US"/>
                    </w:rPr>
                  </w:rPrChange>
                </w:rPr>
                <w:t>1</w:t>
              </w:r>
            </w:ins>
          </w:p>
        </w:tc>
        <w:tc>
          <w:tcPr>
            <w:tcW w:w="1356" w:type="dxa"/>
            <w:tcPrChange w:id="11120" w:author="Phuong Giang" w:date="2012-02-22T23:31:00Z">
              <w:tcPr>
                <w:tcW w:w="1356" w:type="dxa"/>
              </w:tcPr>
            </w:tcPrChange>
          </w:tcPr>
          <w:p w:rsidR="0095718C" w:rsidRPr="001340DE" w:rsidRDefault="0095718C" w:rsidP="00995D66">
            <w:pPr>
              <w:pStyle w:val="comment"/>
              <w:ind w:left="0"/>
              <w:rPr>
                <w:ins w:id="11121" w:author="Phuong Giang" w:date="2012-02-22T21:36:00Z"/>
                <w:rFonts w:ascii="Times New Roman" w:hAnsi="Times New Roman" w:cs="Times New Roman"/>
                <w:i w:val="0"/>
                <w:color w:val="auto"/>
                <w:sz w:val="22"/>
                <w:szCs w:val="22"/>
                <w:rPrChange w:id="11122" w:author="Phuong Giang" w:date="2012-02-22T23:43:00Z">
                  <w:rPr>
                    <w:ins w:id="11123" w:author="Phuong Giang" w:date="2012-02-22T21:36:00Z"/>
                    <w:i w:val="0"/>
                    <w:color w:val="auto"/>
                    <w:sz w:val="18"/>
                    <w:szCs w:val="18"/>
                  </w:rPr>
                </w:rPrChange>
              </w:rPr>
            </w:pPr>
            <w:ins w:id="11124" w:author="Phuong Giang" w:date="2012-02-22T21:36:00Z">
              <w:r w:rsidRPr="001340DE">
                <w:rPr>
                  <w:rFonts w:ascii="Times New Roman" w:hAnsi="Times New Roman" w:cs="Times New Roman"/>
                  <w:i w:val="0"/>
                  <w:color w:val="auto"/>
                  <w:sz w:val="22"/>
                  <w:szCs w:val="22"/>
                  <w:rPrChange w:id="11125" w:author="Phuong Giang" w:date="2012-02-22T23:43:00Z">
                    <w:rPr>
                      <w:b/>
                      <w:bCs w:val="0"/>
                      <w:i w:val="0"/>
                      <w:color w:val="auto"/>
                      <w:sz w:val="18"/>
                      <w:szCs w:val="18"/>
                      <w:lang w:eastAsia="en-US"/>
                    </w:rPr>
                  </w:rPrChange>
                </w:rPr>
                <w:t>item</w:t>
              </w:r>
            </w:ins>
          </w:p>
        </w:tc>
        <w:tc>
          <w:tcPr>
            <w:tcW w:w="846" w:type="dxa"/>
            <w:tcPrChange w:id="11126" w:author="Phuong Giang" w:date="2012-02-22T23:31:00Z">
              <w:tcPr>
                <w:tcW w:w="846" w:type="dxa"/>
              </w:tcPr>
            </w:tcPrChange>
          </w:tcPr>
          <w:p w:rsidR="0095718C" w:rsidRPr="001340DE" w:rsidRDefault="0095718C" w:rsidP="00995D66">
            <w:pPr>
              <w:pStyle w:val="comment"/>
              <w:ind w:left="0"/>
              <w:rPr>
                <w:ins w:id="11127" w:author="Phuong Giang" w:date="2012-02-22T21:36:00Z"/>
                <w:rFonts w:ascii="Times New Roman" w:hAnsi="Times New Roman" w:cs="Times New Roman"/>
                <w:i w:val="0"/>
                <w:color w:val="auto"/>
                <w:sz w:val="22"/>
                <w:szCs w:val="22"/>
                <w:rPrChange w:id="11128" w:author="Phuong Giang" w:date="2012-02-22T23:43:00Z">
                  <w:rPr>
                    <w:ins w:id="11129" w:author="Phuong Giang" w:date="2012-02-22T21:36:00Z"/>
                    <w:i w:val="0"/>
                    <w:color w:val="auto"/>
                    <w:sz w:val="18"/>
                    <w:szCs w:val="18"/>
                  </w:rPr>
                </w:rPrChange>
              </w:rPr>
            </w:pPr>
            <w:proofErr w:type="spellStart"/>
            <w:ins w:id="11130" w:author="Phuong Giang" w:date="2012-02-22T21:36:00Z">
              <w:r w:rsidRPr="001340DE">
                <w:rPr>
                  <w:rFonts w:ascii="Times New Roman" w:hAnsi="Times New Roman" w:cs="Times New Roman"/>
                  <w:i w:val="0"/>
                  <w:color w:val="auto"/>
                  <w:sz w:val="22"/>
                  <w:szCs w:val="22"/>
                  <w:rPrChange w:id="11131" w:author="Phuong Giang" w:date="2012-02-22T23:43:00Z">
                    <w:rPr>
                      <w:b/>
                      <w:bCs w:val="0"/>
                      <w:i w:val="0"/>
                      <w:color w:val="auto"/>
                      <w:sz w:val="18"/>
                      <w:szCs w:val="18"/>
                      <w:lang w:eastAsia="en-US"/>
                    </w:rPr>
                  </w:rPrChange>
                </w:rPr>
                <w:t>IKnowledge</w:t>
              </w:r>
              <w:proofErr w:type="spellEnd"/>
            </w:ins>
          </w:p>
        </w:tc>
        <w:tc>
          <w:tcPr>
            <w:tcW w:w="952" w:type="dxa"/>
            <w:tcPrChange w:id="11132" w:author="Phuong Giang" w:date="2012-02-22T23:31:00Z">
              <w:tcPr>
                <w:tcW w:w="952" w:type="dxa"/>
              </w:tcPr>
            </w:tcPrChange>
          </w:tcPr>
          <w:p w:rsidR="0095718C" w:rsidRPr="001340DE" w:rsidRDefault="0095718C" w:rsidP="00995D66">
            <w:pPr>
              <w:pStyle w:val="comment"/>
              <w:ind w:left="0"/>
              <w:rPr>
                <w:ins w:id="11133" w:author="Phuong Giang" w:date="2012-02-22T21:36:00Z"/>
                <w:rFonts w:ascii="Times New Roman" w:hAnsi="Times New Roman" w:cs="Times New Roman"/>
                <w:i w:val="0"/>
                <w:color w:val="auto"/>
                <w:sz w:val="22"/>
                <w:szCs w:val="22"/>
                <w:rPrChange w:id="11134" w:author="Phuong Giang" w:date="2012-02-22T23:43:00Z">
                  <w:rPr>
                    <w:ins w:id="11135" w:author="Phuong Giang" w:date="2012-02-22T21:36:00Z"/>
                    <w:i w:val="0"/>
                    <w:color w:val="auto"/>
                    <w:sz w:val="18"/>
                    <w:szCs w:val="18"/>
                  </w:rPr>
                </w:rPrChange>
              </w:rPr>
            </w:pPr>
            <w:ins w:id="11136" w:author="Phuong Giang" w:date="2012-02-22T21:36:00Z">
              <w:r w:rsidRPr="001340DE">
                <w:rPr>
                  <w:rFonts w:ascii="Times New Roman" w:hAnsi="Times New Roman" w:cs="Times New Roman"/>
                  <w:i w:val="0"/>
                  <w:color w:val="auto"/>
                  <w:sz w:val="22"/>
                  <w:szCs w:val="22"/>
                  <w:rPrChange w:id="11137" w:author="Phuong Giang" w:date="2012-02-22T23:43:00Z">
                    <w:rPr>
                      <w:b/>
                      <w:bCs w:val="0"/>
                      <w:i w:val="0"/>
                      <w:color w:val="auto"/>
                      <w:sz w:val="18"/>
                      <w:szCs w:val="18"/>
                      <w:lang w:eastAsia="en-US"/>
                    </w:rPr>
                  </w:rPrChange>
                </w:rPr>
                <w:t>in</w:t>
              </w:r>
            </w:ins>
          </w:p>
        </w:tc>
        <w:tc>
          <w:tcPr>
            <w:tcW w:w="1333" w:type="dxa"/>
            <w:tcPrChange w:id="11138" w:author="Phuong Giang" w:date="2012-02-22T23:31:00Z">
              <w:tcPr>
                <w:tcW w:w="1333" w:type="dxa"/>
              </w:tcPr>
            </w:tcPrChange>
          </w:tcPr>
          <w:p w:rsidR="0095718C" w:rsidRPr="001340DE" w:rsidRDefault="0095718C" w:rsidP="00995D66">
            <w:pPr>
              <w:pStyle w:val="comment"/>
              <w:ind w:left="0"/>
              <w:rPr>
                <w:ins w:id="11139" w:author="Phuong Giang" w:date="2012-02-22T21:36:00Z"/>
                <w:rFonts w:ascii="Times New Roman" w:hAnsi="Times New Roman" w:cs="Times New Roman"/>
                <w:i w:val="0"/>
                <w:color w:val="auto"/>
                <w:sz w:val="22"/>
                <w:szCs w:val="22"/>
                <w:rPrChange w:id="11140" w:author="Phuong Giang" w:date="2012-02-22T23:43:00Z">
                  <w:rPr>
                    <w:ins w:id="11141" w:author="Phuong Giang" w:date="2012-02-22T21:36:00Z"/>
                    <w:i w:val="0"/>
                    <w:color w:val="auto"/>
                    <w:sz w:val="18"/>
                    <w:szCs w:val="18"/>
                  </w:rPr>
                </w:rPrChange>
              </w:rPr>
            </w:pPr>
          </w:p>
        </w:tc>
        <w:tc>
          <w:tcPr>
            <w:tcW w:w="4512" w:type="dxa"/>
            <w:tcPrChange w:id="11142" w:author="Phuong Giang" w:date="2012-02-22T23:31:00Z">
              <w:tcPr>
                <w:tcW w:w="4512" w:type="dxa"/>
              </w:tcPr>
            </w:tcPrChange>
          </w:tcPr>
          <w:p w:rsidR="0095718C" w:rsidRPr="001340DE" w:rsidRDefault="0095718C">
            <w:pPr>
              <w:pStyle w:val="comment"/>
              <w:ind w:left="0"/>
              <w:rPr>
                <w:ins w:id="11143" w:author="Phuong Giang" w:date="2012-02-22T21:36:00Z"/>
                <w:rFonts w:ascii="Times New Roman" w:hAnsi="Times New Roman" w:cs="Times New Roman"/>
                <w:i w:val="0"/>
                <w:color w:val="auto"/>
                <w:sz w:val="22"/>
                <w:szCs w:val="22"/>
                <w:rPrChange w:id="11144" w:author="Phuong Giang" w:date="2012-02-22T23:43:00Z">
                  <w:rPr>
                    <w:ins w:id="11145" w:author="Phuong Giang" w:date="2012-02-22T21:36:00Z"/>
                    <w:i w:val="0"/>
                    <w:color w:val="auto"/>
                    <w:sz w:val="18"/>
                    <w:szCs w:val="18"/>
                  </w:rPr>
                </w:rPrChange>
              </w:rPr>
              <w:pPrChange w:id="11146" w:author="Phuong Giang" w:date="2012-02-22T23:43:00Z">
                <w:pPr>
                  <w:pStyle w:val="comment"/>
                </w:pPr>
              </w:pPrChange>
            </w:pPr>
            <w:ins w:id="11147" w:author="Phuong Giang" w:date="2012-02-22T21:36:00Z">
              <w:r w:rsidRPr="001340DE">
                <w:rPr>
                  <w:rFonts w:ascii="Times New Roman" w:hAnsi="Times New Roman" w:cs="Times New Roman"/>
                  <w:i w:val="0"/>
                  <w:color w:val="auto"/>
                  <w:sz w:val="22"/>
                  <w:szCs w:val="22"/>
                  <w:rPrChange w:id="11148" w:author="Phuong Giang" w:date="2012-02-22T23:43:00Z">
                    <w:rPr>
                      <w:i w:val="0"/>
                      <w:color w:val="auto"/>
                      <w:sz w:val="18"/>
                      <w:szCs w:val="18"/>
                    </w:rPr>
                  </w:rPrChange>
                </w:rPr>
                <w:t>The teaching method to update</w:t>
              </w:r>
            </w:ins>
          </w:p>
        </w:tc>
      </w:tr>
      <w:tr w:rsidR="0095718C" w:rsidRPr="001340DE" w:rsidTr="00F77673">
        <w:trPr>
          <w:ins w:id="11149" w:author="Phuong Giang" w:date="2012-02-22T21:36:00Z"/>
        </w:trPr>
        <w:tc>
          <w:tcPr>
            <w:tcW w:w="577" w:type="dxa"/>
            <w:tcPrChange w:id="11150" w:author="Phuong Giang" w:date="2012-02-22T23:31:00Z">
              <w:tcPr>
                <w:tcW w:w="577" w:type="dxa"/>
              </w:tcPr>
            </w:tcPrChange>
          </w:tcPr>
          <w:p w:rsidR="0095718C" w:rsidRPr="001340DE" w:rsidRDefault="0095718C" w:rsidP="00995D66">
            <w:pPr>
              <w:pStyle w:val="comment"/>
              <w:ind w:left="0"/>
              <w:rPr>
                <w:ins w:id="11151" w:author="Phuong Giang" w:date="2012-02-22T21:36:00Z"/>
                <w:rFonts w:ascii="Times New Roman" w:hAnsi="Times New Roman" w:cs="Times New Roman"/>
                <w:i w:val="0"/>
                <w:color w:val="auto"/>
                <w:sz w:val="22"/>
                <w:szCs w:val="22"/>
                <w:rPrChange w:id="11152" w:author="Phuong Giang" w:date="2012-02-22T23:43:00Z">
                  <w:rPr>
                    <w:ins w:id="11153" w:author="Phuong Giang" w:date="2012-02-22T21:36:00Z"/>
                    <w:i w:val="0"/>
                    <w:color w:val="auto"/>
                    <w:sz w:val="18"/>
                    <w:szCs w:val="18"/>
                  </w:rPr>
                </w:rPrChange>
              </w:rPr>
            </w:pPr>
            <w:ins w:id="11154" w:author="Phuong Giang" w:date="2012-02-22T21:36:00Z">
              <w:r w:rsidRPr="001340DE">
                <w:rPr>
                  <w:rFonts w:ascii="Times New Roman" w:hAnsi="Times New Roman" w:cs="Times New Roman"/>
                  <w:i w:val="0"/>
                  <w:color w:val="auto"/>
                  <w:sz w:val="22"/>
                  <w:szCs w:val="22"/>
                  <w:rPrChange w:id="11155" w:author="Phuong Giang" w:date="2012-02-22T23:43:00Z">
                    <w:rPr>
                      <w:i w:val="0"/>
                      <w:color w:val="auto"/>
                      <w:sz w:val="18"/>
                      <w:szCs w:val="18"/>
                    </w:rPr>
                  </w:rPrChange>
                </w:rPr>
                <w:t>2</w:t>
              </w:r>
            </w:ins>
          </w:p>
        </w:tc>
        <w:tc>
          <w:tcPr>
            <w:tcW w:w="1356" w:type="dxa"/>
            <w:tcPrChange w:id="11156" w:author="Phuong Giang" w:date="2012-02-22T23:31:00Z">
              <w:tcPr>
                <w:tcW w:w="1356" w:type="dxa"/>
              </w:tcPr>
            </w:tcPrChange>
          </w:tcPr>
          <w:p w:rsidR="0095718C" w:rsidRPr="001340DE" w:rsidRDefault="0095718C" w:rsidP="00995D66">
            <w:pPr>
              <w:pStyle w:val="comment"/>
              <w:ind w:left="0"/>
              <w:rPr>
                <w:ins w:id="11157" w:author="Phuong Giang" w:date="2012-02-22T21:36:00Z"/>
                <w:rFonts w:ascii="Times New Roman" w:hAnsi="Times New Roman" w:cs="Times New Roman"/>
                <w:i w:val="0"/>
                <w:color w:val="auto"/>
                <w:sz w:val="22"/>
                <w:szCs w:val="22"/>
                <w:rPrChange w:id="11158" w:author="Phuong Giang" w:date="2012-02-22T23:43:00Z">
                  <w:rPr>
                    <w:ins w:id="11159" w:author="Phuong Giang" w:date="2012-02-22T21:36:00Z"/>
                    <w:i w:val="0"/>
                    <w:color w:val="auto"/>
                    <w:sz w:val="18"/>
                    <w:szCs w:val="18"/>
                  </w:rPr>
                </w:rPrChange>
              </w:rPr>
            </w:pPr>
            <w:ins w:id="11160" w:author="Phuong Giang" w:date="2012-02-22T21:36:00Z">
              <w:r w:rsidRPr="001340DE">
                <w:rPr>
                  <w:rFonts w:ascii="Times New Roman" w:hAnsi="Times New Roman" w:cs="Times New Roman"/>
                  <w:i w:val="0"/>
                  <w:color w:val="auto"/>
                  <w:sz w:val="22"/>
                  <w:szCs w:val="22"/>
                  <w:rPrChange w:id="11161" w:author="Phuong Giang" w:date="2012-02-22T23:43:00Z">
                    <w:rPr>
                      <w:i w:val="0"/>
                      <w:color w:val="auto"/>
                      <w:sz w:val="18"/>
                      <w:szCs w:val="18"/>
                    </w:rPr>
                  </w:rPrChange>
                </w:rPr>
                <w:t xml:space="preserve">Return </w:t>
              </w:r>
            </w:ins>
          </w:p>
        </w:tc>
        <w:tc>
          <w:tcPr>
            <w:tcW w:w="846" w:type="dxa"/>
            <w:tcPrChange w:id="11162" w:author="Phuong Giang" w:date="2012-02-22T23:31:00Z">
              <w:tcPr>
                <w:tcW w:w="846" w:type="dxa"/>
              </w:tcPr>
            </w:tcPrChange>
          </w:tcPr>
          <w:p w:rsidR="0095718C" w:rsidRPr="001340DE" w:rsidRDefault="0095718C">
            <w:pPr>
              <w:pStyle w:val="comment"/>
              <w:ind w:left="0"/>
              <w:rPr>
                <w:ins w:id="11163" w:author="Phuong Giang" w:date="2012-02-22T21:36:00Z"/>
                <w:rFonts w:ascii="Times New Roman" w:hAnsi="Times New Roman" w:cs="Times New Roman"/>
                <w:i w:val="0"/>
                <w:color w:val="auto"/>
                <w:sz w:val="22"/>
                <w:szCs w:val="22"/>
                <w:rPrChange w:id="11164" w:author="Phuong Giang" w:date="2012-02-22T23:43:00Z">
                  <w:rPr>
                    <w:ins w:id="11165" w:author="Phuong Giang" w:date="2012-02-22T21:36:00Z"/>
                    <w:i w:val="0"/>
                    <w:color w:val="auto"/>
                    <w:sz w:val="18"/>
                    <w:szCs w:val="18"/>
                  </w:rPr>
                </w:rPrChange>
              </w:rPr>
              <w:pPrChange w:id="11166" w:author="Phuong Giang" w:date="2012-02-22T23:43:00Z">
                <w:pPr>
                  <w:pStyle w:val="comment"/>
                </w:pPr>
              </w:pPrChange>
            </w:pPr>
          </w:p>
        </w:tc>
        <w:tc>
          <w:tcPr>
            <w:tcW w:w="952" w:type="dxa"/>
            <w:tcPrChange w:id="11167" w:author="Phuong Giang" w:date="2012-02-22T23:31:00Z">
              <w:tcPr>
                <w:tcW w:w="952" w:type="dxa"/>
              </w:tcPr>
            </w:tcPrChange>
          </w:tcPr>
          <w:p w:rsidR="0095718C" w:rsidRPr="001340DE" w:rsidRDefault="0095718C" w:rsidP="00995D66">
            <w:pPr>
              <w:pStyle w:val="comment"/>
              <w:ind w:left="0"/>
              <w:rPr>
                <w:ins w:id="11168" w:author="Phuong Giang" w:date="2012-02-22T21:36:00Z"/>
                <w:rFonts w:ascii="Times New Roman" w:hAnsi="Times New Roman" w:cs="Times New Roman"/>
                <w:i w:val="0"/>
                <w:color w:val="auto"/>
                <w:sz w:val="22"/>
                <w:szCs w:val="22"/>
                <w:rPrChange w:id="11169" w:author="Phuong Giang" w:date="2012-02-22T23:43:00Z">
                  <w:rPr>
                    <w:ins w:id="11170" w:author="Phuong Giang" w:date="2012-02-22T21:36:00Z"/>
                    <w:i w:val="0"/>
                    <w:color w:val="auto"/>
                    <w:sz w:val="18"/>
                    <w:szCs w:val="18"/>
                  </w:rPr>
                </w:rPrChange>
              </w:rPr>
            </w:pPr>
          </w:p>
        </w:tc>
        <w:tc>
          <w:tcPr>
            <w:tcW w:w="1333" w:type="dxa"/>
            <w:tcPrChange w:id="11171" w:author="Phuong Giang" w:date="2012-02-22T23:31:00Z">
              <w:tcPr>
                <w:tcW w:w="1333" w:type="dxa"/>
              </w:tcPr>
            </w:tcPrChange>
          </w:tcPr>
          <w:p w:rsidR="0095718C" w:rsidRPr="001340DE" w:rsidRDefault="0095718C" w:rsidP="00995D66">
            <w:pPr>
              <w:pStyle w:val="comment"/>
              <w:ind w:left="0"/>
              <w:rPr>
                <w:ins w:id="11172" w:author="Phuong Giang" w:date="2012-02-22T21:36:00Z"/>
                <w:rFonts w:ascii="Times New Roman" w:hAnsi="Times New Roman" w:cs="Times New Roman"/>
                <w:i w:val="0"/>
                <w:color w:val="auto"/>
                <w:sz w:val="22"/>
                <w:szCs w:val="22"/>
                <w:rPrChange w:id="11173" w:author="Phuong Giang" w:date="2012-02-22T23:43:00Z">
                  <w:rPr>
                    <w:ins w:id="11174" w:author="Phuong Giang" w:date="2012-02-22T21:36:00Z"/>
                    <w:i w:val="0"/>
                    <w:color w:val="auto"/>
                    <w:sz w:val="18"/>
                    <w:szCs w:val="18"/>
                  </w:rPr>
                </w:rPrChange>
              </w:rPr>
            </w:pPr>
          </w:p>
        </w:tc>
        <w:tc>
          <w:tcPr>
            <w:tcW w:w="4512" w:type="dxa"/>
            <w:tcPrChange w:id="11175" w:author="Phuong Giang" w:date="2012-02-22T23:31:00Z">
              <w:tcPr>
                <w:tcW w:w="4512" w:type="dxa"/>
              </w:tcPr>
            </w:tcPrChange>
          </w:tcPr>
          <w:p w:rsidR="0095718C" w:rsidRPr="001340DE" w:rsidRDefault="0095718C" w:rsidP="00995D66">
            <w:pPr>
              <w:pStyle w:val="comment"/>
              <w:ind w:left="0"/>
              <w:rPr>
                <w:ins w:id="11176" w:author="Phuong Giang" w:date="2012-02-22T21:36:00Z"/>
                <w:rFonts w:ascii="Times New Roman" w:hAnsi="Times New Roman" w:cs="Times New Roman"/>
                <w:i w:val="0"/>
                <w:color w:val="auto"/>
                <w:sz w:val="22"/>
                <w:szCs w:val="22"/>
                <w:rPrChange w:id="11177" w:author="Phuong Giang" w:date="2012-02-22T23:43:00Z">
                  <w:rPr>
                    <w:ins w:id="11178" w:author="Phuong Giang" w:date="2012-02-22T21:36:00Z"/>
                    <w:i w:val="0"/>
                    <w:color w:val="auto"/>
                    <w:sz w:val="18"/>
                    <w:szCs w:val="18"/>
                  </w:rPr>
                </w:rPrChange>
              </w:rPr>
            </w:pPr>
            <w:ins w:id="11179" w:author="Phuong Giang" w:date="2012-02-22T21:36:00Z">
              <w:r w:rsidRPr="001340DE">
                <w:rPr>
                  <w:rFonts w:ascii="Times New Roman" w:hAnsi="Times New Roman" w:cs="Times New Roman"/>
                  <w:i w:val="0"/>
                  <w:color w:val="auto"/>
                  <w:sz w:val="22"/>
                  <w:szCs w:val="22"/>
                  <w:rPrChange w:id="11180" w:author="Phuong Giang" w:date="2012-02-22T23:43:00Z">
                    <w:rPr>
                      <w:i w:val="0"/>
                      <w:color w:val="auto"/>
                      <w:sz w:val="18"/>
                      <w:szCs w:val="18"/>
                    </w:rPr>
                  </w:rPrChange>
                </w:rPr>
                <w:t>Return whether add action is successful</w:t>
              </w:r>
            </w:ins>
          </w:p>
        </w:tc>
      </w:tr>
    </w:tbl>
    <w:p w:rsidR="0095718C" w:rsidRDefault="0095718C">
      <w:pPr>
        <w:rPr>
          <w:ins w:id="11181" w:author="Phuong Giang" w:date="2012-02-22T21:36:00Z"/>
        </w:rPr>
        <w:pPrChange w:id="11182" w:author="Phuong Giang" w:date="2012-02-23T00:07:00Z">
          <w:pPr>
            <w:pStyle w:val="Heading5"/>
            <w:tabs>
              <w:tab w:val="left" w:pos="4208"/>
            </w:tabs>
          </w:pPr>
        </w:pPrChange>
      </w:pPr>
      <w:ins w:id="11183" w:author="Phuong Giang" w:date="2012-02-22T21:36:00Z">
        <w:r>
          <w:rPr>
            <w:rFonts w:hint="eastAsia"/>
          </w:rPr>
          <w:t>Implementation</w:t>
        </w:r>
      </w:ins>
    </w:p>
    <w:p w:rsidR="0095718C" w:rsidRDefault="0095718C" w:rsidP="0095718C">
      <w:pPr>
        <w:rPr>
          <w:ins w:id="11184" w:author="Phuong Giang" w:date="2012-02-22T21:36:00Z"/>
        </w:rPr>
      </w:pPr>
      <w:ins w:id="11185" w:author="Phuong Giang" w:date="2012-02-22T21:36:00Z">
        <w:r>
          <w:t>Receive a teaching method</w:t>
        </w:r>
      </w:ins>
    </w:p>
    <w:p w:rsidR="0095718C" w:rsidRDefault="0095718C" w:rsidP="0095718C">
      <w:pPr>
        <w:rPr>
          <w:ins w:id="11186" w:author="Phuong Giang" w:date="2012-02-22T21:36:00Z"/>
        </w:rPr>
      </w:pPr>
      <w:ins w:id="11187" w:author="Phuong Giang" w:date="2012-02-22T21:36:00Z">
        <w:r>
          <w:t>Update to the database</w:t>
        </w:r>
      </w:ins>
    </w:p>
    <w:p w:rsidR="0095718C" w:rsidRDefault="0095718C" w:rsidP="0095718C">
      <w:pPr>
        <w:rPr>
          <w:ins w:id="11188" w:author="Phuong Giang" w:date="2012-02-22T21:36:00Z"/>
        </w:rPr>
      </w:pPr>
      <w:ins w:id="11189" w:author="Phuong Giang" w:date="2012-02-22T21:36:00Z">
        <w:r>
          <w:t>Return if the action is done successfully</w:t>
        </w:r>
      </w:ins>
    </w:p>
    <w:p w:rsidR="001E773C" w:rsidRPr="00616EF6" w:rsidDel="00751F11" w:rsidRDefault="001E773C">
      <w:pPr>
        <w:rPr>
          <w:ins w:id="11190" w:author="Red Army" w:date="2012-02-22T21:32:00Z"/>
          <w:del w:id="11191" w:author="Nguyen Ho Hai" w:date="2012-02-22T22:25:00Z"/>
        </w:rPr>
        <w:pPrChange w:id="11192" w:author="Red Army" w:date="2012-02-22T21:32:00Z">
          <w:pPr>
            <w:pStyle w:val="Heading3"/>
            <w:numPr>
              <w:numId w:val="8"/>
            </w:numPr>
            <w:tabs>
              <w:tab w:val="left" w:pos="4208"/>
            </w:tabs>
          </w:pPr>
        </w:pPrChange>
      </w:pPr>
    </w:p>
    <w:p w:rsidR="001E773C" w:rsidDel="00751F11" w:rsidRDefault="001E773C">
      <w:pPr>
        <w:rPr>
          <w:ins w:id="11193" w:author="Red Army" w:date="2012-02-22T21:32:00Z"/>
          <w:del w:id="11194" w:author="Nguyen Ho Hai" w:date="2012-02-22T22:25:00Z"/>
        </w:rPr>
        <w:pPrChange w:id="11195" w:author="Red Army" w:date="2012-02-22T21:32:00Z">
          <w:pPr>
            <w:pStyle w:val="Heading3"/>
            <w:numPr>
              <w:numId w:val="8"/>
            </w:numPr>
            <w:tabs>
              <w:tab w:val="left" w:pos="4208"/>
            </w:tabs>
          </w:pPr>
        </w:pPrChange>
      </w:pPr>
    </w:p>
    <w:p w:rsidR="0053160F" w:rsidDel="00751F11" w:rsidRDefault="0053160F">
      <w:pPr>
        <w:keepNext/>
        <w:keepLines/>
        <w:tabs>
          <w:tab w:val="left" w:pos="4208"/>
        </w:tabs>
        <w:spacing w:before="200" w:after="0"/>
        <w:ind w:left="1224"/>
        <w:outlineLvl w:val="2"/>
        <w:rPr>
          <w:ins w:id="11196" w:author="Red Army" w:date="2012-02-22T21:32:00Z"/>
          <w:del w:id="11197" w:author="Nguyen Ho Hai" w:date="2012-02-22T22:25:00Z"/>
          <w:rFonts w:ascii="Cambria" w:eastAsia="MS Gothic" w:hAnsi="Cambria"/>
          <w:b/>
          <w:bCs/>
          <w:color w:val="4F81BD"/>
        </w:rPr>
        <w:pPrChange w:id="11198" w:author="Nguyen Ho Hai" w:date="2012-02-22T22:25:00Z">
          <w:pPr>
            <w:keepNext/>
            <w:keepLines/>
            <w:numPr>
              <w:ilvl w:val="2"/>
              <w:numId w:val="5"/>
            </w:numPr>
            <w:tabs>
              <w:tab w:val="left" w:pos="4208"/>
            </w:tabs>
            <w:spacing w:before="200" w:after="0"/>
            <w:ind w:left="1224" w:hanging="504"/>
            <w:outlineLvl w:val="2"/>
          </w:pPr>
        </w:pPrChange>
      </w:pPr>
      <w:ins w:id="11199" w:author="Red Army" w:date="2012-02-22T21:32:00Z">
        <w:del w:id="11200" w:author="Nguyen Ho Hai" w:date="2012-02-22T22:25:00Z">
          <w:r w:rsidRPr="003365FC" w:rsidDel="00751F11">
            <w:rPr>
              <w:rFonts w:ascii="Cambria" w:eastAsia="MS Gothic" w:hAnsi="Cambria"/>
              <w:b/>
              <w:bCs/>
              <w:color w:val="4F81BD"/>
            </w:rPr>
            <w:delText>TLH.</w:delText>
          </w:r>
          <w:r w:rsidDel="00751F11">
            <w:rPr>
              <w:rFonts w:ascii="Cambria" w:eastAsia="MS Gothic" w:hAnsi="Cambria"/>
              <w:b/>
              <w:bCs/>
              <w:color w:val="4F81BD"/>
            </w:rPr>
            <w:delText>Ultil</w:delText>
          </w:r>
        </w:del>
      </w:ins>
    </w:p>
    <w:p w:rsidR="001E773C" w:rsidDel="00751F11" w:rsidRDefault="001E773C">
      <w:pPr>
        <w:pStyle w:val="ListParagraph"/>
        <w:rPr>
          <w:ins w:id="11201" w:author="Red Army" w:date="2012-02-22T21:32:00Z"/>
          <w:del w:id="11202" w:author="Nguyen Ho Hai" w:date="2012-02-22T22:25:00Z"/>
          <w:rFonts w:ascii="Cambria" w:eastAsia="MS Gothic" w:hAnsi="Cambria"/>
          <w:b/>
          <w:bCs/>
          <w:color w:val="4F81BD"/>
        </w:rPr>
        <w:pPrChange w:id="11203" w:author="Red Army" w:date="2012-02-22T21:32:00Z">
          <w:pPr>
            <w:keepNext/>
            <w:keepLines/>
            <w:numPr>
              <w:ilvl w:val="2"/>
              <w:numId w:val="5"/>
            </w:numPr>
            <w:tabs>
              <w:tab w:val="left" w:pos="4208"/>
            </w:tabs>
            <w:spacing w:before="200" w:after="0"/>
            <w:ind w:left="1224" w:hanging="504"/>
            <w:outlineLvl w:val="2"/>
          </w:pPr>
        </w:pPrChange>
      </w:pPr>
    </w:p>
    <w:p w:rsidR="001E773C" w:rsidRDefault="00612C28">
      <w:pPr>
        <w:rPr>
          <w:ins w:id="11204" w:author="Red Army" w:date="2012-02-22T21:32:00Z"/>
        </w:rPr>
        <w:pPrChange w:id="11205" w:author="Red Army" w:date="2012-02-22T21:32:00Z">
          <w:pPr>
            <w:keepNext/>
            <w:keepLines/>
            <w:numPr>
              <w:ilvl w:val="2"/>
              <w:numId w:val="5"/>
            </w:numPr>
            <w:tabs>
              <w:tab w:val="left" w:pos="4208"/>
            </w:tabs>
            <w:spacing w:before="200" w:after="0"/>
            <w:ind w:left="1224" w:hanging="504"/>
            <w:outlineLvl w:val="2"/>
          </w:pPr>
        </w:pPrChange>
      </w:pPr>
      <w:moveFromRangeStart w:id="11206" w:author="Nguyen Ho Hai" w:date="2012-02-22T22:25:00Z" w:name="move317712854"/>
      <w:moveFrom w:id="11207" w:author="Nguyen Ho Hai" w:date="2012-02-22T22:25:00Z">
        <w:ins w:id="11208" w:author="Red Army" w:date="2012-02-22T21:32:00Z">
          <w:r w:rsidDel="00751F11">
            <w:rPr>
              <w:noProof/>
              <w:lang w:eastAsia="ja-JP"/>
              <w:rPrChange w:id="11209" w:author="Unknown">
                <w:rPr>
                  <w:noProof/>
                  <w:color w:val="0000FF" w:themeColor="hyperlink"/>
                  <w:u w:val="single"/>
                  <w:lang w:eastAsia="ja-JP"/>
                </w:rPr>
              </w:rPrChange>
            </w:rPr>
            <w:drawing>
              <wp:inline distT="0" distB="0" distL="0" distR="0" wp14:anchorId="27A51C7B" wp14:editId="04425116">
                <wp:extent cx="3381375" cy="1380490"/>
                <wp:effectExtent l="19050" t="0" r="9525" b="0"/>
                <wp:docPr id="28" name="Picture 28" descr="D:\TLH\trunk\Document\Design\Class Diagram\TLH_Uti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TLH\trunk\Document\Design\Class Diagram\TLH_Util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380490"/>
                        </a:xfrm>
                        <a:prstGeom prst="rect">
                          <a:avLst/>
                        </a:prstGeom>
                        <a:noFill/>
                        <a:ln>
                          <a:noFill/>
                        </a:ln>
                      </pic:spPr>
                    </pic:pic>
                  </a:graphicData>
                </a:graphic>
              </wp:inline>
            </w:drawing>
          </w:r>
        </w:ins>
      </w:moveFrom>
      <w:moveFromRangeEnd w:id="11206"/>
    </w:p>
    <w:p w:rsidR="00751F11" w:rsidRDefault="00751F11" w:rsidP="00751F11">
      <w:pPr>
        <w:pStyle w:val="Heading3"/>
        <w:tabs>
          <w:tab w:val="left" w:pos="4208"/>
        </w:tabs>
        <w:rPr>
          <w:ins w:id="11210" w:author="Nguyen Ho Hai" w:date="2012-02-22T22:24:00Z"/>
        </w:rPr>
      </w:pPr>
      <w:bookmarkStart w:id="11211" w:name="_Toc317721139"/>
      <w:proofErr w:type="spellStart"/>
      <w:ins w:id="11212" w:author="Nguyen Ho Hai" w:date="2012-02-22T22:24:00Z">
        <w:r>
          <w:t>TLH.Utilities</w:t>
        </w:r>
        <w:bookmarkEnd w:id="11211"/>
        <w:proofErr w:type="spellEnd"/>
      </w:ins>
    </w:p>
    <w:p w:rsidR="00751F11" w:rsidRDefault="00751F11" w:rsidP="00751F11">
      <w:pPr>
        <w:pStyle w:val="Heading4"/>
        <w:tabs>
          <w:tab w:val="left" w:pos="4208"/>
        </w:tabs>
        <w:rPr>
          <w:ins w:id="11213" w:author="Nguyen Ho Hai" w:date="2012-02-22T22:24:00Z"/>
        </w:rPr>
      </w:pPr>
      <w:ins w:id="11214" w:author="Nguyen Ho Hai" w:date="2012-02-22T22:24:00Z">
        <w:r>
          <w:t>Class Diagram Explanation</w:t>
        </w:r>
      </w:ins>
    </w:p>
    <w:p w:rsidR="00751F11" w:rsidRDefault="00751F11" w:rsidP="00751F11">
      <w:pPr>
        <w:rPr>
          <w:ins w:id="11215" w:author="Nguyen Ho Hai" w:date="2012-02-22T22:24:00Z"/>
          <w:noProof/>
          <w:lang w:eastAsia="ja-JP"/>
        </w:rPr>
      </w:pPr>
      <w:moveToRangeStart w:id="11216" w:author="Nguyen Ho Hai" w:date="2012-02-22T22:25:00Z" w:name="move317712854"/>
      <w:del w:id="11217" w:author="HungNguyen" w:date="2012-04-16T21:21:00Z">
        <w:r w:rsidRPr="00751F11" w:rsidDel="00BC5883">
          <w:rPr>
            <w:noProof/>
            <w:lang w:eastAsia="ja-JP"/>
            <w:rPrChange w:id="11218" w:author="Unknown">
              <w:rPr>
                <w:noProof/>
                <w:color w:val="0000FF" w:themeColor="hyperlink"/>
                <w:u w:val="single"/>
                <w:lang w:eastAsia="ja-JP"/>
              </w:rPr>
            </w:rPrChange>
          </w:rPr>
          <w:drawing>
            <wp:inline distT="0" distB="0" distL="0" distR="0" wp14:anchorId="47311A3B" wp14:editId="41C82093">
              <wp:extent cx="3381375" cy="1380490"/>
              <wp:effectExtent l="0" t="0" r="9525" b="0"/>
              <wp:docPr id="13" name="Picture 28" descr="D:\TLH\trunk\Document\Design\Class Diagram\TLH_Uti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TLH\trunk\Document\Design\Class Diagram\TLH_Util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380490"/>
                      </a:xfrm>
                      <a:prstGeom prst="rect">
                        <a:avLst/>
                      </a:prstGeom>
                      <a:noFill/>
                      <a:ln>
                        <a:noFill/>
                      </a:ln>
                    </pic:spPr>
                  </pic:pic>
                </a:graphicData>
              </a:graphic>
            </wp:inline>
          </w:drawing>
        </w:r>
      </w:del>
      <w:moveToRangeEnd w:id="11216"/>
      <w:ins w:id="11219" w:author="HungNguyen" w:date="2012-04-16T21:21:00Z">
        <w:r w:rsidR="00BC5883" w:rsidRPr="00BC5883">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BC5883">
          <w:rPr>
            <w:noProof/>
            <w:lang w:eastAsia="ja-JP"/>
          </w:rPr>
          <w:drawing>
            <wp:inline distT="0" distB="0" distL="0" distR="0">
              <wp:extent cx="5940468" cy="2924175"/>
              <wp:effectExtent l="0" t="0" r="3175" b="0"/>
              <wp:docPr id="75" name="Picture 75" descr="C:\Users\HungNguyen\Desktop\Ult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guyen\Desktop\Ulti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5717"/>
                      </a:xfrm>
                      <a:prstGeom prst="rect">
                        <a:avLst/>
                      </a:prstGeom>
                      <a:noFill/>
                      <a:ln>
                        <a:noFill/>
                      </a:ln>
                    </pic:spPr>
                  </pic:pic>
                </a:graphicData>
              </a:graphic>
            </wp:inline>
          </w:drawing>
        </w:r>
      </w:ins>
    </w:p>
    <w:p w:rsidR="00751F11" w:rsidRDefault="00751F11" w:rsidP="00751F11">
      <w:pPr>
        <w:pStyle w:val="Heading4"/>
        <w:tabs>
          <w:tab w:val="left" w:pos="4208"/>
        </w:tabs>
        <w:rPr>
          <w:ins w:id="11220" w:author="Nguyen Ho Hai" w:date="2012-02-22T22:24:00Z"/>
        </w:rPr>
      </w:pPr>
      <w:proofErr w:type="spellStart"/>
      <w:ins w:id="11221" w:author="Nguyen Ho Hai" w:date="2012-02-22T22:24:00Z">
        <w:r>
          <w:lastRenderedPageBreak/>
          <w:t>IDataAccessor</w:t>
        </w:r>
        <w:proofErr w:type="spellEnd"/>
        <w:r>
          <w:t xml:space="preserve"> interface</w:t>
        </w:r>
      </w:ins>
    </w:p>
    <w:p w:rsidR="00751F11" w:rsidRDefault="00751F11" w:rsidP="00751F11">
      <w:pPr>
        <w:pStyle w:val="Heading5"/>
        <w:tabs>
          <w:tab w:val="left" w:pos="4208"/>
        </w:tabs>
        <w:rPr>
          <w:ins w:id="11222" w:author="Nguyen Ho Hai" w:date="2012-02-22T22:24:00Z"/>
          <w:b/>
          <w:lang w:eastAsia="ja-JP"/>
        </w:rPr>
      </w:pPr>
      <w:ins w:id="11223" w:author="Nguyen Ho Hai" w:date="2012-02-22T22:24:00Z">
        <w:r>
          <w:rPr>
            <w:b/>
            <w:lang w:eastAsia="ja-JP"/>
          </w:rPr>
          <w:t>A</w:t>
        </w:r>
        <w:r w:rsidRPr="00A63386">
          <w:rPr>
            <w:rFonts w:hint="eastAsia"/>
            <w:b/>
            <w:lang w:eastAsia="ja-JP"/>
          </w:rPr>
          <w:t>ttributes</w:t>
        </w:r>
      </w:ins>
    </w:p>
    <w:p w:rsidR="00751F11" w:rsidRPr="00D60E4A" w:rsidRDefault="00751F11">
      <w:pPr>
        <w:ind w:left="720" w:firstLine="720"/>
        <w:rPr>
          <w:ins w:id="11224" w:author="Nguyen Ho Hai" w:date="2012-02-22T22:24:00Z"/>
          <w:lang w:eastAsia="ja-JP"/>
        </w:rPr>
        <w:pPrChange w:id="11225" w:author="Nguyen Ho Hai" w:date="2012-02-22T22:26:00Z">
          <w:pPr/>
        </w:pPrChange>
      </w:pPr>
      <w:ins w:id="11226" w:author="Nguyen Ho Hai" w:date="2012-02-22T22:24:00Z">
        <w:r>
          <w:rPr>
            <w:lang w:eastAsia="ja-JP"/>
          </w:rPr>
          <w:t>N/A</w:t>
        </w:r>
      </w:ins>
    </w:p>
    <w:p w:rsidR="00751F11" w:rsidRDefault="00751F11" w:rsidP="00751F11">
      <w:pPr>
        <w:pStyle w:val="Heading5"/>
        <w:tabs>
          <w:tab w:val="left" w:pos="4208"/>
        </w:tabs>
        <w:rPr>
          <w:ins w:id="11227" w:author="Nguyen Ho Hai" w:date="2012-02-22T22:24:00Z"/>
          <w:b/>
        </w:rPr>
      </w:pPr>
      <w:ins w:id="11228" w:author="Nguyen Ho Hai" w:date="2012-02-22T22:24:00Z">
        <w:r>
          <w:rPr>
            <w:b/>
          </w:rPr>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229" w:author="Phuong Giang" w:date="2012-02-22T23:32: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11230">
          <w:tblGrid>
            <w:gridCol w:w="955"/>
            <w:gridCol w:w="2205"/>
            <w:gridCol w:w="6416"/>
          </w:tblGrid>
        </w:tblGridChange>
      </w:tblGrid>
      <w:tr w:rsidR="00751F11" w:rsidTr="00F77673">
        <w:trPr>
          <w:cnfStyle w:val="100000000000" w:firstRow="1" w:lastRow="0" w:firstColumn="0" w:lastColumn="0" w:oddVBand="0" w:evenVBand="0" w:oddHBand="0" w:evenHBand="0" w:firstRowFirstColumn="0" w:firstRowLastColumn="0" w:lastRowFirstColumn="0" w:lastRowLastColumn="0"/>
          <w:ins w:id="11231" w:author="Nguyen Ho Hai" w:date="2012-02-22T22:24:00Z"/>
        </w:trPr>
        <w:tc>
          <w:tcPr>
            <w:tcW w:w="955" w:type="dxa"/>
            <w:tcPrChange w:id="11232" w:author="Phuong Giang" w:date="2012-02-22T23:32:00Z">
              <w:tcPr>
                <w:tcW w:w="955" w:type="dxa"/>
                <w:shd w:val="clear" w:color="auto" w:fill="FFE8E1"/>
              </w:tcPr>
            </w:tcPrChange>
          </w:tcPr>
          <w:p w:rsidR="00751F11" w:rsidRPr="009F25A3"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233" w:author="Nguyen Ho Hai" w:date="2012-02-22T22:24:00Z"/>
                <w:b w:val="0"/>
                <w:lang w:eastAsia="ja-JP"/>
                <w:rPrChange w:id="11234" w:author="Phuong Giang" w:date="2012-02-22T23:39:00Z">
                  <w:rPr>
                    <w:ins w:id="11235" w:author="Nguyen Ho Hai" w:date="2012-02-22T22:24:00Z"/>
                    <w:b/>
                    <w:bCs w:val="0"/>
                    <w:color w:val="800000"/>
                  </w:rPr>
                </w:rPrChange>
              </w:rPr>
              <w:pPrChange w:id="11236"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237" w:author="Nguyen Ho Hai" w:date="2012-02-22T22:24:00Z">
              <w:r w:rsidRPr="009F25A3">
                <w:rPr>
                  <w:rFonts w:ascii="Tahoma" w:eastAsia="MS Mincho" w:hAnsi="Tahoma" w:cs="Arial"/>
                  <w:b w:val="0"/>
                  <w:snapToGrid w:val="0"/>
                  <w:color w:val="auto"/>
                  <w:sz w:val="20"/>
                  <w:szCs w:val="20"/>
                  <w:lang w:eastAsia="ja-JP"/>
                  <w:rPrChange w:id="11238" w:author="Phuong Giang" w:date="2012-02-22T23:39:00Z">
                    <w:rPr>
                      <w:b/>
                      <w:color w:val="800000"/>
                    </w:rPr>
                  </w:rPrChange>
                </w:rPr>
                <w:t>No</w:t>
              </w:r>
            </w:ins>
          </w:p>
        </w:tc>
        <w:tc>
          <w:tcPr>
            <w:tcW w:w="2205" w:type="dxa"/>
            <w:tcPrChange w:id="11239" w:author="Phuong Giang" w:date="2012-02-22T23:32:00Z">
              <w:tcPr>
                <w:tcW w:w="2205" w:type="dxa"/>
                <w:shd w:val="clear" w:color="auto" w:fill="FFE8E1"/>
              </w:tcPr>
            </w:tcPrChange>
          </w:tcPr>
          <w:p w:rsidR="00751F11" w:rsidRPr="009F25A3"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240" w:author="Nguyen Ho Hai" w:date="2012-02-22T22:24:00Z"/>
                <w:b w:val="0"/>
                <w:lang w:eastAsia="ja-JP"/>
                <w:rPrChange w:id="11241" w:author="Phuong Giang" w:date="2012-02-22T23:39:00Z">
                  <w:rPr>
                    <w:ins w:id="11242" w:author="Nguyen Ho Hai" w:date="2012-02-22T22:24:00Z"/>
                    <w:b/>
                    <w:bCs w:val="0"/>
                    <w:color w:val="800000"/>
                    <w:lang w:eastAsia="ja-JP"/>
                  </w:rPr>
                </w:rPrChange>
              </w:rPr>
              <w:pPrChange w:id="11243"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244" w:author="Nguyen Ho Hai" w:date="2012-02-22T22:24:00Z">
              <w:r w:rsidRPr="009F25A3">
                <w:rPr>
                  <w:rFonts w:ascii="Tahoma" w:eastAsia="MS Mincho" w:hAnsi="Tahoma" w:cs="Arial"/>
                  <w:b w:val="0"/>
                  <w:snapToGrid w:val="0"/>
                  <w:color w:val="auto"/>
                  <w:sz w:val="20"/>
                  <w:szCs w:val="20"/>
                  <w:lang w:eastAsia="ja-JP"/>
                  <w:rPrChange w:id="11245" w:author="Phuong Giang" w:date="2012-02-22T23:39:00Z">
                    <w:rPr>
                      <w:b/>
                      <w:color w:val="800000"/>
                      <w:lang w:eastAsia="ja-JP"/>
                    </w:rPr>
                  </w:rPrChange>
                </w:rPr>
                <w:t>Method</w:t>
              </w:r>
            </w:ins>
          </w:p>
        </w:tc>
        <w:tc>
          <w:tcPr>
            <w:tcW w:w="6416" w:type="dxa"/>
            <w:tcPrChange w:id="11246" w:author="Phuong Giang" w:date="2012-02-22T23:32:00Z">
              <w:tcPr>
                <w:tcW w:w="6416" w:type="dxa"/>
                <w:shd w:val="clear" w:color="auto" w:fill="FFE8E1"/>
              </w:tcPr>
            </w:tcPrChange>
          </w:tcPr>
          <w:p w:rsidR="00751F11" w:rsidRPr="009F25A3"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247" w:author="Nguyen Ho Hai" w:date="2012-02-22T22:24:00Z"/>
                <w:b w:val="0"/>
                <w:lang w:eastAsia="ja-JP"/>
                <w:rPrChange w:id="11248" w:author="Phuong Giang" w:date="2012-02-22T23:39:00Z">
                  <w:rPr>
                    <w:ins w:id="11249" w:author="Nguyen Ho Hai" w:date="2012-02-22T22:24:00Z"/>
                    <w:b/>
                    <w:bCs w:val="0"/>
                    <w:color w:val="800000"/>
                    <w:lang w:eastAsia="ja-JP"/>
                  </w:rPr>
                </w:rPrChange>
              </w:rPr>
              <w:pPrChange w:id="11250" w:author="Phuong Giang" w:date="2012-02-22T23:39: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251" w:author="Nguyen Ho Hai" w:date="2012-02-22T22:24:00Z">
              <w:r w:rsidRPr="009F25A3">
                <w:rPr>
                  <w:rFonts w:ascii="Tahoma" w:eastAsia="MS Mincho" w:hAnsi="Tahoma" w:cs="Arial"/>
                  <w:b w:val="0"/>
                  <w:snapToGrid w:val="0"/>
                  <w:color w:val="auto"/>
                  <w:sz w:val="20"/>
                  <w:szCs w:val="20"/>
                  <w:lang w:eastAsia="ja-JP"/>
                  <w:rPrChange w:id="11252" w:author="Phuong Giang" w:date="2012-02-22T23:39:00Z">
                    <w:rPr>
                      <w:b/>
                      <w:color w:val="800000"/>
                      <w:lang w:eastAsia="ja-JP"/>
                    </w:rPr>
                  </w:rPrChange>
                </w:rPr>
                <w:t>Description</w:t>
              </w:r>
            </w:ins>
          </w:p>
        </w:tc>
      </w:tr>
      <w:tr w:rsidR="00751F11" w:rsidRPr="001340DE" w:rsidTr="00F77673">
        <w:trPr>
          <w:ins w:id="11253" w:author="Nguyen Ho Hai" w:date="2012-02-22T22:24:00Z"/>
        </w:trPr>
        <w:tc>
          <w:tcPr>
            <w:tcW w:w="955" w:type="dxa"/>
            <w:tcPrChange w:id="11254" w:author="Phuong Giang" w:date="2012-02-22T23:32:00Z">
              <w:tcPr>
                <w:tcW w:w="955" w:type="dxa"/>
              </w:tcPr>
            </w:tcPrChange>
          </w:tcPr>
          <w:p w:rsidR="00751F11" w:rsidRPr="001340DE" w:rsidRDefault="00751F11" w:rsidP="00995D66">
            <w:pPr>
              <w:pStyle w:val="comment"/>
              <w:ind w:left="0"/>
              <w:rPr>
                <w:ins w:id="11255" w:author="Nguyen Ho Hai" w:date="2012-02-22T22:24:00Z"/>
                <w:rFonts w:ascii="Times New Roman" w:hAnsi="Times New Roman" w:cs="Times New Roman"/>
                <w:i w:val="0"/>
                <w:color w:val="auto"/>
                <w:sz w:val="22"/>
                <w:szCs w:val="22"/>
                <w:rPrChange w:id="11256" w:author="Phuong Giang" w:date="2012-02-22T23:43:00Z">
                  <w:rPr>
                    <w:ins w:id="11257" w:author="Nguyen Ho Hai" w:date="2012-02-22T22:24:00Z"/>
                    <w:i w:val="0"/>
                    <w:color w:val="auto"/>
                    <w:sz w:val="18"/>
                    <w:szCs w:val="18"/>
                  </w:rPr>
                </w:rPrChange>
              </w:rPr>
            </w:pPr>
            <w:ins w:id="11258" w:author="Nguyen Ho Hai" w:date="2012-02-22T22:24:00Z">
              <w:r w:rsidRPr="001340DE">
                <w:rPr>
                  <w:rFonts w:ascii="Times New Roman" w:hAnsi="Times New Roman" w:cs="Times New Roman"/>
                  <w:i w:val="0"/>
                  <w:color w:val="auto"/>
                  <w:sz w:val="22"/>
                  <w:szCs w:val="22"/>
                  <w:rPrChange w:id="11259" w:author="Phuong Giang" w:date="2012-02-22T23:43:00Z">
                    <w:rPr>
                      <w:b/>
                      <w:bCs w:val="0"/>
                      <w:i w:val="0"/>
                      <w:color w:val="auto"/>
                      <w:sz w:val="18"/>
                      <w:szCs w:val="18"/>
                      <w:lang w:eastAsia="en-US"/>
                    </w:rPr>
                  </w:rPrChange>
                </w:rPr>
                <w:t>01</w:t>
              </w:r>
            </w:ins>
          </w:p>
        </w:tc>
        <w:tc>
          <w:tcPr>
            <w:tcW w:w="2205" w:type="dxa"/>
            <w:tcPrChange w:id="11260" w:author="Phuong Giang" w:date="2012-02-22T23:32:00Z">
              <w:tcPr>
                <w:tcW w:w="2205" w:type="dxa"/>
              </w:tcPr>
            </w:tcPrChange>
          </w:tcPr>
          <w:p w:rsidR="00751F11" w:rsidRPr="001340DE" w:rsidRDefault="00751F11" w:rsidP="00995D66">
            <w:pPr>
              <w:pStyle w:val="comment"/>
              <w:ind w:left="0"/>
              <w:rPr>
                <w:ins w:id="11261" w:author="Nguyen Ho Hai" w:date="2012-02-22T22:24:00Z"/>
                <w:rFonts w:ascii="Times New Roman" w:hAnsi="Times New Roman" w:cs="Times New Roman"/>
                <w:i w:val="0"/>
                <w:color w:val="auto"/>
                <w:sz w:val="22"/>
                <w:szCs w:val="22"/>
                <w:rPrChange w:id="11262" w:author="Phuong Giang" w:date="2012-02-22T23:43:00Z">
                  <w:rPr>
                    <w:ins w:id="11263" w:author="Nguyen Ho Hai" w:date="2012-02-22T22:24:00Z"/>
                    <w:i w:val="0"/>
                    <w:color w:val="auto"/>
                    <w:sz w:val="18"/>
                    <w:szCs w:val="18"/>
                  </w:rPr>
                </w:rPrChange>
              </w:rPr>
            </w:pPr>
            <w:ins w:id="11264" w:author="Nguyen Ho Hai" w:date="2012-02-22T22:24:00Z">
              <w:r w:rsidRPr="001340DE">
                <w:rPr>
                  <w:rFonts w:ascii="Times New Roman" w:hAnsi="Times New Roman" w:cs="Times New Roman"/>
                  <w:i w:val="0"/>
                  <w:color w:val="auto"/>
                  <w:sz w:val="22"/>
                  <w:szCs w:val="22"/>
                  <w:rPrChange w:id="11265" w:author="Phuong Giang" w:date="2012-02-22T23:43:00Z">
                    <w:rPr>
                      <w:b/>
                      <w:bCs w:val="0"/>
                      <w:i w:val="0"/>
                      <w:color w:val="auto"/>
                      <w:sz w:val="18"/>
                      <w:szCs w:val="18"/>
                      <w:lang w:eastAsia="en-US"/>
                    </w:rPr>
                  </w:rPrChange>
                </w:rPr>
                <w:t>Search</w:t>
              </w:r>
            </w:ins>
          </w:p>
        </w:tc>
        <w:tc>
          <w:tcPr>
            <w:tcW w:w="6416" w:type="dxa"/>
            <w:tcPrChange w:id="11266" w:author="Phuong Giang" w:date="2012-02-22T23:32:00Z">
              <w:tcPr>
                <w:tcW w:w="6416" w:type="dxa"/>
              </w:tcPr>
            </w:tcPrChange>
          </w:tcPr>
          <w:p w:rsidR="00751F11" w:rsidRPr="001340DE" w:rsidRDefault="00751F11" w:rsidP="00995D66">
            <w:pPr>
              <w:pStyle w:val="comment"/>
              <w:ind w:left="0"/>
              <w:rPr>
                <w:ins w:id="11267" w:author="Nguyen Ho Hai" w:date="2012-02-22T22:24:00Z"/>
                <w:rFonts w:ascii="Times New Roman" w:hAnsi="Times New Roman" w:cs="Times New Roman"/>
                <w:i w:val="0"/>
                <w:color w:val="auto"/>
                <w:sz w:val="22"/>
                <w:szCs w:val="22"/>
                <w:rPrChange w:id="11268" w:author="Phuong Giang" w:date="2012-02-22T23:43:00Z">
                  <w:rPr>
                    <w:ins w:id="11269" w:author="Nguyen Ho Hai" w:date="2012-02-22T22:24:00Z"/>
                    <w:i w:val="0"/>
                    <w:color w:val="auto"/>
                    <w:sz w:val="18"/>
                    <w:szCs w:val="18"/>
                  </w:rPr>
                </w:rPrChange>
              </w:rPr>
            </w:pPr>
            <w:ins w:id="11270" w:author="Nguyen Ho Hai" w:date="2012-02-22T22:24:00Z">
              <w:r w:rsidRPr="001340DE">
                <w:rPr>
                  <w:rFonts w:ascii="Times New Roman" w:hAnsi="Times New Roman" w:cs="Times New Roman"/>
                  <w:i w:val="0"/>
                  <w:color w:val="auto"/>
                  <w:sz w:val="22"/>
                  <w:szCs w:val="22"/>
                  <w:rPrChange w:id="11271" w:author="Phuong Giang" w:date="2012-02-22T23:43:00Z">
                    <w:rPr>
                      <w:b/>
                      <w:bCs w:val="0"/>
                      <w:i w:val="0"/>
                      <w:color w:val="auto"/>
                      <w:sz w:val="18"/>
                      <w:szCs w:val="18"/>
                      <w:lang w:eastAsia="en-US"/>
                    </w:rPr>
                  </w:rPrChange>
                </w:rPr>
                <w:t xml:space="preserve">Search according condition parameter. The condition parameter type is derived from </w:t>
              </w:r>
              <w:proofErr w:type="spellStart"/>
              <w:r w:rsidRPr="001340DE">
                <w:rPr>
                  <w:rFonts w:ascii="Times New Roman" w:hAnsi="Times New Roman" w:cs="Times New Roman"/>
                  <w:i w:val="0"/>
                  <w:color w:val="auto"/>
                  <w:sz w:val="22"/>
                  <w:szCs w:val="22"/>
                  <w:rPrChange w:id="11272" w:author="Phuong Giang" w:date="2012-02-22T23:43:00Z">
                    <w:rPr>
                      <w:b/>
                      <w:bCs w:val="0"/>
                      <w:i w:val="0"/>
                      <w:color w:val="auto"/>
                      <w:sz w:val="18"/>
                      <w:szCs w:val="18"/>
                      <w:lang w:eastAsia="en-US"/>
                    </w:rPr>
                  </w:rPrChange>
                </w:rPr>
                <w:t>ISearchCondition</w:t>
              </w:r>
              <w:proofErr w:type="spellEnd"/>
              <w:r w:rsidRPr="001340DE">
                <w:rPr>
                  <w:rFonts w:ascii="Times New Roman" w:hAnsi="Times New Roman" w:cs="Times New Roman"/>
                  <w:i w:val="0"/>
                  <w:color w:val="auto"/>
                  <w:sz w:val="22"/>
                  <w:szCs w:val="22"/>
                  <w:rPrChange w:id="11273" w:author="Phuong Giang" w:date="2012-02-22T23:43:00Z">
                    <w:rPr>
                      <w:b/>
                      <w:bCs w:val="0"/>
                      <w:i w:val="0"/>
                      <w:color w:val="auto"/>
                      <w:sz w:val="18"/>
                      <w:szCs w:val="18"/>
                      <w:lang w:eastAsia="en-US"/>
                    </w:rPr>
                  </w:rPrChange>
                </w:rPr>
                <w:t xml:space="preserve"> interface. This method return an </w:t>
              </w:r>
              <w:proofErr w:type="spellStart"/>
              <w:r w:rsidRPr="001340DE">
                <w:rPr>
                  <w:rFonts w:ascii="Times New Roman" w:hAnsi="Times New Roman" w:cs="Times New Roman"/>
                  <w:i w:val="0"/>
                  <w:color w:val="auto"/>
                  <w:sz w:val="22"/>
                  <w:szCs w:val="22"/>
                  <w:rPrChange w:id="11274" w:author="Phuong Giang" w:date="2012-02-22T23:43:00Z">
                    <w:rPr>
                      <w:b/>
                      <w:bCs w:val="0"/>
                      <w:i w:val="0"/>
                      <w:color w:val="auto"/>
                      <w:sz w:val="18"/>
                      <w:szCs w:val="18"/>
                      <w:lang w:eastAsia="en-US"/>
                    </w:rPr>
                  </w:rPrChange>
                </w:rPr>
                <w:t>ObservableCollection</w:t>
              </w:r>
              <w:proofErr w:type="spellEnd"/>
              <w:r w:rsidRPr="001340DE">
                <w:rPr>
                  <w:rFonts w:ascii="Times New Roman" w:hAnsi="Times New Roman" w:cs="Times New Roman"/>
                  <w:i w:val="0"/>
                  <w:color w:val="auto"/>
                  <w:sz w:val="22"/>
                  <w:szCs w:val="22"/>
                  <w:rPrChange w:id="11275" w:author="Phuong Giang" w:date="2012-02-22T23:43:00Z">
                    <w:rPr>
                      <w:b/>
                      <w:bCs w:val="0"/>
                      <w:i w:val="0"/>
                      <w:color w:val="auto"/>
                      <w:sz w:val="18"/>
                      <w:szCs w:val="18"/>
                      <w:lang w:eastAsia="en-US"/>
                    </w:rPr>
                  </w:rPrChange>
                </w:rPr>
                <w:t>&lt;object&gt;</w:t>
              </w:r>
            </w:ins>
          </w:p>
        </w:tc>
      </w:tr>
      <w:tr w:rsidR="00751F11" w:rsidRPr="001340DE" w:rsidTr="00F77673">
        <w:trPr>
          <w:ins w:id="11276" w:author="Nguyen Ho Hai" w:date="2012-02-22T22:24:00Z"/>
        </w:trPr>
        <w:tc>
          <w:tcPr>
            <w:tcW w:w="955" w:type="dxa"/>
            <w:tcPrChange w:id="11277" w:author="Phuong Giang" w:date="2012-02-22T23:32:00Z">
              <w:tcPr>
                <w:tcW w:w="955" w:type="dxa"/>
              </w:tcPr>
            </w:tcPrChange>
          </w:tcPr>
          <w:p w:rsidR="00751F11" w:rsidRPr="001340DE" w:rsidRDefault="00751F11" w:rsidP="00995D66">
            <w:pPr>
              <w:pStyle w:val="comment"/>
              <w:ind w:left="0"/>
              <w:rPr>
                <w:ins w:id="11278" w:author="Nguyen Ho Hai" w:date="2012-02-22T22:24:00Z"/>
                <w:rFonts w:ascii="Times New Roman" w:hAnsi="Times New Roman" w:cs="Times New Roman"/>
                <w:i w:val="0"/>
                <w:color w:val="auto"/>
                <w:sz w:val="22"/>
                <w:szCs w:val="22"/>
                <w:rPrChange w:id="11279" w:author="Phuong Giang" w:date="2012-02-22T23:43:00Z">
                  <w:rPr>
                    <w:ins w:id="11280" w:author="Nguyen Ho Hai" w:date="2012-02-22T22:24:00Z"/>
                    <w:i w:val="0"/>
                    <w:color w:val="auto"/>
                    <w:sz w:val="18"/>
                    <w:szCs w:val="18"/>
                  </w:rPr>
                </w:rPrChange>
              </w:rPr>
            </w:pPr>
            <w:ins w:id="11281" w:author="Nguyen Ho Hai" w:date="2012-02-22T22:24:00Z">
              <w:r w:rsidRPr="001340DE">
                <w:rPr>
                  <w:rFonts w:ascii="Times New Roman" w:hAnsi="Times New Roman" w:cs="Times New Roman"/>
                  <w:i w:val="0"/>
                  <w:color w:val="auto"/>
                  <w:sz w:val="22"/>
                  <w:szCs w:val="22"/>
                  <w:rPrChange w:id="11282" w:author="Phuong Giang" w:date="2012-02-22T23:43:00Z">
                    <w:rPr>
                      <w:b/>
                      <w:bCs w:val="0"/>
                      <w:i w:val="0"/>
                      <w:color w:val="auto"/>
                      <w:sz w:val="18"/>
                      <w:szCs w:val="18"/>
                      <w:lang w:eastAsia="en-US"/>
                    </w:rPr>
                  </w:rPrChange>
                </w:rPr>
                <w:t>02</w:t>
              </w:r>
            </w:ins>
          </w:p>
        </w:tc>
        <w:tc>
          <w:tcPr>
            <w:tcW w:w="2205" w:type="dxa"/>
            <w:tcPrChange w:id="11283" w:author="Phuong Giang" w:date="2012-02-22T23:32:00Z">
              <w:tcPr>
                <w:tcW w:w="2205" w:type="dxa"/>
              </w:tcPr>
            </w:tcPrChange>
          </w:tcPr>
          <w:p w:rsidR="00751F11" w:rsidRPr="001340DE" w:rsidRDefault="00751F11" w:rsidP="00995D66">
            <w:pPr>
              <w:pStyle w:val="comment"/>
              <w:ind w:left="0"/>
              <w:rPr>
                <w:ins w:id="11284" w:author="Nguyen Ho Hai" w:date="2012-02-22T22:24:00Z"/>
                <w:rFonts w:ascii="Times New Roman" w:hAnsi="Times New Roman" w:cs="Times New Roman"/>
                <w:i w:val="0"/>
                <w:color w:val="auto"/>
                <w:sz w:val="22"/>
                <w:szCs w:val="22"/>
                <w:rPrChange w:id="11285" w:author="Phuong Giang" w:date="2012-02-22T23:43:00Z">
                  <w:rPr>
                    <w:ins w:id="11286" w:author="Nguyen Ho Hai" w:date="2012-02-22T22:24:00Z"/>
                    <w:i w:val="0"/>
                    <w:color w:val="auto"/>
                    <w:sz w:val="18"/>
                    <w:szCs w:val="18"/>
                  </w:rPr>
                </w:rPrChange>
              </w:rPr>
            </w:pPr>
            <w:proofErr w:type="spellStart"/>
            <w:ins w:id="11287" w:author="Nguyen Ho Hai" w:date="2012-02-22T22:24:00Z">
              <w:r w:rsidRPr="001340DE">
                <w:rPr>
                  <w:rFonts w:ascii="Times New Roman" w:hAnsi="Times New Roman" w:cs="Times New Roman"/>
                  <w:i w:val="0"/>
                  <w:color w:val="auto"/>
                  <w:sz w:val="22"/>
                  <w:szCs w:val="22"/>
                  <w:rPrChange w:id="11288" w:author="Phuong Giang" w:date="2012-02-22T23:43:00Z">
                    <w:rPr>
                      <w:b/>
                      <w:bCs w:val="0"/>
                      <w:i w:val="0"/>
                      <w:color w:val="auto"/>
                      <w:sz w:val="18"/>
                      <w:szCs w:val="18"/>
                      <w:lang w:eastAsia="en-US"/>
                    </w:rPr>
                  </w:rPrChange>
                </w:rPr>
                <w:t>GetAll</w:t>
              </w:r>
              <w:proofErr w:type="spellEnd"/>
            </w:ins>
          </w:p>
        </w:tc>
        <w:tc>
          <w:tcPr>
            <w:tcW w:w="6416" w:type="dxa"/>
            <w:tcPrChange w:id="11289" w:author="Phuong Giang" w:date="2012-02-22T23:32:00Z">
              <w:tcPr>
                <w:tcW w:w="6416" w:type="dxa"/>
              </w:tcPr>
            </w:tcPrChange>
          </w:tcPr>
          <w:p w:rsidR="00751F11" w:rsidRPr="001340DE" w:rsidRDefault="00751F11" w:rsidP="00995D66">
            <w:pPr>
              <w:pStyle w:val="comment"/>
              <w:ind w:left="0"/>
              <w:rPr>
                <w:ins w:id="11290" w:author="Nguyen Ho Hai" w:date="2012-02-22T22:24:00Z"/>
                <w:rFonts w:ascii="Times New Roman" w:hAnsi="Times New Roman" w:cs="Times New Roman"/>
                <w:i w:val="0"/>
                <w:color w:val="auto"/>
                <w:sz w:val="22"/>
                <w:szCs w:val="22"/>
                <w:rPrChange w:id="11291" w:author="Phuong Giang" w:date="2012-02-22T23:43:00Z">
                  <w:rPr>
                    <w:ins w:id="11292" w:author="Nguyen Ho Hai" w:date="2012-02-22T22:24:00Z"/>
                    <w:i w:val="0"/>
                    <w:color w:val="auto"/>
                    <w:sz w:val="18"/>
                    <w:szCs w:val="18"/>
                  </w:rPr>
                </w:rPrChange>
              </w:rPr>
            </w:pPr>
            <w:ins w:id="11293" w:author="Nguyen Ho Hai" w:date="2012-02-22T22:24:00Z">
              <w:r w:rsidRPr="001340DE">
                <w:rPr>
                  <w:rFonts w:ascii="Times New Roman" w:hAnsi="Times New Roman" w:cs="Times New Roman"/>
                  <w:i w:val="0"/>
                  <w:color w:val="auto"/>
                  <w:sz w:val="22"/>
                  <w:szCs w:val="22"/>
                  <w:rPrChange w:id="11294" w:author="Phuong Giang" w:date="2012-02-22T23:43:00Z">
                    <w:rPr>
                      <w:b/>
                      <w:bCs w:val="0"/>
                      <w:i w:val="0"/>
                      <w:color w:val="auto"/>
                      <w:sz w:val="18"/>
                      <w:szCs w:val="18"/>
                      <w:lang w:eastAsia="en-US"/>
                    </w:rPr>
                  </w:rPrChange>
                </w:rPr>
                <w:t xml:space="preserve">Get all items from database. This method return an </w:t>
              </w:r>
              <w:proofErr w:type="spellStart"/>
              <w:r w:rsidRPr="001340DE">
                <w:rPr>
                  <w:rFonts w:ascii="Times New Roman" w:hAnsi="Times New Roman" w:cs="Times New Roman"/>
                  <w:i w:val="0"/>
                  <w:color w:val="auto"/>
                  <w:sz w:val="22"/>
                  <w:szCs w:val="22"/>
                  <w:rPrChange w:id="11295" w:author="Phuong Giang" w:date="2012-02-22T23:43:00Z">
                    <w:rPr>
                      <w:b/>
                      <w:bCs w:val="0"/>
                      <w:i w:val="0"/>
                      <w:color w:val="auto"/>
                      <w:sz w:val="18"/>
                      <w:szCs w:val="18"/>
                      <w:lang w:eastAsia="en-US"/>
                    </w:rPr>
                  </w:rPrChange>
                </w:rPr>
                <w:t>ObservableCollection</w:t>
              </w:r>
              <w:proofErr w:type="spellEnd"/>
              <w:r w:rsidRPr="001340DE">
                <w:rPr>
                  <w:rFonts w:ascii="Times New Roman" w:hAnsi="Times New Roman" w:cs="Times New Roman"/>
                  <w:i w:val="0"/>
                  <w:color w:val="auto"/>
                  <w:sz w:val="22"/>
                  <w:szCs w:val="22"/>
                  <w:rPrChange w:id="11296" w:author="Phuong Giang" w:date="2012-02-22T23:43:00Z">
                    <w:rPr>
                      <w:b/>
                      <w:bCs w:val="0"/>
                      <w:i w:val="0"/>
                      <w:color w:val="auto"/>
                      <w:sz w:val="18"/>
                      <w:szCs w:val="18"/>
                      <w:lang w:eastAsia="en-US"/>
                    </w:rPr>
                  </w:rPrChange>
                </w:rPr>
                <w:t>&lt;object&gt;</w:t>
              </w:r>
            </w:ins>
          </w:p>
        </w:tc>
      </w:tr>
      <w:tr w:rsidR="00751F11" w:rsidRPr="001340DE" w:rsidTr="00F77673">
        <w:trPr>
          <w:ins w:id="11297" w:author="Nguyen Ho Hai" w:date="2012-02-22T22:24:00Z"/>
        </w:trPr>
        <w:tc>
          <w:tcPr>
            <w:tcW w:w="955" w:type="dxa"/>
            <w:tcPrChange w:id="11298" w:author="Phuong Giang" w:date="2012-02-22T23:32:00Z">
              <w:tcPr>
                <w:tcW w:w="955" w:type="dxa"/>
              </w:tcPr>
            </w:tcPrChange>
          </w:tcPr>
          <w:p w:rsidR="00751F11" w:rsidRPr="001340DE" w:rsidRDefault="00751F11" w:rsidP="00995D66">
            <w:pPr>
              <w:pStyle w:val="comment"/>
              <w:ind w:left="0"/>
              <w:rPr>
                <w:ins w:id="11299" w:author="Nguyen Ho Hai" w:date="2012-02-22T22:24:00Z"/>
                <w:rFonts w:ascii="Times New Roman" w:hAnsi="Times New Roman" w:cs="Times New Roman"/>
                <w:i w:val="0"/>
                <w:color w:val="auto"/>
                <w:sz w:val="22"/>
                <w:szCs w:val="22"/>
                <w:rPrChange w:id="11300" w:author="Phuong Giang" w:date="2012-02-22T23:43:00Z">
                  <w:rPr>
                    <w:ins w:id="11301" w:author="Nguyen Ho Hai" w:date="2012-02-22T22:24:00Z"/>
                    <w:i w:val="0"/>
                    <w:color w:val="auto"/>
                    <w:sz w:val="18"/>
                    <w:szCs w:val="18"/>
                  </w:rPr>
                </w:rPrChange>
              </w:rPr>
            </w:pPr>
            <w:ins w:id="11302" w:author="Nguyen Ho Hai" w:date="2012-02-22T22:24:00Z">
              <w:r w:rsidRPr="001340DE">
                <w:rPr>
                  <w:rFonts w:ascii="Times New Roman" w:hAnsi="Times New Roman" w:cs="Times New Roman"/>
                  <w:i w:val="0"/>
                  <w:color w:val="auto"/>
                  <w:sz w:val="22"/>
                  <w:szCs w:val="22"/>
                  <w:rPrChange w:id="11303" w:author="Phuong Giang" w:date="2012-02-22T23:43:00Z">
                    <w:rPr>
                      <w:b/>
                      <w:bCs w:val="0"/>
                      <w:i w:val="0"/>
                      <w:color w:val="auto"/>
                      <w:sz w:val="18"/>
                      <w:szCs w:val="18"/>
                      <w:lang w:eastAsia="en-US"/>
                    </w:rPr>
                  </w:rPrChange>
                </w:rPr>
                <w:t>03</w:t>
              </w:r>
            </w:ins>
          </w:p>
        </w:tc>
        <w:tc>
          <w:tcPr>
            <w:tcW w:w="2205" w:type="dxa"/>
            <w:tcPrChange w:id="11304" w:author="Phuong Giang" w:date="2012-02-22T23:32:00Z">
              <w:tcPr>
                <w:tcW w:w="2205" w:type="dxa"/>
              </w:tcPr>
            </w:tcPrChange>
          </w:tcPr>
          <w:p w:rsidR="00751F11" w:rsidRPr="001340DE" w:rsidRDefault="00751F11" w:rsidP="00995D66">
            <w:pPr>
              <w:pStyle w:val="comment"/>
              <w:ind w:left="0"/>
              <w:rPr>
                <w:ins w:id="11305" w:author="Nguyen Ho Hai" w:date="2012-02-22T22:24:00Z"/>
                <w:rFonts w:ascii="Times New Roman" w:hAnsi="Times New Roman" w:cs="Times New Roman"/>
                <w:i w:val="0"/>
                <w:color w:val="auto"/>
                <w:sz w:val="22"/>
                <w:szCs w:val="22"/>
                <w:rPrChange w:id="11306" w:author="Phuong Giang" w:date="2012-02-22T23:43:00Z">
                  <w:rPr>
                    <w:ins w:id="11307" w:author="Nguyen Ho Hai" w:date="2012-02-22T22:24:00Z"/>
                    <w:i w:val="0"/>
                    <w:color w:val="auto"/>
                    <w:sz w:val="18"/>
                    <w:szCs w:val="18"/>
                  </w:rPr>
                </w:rPrChange>
              </w:rPr>
            </w:pPr>
            <w:ins w:id="11308" w:author="Nguyen Ho Hai" w:date="2012-02-22T22:24:00Z">
              <w:r w:rsidRPr="001340DE">
                <w:rPr>
                  <w:rFonts w:ascii="Times New Roman" w:hAnsi="Times New Roman" w:cs="Times New Roman"/>
                  <w:i w:val="0"/>
                  <w:color w:val="auto"/>
                  <w:sz w:val="22"/>
                  <w:szCs w:val="22"/>
                  <w:rPrChange w:id="11309" w:author="Phuong Giang" w:date="2012-02-22T23:43:00Z">
                    <w:rPr>
                      <w:b/>
                      <w:bCs w:val="0"/>
                      <w:i w:val="0"/>
                      <w:color w:val="auto"/>
                      <w:sz w:val="18"/>
                      <w:szCs w:val="18"/>
                      <w:lang w:eastAsia="en-US"/>
                    </w:rPr>
                  </w:rPrChange>
                </w:rPr>
                <w:t>Add</w:t>
              </w:r>
            </w:ins>
          </w:p>
        </w:tc>
        <w:tc>
          <w:tcPr>
            <w:tcW w:w="6416" w:type="dxa"/>
            <w:tcPrChange w:id="11310" w:author="Phuong Giang" w:date="2012-02-22T23:32:00Z">
              <w:tcPr>
                <w:tcW w:w="6416" w:type="dxa"/>
              </w:tcPr>
            </w:tcPrChange>
          </w:tcPr>
          <w:p w:rsidR="00751F11" w:rsidRPr="001340DE" w:rsidRDefault="00751F11" w:rsidP="00995D66">
            <w:pPr>
              <w:pStyle w:val="comment"/>
              <w:ind w:left="0"/>
              <w:rPr>
                <w:ins w:id="11311" w:author="Nguyen Ho Hai" w:date="2012-02-22T22:24:00Z"/>
                <w:rFonts w:ascii="Times New Roman" w:hAnsi="Times New Roman" w:cs="Times New Roman"/>
                <w:i w:val="0"/>
                <w:color w:val="auto"/>
                <w:sz w:val="22"/>
                <w:szCs w:val="22"/>
                <w:rPrChange w:id="11312" w:author="Phuong Giang" w:date="2012-02-22T23:43:00Z">
                  <w:rPr>
                    <w:ins w:id="11313" w:author="Nguyen Ho Hai" w:date="2012-02-22T22:24:00Z"/>
                    <w:i w:val="0"/>
                    <w:color w:val="auto"/>
                    <w:sz w:val="18"/>
                    <w:szCs w:val="18"/>
                  </w:rPr>
                </w:rPrChange>
              </w:rPr>
            </w:pPr>
            <w:ins w:id="11314" w:author="Nguyen Ho Hai" w:date="2012-02-22T22:24:00Z">
              <w:r w:rsidRPr="001340DE">
                <w:rPr>
                  <w:rFonts w:ascii="Times New Roman" w:hAnsi="Times New Roman" w:cs="Times New Roman"/>
                  <w:i w:val="0"/>
                  <w:color w:val="auto"/>
                  <w:sz w:val="22"/>
                  <w:szCs w:val="22"/>
                  <w:rPrChange w:id="11315" w:author="Phuong Giang" w:date="2012-02-22T23:43:00Z">
                    <w:rPr>
                      <w:b/>
                      <w:bCs w:val="0"/>
                      <w:i w:val="0"/>
                      <w:color w:val="auto"/>
                      <w:sz w:val="18"/>
                      <w:szCs w:val="18"/>
                      <w:lang w:eastAsia="en-US"/>
                    </w:rPr>
                  </w:rPrChange>
                </w:rPr>
                <w:t xml:space="preserve">Add item to database. This method return True if add successfully, False if otherwise </w:t>
              </w:r>
            </w:ins>
          </w:p>
        </w:tc>
      </w:tr>
      <w:tr w:rsidR="00751F11" w:rsidRPr="001340DE" w:rsidTr="00F77673">
        <w:trPr>
          <w:ins w:id="11316" w:author="Nguyen Ho Hai" w:date="2012-02-22T22:24:00Z"/>
        </w:trPr>
        <w:tc>
          <w:tcPr>
            <w:tcW w:w="955" w:type="dxa"/>
            <w:tcPrChange w:id="11317" w:author="Phuong Giang" w:date="2012-02-22T23:32:00Z">
              <w:tcPr>
                <w:tcW w:w="955" w:type="dxa"/>
              </w:tcPr>
            </w:tcPrChange>
          </w:tcPr>
          <w:p w:rsidR="00751F11" w:rsidRPr="001340DE" w:rsidRDefault="00751F11" w:rsidP="00995D66">
            <w:pPr>
              <w:pStyle w:val="comment"/>
              <w:ind w:left="0"/>
              <w:rPr>
                <w:ins w:id="11318" w:author="Nguyen Ho Hai" w:date="2012-02-22T22:24:00Z"/>
                <w:rFonts w:ascii="Times New Roman" w:hAnsi="Times New Roman" w:cs="Times New Roman"/>
                <w:i w:val="0"/>
                <w:color w:val="auto"/>
                <w:sz w:val="22"/>
                <w:szCs w:val="22"/>
                <w:rPrChange w:id="11319" w:author="Phuong Giang" w:date="2012-02-22T23:43:00Z">
                  <w:rPr>
                    <w:ins w:id="11320" w:author="Nguyen Ho Hai" w:date="2012-02-22T22:24:00Z"/>
                    <w:i w:val="0"/>
                    <w:color w:val="auto"/>
                    <w:sz w:val="18"/>
                    <w:szCs w:val="18"/>
                  </w:rPr>
                </w:rPrChange>
              </w:rPr>
            </w:pPr>
            <w:ins w:id="11321" w:author="Nguyen Ho Hai" w:date="2012-02-22T22:24:00Z">
              <w:r w:rsidRPr="001340DE">
                <w:rPr>
                  <w:rFonts w:ascii="Times New Roman" w:hAnsi="Times New Roman" w:cs="Times New Roman"/>
                  <w:i w:val="0"/>
                  <w:color w:val="auto"/>
                  <w:sz w:val="22"/>
                  <w:szCs w:val="22"/>
                  <w:rPrChange w:id="11322" w:author="Phuong Giang" w:date="2012-02-22T23:43:00Z">
                    <w:rPr>
                      <w:b/>
                      <w:bCs w:val="0"/>
                      <w:i w:val="0"/>
                      <w:color w:val="auto"/>
                      <w:sz w:val="18"/>
                      <w:szCs w:val="18"/>
                      <w:lang w:eastAsia="en-US"/>
                    </w:rPr>
                  </w:rPrChange>
                </w:rPr>
                <w:t>04</w:t>
              </w:r>
            </w:ins>
          </w:p>
        </w:tc>
        <w:tc>
          <w:tcPr>
            <w:tcW w:w="2205" w:type="dxa"/>
            <w:tcPrChange w:id="11323" w:author="Phuong Giang" w:date="2012-02-22T23:32:00Z">
              <w:tcPr>
                <w:tcW w:w="2205" w:type="dxa"/>
              </w:tcPr>
            </w:tcPrChange>
          </w:tcPr>
          <w:p w:rsidR="00751F11" w:rsidRPr="001340DE" w:rsidRDefault="00751F11" w:rsidP="00995D66">
            <w:pPr>
              <w:pStyle w:val="comment"/>
              <w:ind w:left="0"/>
              <w:rPr>
                <w:ins w:id="11324" w:author="Nguyen Ho Hai" w:date="2012-02-22T22:24:00Z"/>
                <w:rFonts w:ascii="Times New Roman" w:hAnsi="Times New Roman" w:cs="Times New Roman"/>
                <w:i w:val="0"/>
                <w:color w:val="auto"/>
                <w:sz w:val="22"/>
                <w:szCs w:val="22"/>
                <w:rPrChange w:id="11325" w:author="Phuong Giang" w:date="2012-02-22T23:43:00Z">
                  <w:rPr>
                    <w:ins w:id="11326" w:author="Nguyen Ho Hai" w:date="2012-02-22T22:24:00Z"/>
                    <w:i w:val="0"/>
                    <w:color w:val="auto"/>
                    <w:sz w:val="18"/>
                    <w:szCs w:val="18"/>
                  </w:rPr>
                </w:rPrChange>
              </w:rPr>
            </w:pPr>
            <w:ins w:id="11327" w:author="Nguyen Ho Hai" w:date="2012-02-22T22:24:00Z">
              <w:r w:rsidRPr="001340DE">
                <w:rPr>
                  <w:rFonts w:ascii="Times New Roman" w:hAnsi="Times New Roman" w:cs="Times New Roman"/>
                  <w:i w:val="0"/>
                  <w:color w:val="auto"/>
                  <w:sz w:val="22"/>
                  <w:szCs w:val="22"/>
                  <w:rPrChange w:id="11328" w:author="Phuong Giang" w:date="2012-02-22T23:43:00Z">
                    <w:rPr>
                      <w:b/>
                      <w:bCs w:val="0"/>
                      <w:i w:val="0"/>
                      <w:color w:val="auto"/>
                      <w:sz w:val="18"/>
                      <w:szCs w:val="18"/>
                      <w:lang w:eastAsia="en-US"/>
                    </w:rPr>
                  </w:rPrChange>
                </w:rPr>
                <w:t>Delete</w:t>
              </w:r>
            </w:ins>
          </w:p>
        </w:tc>
        <w:tc>
          <w:tcPr>
            <w:tcW w:w="6416" w:type="dxa"/>
            <w:tcPrChange w:id="11329" w:author="Phuong Giang" w:date="2012-02-22T23:32:00Z">
              <w:tcPr>
                <w:tcW w:w="6416" w:type="dxa"/>
              </w:tcPr>
            </w:tcPrChange>
          </w:tcPr>
          <w:p w:rsidR="00751F11" w:rsidRPr="001340DE" w:rsidRDefault="00751F11" w:rsidP="00995D66">
            <w:pPr>
              <w:pStyle w:val="comment"/>
              <w:ind w:left="0"/>
              <w:rPr>
                <w:ins w:id="11330" w:author="Nguyen Ho Hai" w:date="2012-02-22T22:24:00Z"/>
                <w:rFonts w:ascii="Times New Roman" w:hAnsi="Times New Roman" w:cs="Times New Roman"/>
                <w:i w:val="0"/>
                <w:color w:val="auto"/>
                <w:sz w:val="22"/>
                <w:szCs w:val="22"/>
                <w:rPrChange w:id="11331" w:author="Phuong Giang" w:date="2012-02-22T23:43:00Z">
                  <w:rPr>
                    <w:ins w:id="11332" w:author="Nguyen Ho Hai" w:date="2012-02-22T22:24:00Z"/>
                    <w:i w:val="0"/>
                    <w:color w:val="auto"/>
                    <w:sz w:val="18"/>
                    <w:szCs w:val="18"/>
                  </w:rPr>
                </w:rPrChange>
              </w:rPr>
            </w:pPr>
            <w:ins w:id="11333" w:author="Nguyen Ho Hai" w:date="2012-02-22T22:24:00Z">
              <w:r w:rsidRPr="001340DE">
                <w:rPr>
                  <w:rFonts w:ascii="Times New Roman" w:hAnsi="Times New Roman" w:cs="Times New Roman"/>
                  <w:i w:val="0"/>
                  <w:color w:val="auto"/>
                  <w:sz w:val="22"/>
                  <w:szCs w:val="22"/>
                  <w:rPrChange w:id="11334" w:author="Phuong Giang" w:date="2012-02-22T23:43:00Z">
                    <w:rPr>
                      <w:b/>
                      <w:bCs w:val="0"/>
                      <w:i w:val="0"/>
                      <w:color w:val="auto"/>
                      <w:sz w:val="18"/>
                      <w:szCs w:val="18"/>
                      <w:lang w:eastAsia="en-US"/>
                    </w:rPr>
                  </w:rPrChange>
                </w:rPr>
                <w:t>Delete item from database. This method return True if delete successfully, False if otherwise</w:t>
              </w:r>
            </w:ins>
          </w:p>
        </w:tc>
      </w:tr>
      <w:tr w:rsidR="00751F11" w:rsidRPr="001340DE" w:rsidTr="00F77673">
        <w:trPr>
          <w:ins w:id="11335" w:author="Nguyen Ho Hai" w:date="2012-02-22T22:24:00Z"/>
        </w:trPr>
        <w:tc>
          <w:tcPr>
            <w:tcW w:w="955" w:type="dxa"/>
            <w:tcPrChange w:id="11336" w:author="Phuong Giang" w:date="2012-02-22T23:32:00Z">
              <w:tcPr>
                <w:tcW w:w="955" w:type="dxa"/>
              </w:tcPr>
            </w:tcPrChange>
          </w:tcPr>
          <w:p w:rsidR="00751F11" w:rsidRPr="001340DE" w:rsidRDefault="00751F11" w:rsidP="00995D66">
            <w:pPr>
              <w:pStyle w:val="comment"/>
              <w:ind w:left="0"/>
              <w:rPr>
                <w:ins w:id="11337" w:author="Nguyen Ho Hai" w:date="2012-02-22T22:24:00Z"/>
                <w:rFonts w:ascii="Times New Roman" w:hAnsi="Times New Roman" w:cs="Times New Roman"/>
                <w:i w:val="0"/>
                <w:color w:val="auto"/>
                <w:sz w:val="22"/>
                <w:szCs w:val="22"/>
                <w:rPrChange w:id="11338" w:author="Phuong Giang" w:date="2012-02-22T23:43:00Z">
                  <w:rPr>
                    <w:ins w:id="11339" w:author="Nguyen Ho Hai" w:date="2012-02-22T22:24:00Z"/>
                    <w:i w:val="0"/>
                    <w:color w:val="auto"/>
                    <w:sz w:val="18"/>
                    <w:szCs w:val="18"/>
                  </w:rPr>
                </w:rPrChange>
              </w:rPr>
            </w:pPr>
            <w:ins w:id="11340" w:author="Nguyen Ho Hai" w:date="2012-02-22T22:24:00Z">
              <w:r w:rsidRPr="001340DE">
                <w:rPr>
                  <w:rFonts w:ascii="Times New Roman" w:hAnsi="Times New Roman" w:cs="Times New Roman"/>
                  <w:i w:val="0"/>
                  <w:color w:val="auto"/>
                  <w:sz w:val="22"/>
                  <w:szCs w:val="22"/>
                  <w:rPrChange w:id="11341" w:author="Phuong Giang" w:date="2012-02-22T23:43:00Z">
                    <w:rPr>
                      <w:b/>
                      <w:bCs w:val="0"/>
                      <w:i w:val="0"/>
                      <w:color w:val="auto"/>
                      <w:sz w:val="18"/>
                      <w:szCs w:val="18"/>
                      <w:lang w:eastAsia="en-US"/>
                    </w:rPr>
                  </w:rPrChange>
                </w:rPr>
                <w:t>05</w:t>
              </w:r>
            </w:ins>
          </w:p>
        </w:tc>
        <w:tc>
          <w:tcPr>
            <w:tcW w:w="2205" w:type="dxa"/>
            <w:tcPrChange w:id="11342" w:author="Phuong Giang" w:date="2012-02-22T23:32:00Z">
              <w:tcPr>
                <w:tcW w:w="2205" w:type="dxa"/>
              </w:tcPr>
            </w:tcPrChange>
          </w:tcPr>
          <w:p w:rsidR="00751F11" w:rsidRPr="001340DE" w:rsidRDefault="00751F11" w:rsidP="00995D66">
            <w:pPr>
              <w:pStyle w:val="comment"/>
              <w:ind w:left="0"/>
              <w:rPr>
                <w:ins w:id="11343" w:author="Nguyen Ho Hai" w:date="2012-02-22T22:24:00Z"/>
                <w:rFonts w:ascii="Times New Roman" w:hAnsi="Times New Roman" w:cs="Times New Roman"/>
                <w:i w:val="0"/>
                <w:color w:val="auto"/>
                <w:sz w:val="22"/>
                <w:szCs w:val="22"/>
                <w:rPrChange w:id="11344" w:author="Phuong Giang" w:date="2012-02-22T23:43:00Z">
                  <w:rPr>
                    <w:ins w:id="11345" w:author="Nguyen Ho Hai" w:date="2012-02-22T22:24:00Z"/>
                    <w:i w:val="0"/>
                    <w:color w:val="auto"/>
                    <w:sz w:val="18"/>
                    <w:szCs w:val="18"/>
                  </w:rPr>
                </w:rPrChange>
              </w:rPr>
            </w:pPr>
            <w:ins w:id="11346" w:author="Nguyen Ho Hai" w:date="2012-02-22T22:24:00Z">
              <w:r w:rsidRPr="001340DE">
                <w:rPr>
                  <w:rFonts w:ascii="Times New Roman" w:hAnsi="Times New Roman" w:cs="Times New Roman"/>
                  <w:i w:val="0"/>
                  <w:color w:val="auto"/>
                  <w:sz w:val="22"/>
                  <w:szCs w:val="22"/>
                  <w:rPrChange w:id="11347" w:author="Phuong Giang" w:date="2012-02-22T23:43:00Z">
                    <w:rPr>
                      <w:b/>
                      <w:bCs w:val="0"/>
                      <w:i w:val="0"/>
                      <w:color w:val="auto"/>
                      <w:sz w:val="18"/>
                      <w:szCs w:val="18"/>
                      <w:lang w:eastAsia="en-US"/>
                    </w:rPr>
                  </w:rPrChange>
                </w:rPr>
                <w:t>Update</w:t>
              </w:r>
            </w:ins>
          </w:p>
        </w:tc>
        <w:tc>
          <w:tcPr>
            <w:tcW w:w="6416" w:type="dxa"/>
            <w:tcPrChange w:id="11348" w:author="Phuong Giang" w:date="2012-02-22T23:32:00Z">
              <w:tcPr>
                <w:tcW w:w="6416" w:type="dxa"/>
              </w:tcPr>
            </w:tcPrChange>
          </w:tcPr>
          <w:p w:rsidR="00751F11" w:rsidRPr="001340DE" w:rsidRDefault="00751F11" w:rsidP="00995D66">
            <w:pPr>
              <w:pStyle w:val="comment"/>
              <w:ind w:left="0"/>
              <w:rPr>
                <w:ins w:id="11349" w:author="Nguyen Ho Hai" w:date="2012-02-22T22:24:00Z"/>
                <w:rFonts w:ascii="Times New Roman" w:hAnsi="Times New Roman" w:cs="Times New Roman"/>
                <w:i w:val="0"/>
                <w:color w:val="auto"/>
                <w:sz w:val="22"/>
                <w:szCs w:val="22"/>
                <w:rPrChange w:id="11350" w:author="Phuong Giang" w:date="2012-02-22T23:43:00Z">
                  <w:rPr>
                    <w:ins w:id="11351" w:author="Nguyen Ho Hai" w:date="2012-02-22T22:24:00Z"/>
                    <w:i w:val="0"/>
                    <w:color w:val="auto"/>
                    <w:sz w:val="18"/>
                    <w:szCs w:val="18"/>
                  </w:rPr>
                </w:rPrChange>
              </w:rPr>
            </w:pPr>
            <w:ins w:id="11352" w:author="Nguyen Ho Hai" w:date="2012-02-22T22:24:00Z">
              <w:r w:rsidRPr="001340DE">
                <w:rPr>
                  <w:rFonts w:ascii="Times New Roman" w:hAnsi="Times New Roman" w:cs="Times New Roman"/>
                  <w:i w:val="0"/>
                  <w:color w:val="auto"/>
                  <w:sz w:val="22"/>
                  <w:szCs w:val="22"/>
                  <w:rPrChange w:id="11353" w:author="Phuong Giang" w:date="2012-02-22T23:43:00Z">
                    <w:rPr>
                      <w:b/>
                      <w:bCs w:val="0"/>
                      <w:i w:val="0"/>
                      <w:color w:val="auto"/>
                      <w:sz w:val="18"/>
                      <w:szCs w:val="18"/>
                      <w:lang w:eastAsia="en-US"/>
                    </w:rPr>
                  </w:rPrChange>
                </w:rPr>
                <w:t>Update item into database. This method return True if update successfully, False if otherwise</w:t>
              </w:r>
            </w:ins>
          </w:p>
        </w:tc>
      </w:tr>
      <w:tr w:rsidR="00751F11" w:rsidRPr="001340DE" w:rsidTr="00F77673">
        <w:trPr>
          <w:ins w:id="11354" w:author="Nguyen Ho Hai" w:date="2012-02-22T22:24:00Z"/>
        </w:trPr>
        <w:tc>
          <w:tcPr>
            <w:tcW w:w="955" w:type="dxa"/>
            <w:tcPrChange w:id="11355" w:author="Phuong Giang" w:date="2012-02-22T23:32:00Z">
              <w:tcPr>
                <w:tcW w:w="955" w:type="dxa"/>
              </w:tcPr>
            </w:tcPrChange>
          </w:tcPr>
          <w:p w:rsidR="00751F11" w:rsidRPr="001340DE" w:rsidRDefault="00751F11" w:rsidP="00995D66">
            <w:pPr>
              <w:pStyle w:val="comment"/>
              <w:ind w:left="0"/>
              <w:rPr>
                <w:ins w:id="11356" w:author="Nguyen Ho Hai" w:date="2012-02-22T22:24:00Z"/>
                <w:rFonts w:ascii="Times New Roman" w:hAnsi="Times New Roman" w:cs="Times New Roman"/>
                <w:i w:val="0"/>
                <w:color w:val="auto"/>
                <w:sz w:val="22"/>
                <w:szCs w:val="22"/>
                <w:rPrChange w:id="11357" w:author="Phuong Giang" w:date="2012-02-22T23:43:00Z">
                  <w:rPr>
                    <w:ins w:id="11358" w:author="Nguyen Ho Hai" w:date="2012-02-22T22:24:00Z"/>
                    <w:i w:val="0"/>
                    <w:color w:val="auto"/>
                    <w:sz w:val="18"/>
                    <w:szCs w:val="18"/>
                  </w:rPr>
                </w:rPrChange>
              </w:rPr>
            </w:pPr>
            <w:ins w:id="11359" w:author="Nguyen Ho Hai" w:date="2012-02-22T22:24:00Z">
              <w:r w:rsidRPr="001340DE">
                <w:rPr>
                  <w:rFonts w:ascii="Times New Roman" w:hAnsi="Times New Roman" w:cs="Times New Roman"/>
                  <w:i w:val="0"/>
                  <w:color w:val="auto"/>
                  <w:sz w:val="22"/>
                  <w:szCs w:val="22"/>
                  <w:rPrChange w:id="11360" w:author="Phuong Giang" w:date="2012-02-22T23:43:00Z">
                    <w:rPr>
                      <w:b/>
                      <w:bCs w:val="0"/>
                      <w:i w:val="0"/>
                      <w:color w:val="auto"/>
                      <w:sz w:val="18"/>
                      <w:szCs w:val="18"/>
                      <w:lang w:eastAsia="en-US"/>
                    </w:rPr>
                  </w:rPrChange>
                </w:rPr>
                <w:t>06</w:t>
              </w:r>
            </w:ins>
          </w:p>
        </w:tc>
        <w:tc>
          <w:tcPr>
            <w:tcW w:w="2205" w:type="dxa"/>
            <w:tcPrChange w:id="11361" w:author="Phuong Giang" w:date="2012-02-22T23:32:00Z">
              <w:tcPr>
                <w:tcW w:w="2205" w:type="dxa"/>
              </w:tcPr>
            </w:tcPrChange>
          </w:tcPr>
          <w:p w:rsidR="00751F11" w:rsidRPr="001340DE" w:rsidRDefault="00751F11" w:rsidP="00995D66">
            <w:pPr>
              <w:pStyle w:val="comment"/>
              <w:ind w:left="0"/>
              <w:rPr>
                <w:ins w:id="11362" w:author="Nguyen Ho Hai" w:date="2012-02-22T22:24:00Z"/>
                <w:rFonts w:ascii="Times New Roman" w:hAnsi="Times New Roman" w:cs="Times New Roman"/>
                <w:i w:val="0"/>
                <w:color w:val="auto"/>
                <w:sz w:val="22"/>
                <w:szCs w:val="22"/>
                <w:rPrChange w:id="11363" w:author="Phuong Giang" w:date="2012-02-22T23:43:00Z">
                  <w:rPr>
                    <w:ins w:id="11364" w:author="Nguyen Ho Hai" w:date="2012-02-22T22:24:00Z"/>
                    <w:i w:val="0"/>
                    <w:color w:val="auto"/>
                    <w:sz w:val="18"/>
                    <w:szCs w:val="18"/>
                  </w:rPr>
                </w:rPrChange>
              </w:rPr>
            </w:pPr>
            <w:proofErr w:type="spellStart"/>
            <w:ins w:id="11365" w:author="Nguyen Ho Hai" w:date="2012-02-22T22:24:00Z">
              <w:r w:rsidRPr="001340DE">
                <w:rPr>
                  <w:rFonts w:ascii="Times New Roman" w:hAnsi="Times New Roman" w:cs="Times New Roman"/>
                  <w:i w:val="0"/>
                  <w:color w:val="auto"/>
                  <w:sz w:val="22"/>
                  <w:szCs w:val="22"/>
                  <w:rPrChange w:id="11366" w:author="Phuong Giang" w:date="2012-02-22T23:43:00Z">
                    <w:rPr>
                      <w:b/>
                      <w:bCs w:val="0"/>
                      <w:i w:val="0"/>
                      <w:color w:val="auto"/>
                      <w:sz w:val="18"/>
                      <w:szCs w:val="18"/>
                      <w:lang w:eastAsia="en-US"/>
                    </w:rPr>
                  </w:rPrChange>
                </w:rPr>
                <w:t>ContainsItem</w:t>
              </w:r>
              <w:proofErr w:type="spellEnd"/>
            </w:ins>
          </w:p>
        </w:tc>
        <w:tc>
          <w:tcPr>
            <w:tcW w:w="6416" w:type="dxa"/>
            <w:tcPrChange w:id="11367" w:author="Phuong Giang" w:date="2012-02-22T23:32:00Z">
              <w:tcPr>
                <w:tcW w:w="6416" w:type="dxa"/>
              </w:tcPr>
            </w:tcPrChange>
          </w:tcPr>
          <w:p w:rsidR="00751F11" w:rsidRPr="001340DE" w:rsidRDefault="00751F11" w:rsidP="00995D66">
            <w:pPr>
              <w:pStyle w:val="comment"/>
              <w:ind w:left="0"/>
              <w:rPr>
                <w:ins w:id="11368" w:author="Nguyen Ho Hai" w:date="2012-02-22T22:24:00Z"/>
                <w:rFonts w:ascii="Times New Roman" w:hAnsi="Times New Roman" w:cs="Times New Roman"/>
                <w:i w:val="0"/>
                <w:color w:val="auto"/>
                <w:sz w:val="22"/>
                <w:szCs w:val="22"/>
                <w:rPrChange w:id="11369" w:author="Phuong Giang" w:date="2012-02-22T23:43:00Z">
                  <w:rPr>
                    <w:ins w:id="11370" w:author="Nguyen Ho Hai" w:date="2012-02-22T22:24:00Z"/>
                    <w:i w:val="0"/>
                    <w:color w:val="auto"/>
                    <w:sz w:val="18"/>
                    <w:szCs w:val="18"/>
                  </w:rPr>
                </w:rPrChange>
              </w:rPr>
            </w:pPr>
            <w:ins w:id="11371" w:author="Nguyen Ho Hai" w:date="2012-02-22T22:24:00Z">
              <w:r w:rsidRPr="001340DE">
                <w:rPr>
                  <w:rFonts w:ascii="Times New Roman" w:hAnsi="Times New Roman" w:cs="Times New Roman"/>
                  <w:i w:val="0"/>
                  <w:color w:val="auto"/>
                  <w:sz w:val="22"/>
                  <w:szCs w:val="22"/>
                  <w:rPrChange w:id="11372" w:author="Phuong Giang" w:date="2012-02-22T23:43:00Z">
                    <w:rPr>
                      <w:b/>
                      <w:bCs w:val="0"/>
                      <w:i w:val="0"/>
                      <w:color w:val="auto"/>
                      <w:sz w:val="18"/>
                      <w:szCs w:val="18"/>
                      <w:lang w:eastAsia="en-US"/>
                    </w:rPr>
                  </w:rPrChange>
                </w:rPr>
                <w:t>Check if item is in database. This method return True if database contains the item, False if otherwise</w:t>
              </w:r>
            </w:ins>
          </w:p>
        </w:tc>
      </w:tr>
    </w:tbl>
    <w:p w:rsidR="00751F11" w:rsidRPr="00D60E4A" w:rsidRDefault="00751F11" w:rsidP="00751F11">
      <w:pPr>
        <w:rPr>
          <w:ins w:id="11373" w:author="Nguyen Ho Hai" w:date="2012-02-22T22:24:00Z"/>
        </w:rPr>
      </w:pPr>
    </w:p>
    <w:p w:rsidR="00751F11" w:rsidRDefault="00751F11" w:rsidP="00751F11">
      <w:pPr>
        <w:pStyle w:val="Heading6"/>
        <w:tabs>
          <w:tab w:val="left" w:pos="4208"/>
        </w:tabs>
        <w:rPr>
          <w:ins w:id="11374" w:author="Nguyen Ho Hai" w:date="2012-02-22T22:24:00Z"/>
        </w:rPr>
      </w:pPr>
      <w:ins w:id="11375" w:author="Nguyen Ho Hai" w:date="2012-02-22T22:24:00Z">
        <w:r>
          <w:t>Search method</w:t>
        </w:r>
      </w:ins>
    </w:p>
    <w:p w:rsidR="00C70D05" w:rsidRPr="00C70D05" w:rsidRDefault="00751F11">
      <w:pPr>
        <w:pStyle w:val="comment"/>
        <w:numPr>
          <w:ilvl w:val="0"/>
          <w:numId w:val="11"/>
        </w:numPr>
        <w:rPr>
          <w:ins w:id="11376" w:author="Nguyen Ho Hai" w:date="2012-02-22T22:24:00Z"/>
          <w:rFonts w:ascii="Cambria" w:eastAsia="MS Gothic" w:hAnsi="Cambria" w:cs="Times New Roman"/>
          <w:b/>
          <w:iCs/>
          <w:snapToGrid/>
          <w:color w:val="4F81BD"/>
          <w:sz w:val="22"/>
          <w:szCs w:val="22"/>
          <w:lang w:eastAsia="en-US"/>
        </w:rPr>
      </w:pPr>
      <w:ins w:id="11377" w:author="Nguyen Ho Hai" w:date="2012-02-22T22:24:00Z">
        <w:r w:rsidRPr="00D60E4A">
          <w:rPr>
            <w:rFonts w:ascii="Cambria" w:eastAsia="MS Gothic" w:hAnsi="Cambria" w:cs="Times New Roman"/>
            <w:b/>
            <w:iCs/>
            <w:snapToGrid/>
            <w:color w:val="4F81BD"/>
            <w:sz w:val="22"/>
            <w:szCs w:val="22"/>
            <w:lang w:eastAsia="en-US"/>
          </w:rPr>
          <w:t xml:space="preserve">Method Declaration: </w:t>
        </w:r>
      </w:ins>
    </w:p>
    <w:p w:rsidR="00C70D05" w:rsidRDefault="00C70D05">
      <w:pPr>
        <w:pStyle w:val="ListParagraph"/>
        <w:autoSpaceDE w:val="0"/>
        <w:autoSpaceDN w:val="0"/>
        <w:adjustRightInd w:val="0"/>
        <w:spacing w:after="0" w:line="240" w:lineRule="auto"/>
        <w:ind w:firstLine="720"/>
        <w:rPr>
          <w:ins w:id="11378" w:author="HungNguyen" w:date="2012-04-17T09:06:00Z"/>
          <w:rFonts w:ascii="Consolas" w:eastAsiaTheme="minorEastAsia" w:hAnsi="Consolas" w:cs="Consolas"/>
          <w:sz w:val="19"/>
          <w:szCs w:val="19"/>
          <w:lang w:eastAsia="ja-JP"/>
        </w:rPr>
        <w:pPrChange w:id="11379" w:author="HungNguyen" w:date="2012-04-17T09:06:00Z">
          <w:pPr>
            <w:pStyle w:val="ListParagraph"/>
            <w:numPr>
              <w:numId w:val="11"/>
            </w:numPr>
            <w:autoSpaceDE w:val="0"/>
            <w:autoSpaceDN w:val="0"/>
            <w:adjustRightInd w:val="0"/>
            <w:spacing w:after="0" w:line="240" w:lineRule="auto"/>
            <w:ind w:hanging="360"/>
          </w:pPr>
        </w:pPrChange>
      </w:pPr>
      <w:proofErr w:type="spellStart"/>
      <w:ins w:id="11380" w:author="HungNguyen" w:date="2012-04-17T09:04:00Z">
        <w:r w:rsidRPr="00C70D05">
          <w:rPr>
            <w:rFonts w:ascii="Consolas" w:eastAsiaTheme="minorEastAsia" w:hAnsi="Consolas" w:cs="Consolas"/>
            <w:color w:val="2B91AF"/>
            <w:sz w:val="19"/>
            <w:szCs w:val="19"/>
            <w:lang w:eastAsia="ja-JP"/>
          </w:rPr>
          <w:t>ObservableCollection</w:t>
        </w:r>
        <w:proofErr w:type="spellEnd"/>
        <w:r w:rsidRPr="00C70D05">
          <w:rPr>
            <w:rFonts w:ascii="Consolas" w:eastAsiaTheme="minorEastAsia" w:hAnsi="Consolas" w:cs="Consolas"/>
            <w:sz w:val="19"/>
            <w:szCs w:val="19"/>
            <w:lang w:eastAsia="ja-JP"/>
          </w:rPr>
          <w:t>&lt;</w:t>
        </w:r>
        <w:proofErr w:type="spellStart"/>
        <w:r w:rsidRPr="00C70D05">
          <w:rPr>
            <w:rFonts w:ascii="Consolas" w:eastAsiaTheme="minorEastAsia" w:hAnsi="Consolas" w:cs="Consolas"/>
            <w:color w:val="2B91AF"/>
            <w:sz w:val="19"/>
            <w:szCs w:val="19"/>
            <w:lang w:eastAsia="ja-JP"/>
          </w:rPr>
          <w:t>IData</w:t>
        </w:r>
        <w:proofErr w:type="spellEnd"/>
        <w:r w:rsidRPr="00C70D05">
          <w:rPr>
            <w:rFonts w:ascii="Consolas" w:eastAsiaTheme="minorEastAsia" w:hAnsi="Consolas" w:cs="Consolas"/>
            <w:sz w:val="19"/>
            <w:szCs w:val="19"/>
            <w:lang w:eastAsia="ja-JP"/>
          </w:rPr>
          <w:t xml:space="preserve">&gt; </w:t>
        </w:r>
        <w:proofErr w:type="gramStart"/>
        <w:r w:rsidRPr="00C70D05">
          <w:rPr>
            <w:rFonts w:ascii="Consolas" w:eastAsiaTheme="minorEastAsia" w:hAnsi="Consolas" w:cs="Consolas"/>
            <w:sz w:val="19"/>
            <w:szCs w:val="19"/>
            <w:lang w:eastAsia="ja-JP"/>
          </w:rPr>
          <w:t>Search(</w:t>
        </w:r>
        <w:proofErr w:type="spellStart"/>
        <w:proofErr w:type="gramEnd"/>
        <w:r w:rsidRPr="00C70D05">
          <w:rPr>
            <w:rFonts w:ascii="Consolas" w:eastAsiaTheme="minorEastAsia" w:hAnsi="Consolas" w:cs="Consolas"/>
            <w:color w:val="2B91AF"/>
            <w:sz w:val="19"/>
            <w:szCs w:val="19"/>
            <w:lang w:eastAsia="ja-JP"/>
          </w:rPr>
          <w:t>ISearchCondition</w:t>
        </w:r>
        <w:proofErr w:type="spellEnd"/>
        <w:r w:rsidRPr="00C70D05">
          <w:rPr>
            <w:rFonts w:ascii="Consolas" w:eastAsiaTheme="minorEastAsia" w:hAnsi="Consolas" w:cs="Consolas"/>
            <w:sz w:val="19"/>
            <w:szCs w:val="19"/>
            <w:lang w:eastAsia="ja-JP"/>
          </w:rPr>
          <w:t xml:space="preserve"> </w:t>
        </w:r>
        <w:proofErr w:type="spellStart"/>
        <w:r w:rsidRPr="00C70D05">
          <w:rPr>
            <w:rFonts w:ascii="Consolas" w:eastAsiaTheme="minorEastAsia" w:hAnsi="Consolas" w:cs="Consolas"/>
            <w:sz w:val="19"/>
            <w:szCs w:val="19"/>
            <w:lang w:eastAsia="ja-JP"/>
          </w:rPr>
          <w:t>searchCondition</w:t>
        </w:r>
        <w:proofErr w:type="spellEnd"/>
        <w:r w:rsidRPr="00C70D05">
          <w:rPr>
            <w:rFonts w:ascii="Consolas" w:eastAsiaTheme="minorEastAsia" w:hAnsi="Consolas" w:cs="Consolas"/>
            <w:sz w:val="19"/>
            <w:szCs w:val="19"/>
            <w:lang w:eastAsia="ja-JP"/>
          </w:rPr>
          <w:t>);</w:t>
        </w:r>
      </w:ins>
    </w:p>
    <w:p w:rsidR="00C70D05" w:rsidRPr="00C70D05" w:rsidRDefault="00C70D05">
      <w:pPr>
        <w:pStyle w:val="ListParagraph"/>
        <w:autoSpaceDE w:val="0"/>
        <w:autoSpaceDN w:val="0"/>
        <w:adjustRightInd w:val="0"/>
        <w:spacing w:after="0" w:line="240" w:lineRule="auto"/>
        <w:ind w:firstLine="720"/>
        <w:rPr>
          <w:ins w:id="11381" w:author="HungNguyen" w:date="2012-04-17T09:04:00Z"/>
          <w:rFonts w:ascii="Consolas" w:eastAsiaTheme="minorEastAsia" w:hAnsi="Consolas" w:cs="Consolas"/>
          <w:sz w:val="19"/>
          <w:szCs w:val="19"/>
          <w:lang w:eastAsia="ja-JP"/>
        </w:rPr>
        <w:pPrChange w:id="11382" w:author="HungNguyen" w:date="2012-04-17T09:06:00Z">
          <w:pPr>
            <w:pStyle w:val="ListParagraph"/>
            <w:numPr>
              <w:numId w:val="11"/>
            </w:numPr>
            <w:autoSpaceDE w:val="0"/>
            <w:autoSpaceDN w:val="0"/>
            <w:adjustRightInd w:val="0"/>
            <w:spacing w:after="0" w:line="240" w:lineRule="auto"/>
            <w:ind w:hanging="360"/>
          </w:pPr>
        </w:pPrChange>
      </w:pPr>
    </w:p>
    <w:p w:rsidR="00751F11" w:rsidDel="00C70D05" w:rsidRDefault="00751F11">
      <w:pPr>
        <w:autoSpaceDE w:val="0"/>
        <w:autoSpaceDN w:val="0"/>
        <w:adjustRightInd w:val="0"/>
        <w:spacing w:after="0" w:line="240" w:lineRule="auto"/>
        <w:ind w:left="1080" w:firstLine="360"/>
        <w:rPr>
          <w:ins w:id="11383" w:author="Nguyen Ho Hai" w:date="2012-02-22T22:24:00Z"/>
          <w:del w:id="11384" w:author="HungNguyen" w:date="2012-04-17T09:04:00Z"/>
          <w:rFonts w:ascii="Tahoma" w:eastAsiaTheme="minorEastAsia" w:hAnsi="Tahoma" w:cs="Tahoma"/>
          <w:sz w:val="20"/>
          <w:szCs w:val="20"/>
          <w:lang w:eastAsia="ja-JP"/>
        </w:rPr>
        <w:pPrChange w:id="11385" w:author="Nguyen Ho Hai" w:date="2012-02-22T22:25:00Z">
          <w:pPr>
            <w:autoSpaceDE w:val="0"/>
            <w:autoSpaceDN w:val="0"/>
            <w:adjustRightInd w:val="0"/>
            <w:spacing w:after="0" w:line="240" w:lineRule="auto"/>
            <w:ind w:left="360" w:firstLine="360"/>
          </w:pPr>
        </w:pPrChange>
      </w:pPr>
      <w:ins w:id="11386" w:author="Nguyen Ho Hai" w:date="2012-02-22T22:24:00Z">
        <w:del w:id="11387" w:author="HungNguyen" w:date="2012-04-17T09:04:00Z">
          <w:r w:rsidRPr="00695403" w:rsidDel="00C70D05">
            <w:rPr>
              <w:rFonts w:ascii="Tahoma" w:eastAsiaTheme="minorEastAsia" w:hAnsi="Tahoma" w:cs="Tahoma"/>
              <w:sz w:val="20"/>
              <w:szCs w:val="20"/>
              <w:lang w:eastAsia="ja-JP"/>
            </w:rPr>
            <w:delText>ObservableCollection&lt;object&gt; Search(ISearchCondition</w:delText>
          </w:r>
          <w:r w:rsidDel="00C70D05">
            <w:rPr>
              <w:rFonts w:ascii="Tahoma" w:eastAsiaTheme="minorEastAsia" w:hAnsi="Tahoma" w:cs="Tahoma"/>
              <w:sz w:val="20"/>
              <w:szCs w:val="20"/>
              <w:lang w:eastAsia="ja-JP"/>
            </w:rPr>
            <w:delText xml:space="preserve"> searchCondition)</w:delText>
          </w:r>
        </w:del>
      </w:ins>
    </w:p>
    <w:p w:rsidR="00751F11" w:rsidRPr="00D60E4A" w:rsidRDefault="00751F11" w:rsidP="00751F11">
      <w:pPr>
        <w:pStyle w:val="comment"/>
        <w:numPr>
          <w:ilvl w:val="0"/>
          <w:numId w:val="11"/>
        </w:numPr>
        <w:rPr>
          <w:ins w:id="11388" w:author="Nguyen Ho Hai" w:date="2012-02-22T22:24:00Z"/>
          <w:rFonts w:ascii="Cambria" w:eastAsia="MS Gothic" w:hAnsi="Cambria" w:cs="Times New Roman"/>
          <w:b/>
          <w:iCs/>
          <w:snapToGrid/>
          <w:color w:val="4F81BD"/>
          <w:sz w:val="22"/>
          <w:szCs w:val="22"/>
          <w:lang w:eastAsia="en-US"/>
        </w:rPr>
      </w:pPr>
      <w:ins w:id="11389" w:author="Nguyen Ho Hai" w:date="2012-02-22T22:24:00Z">
        <w:r w:rsidRPr="00D60E4A">
          <w:rPr>
            <w:rFonts w:ascii="Cambria" w:eastAsia="MS Gothic" w:hAnsi="Cambria" w:cs="Times New Roman"/>
            <w:b/>
            <w:iCs/>
            <w:snapToGrid/>
            <w:color w:val="4F81BD"/>
            <w:sz w:val="22"/>
            <w:szCs w:val="22"/>
            <w:lang w:eastAsia="en-US"/>
          </w:rPr>
          <w:t>Method Description:</w:t>
        </w:r>
      </w:ins>
    </w:p>
    <w:p w:rsidR="00751F11" w:rsidRDefault="00751F11">
      <w:pPr>
        <w:pStyle w:val="comment"/>
        <w:ind w:left="1440"/>
        <w:rPr>
          <w:ins w:id="11390" w:author="Nguyen Ho Hai" w:date="2012-02-22T22:24:00Z"/>
          <w:i w:val="0"/>
          <w:color w:val="auto"/>
          <w:sz w:val="18"/>
          <w:szCs w:val="18"/>
        </w:rPr>
        <w:pPrChange w:id="11391" w:author="Nguyen Ho Hai" w:date="2012-02-22T22:25:00Z">
          <w:pPr>
            <w:pStyle w:val="comment"/>
          </w:pPr>
        </w:pPrChange>
      </w:pPr>
      <w:ins w:id="11392" w:author="Nguyen Ho Hai" w:date="2012-02-22T22:24:00Z">
        <w:r w:rsidRPr="00695403">
          <w:rPr>
            <w:i w:val="0"/>
            <w:color w:val="auto"/>
            <w:sz w:val="18"/>
            <w:szCs w:val="18"/>
          </w:rPr>
          <w:t xml:space="preserve">Search according condition parameter. The condition parameter type is derived from </w:t>
        </w:r>
        <w:proofErr w:type="spellStart"/>
        <w:r w:rsidRPr="00695403">
          <w:rPr>
            <w:i w:val="0"/>
            <w:color w:val="auto"/>
            <w:sz w:val="18"/>
            <w:szCs w:val="18"/>
          </w:rPr>
          <w:t>ISearchCondition</w:t>
        </w:r>
        <w:proofErr w:type="spellEnd"/>
        <w:r w:rsidRPr="00695403">
          <w:rPr>
            <w:i w:val="0"/>
            <w:color w:val="auto"/>
            <w:sz w:val="18"/>
            <w:szCs w:val="18"/>
          </w:rPr>
          <w:t xml:space="preserve"> interface. This method return</w:t>
        </w:r>
        <w:r>
          <w:rPr>
            <w:i w:val="0"/>
            <w:color w:val="auto"/>
            <w:sz w:val="18"/>
            <w:szCs w:val="18"/>
          </w:rPr>
          <w:t>s</w:t>
        </w:r>
        <w:r w:rsidRPr="00695403">
          <w:rPr>
            <w:i w:val="0"/>
            <w:color w:val="auto"/>
            <w:sz w:val="18"/>
            <w:szCs w:val="18"/>
          </w:rPr>
          <w:t xml:space="preserve"> an </w:t>
        </w:r>
        <w:proofErr w:type="spellStart"/>
        <w:r w:rsidRPr="00695403">
          <w:rPr>
            <w:i w:val="0"/>
            <w:color w:val="auto"/>
            <w:sz w:val="18"/>
            <w:szCs w:val="18"/>
          </w:rPr>
          <w:t>ObservableCollection</w:t>
        </w:r>
        <w:proofErr w:type="spellEnd"/>
        <w:r w:rsidRPr="00695403">
          <w:rPr>
            <w:i w:val="0"/>
            <w:color w:val="auto"/>
            <w:sz w:val="18"/>
            <w:szCs w:val="18"/>
          </w:rPr>
          <w:t>&lt;object&gt;</w:t>
        </w:r>
      </w:ins>
    </w:p>
    <w:p w:rsidR="00751F11" w:rsidRPr="00D60E4A" w:rsidRDefault="00751F11" w:rsidP="00751F11">
      <w:pPr>
        <w:pStyle w:val="comment"/>
        <w:numPr>
          <w:ilvl w:val="0"/>
          <w:numId w:val="11"/>
        </w:numPr>
        <w:rPr>
          <w:ins w:id="11393" w:author="Nguyen Ho Hai" w:date="2012-02-22T22:24:00Z"/>
          <w:rFonts w:ascii="Cambria" w:eastAsia="MS Gothic" w:hAnsi="Cambria" w:cs="Times New Roman"/>
          <w:b/>
          <w:iCs/>
          <w:snapToGrid/>
          <w:color w:val="4F81BD"/>
          <w:sz w:val="22"/>
          <w:szCs w:val="22"/>
          <w:lang w:eastAsia="en-US"/>
        </w:rPr>
      </w:pPr>
      <w:ins w:id="11394" w:author="Nguyen Ho Hai" w:date="2012-02-22T22:24:00Z">
        <w:del w:id="11395" w:author="Phuong Giang" w:date="2012-02-23T00:02:00Z">
          <w:r w:rsidRPr="00D60E4A" w:rsidDel="001669BE">
            <w:rPr>
              <w:rFonts w:ascii="Cambria" w:eastAsia="MS Gothic" w:hAnsi="Cambria" w:cs="Times New Roman" w:hint="eastAsia"/>
              <w:b/>
              <w:iCs/>
              <w:snapToGrid/>
              <w:color w:val="4F81BD"/>
              <w:sz w:val="22"/>
              <w:szCs w:val="22"/>
              <w:lang w:eastAsia="en-US"/>
            </w:rPr>
            <w:delText>Parameters &amp; return</w:delText>
          </w:r>
        </w:del>
      </w:ins>
      <w:ins w:id="11396" w:author="Phuong Giang" w:date="2012-02-23T00:02:00Z">
        <w:r w:rsidR="001669BE"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8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397" w:author="HungNguyen" w:date="2012-04-17T09:05:00Z">
          <w:tblPr>
            <w:tblW w:w="48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6"/>
        <w:gridCol w:w="1730"/>
        <w:gridCol w:w="2122"/>
        <w:gridCol w:w="687"/>
        <w:gridCol w:w="1082"/>
        <w:gridCol w:w="3176"/>
        <w:tblGridChange w:id="11398">
          <w:tblGrid>
            <w:gridCol w:w="576"/>
            <w:gridCol w:w="1730"/>
            <w:gridCol w:w="1790"/>
            <w:gridCol w:w="1019"/>
            <w:gridCol w:w="1082"/>
            <w:gridCol w:w="3176"/>
          </w:tblGrid>
        </w:tblGridChange>
      </w:tblGrid>
      <w:tr w:rsidR="00751F11" w:rsidTr="00C70D05">
        <w:trPr>
          <w:cnfStyle w:val="100000000000" w:firstRow="1" w:lastRow="0" w:firstColumn="0" w:lastColumn="0" w:oddVBand="0" w:evenVBand="0" w:oddHBand="0" w:evenHBand="0" w:firstRowFirstColumn="0" w:firstRowLastColumn="0" w:lastRowFirstColumn="0" w:lastRowLastColumn="0"/>
          <w:ins w:id="11399" w:author="Nguyen Ho Hai" w:date="2012-02-22T22:24:00Z"/>
        </w:trPr>
        <w:tc>
          <w:tcPr>
            <w:tcW w:w="576" w:type="dxa"/>
            <w:tcPrChange w:id="11400" w:author="HungNguyen" w:date="2012-04-17T09:05:00Z">
              <w:tcPr>
                <w:tcW w:w="57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401" w:author="Nguyen Ho Hai" w:date="2012-02-22T22:24:00Z"/>
                <w:b w:val="0"/>
                <w:lang w:eastAsia="ja-JP"/>
                <w:rPrChange w:id="11402" w:author="Phuong Giang" w:date="2012-02-22T23:41:00Z">
                  <w:rPr>
                    <w:ins w:id="11403" w:author="Nguyen Ho Hai" w:date="2012-02-22T22:24:00Z"/>
                    <w:b/>
                    <w:bCs w:val="0"/>
                    <w:color w:val="800000"/>
                  </w:rPr>
                </w:rPrChange>
              </w:rPr>
              <w:pPrChange w:id="11404"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405" w:author="Nguyen Ho Hai" w:date="2012-02-22T22:24:00Z">
              <w:r w:rsidRPr="00D229E5">
                <w:rPr>
                  <w:rFonts w:ascii="Tahoma" w:eastAsia="MS Mincho" w:hAnsi="Tahoma" w:cs="Arial"/>
                  <w:b w:val="0"/>
                  <w:snapToGrid w:val="0"/>
                  <w:color w:val="auto"/>
                  <w:sz w:val="20"/>
                  <w:szCs w:val="20"/>
                  <w:lang w:eastAsia="ja-JP"/>
                  <w:rPrChange w:id="11406" w:author="Phuong Giang" w:date="2012-02-22T23:41:00Z">
                    <w:rPr>
                      <w:b/>
                      <w:color w:val="800000"/>
                    </w:rPr>
                  </w:rPrChange>
                </w:rPr>
                <w:t>No</w:t>
              </w:r>
            </w:ins>
          </w:p>
        </w:tc>
        <w:tc>
          <w:tcPr>
            <w:tcW w:w="1730" w:type="dxa"/>
            <w:tcPrChange w:id="11407" w:author="HungNguyen" w:date="2012-04-17T09:05:00Z">
              <w:tcPr>
                <w:tcW w:w="1730"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408" w:author="Nguyen Ho Hai" w:date="2012-02-22T22:24:00Z"/>
                <w:b w:val="0"/>
                <w:lang w:eastAsia="ja-JP"/>
                <w:rPrChange w:id="11409" w:author="Phuong Giang" w:date="2012-02-22T23:41:00Z">
                  <w:rPr>
                    <w:ins w:id="11410" w:author="Nguyen Ho Hai" w:date="2012-02-22T22:24:00Z"/>
                    <w:b/>
                    <w:bCs w:val="0"/>
                    <w:color w:val="800000"/>
                    <w:lang w:eastAsia="ja-JP"/>
                  </w:rPr>
                </w:rPrChange>
              </w:rPr>
              <w:pPrChange w:id="11411"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412" w:author="Nguyen Ho Hai" w:date="2012-02-22T22:24:00Z">
              <w:r w:rsidRPr="00D229E5">
                <w:rPr>
                  <w:rFonts w:ascii="Tahoma" w:eastAsia="MS Mincho" w:hAnsi="Tahoma" w:cs="Arial"/>
                  <w:b w:val="0"/>
                  <w:snapToGrid w:val="0"/>
                  <w:color w:val="auto"/>
                  <w:sz w:val="20"/>
                  <w:szCs w:val="20"/>
                  <w:lang w:eastAsia="ja-JP"/>
                  <w:rPrChange w:id="11413" w:author="Phuong Giang" w:date="2012-02-22T23:41:00Z">
                    <w:rPr>
                      <w:b/>
                      <w:color w:val="800000"/>
                      <w:lang w:eastAsia="ja-JP"/>
                    </w:rPr>
                  </w:rPrChange>
                </w:rPr>
                <w:t>Parameter</w:t>
              </w:r>
            </w:ins>
          </w:p>
        </w:tc>
        <w:tc>
          <w:tcPr>
            <w:tcW w:w="2122" w:type="dxa"/>
            <w:tcPrChange w:id="11414" w:author="HungNguyen" w:date="2012-04-17T09:05:00Z">
              <w:tcPr>
                <w:tcW w:w="1790"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415" w:author="Nguyen Ho Hai" w:date="2012-02-22T22:24:00Z"/>
                <w:b w:val="0"/>
                <w:lang w:eastAsia="ja-JP"/>
                <w:rPrChange w:id="11416" w:author="Phuong Giang" w:date="2012-02-22T23:41:00Z">
                  <w:rPr>
                    <w:ins w:id="11417" w:author="Nguyen Ho Hai" w:date="2012-02-22T22:24:00Z"/>
                    <w:b/>
                    <w:bCs w:val="0"/>
                    <w:color w:val="800000"/>
                    <w:lang w:eastAsia="ja-JP"/>
                  </w:rPr>
                </w:rPrChange>
              </w:rPr>
              <w:pPrChange w:id="11418"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419" w:author="Nguyen Ho Hai" w:date="2012-02-22T22:24:00Z">
              <w:r w:rsidRPr="00D229E5">
                <w:rPr>
                  <w:rFonts w:ascii="Tahoma" w:eastAsia="MS Mincho" w:hAnsi="Tahoma" w:cs="Arial"/>
                  <w:b w:val="0"/>
                  <w:snapToGrid w:val="0"/>
                  <w:color w:val="auto"/>
                  <w:sz w:val="20"/>
                  <w:szCs w:val="20"/>
                  <w:lang w:eastAsia="ja-JP"/>
                  <w:rPrChange w:id="11420" w:author="Phuong Giang" w:date="2012-02-22T23:41:00Z">
                    <w:rPr>
                      <w:b/>
                      <w:color w:val="800000"/>
                      <w:lang w:eastAsia="ja-JP"/>
                    </w:rPr>
                  </w:rPrChange>
                </w:rPr>
                <w:t>Type</w:t>
              </w:r>
            </w:ins>
          </w:p>
        </w:tc>
        <w:tc>
          <w:tcPr>
            <w:tcW w:w="687" w:type="dxa"/>
            <w:tcPrChange w:id="11421" w:author="HungNguyen" w:date="2012-04-17T09:05: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422" w:author="Nguyen Ho Hai" w:date="2012-02-22T22:24:00Z"/>
                <w:b w:val="0"/>
                <w:lang w:eastAsia="ja-JP"/>
                <w:rPrChange w:id="11423" w:author="Phuong Giang" w:date="2012-02-22T23:41:00Z">
                  <w:rPr>
                    <w:ins w:id="11424" w:author="Nguyen Ho Hai" w:date="2012-02-22T22:24:00Z"/>
                    <w:b/>
                    <w:bCs w:val="0"/>
                    <w:color w:val="800000"/>
                    <w:lang w:eastAsia="ja-JP"/>
                  </w:rPr>
                </w:rPrChange>
              </w:rPr>
              <w:pPrChange w:id="1142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426" w:author="Nguyen Ho Hai" w:date="2012-02-22T22:24:00Z">
              <w:r w:rsidRPr="00D229E5">
                <w:rPr>
                  <w:rFonts w:ascii="Tahoma" w:eastAsia="MS Mincho" w:hAnsi="Tahoma" w:cs="Arial"/>
                  <w:b w:val="0"/>
                  <w:snapToGrid w:val="0"/>
                  <w:color w:val="auto"/>
                  <w:sz w:val="20"/>
                  <w:szCs w:val="20"/>
                  <w:lang w:eastAsia="ja-JP"/>
                  <w:rPrChange w:id="11427" w:author="Phuong Giang" w:date="2012-02-22T23:41:00Z">
                    <w:rPr>
                      <w:b/>
                      <w:color w:val="800000"/>
                      <w:lang w:eastAsia="ja-JP"/>
                    </w:rPr>
                  </w:rPrChange>
                </w:rPr>
                <w:t>In/out</w:t>
              </w:r>
            </w:ins>
          </w:p>
        </w:tc>
        <w:tc>
          <w:tcPr>
            <w:tcW w:w="1082" w:type="dxa"/>
            <w:tcPrChange w:id="11428" w:author="HungNguyen" w:date="2012-04-17T09:05: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429" w:author="Nguyen Ho Hai" w:date="2012-02-22T22:24:00Z"/>
                <w:b w:val="0"/>
                <w:lang w:eastAsia="ja-JP"/>
                <w:rPrChange w:id="11430" w:author="Phuong Giang" w:date="2012-02-22T23:41:00Z">
                  <w:rPr>
                    <w:ins w:id="11431" w:author="Nguyen Ho Hai" w:date="2012-02-22T22:24:00Z"/>
                    <w:b/>
                    <w:bCs w:val="0"/>
                    <w:color w:val="800000"/>
                    <w:lang w:eastAsia="ja-JP"/>
                  </w:rPr>
                </w:rPrChange>
              </w:rPr>
              <w:pPrChange w:id="1143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433" w:author="Nguyen Ho Hai" w:date="2012-02-22T22:24:00Z">
              <w:r w:rsidRPr="00D229E5">
                <w:rPr>
                  <w:rFonts w:ascii="Tahoma" w:eastAsia="MS Mincho" w:hAnsi="Tahoma" w:cs="Arial"/>
                  <w:b w:val="0"/>
                  <w:snapToGrid w:val="0"/>
                  <w:color w:val="auto"/>
                  <w:sz w:val="20"/>
                  <w:szCs w:val="20"/>
                  <w:lang w:eastAsia="ja-JP"/>
                  <w:rPrChange w:id="11434" w:author="Phuong Giang" w:date="2012-02-22T23:41:00Z">
                    <w:rPr>
                      <w:b/>
                      <w:color w:val="800000"/>
                      <w:lang w:eastAsia="ja-JP"/>
                    </w:rPr>
                  </w:rPrChange>
                </w:rPr>
                <w:t>Default</w:t>
              </w:r>
            </w:ins>
          </w:p>
        </w:tc>
        <w:tc>
          <w:tcPr>
            <w:tcW w:w="3176" w:type="dxa"/>
            <w:tcPrChange w:id="11435" w:author="HungNguyen" w:date="2012-04-17T09:05:00Z">
              <w:tcPr>
                <w:tcW w:w="317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436" w:author="Nguyen Ho Hai" w:date="2012-02-22T22:24:00Z"/>
                <w:b w:val="0"/>
                <w:lang w:eastAsia="ja-JP"/>
                <w:rPrChange w:id="11437" w:author="Phuong Giang" w:date="2012-02-22T23:41:00Z">
                  <w:rPr>
                    <w:ins w:id="11438" w:author="Nguyen Ho Hai" w:date="2012-02-22T22:24:00Z"/>
                    <w:b/>
                    <w:bCs w:val="0"/>
                    <w:color w:val="800000"/>
                    <w:lang w:eastAsia="ja-JP"/>
                  </w:rPr>
                </w:rPrChange>
              </w:rPr>
              <w:pPrChange w:id="1143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440" w:author="Nguyen Ho Hai" w:date="2012-02-22T22:24:00Z">
              <w:r w:rsidRPr="00D229E5">
                <w:rPr>
                  <w:rFonts w:ascii="Tahoma" w:eastAsia="MS Mincho" w:hAnsi="Tahoma" w:cs="Arial"/>
                  <w:b w:val="0"/>
                  <w:snapToGrid w:val="0"/>
                  <w:color w:val="auto"/>
                  <w:sz w:val="20"/>
                  <w:szCs w:val="20"/>
                  <w:lang w:eastAsia="ja-JP"/>
                  <w:rPrChange w:id="11441" w:author="Phuong Giang" w:date="2012-02-22T23:41:00Z">
                    <w:rPr>
                      <w:b/>
                      <w:color w:val="800000"/>
                      <w:lang w:eastAsia="ja-JP"/>
                    </w:rPr>
                  </w:rPrChange>
                </w:rPr>
                <w:t>Description</w:t>
              </w:r>
            </w:ins>
          </w:p>
        </w:tc>
      </w:tr>
      <w:tr w:rsidR="00751F11" w:rsidRPr="001340DE" w:rsidTr="00C70D05">
        <w:trPr>
          <w:ins w:id="11442" w:author="Nguyen Ho Hai" w:date="2012-02-22T22:24:00Z"/>
        </w:trPr>
        <w:tc>
          <w:tcPr>
            <w:tcW w:w="576" w:type="dxa"/>
            <w:tcPrChange w:id="11443" w:author="HungNguyen" w:date="2012-04-17T09:05:00Z">
              <w:tcPr>
                <w:tcW w:w="576" w:type="dxa"/>
              </w:tcPr>
            </w:tcPrChange>
          </w:tcPr>
          <w:p w:rsidR="00751F11" w:rsidRPr="001340DE" w:rsidRDefault="00751F11" w:rsidP="00995D66">
            <w:pPr>
              <w:pStyle w:val="comment"/>
              <w:ind w:left="0"/>
              <w:rPr>
                <w:ins w:id="11444" w:author="Nguyen Ho Hai" w:date="2012-02-22T22:24:00Z"/>
                <w:rFonts w:ascii="Times New Roman" w:hAnsi="Times New Roman" w:cs="Times New Roman"/>
                <w:i w:val="0"/>
                <w:color w:val="auto"/>
                <w:sz w:val="22"/>
                <w:szCs w:val="22"/>
                <w:rPrChange w:id="11445" w:author="Phuong Giang" w:date="2012-02-22T23:43:00Z">
                  <w:rPr>
                    <w:ins w:id="11446" w:author="Nguyen Ho Hai" w:date="2012-02-22T22:24:00Z"/>
                    <w:rFonts w:cs="Tahoma"/>
                    <w:i w:val="0"/>
                    <w:color w:val="auto"/>
                  </w:rPr>
                </w:rPrChange>
              </w:rPr>
            </w:pPr>
            <w:ins w:id="11447" w:author="Nguyen Ho Hai" w:date="2012-02-22T22:24:00Z">
              <w:r w:rsidRPr="001340DE">
                <w:rPr>
                  <w:rFonts w:ascii="Times New Roman" w:hAnsi="Times New Roman" w:cs="Times New Roman"/>
                  <w:i w:val="0"/>
                  <w:color w:val="auto"/>
                  <w:sz w:val="22"/>
                  <w:szCs w:val="22"/>
                  <w:rPrChange w:id="11448" w:author="Phuong Giang" w:date="2012-02-22T23:43:00Z">
                    <w:rPr>
                      <w:rFonts w:cs="Tahoma"/>
                      <w:b/>
                      <w:bCs w:val="0"/>
                      <w:i w:val="0"/>
                      <w:color w:val="auto"/>
                      <w:lang w:eastAsia="en-US"/>
                    </w:rPr>
                  </w:rPrChange>
                </w:rPr>
                <w:t>01</w:t>
              </w:r>
            </w:ins>
          </w:p>
        </w:tc>
        <w:tc>
          <w:tcPr>
            <w:tcW w:w="1730" w:type="dxa"/>
            <w:tcPrChange w:id="11449" w:author="HungNguyen" w:date="2012-04-17T09:05:00Z">
              <w:tcPr>
                <w:tcW w:w="1730" w:type="dxa"/>
              </w:tcPr>
            </w:tcPrChange>
          </w:tcPr>
          <w:p w:rsidR="00751F11" w:rsidRPr="001340DE" w:rsidRDefault="00751F11" w:rsidP="00995D66">
            <w:pPr>
              <w:pStyle w:val="comment"/>
              <w:ind w:left="0"/>
              <w:rPr>
                <w:ins w:id="11450" w:author="Nguyen Ho Hai" w:date="2012-02-22T22:24:00Z"/>
                <w:rFonts w:ascii="Times New Roman" w:hAnsi="Times New Roman" w:cs="Times New Roman"/>
                <w:i w:val="0"/>
                <w:color w:val="auto"/>
                <w:sz w:val="22"/>
                <w:szCs w:val="22"/>
                <w:rPrChange w:id="11451" w:author="Phuong Giang" w:date="2012-02-22T23:43:00Z">
                  <w:rPr>
                    <w:ins w:id="11452" w:author="Nguyen Ho Hai" w:date="2012-02-22T22:24:00Z"/>
                    <w:rFonts w:cs="Tahoma"/>
                    <w:i w:val="0"/>
                    <w:color w:val="auto"/>
                  </w:rPr>
                </w:rPrChange>
              </w:rPr>
            </w:pPr>
            <w:proofErr w:type="spellStart"/>
            <w:ins w:id="11453" w:author="Nguyen Ho Hai" w:date="2012-02-22T22:24:00Z">
              <w:r w:rsidRPr="001340DE">
                <w:rPr>
                  <w:rFonts w:ascii="Times New Roman" w:hAnsi="Times New Roman" w:cs="Times New Roman"/>
                  <w:i w:val="0"/>
                  <w:color w:val="auto"/>
                  <w:sz w:val="22"/>
                  <w:szCs w:val="22"/>
                  <w:rPrChange w:id="11454" w:author="Phuong Giang" w:date="2012-02-22T23:43:00Z">
                    <w:rPr>
                      <w:rFonts w:cs="Tahoma"/>
                      <w:b/>
                      <w:bCs w:val="0"/>
                      <w:i w:val="0"/>
                      <w:color w:val="auto"/>
                      <w:lang w:eastAsia="en-US"/>
                    </w:rPr>
                  </w:rPrChange>
                </w:rPr>
                <w:t>searchCondition</w:t>
              </w:r>
              <w:proofErr w:type="spellEnd"/>
            </w:ins>
          </w:p>
        </w:tc>
        <w:tc>
          <w:tcPr>
            <w:tcW w:w="2122" w:type="dxa"/>
            <w:tcPrChange w:id="11455" w:author="HungNguyen" w:date="2012-04-17T09:05:00Z">
              <w:tcPr>
                <w:tcW w:w="1790" w:type="dxa"/>
              </w:tcPr>
            </w:tcPrChange>
          </w:tcPr>
          <w:p w:rsidR="00751F11" w:rsidRPr="001340DE" w:rsidRDefault="00751F11" w:rsidP="00995D66">
            <w:pPr>
              <w:pStyle w:val="comment"/>
              <w:ind w:left="0"/>
              <w:rPr>
                <w:ins w:id="11456" w:author="Nguyen Ho Hai" w:date="2012-02-22T22:24:00Z"/>
                <w:rFonts w:ascii="Times New Roman" w:hAnsi="Times New Roman" w:cs="Times New Roman"/>
                <w:i w:val="0"/>
                <w:color w:val="auto"/>
                <w:sz w:val="22"/>
                <w:szCs w:val="22"/>
                <w:rPrChange w:id="11457" w:author="Phuong Giang" w:date="2012-02-22T23:43:00Z">
                  <w:rPr>
                    <w:ins w:id="11458" w:author="Nguyen Ho Hai" w:date="2012-02-22T22:24:00Z"/>
                    <w:rFonts w:cs="Tahoma"/>
                    <w:i w:val="0"/>
                    <w:color w:val="auto"/>
                  </w:rPr>
                </w:rPrChange>
              </w:rPr>
            </w:pPr>
            <w:proofErr w:type="spellStart"/>
            <w:ins w:id="11459" w:author="Nguyen Ho Hai" w:date="2012-02-22T22:24:00Z">
              <w:r w:rsidRPr="001340DE">
                <w:rPr>
                  <w:rFonts w:ascii="Times New Roman" w:hAnsi="Times New Roman" w:cs="Times New Roman"/>
                  <w:i w:val="0"/>
                  <w:color w:val="auto"/>
                  <w:sz w:val="22"/>
                  <w:szCs w:val="22"/>
                  <w:rPrChange w:id="11460" w:author="Phuong Giang" w:date="2012-02-22T23:43:00Z">
                    <w:rPr>
                      <w:rFonts w:cs="Tahoma"/>
                      <w:b/>
                      <w:bCs w:val="0"/>
                      <w:i w:val="0"/>
                      <w:color w:val="auto"/>
                      <w:lang w:eastAsia="en-US"/>
                    </w:rPr>
                  </w:rPrChange>
                </w:rPr>
                <w:t>ISearchCondition</w:t>
              </w:r>
              <w:proofErr w:type="spellEnd"/>
            </w:ins>
          </w:p>
        </w:tc>
        <w:tc>
          <w:tcPr>
            <w:tcW w:w="687" w:type="dxa"/>
            <w:tcPrChange w:id="11461" w:author="HungNguyen" w:date="2012-04-17T09:05:00Z">
              <w:tcPr>
                <w:tcW w:w="1019" w:type="dxa"/>
              </w:tcPr>
            </w:tcPrChange>
          </w:tcPr>
          <w:p w:rsidR="00751F11" w:rsidRPr="001340DE" w:rsidRDefault="00751F11" w:rsidP="00995D66">
            <w:pPr>
              <w:pStyle w:val="comment"/>
              <w:ind w:left="0"/>
              <w:rPr>
                <w:ins w:id="11462" w:author="Nguyen Ho Hai" w:date="2012-02-22T22:24:00Z"/>
                <w:rFonts w:ascii="Times New Roman" w:hAnsi="Times New Roman" w:cs="Times New Roman"/>
                <w:i w:val="0"/>
                <w:color w:val="auto"/>
                <w:sz w:val="22"/>
                <w:szCs w:val="22"/>
                <w:rPrChange w:id="11463" w:author="Phuong Giang" w:date="2012-02-22T23:43:00Z">
                  <w:rPr>
                    <w:ins w:id="11464" w:author="Nguyen Ho Hai" w:date="2012-02-22T22:24:00Z"/>
                    <w:rFonts w:cs="Tahoma"/>
                    <w:i w:val="0"/>
                    <w:color w:val="auto"/>
                  </w:rPr>
                </w:rPrChange>
              </w:rPr>
            </w:pPr>
            <w:ins w:id="11465" w:author="Nguyen Ho Hai" w:date="2012-02-22T22:24:00Z">
              <w:r w:rsidRPr="001340DE">
                <w:rPr>
                  <w:rFonts w:ascii="Times New Roman" w:hAnsi="Times New Roman" w:cs="Times New Roman"/>
                  <w:i w:val="0"/>
                  <w:color w:val="auto"/>
                  <w:sz w:val="22"/>
                  <w:szCs w:val="22"/>
                  <w:rPrChange w:id="11466" w:author="Phuong Giang" w:date="2012-02-22T23:43:00Z">
                    <w:rPr>
                      <w:rFonts w:cs="Tahoma"/>
                      <w:b/>
                      <w:bCs w:val="0"/>
                      <w:i w:val="0"/>
                      <w:color w:val="auto"/>
                      <w:lang w:eastAsia="en-US"/>
                    </w:rPr>
                  </w:rPrChange>
                </w:rPr>
                <w:t>In</w:t>
              </w:r>
            </w:ins>
          </w:p>
        </w:tc>
        <w:tc>
          <w:tcPr>
            <w:tcW w:w="1082" w:type="dxa"/>
            <w:tcPrChange w:id="11467" w:author="HungNguyen" w:date="2012-04-17T09:05:00Z">
              <w:tcPr>
                <w:tcW w:w="1082" w:type="dxa"/>
              </w:tcPr>
            </w:tcPrChange>
          </w:tcPr>
          <w:p w:rsidR="00751F11" w:rsidRPr="001340DE" w:rsidRDefault="00751F11" w:rsidP="00995D66">
            <w:pPr>
              <w:pStyle w:val="comment"/>
              <w:ind w:left="0"/>
              <w:rPr>
                <w:ins w:id="11468" w:author="Nguyen Ho Hai" w:date="2012-02-22T22:24:00Z"/>
                <w:rFonts w:ascii="Times New Roman" w:hAnsi="Times New Roman" w:cs="Times New Roman"/>
                <w:i w:val="0"/>
                <w:color w:val="auto"/>
                <w:sz w:val="22"/>
                <w:szCs w:val="22"/>
                <w:rPrChange w:id="11469" w:author="Phuong Giang" w:date="2012-02-22T23:43:00Z">
                  <w:rPr>
                    <w:ins w:id="11470" w:author="Nguyen Ho Hai" w:date="2012-02-22T22:24:00Z"/>
                    <w:rFonts w:cs="Tahoma"/>
                    <w:i w:val="0"/>
                    <w:color w:val="auto"/>
                  </w:rPr>
                </w:rPrChange>
              </w:rPr>
            </w:pPr>
          </w:p>
        </w:tc>
        <w:tc>
          <w:tcPr>
            <w:tcW w:w="3176" w:type="dxa"/>
            <w:tcPrChange w:id="11471" w:author="HungNguyen" w:date="2012-04-17T09:05:00Z">
              <w:tcPr>
                <w:tcW w:w="3176" w:type="dxa"/>
              </w:tcPr>
            </w:tcPrChange>
          </w:tcPr>
          <w:p w:rsidR="00751F11" w:rsidRPr="001340DE" w:rsidRDefault="00751F11" w:rsidP="00995D66">
            <w:pPr>
              <w:pStyle w:val="comment"/>
              <w:ind w:left="0"/>
              <w:rPr>
                <w:ins w:id="11472" w:author="Nguyen Ho Hai" w:date="2012-02-22T22:24:00Z"/>
                <w:rFonts w:ascii="Times New Roman" w:hAnsi="Times New Roman" w:cs="Times New Roman"/>
                <w:i w:val="0"/>
                <w:color w:val="auto"/>
                <w:sz w:val="22"/>
                <w:szCs w:val="22"/>
                <w:rPrChange w:id="11473" w:author="Phuong Giang" w:date="2012-02-22T23:43:00Z">
                  <w:rPr>
                    <w:ins w:id="11474" w:author="Nguyen Ho Hai" w:date="2012-02-22T22:24:00Z"/>
                    <w:rFonts w:cs="Tahoma"/>
                    <w:i w:val="0"/>
                    <w:color w:val="auto"/>
                  </w:rPr>
                </w:rPrChange>
              </w:rPr>
            </w:pPr>
            <w:ins w:id="11475" w:author="Nguyen Ho Hai" w:date="2012-02-22T22:24:00Z">
              <w:r w:rsidRPr="001340DE">
                <w:rPr>
                  <w:rFonts w:ascii="Times New Roman" w:hAnsi="Times New Roman" w:cs="Times New Roman"/>
                  <w:i w:val="0"/>
                  <w:color w:val="auto"/>
                  <w:sz w:val="22"/>
                  <w:szCs w:val="22"/>
                  <w:rPrChange w:id="11476" w:author="Phuong Giang" w:date="2012-02-22T23:43:00Z">
                    <w:rPr>
                      <w:rFonts w:cs="Tahoma"/>
                      <w:b/>
                      <w:bCs w:val="0"/>
                      <w:i w:val="0"/>
                      <w:color w:val="auto"/>
                      <w:lang w:eastAsia="en-US"/>
                    </w:rPr>
                  </w:rPrChange>
                </w:rPr>
                <w:t>Describe the condition for searching</w:t>
              </w:r>
            </w:ins>
          </w:p>
        </w:tc>
      </w:tr>
      <w:tr w:rsidR="00751F11" w:rsidRPr="001340DE" w:rsidTr="00C70D05">
        <w:trPr>
          <w:ins w:id="11477" w:author="Nguyen Ho Hai" w:date="2012-02-22T22:24:00Z"/>
        </w:trPr>
        <w:tc>
          <w:tcPr>
            <w:tcW w:w="576" w:type="dxa"/>
            <w:tcPrChange w:id="11478" w:author="HungNguyen" w:date="2012-04-17T09:05:00Z">
              <w:tcPr>
                <w:tcW w:w="576" w:type="dxa"/>
              </w:tcPr>
            </w:tcPrChange>
          </w:tcPr>
          <w:p w:rsidR="00751F11" w:rsidRPr="001340DE" w:rsidRDefault="00751F11" w:rsidP="00995D66">
            <w:pPr>
              <w:pStyle w:val="comment"/>
              <w:ind w:left="0"/>
              <w:rPr>
                <w:ins w:id="11479" w:author="Nguyen Ho Hai" w:date="2012-02-22T22:24:00Z"/>
                <w:rFonts w:ascii="Times New Roman" w:hAnsi="Times New Roman" w:cs="Times New Roman"/>
                <w:i w:val="0"/>
                <w:color w:val="auto"/>
                <w:sz w:val="22"/>
                <w:szCs w:val="22"/>
                <w:rPrChange w:id="11480" w:author="Phuong Giang" w:date="2012-02-22T23:43:00Z">
                  <w:rPr>
                    <w:ins w:id="11481" w:author="Nguyen Ho Hai" w:date="2012-02-22T22:24:00Z"/>
                    <w:rFonts w:cs="Tahoma"/>
                    <w:i w:val="0"/>
                    <w:color w:val="auto"/>
                  </w:rPr>
                </w:rPrChange>
              </w:rPr>
            </w:pPr>
            <w:ins w:id="11482" w:author="Nguyen Ho Hai" w:date="2012-02-22T22:24:00Z">
              <w:r w:rsidRPr="001340DE">
                <w:rPr>
                  <w:rFonts w:ascii="Times New Roman" w:hAnsi="Times New Roman" w:cs="Times New Roman"/>
                  <w:i w:val="0"/>
                  <w:color w:val="auto"/>
                  <w:sz w:val="22"/>
                  <w:szCs w:val="22"/>
                  <w:rPrChange w:id="11483" w:author="Phuong Giang" w:date="2012-02-22T23:43:00Z">
                    <w:rPr>
                      <w:rFonts w:cs="Tahoma"/>
                      <w:b/>
                      <w:bCs w:val="0"/>
                      <w:i w:val="0"/>
                      <w:color w:val="auto"/>
                      <w:lang w:eastAsia="en-US"/>
                    </w:rPr>
                  </w:rPrChange>
                </w:rPr>
                <w:lastRenderedPageBreak/>
                <w:t>02</w:t>
              </w:r>
            </w:ins>
          </w:p>
        </w:tc>
        <w:tc>
          <w:tcPr>
            <w:tcW w:w="1730" w:type="dxa"/>
            <w:tcPrChange w:id="11484" w:author="HungNguyen" w:date="2012-04-17T09:05:00Z">
              <w:tcPr>
                <w:tcW w:w="1730" w:type="dxa"/>
              </w:tcPr>
            </w:tcPrChange>
          </w:tcPr>
          <w:p w:rsidR="00751F11" w:rsidRPr="001340DE" w:rsidRDefault="00751F11" w:rsidP="00995D66">
            <w:pPr>
              <w:pStyle w:val="comment"/>
              <w:ind w:left="0"/>
              <w:rPr>
                <w:ins w:id="11485" w:author="Nguyen Ho Hai" w:date="2012-02-22T22:24:00Z"/>
                <w:rFonts w:ascii="Times New Roman" w:hAnsi="Times New Roman" w:cs="Times New Roman"/>
                <w:i w:val="0"/>
                <w:color w:val="auto"/>
                <w:sz w:val="22"/>
                <w:szCs w:val="22"/>
                <w:rPrChange w:id="11486" w:author="Phuong Giang" w:date="2012-02-22T23:43:00Z">
                  <w:rPr>
                    <w:ins w:id="11487" w:author="Nguyen Ho Hai" w:date="2012-02-22T22:24:00Z"/>
                    <w:rFonts w:cs="Tahoma"/>
                    <w:i w:val="0"/>
                    <w:color w:val="auto"/>
                  </w:rPr>
                </w:rPrChange>
              </w:rPr>
            </w:pPr>
            <w:ins w:id="11488" w:author="Nguyen Ho Hai" w:date="2012-02-22T22:24:00Z">
              <w:r w:rsidRPr="001340DE">
                <w:rPr>
                  <w:rFonts w:ascii="Times New Roman" w:hAnsi="Times New Roman" w:cs="Times New Roman"/>
                  <w:i w:val="0"/>
                  <w:color w:val="auto"/>
                  <w:sz w:val="22"/>
                  <w:szCs w:val="22"/>
                  <w:rPrChange w:id="11489" w:author="Phuong Giang" w:date="2012-02-22T23:43:00Z">
                    <w:rPr>
                      <w:rFonts w:cs="Tahoma"/>
                      <w:b/>
                      <w:bCs w:val="0"/>
                      <w:i w:val="0"/>
                      <w:color w:val="auto"/>
                      <w:lang w:eastAsia="en-US"/>
                    </w:rPr>
                  </w:rPrChange>
                </w:rPr>
                <w:t>&lt;return &gt;</w:t>
              </w:r>
            </w:ins>
          </w:p>
        </w:tc>
        <w:tc>
          <w:tcPr>
            <w:tcW w:w="2122" w:type="dxa"/>
            <w:tcPrChange w:id="11490" w:author="HungNguyen" w:date="2012-04-17T09:05:00Z">
              <w:tcPr>
                <w:tcW w:w="1790" w:type="dxa"/>
              </w:tcPr>
            </w:tcPrChange>
          </w:tcPr>
          <w:p w:rsidR="00751F11" w:rsidRPr="001340DE" w:rsidRDefault="00751F11">
            <w:pPr>
              <w:pStyle w:val="comment"/>
              <w:ind w:left="0"/>
              <w:rPr>
                <w:ins w:id="11491" w:author="Nguyen Ho Hai" w:date="2012-02-22T22:24:00Z"/>
                <w:rFonts w:ascii="Times New Roman" w:hAnsi="Times New Roman" w:cs="Times New Roman"/>
                <w:i w:val="0"/>
                <w:sz w:val="22"/>
                <w:szCs w:val="22"/>
                <w:rPrChange w:id="11492" w:author="Phuong Giang" w:date="2012-02-22T23:43:00Z">
                  <w:rPr>
                    <w:ins w:id="11493" w:author="Nguyen Ho Hai" w:date="2012-02-22T22:24:00Z"/>
                    <w:rFonts w:ascii="Tahoma" w:eastAsiaTheme="minorEastAsia" w:hAnsi="Tahoma" w:cs="Tahoma"/>
                    <w:i/>
                    <w:sz w:val="20"/>
                    <w:szCs w:val="20"/>
                  </w:rPr>
                </w:rPrChange>
              </w:rPr>
              <w:pPrChange w:id="11494" w:author="Phuong Giang" w:date="2012-02-22T23:43:00Z">
                <w:pPr>
                  <w:autoSpaceDE w:val="0"/>
                  <w:autoSpaceDN w:val="0"/>
                  <w:adjustRightInd w:val="0"/>
                  <w:spacing w:after="200" w:line="276" w:lineRule="auto"/>
                </w:pPr>
              </w:pPrChange>
            </w:pPr>
            <w:proofErr w:type="spellStart"/>
            <w:ins w:id="11495" w:author="Nguyen Ho Hai" w:date="2012-02-22T22:24:00Z">
              <w:r w:rsidRPr="001340DE">
                <w:rPr>
                  <w:rFonts w:ascii="Times New Roman" w:hAnsi="Times New Roman" w:cs="Times New Roman"/>
                  <w:i w:val="0"/>
                  <w:color w:val="auto"/>
                  <w:sz w:val="22"/>
                  <w:szCs w:val="22"/>
                  <w:rPrChange w:id="11496" w:author="Phuong Giang" w:date="2012-02-22T23:43:00Z">
                    <w:rPr>
                      <w:rFonts w:eastAsiaTheme="minorEastAsia" w:cs="Tahoma"/>
                    </w:rPr>
                  </w:rPrChange>
                </w:rPr>
                <w:t>ObservableCollection</w:t>
              </w:r>
              <w:proofErr w:type="spellEnd"/>
              <w:r w:rsidRPr="001340DE">
                <w:rPr>
                  <w:rFonts w:ascii="Times New Roman" w:hAnsi="Times New Roman" w:cs="Times New Roman"/>
                  <w:i w:val="0"/>
                  <w:color w:val="auto"/>
                  <w:sz w:val="22"/>
                  <w:szCs w:val="22"/>
                  <w:rPrChange w:id="11497" w:author="Phuong Giang" w:date="2012-02-22T23:43:00Z">
                    <w:rPr>
                      <w:rFonts w:eastAsiaTheme="minorEastAsia" w:cs="Tahoma"/>
                    </w:rPr>
                  </w:rPrChange>
                </w:rPr>
                <w:t xml:space="preserve">&lt;object&gt; </w:t>
              </w:r>
            </w:ins>
          </w:p>
        </w:tc>
        <w:tc>
          <w:tcPr>
            <w:tcW w:w="687" w:type="dxa"/>
            <w:tcPrChange w:id="11498" w:author="HungNguyen" w:date="2012-04-17T09:05:00Z">
              <w:tcPr>
                <w:tcW w:w="1019" w:type="dxa"/>
              </w:tcPr>
            </w:tcPrChange>
          </w:tcPr>
          <w:p w:rsidR="00751F11" w:rsidRPr="001340DE" w:rsidRDefault="00751F11" w:rsidP="00995D66">
            <w:pPr>
              <w:pStyle w:val="comment"/>
              <w:ind w:left="0"/>
              <w:rPr>
                <w:ins w:id="11499" w:author="Nguyen Ho Hai" w:date="2012-02-22T22:24:00Z"/>
                <w:rFonts w:ascii="Times New Roman" w:hAnsi="Times New Roman" w:cs="Times New Roman"/>
                <w:i w:val="0"/>
                <w:color w:val="auto"/>
                <w:sz w:val="22"/>
                <w:szCs w:val="22"/>
                <w:rPrChange w:id="11500" w:author="Phuong Giang" w:date="2012-02-22T23:43:00Z">
                  <w:rPr>
                    <w:ins w:id="11501" w:author="Nguyen Ho Hai" w:date="2012-02-22T22:24:00Z"/>
                    <w:rFonts w:cs="Tahoma"/>
                    <w:i w:val="0"/>
                    <w:color w:val="auto"/>
                  </w:rPr>
                </w:rPrChange>
              </w:rPr>
            </w:pPr>
            <w:ins w:id="11502" w:author="Nguyen Ho Hai" w:date="2012-02-22T22:24:00Z">
              <w:r w:rsidRPr="001340DE">
                <w:rPr>
                  <w:rFonts w:ascii="Times New Roman" w:hAnsi="Times New Roman" w:cs="Times New Roman"/>
                  <w:i w:val="0"/>
                  <w:color w:val="auto"/>
                  <w:sz w:val="22"/>
                  <w:szCs w:val="22"/>
                  <w:rPrChange w:id="11503" w:author="Phuong Giang" w:date="2012-02-22T23:43:00Z">
                    <w:rPr>
                      <w:rFonts w:ascii="Calibri" w:eastAsia="Calibri" w:hAnsi="Calibri" w:cs="Tahoma"/>
                      <w:bCs w:val="0"/>
                      <w:i w:val="0"/>
                      <w:snapToGrid/>
                      <w:color w:val="auto"/>
                      <w:sz w:val="22"/>
                      <w:szCs w:val="22"/>
                      <w:lang w:eastAsia="en-US"/>
                    </w:rPr>
                  </w:rPrChange>
                </w:rPr>
                <w:t>Out</w:t>
              </w:r>
            </w:ins>
          </w:p>
        </w:tc>
        <w:tc>
          <w:tcPr>
            <w:tcW w:w="1082" w:type="dxa"/>
            <w:tcPrChange w:id="11504" w:author="HungNguyen" w:date="2012-04-17T09:05:00Z">
              <w:tcPr>
                <w:tcW w:w="1082" w:type="dxa"/>
              </w:tcPr>
            </w:tcPrChange>
          </w:tcPr>
          <w:p w:rsidR="00751F11" w:rsidRPr="001340DE" w:rsidRDefault="00751F11" w:rsidP="00995D66">
            <w:pPr>
              <w:pStyle w:val="comment"/>
              <w:ind w:left="0"/>
              <w:rPr>
                <w:ins w:id="11505" w:author="Nguyen Ho Hai" w:date="2012-02-22T22:24:00Z"/>
                <w:rFonts w:ascii="Times New Roman" w:hAnsi="Times New Roman" w:cs="Times New Roman"/>
                <w:i w:val="0"/>
                <w:color w:val="auto"/>
                <w:sz w:val="22"/>
                <w:szCs w:val="22"/>
                <w:rPrChange w:id="11506" w:author="Phuong Giang" w:date="2012-02-22T23:43:00Z">
                  <w:rPr>
                    <w:ins w:id="11507" w:author="Nguyen Ho Hai" w:date="2012-02-22T22:24:00Z"/>
                    <w:rFonts w:cs="Tahoma"/>
                    <w:i w:val="0"/>
                  </w:rPr>
                </w:rPrChange>
              </w:rPr>
            </w:pPr>
          </w:p>
        </w:tc>
        <w:tc>
          <w:tcPr>
            <w:tcW w:w="3176" w:type="dxa"/>
            <w:tcPrChange w:id="11508" w:author="HungNguyen" w:date="2012-04-17T09:05:00Z">
              <w:tcPr>
                <w:tcW w:w="3176" w:type="dxa"/>
              </w:tcPr>
            </w:tcPrChange>
          </w:tcPr>
          <w:p w:rsidR="00751F11" w:rsidRPr="001340DE" w:rsidRDefault="00751F11" w:rsidP="00995D66">
            <w:pPr>
              <w:pStyle w:val="comment"/>
              <w:ind w:left="0"/>
              <w:rPr>
                <w:ins w:id="11509" w:author="Nguyen Ho Hai" w:date="2012-02-22T22:24:00Z"/>
                <w:rFonts w:ascii="Times New Roman" w:hAnsi="Times New Roman" w:cs="Times New Roman"/>
                <w:i w:val="0"/>
                <w:color w:val="auto"/>
                <w:sz w:val="22"/>
                <w:szCs w:val="22"/>
                <w:rPrChange w:id="11510" w:author="Phuong Giang" w:date="2012-02-22T23:43:00Z">
                  <w:rPr>
                    <w:ins w:id="11511" w:author="Nguyen Ho Hai" w:date="2012-02-22T22:24:00Z"/>
                    <w:rFonts w:cs="Tahoma"/>
                    <w:i w:val="0"/>
                    <w:color w:val="auto"/>
                  </w:rPr>
                </w:rPrChange>
              </w:rPr>
            </w:pPr>
            <w:ins w:id="11512" w:author="Nguyen Ho Hai" w:date="2012-02-22T22:24:00Z">
              <w:r w:rsidRPr="001340DE">
                <w:rPr>
                  <w:rFonts w:ascii="Times New Roman" w:hAnsi="Times New Roman" w:cs="Times New Roman"/>
                  <w:i w:val="0"/>
                  <w:color w:val="auto"/>
                  <w:sz w:val="22"/>
                  <w:szCs w:val="22"/>
                  <w:rPrChange w:id="11513" w:author="Phuong Giang" w:date="2012-02-22T23:43:00Z">
                    <w:rPr>
                      <w:rFonts w:ascii="Calibri" w:eastAsia="Calibri" w:hAnsi="Calibri" w:cs="Tahoma"/>
                      <w:bCs w:val="0"/>
                      <w:i w:val="0"/>
                      <w:snapToGrid/>
                      <w:color w:val="auto"/>
                      <w:sz w:val="22"/>
                      <w:szCs w:val="22"/>
                      <w:lang w:eastAsia="en-US"/>
                    </w:rPr>
                  </w:rPrChange>
                </w:rPr>
                <w:t>The returned result of method</w:t>
              </w:r>
            </w:ins>
          </w:p>
        </w:tc>
      </w:tr>
    </w:tbl>
    <w:p w:rsidR="00751F11" w:rsidRPr="00D60E4A" w:rsidRDefault="00751F11" w:rsidP="00751F11">
      <w:pPr>
        <w:rPr>
          <w:ins w:id="11514" w:author="Nguyen Ho Hai" w:date="2012-02-22T22:24:00Z"/>
        </w:rPr>
      </w:pPr>
    </w:p>
    <w:p w:rsidR="00751F11" w:rsidRDefault="00751F11" w:rsidP="00751F11">
      <w:pPr>
        <w:pStyle w:val="Heading6"/>
        <w:tabs>
          <w:tab w:val="left" w:pos="4208"/>
        </w:tabs>
        <w:rPr>
          <w:ins w:id="11515" w:author="Nguyen Ho Hai" w:date="2012-02-22T22:24:00Z"/>
        </w:rPr>
      </w:pPr>
      <w:proofErr w:type="spellStart"/>
      <w:ins w:id="11516" w:author="Nguyen Ho Hai" w:date="2012-02-22T22:24:00Z">
        <w:r>
          <w:t>GetAll</w:t>
        </w:r>
        <w:proofErr w:type="spellEnd"/>
        <w:r>
          <w:t xml:space="preserve"> method</w:t>
        </w:r>
      </w:ins>
    </w:p>
    <w:p w:rsidR="00751F11" w:rsidRDefault="00751F11" w:rsidP="00751F11">
      <w:pPr>
        <w:pStyle w:val="ListParagraph"/>
        <w:numPr>
          <w:ilvl w:val="0"/>
          <w:numId w:val="11"/>
        </w:numPr>
        <w:autoSpaceDE w:val="0"/>
        <w:autoSpaceDN w:val="0"/>
        <w:adjustRightInd w:val="0"/>
        <w:spacing w:after="0" w:line="240" w:lineRule="auto"/>
        <w:rPr>
          <w:ins w:id="11517" w:author="HungNguyen" w:date="2012-04-17T09:06:00Z"/>
          <w:rFonts w:ascii="Tahoma" w:eastAsiaTheme="minorEastAsia" w:hAnsi="Tahoma" w:cs="Tahoma"/>
          <w:sz w:val="20"/>
          <w:szCs w:val="20"/>
          <w:lang w:eastAsia="ja-JP"/>
        </w:rPr>
      </w:pPr>
      <w:ins w:id="11518" w:author="Nguyen Ho Hai" w:date="2012-02-22T22:24:00Z">
        <w:r w:rsidRPr="00D60E4A">
          <w:rPr>
            <w:rFonts w:ascii="Cambria" w:eastAsia="MS Gothic" w:hAnsi="Cambria"/>
            <w:b/>
            <w:bCs/>
            <w:i/>
            <w:iCs/>
            <w:color w:val="4F81BD"/>
          </w:rPr>
          <w:t>Method Declaration</w:t>
        </w:r>
        <w:r w:rsidRPr="00D60E4A">
          <w:rPr>
            <w:rFonts w:ascii="Tahoma" w:eastAsiaTheme="minorEastAsia" w:hAnsi="Tahoma" w:cs="Tahoma"/>
            <w:sz w:val="20"/>
            <w:szCs w:val="20"/>
            <w:lang w:eastAsia="ja-JP"/>
          </w:rPr>
          <w:t>:</w:t>
        </w:r>
        <w:r w:rsidRPr="00D60E4A">
          <w:rPr>
            <w:rFonts w:ascii="Consolas" w:eastAsiaTheme="minorEastAsia" w:hAnsi="Consolas" w:cs="Consolas"/>
            <w:sz w:val="19"/>
            <w:szCs w:val="19"/>
            <w:lang w:eastAsia="ja-JP"/>
          </w:rPr>
          <w:t xml:space="preserve">  </w:t>
        </w:r>
        <w:r w:rsidRPr="00D60E4A">
          <w:rPr>
            <w:rFonts w:ascii="Tahoma" w:eastAsiaTheme="minorEastAsia" w:hAnsi="Tahoma" w:cs="Tahoma"/>
            <w:sz w:val="20"/>
            <w:szCs w:val="20"/>
            <w:lang w:eastAsia="ja-JP"/>
          </w:rPr>
          <w:t xml:space="preserve"> </w:t>
        </w:r>
      </w:ins>
    </w:p>
    <w:p w:rsidR="00C70D05" w:rsidRPr="00D60E4A" w:rsidRDefault="00C70D05">
      <w:pPr>
        <w:pStyle w:val="ListParagraph"/>
        <w:autoSpaceDE w:val="0"/>
        <w:autoSpaceDN w:val="0"/>
        <w:adjustRightInd w:val="0"/>
        <w:spacing w:after="0" w:line="240" w:lineRule="auto"/>
        <w:rPr>
          <w:ins w:id="11519" w:author="Nguyen Ho Hai" w:date="2012-02-22T22:24:00Z"/>
          <w:rFonts w:ascii="Tahoma" w:eastAsiaTheme="minorEastAsia" w:hAnsi="Tahoma" w:cs="Tahoma"/>
          <w:sz w:val="20"/>
          <w:szCs w:val="20"/>
          <w:lang w:eastAsia="ja-JP"/>
        </w:rPr>
        <w:pPrChange w:id="11520" w:author="HungNguyen" w:date="2012-04-17T09:06:00Z">
          <w:pPr>
            <w:pStyle w:val="ListParagraph"/>
            <w:numPr>
              <w:numId w:val="11"/>
            </w:numPr>
            <w:autoSpaceDE w:val="0"/>
            <w:autoSpaceDN w:val="0"/>
            <w:adjustRightInd w:val="0"/>
            <w:spacing w:after="0" w:line="240" w:lineRule="auto"/>
            <w:ind w:hanging="360"/>
          </w:pPr>
        </w:pPrChange>
      </w:pPr>
    </w:p>
    <w:p w:rsidR="00C70D05" w:rsidRPr="00C70D05" w:rsidRDefault="00C70D05">
      <w:pPr>
        <w:pStyle w:val="ListParagraph"/>
        <w:autoSpaceDE w:val="0"/>
        <w:autoSpaceDN w:val="0"/>
        <w:adjustRightInd w:val="0"/>
        <w:spacing w:after="0" w:line="240" w:lineRule="auto"/>
        <w:ind w:firstLine="720"/>
        <w:rPr>
          <w:ins w:id="11521" w:author="HungNguyen" w:date="2012-04-17T09:05:00Z"/>
          <w:rFonts w:ascii="Consolas" w:eastAsiaTheme="minorEastAsia" w:hAnsi="Consolas" w:cs="Consolas"/>
          <w:sz w:val="19"/>
          <w:szCs w:val="19"/>
          <w:lang w:eastAsia="ja-JP"/>
        </w:rPr>
        <w:pPrChange w:id="11522" w:author="HungNguyen" w:date="2012-04-17T09:06:00Z">
          <w:pPr>
            <w:pStyle w:val="ListParagraph"/>
            <w:numPr>
              <w:numId w:val="11"/>
            </w:numPr>
            <w:autoSpaceDE w:val="0"/>
            <w:autoSpaceDN w:val="0"/>
            <w:adjustRightInd w:val="0"/>
            <w:spacing w:after="0" w:line="240" w:lineRule="auto"/>
            <w:ind w:hanging="360"/>
          </w:pPr>
        </w:pPrChange>
      </w:pPr>
      <w:proofErr w:type="spellStart"/>
      <w:ins w:id="11523" w:author="HungNguyen" w:date="2012-04-17T09:05:00Z">
        <w:r w:rsidRPr="00C70D05">
          <w:rPr>
            <w:rFonts w:ascii="Consolas" w:eastAsiaTheme="minorEastAsia" w:hAnsi="Consolas" w:cs="Consolas"/>
            <w:color w:val="2B91AF"/>
            <w:sz w:val="19"/>
            <w:szCs w:val="19"/>
            <w:lang w:eastAsia="ja-JP"/>
          </w:rPr>
          <w:t>ObservableCollection</w:t>
        </w:r>
        <w:proofErr w:type="spellEnd"/>
        <w:r w:rsidRPr="00C70D05">
          <w:rPr>
            <w:rFonts w:ascii="Consolas" w:eastAsiaTheme="minorEastAsia" w:hAnsi="Consolas" w:cs="Consolas"/>
            <w:sz w:val="19"/>
            <w:szCs w:val="19"/>
            <w:lang w:eastAsia="ja-JP"/>
          </w:rPr>
          <w:t>&lt;</w:t>
        </w:r>
        <w:proofErr w:type="spellStart"/>
        <w:r w:rsidRPr="00C70D05">
          <w:rPr>
            <w:rFonts w:ascii="Consolas" w:eastAsiaTheme="minorEastAsia" w:hAnsi="Consolas" w:cs="Consolas"/>
            <w:color w:val="2B91AF"/>
            <w:sz w:val="19"/>
            <w:szCs w:val="19"/>
            <w:lang w:eastAsia="ja-JP"/>
          </w:rPr>
          <w:t>IData</w:t>
        </w:r>
        <w:proofErr w:type="spellEnd"/>
        <w:r w:rsidRPr="00C70D05">
          <w:rPr>
            <w:rFonts w:ascii="Consolas" w:eastAsiaTheme="minorEastAsia" w:hAnsi="Consolas" w:cs="Consolas"/>
            <w:sz w:val="19"/>
            <w:szCs w:val="19"/>
            <w:lang w:eastAsia="ja-JP"/>
          </w:rPr>
          <w:t xml:space="preserve">&gt; </w:t>
        </w:r>
        <w:proofErr w:type="spellStart"/>
        <w:proofErr w:type="gramStart"/>
        <w:r w:rsidRPr="00C70D05">
          <w:rPr>
            <w:rFonts w:ascii="Consolas" w:eastAsiaTheme="minorEastAsia" w:hAnsi="Consolas" w:cs="Consolas"/>
            <w:sz w:val="19"/>
            <w:szCs w:val="19"/>
            <w:lang w:eastAsia="ja-JP"/>
          </w:rPr>
          <w:t>GetAll</w:t>
        </w:r>
        <w:proofErr w:type="spellEnd"/>
        <w:r w:rsidRPr="00C70D05">
          <w:rPr>
            <w:rFonts w:ascii="Consolas" w:eastAsiaTheme="minorEastAsia" w:hAnsi="Consolas" w:cs="Consolas"/>
            <w:sz w:val="19"/>
            <w:szCs w:val="19"/>
            <w:lang w:eastAsia="ja-JP"/>
          </w:rPr>
          <w:t>(</w:t>
        </w:r>
        <w:proofErr w:type="gramEnd"/>
        <w:r w:rsidRPr="00C70D05">
          <w:rPr>
            <w:rFonts w:ascii="Consolas" w:eastAsiaTheme="minorEastAsia" w:hAnsi="Consolas" w:cs="Consolas"/>
            <w:sz w:val="19"/>
            <w:szCs w:val="19"/>
            <w:lang w:eastAsia="ja-JP"/>
          </w:rPr>
          <w:t>);</w:t>
        </w:r>
      </w:ins>
    </w:p>
    <w:p w:rsidR="00751F11" w:rsidDel="00C70D05" w:rsidRDefault="00751F11">
      <w:pPr>
        <w:autoSpaceDE w:val="0"/>
        <w:autoSpaceDN w:val="0"/>
        <w:adjustRightInd w:val="0"/>
        <w:spacing w:after="0" w:line="240" w:lineRule="auto"/>
        <w:ind w:left="720" w:firstLine="720"/>
        <w:rPr>
          <w:ins w:id="11524" w:author="Nguyen Ho Hai" w:date="2012-02-22T22:24:00Z"/>
          <w:del w:id="11525" w:author="HungNguyen" w:date="2012-04-17T09:05:00Z"/>
          <w:rFonts w:ascii="Consolas" w:eastAsiaTheme="minorEastAsia" w:hAnsi="Consolas" w:cs="Consolas"/>
          <w:sz w:val="19"/>
          <w:szCs w:val="19"/>
          <w:lang w:eastAsia="ja-JP"/>
        </w:rPr>
        <w:pPrChange w:id="11526" w:author="Nguyen Ho Hai" w:date="2012-02-22T22:25:00Z">
          <w:pPr>
            <w:autoSpaceDE w:val="0"/>
            <w:autoSpaceDN w:val="0"/>
            <w:adjustRightInd w:val="0"/>
            <w:spacing w:after="0" w:line="240" w:lineRule="auto"/>
            <w:ind w:firstLine="720"/>
          </w:pPr>
        </w:pPrChange>
      </w:pPr>
      <w:ins w:id="11527" w:author="Nguyen Ho Hai" w:date="2012-02-22T22:24:00Z">
        <w:del w:id="11528" w:author="HungNguyen" w:date="2012-04-17T09:05:00Z">
          <w:r w:rsidRPr="00695403" w:rsidDel="00C70D05">
            <w:rPr>
              <w:rFonts w:ascii="Tahoma" w:eastAsiaTheme="minorEastAsia" w:hAnsi="Tahoma" w:cs="Tahoma"/>
              <w:sz w:val="20"/>
              <w:szCs w:val="20"/>
              <w:lang w:eastAsia="ja-JP"/>
            </w:rPr>
            <w:delText>ObservableCollection&lt;object&gt; GetAll()</w:delText>
          </w:r>
        </w:del>
      </w:ins>
    </w:p>
    <w:p w:rsidR="00751F11" w:rsidRDefault="00751F11" w:rsidP="00751F11">
      <w:pPr>
        <w:autoSpaceDE w:val="0"/>
        <w:autoSpaceDN w:val="0"/>
        <w:adjustRightInd w:val="0"/>
        <w:spacing w:after="0" w:line="240" w:lineRule="auto"/>
        <w:rPr>
          <w:ins w:id="11529" w:author="Nguyen Ho Hai" w:date="2012-02-22T22:24:00Z"/>
          <w:rFonts w:ascii="Consolas" w:eastAsiaTheme="minorEastAsia" w:hAnsi="Consolas" w:cs="Consolas"/>
          <w:sz w:val="19"/>
          <w:szCs w:val="19"/>
          <w:lang w:eastAsia="ja-JP"/>
        </w:rPr>
      </w:pPr>
    </w:p>
    <w:p w:rsidR="00751F11" w:rsidRPr="00D60E4A" w:rsidRDefault="00751F11" w:rsidP="00751F11">
      <w:pPr>
        <w:pStyle w:val="comment"/>
        <w:numPr>
          <w:ilvl w:val="0"/>
          <w:numId w:val="11"/>
        </w:numPr>
        <w:rPr>
          <w:ins w:id="11530" w:author="Nguyen Ho Hai" w:date="2012-02-22T22:24:00Z"/>
          <w:rFonts w:ascii="Cambria" w:eastAsia="MS Gothic" w:hAnsi="Cambria" w:cs="Times New Roman"/>
          <w:b/>
          <w:iCs/>
          <w:snapToGrid/>
          <w:color w:val="4F81BD"/>
          <w:sz w:val="22"/>
          <w:szCs w:val="22"/>
          <w:lang w:eastAsia="en-US"/>
        </w:rPr>
      </w:pPr>
      <w:ins w:id="11531" w:author="Nguyen Ho Hai" w:date="2012-02-22T22:24:00Z">
        <w:r w:rsidRPr="00D60E4A">
          <w:rPr>
            <w:rFonts w:ascii="Cambria" w:eastAsia="MS Gothic" w:hAnsi="Cambria" w:cs="Times New Roman"/>
            <w:b/>
            <w:iCs/>
            <w:snapToGrid/>
            <w:color w:val="4F81BD"/>
            <w:sz w:val="22"/>
            <w:szCs w:val="22"/>
            <w:lang w:eastAsia="en-US"/>
          </w:rPr>
          <w:t>Method Description:</w:t>
        </w:r>
      </w:ins>
    </w:p>
    <w:p w:rsidR="00751F11" w:rsidRDefault="00751F11" w:rsidP="00751F11">
      <w:pPr>
        <w:pStyle w:val="comment"/>
        <w:ind w:firstLine="720"/>
        <w:rPr>
          <w:ins w:id="11532" w:author="Nguyen Ho Hai" w:date="2012-02-22T22:24:00Z"/>
          <w:i w:val="0"/>
          <w:color w:val="auto"/>
        </w:rPr>
      </w:pPr>
      <w:ins w:id="11533" w:author="Nguyen Ho Hai" w:date="2012-02-22T22:24:00Z">
        <w:r w:rsidRPr="005027D1">
          <w:rPr>
            <w:i w:val="0"/>
            <w:color w:val="auto"/>
            <w:sz w:val="18"/>
            <w:szCs w:val="18"/>
          </w:rPr>
          <w:t xml:space="preserve">Get all items from database. </w:t>
        </w:r>
        <w:proofErr w:type="gramStart"/>
        <w:r w:rsidRPr="005027D1">
          <w:rPr>
            <w:i w:val="0"/>
            <w:color w:val="auto"/>
            <w:sz w:val="18"/>
            <w:szCs w:val="18"/>
          </w:rPr>
          <w:t>This method return</w:t>
        </w:r>
        <w:proofErr w:type="gramEnd"/>
        <w:r w:rsidRPr="005027D1">
          <w:rPr>
            <w:i w:val="0"/>
            <w:color w:val="auto"/>
            <w:sz w:val="18"/>
            <w:szCs w:val="18"/>
          </w:rPr>
          <w:t xml:space="preserve"> an </w:t>
        </w:r>
        <w:proofErr w:type="spellStart"/>
        <w:r w:rsidRPr="005027D1">
          <w:rPr>
            <w:i w:val="0"/>
            <w:color w:val="auto"/>
            <w:sz w:val="18"/>
            <w:szCs w:val="18"/>
          </w:rPr>
          <w:t>ObservableCollection</w:t>
        </w:r>
        <w:proofErr w:type="spellEnd"/>
        <w:r w:rsidRPr="005027D1">
          <w:rPr>
            <w:i w:val="0"/>
            <w:color w:val="auto"/>
            <w:sz w:val="18"/>
            <w:szCs w:val="18"/>
          </w:rPr>
          <w:t>&lt;object&gt;</w:t>
        </w:r>
      </w:ins>
    </w:p>
    <w:p w:rsidR="00751F11" w:rsidRPr="00D60E4A" w:rsidRDefault="00751F11" w:rsidP="00751F11">
      <w:pPr>
        <w:pStyle w:val="comment"/>
        <w:numPr>
          <w:ilvl w:val="0"/>
          <w:numId w:val="11"/>
        </w:numPr>
        <w:rPr>
          <w:ins w:id="11534" w:author="Nguyen Ho Hai" w:date="2012-02-22T22:24:00Z"/>
          <w:rFonts w:ascii="Cambria" w:eastAsia="MS Gothic" w:hAnsi="Cambria" w:cs="Times New Roman"/>
          <w:b/>
          <w:iCs/>
          <w:snapToGrid/>
          <w:color w:val="4F81BD"/>
          <w:sz w:val="22"/>
          <w:szCs w:val="22"/>
          <w:lang w:eastAsia="en-US"/>
        </w:rPr>
      </w:pPr>
      <w:ins w:id="11535" w:author="Nguyen Ho Hai" w:date="2012-02-22T22:24:00Z">
        <w:del w:id="11536" w:author="Phuong Giang" w:date="2012-02-23T00:02:00Z">
          <w:r w:rsidRPr="00D60E4A" w:rsidDel="001669BE">
            <w:rPr>
              <w:rFonts w:ascii="Cambria" w:eastAsia="MS Gothic" w:hAnsi="Cambria" w:cs="Times New Roman" w:hint="eastAsia"/>
              <w:b/>
              <w:iCs/>
              <w:snapToGrid/>
              <w:color w:val="4F81BD"/>
              <w:sz w:val="22"/>
              <w:szCs w:val="22"/>
              <w:lang w:eastAsia="en-US"/>
            </w:rPr>
            <w:delText>Parameters &amp; return</w:delText>
          </w:r>
        </w:del>
      </w:ins>
      <w:ins w:id="11537" w:author="Phuong Giang" w:date="2012-02-23T00:02:00Z">
        <w:r w:rsidR="001669BE"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7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538" w:author="Phuong Giang" w:date="2012-02-22T23:32:00Z">
          <w:tblPr>
            <w:tblW w:w="4747"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5"/>
        <w:gridCol w:w="1356"/>
        <w:gridCol w:w="2533"/>
        <w:gridCol w:w="1019"/>
        <w:gridCol w:w="1082"/>
        <w:gridCol w:w="2526"/>
        <w:tblGridChange w:id="11539">
          <w:tblGrid>
            <w:gridCol w:w="575"/>
            <w:gridCol w:w="1356"/>
            <w:gridCol w:w="2533"/>
            <w:gridCol w:w="1019"/>
            <w:gridCol w:w="1082"/>
            <w:gridCol w:w="2526"/>
          </w:tblGrid>
        </w:tblGridChange>
      </w:tblGrid>
      <w:tr w:rsidR="00751F11" w:rsidTr="00F77673">
        <w:trPr>
          <w:cnfStyle w:val="100000000000" w:firstRow="1" w:lastRow="0" w:firstColumn="0" w:lastColumn="0" w:oddVBand="0" w:evenVBand="0" w:oddHBand="0" w:evenHBand="0" w:firstRowFirstColumn="0" w:firstRowLastColumn="0" w:lastRowFirstColumn="0" w:lastRowLastColumn="0"/>
          <w:ins w:id="11540" w:author="Nguyen Ho Hai" w:date="2012-02-22T22:24:00Z"/>
        </w:trPr>
        <w:tc>
          <w:tcPr>
            <w:tcW w:w="576" w:type="dxa"/>
            <w:tcPrChange w:id="11541" w:author="Phuong Giang" w:date="2012-02-22T23:32:00Z">
              <w:tcPr>
                <w:tcW w:w="57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542" w:author="Nguyen Ho Hai" w:date="2012-02-22T22:24:00Z"/>
                <w:b w:val="0"/>
                <w:lang w:eastAsia="ja-JP"/>
                <w:rPrChange w:id="11543" w:author="Phuong Giang" w:date="2012-02-22T23:41:00Z">
                  <w:rPr>
                    <w:ins w:id="11544" w:author="Nguyen Ho Hai" w:date="2012-02-22T22:24:00Z"/>
                    <w:b/>
                    <w:bCs w:val="0"/>
                    <w:color w:val="800000"/>
                  </w:rPr>
                </w:rPrChange>
              </w:rPr>
              <w:pPrChange w:id="1154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546" w:author="Nguyen Ho Hai" w:date="2012-02-22T22:24:00Z">
              <w:r w:rsidRPr="00D229E5">
                <w:rPr>
                  <w:rFonts w:ascii="Tahoma" w:eastAsia="MS Mincho" w:hAnsi="Tahoma" w:cs="Arial"/>
                  <w:b w:val="0"/>
                  <w:snapToGrid w:val="0"/>
                  <w:color w:val="auto"/>
                  <w:sz w:val="20"/>
                  <w:szCs w:val="20"/>
                  <w:lang w:eastAsia="ja-JP"/>
                  <w:rPrChange w:id="11547" w:author="Phuong Giang" w:date="2012-02-22T23:41:00Z">
                    <w:rPr>
                      <w:b/>
                      <w:color w:val="800000"/>
                    </w:rPr>
                  </w:rPrChange>
                </w:rPr>
                <w:t>No</w:t>
              </w:r>
            </w:ins>
          </w:p>
        </w:tc>
        <w:tc>
          <w:tcPr>
            <w:tcW w:w="1356" w:type="dxa"/>
            <w:tcPrChange w:id="11548"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549" w:author="Nguyen Ho Hai" w:date="2012-02-22T22:24:00Z"/>
                <w:b w:val="0"/>
                <w:lang w:eastAsia="ja-JP"/>
                <w:rPrChange w:id="11550" w:author="Phuong Giang" w:date="2012-02-22T23:41:00Z">
                  <w:rPr>
                    <w:ins w:id="11551" w:author="Nguyen Ho Hai" w:date="2012-02-22T22:24:00Z"/>
                    <w:b/>
                    <w:bCs w:val="0"/>
                    <w:color w:val="800000"/>
                    <w:lang w:eastAsia="ja-JP"/>
                  </w:rPr>
                </w:rPrChange>
              </w:rPr>
              <w:pPrChange w:id="1155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553" w:author="Nguyen Ho Hai" w:date="2012-02-22T22:24:00Z">
              <w:r w:rsidRPr="00D229E5">
                <w:rPr>
                  <w:rFonts w:ascii="Tahoma" w:eastAsia="MS Mincho" w:hAnsi="Tahoma" w:cs="Arial"/>
                  <w:b w:val="0"/>
                  <w:snapToGrid w:val="0"/>
                  <w:color w:val="auto"/>
                  <w:sz w:val="20"/>
                  <w:szCs w:val="20"/>
                  <w:lang w:eastAsia="ja-JP"/>
                  <w:rPrChange w:id="11554" w:author="Phuong Giang" w:date="2012-02-22T23:41:00Z">
                    <w:rPr>
                      <w:b/>
                      <w:color w:val="800000"/>
                      <w:lang w:eastAsia="ja-JP"/>
                    </w:rPr>
                  </w:rPrChange>
                </w:rPr>
                <w:t>Parameter</w:t>
              </w:r>
            </w:ins>
          </w:p>
        </w:tc>
        <w:tc>
          <w:tcPr>
            <w:tcW w:w="2533" w:type="dxa"/>
            <w:tcPrChange w:id="11555" w:author="Phuong Giang" w:date="2012-02-22T23:32:00Z">
              <w:tcPr>
                <w:tcW w:w="2533"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556" w:author="Nguyen Ho Hai" w:date="2012-02-22T22:24:00Z"/>
                <w:b w:val="0"/>
                <w:lang w:eastAsia="ja-JP"/>
                <w:rPrChange w:id="11557" w:author="Phuong Giang" w:date="2012-02-22T23:41:00Z">
                  <w:rPr>
                    <w:ins w:id="11558" w:author="Nguyen Ho Hai" w:date="2012-02-22T22:24:00Z"/>
                    <w:b/>
                    <w:bCs w:val="0"/>
                    <w:color w:val="800000"/>
                    <w:lang w:eastAsia="ja-JP"/>
                  </w:rPr>
                </w:rPrChange>
              </w:rPr>
              <w:pPrChange w:id="1155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560" w:author="Nguyen Ho Hai" w:date="2012-02-22T22:24:00Z">
              <w:r w:rsidRPr="00D229E5">
                <w:rPr>
                  <w:rFonts w:ascii="Tahoma" w:eastAsia="MS Mincho" w:hAnsi="Tahoma" w:cs="Arial"/>
                  <w:b w:val="0"/>
                  <w:snapToGrid w:val="0"/>
                  <w:color w:val="auto"/>
                  <w:sz w:val="20"/>
                  <w:szCs w:val="20"/>
                  <w:lang w:eastAsia="ja-JP"/>
                  <w:rPrChange w:id="11561" w:author="Phuong Giang" w:date="2012-02-22T23:41:00Z">
                    <w:rPr>
                      <w:b/>
                      <w:color w:val="800000"/>
                      <w:lang w:eastAsia="ja-JP"/>
                    </w:rPr>
                  </w:rPrChange>
                </w:rPr>
                <w:t>Type</w:t>
              </w:r>
            </w:ins>
          </w:p>
        </w:tc>
        <w:tc>
          <w:tcPr>
            <w:tcW w:w="1019" w:type="dxa"/>
            <w:tcPrChange w:id="11562"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563" w:author="Nguyen Ho Hai" w:date="2012-02-22T22:24:00Z"/>
                <w:b w:val="0"/>
                <w:lang w:eastAsia="ja-JP"/>
                <w:rPrChange w:id="11564" w:author="Phuong Giang" w:date="2012-02-22T23:41:00Z">
                  <w:rPr>
                    <w:ins w:id="11565" w:author="Nguyen Ho Hai" w:date="2012-02-22T22:24:00Z"/>
                    <w:b/>
                    <w:bCs w:val="0"/>
                    <w:color w:val="800000"/>
                    <w:lang w:eastAsia="ja-JP"/>
                  </w:rPr>
                </w:rPrChange>
              </w:rPr>
              <w:pPrChange w:id="1156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567" w:author="Nguyen Ho Hai" w:date="2012-02-22T22:24:00Z">
              <w:r w:rsidRPr="00D229E5">
                <w:rPr>
                  <w:rFonts w:ascii="Tahoma" w:eastAsia="MS Mincho" w:hAnsi="Tahoma" w:cs="Arial"/>
                  <w:b w:val="0"/>
                  <w:snapToGrid w:val="0"/>
                  <w:color w:val="auto"/>
                  <w:sz w:val="20"/>
                  <w:szCs w:val="20"/>
                  <w:lang w:eastAsia="ja-JP"/>
                  <w:rPrChange w:id="11568" w:author="Phuong Giang" w:date="2012-02-22T23:41:00Z">
                    <w:rPr>
                      <w:b/>
                      <w:color w:val="800000"/>
                      <w:lang w:eastAsia="ja-JP"/>
                    </w:rPr>
                  </w:rPrChange>
                </w:rPr>
                <w:t>In/out</w:t>
              </w:r>
            </w:ins>
          </w:p>
        </w:tc>
        <w:tc>
          <w:tcPr>
            <w:tcW w:w="1082" w:type="dxa"/>
            <w:tcPrChange w:id="11569"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570" w:author="Nguyen Ho Hai" w:date="2012-02-22T22:24:00Z"/>
                <w:b w:val="0"/>
                <w:lang w:eastAsia="ja-JP"/>
                <w:rPrChange w:id="11571" w:author="Phuong Giang" w:date="2012-02-22T23:41:00Z">
                  <w:rPr>
                    <w:ins w:id="11572" w:author="Nguyen Ho Hai" w:date="2012-02-22T22:24:00Z"/>
                    <w:b/>
                    <w:bCs w:val="0"/>
                    <w:color w:val="800000"/>
                    <w:lang w:eastAsia="ja-JP"/>
                  </w:rPr>
                </w:rPrChange>
              </w:rPr>
              <w:pPrChange w:id="1157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574" w:author="Nguyen Ho Hai" w:date="2012-02-22T22:24:00Z">
              <w:r w:rsidRPr="00D229E5">
                <w:rPr>
                  <w:rFonts w:ascii="Tahoma" w:eastAsia="MS Mincho" w:hAnsi="Tahoma" w:cs="Arial"/>
                  <w:b w:val="0"/>
                  <w:snapToGrid w:val="0"/>
                  <w:color w:val="auto"/>
                  <w:sz w:val="20"/>
                  <w:szCs w:val="20"/>
                  <w:lang w:eastAsia="ja-JP"/>
                  <w:rPrChange w:id="11575" w:author="Phuong Giang" w:date="2012-02-22T23:41:00Z">
                    <w:rPr>
                      <w:b/>
                      <w:color w:val="800000"/>
                      <w:lang w:eastAsia="ja-JP"/>
                    </w:rPr>
                  </w:rPrChange>
                </w:rPr>
                <w:t>Default</w:t>
              </w:r>
            </w:ins>
          </w:p>
        </w:tc>
        <w:tc>
          <w:tcPr>
            <w:tcW w:w="2526" w:type="dxa"/>
            <w:tcPrChange w:id="11576" w:author="Phuong Giang" w:date="2012-02-22T23:32:00Z">
              <w:tcPr>
                <w:tcW w:w="252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577" w:author="Nguyen Ho Hai" w:date="2012-02-22T22:24:00Z"/>
                <w:b w:val="0"/>
                <w:lang w:eastAsia="ja-JP"/>
                <w:rPrChange w:id="11578" w:author="Phuong Giang" w:date="2012-02-22T23:41:00Z">
                  <w:rPr>
                    <w:ins w:id="11579" w:author="Nguyen Ho Hai" w:date="2012-02-22T22:24:00Z"/>
                    <w:b/>
                    <w:bCs w:val="0"/>
                    <w:color w:val="800000"/>
                    <w:lang w:eastAsia="ja-JP"/>
                  </w:rPr>
                </w:rPrChange>
              </w:rPr>
              <w:pPrChange w:id="1158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581" w:author="Nguyen Ho Hai" w:date="2012-02-22T22:24:00Z">
              <w:r w:rsidRPr="00D229E5">
                <w:rPr>
                  <w:rFonts w:ascii="Tahoma" w:eastAsia="MS Mincho" w:hAnsi="Tahoma" w:cs="Arial"/>
                  <w:b w:val="0"/>
                  <w:snapToGrid w:val="0"/>
                  <w:color w:val="auto"/>
                  <w:sz w:val="20"/>
                  <w:szCs w:val="20"/>
                  <w:lang w:eastAsia="ja-JP"/>
                  <w:rPrChange w:id="11582" w:author="Phuong Giang" w:date="2012-02-22T23:41:00Z">
                    <w:rPr>
                      <w:b/>
                      <w:color w:val="800000"/>
                      <w:lang w:eastAsia="ja-JP"/>
                    </w:rPr>
                  </w:rPrChange>
                </w:rPr>
                <w:t>Description</w:t>
              </w:r>
            </w:ins>
          </w:p>
        </w:tc>
      </w:tr>
      <w:tr w:rsidR="00751F11" w:rsidRPr="001340DE" w:rsidTr="00F77673">
        <w:trPr>
          <w:ins w:id="11583" w:author="Nguyen Ho Hai" w:date="2012-02-22T22:24:00Z"/>
        </w:trPr>
        <w:tc>
          <w:tcPr>
            <w:tcW w:w="576" w:type="dxa"/>
            <w:tcPrChange w:id="11584" w:author="Phuong Giang" w:date="2012-02-22T23:32:00Z">
              <w:tcPr>
                <w:tcW w:w="576" w:type="dxa"/>
              </w:tcPr>
            </w:tcPrChange>
          </w:tcPr>
          <w:p w:rsidR="00751F11" w:rsidRPr="001340DE" w:rsidRDefault="00751F11" w:rsidP="00995D66">
            <w:pPr>
              <w:pStyle w:val="comment"/>
              <w:ind w:left="0"/>
              <w:rPr>
                <w:ins w:id="11585" w:author="Nguyen Ho Hai" w:date="2012-02-22T22:24:00Z"/>
                <w:rFonts w:ascii="Times New Roman" w:hAnsi="Times New Roman" w:cs="Times New Roman"/>
                <w:i w:val="0"/>
                <w:color w:val="auto"/>
                <w:sz w:val="22"/>
                <w:szCs w:val="22"/>
                <w:rPrChange w:id="11586" w:author="Phuong Giang" w:date="2012-02-22T23:43:00Z">
                  <w:rPr>
                    <w:ins w:id="11587" w:author="Nguyen Ho Hai" w:date="2012-02-22T22:24:00Z"/>
                    <w:rFonts w:cs="Tahoma"/>
                    <w:i w:val="0"/>
                    <w:color w:val="auto"/>
                  </w:rPr>
                </w:rPrChange>
              </w:rPr>
            </w:pPr>
            <w:ins w:id="11588" w:author="Nguyen Ho Hai" w:date="2012-02-22T22:24:00Z">
              <w:r w:rsidRPr="001340DE">
                <w:rPr>
                  <w:rFonts w:ascii="Times New Roman" w:hAnsi="Times New Roman" w:cs="Times New Roman"/>
                  <w:i w:val="0"/>
                  <w:color w:val="auto"/>
                  <w:sz w:val="22"/>
                  <w:szCs w:val="22"/>
                  <w:rPrChange w:id="11589" w:author="Phuong Giang" w:date="2012-02-22T23:43:00Z">
                    <w:rPr>
                      <w:rFonts w:cs="Tahoma"/>
                      <w:b/>
                      <w:bCs w:val="0"/>
                      <w:i w:val="0"/>
                      <w:color w:val="auto"/>
                      <w:lang w:eastAsia="en-US"/>
                    </w:rPr>
                  </w:rPrChange>
                </w:rPr>
                <w:t>1</w:t>
              </w:r>
            </w:ins>
          </w:p>
        </w:tc>
        <w:tc>
          <w:tcPr>
            <w:tcW w:w="1356" w:type="dxa"/>
            <w:tcPrChange w:id="11590" w:author="Phuong Giang" w:date="2012-02-22T23:32:00Z">
              <w:tcPr>
                <w:tcW w:w="1356" w:type="dxa"/>
              </w:tcPr>
            </w:tcPrChange>
          </w:tcPr>
          <w:p w:rsidR="00751F11" w:rsidRPr="001340DE" w:rsidRDefault="00751F11" w:rsidP="00995D66">
            <w:pPr>
              <w:pStyle w:val="comment"/>
              <w:ind w:left="0"/>
              <w:rPr>
                <w:ins w:id="11591" w:author="Nguyen Ho Hai" w:date="2012-02-22T22:24:00Z"/>
                <w:rFonts w:ascii="Times New Roman" w:hAnsi="Times New Roman" w:cs="Times New Roman"/>
                <w:i w:val="0"/>
                <w:color w:val="auto"/>
                <w:sz w:val="22"/>
                <w:szCs w:val="22"/>
                <w:rPrChange w:id="11592" w:author="Phuong Giang" w:date="2012-02-22T23:43:00Z">
                  <w:rPr>
                    <w:ins w:id="11593" w:author="Nguyen Ho Hai" w:date="2012-02-22T22:24:00Z"/>
                    <w:rFonts w:cs="Tahoma"/>
                    <w:i w:val="0"/>
                    <w:color w:val="auto"/>
                  </w:rPr>
                </w:rPrChange>
              </w:rPr>
            </w:pPr>
            <w:ins w:id="11594" w:author="Nguyen Ho Hai" w:date="2012-02-22T22:24:00Z">
              <w:r w:rsidRPr="001340DE">
                <w:rPr>
                  <w:rFonts w:ascii="Times New Roman" w:hAnsi="Times New Roman" w:cs="Times New Roman"/>
                  <w:i w:val="0"/>
                  <w:color w:val="auto"/>
                  <w:sz w:val="22"/>
                  <w:szCs w:val="22"/>
                  <w:rPrChange w:id="11595" w:author="Phuong Giang" w:date="2012-02-22T23:43:00Z">
                    <w:rPr>
                      <w:rFonts w:cs="Tahoma"/>
                      <w:b/>
                      <w:bCs w:val="0"/>
                      <w:i w:val="0"/>
                      <w:color w:val="auto"/>
                      <w:lang w:eastAsia="en-US"/>
                    </w:rPr>
                  </w:rPrChange>
                </w:rPr>
                <w:t>&lt;return &gt;</w:t>
              </w:r>
            </w:ins>
          </w:p>
        </w:tc>
        <w:tc>
          <w:tcPr>
            <w:tcW w:w="2533" w:type="dxa"/>
            <w:tcPrChange w:id="11596" w:author="Phuong Giang" w:date="2012-02-22T23:32:00Z">
              <w:tcPr>
                <w:tcW w:w="2533" w:type="dxa"/>
              </w:tcPr>
            </w:tcPrChange>
          </w:tcPr>
          <w:p w:rsidR="00751F11" w:rsidRPr="001340DE" w:rsidRDefault="00751F11">
            <w:pPr>
              <w:pStyle w:val="comment"/>
              <w:ind w:left="0"/>
              <w:rPr>
                <w:ins w:id="11597" w:author="Nguyen Ho Hai" w:date="2012-02-22T22:24:00Z"/>
                <w:rFonts w:ascii="Times New Roman" w:hAnsi="Times New Roman" w:cs="Times New Roman"/>
                <w:i w:val="0"/>
                <w:sz w:val="22"/>
                <w:szCs w:val="22"/>
                <w:rPrChange w:id="11598" w:author="Phuong Giang" w:date="2012-02-22T23:43:00Z">
                  <w:rPr>
                    <w:ins w:id="11599" w:author="Nguyen Ho Hai" w:date="2012-02-22T22:24:00Z"/>
                    <w:rFonts w:ascii="Tahoma" w:eastAsiaTheme="minorEastAsia" w:hAnsi="Tahoma" w:cs="Tahoma"/>
                    <w:i/>
                    <w:sz w:val="20"/>
                    <w:szCs w:val="20"/>
                  </w:rPr>
                </w:rPrChange>
              </w:rPr>
              <w:pPrChange w:id="11600" w:author="Phuong Giang" w:date="2012-02-22T23:43:00Z">
                <w:pPr>
                  <w:autoSpaceDE w:val="0"/>
                  <w:autoSpaceDN w:val="0"/>
                  <w:adjustRightInd w:val="0"/>
                  <w:spacing w:after="200" w:line="276" w:lineRule="auto"/>
                </w:pPr>
              </w:pPrChange>
            </w:pPr>
            <w:proofErr w:type="spellStart"/>
            <w:ins w:id="11601" w:author="Nguyen Ho Hai" w:date="2012-02-22T22:24:00Z">
              <w:r w:rsidRPr="001340DE">
                <w:rPr>
                  <w:rFonts w:ascii="Times New Roman" w:hAnsi="Times New Roman" w:cs="Times New Roman"/>
                  <w:i w:val="0"/>
                  <w:color w:val="auto"/>
                  <w:sz w:val="22"/>
                  <w:szCs w:val="22"/>
                  <w:rPrChange w:id="11602" w:author="Phuong Giang" w:date="2012-02-22T23:43:00Z">
                    <w:rPr>
                      <w:rFonts w:eastAsiaTheme="minorEastAsia" w:cs="Tahoma"/>
                    </w:rPr>
                  </w:rPrChange>
                </w:rPr>
                <w:t>ObservableCollection</w:t>
              </w:r>
              <w:proofErr w:type="spellEnd"/>
              <w:r w:rsidRPr="001340DE">
                <w:rPr>
                  <w:rFonts w:ascii="Times New Roman" w:hAnsi="Times New Roman" w:cs="Times New Roman"/>
                  <w:i w:val="0"/>
                  <w:color w:val="auto"/>
                  <w:sz w:val="22"/>
                  <w:szCs w:val="22"/>
                  <w:rPrChange w:id="11603" w:author="Phuong Giang" w:date="2012-02-22T23:43:00Z">
                    <w:rPr>
                      <w:rFonts w:eastAsiaTheme="minorEastAsia" w:cs="Tahoma"/>
                    </w:rPr>
                  </w:rPrChange>
                </w:rPr>
                <w:t xml:space="preserve">&lt;object&gt; </w:t>
              </w:r>
            </w:ins>
          </w:p>
        </w:tc>
        <w:tc>
          <w:tcPr>
            <w:tcW w:w="1019" w:type="dxa"/>
            <w:tcPrChange w:id="11604" w:author="Phuong Giang" w:date="2012-02-22T23:32:00Z">
              <w:tcPr>
                <w:tcW w:w="1019" w:type="dxa"/>
              </w:tcPr>
            </w:tcPrChange>
          </w:tcPr>
          <w:p w:rsidR="00751F11" w:rsidRPr="001340DE" w:rsidRDefault="00751F11" w:rsidP="00995D66">
            <w:pPr>
              <w:pStyle w:val="comment"/>
              <w:ind w:left="0"/>
              <w:rPr>
                <w:ins w:id="11605" w:author="Nguyen Ho Hai" w:date="2012-02-22T22:24:00Z"/>
                <w:rFonts w:ascii="Times New Roman" w:hAnsi="Times New Roman" w:cs="Times New Roman"/>
                <w:i w:val="0"/>
                <w:color w:val="auto"/>
                <w:sz w:val="22"/>
                <w:szCs w:val="22"/>
                <w:rPrChange w:id="11606" w:author="Phuong Giang" w:date="2012-02-22T23:43:00Z">
                  <w:rPr>
                    <w:ins w:id="11607" w:author="Nguyen Ho Hai" w:date="2012-02-22T22:24:00Z"/>
                    <w:rFonts w:cs="Tahoma"/>
                    <w:i w:val="0"/>
                    <w:color w:val="auto"/>
                  </w:rPr>
                </w:rPrChange>
              </w:rPr>
            </w:pPr>
            <w:ins w:id="11608" w:author="Nguyen Ho Hai" w:date="2012-02-22T22:24:00Z">
              <w:r w:rsidRPr="001340DE">
                <w:rPr>
                  <w:rFonts w:ascii="Times New Roman" w:hAnsi="Times New Roman" w:cs="Times New Roman"/>
                  <w:i w:val="0"/>
                  <w:color w:val="auto"/>
                  <w:sz w:val="22"/>
                  <w:szCs w:val="22"/>
                  <w:rPrChange w:id="11609" w:author="Phuong Giang" w:date="2012-02-22T23:43:00Z">
                    <w:rPr>
                      <w:rFonts w:ascii="Calibri" w:eastAsia="Calibri" w:hAnsi="Calibri" w:cs="Tahoma"/>
                      <w:bCs w:val="0"/>
                      <w:i w:val="0"/>
                      <w:snapToGrid/>
                      <w:color w:val="auto"/>
                      <w:sz w:val="22"/>
                      <w:szCs w:val="22"/>
                      <w:lang w:eastAsia="en-US"/>
                    </w:rPr>
                  </w:rPrChange>
                </w:rPr>
                <w:t>Out</w:t>
              </w:r>
            </w:ins>
          </w:p>
        </w:tc>
        <w:tc>
          <w:tcPr>
            <w:tcW w:w="1082" w:type="dxa"/>
            <w:tcPrChange w:id="11610" w:author="Phuong Giang" w:date="2012-02-22T23:32:00Z">
              <w:tcPr>
                <w:tcW w:w="1082" w:type="dxa"/>
              </w:tcPr>
            </w:tcPrChange>
          </w:tcPr>
          <w:p w:rsidR="00751F11" w:rsidRPr="001340DE" w:rsidRDefault="00751F11" w:rsidP="00995D66">
            <w:pPr>
              <w:pStyle w:val="comment"/>
              <w:ind w:left="0"/>
              <w:rPr>
                <w:ins w:id="11611" w:author="Nguyen Ho Hai" w:date="2012-02-22T22:24:00Z"/>
                <w:rFonts w:ascii="Times New Roman" w:hAnsi="Times New Roman" w:cs="Times New Roman"/>
                <w:i w:val="0"/>
                <w:color w:val="auto"/>
                <w:sz w:val="22"/>
                <w:szCs w:val="22"/>
                <w:rPrChange w:id="11612" w:author="Phuong Giang" w:date="2012-02-22T23:43:00Z">
                  <w:rPr>
                    <w:ins w:id="11613" w:author="Nguyen Ho Hai" w:date="2012-02-22T22:24:00Z"/>
                    <w:rFonts w:cs="Tahoma"/>
                    <w:i w:val="0"/>
                  </w:rPr>
                </w:rPrChange>
              </w:rPr>
            </w:pPr>
          </w:p>
        </w:tc>
        <w:tc>
          <w:tcPr>
            <w:tcW w:w="2526" w:type="dxa"/>
            <w:tcPrChange w:id="11614" w:author="Phuong Giang" w:date="2012-02-22T23:32:00Z">
              <w:tcPr>
                <w:tcW w:w="2526" w:type="dxa"/>
              </w:tcPr>
            </w:tcPrChange>
          </w:tcPr>
          <w:p w:rsidR="00751F11" w:rsidRPr="001340DE" w:rsidRDefault="00751F11" w:rsidP="00995D66">
            <w:pPr>
              <w:pStyle w:val="comment"/>
              <w:ind w:left="0"/>
              <w:rPr>
                <w:ins w:id="11615" w:author="Nguyen Ho Hai" w:date="2012-02-22T22:24:00Z"/>
                <w:rFonts w:ascii="Times New Roman" w:hAnsi="Times New Roman" w:cs="Times New Roman"/>
                <w:i w:val="0"/>
                <w:color w:val="auto"/>
                <w:sz w:val="22"/>
                <w:szCs w:val="22"/>
                <w:rPrChange w:id="11616" w:author="Phuong Giang" w:date="2012-02-22T23:43:00Z">
                  <w:rPr>
                    <w:ins w:id="11617" w:author="Nguyen Ho Hai" w:date="2012-02-22T22:24:00Z"/>
                    <w:rFonts w:cs="Tahoma"/>
                    <w:i w:val="0"/>
                    <w:color w:val="auto"/>
                  </w:rPr>
                </w:rPrChange>
              </w:rPr>
            </w:pPr>
            <w:ins w:id="11618" w:author="Nguyen Ho Hai" w:date="2012-02-22T22:24:00Z">
              <w:r w:rsidRPr="001340DE">
                <w:rPr>
                  <w:rFonts w:ascii="Times New Roman" w:hAnsi="Times New Roman" w:cs="Times New Roman"/>
                  <w:i w:val="0"/>
                  <w:color w:val="auto"/>
                  <w:sz w:val="22"/>
                  <w:szCs w:val="22"/>
                  <w:rPrChange w:id="11619" w:author="Phuong Giang" w:date="2012-02-22T23:43:00Z">
                    <w:rPr>
                      <w:rFonts w:ascii="Calibri" w:eastAsia="Calibri" w:hAnsi="Calibri" w:cs="Tahoma"/>
                      <w:bCs w:val="0"/>
                      <w:i w:val="0"/>
                      <w:snapToGrid/>
                      <w:color w:val="auto"/>
                      <w:sz w:val="22"/>
                      <w:szCs w:val="22"/>
                      <w:lang w:eastAsia="en-US"/>
                    </w:rPr>
                  </w:rPrChange>
                </w:rPr>
                <w:t>The returned result of method</w:t>
              </w:r>
            </w:ins>
          </w:p>
        </w:tc>
      </w:tr>
    </w:tbl>
    <w:p w:rsidR="00751F11" w:rsidRPr="00D60E4A" w:rsidRDefault="00751F11" w:rsidP="00751F11">
      <w:pPr>
        <w:rPr>
          <w:ins w:id="11620" w:author="Nguyen Ho Hai" w:date="2012-02-22T22:24:00Z"/>
        </w:rPr>
      </w:pPr>
    </w:p>
    <w:p w:rsidR="00751F11" w:rsidRDefault="00751F11" w:rsidP="00751F11">
      <w:pPr>
        <w:pStyle w:val="Heading6"/>
        <w:tabs>
          <w:tab w:val="left" w:pos="4208"/>
        </w:tabs>
        <w:rPr>
          <w:ins w:id="11621" w:author="Nguyen Ho Hai" w:date="2012-02-22T22:24:00Z"/>
        </w:rPr>
      </w:pPr>
      <w:ins w:id="11622" w:author="Nguyen Ho Hai" w:date="2012-02-22T22:24:00Z">
        <w:r>
          <w:t>Add method</w:t>
        </w:r>
      </w:ins>
    </w:p>
    <w:p w:rsidR="00751F11" w:rsidRDefault="00751F11" w:rsidP="00751F11">
      <w:pPr>
        <w:pStyle w:val="ListParagraph"/>
        <w:numPr>
          <w:ilvl w:val="0"/>
          <w:numId w:val="11"/>
        </w:numPr>
        <w:autoSpaceDE w:val="0"/>
        <w:autoSpaceDN w:val="0"/>
        <w:adjustRightInd w:val="0"/>
        <w:spacing w:after="0" w:line="240" w:lineRule="auto"/>
        <w:rPr>
          <w:ins w:id="11623" w:author="HungNguyen" w:date="2012-04-17T09:06:00Z"/>
          <w:rFonts w:ascii="Cambria" w:eastAsia="MS Gothic" w:hAnsi="Cambria"/>
          <w:b/>
          <w:bCs/>
          <w:i/>
          <w:iCs/>
          <w:color w:val="4F81BD"/>
        </w:rPr>
      </w:pPr>
      <w:ins w:id="11624" w:author="Nguyen Ho Hai" w:date="2012-02-22T22:24:00Z">
        <w:r w:rsidRPr="00D60E4A">
          <w:rPr>
            <w:rFonts w:ascii="Cambria" w:eastAsia="MS Gothic" w:hAnsi="Cambria"/>
            <w:b/>
            <w:bCs/>
            <w:i/>
            <w:iCs/>
            <w:color w:val="4F81BD"/>
          </w:rPr>
          <w:t xml:space="preserve">Method Declaration:   </w:t>
        </w:r>
      </w:ins>
    </w:p>
    <w:p w:rsidR="00C70D05" w:rsidRPr="00D60E4A" w:rsidRDefault="00C70D05">
      <w:pPr>
        <w:pStyle w:val="ListParagraph"/>
        <w:autoSpaceDE w:val="0"/>
        <w:autoSpaceDN w:val="0"/>
        <w:adjustRightInd w:val="0"/>
        <w:spacing w:after="0" w:line="240" w:lineRule="auto"/>
        <w:rPr>
          <w:ins w:id="11625" w:author="Nguyen Ho Hai" w:date="2012-02-22T22:24:00Z"/>
          <w:rFonts w:ascii="Cambria" w:eastAsia="MS Gothic" w:hAnsi="Cambria"/>
          <w:b/>
          <w:bCs/>
          <w:i/>
          <w:iCs/>
          <w:color w:val="4F81BD"/>
        </w:rPr>
        <w:pPrChange w:id="11626" w:author="HungNguyen" w:date="2012-04-17T09:06:00Z">
          <w:pPr>
            <w:pStyle w:val="ListParagraph"/>
            <w:numPr>
              <w:numId w:val="11"/>
            </w:numPr>
            <w:autoSpaceDE w:val="0"/>
            <w:autoSpaceDN w:val="0"/>
            <w:adjustRightInd w:val="0"/>
            <w:spacing w:after="0" w:line="240" w:lineRule="auto"/>
            <w:ind w:hanging="360"/>
          </w:pPr>
        </w:pPrChange>
      </w:pPr>
    </w:p>
    <w:p w:rsidR="00C70D05" w:rsidRPr="00C70D05" w:rsidRDefault="00C70D05">
      <w:pPr>
        <w:pStyle w:val="ListParagraph"/>
        <w:autoSpaceDE w:val="0"/>
        <w:autoSpaceDN w:val="0"/>
        <w:adjustRightInd w:val="0"/>
        <w:spacing w:after="0" w:line="240" w:lineRule="auto"/>
        <w:ind w:firstLine="720"/>
        <w:rPr>
          <w:ins w:id="11627" w:author="HungNguyen" w:date="2012-04-17T09:05:00Z"/>
          <w:rFonts w:ascii="Consolas" w:eastAsiaTheme="minorEastAsia" w:hAnsi="Consolas" w:cs="Consolas"/>
          <w:sz w:val="19"/>
          <w:szCs w:val="19"/>
          <w:lang w:eastAsia="ja-JP"/>
        </w:rPr>
        <w:pPrChange w:id="11628" w:author="HungNguyen" w:date="2012-04-17T09:05:00Z">
          <w:pPr>
            <w:pStyle w:val="ListParagraph"/>
            <w:numPr>
              <w:numId w:val="11"/>
            </w:numPr>
            <w:autoSpaceDE w:val="0"/>
            <w:autoSpaceDN w:val="0"/>
            <w:adjustRightInd w:val="0"/>
            <w:spacing w:after="0" w:line="240" w:lineRule="auto"/>
            <w:ind w:hanging="360"/>
          </w:pPr>
        </w:pPrChange>
      </w:pPr>
      <w:proofErr w:type="spellStart"/>
      <w:proofErr w:type="gramStart"/>
      <w:ins w:id="11629" w:author="HungNguyen" w:date="2012-04-17T09:05:00Z">
        <w:r w:rsidRPr="00C70D05">
          <w:rPr>
            <w:rFonts w:ascii="Consolas" w:eastAsiaTheme="minorEastAsia" w:hAnsi="Consolas" w:cs="Consolas"/>
            <w:color w:val="0000FF"/>
            <w:sz w:val="19"/>
            <w:szCs w:val="19"/>
            <w:lang w:eastAsia="ja-JP"/>
          </w:rPr>
          <w:t>bool</w:t>
        </w:r>
        <w:proofErr w:type="spellEnd"/>
        <w:proofErr w:type="gramEnd"/>
        <w:r w:rsidRPr="00C70D05">
          <w:rPr>
            <w:rFonts w:ascii="Consolas" w:eastAsiaTheme="minorEastAsia" w:hAnsi="Consolas" w:cs="Consolas"/>
            <w:sz w:val="19"/>
            <w:szCs w:val="19"/>
            <w:lang w:eastAsia="ja-JP"/>
          </w:rPr>
          <w:t xml:space="preserve"> Add(</w:t>
        </w:r>
        <w:proofErr w:type="spellStart"/>
        <w:r w:rsidRPr="00C70D05">
          <w:rPr>
            <w:rFonts w:ascii="Consolas" w:eastAsiaTheme="minorEastAsia" w:hAnsi="Consolas" w:cs="Consolas"/>
            <w:color w:val="2B91AF"/>
            <w:sz w:val="19"/>
            <w:szCs w:val="19"/>
            <w:lang w:eastAsia="ja-JP"/>
          </w:rPr>
          <w:t>IData</w:t>
        </w:r>
        <w:proofErr w:type="spellEnd"/>
        <w:r w:rsidRPr="00C70D05">
          <w:rPr>
            <w:rFonts w:ascii="Consolas" w:eastAsiaTheme="minorEastAsia" w:hAnsi="Consolas" w:cs="Consolas"/>
            <w:sz w:val="19"/>
            <w:szCs w:val="19"/>
            <w:lang w:eastAsia="ja-JP"/>
          </w:rPr>
          <w:t xml:space="preserve"> item);</w:t>
        </w:r>
      </w:ins>
    </w:p>
    <w:p w:rsidR="00751F11" w:rsidRPr="00C32B95" w:rsidDel="00C70D05" w:rsidRDefault="00751F11">
      <w:pPr>
        <w:autoSpaceDE w:val="0"/>
        <w:autoSpaceDN w:val="0"/>
        <w:adjustRightInd w:val="0"/>
        <w:spacing w:after="0" w:line="240" w:lineRule="auto"/>
        <w:ind w:left="720" w:firstLine="720"/>
        <w:rPr>
          <w:ins w:id="11630" w:author="Nguyen Ho Hai" w:date="2012-02-22T22:24:00Z"/>
          <w:del w:id="11631" w:author="HungNguyen" w:date="2012-04-17T09:05:00Z"/>
          <w:rFonts w:ascii="Consolas" w:eastAsiaTheme="minorEastAsia" w:hAnsi="Consolas" w:cs="Consolas"/>
          <w:sz w:val="19"/>
          <w:szCs w:val="19"/>
          <w:lang w:eastAsia="ja-JP"/>
        </w:rPr>
        <w:pPrChange w:id="11632" w:author="Nguyen Ho Hai" w:date="2012-02-22T22:25:00Z">
          <w:pPr>
            <w:autoSpaceDE w:val="0"/>
            <w:autoSpaceDN w:val="0"/>
            <w:adjustRightInd w:val="0"/>
            <w:spacing w:after="0" w:line="240" w:lineRule="auto"/>
            <w:ind w:firstLine="720"/>
          </w:pPr>
        </w:pPrChange>
      </w:pPr>
      <w:ins w:id="11633" w:author="Nguyen Ho Hai" w:date="2012-02-22T22:24:00Z">
        <w:del w:id="11634" w:author="HungNguyen" w:date="2012-04-17T09:05:00Z">
          <w:r w:rsidDel="00C70D05">
            <w:rPr>
              <w:rFonts w:ascii="Tahoma" w:eastAsiaTheme="minorEastAsia" w:hAnsi="Tahoma" w:cs="Tahoma"/>
              <w:sz w:val="20"/>
              <w:szCs w:val="20"/>
              <w:lang w:eastAsia="ja-JP"/>
            </w:rPr>
            <w:delText>bool Add(Object obj)</w:delText>
          </w:r>
        </w:del>
      </w:ins>
    </w:p>
    <w:p w:rsidR="00751F11" w:rsidRDefault="00751F11" w:rsidP="00751F11">
      <w:pPr>
        <w:autoSpaceDE w:val="0"/>
        <w:autoSpaceDN w:val="0"/>
        <w:adjustRightInd w:val="0"/>
        <w:spacing w:after="0" w:line="240" w:lineRule="auto"/>
        <w:rPr>
          <w:ins w:id="11635"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1636" w:author="Nguyen Ho Hai" w:date="2012-02-22T22:24:00Z"/>
          <w:rFonts w:ascii="Cambria" w:eastAsia="MS Gothic" w:hAnsi="Cambria"/>
          <w:b/>
          <w:bCs/>
          <w:i/>
          <w:iCs/>
          <w:color w:val="4F81BD"/>
        </w:rPr>
      </w:pPr>
      <w:ins w:id="11637" w:author="Nguyen Ho Hai" w:date="2012-02-22T22:24:00Z">
        <w:r w:rsidRPr="00D60E4A">
          <w:rPr>
            <w:rFonts w:ascii="Cambria" w:eastAsia="MS Gothic" w:hAnsi="Cambria"/>
            <w:b/>
            <w:bCs/>
            <w:i/>
            <w:iCs/>
            <w:color w:val="4F81BD"/>
          </w:rPr>
          <w:t>Method Description:</w:t>
        </w:r>
      </w:ins>
    </w:p>
    <w:p w:rsidR="00751F11" w:rsidRDefault="00751F11" w:rsidP="00751F11">
      <w:pPr>
        <w:pStyle w:val="comment"/>
        <w:ind w:firstLine="720"/>
        <w:rPr>
          <w:ins w:id="11638" w:author="Nguyen Ho Hai" w:date="2012-02-22T22:24:00Z"/>
          <w:i w:val="0"/>
          <w:color w:val="auto"/>
          <w:sz w:val="18"/>
          <w:szCs w:val="18"/>
        </w:rPr>
      </w:pPr>
      <w:ins w:id="11639" w:author="Nguyen Ho Hai" w:date="2012-02-22T22:24:00Z">
        <w:r w:rsidRPr="005027D1">
          <w:rPr>
            <w:i w:val="0"/>
            <w:color w:val="auto"/>
            <w:sz w:val="18"/>
            <w:szCs w:val="18"/>
          </w:rPr>
          <w:t xml:space="preserve">Add item to database. This method return True if add successfully, </w:t>
        </w:r>
        <w:proofErr w:type="gramStart"/>
        <w:r w:rsidRPr="005027D1">
          <w:rPr>
            <w:i w:val="0"/>
            <w:color w:val="auto"/>
            <w:sz w:val="18"/>
            <w:szCs w:val="18"/>
          </w:rPr>
          <w:t>False</w:t>
        </w:r>
        <w:proofErr w:type="gramEnd"/>
        <w:r w:rsidRPr="005027D1">
          <w:rPr>
            <w:i w:val="0"/>
            <w:color w:val="auto"/>
            <w:sz w:val="18"/>
            <w:szCs w:val="18"/>
          </w:rPr>
          <w:t xml:space="preserve"> if otherwise </w:t>
        </w:r>
      </w:ins>
    </w:p>
    <w:p w:rsidR="00751F11" w:rsidRPr="00D60E4A" w:rsidRDefault="00751F11" w:rsidP="00751F11">
      <w:pPr>
        <w:pStyle w:val="comment"/>
        <w:numPr>
          <w:ilvl w:val="0"/>
          <w:numId w:val="11"/>
        </w:numPr>
        <w:rPr>
          <w:ins w:id="11640" w:author="Nguyen Ho Hai" w:date="2012-02-22T22:24:00Z"/>
          <w:rFonts w:ascii="Cambria" w:eastAsia="MS Gothic" w:hAnsi="Cambria" w:cs="Times New Roman"/>
          <w:b/>
          <w:iCs/>
          <w:snapToGrid/>
          <w:color w:val="4F81BD"/>
          <w:sz w:val="22"/>
          <w:szCs w:val="22"/>
          <w:lang w:eastAsia="en-US"/>
        </w:rPr>
      </w:pPr>
      <w:ins w:id="11641" w:author="Nguyen Ho Hai" w:date="2012-02-22T22:24:00Z">
        <w:del w:id="11642" w:author="Phuong Giang" w:date="2012-02-23T00:02:00Z">
          <w:r w:rsidRPr="00D60E4A" w:rsidDel="001669BE">
            <w:rPr>
              <w:rFonts w:ascii="Cambria" w:eastAsia="MS Gothic" w:hAnsi="Cambria" w:cs="Times New Roman" w:hint="eastAsia"/>
              <w:b/>
              <w:iCs/>
              <w:snapToGrid/>
              <w:color w:val="4F81BD"/>
              <w:sz w:val="22"/>
              <w:szCs w:val="22"/>
              <w:lang w:eastAsia="en-US"/>
            </w:rPr>
            <w:delText>Parameters &amp; return</w:delText>
          </w:r>
        </w:del>
      </w:ins>
      <w:ins w:id="11643" w:author="Phuong Giang" w:date="2012-02-23T00:02:00Z">
        <w:r w:rsidR="001669BE"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644" w:author="Phuong Giang" w:date="2012-02-22T23:32:00Z">
          <w:tblPr>
            <w:tblW w:w="49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019"/>
        <w:gridCol w:w="1019"/>
        <w:gridCol w:w="1082"/>
        <w:gridCol w:w="4512"/>
        <w:tblGridChange w:id="11645">
          <w:tblGrid>
            <w:gridCol w:w="577"/>
            <w:gridCol w:w="1356"/>
            <w:gridCol w:w="1019"/>
            <w:gridCol w:w="1019"/>
            <w:gridCol w:w="1082"/>
            <w:gridCol w:w="4512"/>
          </w:tblGrid>
        </w:tblGridChange>
      </w:tblGrid>
      <w:tr w:rsidR="00751F11" w:rsidTr="00F77673">
        <w:trPr>
          <w:cnfStyle w:val="100000000000" w:firstRow="1" w:lastRow="0" w:firstColumn="0" w:lastColumn="0" w:oddVBand="0" w:evenVBand="0" w:oddHBand="0" w:evenHBand="0" w:firstRowFirstColumn="0" w:firstRowLastColumn="0" w:lastRowFirstColumn="0" w:lastRowLastColumn="0"/>
          <w:ins w:id="11646" w:author="Nguyen Ho Hai" w:date="2012-02-22T22:24:00Z"/>
        </w:trPr>
        <w:tc>
          <w:tcPr>
            <w:tcW w:w="577" w:type="dxa"/>
            <w:tcPrChange w:id="11647"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648" w:author="Nguyen Ho Hai" w:date="2012-02-22T22:24:00Z"/>
                <w:b w:val="0"/>
                <w:lang w:eastAsia="ja-JP"/>
                <w:rPrChange w:id="11649" w:author="Phuong Giang" w:date="2012-02-22T23:41:00Z">
                  <w:rPr>
                    <w:ins w:id="11650" w:author="Nguyen Ho Hai" w:date="2012-02-22T22:24:00Z"/>
                    <w:b/>
                    <w:bCs w:val="0"/>
                    <w:color w:val="800000"/>
                  </w:rPr>
                </w:rPrChange>
              </w:rPr>
              <w:pPrChange w:id="11651"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652" w:author="Nguyen Ho Hai" w:date="2012-02-22T22:24:00Z">
              <w:r w:rsidRPr="00D229E5">
                <w:rPr>
                  <w:rFonts w:ascii="Tahoma" w:eastAsia="MS Mincho" w:hAnsi="Tahoma" w:cs="Arial"/>
                  <w:b w:val="0"/>
                  <w:snapToGrid w:val="0"/>
                  <w:color w:val="auto"/>
                  <w:sz w:val="20"/>
                  <w:szCs w:val="20"/>
                  <w:lang w:eastAsia="ja-JP"/>
                  <w:rPrChange w:id="11653" w:author="Phuong Giang" w:date="2012-02-22T23:41:00Z">
                    <w:rPr>
                      <w:b/>
                      <w:color w:val="800000"/>
                    </w:rPr>
                  </w:rPrChange>
                </w:rPr>
                <w:t>No</w:t>
              </w:r>
            </w:ins>
          </w:p>
        </w:tc>
        <w:tc>
          <w:tcPr>
            <w:tcW w:w="1356" w:type="dxa"/>
            <w:tcPrChange w:id="11654"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655" w:author="Nguyen Ho Hai" w:date="2012-02-22T22:24:00Z"/>
                <w:b w:val="0"/>
                <w:lang w:eastAsia="ja-JP"/>
                <w:rPrChange w:id="11656" w:author="Phuong Giang" w:date="2012-02-22T23:41:00Z">
                  <w:rPr>
                    <w:ins w:id="11657" w:author="Nguyen Ho Hai" w:date="2012-02-22T22:24:00Z"/>
                    <w:b/>
                    <w:bCs w:val="0"/>
                    <w:color w:val="800000"/>
                    <w:lang w:eastAsia="ja-JP"/>
                  </w:rPr>
                </w:rPrChange>
              </w:rPr>
              <w:pPrChange w:id="11658"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659" w:author="Nguyen Ho Hai" w:date="2012-02-22T22:24:00Z">
              <w:r w:rsidRPr="00D229E5">
                <w:rPr>
                  <w:rFonts w:ascii="Tahoma" w:eastAsia="MS Mincho" w:hAnsi="Tahoma" w:cs="Arial"/>
                  <w:b w:val="0"/>
                  <w:snapToGrid w:val="0"/>
                  <w:color w:val="auto"/>
                  <w:sz w:val="20"/>
                  <w:szCs w:val="20"/>
                  <w:lang w:eastAsia="ja-JP"/>
                  <w:rPrChange w:id="11660" w:author="Phuong Giang" w:date="2012-02-22T23:41:00Z">
                    <w:rPr>
                      <w:b/>
                      <w:color w:val="800000"/>
                      <w:lang w:eastAsia="ja-JP"/>
                    </w:rPr>
                  </w:rPrChange>
                </w:rPr>
                <w:t>Parameter</w:t>
              </w:r>
            </w:ins>
          </w:p>
        </w:tc>
        <w:tc>
          <w:tcPr>
            <w:tcW w:w="1019" w:type="dxa"/>
            <w:tcPrChange w:id="11661"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662" w:author="Nguyen Ho Hai" w:date="2012-02-22T22:24:00Z"/>
                <w:b w:val="0"/>
                <w:lang w:eastAsia="ja-JP"/>
                <w:rPrChange w:id="11663" w:author="Phuong Giang" w:date="2012-02-22T23:41:00Z">
                  <w:rPr>
                    <w:ins w:id="11664" w:author="Nguyen Ho Hai" w:date="2012-02-22T22:24:00Z"/>
                    <w:b/>
                    <w:bCs w:val="0"/>
                    <w:color w:val="800000"/>
                    <w:lang w:eastAsia="ja-JP"/>
                  </w:rPr>
                </w:rPrChange>
              </w:rPr>
              <w:pPrChange w:id="1166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666" w:author="Nguyen Ho Hai" w:date="2012-02-22T22:24:00Z">
              <w:r w:rsidRPr="00D229E5">
                <w:rPr>
                  <w:rFonts w:ascii="Tahoma" w:eastAsia="MS Mincho" w:hAnsi="Tahoma" w:cs="Arial"/>
                  <w:b w:val="0"/>
                  <w:snapToGrid w:val="0"/>
                  <w:color w:val="auto"/>
                  <w:sz w:val="20"/>
                  <w:szCs w:val="20"/>
                  <w:lang w:eastAsia="ja-JP"/>
                  <w:rPrChange w:id="11667" w:author="Phuong Giang" w:date="2012-02-22T23:41:00Z">
                    <w:rPr>
                      <w:b/>
                      <w:color w:val="800000"/>
                      <w:lang w:eastAsia="ja-JP"/>
                    </w:rPr>
                  </w:rPrChange>
                </w:rPr>
                <w:t>Type</w:t>
              </w:r>
            </w:ins>
          </w:p>
        </w:tc>
        <w:tc>
          <w:tcPr>
            <w:tcW w:w="1019" w:type="dxa"/>
            <w:tcPrChange w:id="11668"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669" w:author="Nguyen Ho Hai" w:date="2012-02-22T22:24:00Z"/>
                <w:b w:val="0"/>
                <w:lang w:eastAsia="ja-JP"/>
                <w:rPrChange w:id="11670" w:author="Phuong Giang" w:date="2012-02-22T23:41:00Z">
                  <w:rPr>
                    <w:ins w:id="11671" w:author="Nguyen Ho Hai" w:date="2012-02-22T22:24:00Z"/>
                    <w:b/>
                    <w:bCs w:val="0"/>
                    <w:color w:val="800000"/>
                    <w:lang w:eastAsia="ja-JP"/>
                  </w:rPr>
                </w:rPrChange>
              </w:rPr>
              <w:pPrChange w:id="1167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673" w:author="Nguyen Ho Hai" w:date="2012-02-22T22:24:00Z">
              <w:r w:rsidRPr="00D229E5">
                <w:rPr>
                  <w:rFonts w:ascii="Tahoma" w:eastAsia="MS Mincho" w:hAnsi="Tahoma" w:cs="Arial"/>
                  <w:b w:val="0"/>
                  <w:snapToGrid w:val="0"/>
                  <w:color w:val="auto"/>
                  <w:sz w:val="20"/>
                  <w:szCs w:val="20"/>
                  <w:lang w:eastAsia="ja-JP"/>
                  <w:rPrChange w:id="11674" w:author="Phuong Giang" w:date="2012-02-22T23:41:00Z">
                    <w:rPr>
                      <w:b/>
                      <w:color w:val="800000"/>
                      <w:lang w:eastAsia="ja-JP"/>
                    </w:rPr>
                  </w:rPrChange>
                </w:rPr>
                <w:t>In/out</w:t>
              </w:r>
            </w:ins>
          </w:p>
        </w:tc>
        <w:tc>
          <w:tcPr>
            <w:tcW w:w="1082" w:type="dxa"/>
            <w:tcPrChange w:id="11675"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676" w:author="Nguyen Ho Hai" w:date="2012-02-22T22:24:00Z"/>
                <w:b w:val="0"/>
                <w:lang w:eastAsia="ja-JP"/>
                <w:rPrChange w:id="11677" w:author="Phuong Giang" w:date="2012-02-22T23:41:00Z">
                  <w:rPr>
                    <w:ins w:id="11678" w:author="Nguyen Ho Hai" w:date="2012-02-22T22:24:00Z"/>
                    <w:b/>
                    <w:bCs w:val="0"/>
                    <w:color w:val="800000"/>
                    <w:lang w:eastAsia="ja-JP"/>
                  </w:rPr>
                </w:rPrChange>
              </w:rPr>
              <w:pPrChange w:id="1167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680" w:author="Nguyen Ho Hai" w:date="2012-02-22T22:24:00Z">
              <w:r w:rsidRPr="00D229E5">
                <w:rPr>
                  <w:rFonts w:ascii="Tahoma" w:eastAsia="MS Mincho" w:hAnsi="Tahoma" w:cs="Arial"/>
                  <w:b w:val="0"/>
                  <w:snapToGrid w:val="0"/>
                  <w:color w:val="auto"/>
                  <w:sz w:val="20"/>
                  <w:szCs w:val="20"/>
                  <w:lang w:eastAsia="ja-JP"/>
                  <w:rPrChange w:id="11681" w:author="Phuong Giang" w:date="2012-02-22T23:41:00Z">
                    <w:rPr>
                      <w:b/>
                      <w:color w:val="800000"/>
                      <w:lang w:eastAsia="ja-JP"/>
                    </w:rPr>
                  </w:rPrChange>
                </w:rPr>
                <w:t>Default</w:t>
              </w:r>
            </w:ins>
          </w:p>
        </w:tc>
        <w:tc>
          <w:tcPr>
            <w:tcW w:w="4512" w:type="dxa"/>
            <w:tcPrChange w:id="11682"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683" w:author="Nguyen Ho Hai" w:date="2012-02-22T22:24:00Z"/>
                <w:b w:val="0"/>
                <w:lang w:eastAsia="ja-JP"/>
                <w:rPrChange w:id="11684" w:author="Phuong Giang" w:date="2012-02-22T23:41:00Z">
                  <w:rPr>
                    <w:ins w:id="11685" w:author="Nguyen Ho Hai" w:date="2012-02-22T22:24:00Z"/>
                    <w:b/>
                    <w:bCs w:val="0"/>
                    <w:color w:val="800000"/>
                    <w:lang w:eastAsia="ja-JP"/>
                  </w:rPr>
                </w:rPrChange>
              </w:rPr>
              <w:pPrChange w:id="1168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687" w:author="Nguyen Ho Hai" w:date="2012-02-22T22:24:00Z">
              <w:r w:rsidRPr="00D229E5">
                <w:rPr>
                  <w:rFonts w:ascii="Tahoma" w:eastAsia="MS Mincho" w:hAnsi="Tahoma" w:cs="Arial"/>
                  <w:b w:val="0"/>
                  <w:snapToGrid w:val="0"/>
                  <w:color w:val="auto"/>
                  <w:sz w:val="20"/>
                  <w:szCs w:val="20"/>
                  <w:lang w:eastAsia="ja-JP"/>
                  <w:rPrChange w:id="11688" w:author="Phuong Giang" w:date="2012-02-22T23:41:00Z">
                    <w:rPr>
                      <w:b/>
                      <w:color w:val="800000"/>
                      <w:lang w:eastAsia="ja-JP"/>
                    </w:rPr>
                  </w:rPrChange>
                </w:rPr>
                <w:t>Description</w:t>
              </w:r>
            </w:ins>
          </w:p>
        </w:tc>
      </w:tr>
      <w:tr w:rsidR="00751F11" w:rsidRPr="001340DE" w:rsidTr="00F77673">
        <w:trPr>
          <w:ins w:id="11689" w:author="Nguyen Ho Hai" w:date="2012-02-22T22:24:00Z"/>
        </w:trPr>
        <w:tc>
          <w:tcPr>
            <w:tcW w:w="577" w:type="dxa"/>
            <w:tcPrChange w:id="11690" w:author="Phuong Giang" w:date="2012-02-22T23:32:00Z">
              <w:tcPr>
                <w:tcW w:w="577" w:type="dxa"/>
              </w:tcPr>
            </w:tcPrChange>
          </w:tcPr>
          <w:p w:rsidR="00751F11" w:rsidRPr="001340DE" w:rsidRDefault="00751F11" w:rsidP="00995D66">
            <w:pPr>
              <w:pStyle w:val="comment"/>
              <w:ind w:left="0"/>
              <w:rPr>
                <w:ins w:id="11691" w:author="Nguyen Ho Hai" w:date="2012-02-22T22:24:00Z"/>
                <w:rFonts w:ascii="Times New Roman" w:hAnsi="Times New Roman" w:cs="Times New Roman"/>
                <w:i w:val="0"/>
                <w:color w:val="auto"/>
                <w:sz w:val="22"/>
                <w:szCs w:val="22"/>
                <w:rPrChange w:id="11692" w:author="Phuong Giang" w:date="2012-02-22T23:42:00Z">
                  <w:rPr>
                    <w:ins w:id="11693" w:author="Nguyen Ho Hai" w:date="2012-02-22T22:24:00Z"/>
                    <w:i w:val="0"/>
                    <w:color w:val="auto"/>
                    <w:sz w:val="18"/>
                    <w:szCs w:val="18"/>
                  </w:rPr>
                </w:rPrChange>
              </w:rPr>
            </w:pPr>
            <w:ins w:id="11694" w:author="Nguyen Ho Hai" w:date="2012-02-22T22:24:00Z">
              <w:r w:rsidRPr="001340DE">
                <w:rPr>
                  <w:rFonts w:ascii="Times New Roman" w:hAnsi="Times New Roman" w:cs="Times New Roman"/>
                  <w:i w:val="0"/>
                  <w:color w:val="auto"/>
                  <w:sz w:val="22"/>
                  <w:szCs w:val="22"/>
                  <w:rPrChange w:id="11695" w:author="Phuong Giang" w:date="2012-02-22T23:42:00Z">
                    <w:rPr>
                      <w:b/>
                      <w:bCs w:val="0"/>
                      <w:i w:val="0"/>
                      <w:color w:val="auto"/>
                      <w:sz w:val="18"/>
                      <w:szCs w:val="18"/>
                      <w:lang w:eastAsia="en-US"/>
                    </w:rPr>
                  </w:rPrChange>
                </w:rPr>
                <w:t>01</w:t>
              </w:r>
            </w:ins>
          </w:p>
        </w:tc>
        <w:tc>
          <w:tcPr>
            <w:tcW w:w="1356" w:type="dxa"/>
            <w:tcPrChange w:id="11696" w:author="Phuong Giang" w:date="2012-02-22T23:32:00Z">
              <w:tcPr>
                <w:tcW w:w="1356" w:type="dxa"/>
              </w:tcPr>
            </w:tcPrChange>
          </w:tcPr>
          <w:p w:rsidR="00751F11" w:rsidRPr="001340DE" w:rsidRDefault="00751F11" w:rsidP="00995D66">
            <w:pPr>
              <w:pStyle w:val="comment"/>
              <w:ind w:left="0"/>
              <w:rPr>
                <w:ins w:id="11697" w:author="Nguyen Ho Hai" w:date="2012-02-22T22:24:00Z"/>
                <w:rFonts w:ascii="Times New Roman" w:hAnsi="Times New Roman" w:cs="Times New Roman"/>
                <w:i w:val="0"/>
                <w:color w:val="auto"/>
                <w:sz w:val="22"/>
                <w:szCs w:val="22"/>
                <w:rPrChange w:id="11698" w:author="Phuong Giang" w:date="2012-02-22T23:42:00Z">
                  <w:rPr>
                    <w:ins w:id="11699" w:author="Nguyen Ho Hai" w:date="2012-02-22T22:24:00Z"/>
                    <w:i w:val="0"/>
                    <w:color w:val="auto"/>
                    <w:sz w:val="18"/>
                    <w:szCs w:val="18"/>
                  </w:rPr>
                </w:rPrChange>
              </w:rPr>
            </w:pPr>
            <w:proofErr w:type="spellStart"/>
            <w:ins w:id="11700" w:author="Nguyen Ho Hai" w:date="2012-02-22T22:24:00Z">
              <w:r w:rsidRPr="001340DE">
                <w:rPr>
                  <w:rFonts w:ascii="Times New Roman" w:hAnsi="Times New Roman" w:cs="Times New Roman"/>
                  <w:i w:val="0"/>
                  <w:color w:val="auto"/>
                  <w:sz w:val="22"/>
                  <w:szCs w:val="22"/>
                  <w:rPrChange w:id="11701" w:author="Phuong Giang" w:date="2012-02-22T23:42:00Z">
                    <w:rPr>
                      <w:b/>
                      <w:bCs w:val="0"/>
                      <w:i w:val="0"/>
                      <w:color w:val="auto"/>
                      <w:sz w:val="18"/>
                      <w:szCs w:val="18"/>
                      <w:lang w:eastAsia="en-US"/>
                    </w:rPr>
                  </w:rPrChange>
                </w:rPr>
                <w:t>obj</w:t>
              </w:r>
              <w:proofErr w:type="spellEnd"/>
            </w:ins>
          </w:p>
        </w:tc>
        <w:tc>
          <w:tcPr>
            <w:tcW w:w="1019" w:type="dxa"/>
            <w:tcPrChange w:id="11702" w:author="Phuong Giang" w:date="2012-02-22T23:32:00Z">
              <w:tcPr>
                <w:tcW w:w="1019" w:type="dxa"/>
              </w:tcPr>
            </w:tcPrChange>
          </w:tcPr>
          <w:p w:rsidR="00751F11" w:rsidRPr="001340DE" w:rsidRDefault="00751F11" w:rsidP="00995D66">
            <w:pPr>
              <w:pStyle w:val="comment"/>
              <w:ind w:left="0"/>
              <w:rPr>
                <w:ins w:id="11703" w:author="Nguyen Ho Hai" w:date="2012-02-22T22:24:00Z"/>
                <w:rFonts w:ascii="Times New Roman" w:hAnsi="Times New Roman" w:cs="Times New Roman"/>
                <w:i w:val="0"/>
                <w:color w:val="auto"/>
                <w:sz w:val="22"/>
                <w:szCs w:val="22"/>
                <w:rPrChange w:id="11704" w:author="Phuong Giang" w:date="2012-02-22T23:42:00Z">
                  <w:rPr>
                    <w:ins w:id="11705" w:author="Nguyen Ho Hai" w:date="2012-02-22T22:24:00Z"/>
                    <w:i w:val="0"/>
                    <w:color w:val="auto"/>
                    <w:sz w:val="18"/>
                    <w:szCs w:val="18"/>
                  </w:rPr>
                </w:rPrChange>
              </w:rPr>
            </w:pPr>
            <w:ins w:id="11706" w:author="Nguyen Ho Hai" w:date="2012-02-22T22:24:00Z">
              <w:r w:rsidRPr="001340DE">
                <w:rPr>
                  <w:rFonts w:ascii="Times New Roman" w:hAnsi="Times New Roman" w:cs="Times New Roman"/>
                  <w:i w:val="0"/>
                  <w:color w:val="auto"/>
                  <w:sz w:val="22"/>
                  <w:szCs w:val="22"/>
                  <w:rPrChange w:id="11707" w:author="Phuong Giang" w:date="2012-02-22T23:42:00Z">
                    <w:rPr>
                      <w:b/>
                      <w:bCs w:val="0"/>
                      <w:i w:val="0"/>
                      <w:color w:val="auto"/>
                      <w:sz w:val="18"/>
                      <w:szCs w:val="18"/>
                      <w:lang w:eastAsia="en-US"/>
                    </w:rPr>
                  </w:rPrChange>
                </w:rPr>
                <w:t>Object</w:t>
              </w:r>
            </w:ins>
          </w:p>
        </w:tc>
        <w:tc>
          <w:tcPr>
            <w:tcW w:w="1019" w:type="dxa"/>
            <w:tcPrChange w:id="11708" w:author="Phuong Giang" w:date="2012-02-22T23:32:00Z">
              <w:tcPr>
                <w:tcW w:w="1019" w:type="dxa"/>
              </w:tcPr>
            </w:tcPrChange>
          </w:tcPr>
          <w:p w:rsidR="00751F11" w:rsidRPr="001340DE" w:rsidRDefault="00751F11" w:rsidP="00995D66">
            <w:pPr>
              <w:pStyle w:val="comment"/>
              <w:ind w:left="0"/>
              <w:rPr>
                <w:ins w:id="11709" w:author="Nguyen Ho Hai" w:date="2012-02-22T22:24:00Z"/>
                <w:rFonts w:ascii="Times New Roman" w:hAnsi="Times New Roman" w:cs="Times New Roman"/>
                <w:i w:val="0"/>
                <w:color w:val="auto"/>
                <w:sz w:val="22"/>
                <w:szCs w:val="22"/>
                <w:rPrChange w:id="11710" w:author="Phuong Giang" w:date="2012-02-22T23:42:00Z">
                  <w:rPr>
                    <w:ins w:id="11711" w:author="Nguyen Ho Hai" w:date="2012-02-22T22:24:00Z"/>
                    <w:i w:val="0"/>
                    <w:color w:val="auto"/>
                    <w:sz w:val="18"/>
                    <w:szCs w:val="18"/>
                  </w:rPr>
                </w:rPrChange>
              </w:rPr>
            </w:pPr>
            <w:ins w:id="11712" w:author="Nguyen Ho Hai" w:date="2012-02-22T22:24:00Z">
              <w:r w:rsidRPr="001340DE">
                <w:rPr>
                  <w:rFonts w:ascii="Times New Roman" w:hAnsi="Times New Roman" w:cs="Times New Roman"/>
                  <w:i w:val="0"/>
                  <w:color w:val="auto"/>
                  <w:sz w:val="22"/>
                  <w:szCs w:val="22"/>
                  <w:rPrChange w:id="11713" w:author="Phuong Giang" w:date="2012-02-22T23:42:00Z">
                    <w:rPr>
                      <w:b/>
                      <w:bCs w:val="0"/>
                      <w:i w:val="0"/>
                      <w:color w:val="auto"/>
                      <w:sz w:val="18"/>
                      <w:szCs w:val="18"/>
                      <w:lang w:eastAsia="en-US"/>
                    </w:rPr>
                  </w:rPrChange>
                </w:rPr>
                <w:t>In</w:t>
              </w:r>
            </w:ins>
          </w:p>
        </w:tc>
        <w:tc>
          <w:tcPr>
            <w:tcW w:w="1082" w:type="dxa"/>
            <w:tcPrChange w:id="11714" w:author="Phuong Giang" w:date="2012-02-22T23:32:00Z">
              <w:tcPr>
                <w:tcW w:w="1082" w:type="dxa"/>
              </w:tcPr>
            </w:tcPrChange>
          </w:tcPr>
          <w:p w:rsidR="00751F11" w:rsidRPr="001340DE" w:rsidRDefault="00751F11" w:rsidP="00995D66">
            <w:pPr>
              <w:pStyle w:val="comment"/>
              <w:ind w:left="0"/>
              <w:rPr>
                <w:ins w:id="11715" w:author="Nguyen Ho Hai" w:date="2012-02-22T22:24:00Z"/>
                <w:rFonts w:ascii="Times New Roman" w:hAnsi="Times New Roman" w:cs="Times New Roman"/>
                <w:i w:val="0"/>
                <w:color w:val="auto"/>
                <w:sz w:val="22"/>
                <w:szCs w:val="22"/>
                <w:rPrChange w:id="11716" w:author="Phuong Giang" w:date="2012-02-22T23:42:00Z">
                  <w:rPr>
                    <w:ins w:id="11717" w:author="Nguyen Ho Hai" w:date="2012-02-22T22:24:00Z"/>
                    <w:i w:val="0"/>
                    <w:sz w:val="18"/>
                    <w:szCs w:val="18"/>
                  </w:rPr>
                </w:rPrChange>
              </w:rPr>
            </w:pPr>
          </w:p>
        </w:tc>
        <w:tc>
          <w:tcPr>
            <w:tcW w:w="4512" w:type="dxa"/>
            <w:tcPrChange w:id="11718" w:author="Phuong Giang" w:date="2012-02-22T23:32:00Z">
              <w:tcPr>
                <w:tcW w:w="4512" w:type="dxa"/>
              </w:tcPr>
            </w:tcPrChange>
          </w:tcPr>
          <w:p w:rsidR="00751F11" w:rsidRPr="001340DE" w:rsidRDefault="00751F11" w:rsidP="00995D66">
            <w:pPr>
              <w:pStyle w:val="comment"/>
              <w:ind w:left="0"/>
              <w:rPr>
                <w:ins w:id="11719" w:author="Nguyen Ho Hai" w:date="2012-02-22T22:24:00Z"/>
                <w:rFonts w:ascii="Times New Roman" w:hAnsi="Times New Roman" w:cs="Times New Roman"/>
                <w:i w:val="0"/>
                <w:color w:val="auto"/>
                <w:sz w:val="22"/>
                <w:szCs w:val="22"/>
                <w:rPrChange w:id="11720" w:author="Phuong Giang" w:date="2012-02-22T23:42:00Z">
                  <w:rPr>
                    <w:ins w:id="11721" w:author="Nguyen Ho Hai" w:date="2012-02-22T22:24:00Z"/>
                    <w:i w:val="0"/>
                    <w:color w:val="auto"/>
                    <w:sz w:val="18"/>
                    <w:szCs w:val="18"/>
                  </w:rPr>
                </w:rPrChange>
              </w:rPr>
            </w:pPr>
            <w:ins w:id="11722" w:author="Nguyen Ho Hai" w:date="2012-02-22T22:24:00Z">
              <w:r w:rsidRPr="001340DE">
                <w:rPr>
                  <w:rFonts w:ascii="Times New Roman" w:hAnsi="Times New Roman" w:cs="Times New Roman"/>
                  <w:i w:val="0"/>
                  <w:color w:val="auto"/>
                  <w:sz w:val="22"/>
                  <w:szCs w:val="22"/>
                  <w:rPrChange w:id="11723" w:author="Phuong Giang" w:date="2012-02-22T23:42:00Z">
                    <w:rPr>
                      <w:b/>
                      <w:bCs w:val="0"/>
                      <w:i w:val="0"/>
                      <w:color w:val="auto"/>
                      <w:sz w:val="18"/>
                      <w:szCs w:val="18"/>
                      <w:lang w:eastAsia="en-US"/>
                    </w:rPr>
                  </w:rPrChange>
                </w:rPr>
                <w:t>The parameter used to add to database</w:t>
              </w:r>
            </w:ins>
          </w:p>
        </w:tc>
      </w:tr>
      <w:tr w:rsidR="00751F11" w:rsidRPr="001340DE" w:rsidTr="00F77673">
        <w:trPr>
          <w:ins w:id="11724" w:author="Nguyen Ho Hai" w:date="2012-02-22T22:24:00Z"/>
        </w:trPr>
        <w:tc>
          <w:tcPr>
            <w:tcW w:w="577" w:type="dxa"/>
            <w:tcPrChange w:id="11725" w:author="Phuong Giang" w:date="2012-02-22T23:32:00Z">
              <w:tcPr>
                <w:tcW w:w="577" w:type="dxa"/>
              </w:tcPr>
            </w:tcPrChange>
          </w:tcPr>
          <w:p w:rsidR="00751F11" w:rsidRPr="001340DE" w:rsidRDefault="00751F11" w:rsidP="00995D66">
            <w:pPr>
              <w:pStyle w:val="comment"/>
              <w:ind w:left="0"/>
              <w:rPr>
                <w:ins w:id="11726" w:author="Nguyen Ho Hai" w:date="2012-02-22T22:24:00Z"/>
                <w:rFonts w:ascii="Times New Roman" w:hAnsi="Times New Roman" w:cs="Times New Roman"/>
                <w:i w:val="0"/>
                <w:color w:val="auto"/>
                <w:sz w:val="22"/>
                <w:szCs w:val="22"/>
                <w:rPrChange w:id="11727" w:author="Phuong Giang" w:date="2012-02-22T23:42:00Z">
                  <w:rPr>
                    <w:ins w:id="11728" w:author="Nguyen Ho Hai" w:date="2012-02-22T22:24:00Z"/>
                    <w:i w:val="0"/>
                    <w:color w:val="auto"/>
                    <w:sz w:val="18"/>
                    <w:szCs w:val="18"/>
                  </w:rPr>
                </w:rPrChange>
              </w:rPr>
            </w:pPr>
            <w:ins w:id="11729" w:author="Nguyen Ho Hai" w:date="2012-02-22T22:24:00Z">
              <w:r w:rsidRPr="001340DE">
                <w:rPr>
                  <w:rFonts w:ascii="Times New Roman" w:hAnsi="Times New Roman" w:cs="Times New Roman"/>
                  <w:i w:val="0"/>
                  <w:color w:val="auto"/>
                  <w:sz w:val="22"/>
                  <w:szCs w:val="22"/>
                  <w:rPrChange w:id="11730" w:author="Phuong Giang" w:date="2012-02-22T23:42:00Z">
                    <w:rPr>
                      <w:b/>
                      <w:bCs w:val="0"/>
                      <w:i w:val="0"/>
                      <w:color w:val="auto"/>
                      <w:sz w:val="18"/>
                      <w:szCs w:val="18"/>
                      <w:lang w:eastAsia="en-US"/>
                    </w:rPr>
                  </w:rPrChange>
                </w:rPr>
                <w:t>02</w:t>
              </w:r>
            </w:ins>
          </w:p>
        </w:tc>
        <w:tc>
          <w:tcPr>
            <w:tcW w:w="1356" w:type="dxa"/>
            <w:tcPrChange w:id="11731" w:author="Phuong Giang" w:date="2012-02-22T23:32:00Z">
              <w:tcPr>
                <w:tcW w:w="1356" w:type="dxa"/>
              </w:tcPr>
            </w:tcPrChange>
          </w:tcPr>
          <w:p w:rsidR="00751F11" w:rsidRPr="001340DE" w:rsidRDefault="00751F11" w:rsidP="00995D66">
            <w:pPr>
              <w:pStyle w:val="comment"/>
              <w:ind w:left="0"/>
              <w:rPr>
                <w:ins w:id="11732" w:author="Nguyen Ho Hai" w:date="2012-02-22T22:24:00Z"/>
                <w:rFonts w:ascii="Times New Roman" w:hAnsi="Times New Roman" w:cs="Times New Roman"/>
                <w:i w:val="0"/>
                <w:color w:val="auto"/>
                <w:sz w:val="22"/>
                <w:szCs w:val="22"/>
                <w:rPrChange w:id="11733" w:author="Phuong Giang" w:date="2012-02-22T23:42:00Z">
                  <w:rPr>
                    <w:ins w:id="11734" w:author="Nguyen Ho Hai" w:date="2012-02-22T22:24:00Z"/>
                    <w:i w:val="0"/>
                    <w:color w:val="auto"/>
                    <w:sz w:val="18"/>
                    <w:szCs w:val="18"/>
                  </w:rPr>
                </w:rPrChange>
              </w:rPr>
            </w:pPr>
            <w:ins w:id="11735" w:author="Nguyen Ho Hai" w:date="2012-02-22T22:24:00Z">
              <w:r w:rsidRPr="001340DE">
                <w:rPr>
                  <w:rFonts w:ascii="Times New Roman" w:hAnsi="Times New Roman" w:cs="Times New Roman"/>
                  <w:i w:val="0"/>
                  <w:color w:val="auto"/>
                  <w:sz w:val="22"/>
                  <w:szCs w:val="22"/>
                  <w:rPrChange w:id="11736" w:author="Phuong Giang" w:date="2012-02-22T23:42:00Z">
                    <w:rPr>
                      <w:b/>
                      <w:bCs w:val="0"/>
                      <w:i w:val="0"/>
                      <w:color w:val="auto"/>
                      <w:sz w:val="18"/>
                      <w:szCs w:val="18"/>
                      <w:lang w:eastAsia="en-US"/>
                    </w:rPr>
                  </w:rPrChange>
                </w:rPr>
                <w:t>&lt;return &gt;</w:t>
              </w:r>
            </w:ins>
          </w:p>
        </w:tc>
        <w:tc>
          <w:tcPr>
            <w:tcW w:w="1019" w:type="dxa"/>
            <w:tcPrChange w:id="11737" w:author="Phuong Giang" w:date="2012-02-22T23:32:00Z">
              <w:tcPr>
                <w:tcW w:w="1019" w:type="dxa"/>
              </w:tcPr>
            </w:tcPrChange>
          </w:tcPr>
          <w:p w:rsidR="00751F11" w:rsidRPr="001340DE" w:rsidRDefault="00751F11" w:rsidP="00995D66">
            <w:pPr>
              <w:pStyle w:val="comment"/>
              <w:ind w:left="0"/>
              <w:rPr>
                <w:ins w:id="11738" w:author="Nguyen Ho Hai" w:date="2012-02-22T22:24:00Z"/>
                <w:rFonts w:ascii="Times New Roman" w:hAnsi="Times New Roman" w:cs="Times New Roman"/>
                <w:i w:val="0"/>
                <w:color w:val="auto"/>
                <w:sz w:val="22"/>
                <w:szCs w:val="22"/>
                <w:rPrChange w:id="11739" w:author="Phuong Giang" w:date="2012-02-22T23:42:00Z">
                  <w:rPr>
                    <w:ins w:id="11740" w:author="Nguyen Ho Hai" w:date="2012-02-22T22:24:00Z"/>
                    <w:i w:val="0"/>
                    <w:color w:val="auto"/>
                    <w:sz w:val="18"/>
                    <w:szCs w:val="18"/>
                  </w:rPr>
                </w:rPrChange>
              </w:rPr>
            </w:pPr>
            <w:ins w:id="11741" w:author="Nguyen Ho Hai" w:date="2012-02-22T22:24:00Z">
              <w:r w:rsidRPr="001340DE">
                <w:rPr>
                  <w:rFonts w:ascii="Times New Roman" w:hAnsi="Times New Roman" w:cs="Times New Roman"/>
                  <w:i w:val="0"/>
                  <w:color w:val="auto"/>
                  <w:sz w:val="22"/>
                  <w:szCs w:val="22"/>
                  <w:rPrChange w:id="11742" w:author="Phuong Giang" w:date="2012-02-22T23:42:00Z">
                    <w:rPr>
                      <w:b/>
                      <w:bCs w:val="0"/>
                      <w:i w:val="0"/>
                      <w:color w:val="auto"/>
                      <w:sz w:val="18"/>
                      <w:szCs w:val="18"/>
                      <w:lang w:eastAsia="en-US"/>
                    </w:rPr>
                  </w:rPrChange>
                </w:rPr>
                <w:t>bool</w:t>
              </w:r>
            </w:ins>
          </w:p>
        </w:tc>
        <w:tc>
          <w:tcPr>
            <w:tcW w:w="1019" w:type="dxa"/>
            <w:tcPrChange w:id="11743" w:author="Phuong Giang" w:date="2012-02-22T23:32:00Z">
              <w:tcPr>
                <w:tcW w:w="1019" w:type="dxa"/>
              </w:tcPr>
            </w:tcPrChange>
          </w:tcPr>
          <w:p w:rsidR="00751F11" w:rsidRPr="001340DE" w:rsidRDefault="00751F11" w:rsidP="00995D66">
            <w:pPr>
              <w:pStyle w:val="comment"/>
              <w:ind w:left="0"/>
              <w:rPr>
                <w:ins w:id="11744" w:author="Nguyen Ho Hai" w:date="2012-02-22T22:24:00Z"/>
                <w:rFonts w:ascii="Times New Roman" w:hAnsi="Times New Roman" w:cs="Times New Roman"/>
                <w:i w:val="0"/>
                <w:color w:val="auto"/>
                <w:sz w:val="22"/>
                <w:szCs w:val="22"/>
                <w:rPrChange w:id="11745" w:author="Phuong Giang" w:date="2012-02-22T23:42:00Z">
                  <w:rPr>
                    <w:ins w:id="11746" w:author="Nguyen Ho Hai" w:date="2012-02-22T22:24:00Z"/>
                    <w:i w:val="0"/>
                    <w:color w:val="auto"/>
                    <w:sz w:val="18"/>
                    <w:szCs w:val="18"/>
                  </w:rPr>
                </w:rPrChange>
              </w:rPr>
            </w:pPr>
            <w:ins w:id="11747" w:author="Nguyen Ho Hai" w:date="2012-02-22T22:24:00Z">
              <w:r w:rsidRPr="001340DE">
                <w:rPr>
                  <w:rFonts w:ascii="Times New Roman" w:hAnsi="Times New Roman" w:cs="Times New Roman"/>
                  <w:i w:val="0"/>
                  <w:color w:val="auto"/>
                  <w:sz w:val="22"/>
                  <w:szCs w:val="22"/>
                  <w:rPrChange w:id="11748" w:author="Phuong Giang" w:date="2012-02-22T23:42:00Z">
                    <w:rPr>
                      <w:b/>
                      <w:bCs w:val="0"/>
                      <w:i w:val="0"/>
                      <w:color w:val="auto"/>
                      <w:sz w:val="18"/>
                      <w:szCs w:val="18"/>
                      <w:lang w:eastAsia="en-US"/>
                    </w:rPr>
                  </w:rPrChange>
                </w:rPr>
                <w:t>Out</w:t>
              </w:r>
            </w:ins>
          </w:p>
        </w:tc>
        <w:tc>
          <w:tcPr>
            <w:tcW w:w="1082" w:type="dxa"/>
            <w:tcPrChange w:id="11749" w:author="Phuong Giang" w:date="2012-02-22T23:32:00Z">
              <w:tcPr>
                <w:tcW w:w="1082" w:type="dxa"/>
              </w:tcPr>
            </w:tcPrChange>
          </w:tcPr>
          <w:p w:rsidR="00751F11" w:rsidRPr="001340DE" w:rsidRDefault="00751F11" w:rsidP="00995D66">
            <w:pPr>
              <w:pStyle w:val="comment"/>
              <w:ind w:left="0"/>
              <w:rPr>
                <w:ins w:id="11750" w:author="Nguyen Ho Hai" w:date="2012-02-22T22:24:00Z"/>
                <w:rFonts w:ascii="Times New Roman" w:hAnsi="Times New Roman" w:cs="Times New Roman"/>
                <w:i w:val="0"/>
                <w:color w:val="auto"/>
                <w:sz w:val="22"/>
                <w:szCs w:val="22"/>
                <w:rPrChange w:id="11751" w:author="Phuong Giang" w:date="2012-02-22T23:42:00Z">
                  <w:rPr>
                    <w:ins w:id="11752" w:author="Nguyen Ho Hai" w:date="2012-02-22T22:24:00Z"/>
                    <w:i w:val="0"/>
                    <w:sz w:val="18"/>
                    <w:szCs w:val="18"/>
                  </w:rPr>
                </w:rPrChange>
              </w:rPr>
            </w:pPr>
          </w:p>
        </w:tc>
        <w:tc>
          <w:tcPr>
            <w:tcW w:w="4512" w:type="dxa"/>
            <w:tcPrChange w:id="11753" w:author="Phuong Giang" w:date="2012-02-22T23:32:00Z">
              <w:tcPr>
                <w:tcW w:w="4512" w:type="dxa"/>
              </w:tcPr>
            </w:tcPrChange>
          </w:tcPr>
          <w:p w:rsidR="00751F11" w:rsidRPr="001340DE" w:rsidRDefault="00751F11" w:rsidP="00995D66">
            <w:pPr>
              <w:pStyle w:val="comment"/>
              <w:ind w:left="0"/>
              <w:rPr>
                <w:ins w:id="11754" w:author="Nguyen Ho Hai" w:date="2012-02-22T22:24:00Z"/>
                <w:rFonts w:ascii="Times New Roman" w:hAnsi="Times New Roman" w:cs="Times New Roman"/>
                <w:i w:val="0"/>
                <w:color w:val="auto"/>
                <w:sz w:val="22"/>
                <w:szCs w:val="22"/>
                <w:rPrChange w:id="11755" w:author="Phuong Giang" w:date="2012-02-22T23:42:00Z">
                  <w:rPr>
                    <w:ins w:id="11756" w:author="Nguyen Ho Hai" w:date="2012-02-22T22:24:00Z"/>
                    <w:i w:val="0"/>
                    <w:color w:val="auto"/>
                    <w:sz w:val="18"/>
                    <w:szCs w:val="18"/>
                  </w:rPr>
                </w:rPrChange>
              </w:rPr>
            </w:pPr>
            <w:ins w:id="11757" w:author="Nguyen Ho Hai" w:date="2012-02-22T22:24:00Z">
              <w:r w:rsidRPr="001340DE">
                <w:rPr>
                  <w:rFonts w:ascii="Times New Roman" w:hAnsi="Times New Roman" w:cs="Times New Roman"/>
                  <w:i w:val="0"/>
                  <w:color w:val="auto"/>
                  <w:sz w:val="22"/>
                  <w:szCs w:val="22"/>
                  <w:rPrChange w:id="11758" w:author="Phuong Giang" w:date="2012-02-22T23:42:00Z">
                    <w:rPr>
                      <w:b/>
                      <w:bCs w:val="0"/>
                      <w:i w:val="0"/>
                      <w:color w:val="auto"/>
                      <w:sz w:val="18"/>
                      <w:szCs w:val="18"/>
                      <w:lang w:eastAsia="en-US"/>
                    </w:rPr>
                  </w:rPrChange>
                </w:rPr>
                <w:t>The returned result of method</w:t>
              </w:r>
            </w:ins>
          </w:p>
        </w:tc>
      </w:tr>
    </w:tbl>
    <w:p w:rsidR="00751F11" w:rsidRPr="00D60E4A" w:rsidRDefault="00751F11" w:rsidP="00751F11">
      <w:pPr>
        <w:rPr>
          <w:ins w:id="11759" w:author="Nguyen Ho Hai" w:date="2012-02-22T22:24:00Z"/>
        </w:rPr>
      </w:pPr>
    </w:p>
    <w:p w:rsidR="00751F11" w:rsidRDefault="00751F11" w:rsidP="00751F11">
      <w:pPr>
        <w:pStyle w:val="Heading6"/>
        <w:tabs>
          <w:tab w:val="left" w:pos="4208"/>
        </w:tabs>
        <w:rPr>
          <w:ins w:id="11760" w:author="Nguyen Ho Hai" w:date="2012-02-22T22:24:00Z"/>
        </w:rPr>
      </w:pPr>
      <w:ins w:id="11761" w:author="Nguyen Ho Hai" w:date="2012-02-22T22:24:00Z">
        <w:r>
          <w:t>Delete method</w:t>
        </w:r>
      </w:ins>
    </w:p>
    <w:p w:rsidR="00751F11" w:rsidRDefault="00751F11" w:rsidP="00751F11">
      <w:pPr>
        <w:pStyle w:val="ListParagraph"/>
        <w:numPr>
          <w:ilvl w:val="0"/>
          <w:numId w:val="11"/>
        </w:numPr>
        <w:autoSpaceDE w:val="0"/>
        <w:autoSpaceDN w:val="0"/>
        <w:adjustRightInd w:val="0"/>
        <w:spacing w:after="0" w:line="240" w:lineRule="auto"/>
        <w:rPr>
          <w:ins w:id="11762" w:author="HungNguyen" w:date="2012-04-17T09:06:00Z"/>
          <w:rFonts w:ascii="Cambria" w:eastAsia="MS Gothic" w:hAnsi="Cambria"/>
          <w:b/>
          <w:bCs/>
          <w:i/>
          <w:iCs/>
          <w:color w:val="4F81BD"/>
        </w:rPr>
      </w:pPr>
      <w:ins w:id="11763" w:author="Nguyen Ho Hai" w:date="2012-02-22T22:24:00Z">
        <w:r w:rsidRPr="00D60E4A">
          <w:rPr>
            <w:rFonts w:ascii="Cambria" w:eastAsia="MS Gothic" w:hAnsi="Cambria"/>
            <w:b/>
            <w:bCs/>
            <w:i/>
            <w:iCs/>
            <w:color w:val="4F81BD"/>
          </w:rPr>
          <w:t xml:space="preserve">Method Declaration:   </w:t>
        </w:r>
      </w:ins>
    </w:p>
    <w:p w:rsidR="00C70D05" w:rsidRPr="00D60E4A" w:rsidRDefault="00C70D05" w:rsidP="00751F11">
      <w:pPr>
        <w:pStyle w:val="ListParagraph"/>
        <w:numPr>
          <w:ilvl w:val="0"/>
          <w:numId w:val="11"/>
        </w:numPr>
        <w:autoSpaceDE w:val="0"/>
        <w:autoSpaceDN w:val="0"/>
        <w:adjustRightInd w:val="0"/>
        <w:spacing w:after="0" w:line="240" w:lineRule="auto"/>
        <w:rPr>
          <w:ins w:id="11764" w:author="Nguyen Ho Hai" w:date="2012-02-22T22:24:00Z"/>
          <w:rFonts w:ascii="Cambria" w:eastAsia="MS Gothic" w:hAnsi="Cambria"/>
          <w:b/>
          <w:bCs/>
          <w:i/>
          <w:iCs/>
          <w:color w:val="4F81BD"/>
        </w:rPr>
      </w:pPr>
    </w:p>
    <w:p w:rsidR="00C70D05" w:rsidRPr="00C70D05" w:rsidRDefault="00C70D05">
      <w:pPr>
        <w:pStyle w:val="ListParagraph"/>
        <w:autoSpaceDE w:val="0"/>
        <w:autoSpaceDN w:val="0"/>
        <w:adjustRightInd w:val="0"/>
        <w:spacing w:after="0" w:line="240" w:lineRule="auto"/>
        <w:ind w:firstLine="720"/>
        <w:rPr>
          <w:ins w:id="11765" w:author="HungNguyen" w:date="2012-04-17T09:06:00Z"/>
          <w:rFonts w:ascii="Consolas" w:eastAsiaTheme="minorEastAsia" w:hAnsi="Consolas" w:cs="Consolas"/>
          <w:sz w:val="19"/>
          <w:szCs w:val="19"/>
          <w:lang w:eastAsia="ja-JP"/>
        </w:rPr>
        <w:pPrChange w:id="11766" w:author="HungNguyen" w:date="2012-04-17T09:06:00Z">
          <w:pPr>
            <w:pStyle w:val="ListParagraph"/>
            <w:numPr>
              <w:numId w:val="11"/>
            </w:numPr>
            <w:autoSpaceDE w:val="0"/>
            <w:autoSpaceDN w:val="0"/>
            <w:adjustRightInd w:val="0"/>
            <w:spacing w:after="0" w:line="240" w:lineRule="auto"/>
            <w:ind w:hanging="360"/>
          </w:pPr>
        </w:pPrChange>
      </w:pPr>
      <w:proofErr w:type="spellStart"/>
      <w:proofErr w:type="gramStart"/>
      <w:ins w:id="11767" w:author="HungNguyen" w:date="2012-04-17T09:06:00Z">
        <w:r w:rsidRPr="00C70D05">
          <w:rPr>
            <w:rFonts w:ascii="Consolas" w:eastAsiaTheme="minorEastAsia" w:hAnsi="Consolas" w:cs="Consolas"/>
            <w:color w:val="0000FF"/>
            <w:sz w:val="19"/>
            <w:szCs w:val="19"/>
            <w:lang w:eastAsia="ja-JP"/>
          </w:rPr>
          <w:t>bool</w:t>
        </w:r>
        <w:proofErr w:type="spellEnd"/>
        <w:proofErr w:type="gramEnd"/>
        <w:r w:rsidRPr="00C70D05">
          <w:rPr>
            <w:rFonts w:ascii="Consolas" w:eastAsiaTheme="minorEastAsia" w:hAnsi="Consolas" w:cs="Consolas"/>
            <w:sz w:val="19"/>
            <w:szCs w:val="19"/>
            <w:lang w:eastAsia="ja-JP"/>
          </w:rPr>
          <w:t xml:space="preserve"> Delete(</w:t>
        </w:r>
        <w:proofErr w:type="spellStart"/>
        <w:r w:rsidRPr="00C70D05">
          <w:rPr>
            <w:rFonts w:ascii="Consolas" w:eastAsiaTheme="minorEastAsia" w:hAnsi="Consolas" w:cs="Consolas"/>
            <w:color w:val="2B91AF"/>
            <w:sz w:val="19"/>
            <w:szCs w:val="19"/>
            <w:lang w:eastAsia="ja-JP"/>
          </w:rPr>
          <w:t>IData</w:t>
        </w:r>
        <w:proofErr w:type="spellEnd"/>
        <w:r w:rsidRPr="00C70D05">
          <w:rPr>
            <w:rFonts w:ascii="Consolas" w:eastAsiaTheme="minorEastAsia" w:hAnsi="Consolas" w:cs="Consolas"/>
            <w:sz w:val="19"/>
            <w:szCs w:val="19"/>
            <w:lang w:eastAsia="ja-JP"/>
          </w:rPr>
          <w:t xml:space="preserve"> item);</w:t>
        </w:r>
      </w:ins>
    </w:p>
    <w:p w:rsidR="00751F11" w:rsidRPr="00C32B95" w:rsidDel="00C70D05" w:rsidRDefault="00751F11">
      <w:pPr>
        <w:autoSpaceDE w:val="0"/>
        <w:autoSpaceDN w:val="0"/>
        <w:adjustRightInd w:val="0"/>
        <w:spacing w:after="0" w:line="240" w:lineRule="auto"/>
        <w:ind w:left="720" w:firstLine="720"/>
        <w:rPr>
          <w:ins w:id="11768" w:author="Nguyen Ho Hai" w:date="2012-02-22T22:24:00Z"/>
          <w:del w:id="11769" w:author="HungNguyen" w:date="2012-04-17T09:06:00Z"/>
          <w:rFonts w:ascii="Consolas" w:eastAsiaTheme="minorEastAsia" w:hAnsi="Consolas" w:cs="Consolas"/>
          <w:sz w:val="19"/>
          <w:szCs w:val="19"/>
          <w:lang w:eastAsia="ja-JP"/>
        </w:rPr>
        <w:pPrChange w:id="11770" w:author="Nguyen Ho Hai" w:date="2012-02-22T22:26:00Z">
          <w:pPr>
            <w:autoSpaceDE w:val="0"/>
            <w:autoSpaceDN w:val="0"/>
            <w:adjustRightInd w:val="0"/>
            <w:spacing w:after="0" w:line="240" w:lineRule="auto"/>
            <w:ind w:firstLine="720"/>
          </w:pPr>
        </w:pPrChange>
      </w:pPr>
      <w:ins w:id="11771" w:author="Nguyen Ho Hai" w:date="2012-02-22T22:24:00Z">
        <w:del w:id="11772" w:author="HungNguyen" w:date="2012-04-17T09:06:00Z">
          <w:r w:rsidDel="00C70D05">
            <w:rPr>
              <w:rFonts w:ascii="Tahoma" w:eastAsiaTheme="minorEastAsia" w:hAnsi="Tahoma" w:cs="Tahoma"/>
              <w:sz w:val="20"/>
              <w:szCs w:val="20"/>
              <w:lang w:eastAsia="ja-JP"/>
            </w:rPr>
            <w:delText>bool Delete(Object obj)</w:delText>
          </w:r>
        </w:del>
      </w:ins>
    </w:p>
    <w:p w:rsidR="00751F11" w:rsidRDefault="00751F11" w:rsidP="00751F11">
      <w:pPr>
        <w:autoSpaceDE w:val="0"/>
        <w:autoSpaceDN w:val="0"/>
        <w:adjustRightInd w:val="0"/>
        <w:spacing w:after="0" w:line="240" w:lineRule="auto"/>
        <w:rPr>
          <w:ins w:id="11773"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1774" w:author="Nguyen Ho Hai" w:date="2012-02-22T22:24:00Z"/>
          <w:rFonts w:ascii="Cambria" w:eastAsia="MS Gothic" w:hAnsi="Cambria"/>
          <w:b/>
          <w:bCs/>
          <w:i/>
          <w:iCs/>
          <w:color w:val="4F81BD"/>
        </w:rPr>
      </w:pPr>
      <w:ins w:id="11775" w:author="Nguyen Ho Hai" w:date="2012-02-22T22:24:00Z">
        <w:r w:rsidRPr="00D60E4A">
          <w:rPr>
            <w:rFonts w:ascii="Cambria" w:eastAsia="MS Gothic" w:hAnsi="Cambria"/>
            <w:b/>
            <w:bCs/>
            <w:i/>
            <w:iCs/>
            <w:color w:val="4F81BD"/>
          </w:rPr>
          <w:t>Method Description:</w:t>
        </w:r>
      </w:ins>
    </w:p>
    <w:p w:rsidR="00751F11" w:rsidRDefault="00751F11" w:rsidP="00751F11">
      <w:pPr>
        <w:pStyle w:val="comment"/>
        <w:ind w:firstLine="720"/>
        <w:rPr>
          <w:ins w:id="11776" w:author="Nguyen Ho Hai" w:date="2012-02-22T22:24:00Z"/>
          <w:i w:val="0"/>
          <w:color w:val="auto"/>
          <w:sz w:val="18"/>
          <w:szCs w:val="18"/>
        </w:rPr>
      </w:pPr>
      <w:ins w:id="11777" w:author="Nguyen Ho Hai" w:date="2012-02-22T22:24:00Z">
        <w:r w:rsidRPr="005027D1">
          <w:rPr>
            <w:i w:val="0"/>
            <w:color w:val="auto"/>
            <w:sz w:val="18"/>
            <w:szCs w:val="18"/>
          </w:rPr>
          <w:t>Delete item from database. This method return True if delete successfully, False if otherwise</w:t>
        </w:r>
      </w:ins>
    </w:p>
    <w:p w:rsidR="00751F11" w:rsidRPr="00D60E4A" w:rsidRDefault="00751F11" w:rsidP="00751F11">
      <w:pPr>
        <w:pStyle w:val="comment"/>
        <w:numPr>
          <w:ilvl w:val="0"/>
          <w:numId w:val="11"/>
        </w:numPr>
        <w:rPr>
          <w:ins w:id="11778" w:author="Nguyen Ho Hai" w:date="2012-02-22T22:24:00Z"/>
          <w:rFonts w:ascii="Cambria" w:eastAsia="MS Gothic" w:hAnsi="Cambria" w:cs="Times New Roman"/>
          <w:b/>
          <w:iCs/>
          <w:snapToGrid/>
          <w:color w:val="4F81BD"/>
          <w:sz w:val="22"/>
          <w:szCs w:val="22"/>
          <w:lang w:eastAsia="en-US"/>
        </w:rPr>
      </w:pPr>
      <w:ins w:id="11779" w:author="Nguyen Ho Hai" w:date="2012-02-22T22:24:00Z">
        <w:del w:id="11780" w:author="Phuong Giang" w:date="2012-02-23T00:02:00Z">
          <w:r w:rsidRPr="00D60E4A" w:rsidDel="001669BE">
            <w:rPr>
              <w:rFonts w:ascii="Cambria" w:eastAsia="MS Gothic" w:hAnsi="Cambria" w:cs="Times New Roman" w:hint="eastAsia"/>
              <w:b/>
              <w:iCs/>
              <w:snapToGrid/>
              <w:color w:val="4F81BD"/>
              <w:sz w:val="22"/>
              <w:szCs w:val="22"/>
              <w:lang w:eastAsia="en-US"/>
            </w:rPr>
            <w:delText>Parameters &amp; return</w:delText>
          </w:r>
        </w:del>
      </w:ins>
      <w:ins w:id="11781" w:author="Phuong Giang" w:date="2012-02-23T00:02:00Z">
        <w:r w:rsidR="001669BE"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782" w:author="Phuong Giang" w:date="2012-02-22T23:32:00Z">
          <w:tblPr>
            <w:tblW w:w="49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019"/>
        <w:gridCol w:w="1019"/>
        <w:gridCol w:w="1082"/>
        <w:gridCol w:w="4512"/>
        <w:tblGridChange w:id="11783">
          <w:tblGrid>
            <w:gridCol w:w="577"/>
            <w:gridCol w:w="1356"/>
            <w:gridCol w:w="1019"/>
            <w:gridCol w:w="1019"/>
            <w:gridCol w:w="1082"/>
            <w:gridCol w:w="4512"/>
          </w:tblGrid>
        </w:tblGridChange>
      </w:tblGrid>
      <w:tr w:rsidR="00751F11" w:rsidTr="00F77673">
        <w:trPr>
          <w:cnfStyle w:val="100000000000" w:firstRow="1" w:lastRow="0" w:firstColumn="0" w:lastColumn="0" w:oddVBand="0" w:evenVBand="0" w:oddHBand="0" w:evenHBand="0" w:firstRowFirstColumn="0" w:firstRowLastColumn="0" w:lastRowFirstColumn="0" w:lastRowLastColumn="0"/>
          <w:ins w:id="11784" w:author="Nguyen Ho Hai" w:date="2012-02-22T22:24:00Z"/>
        </w:trPr>
        <w:tc>
          <w:tcPr>
            <w:tcW w:w="577" w:type="dxa"/>
            <w:tcPrChange w:id="11785"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786" w:author="Nguyen Ho Hai" w:date="2012-02-22T22:24:00Z"/>
                <w:b w:val="0"/>
                <w:lang w:eastAsia="ja-JP"/>
                <w:rPrChange w:id="11787" w:author="Phuong Giang" w:date="2012-02-22T23:41:00Z">
                  <w:rPr>
                    <w:ins w:id="11788" w:author="Nguyen Ho Hai" w:date="2012-02-22T22:24:00Z"/>
                    <w:b/>
                    <w:bCs w:val="0"/>
                    <w:color w:val="800000"/>
                  </w:rPr>
                </w:rPrChange>
              </w:rPr>
              <w:pPrChange w:id="1178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790" w:author="Nguyen Ho Hai" w:date="2012-02-22T22:24:00Z">
              <w:r w:rsidRPr="00D229E5">
                <w:rPr>
                  <w:rFonts w:ascii="Tahoma" w:eastAsia="MS Mincho" w:hAnsi="Tahoma" w:cs="Arial"/>
                  <w:b w:val="0"/>
                  <w:snapToGrid w:val="0"/>
                  <w:color w:val="auto"/>
                  <w:sz w:val="20"/>
                  <w:szCs w:val="20"/>
                  <w:lang w:eastAsia="ja-JP"/>
                  <w:rPrChange w:id="11791" w:author="Phuong Giang" w:date="2012-02-22T23:41:00Z">
                    <w:rPr>
                      <w:b/>
                      <w:color w:val="800000"/>
                    </w:rPr>
                  </w:rPrChange>
                </w:rPr>
                <w:lastRenderedPageBreak/>
                <w:t>No</w:t>
              </w:r>
            </w:ins>
          </w:p>
        </w:tc>
        <w:tc>
          <w:tcPr>
            <w:tcW w:w="1356" w:type="dxa"/>
            <w:tcPrChange w:id="11792"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793" w:author="Nguyen Ho Hai" w:date="2012-02-22T22:24:00Z"/>
                <w:b w:val="0"/>
                <w:lang w:eastAsia="ja-JP"/>
                <w:rPrChange w:id="11794" w:author="Phuong Giang" w:date="2012-02-22T23:41:00Z">
                  <w:rPr>
                    <w:ins w:id="11795" w:author="Nguyen Ho Hai" w:date="2012-02-22T22:24:00Z"/>
                    <w:b/>
                    <w:bCs w:val="0"/>
                    <w:color w:val="800000"/>
                    <w:lang w:eastAsia="ja-JP"/>
                  </w:rPr>
                </w:rPrChange>
              </w:rPr>
              <w:pPrChange w:id="1179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797" w:author="Nguyen Ho Hai" w:date="2012-02-22T22:24:00Z">
              <w:r w:rsidRPr="00D229E5">
                <w:rPr>
                  <w:rFonts w:ascii="Tahoma" w:eastAsia="MS Mincho" w:hAnsi="Tahoma" w:cs="Arial"/>
                  <w:b w:val="0"/>
                  <w:snapToGrid w:val="0"/>
                  <w:color w:val="auto"/>
                  <w:sz w:val="20"/>
                  <w:szCs w:val="20"/>
                  <w:lang w:eastAsia="ja-JP"/>
                  <w:rPrChange w:id="11798" w:author="Phuong Giang" w:date="2012-02-22T23:41:00Z">
                    <w:rPr>
                      <w:b/>
                      <w:color w:val="800000"/>
                      <w:lang w:eastAsia="ja-JP"/>
                    </w:rPr>
                  </w:rPrChange>
                </w:rPr>
                <w:t>Parameter</w:t>
              </w:r>
            </w:ins>
          </w:p>
        </w:tc>
        <w:tc>
          <w:tcPr>
            <w:tcW w:w="1019" w:type="dxa"/>
            <w:tcPrChange w:id="11799"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800" w:author="Nguyen Ho Hai" w:date="2012-02-22T22:24:00Z"/>
                <w:b w:val="0"/>
                <w:lang w:eastAsia="ja-JP"/>
                <w:rPrChange w:id="11801" w:author="Phuong Giang" w:date="2012-02-22T23:41:00Z">
                  <w:rPr>
                    <w:ins w:id="11802" w:author="Nguyen Ho Hai" w:date="2012-02-22T22:24:00Z"/>
                    <w:b/>
                    <w:bCs w:val="0"/>
                    <w:color w:val="800000"/>
                    <w:lang w:eastAsia="ja-JP"/>
                  </w:rPr>
                </w:rPrChange>
              </w:rPr>
              <w:pPrChange w:id="1180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804" w:author="Nguyen Ho Hai" w:date="2012-02-22T22:24:00Z">
              <w:r w:rsidRPr="00D229E5">
                <w:rPr>
                  <w:rFonts w:ascii="Tahoma" w:eastAsia="MS Mincho" w:hAnsi="Tahoma" w:cs="Arial"/>
                  <w:b w:val="0"/>
                  <w:snapToGrid w:val="0"/>
                  <w:color w:val="auto"/>
                  <w:sz w:val="20"/>
                  <w:szCs w:val="20"/>
                  <w:lang w:eastAsia="ja-JP"/>
                  <w:rPrChange w:id="11805" w:author="Phuong Giang" w:date="2012-02-22T23:41:00Z">
                    <w:rPr>
                      <w:b/>
                      <w:color w:val="800000"/>
                      <w:lang w:eastAsia="ja-JP"/>
                    </w:rPr>
                  </w:rPrChange>
                </w:rPr>
                <w:t>Type</w:t>
              </w:r>
            </w:ins>
          </w:p>
        </w:tc>
        <w:tc>
          <w:tcPr>
            <w:tcW w:w="1019" w:type="dxa"/>
            <w:tcPrChange w:id="11806"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807" w:author="Nguyen Ho Hai" w:date="2012-02-22T22:24:00Z"/>
                <w:b w:val="0"/>
                <w:lang w:eastAsia="ja-JP"/>
                <w:rPrChange w:id="11808" w:author="Phuong Giang" w:date="2012-02-22T23:41:00Z">
                  <w:rPr>
                    <w:ins w:id="11809" w:author="Nguyen Ho Hai" w:date="2012-02-22T22:24:00Z"/>
                    <w:b/>
                    <w:bCs w:val="0"/>
                    <w:color w:val="800000"/>
                    <w:lang w:eastAsia="ja-JP"/>
                  </w:rPr>
                </w:rPrChange>
              </w:rPr>
              <w:pPrChange w:id="1181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811" w:author="Nguyen Ho Hai" w:date="2012-02-22T22:24:00Z">
              <w:r w:rsidRPr="00D229E5">
                <w:rPr>
                  <w:rFonts w:ascii="Tahoma" w:eastAsia="MS Mincho" w:hAnsi="Tahoma" w:cs="Arial"/>
                  <w:b w:val="0"/>
                  <w:snapToGrid w:val="0"/>
                  <w:color w:val="auto"/>
                  <w:sz w:val="20"/>
                  <w:szCs w:val="20"/>
                  <w:lang w:eastAsia="ja-JP"/>
                  <w:rPrChange w:id="11812" w:author="Phuong Giang" w:date="2012-02-22T23:41:00Z">
                    <w:rPr>
                      <w:b/>
                      <w:color w:val="800000"/>
                      <w:lang w:eastAsia="ja-JP"/>
                    </w:rPr>
                  </w:rPrChange>
                </w:rPr>
                <w:t>In/out</w:t>
              </w:r>
            </w:ins>
          </w:p>
        </w:tc>
        <w:tc>
          <w:tcPr>
            <w:tcW w:w="1082" w:type="dxa"/>
            <w:tcPrChange w:id="11813"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814" w:author="Nguyen Ho Hai" w:date="2012-02-22T22:24:00Z"/>
                <w:b w:val="0"/>
                <w:lang w:eastAsia="ja-JP"/>
                <w:rPrChange w:id="11815" w:author="Phuong Giang" w:date="2012-02-22T23:41:00Z">
                  <w:rPr>
                    <w:ins w:id="11816" w:author="Nguyen Ho Hai" w:date="2012-02-22T22:24:00Z"/>
                    <w:b/>
                    <w:bCs w:val="0"/>
                    <w:color w:val="800000"/>
                    <w:lang w:eastAsia="ja-JP"/>
                  </w:rPr>
                </w:rPrChange>
              </w:rPr>
              <w:pPrChange w:id="11817"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818" w:author="Nguyen Ho Hai" w:date="2012-02-22T22:24:00Z">
              <w:r w:rsidRPr="00D229E5">
                <w:rPr>
                  <w:rFonts w:ascii="Tahoma" w:eastAsia="MS Mincho" w:hAnsi="Tahoma" w:cs="Arial"/>
                  <w:b w:val="0"/>
                  <w:snapToGrid w:val="0"/>
                  <w:color w:val="auto"/>
                  <w:sz w:val="20"/>
                  <w:szCs w:val="20"/>
                  <w:lang w:eastAsia="ja-JP"/>
                  <w:rPrChange w:id="11819" w:author="Phuong Giang" w:date="2012-02-22T23:41:00Z">
                    <w:rPr>
                      <w:b/>
                      <w:color w:val="800000"/>
                      <w:lang w:eastAsia="ja-JP"/>
                    </w:rPr>
                  </w:rPrChange>
                </w:rPr>
                <w:t>Default</w:t>
              </w:r>
            </w:ins>
          </w:p>
        </w:tc>
        <w:tc>
          <w:tcPr>
            <w:tcW w:w="4512" w:type="dxa"/>
            <w:tcPrChange w:id="11820"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821" w:author="Nguyen Ho Hai" w:date="2012-02-22T22:24:00Z"/>
                <w:b w:val="0"/>
                <w:lang w:eastAsia="ja-JP"/>
                <w:rPrChange w:id="11822" w:author="Phuong Giang" w:date="2012-02-22T23:41:00Z">
                  <w:rPr>
                    <w:ins w:id="11823" w:author="Nguyen Ho Hai" w:date="2012-02-22T22:24:00Z"/>
                    <w:b/>
                    <w:bCs w:val="0"/>
                    <w:color w:val="800000"/>
                    <w:lang w:eastAsia="ja-JP"/>
                  </w:rPr>
                </w:rPrChange>
              </w:rPr>
              <w:pPrChange w:id="11824"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825" w:author="Nguyen Ho Hai" w:date="2012-02-22T22:24:00Z">
              <w:r w:rsidRPr="00D229E5">
                <w:rPr>
                  <w:rFonts w:ascii="Tahoma" w:eastAsia="MS Mincho" w:hAnsi="Tahoma" w:cs="Arial"/>
                  <w:b w:val="0"/>
                  <w:snapToGrid w:val="0"/>
                  <w:color w:val="auto"/>
                  <w:sz w:val="20"/>
                  <w:szCs w:val="20"/>
                  <w:lang w:eastAsia="ja-JP"/>
                  <w:rPrChange w:id="11826" w:author="Phuong Giang" w:date="2012-02-22T23:41:00Z">
                    <w:rPr>
                      <w:b/>
                      <w:color w:val="800000"/>
                      <w:lang w:eastAsia="ja-JP"/>
                    </w:rPr>
                  </w:rPrChange>
                </w:rPr>
                <w:t>Description</w:t>
              </w:r>
            </w:ins>
          </w:p>
        </w:tc>
      </w:tr>
      <w:tr w:rsidR="00751F11" w:rsidRPr="001340DE" w:rsidTr="00F77673">
        <w:trPr>
          <w:ins w:id="11827" w:author="Nguyen Ho Hai" w:date="2012-02-22T22:24:00Z"/>
        </w:trPr>
        <w:tc>
          <w:tcPr>
            <w:tcW w:w="577" w:type="dxa"/>
            <w:tcPrChange w:id="11828" w:author="Phuong Giang" w:date="2012-02-22T23:32:00Z">
              <w:tcPr>
                <w:tcW w:w="577" w:type="dxa"/>
              </w:tcPr>
            </w:tcPrChange>
          </w:tcPr>
          <w:p w:rsidR="00751F11" w:rsidRPr="001340DE" w:rsidRDefault="00751F11" w:rsidP="00995D66">
            <w:pPr>
              <w:pStyle w:val="comment"/>
              <w:ind w:left="0"/>
              <w:rPr>
                <w:ins w:id="11829" w:author="Nguyen Ho Hai" w:date="2012-02-22T22:24:00Z"/>
                <w:rFonts w:ascii="Times New Roman" w:hAnsi="Times New Roman" w:cs="Times New Roman"/>
                <w:i w:val="0"/>
                <w:color w:val="auto"/>
                <w:sz w:val="22"/>
                <w:szCs w:val="22"/>
                <w:rPrChange w:id="11830" w:author="Phuong Giang" w:date="2012-02-22T23:42:00Z">
                  <w:rPr>
                    <w:ins w:id="11831" w:author="Nguyen Ho Hai" w:date="2012-02-22T22:24:00Z"/>
                    <w:i w:val="0"/>
                    <w:color w:val="auto"/>
                    <w:sz w:val="18"/>
                    <w:szCs w:val="18"/>
                  </w:rPr>
                </w:rPrChange>
              </w:rPr>
            </w:pPr>
            <w:ins w:id="11832" w:author="Nguyen Ho Hai" w:date="2012-02-22T22:24:00Z">
              <w:r w:rsidRPr="001340DE">
                <w:rPr>
                  <w:rFonts w:ascii="Times New Roman" w:hAnsi="Times New Roman" w:cs="Times New Roman"/>
                  <w:i w:val="0"/>
                  <w:color w:val="auto"/>
                  <w:sz w:val="22"/>
                  <w:szCs w:val="22"/>
                  <w:rPrChange w:id="11833" w:author="Phuong Giang" w:date="2012-02-22T23:42:00Z">
                    <w:rPr>
                      <w:b/>
                      <w:bCs w:val="0"/>
                      <w:i w:val="0"/>
                      <w:color w:val="auto"/>
                      <w:sz w:val="18"/>
                      <w:szCs w:val="18"/>
                      <w:lang w:eastAsia="en-US"/>
                    </w:rPr>
                  </w:rPrChange>
                </w:rPr>
                <w:t>01</w:t>
              </w:r>
            </w:ins>
          </w:p>
        </w:tc>
        <w:tc>
          <w:tcPr>
            <w:tcW w:w="1356" w:type="dxa"/>
            <w:tcPrChange w:id="11834" w:author="Phuong Giang" w:date="2012-02-22T23:32:00Z">
              <w:tcPr>
                <w:tcW w:w="1356" w:type="dxa"/>
              </w:tcPr>
            </w:tcPrChange>
          </w:tcPr>
          <w:p w:rsidR="00751F11" w:rsidRPr="001340DE" w:rsidRDefault="00751F11" w:rsidP="00995D66">
            <w:pPr>
              <w:pStyle w:val="comment"/>
              <w:ind w:left="0"/>
              <w:rPr>
                <w:ins w:id="11835" w:author="Nguyen Ho Hai" w:date="2012-02-22T22:24:00Z"/>
                <w:rFonts w:ascii="Times New Roman" w:hAnsi="Times New Roman" w:cs="Times New Roman"/>
                <w:i w:val="0"/>
                <w:color w:val="auto"/>
                <w:sz w:val="22"/>
                <w:szCs w:val="22"/>
                <w:rPrChange w:id="11836" w:author="Phuong Giang" w:date="2012-02-22T23:42:00Z">
                  <w:rPr>
                    <w:ins w:id="11837" w:author="Nguyen Ho Hai" w:date="2012-02-22T22:24:00Z"/>
                    <w:i w:val="0"/>
                    <w:color w:val="auto"/>
                    <w:sz w:val="18"/>
                    <w:szCs w:val="18"/>
                  </w:rPr>
                </w:rPrChange>
              </w:rPr>
            </w:pPr>
            <w:proofErr w:type="spellStart"/>
            <w:ins w:id="11838" w:author="Nguyen Ho Hai" w:date="2012-02-22T22:24:00Z">
              <w:r w:rsidRPr="001340DE">
                <w:rPr>
                  <w:rFonts w:ascii="Times New Roman" w:hAnsi="Times New Roman" w:cs="Times New Roman"/>
                  <w:i w:val="0"/>
                  <w:color w:val="auto"/>
                  <w:sz w:val="22"/>
                  <w:szCs w:val="22"/>
                  <w:rPrChange w:id="11839" w:author="Phuong Giang" w:date="2012-02-22T23:42:00Z">
                    <w:rPr>
                      <w:b/>
                      <w:bCs w:val="0"/>
                      <w:i w:val="0"/>
                      <w:color w:val="auto"/>
                      <w:sz w:val="18"/>
                      <w:szCs w:val="18"/>
                      <w:lang w:eastAsia="en-US"/>
                    </w:rPr>
                  </w:rPrChange>
                </w:rPr>
                <w:t>obj</w:t>
              </w:r>
              <w:proofErr w:type="spellEnd"/>
            </w:ins>
          </w:p>
        </w:tc>
        <w:tc>
          <w:tcPr>
            <w:tcW w:w="1019" w:type="dxa"/>
            <w:tcPrChange w:id="11840" w:author="Phuong Giang" w:date="2012-02-22T23:32:00Z">
              <w:tcPr>
                <w:tcW w:w="1019" w:type="dxa"/>
              </w:tcPr>
            </w:tcPrChange>
          </w:tcPr>
          <w:p w:rsidR="00751F11" w:rsidRPr="001340DE" w:rsidRDefault="00751F11" w:rsidP="00995D66">
            <w:pPr>
              <w:pStyle w:val="comment"/>
              <w:ind w:left="0"/>
              <w:rPr>
                <w:ins w:id="11841" w:author="Nguyen Ho Hai" w:date="2012-02-22T22:24:00Z"/>
                <w:rFonts w:ascii="Times New Roman" w:hAnsi="Times New Roman" w:cs="Times New Roman"/>
                <w:i w:val="0"/>
                <w:color w:val="auto"/>
                <w:sz w:val="22"/>
                <w:szCs w:val="22"/>
                <w:rPrChange w:id="11842" w:author="Phuong Giang" w:date="2012-02-22T23:42:00Z">
                  <w:rPr>
                    <w:ins w:id="11843" w:author="Nguyen Ho Hai" w:date="2012-02-22T22:24:00Z"/>
                    <w:i w:val="0"/>
                    <w:color w:val="auto"/>
                    <w:sz w:val="18"/>
                    <w:szCs w:val="18"/>
                  </w:rPr>
                </w:rPrChange>
              </w:rPr>
            </w:pPr>
            <w:ins w:id="11844" w:author="Nguyen Ho Hai" w:date="2012-02-22T22:24:00Z">
              <w:r w:rsidRPr="001340DE">
                <w:rPr>
                  <w:rFonts w:ascii="Times New Roman" w:hAnsi="Times New Roman" w:cs="Times New Roman"/>
                  <w:i w:val="0"/>
                  <w:color w:val="auto"/>
                  <w:sz w:val="22"/>
                  <w:szCs w:val="22"/>
                  <w:rPrChange w:id="11845" w:author="Phuong Giang" w:date="2012-02-22T23:42:00Z">
                    <w:rPr>
                      <w:b/>
                      <w:bCs w:val="0"/>
                      <w:i w:val="0"/>
                      <w:color w:val="auto"/>
                      <w:sz w:val="18"/>
                      <w:szCs w:val="18"/>
                      <w:lang w:eastAsia="en-US"/>
                    </w:rPr>
                  </w:rPrChange>
                </w:rPr>
                <w:t>Object</w:t>
              </w:r>
            </w:ins>
          </w:p>
        </w:tc>
        <w:tc>
          <w:tcPr>
            <w:tcW w:w="1019" w:type="dxa"/>
            <w:tcPrChange w:id="11846" w:author="Phuong Giang" w:date="2012-02-22T23:32:00Z">
              <w:tcPr>
                <w:tcW w:w="1019" w:type="dxa"/>
              </w:tcPr>
            </w:tcPrChange>
          </w:tcPr>
          <w:p w:rsidR="00751F11" w:rsidRPr="001340DE" w:rsidRDefault="00751F11" w:rsidP="00995D66">
            <w:pPr>
              <w:pStyle w:val="comment"/>
              <w:ind w:left="0"/>
              <w:rPr>
                <w:ins w:id="11847" w:author="Nguyen Ho Hai" w:date="2012-02-22T22:24:00Z"/>
                <w:rFonts w:ascii="Times New Roman" w:hAnsi="Times New Roman" w:cs="Times New Roman"/>
                <w:i w:val="0"/>
                <w:color w:val="auto"/>
                <w:sz w:val="22"/>
                <w:szCs w:val="22"/>
                <w:rPrChange w:id="11848" w:author="Phuong Giang" w:date="2012-02-22T23:42:00Z">
                  <w:rPr>
                    <w:ins w:id="11849" w:author="Nguyen Ho Hai" w:date="2012-02-22T22:24:00Z"/>
                    <w:i w:val="0"/>
                    <w:color w:val="auto"/>
                    <w:sz w:val="18"/>
                    <w:szCs w:val="18"/>
                  </w:rPr>
                </w:rPrChange>
              </w:rPr>
            </w:pPr>
            <w:ins w:id="11850" w:author="Nguyen Ho Hai" w:date="2012-02-22T22:24:00Z">
              <w:r w:rsidRPr="001340DE">
                <w:rPr>
                  <w:rFonts w:ascii="Times New Roman" w:hAnsi="Times New Roman" w:cs="Times New Roman"/>
                  <w:i w:val="0"/>
                  <w:color w:val="auto"/>
                  <w:sz w:val="22"/>
                  <w:szCs w:val="22"/>
                  <w:rPrChange w:id="11851" w:author="Phuong Giang" w:date="2012-02-22T23:42:00Z">
                    <w:rPr>
                      <w:b/>
                      <w:bCs w:val="0"/>
                      <w:i w:val="0"/>
                      <w:color w:val="auto"/>
                      <w:sz w:val="18"/>
                      <w:szCs w:val="18"/>
                      <w:lang w:eastAsia="en-US"/>
                    </w:rPr>
                  </w:rPrChange>
                </w:rPr>
                <w:t>In</w:t>
              </w:r>
            </w:ins>
          </w:p>
        </w:tc>
        <w:tc>
          <w:tcPr>
            <w:tcW w:w="1082" w:type="dxa"/>
            <w:tcPrChange w:id="11852" w:author="Phuong Giang" w:date="2012-02-22T23:32:00Z">
              <w:tcPr>
                <w:tcW w:w="1082" w:type="dxa"/>
              </w:tcPr>
            </w:tcPrChange>
          </w:tcPr>
          <w:p w:rsidR="00751F11" w:rsidRPr="001340DE" w:rsidRDefault="00751F11" w:rsidP="00995D66">
            <w:pPr>
              <w:pStyle w:val="comment"/>
              <w:ind w:left="0"/>
              <w:rPr>
                <w:ins w:id="11853" w:author="Nguyen Ho Hai" w:date="2012-02-22T22:24:00Z"/>
                <w:rFonts w:ascii="Times New Roman" w:hAnsi="Times New Roman" w:cs="Times New Roman"/>
                <w:i w:val="0"/>
                <w:color w:val="auto"/>
                <w:sz w:val="22"/>
                <w:szCs w:val="22"/>
                <w:rPrChange w:id="11854" w:author="Phuong Giang" w:date="2012-02-22T23:42:00Z">
                  <w:rPr>
                    <w:ins w:id="11855" w:author="Nguyen Ho Hai" w:date="2012-02-22T22:24:00Z"/>
                    <w:i w:val="0"/>
                    <w:sz w:val="18"/>
                    <w:szCs w:val="18"/>
                  </w:rPr>
                </w:rPrChange>
              </w:rPr>
            </w:pPr>
          </w:p>
        </w:tc>
        <w:tc>
          <w:tcPr>
            <w:tcW w:w="4512" w:type="dxa"/>
            <w:tcPrChange w:id="11856" w:author="Phuong Giang" w:date="2012-02-22T23:32:00Z">
              <w:tcPr>
                <w:tcW w:w="4512" w:type="dxa"/>
              </w:tcPr>
            </w:tcPrChange>
          </w:tcPr>
          <w:p w:rsidR="00751F11" w:rsidRPr="001340DE" w:rsidRDefault="00751F11" w:rsidP="00995D66">
            <w:pPr>
              <w:pStyle w:val="comment"/>
              <w:ind w:left="0"/>
              <w:rPr>
                <w:ins w:id="11857" w:author="Nguyen Ho Hai" w:date="2012-02-22T22:24:00Z"/>
                <w:rFonts w:ascii="Times New Roman" w:hAnsi="Times New Roman" w:cs="Times New Roman"/>
                <w:i w:val="0"/>
                <w:color w:val="auto"/>
                <w:sz w:val="22"/>
                <w:szCs w:val="22"/>
                <w:rPrChange w:id="11858" w:author="Phuong Giang" w:date="2012-02-22T23:42:00Z">
                  <w:rPr>
                    <w:ins w:id="11859" w:author="Nguyen Ho Hai" w:date="2012-02-22T22:24:00Z"/>
                    <w:i w:val="0"/>
                    <w:color w:val="auto"/>
                    <w:sz w:val="18"/>
                    <w:szCs w:val="18"/>
                  </w:rPr>
                </w:rPrChange>
              </w:rPr>
            </w:pPr>
            <w:ins w:id="11860" w:author="Nguyen Ho Hai" w:date="2012-02-22T22:24:00Z">
              <w:r w:rsidRPr="001340DE">
                <w:rPr>
                  <w:rFonts w:ascii="Times New Roman" w:hAnsi="Times New Roman" w:cs="Times New Roman"/>
                  <w:i w:val="0"/>
                  <w:color w:val="auto"/>
                  <w:sz w:val="22"/>
                  <w:szCs w:val="22"/>
                  <w:rPrChange w:id="11861" w:author="Phuong Giang" w:date="2012-02-22T23:42:00Z">
                    <w:rPr>
                      <w:b/>
                      <w:bCs w:val="0"/>
                      <w:i w:val="0"/>
                      <w:color w:val="auto"/>
                      <w:sz w:val="18"/>
                      <w:szCs w:val="18"/>
                      <w:lang w:eastAsia="en-US"/>
                    </w:rPr>
                  </w:rPrChange>
                </w:rPr>
                <w:t>The parameter used to delete from database</w:t>
              </w:r>
            </w:ins>
          </w:p>
        </w:tc>
      </w:tr>
      <w:tr w:rsidR="00751F11" w:rsidRPr="001340DE" w:rsidTr="00F77673">
        <w:trPr>
          <w:ins w:id="11862" w:author="Nguyen Ho Hai" w:date="2012-02-22T22:24:00Z"/>
        </w:trPr>
        <w:tc>
          <w:tcPr>
            <w:tcW w:w="577" w:type="dxa"/>
            <w:tcPrChange w:id="11863" w:author="Phuong Giang" w:date="2012-02-22T23:32:00Z">
              <w:tcPr>
                <w:tcW w:w="577" w:type="dxa"/>
              </w:tcPr>
            </w:tcPrChange>
          </w:tcPr>
          <w:p w:rsidR="00751F11" w:rsidRPr="001340DE" w:rsidRDefault="00751F11" w:rsidP="00995D66">
            <w:pPr>
              <w:pStyle w:val="comment"/>
              <w:ind w:left="0"/>
              <w:rPr>
                <w:ins w:id="11864" w:author="Nguyen Ho Hai" w:date="2012-02-22T22:24:00Z"/>
                <w:rFonts w:ascii="Times New Roman" w:hAnsi="Times New Roman" w:cs="Times New Roman"/>
                <w:i w:val="0"/>
                <w:color w:val="auto"/>
                <w:sz w:val="22"/>
                <w:szCs w:val="22"/>
                <w:rPrChange w:id="11865" w:author="Phuong Giang" w:date="2012-02-22T23:42:00Z">
                  <w:rPr>
                    <w:ins w:id="11866" w:author="Nguyen Ho Hai" w:date="2012-02-22T22:24:00Z"/>
                    <w:i w:val="0"/>
                    <w:color w:val="auto"/>
                    <w:sz w:val="18"/>
                    <w:szCs w:val="18"/>
                  </w:rPr>
                </w:rPrChange>
              </w:rPr>
            </w:pPr>
            <w:ins w:id="11867" w:author="Nguyen Ho Hai" w:date="2012-02-22T22:24:00Z">
              <w:r w:rsidRPr="001340DE">
                <w:rPr>
                  <w:rFonts w:ascii="Times New Roman" w:hAnsi="Times New Roman" w:cs="Times New Roman"/>
                  <w:i w:val="0"/>
                  <w:color w:val="auto"/>
                  <w:sz w:val="22"/>
                  <w:szCs w:val="22"/>
                  <w:rPrChange w:id="11868" w:author="Phuong Giang" w:date="2012-02-22T23:42:00Z">
                    <w:rPr>
                      <w:b/>
                      <w:bCs w:val="0"/>
                      <w:i w:val="0"/>
                      <w:color w:val="auto"/>
                      <w:sz w:val="18"/>
                      <w:szCs w:val="18"/>
                      <w:lang w:eastAsia="en-US"/>
                    </w:rPr>
                  </w:rPrChange>
                </w:rPr>
                <w:t>02</w:t>
              </w:r>
            </w:ins>
          </w:p>
        </w:tc>
        <w:tc>
          <w:tcPr>
            <w:tcW w:w="1356" w:type="dxa"/>
            <w:tcPrChange w:id="11869" w:author="Phuong Giang" w:date="2012-02-22T23:32:00Z">
              <w:tcPr>
                <w:tcW w:w="1356" w:type="dxa"/>
              </w:tcPr>
            </w:tcPrChange>
          </w:tcPr>
          <w:p w:rsidR="00751F11" w:rsidRPr="001340DE" w:rsidRDefault="00751F11" w:rsidP="00995D66">
            <w:pPr>
              <w:pStyle w:val="comment"/>
              <w:ind w:left="0"/>
              <w:rPr>
                <w:ins w:id="11870" w:author="Nguyen Ho Hai" w:date="2012-02-22T22:24:00Z"/>
                <w:rFonts w:ascii="Times New Roman" w:hAnsi="Times New Roman" w:cs="Times New Roman"/>
                <w:i w:val="0"/>
                <w:color w:val="auto"/>
                <w:sz w:val="22"/>
                <w:szCs w:val="22"/>
                <w:rPrChange w:id="11871" w:author="Phuong Giang" w:date="2012-02-22T23:42:00Z">
                  <w:rPr>
                    <w:ins w:id="11872" w:author="Nguyen Ho Hai" w:date="2012-02-22T22:24:00Z"/>
                    <w:i w:val="0"/>
                    <w:color w:val="auto"/>
                    <w:sz w:val="18"/>
                    <w:szCs w:val="18"/>
                  </w:rPr>
                </w:rPrChange>
              </w:rPr>
            </w:pPr>
            <w:ins w:id="11873" w:author="Nguyen Ho Hai" w:date="2012-02-22T22:24:00Z">
              <w:r w:rsidRPr="001340DE">
                <w:rPr>
                  <w:rFonts w:ascii="Times New Roman" w:hAnsi="Times New Roman" w:cs="Times New Roman"/>
                  <w:i w:val="0"/>
                  <w:color w:val="auto"/>
                  <w:sz w:val="22"/>
                  <w:szCs w:val="22"/>
                  <w:rPrChange w:id="11874" w:author="Phuong Giang" w:date="2012-02-22T23:42:00Z">
                    <w:rPr>
                      <w:b/>
                      <w:bCs w:val="0"/>
                      <w:i w:val="0"/>
                      <w:color w:val="auto"/>
                      <w:sz w:val="18"/>
                      <w:szCs w:val="18"/>
                      <w:lang w:eastAsia="en-US"/>
                    </w:rPr>
                  </w:rPrChange>
                </w:rPr>
                <w:t>&lt;return &gt;</w:t>
              </w:r>
            </w:ins>
          </w:p>
        </w:tc>
        <w:tc>
          <w:tcPr>
            <w:tcW w:w="1019" w:type="dxa"/>
            <w:tcPrChange w:id="11875" w:author="Phuong Giang" w:date="2012-02-22T23:32:00Z">
              <w:tcPr>
                <w:tcW w:w="1019" w:type="dxa"/>
              </w:tcPr>
            </w:tcPrChange>
          </w:tcPr>
          <w:p w:rsidR="00751F11" w:rsidRPr="001340DE" w:rsidRDefault="00751F11" w:rsidP="00995D66">
            <w:pPr>
              <w:pStyle w:val="comment"/>
              <w:ind w:left="0"/>
              <w:rPr>
                <w:ins w:id="11876" w:author="Nguyen Ho Hai" w:date="2012-02-22T22:24:00Z"/>
                <w:rFonts w:ascii="Times New Roman" w:hAnsi="Times New Roman" w:cs="Times New Roman"/>
                <w:i w:val="0"/>
                <w:color w:val="auto"/>
                <w:sz w:val="22"/>
                <w:szCs w:val="22"/>
                <w:rPrChange w:id="11877" w:author="Phuong Giang" w:date="2012-02-22T23:42:00Z">
                  <w:rPr>
                    <w:ins w:id="11878" w:author="Nguyen Ho Hai" w:date="2012-02-22T22:24:00Z"/>
                    <w:i w:val="0"/>
                    <w:color w:val="auto"/>
                    <w:sz w:val="18"/>
                    <w:szCs w:val="18"/>
                  </w:rPr>
                </w:rPrChange>
              </w:rPr>
            </w:pPr>
            <w:ins w:id="11879" w:author="Nguyen Ho Hai" w:date="2012-02-22T22:24:00Z">
              <w:r w:rsidRPr="001340DE">
                <w:rPr>
                  <w:rFonts w:ascii="Times New Roman" w:hAnsi="Times New Roman" w:cs="Times New Roman"/>
                  <w:i w:val="0"/>
                  <w:color w:val="auto"/>
                  <w:sz w:val="22"/>
                  <w:szCs w:val="22"/>
                  <w:rPrChange w:id="11880" w:author="Phuong Giang" w:date="2012-02-22T23:42:00Z">
                    <w:rPr>
                      <w:b/>
                      <w:bCs w:val="0"/>
                      <w:i w:val="0"/>
                      <w:color w:val="auto"/>
                      <w:sz w:val="18"/>
                      <w:szCs w:val="18"/>
                      <w:lang w:eastAsia="en-US"/>
                    </w:rPr>
                  </w:rPrChange>
                </w:rPr>
                <w:t>bool</w:t>
              </w:r>
            </w:ins>
          </w:p>
        </w:tc>
        <w:tc>
          <w:tcPr>
            <w:tcW w:w="1019" w:type="dxa"/>
            <w:tcPrChange w:id="11881" w:author="Phuong Giang" w:date="2012-02-22T23:32:00Z">
              <w:tcPr>
                <w:tcW w:w="1019" w:type="dxa"/>
              </w:tcPr>
            </w:tcPrChange>
          </w:tcPr>
          <w:p w:rsidR="00751F11" w:rsidRPr="001340DE" w:rsidRDefault="00751F11" w:rsidP="00995D66">
            <w:pPr>
              <w:pStyle w:val="comment"/>
              <w:ind w:left="0"/>
              <w:rPr>
                <w:ins w:id="11882" w:author="Nguyen Ho Hai" w:date="2012-02-22T22:24:00Z"/>
                <w:rFonts w:ascii="Times New Roman" w:hAnsi="Times New Roman" w:cs="Times New Roman"/>
                <w:i w:val="0"/>
                <w:color w:val="auto"/>
                <w:sz w:val="22"/>
                <w:szCs w:val="22"/>
                <w:rPrChange w:id="11883" w:author="Phuong Giang" w:date="2012-02-22T23:42:00Z">
                  <w:rPr>
                    <w:ins w:id="11884" w:author="Nguyen Ho Hai" w:date="2012-02-22T22:24:00Z"/>
                    <w:i w:val="0"/>
                    <w:color w:val="auto"/>
                    <w:sz w:val="18"/>
                    <w:szCs w:val="18"/>
                  </w:rPr>
                </w:rPrChange>
              </w:rPr>
            </w:pPr>
            <w:ins w:id="11885" w:author="Nguyen Ho Hai" w:date="2012-02-22T22:24:00Z">
              <w:r w:rsidRPr="001340DE">
                <w:rPr>
                  <w:rFonts w:ascii="Times New Roman" w:hAnsi="Times New Roman" w:cs="Times New Roman"/>
                  <w:i w:val="0"/>
                  <w:color w:val="auto"/>
                  <w:sz w:val="22"/>
                  <w:szCs w:val="22"/>
                  <w:rPrChange w:id="11886" w:author="Phuong Giang" w:date="2012-02-22T23:42:00Z">
                    <w:rPr>
                      <w:b/>
                      <w:bCs w:val="0"/>
                      <w:i w:val="0"/>
                      <w:color w:val="auto"/>
                      <w:sz w:val="18"/>
                      <w:szCs w:val="18"/>
                      <w:lang w:eastAsia="en-US"/>
                    </w:rPr>
                  </w:rPrChange>
                </w:rPr>
                <w:t>Out</w:t>
              </w:r>
            </w:ins>
          </w:p>
        </w:tc>
        <w:tc>
          <w:tcPr>
            <w:tcW w:w="1082" w:type="dxa"/>
            <w:tcPrChange w:id="11887" w:author="Phuong Giang" w:date="2012-02-22T23:32:00Z">
              <w:tcPr>
                <w:tcW w:w="1082" w:type="dxa"/>
              </w:tcPr>
            </w:tcPrChange>
          </w:tcPr>
          <w:p w:rsidR="00751F11" w:rsidRPr="001340DE" w:rsidRDefault="00751F11" w:rsidP="00995D66">
            <w:pPr>
              <w:pStyle w:val="comment"/>
              <w:ind w:left="0"/>
              <w:rPr>
                <w:ins w:id="11888" w:author="Nguyen Ho Hai" w:date="2012-02-22T22:24:00Z"/>
                <w:rFonts w:ascii="Times New Roman" w:hAnsi="Times New Roman" w:cs="Times New Roman"/>
                <w:i w:val="0"/>
                <w:color w:val="auto"/>
                <w:sz w:val="22"/>
                <w:szCs w:val="22"/>
                <w:rPrChange w:id="11889" w:author="Phuong Giang" w:date="2012-02-22T23:42:00Z">
                  <w:rPr>
                    <w:ins w:id="11890" w:author="Nguyen Ho Hai" w:date="2012-02-22T22:24:00Z"/>
                    <w:i w:val="0"/>
                    <w:sz w:val="18"/>
                    <w:szCs w:val="18"/>
                  </w:rPr>
                </w:rPrChange>
              </w:rPr>
            </w:pPr>
          </w:p>
        </w:tc>
        <w:tc>
          <w:tcPr>
            <w:tcW w:w="4512" w:type="dxa"/>
            <w:tcPrChange w:id="11891" w:author="Phuong Giang" w:date="2012-02-22T23:32:00Z">
              <w:tcPr>
                <w:tcW w:w="4512" w:type="dxa"/>
              </w:tcPr>
            </w:tcPrChange>
          </w:tcPr>
          <w:p w:rsidR="00751F11" w:rsidRPr="001340DE" w:rsidRDefault="00751F11" w:rsidP="00995D66">
            <w:pPr>
              <w:pStyle w:val="comment"/>
              <w:ind w:left="0"/>
              <w:rPr>
                <w:ins w:id="11892" w:author="Nguyen Ho Hai" w:date="2012-02-22T22:24:00Z"/>
                <w:rFonts w:ascii="Times New Roman" w:hAnsi="Times New Roman" w:cs="Times New Roman"/>
                <w:i w:val="0"/>
                <w:color w:val="auto"/>
                <w:sz w:val="22"/>
                <w:szCs w:val="22"/>
                <w:rPrChange w:id="11893" w:author="Phuong Giang" w:date="2012-02-22T23:42:00Z">
                  <w:rPr>
                    <w:ins w:id="11894" w:author="Nguyen Ho Hai" w:date="2012-02-22T22:24:00Z"/>
                    <w:i w:val="0"/>
                    <w:color w:val="auto"/>
                    <w:sz w:val="18"/>
                    <w:szCs w:val="18"/>
                  </w:rPr>
                </w:rPrChange>
              </w:rPr>
            </w:pPr>
            <w:ins w:id="11895" w:author="Nguyen Ho Hai" w:date="2012-02-22T22:24:00Z">
              <w:r w:rsidRPr="001340DE">
                <w:rPr>
                  <w:rFonts w:ascii="Times New Roman" w:hAnsi="Times New Roman" w:cs="Times New Roman"/>
                  <w:i w:val="0"/>
                  <w:color w:val="auto"/>
                  <w:sz w:val="22"/>
                  <w:szCs w:val="22"/>
                  <w:rPrChange w:id="11896" w:author="Phuong Giang" w:date="2012-02-22T23:42:00Z">
                    <w:rPr>
                      <w:b/>
                      <w:bCs w:val="0"/>
                      <w:i w:val="0"/>
                      <w:color w:val="auto"/>
                      <w:sz w:val="18"/>
                      <w:szCs w:val="18"/>
                      <w:lang w:eastAsia="en-US"/>
                    </w:rPr>
                  </w:rPrChange>
                </w:rPr>
                <w:t>The returned result of method</w:t>
              </w:r>
            </w:ins>
          </w:p>
        </w:tc>
      </w:tr>
    </w:tbl>
    <w:p w:rsidR="00751F11" w:rsidRPr="00D60E4A" w:rsidRDefault="00751F11" w:rsidP="00751F11">
      <w:pPr>
        <w:rPr>
          <w:ins w:id="11897" w:author="Nguyen Ho Hai" w:date="2012-02-22T22:24:00Z"/>
        </w:rPr>
      </w:pPr>
    </w:p>
    <w:p w:rsidR="00751F11" w:rsidRPr="00D60E4A" w:rsidRDefault="00751F11" w:rsidP="00751F11">
      <w:pPr>
        <w:pStyle w:val="Heading6"/>
        <w:tabs>
          <w:tab w:val="left" w:pos="4208"/>
        </w:tabs>
        <w:rPr>
          <w:ins w:id="11898" w:author="Nguyen Ho Hai" w:date="2012-02-22T22:24:00Z"/>
          <w:rFonts w:ascii="Cambria" w:eastAsia="MS Gothic" w:hAnsi="Cambria" w:cs="Times New Roman"/>
        </w:rPr>
      </w:pPr>
      <w:ins w:id="11899" w:author="Nguyen Ho Hai" w:date="2012-02-22T22:24:00Z">
        <w:r>
          <w:t>Update method</w:t>
        </w:r>
        <w:r>
          <w:tab/>
        </w:r>
        <w:r w:rsidRPr="00D60E4A">
          <w:rPr>
            <w:rFonts w:ascii="Consolas" w:eastAsiaTheme="minorEastAsia" w:hAnsi="Consolas" w:cs="Consolas"/>
            <w:sz w:val="19"/>
            <w:szCs w:val="19"/>
            <w:lang w:eastAsia="ja-JP"/>
          </w:rPr>
          <w:t xml:space="preserve">  </w:t>
        </w:r>
      </w:ins>
    </w:p>
    <w:p w:rsidR="00751F11" w:rsidRDefault="00751F11" w:rsidP="00751F11">
      <w:pPr>
        <w:pStyle w:val="ListParagraph"/>
        <w:numPr>
          <w:ilvl w:val="0"/>
          <w:numId w:val="11"/>
        </w:numPr>
        <w:autoSpaceDE w:val="0"/>
        <w:autoSpaceDN w:val="0"/>
        <w:adjustRightInd w:val="0"/>
        <w:spacing w:after="0" w:line="240" w:lineRule="auto"/>
        <w:rPr>
          <w:ins w:id="11900" w:author="HungNguyen" w:date="2012-04-17T09:07:00Z"/>
          <w:rFonts w:ascii="Cambria" w:eastAsia="MS Gothic" w:hAnsi="Cambria"/>
          <w:b/>
          <w:bCs/>
          <w:i/>
          <w:iCs/>
          <w:color w:val="4F81BD"/>
        </w:rPr>
      </w:pPr>
      <w:ins w:id="11901" w:author="Nguyen Ho Hai" w:date="2012-02-22T22:24:00Z">
        <w:r w:rsidRPr="00D60E4A">
          <w:rPr>
            <w:rFonts w:ascii="Cambria" w:eastAsia="MS Gothic" w:hAnsi="Cambria"/>
            <w:b/>
            <w:bCs/>
            <w:i/>
            <w:iCs/>
            <w:color w:val="4F81BD"/>
          </w:rPr>
          <w:t xml:space="preserve">Method Declaration:   </w:t>
        </w:r>
      </w:ins>
    </w:p>
    <w:p w:rsidR="00C70D05" w:rsidRPr="00D60E4A" w:rsidRDefault="00C70D05">
      <w:pPr>
        <w:pStyle w:val="ListParagraph"/>
        <w:autoSpaceDE w:val="0"/>
        <w:autoSpaceDN w:val="0"/>
        <w:adjustRightInd w:val="0"/>
        <w:spacing w:after="0" w:line="240" w:lineRule="auto"/>
        <w:rPr>
          <w:ins w:id="11902" w:author="Nguyen Ho Hai" w:date="2012-02-22T22:24:00Z"/>
          <w:rFonts w:ascii="Cambria" w:eastAsia="MS Gothic" w:hAnsi="Cambria"/>
          <w:b/>
          <w:bCs/>
          <w:i/>
          <w:iCs/>
          <w:color w:val="4F81BD"/>
        </w:rPr>
        <w:pPrChange w:id="11903" w:author="HungNguyen" w:date="2012-04-17T09:07:00Z">
          <w:pPr>
            <w:pStyle w:val="ListParagraph"/>
            <w:numPr>
              <w:numId w:val="11"/>
            </w:numPr>
            <w:autoSpaceDE w:val="0"/>
            <w:autoSpaceDN w:val="0"/>
            <w:adjustRightInd w:val="0"/>
            <w:spacing w:after="0" w:line="240" w:lineRule="auto"/>
            <w:ind w:hanging="360"/>
          </w:pPr>
        </w:pPrChange>
      </w:pPr>
    </w:p>
    <w:p w:rsidR="00C70D05" w:rsidRPr="00C70D05" w:rsidRDefault="00C70D05">
      <w:pPr>
        <w:pStyle w:val="ListParagraph"/>
        <w:autoSpaceDE w:val="0"/>
        <w:autoSpaceDN w:val="0"/>
        <w:adjustRightInd w:val="0"/>
        <w:spacing w:after="0" w:line="240" w:lineRule="auto"/>
        <w:ind w:firstLine="720"/>
        <w:rPr>
          <w:ins w:id="11904" w:author="HungNguyen" w:date="2012-04-17T09:07:00Z"/>
          <w:rFonts w:ascii="Consolas" w:eastAsiaTheme="minorEastAsia" w:hAnsi="Consolas" w:cs="Consolas"/>
          <w:sz w:val="19"/>
          <w:szCs w:val="19"/>
          <w:lang w:eastAsia="ja-JP"/>
        </w:rPr>
        <w:pPrChange w:id="11905" w:author="HungNguyen" w:date="2012-04-17T09:07:00Z">
          <w:pPr>
            <w:pStyle w:val="ListParagraph"/>
            <w:numPr>
              <w:numId w:val="11"/>
            </w:numPr>
            <w:autoSpaceDE w:val="0"/>
            <w:autoSpaceDN w:val="0"/>
            <w:adjustRightInd w:val="0"/>
            <w:spacing w:after="0" w:line="240" w:lineRule="auto"/>
            <w:ind w:hanging="360"/>
          </w:pPr>
        </w:pPrChange>
      </w:pPr>
      <w:proofErr w:type="spellStart"/>
      <w:proofErr w:type="gramStart"/>
      <w:ins w:id="11906" w:author="HungNguyen" w:date="2012-04-17T09:07:00Z">
        <w:r w:rsidRPr="00C70D05">
          <w:rPr>
            <w:rFonts w:ascii="Consolas" w:eastAsiaTheme="minorEastAsia" w:hAnsi="Consolas" w:cs="Consolas"/>
            <w:color w:val="0000FF"/>
            <w:sz w:val="19"/>
            <w:szCs w:val="19"/>
            <w:lang w:eastAsia="ja-JP"/>
          </w:rPr>
          <w:t>bool</w:t>
        </w:r>
        <w:proofErr w:type="spellEnd"/>
        <w:proofErr w:type="gramEnd"/>
        <w:r w:rsidRPr="00C70D05">
          <w:rPr>
            <w:rFonts w:ascii="Consolas" w:eastAsiaTheme="minorEastAsia" w:hAnsi="Consolas" w:cs="Consolas"/>
            <w:sz w:val="19"/>
            <w:szCs w:val="19"/>
            <w:lang w:eastAsia="ja-JP"/>
          </w:rPr>
          <w:t xml:space="preserve"> Update(</w:t>
        </w:r>
        <w:proofErr w:type="spellStart"/>
        <w:r w:rsidRPr="00C70D05">
          <w:rPr>
            <w:rFonts w:ascii="Consolas" w:eastAsiaTheme="minorEastAsia" w:hAnsi="Consolas" w:cs="Consolas"/>
            <w:color w:val="2B91AF"/>
            <w:sz w:val="19"/>
            <w:szCs w:val="19"/>
            <w:lang w:eastAsia="ja-JP"/>
          </w:rPr>
          <w:t>IData</w:t>
        </w:r>
        <w:proofErr w:type="spellEnd"/>
        <w:r w:rsidRPr="00C70D05">
          <w:rPr>
            <w:rFonts w:ascii="Consolas" w:eastAsiaTheme="minorEastAsia" w:hAnsi="Consolas" w:cs="Consolas"/>
            <w:sz w:val="19"/>
            <w:szCs w:val="19"/>
            <w:lang w:eastAsia="ja-JP"/>
          </w:rPr>
          <w:t xml:space="preserve"> item);</w:t>
        </w:r>
      </w:ins>
    </w:p>
    <w:p w:rsidR="00751F11" w:rsidRPr="00C32B95" w:rsidDel="00C70D05" w:rsidRDefault="00751F11">
      <w:pPr>
        <w:autoSpaceDE w:val="0"/>
        <w:autoSpaceDN w:val="0"/>
        <w:adjustRightInd w:val="0"/>
        <w:spacing w:after="0" w:line="240" w:lineRule="auto"/>
        <w:ind w:left="720" w:firstLine="720"/>
        <w:rPr>
          <w:ins w:id="11907" w:author="Nguyen Ho Hai" w:date="2012-02-22T22:24:00Z"/>
          <w:del w:id="11908" w:author="HungNguyen" w:date="2012-04-17T09:07:00Z"/>
          <w:rFonts w:ascii="Consolas" w:eastAsiaTheme="minorEastAsia" w:hAnsi="Consolas" w:cs="Consolas"/>
          <w:sz w:val="19"/>
          <w:szCs w:val="19"/>
          <w:lang w:eastAsia="ja-JP"/>
        </w:rPr>
        <w:pPrChange w:id="11909" w:author="Nguyen Ho Hai" w:date="2012-02-22T22:26:00Z">
          <w:pPr>
            <w:autoSpaceDE w:val="0"/>
            <w:autoSpaceDN w:val="0"/>
            <w:adjustRightInd w:val="0"/>
            <w:spacing w:after="0" w:line="240" w:lineRule="auto"/>
            <w:ind w:firstLine="720"/>
          </w:pPr>
        </w:pPrChange>
      </w:pPr>
      <w:ins w:id="11910" w:author="Nguyen Ho Hai" w:date="2012-02-22T22:24:00Z">
        <w:del w:id="11911" w:author="HungNguyen" w:date="2012-04-17T09:07:00Z">
          <w:r w:rsidDel="00C70D05">
            <w:rPr>
              <w:rFonts w:ascii="Tahoma" w:eastAsiaTheme="minorEastAsia" w:hAnsi="Tahoma" w:cs="Tahoma"/>
              <w:sz w:val="20"/>
              <w:szCs w:val="20"/>
              <w:lang w:eastAsia="ja-JP"/>
            </w:rPr>
            <w:delText>bool Update(Object obj)</w:delText>
          </w:r>
        </w:del>
      </w:ins>
    </w:p>
    <w:p w:rsidR="00751F11" w:rsidRDefault="00751F11" w:rsidP="00751F11">
      <w:pPr>
        <w:autoSpaceDE w:val="0"/>
        <w:autoSpaceDN w:val="0"/>
        <w:adjustRightInd w:val="0"/>
        <w:spacing w:after="0" w:line="240" w:lineRule="auto"/>
        <w:rPr>
          <w:ins w:id="11912"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1913" w:author="Nguyen Ho Hai" w:date="2012-02-22T22:24:00Z"/>
          <w:rFonts w:ascii="Cambria" w:eastAsia="MS Gothic" w:hAnsi="Cambria"/>
          <w:b/>
          <w:bCs/>
          <w:i/>
          <w:iCs/>
          <w:color w:val="4F81BD"/>
        </w:rPr>
      </w:pPr>
      <w:ins w:id="11914" w:author="Nguyen Ho Hai" w:date="2012-02-22T22:24:00Z">
        <w:r w:rsidRPr="00D60E4A">
          <w:rPr>
            <w:rFonts w:ascii="Cambria" w:eastAsia="MS Gothic" w:hAnsi="Cambria"/>
            <w:b/>
            <w:bCs/>
            <w:i/>
            <w:iCs/>
            <w:color w:val="4F81BD"/>
          </w:rPr>
          <w:t>Method Description:</w:t>
        </w:r>
      </w:ins>
    </w:p>
    <w:p w:rsidR="00751F11" w:rsidRDefault="00751F11" w:rsidP="00751F11">
      <w:pPr>
        <w:pStyle w:val="comment"/>
        <w:ind w:firstLine="720"/>
        <w:rPr>
          <w:ins w:id="11915" w:author="Nguyen Ho Hai" w:date="2012-02-22T22:24:00Z"/>
          <w:i w:val="0"/>
          <w:color w:val="auto"/>
          <w:sz w:val="18"/>
          <w:szCs w:val="18"/>
        </w:rPr>
      </w:pPr>
      <w:ins w:id="11916" w:author="Nguyen Ho Hai" w:date="2012-02-22T22:24:00Z">
        <w:r w:rsidRPr="005027D1">
          <w:rPr>
            <w:i w:val="0"/>
            <w:color w:val="auto"/>
            <w:sz w:val="18"/>
            <w:szCs w:val="18"/>
          </w:rPr>
          <w:t>Update item into database. This method return True if update successfully, False if otherwise</w:t>
        </w:r>
      </w:ins>
    </w:p>
    <w:p w:rsidR="00751F11" w:rsidRPr="00D60E4A" w:rsidRDefault="00751F11" w:rsidP="00751F11">
      <w:pPr>
        <w:pStyle w:val="ListParagraph"/>
        <w:numPr>
          <w:ilvl w:val="0"/>
          <w:numId w:val="11"/>
        </w:numPr>
        <w:autoSpaceDE w:val="0"/>
        <w:autoSpaceDN w:val="0"/>
        <w:adjustRightInd w:val="0"/>
        <w:spacing w:after="0" w:line="240" w:lineRule="auto"/>
        <w:rPr>
          <w:ins w:id="11917" w:author="Nguyen Ho Hai" w:date="2012-02-22T22:24:00Z"/>
          <w:rFonts w:ascii="Cambria" w:eastAsia="MS Gothic" w:hAnsi="Cambria"/>
          <w:b/>
          <w:bCs/>
          <w:i/>
          <w:iCs/>
          <w:color w:val="4F81BD"/>
        </w:rPr>
      </w:pPr>
      <w:ins w:id="11918" w:author="Nguyen Ho Hai" w:date="2012-02-22T22:24:00Z">
        <w:del w:id="11919" w:author="Phuong Giang" w:date="2012-02-23T00:02:00Z">
          <w:r w:rsidRPr="00D60E4A" w:rsidDel="001669BE">
            <w:rPr>
              <w:rFonts w:ascii="Cambria" w:eastAsia="MS Gothic" w:hAnsi="Cambria" w:hint="eastAsia"/>
              <w:b/>
              <w:bCs/>
              <w:i/>
              <w:iCs/>
              <w:color w:val="4F81BD"/>
            </w:rPr>
            <w:delText>Parameters &amp; return</w:delText>
          </w:r>
        </w:del>
      </w:ins>
      <w:ins w:id="11920" w:author="Phuong Giang" w:date="2012-02-23T00:02:00Z">
        <w:r w:rsidR="001669BE" w:rsidRPr="001669BE">
          <w:rPr>
            <w:rFonts w:ascii="Times New Roman" w:eastAsia="MS Gothic" w:hAnsi="Times New Roman" w:hint="eastAsia"/>
            <w:b/>
            <w:bCs/>
            <w:i/>
            <w:iCs/>
            <w:color w:val="4F81BD"/>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1921" w:author="Phuong Giang" w:date="2012-02-22T23:32:00Z">
          <w:tblPr>
            <w:tblW w:w="49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019"/>
        <w:gridCol w:w="1019"/>
        <w:gridCol w:w="1082"/>
        <w:gridCol w:w="4512"/>
        <w:tblGridChange w:id="11922">
          <w:tblGrid>
            <w:gridCol w:w="577"/>
            <w:gridCol w:w="1356"/>
            <w:gridCol w:w="1019"/>
            <w:gridCol w:w="1019"/>
            <w:gridCol w:w="1082"/>
            <w:gridCol w:w="4512"/>
          </w:tblGrid>
        </w:tblGridChange>
      </w:tblGrid>
      <w:tr w:rsidR="00751F11" w:rsidTr="00F77673">
        <w:trPr>
          <w:cnfStyle w:val="100000000000" w:firstRow="1" w:lastRow="0" w:firstColumn="0" w:lastColumn="0" w:oddVBand="0" w:evenVBand="0" w:oddHBand="0" w:evenHBand="0" w:firstRowFirstColumn="0" w:firstRowLastColumn="0" w:lastRowFirstColumn="0" w:lastRowLastColumn="0"/>
          <w:ins w:id="11923" w:author="Nguyen Ho Hai" w:date="2012-02-22T22:24:00Z"/>
        </w:trPr>
        <w:tc>
          <w:tcPr>
            <w:tcW w:w="577" w:type="dxa"/>
            <w:tcPrChange w:id="11924"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925" w:author="Nguyen Ho Hai" w:date="2012-02-22T22:24:00Z"/>
                <w:b w:val="0"/>
                <w:lang w:eastAsia="ja-JP"/>
                <w:rPrChange w:id="11926" w:author="Phuong Giang" w:date="2012-02-22T23:41:00Z">
                  <w:rPr>
                    <w:ins w:id="11927" w:author="Nguyen Ho Hai" w:date="2012-02-22T22:24:00Z"/>
                    <w:b/>
                    <w:bCs w:val="0"/>
                    <w:color w:val="800000"/>
                  </w:rPr>
                </w:rPrChange>
              </w:rPr>
              <w:pPrChange w:id="11928"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929" w:author="Nguyen Ho Hai" w:date="2012-02-22T22:24:00Z">
              <w:r w:rsidRPr="00D229E5">
                <w:rPr>
                  <w:rFonts w:ascii="Tahoma" w:eastAsia="MS Mincho" w:hAnsi="Tahoma" w:cs="Arial"/>
                  <w:b w:val="0"/>
                  <w:snapToGrid w:val="0"/>
                  <w:color w:val="auto"/>
                  <w:sz w:val="20"/>
                  <w:szCs w:val="20"/>
                  <w:lang w:eastAsia="ja-JP"/>
                  <w:rPrChange w:id="11930" w:author="Phuong Giang" w:date="2012-02-22T23:41:00Z">
                    <w:rPr>
                      <w:b/>
                      <w:color w:val="800000"/>
                    </w:rPr>
                  </w:rPrChange>
                </w:rPr>
                <w:t>No</w:t>
              </w:r>
            </w:ins>
          </w:p>
        </w:tc>
        <w:tc>
          <w:tcPr>
            <w:tcW w:w="1356" w:type="dxa"/>
            <w:tcPrChange w:id="11931"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932" w:author="Nguyen Ho Hai" w:date="2012-02-22T22:24:00Z"/>
                <w:b w:val="0"/>
                <w:lang w:eastAsia="ja-JP"/>
                <w:rPrChange w:id="11933" w:author="Phuong Giang" w:date="2012-02-22T23:41:00Z">
                  <w:rPr>
                    <w:ins w:id="11934" w:author="Nguyen Ho Hai" w:date="2012-02-22T22:24:00Z"/>
                    <w:b/>
                    <w:bCs w:val="0"/>
                    <w:color w:val="800000"/>
                    <w:lang w:eastAsia="ja-JP"/>
                  </w:rPr>
                </w:rPrChange>
              </w:rPr>
              <w:pPrChange w:id="1193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936" w:author="Nguyen Ho Hai" w:date="2012-02-22T22:24:00Z">
              <w:r w:rsidRPr="00D229E5">
                <w:rPr>
                  <w:rFonts w:ascii="Tahoma" w:eastAsia="MS Mincho" w:hAnsi="Tahoma" w:cs="Arial"/>
                  <w:b w:val="0"/>
                  <w:snapToGrid w:val="0"/>
                  <w:color w:val="auto"/>
                  <w:sz w:val="20"/>
                  <w:szCs w:val="20"/>
                  <w:lang w:eastAsia="ja-JP"/>
                  <w:rPrChange w:id="11937" w:author="Phuong Giang" w:date="2012-02-22T23:41:00Z">
                    <w:rPr>
                      <w:b/>
                      <w:color w:val="800000"/>
                      <w:lang w:eastAsia="ja-JP"/>
                    </w:rPr>
                  </w:rPrChange>
                </w:rPr>
                <w:t>Parameter</w:t>
              </w:r>
            </w:ins>
          </w:p>
        </w:tc>
        <w:tc>
          <w:tcPr>
            <w:tcW w:w="1019" w:type="dxa"/>
            <w:tcPrChange w:id="11938"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939" w:author="Nguyen Ho Hai" w:date="2012-02-22T22:24:00Z"/>
                <w:b w:val="0"/>
                <w:lang w:eastAsia="ja-JP"/>
                <w:rPrChange w:id="11940" w:author="Phuong Giang" w:date="2012-02-22T23:41:00Z">
                  <w:rPr>
                    <w:ins w:id="11941" w:author="Nguyen Ho Hai" w:date="2012-02-22T22:24:00Z"/>
                    <w:b/>
                    <w:bCs w:val="0"/>
                    <w:color w:val="800000"/>
                    <w:lang w:eastAsia="ja-JP"/>
                  </w:rPr>
                </w:rPrChange>
              </w:rPr>
              <w:pPrChange w:id="1194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943" w:author="Nguyen Ho Hai" w:date="2012-02-22T22:24:00Z">
              <w:r w:rsidRPr="00D229E5">
                <w:rPr>
                  <w:rFonts w:ascii="Tahoma" w:eastAsia="MS Mincho" w:hAnsi="Tahoma" w:cs="Arial"/>
                  <w:b w:val="0"/>
                  <w:snapToGrid w:val="0"/>
                  <w:color w:val="auto"/>
                  <w:sz w:val="20"/>
                  <w:szCs w:val="20"/>
                  <w:lang w:eastAsia="ja-JP"/>
                  <w:rPrChange w:id="11944" w:author="Phuong Giang" w:date="2012-02-22T23:41:00Z">
                    <w:rPr>
                      <w:b/>
                      <w:color w:val="800000"/>
                      <w:lang w:eastAsia="ja-JP"/>
                    </w:rPr>
                  </w:rPrChange>
                </w:rPr>
                <w:t>Type</w:t>
              </w:r>
            </w:ins>
          </w:p>
        </w:tc>
        <w:tc>
          <w:tcPr>
            <w:tcW w:w="1019" w:type="dxa"/>
            <w:tcPrChange w:id="11945"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946" w:author="Nguyen Ho Hai" w:date="2012-02-22T22:24:00Z"/>
                <w:b w:val="0"/>
                <w:lang w:eastAsia="ja-JP"/>
                <w:rPrChange w:id="11947" w:author="Phuong Giang" w:date="2012-02-22T23:41:00Z">
                  <w:rPr>
                    <w:ins w:id="11948" w:author="Nguyen Ho Hai" w:date="2012-02-22T22:24:00Z"/>
                    <w:b/>
                    <w:bCs w:val="0"/>
                    <w:color w:val="800000"/>
                    <w:lang w:eastAsia="ja-JP"/>
                  </w:rPr>
                </w:rPrChange>
              </w:rPr>
              <w:pPrChange w:id="1194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950" w:author="Nguyen Ho Hai" w:date="2012-02-22T22:24:00Z">
              <w:r w:rsidRPr="00D229E5">
                <w:rPr>
                  <w:rFonts w:ascii="Tahoma" w:eastAsia="MS Mincho" w:hAnsi="Tahoma" w:cs="Arial"/>
                  <w:b w:val="0"/>
                  <w:snapToGrid w:val="0"/>
                  <w:color w:val="auto"/>
                  <w:sz w:val="20"/>
                  <w:szCs w:val="20"/>
                  <w:lang w:eastAsia="ja-JP"/>
                  <w:rPrChange w:id="11951" w:author="Phuong Giang" w:date="2012-02-22T23:41:00Z">
                    <w:rPr>
                      <w:b/>
                      <w:color w:val="800000"/>
                      <w:lang w:eastAsia="ja-JP"/>
                    </w:rPr>
                  </w:rPrChange>
                </w:rPr>
                <w:t>In/out</w:t>
              </w:r>
            </w:ins>
          </w:p>
        </w:tc>
        <w:tc>
          <w:tcPr>
            <w:tcW w:w="1082" w:type="dxa"/>
            <w:tcPrChange w:id="11952"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953" w:author="Nguyen Ho Hai" w:date="2012-02-22T22:24:00Z"/>
                <w:b w:val="0"/>
                <w:lang w:eastAsia="ja-JP"/>
                <w:rPrChange w:id="11954" w:author="Phuong Giang" w:date="2012-02-22T23:41:00Z">
                  <w:rPr>
                    <w:ins w:id="11955" w:author="Nguyen Ho Hai" w:date="2012-02-22T22:24:00Z"/>
                    <w:b/>
                    <w:bCs w:val="0"/>
                    <w:color w:val="800000"/>
                    <w:lang w:eastAsia="ja-JP"/>
                  </w:rPr>
                </w:rPrChange>
              </w:rPr>
              <w:pPrChange w:id="1195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957" w:author="Nguyen Ho Hai" w:date="2012-02-22T22:24:00Z">
              <w:r w:rsidRPr="00D229E5">
                <w:rPr>
                  <w:rFonts w:ascii="Tahoma" w:eastAsia="MS Mincho" w:hAnsi="Tahoma" w:cs="Arial"/>
                  <w:b w:val="0"/>
                  <w:snapToGrid w:val="0"/>
                  <w:color w:val="auto"/>
                  <w:sz w:val="20"/>
                  <w:szCs w:val="20"/>
                  <w:lang w:eastAsia="ja-JP"/>
                  <w:rPrChange w:id="11958" w:author="Phuong Giang" w:date="2012-02-22T23:41:00Z">
                    <w:rPr>
                      <w:b/>
                      <w:color w:val="800000"/>
                      <w:lang w:eastAsia="ja-JP"/>
                    </w:rPr>
                  </w:rPrChange>
                </w:rPr>
                <w:t>Default</w:t>
              </w:r>
            </w:ins>
          </w:p>
        </w:tc>
        <w:tc>
          <w:tcPr>
            <w:tcW w:w="4512" w:type="dxa"/>
            <w:tcPrChange w:id="11959"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1960" w:author="Nguyen Ho Hai" w:date="2012-02-22T22:24:00Z"/>
                <w:b w:val="0"/>
                <w:lang w:eastAsia="ja-JP"/>
                <w:rPrChange w:id="11961" w:author="Phuong Giang" w:date="2012-02-22T23:41:00Z">
                  <w:rPr>
                    <w:ins w:id="11962" w:author="Nguyen Ho Hai" w:date="2012-02-22T22:24:00Z"/>
                    <w:b/>
                    <w:bCs w:val="0"/>
                    <w:color w:val="800000"/>
                    <w:lang w:eastAsia="ja-JP"/>
                  </w:rPr>
                </w:rPrChange>
              </w:rPr>
              <w:pPrChange w:id="1196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1964" w:author="Nguyen Ho Hai" w:date="2012-02-22T22:24:00Z">
              <w:r w:rsidRPr="00D229E5">
                <w:rPr>
                  <w:rFonts w:ascii="Tahoma" w:eastAsia="MS Mincho" w:hAnsi="Tahoma" w:cs="Arial"/>
                  <w:b w:val="0"/>
                  <w:snapToGrid w:val="0"/>
                  <w:color w:val="auto"/>
                  <w:sz w:val="20"/>
                  <w:szCs w:val="20"/>
                  <w:lang w:eastAsia="ja-JP"/>
                  <w:rPrChange w:id="11965" w:author="Phuong Giang" w:date="2012-02-22T23:41:00Z">
                    <w:rPr>
                      <w:b/>
                      <w:color w:val="800000"/>
                      <w:lang w:eastAsia="ja-JP"/>
                    </w:rPr>
                  </w:rPrChange>
                </w:rPr>
                <w:t>Description</w:t>
              </w:r>
            </w:ins>
          </w:p>
        </w:tc>
      </w:tr>
      <w:tr w:rsidR="00751F11" w:rsidRPr="001340DE" w:rsidTr="00F77673">
        <w:trPr>
          <w:ins w:id="11966" w:author="Nguyen Ho Hai" w:date="2012-02-22T22:24:00Z"/>
        </w:trPr>
        <w:tc>
          <w:tcPr>
            <w:tcW w:w="577" w:type="dxa"/>
            <w:tcPrChange w:id="11967" w:author="Phuong Giang" w:date="2012-02-22T23:32:00Z">
              <w:tcPr>
                <w:tcW w:w="577" w:type="dxa"/>
              </w:tcPr>
            </w:tcPrChange>
          </w:tcPr>
          <w:p w:rsidR="00751F11" w:rsidRPr="001340DE" w:rsidRDefault="00751F11" w:rsidP="00995D66">
            <w:pPr>
              <w:pStyle w:val="comment"/>
              <w:ind w:left="0"/>
              <w:rPr>
                <w:ins w:id="11968" w:author="Nguyen Ho Hai" w:date="2012-02-22T22:24:00Z"/>
                <w:rFonts w:ascii="Times New Roman" w:hAnsi="Times New Roman" w:cs="Times New Roman"/>
                <w:i w:val="0"/>
                <w:color w:val="auto"/>
                <w:sz w:val="22"/>
                <w:szCs w:val="22"/>
                <w:rPrChange w:id="11969" w:author="Phuong Giang" w:date="2012-02-22T23:42:00Z">
                  <w:rPr>
                    <w:ins w:id="11970" w:author="Nguyen Ho Hai" w:date="2012-02-22T22:24:00Z"/>
                    <w:i w:val="0"/>
                    <w:color w:val="auto"/>
                    <w:sz w:val="18"/>
                    <w:szCs w:val="18"/>
                  </w:rPr>
                </w:rPrChange>
              </w:rPr>
            </w:pPr>
            <w:ins w:id="11971" w:author="Nguyen Ho Hai" w:date="2012-02-22T22:24:00Z">
              <w:r w:rsidRPr="001340DE">
                <w:rPr>
                  <w:rFonts w:ascii="Times New Roman" w:hAnsi="Times New Roman" w:cs="Times New Roman"/>
                  <w:i w:val="0"/>
                  <w:color w:val="auto"/>
                  <w:sz w:val="22"/>
                  <w:szCs w:val="22"/>
                  <w:rPrChange w:id="11972" w:author="Phuong Giang" w:date="2012-02-22T23:42:00Z">
                    <w:rPr>
                      <w:b/>
                      <w:bCs w:val="0"/>
                      <w:i w:val="0"/>
                      <w:color w:val="auto"/>
                      <w:sz w:val="18"/>
                      <w:szCs w:val="18"/>
                      <w:lang w:eastAsia="en-US"/>
                    </w:rPr>
                  </w:rPrChange>
                </w:rPr>
                <w:t>01</w:t>
              </w:r>
            </w:ins>
          </w:p>
        </w:tc>
        <w:tc>
          <w:tcPr>
            <w:tcW w:w="1356" w:type="dxa"/>
            <w:tcPrChange w:id="11973" w:author="Phuong Giang" w:date="2012-02-22T23:32:00Z">
              <w:tcPr>
                <w:tcW w:w="1356" w:type="dxa"/>
              </w:tcPr>
            </w:tcPrChange>
          </w:tcPr>
          <w:p w:rsidR="00751F11" w:rsidRPr="001340DE" w:rsidRDefault="00751F11" w:rsidP="00995D66">
            <w:pPr>
              <w:pStyle w:val="comment"/>
              <w:ind w:left="0"/>
              <w:rPr>
                <w:ins w:id="11974" w:author="Nguyen Ho Hai" w:date="2012-02-22T22:24:00Z"/>
                <w:rFonts w:ascii="Times New Roman" w:hAnsi="Times New Roman" w:cs="Times New Roman"/>
                <w:i w:val="0"/>
                <w:color w:val="auto"/>
                <w:sz w:val="22"/>
                <w:szCs w:val="22"/>
                <w:rPrChange w:id="11975" w:author="Phuong Giang" w:date="2012-02-22T23:42:00Z">
                  <w:rPr>
                    <w:ins w:id="11976" w:author="Nguyen Ho Hai" w:date="2012-02-22T22:24:00Z"/>
                    <w:i w:val="0"/>
                    <w:color w:val="auto"/>
                    <w:sz w:val="18"/>
                    <w:szCs w:val="18"/>
                  </w:rPr>
                </w:rPrChange>
              </w:rPr>
            </w:pPr>
            <w:proofErr w:type="spellStart"/>
            <w:ins w:id="11977" w:author="Nguyen Ho Hai" w:date="2012-02-22T22:24:00Z">
              <w:r w:rsidRPr="001340DE">
                <w:rPr>
                  <w:rFonts w:ascii="Times New Roman" w:hAnsi="Times New Roman" w:cs="Times New Roman"/>
                  <w:i w:val="0"/>
                  <w:color w:val="auto"/>
                  <w:sz w:val="22"/>
                  <w:szCs w:val="22"/>
                  <w:rPrChange w:id="11978" w:author="Phuong Giang" w:date="2012-02-22T23:42:00Z">
                    <w:rPr>
                      <w:b/>
                      <w:bCs w:val="0"/>
                      <w:i w:val="0"/>
                      <w:color w:val="auto"/>
                      <w:sz w:val="18"/>
                      <w:szCs w:val="18"/>
                      <w:lang w:eastAsia="en-US"/>
                    </w:rPr>
                  </w:rPrChange>
                </w:rPr>
                <w:t>Obj</w:t>
              </w:r>
              <w:proofErr w:type="spellEnd"/>
            </w:ins>
          </w:p>
        </w:tc>
        <w:tc>
          <w:tcPr>
            <w:tcW w:w="1019" w:type="dxa"/>
            <w:tcPrChange w:id="11979" w:author="Phuong Giang" w:date="2012-02-22T23:32:00Z">
              <w:tcPr>
                <w:tcW w:w="1019" w:type="dxa"/>
              </w:tcPr>
            </w:tcPrChange>
          </w:tcPr>
          <w:p w:rsidR="00751F11" w:rsidRPr="001340DE" w:rsidRDefault="00751F11" w:rsidP="00995D66">
            <w:pPr>
              <w:pStyle w:val="comment"/>
              <w:ind w:left="0"/>
              <w:rPr>
                <w:ins w:id="11980" w:author="Nguyen Ho Hai" w:date="2012-02-22T22:24:00Z"/>
                <w:rFonts w:ascii="Times New Roman" w:hAnsi="Times New Roman" w:cs="Times New Roman"/>
                <w:i w:val="0"/>
                <w:color w:val="auto"/>
                <w:sz w:val="22"/>
                <w:szCs w:val="22"/>
                <w:rPrChange w:id="11981" w:author="Phuong Giang" w:date="2012-02-22T23:42:00Z">
                  <w:rPr>
                    <w:ins w:id="11982" w:author="Nguyen Ho Hai" w:date="2012-02-22T22:24:00Z"/>
                    <w:i w:val="0"/>
                    <w:color w:val="auto"/>
                    <w:sz w:val="18"/>
                    <w:szCs w:val="18"/>
                  </w:rPr>
                </w:rPrChange>
              </w:rPr>
            </w:pPr>
            <w:ins w:id="11983" w:author="Nguyen Ho Hai" w:date="2012-02-22T22:24:00Z">
              <w:r w:rsidRPr="001340DE">
                <w:rPr>
                  <w:rFonts w:ascii="Times New Roman" w:hAnsi="Times New Roman" w:cs="Times New Roman"/>
                  <w:i w:val="0"/>
                  <w:color w:val="auto"/>
                  <w:sz w:val="22"/>
                  <w:szCs w:val="22"/>
                  <w:rPrChange w:id="11984" w:author="Phuong Giang" w:date="2012-02-22T23:42:00Z">
                    <w:rPr>
                      <w:b/>
                      <w:bCs w:val="0"/>
                      <w:i w:val="0"/>
                      <w:color w:val="auto"/>
                      <w:sz w:val="18"/>
                      <w:szCs w:val="18"/>
                      <w:lang w:eastAsia="en-US"/>
                    </w:rPr>
                  </w:rPrChange>
                </w:rPr>
                <w:t>Object</w:t>
              </w:r>
            </w:ins>
          </w:p>
        </w:tc>
        <w:tc>
          <w:tcPr>
            <w:tcW w:w="1019" w:type="dxa"/>
            <w:tcPrChange w:id="11985" w:author="Phuong Giang" w:date="2012-02-22T23:32:00Z">
              <w:tcPr>
                <w:tcW w:w="1019" w:type="dxa"/>
              </w:tcPr>
            </w:tcPrChange>
          </w:tcPr>
          <w:p w:rsidR="00751F11" w:rsidRPr="001340DE" w:rsidRDefault="00751F11" w:rsidP="00995D66">
            <w:pPr>
              <w:pStyle w:val="comment"/>
              <w:ind w:left="0"/>
              <w:rPr>
                <w:ins w:id="11986" w:author="Nguyen Ho Hai" w:date="2012-02-22T22:24:00Z"/>
                <w:rFonts w:ascii="Times New Roman" w:hAnsi="Times New Roman" w:cs="Times New Roman"/>
                <w:i w:val="0"/>
                <w:color w:val="auto"/>
                <w:sz w:val="22"/>
                <w:szCs w:val="22"/>
                <w:rPrChange w:id="11987" w:author="Phuong Giang" w:date="2012-02-22T23:42:00Z">
                  <w:rPr>
                    <w:ins w:id="11988" w:author="Nguyen Ho Hai" w:date="2012-02-22T22:24:00Z"/>
                    <w:i w:val="0"/>
                    <w:color w:val="auto"/>
                    <w:sz w:val="18"/>
                    <w:szCs w:val="18"/>
                  </w:rPr>
                </w:rPrChange>
              </w:rPr>
            </w:pPr>
            <w:ins w:id="11989" w:author="Nguyen Ho Hai" w:date="2012-02-22T22:24:00Z">
              <w:r w:rsidRPr="001340DE">
                <w:rPr>
                  <w:rFonts w:ascii="Times New Roman" w:hAnsi="Times New Roman" w:cs="Times New Roman"/>
                  <w:i w:val="0"/>
                  <w:color w:val="auto"/>
                  <w:sz w:val="22"/>
                  <w:szCs w:val="22"/>
                  <w:rPrChange w:id="11990" w:author="Phuong Giang" w:date="2012-02-22T23:42:00Z">
                    <w:rPr>
                      <w:b/>
                      <w:bCs w:val="0"/>
                      <w:i w:val="0"/>
                      <w:color w:val="auto"/>
                      <w:sz w:val="18"/>
                      <w:szCs w:val="18"/>
                      <w:lang w:eastAsia="en-US"/>
                    </w:rPr>
                  </w:rPrChange>
                </w:rPr>
                <w:t>In</w:t>
              </w:r>
            </w:ins>
          </w:p>
        </w:tc>
        <w:tc>
          <w:tcPr>
            <w:tcW w:w="1082" w:type="dxa"/>
            <w:tcPrChange w:id="11991" w:author="Phuong Giang" w:date="2012-02-22T23:32:00Z">
              <w:tcPr>
                <w:tcW w:w="1082" w:type="dxa"/>
              </w:tcPr>
            </w:tcPrChange>
          </w:tcPr>
          <w:p w:rsidR="00751F11" w:rsidRPr="001340DE" w:rsidRDefault="00751F11" w:rsidP="00995D66">
            <w:pPr>
              <w:pStyle w:val="comment"/>
              <w:ind w:left="0"/>
              <w:rPr>
                <w:ins w:id="11992" w:author="Nguyen Ho Hai" w:date="2012-02-22T22:24:00Z"/>
                <w:rFonts w:ascii="Times New Roman" w:hAnsi="Times New Roman" w:cs="Times New Roman"/>
                <w:i w:val="0"/>
                <w:color w:val="auto"/>
                <w:sz w:val="22"/>
                <w:szCs w:val="22"/>
                <w:rPrChange w:id="11993" w:author="Phuong Giang" w:date="2012-02-22T23:42:00Z">
                  <w:rPr>
                    <w:ins w:id="11994" w:author="Nguyen Ho Hai" w:date="2012-02-22T22:24:00Z"/>
                    <w:i w:val="0"/>
                    <w:sz w:val="18"/>
                    <w:szCs w:val="18"/>
                  </w:rPr>
                </w:rPrChange>
              </w:rPr>
            </w:pPr>
          </w:p>
        </w:tc>
        <w:tc>
          <w:tcPr>
            <w:tcW w:w="4512" w:type="dxa"/>
            <w:tcPrChange w:id="11995" w:author="Phuong Giang" w:date="2012-02-22T23:32:00Z">
              <w:tcPr>
                <w:tcW w:w="4512" w:type="dxa"/>
              </w:tcPr>
            </w:tcPrChange>
          </w:tcPr>
          <w:p w:rsidR="00751F11" w:rsidRPr="001340DE" w:rsidRDefault="00751F11" w:rsidP="00995D66">
            <w:pPr>
              <w:pStyle w:val="comment"/>
              <w:ind w:left="0"/>
              <w:rPr>
                <w:ins w:id="11996" w:author="Nguyen Ho Hai" w:date="2012-02-22T22:24:00Z"/>
                <w:rFonts w:ascii="Times New Roman" w:hAnsi="Times New Roman" w:cs="Times New Roman"/>
                <w:i w:val="0"/>
                <w:color w:val="auto"/>
                <w:sz w:val="22"/>
                <w:szCs w:val="22"/>
                <w:rPrChange w:id="11997" w:author="Phuong Giang" w:date="2012-02-22T23:42:00Z">
                  <w:rPr>
                    <w:ins w:id="11998" w:author="Nguyen Ho Hai" w:date="2012-02-22T22:24:00Z"/>
                    <w:i w:val="0"/>
                    <w:color w:val="auto"/>
                    <w:sz w:val="18"/>
                    <w:szCs w:val="18"/>
                  </w:rPr>
                </w:rPrChange>
              </w:rPr>
            </w:pPr>
            <w:ins w:id="11999" w:author="Nguyen Ho Hai" w:date="2012-02-22T22:24:00Z">
              <w:r w:rsidRPr="001340DE">
                <w:rPr>
                  <w:rFonts w:ascii="Times New Roman" w:hAnsi="Times New Roman" w:cs="Times New Roman"/>
                  <w:i w:val="0"/>
                  <w:color w:val="auto"/>
                  <w:sz w:val="22"/>
                  <w:szCs w:val="22"/>
                  <w:rPrChange w:id="12000" w:author="Phuong Giang" w:date="2012-02-22T23:42:00Z">
                    <w:rPr>
                      <w:b/>
                      <w:bCs w:val="0"/>
                      <w:i w:val="0"/>
                      <w:color w:val="auto"/>
                      <w:sz w:val="18"/>
                      <w:szCs w:val="18"/>
                      <w:lang w:eastAsia="en-US"/>
                    </w:rPr>
                  </w:rPrChange>
                </w:rPr>
                <w:t>The item that will be update in database</w:t>
              </w:r>
            </w:ins>
          </w:p>
        </w:tc>
      </w:tr>
      <w:tr w:rsidR="00751F11" w:rsidRPr="001340DE" w:rsidTr="00F77673">
        <w:trPr>
          <w:ins w:id="12001" w:author="Nguyen Ho Hai" w:date="2012-02-22T22:24:00Z"/>
        </w:trPr>
        <w:tc>
          <w:tcPr>
            <w:tcW w:w="577" w:type="dxa"/>
            <w:tcPrChange w:id="12002" w:author="Phuong Giang" w:date="2012-02-22T23:32:00Z">
              <w:tcPr>
                <w:tcW w:w="577" w:type="dxa"/>
              </w:tcPr>
            </w:tcPrChange>
          </w:tcPr>
          <w:p w:rsidR="00751F11" w:rsidRPr="001340DE" w:rsidRDefault="00751F11" w:rsidP="00995D66">
            <w:pPr>
              <w:pStyle w:val="comment"/>
              <w:ind w:left="0"/>
              <w:rPr>
                <w:ins w:id="12003" w:author="Nguyen Ho Hai" w:date="2012-02-22T22:24:00Z"/>
                <w:rFonts w:ascii="Times New Roman" w:hAnsi="Times New Roman" w:cs="Times New Roman"/>
                <w:i w:val="0"/>
                <w:color w:val="auto"/>
                <w:sz w:val="22"/>
                <w:szCs w:val="22"/>
                <w:rPrChange w:id="12004" w:author="Phuong Giang" w:date="2012-02-22T23:42:00Z">
                  <w:rPr>
                    <w:ins w:id="12005" w:author="Nguyen Ho Hai" w:date="2012-02-22T22:24:00Z"/>
                    <w:i w:val="0"/>
                    <w:color w:val="auto"/>
                    <w:sz w:val="18"/>
                    <w:szCs w:val="18"/>
                  </w:rPr>
                </w:rPrChange>
              </w:rPr>
            </w:pPr>
            <w:ins w:id="12006" w:author="Nguyen Ho Hai" w:date="2012-02-22T22:24:00Z">
              <w:r w:rsidRPr="001340DE">
                <w:rPr>
                  <w:rFonts w:ascii="Times New Roman" w:hAnsi="Times New Roman" w:cs="Times New Roman"/>
                  <w:i w:val="0"/>
                  <w:color w:val="auto"/>
                  <w:sz w:val="22"/>
                  <w:szCs w:val="22"/>
                  <w:rPrChange w:id="12007" w:author="Phuong Giang" w:date="2012-02-22T23:42:00Z">
                    <w:rPr>
                      <w:b/>
                      <w:bCs w:val="0"/>
                      <w:i w:val="0"/>
                      <w:color w:val="auto"/>
                      <w:sz w:val="18"/>
                      <w:szCs w:val="18"/>
                      <w:lang w:eastAsia="en-US"/>
                    </w:rPr>
                  </w:rPrChange>
                </w:rPr>
                <w:t>02</w:t>
              </w:r>
            </w:ins>
          </w:p>
        </w:tc>
        <w:tc>
          <w:tcPr>
            <w:tcW w:w="1356" w:type="dxa"/>
            <w:tcPrChange w:id="12008" w:author="Phuong Giang" w:date="2012-02-22T23:32:00Z">
              <w:tcPr>
                <w:tcW w:w="1356" w:type="dxa"/>
              </w:tcPr>
            </w:tcPrChange>
          </w:tcPr>
          <w:p w:rsidR="00751F11" w:rsidRPr="001340DE" w:rsidRDefault="00751F11" w:rsidP="00995D66">
            <w:pPr>
              <w:pStyle w:val="comment"/>
              <w:ind w:left="0"/>
              <w:rPr>
                <w:ins w:id="12009" w:author="Nguyen Ho Hai" w:date="2012-02-22T22:24:00Z"/>
                <w:rFonts w:ascii="Times New Roman" w:hAnsi="Times New Roman" w:cs="Times New Roman"/>
                <w:i w:val="0"/>
                <w:color w:val="auto"/>
                <w:sz w:val="22"/>
                <w:szCs w:val="22"/>
                <w:rPrChange w:id="12010" w:author="Phuong Giang" w:date="2012-02-22T23:42:00Z">
                  <w:rPr>
                    <w:ins w:id="12011" w:author="Nguyen Ho Hai" w:date="2012-02-22T22:24:00Z"/>
                    <w:i w:val="0"/>
                    <w:color w:val="auto"/>
                    <w:sz w:val="18"/>
                    <w:szCs w:val="18"/>
                  </w:rPr>
                </w:rPrChange>
              </w:rPr>
            </w:pPr>
            <w:ins w:id="12012" w:author="Nguyen Ho Hai" w:date="2012-02-22T22:24:00Z">
              <w:r w:rsidRPr="001340DE">
                <w:rPr>
                  <w:rFonts w:ascii="Times New Roman" w:hAnsi="Times New Roman" w:cs="Times New Roman"/>
                  <w:i w:val="0"/>
                  <w:color w:val="auto"/>
                  <w:sz w:val="22"/>
                  <w:szCs w:val="22"/>
                  <w:rPrChange w:id="12013" w:author="Phuong Giang" w:date="2012-02-22T23:42:00Z">
                    <w:rPr>
                      <w:b/>
                      <w:bCs w:val="0"/>
                      <w:i w:val="0"/>
                      <w:color w:val="auto"/>
                      <w:sz w:val="18"/>
                      <w:szCs w:val="18"/>
                      <w:lang w:eastAsia="en-US"/>
                    </w:rPr>
                  </w:rPrChange>
                </w:rPr>
                <w:t>&lt;return &gt;</w:t>
              </w:r>
            </w:ins>
          </w:p>
        </w:tc>
        <w:tc>
          <w:tcPr>
            <w:tcW w:w="1019" w:type="dxa"/>
            <w:tcPrChange w:id="12014" w:author="Phuong Giang" w:date="2012-02-22T23:32:00Z">
              <w:tcPr>
                <w:tcW w:w="1019" w:type="dxa"/>
              </w:tcPr>
            </w:tcPrChange>
          </w:tcPr>
          <w:p w:rsidR="00751F11" w:rsidRPr="001340DE" w:rsidRDefault="00751F11" w:rsidP="00995D66">
            <w:pPr>
              <w:pStyle w:val="comment"/>
              <w:ind w:left="0"/>
              <w:rPr>
                <w:ins w:id="12015" w:author="Nguyen Ho Hai" w:date="2012-02-22T22:24:00Z"/>
                <w:rFonts w:ascii="Times New Roman" w:hAnsi="Times New Roman" w:cs="Times New Roman"/>
                <w:i w:val="0"/>
                <w:color w:val="auto"/>
                <w:sz w:val="22"/>
                <w:szCs w:val="22"/>
                <w:rPrChange w:id="12016" w:author="Phuong Giang" w:date="2012-02-22T23:42:00Z">
                  <w:rPr>
                    <w:ins w:id="12017" w:author="Nguyen Ho Hai" w:date="2012-02-22T22:24:00Z"/>
                    <w:i w:val="0"/>
                    <w:color w:val="auto"/>
                    <w:sz w:val="18"/>
                    <w:szCs w:val="18"/>
                  </w:rPr>
                </w:rPrChange>
              </w:rPr>
            </w:pPr>
            <w:ins w:id="12018" w:author="Nguyen Ho Hai" w:date="2012-02-22T22:24:00Z">
              <w:r w:rsidRPr="001340DE">
                <w:rPr>
                  <w:rFonts w:ascii="Times New Roman" w:hAnsi="Times New Roman" w:cs="Times New Roman"/>
                  <w:i w:val="0"/>
                  <w:color w:val="auto"/>
                  <w:sz w:val="22"/>
                  <w:szCs w:val="22"/>
                  <w:rPrChange w:id="12019" w:author="Phuong Giang" w:date="2012-02-22T23:42:00Z">
                    <w:rPr>
                      <w:b/>
                      <w:bCs w:val="0"/>
                      <w:i w:val="0"/>
                      <w:color w:val="auto"/>
                      <w:sz w:val="18"/>
                      <w:szCs w:val="18"/>
                      <w:lang w:eastAsia="en-US"/>
                    </w:rPr>
                  </w:rPrChange>
                </w:rPr>
                <w:t>bool</w:t>
              </w:r>
            </w:ins>
          </w:p>
        </w:tc>
        <w:tc>
          <w:tcPr>
            <w:tcW w:w="1019" w:type="dxa"/>
            <w:tcPrChange w:id="12020" w:author="Phuong Giang" w:date="2012-02-22T23:32:00Z">
              <w:tcPr>
                <w:tcW w:w="1019" w:type="dxa"/>
              </w:tcPr>
            </w:tcPrChange>
          </w:tcPr>
          <w:p w:rsidR="00751F11" w:rsidRPr="001340DE" w:rsidRDefault="00751F11" w:rsidP="00995D66">
            <w:pPr>
              <w:pStyle w:val="comment"/>
              <w:ind w:left="0"/>
              <w:rPr>
                <w:ins w:id="12021" w:author="Nguyen Ho Hai" w:date="2012-02-22T22:24:00Z"/>
                <w:rFonts w:ascii="Times New Roman" w:hAnsi="Times New Roman" w:cs="Times New Roman"/>
                <w:i w:val="0"/>
                <w:color w:val="auto"/>
                <w:sz w:val="22"/>
                <w:szCs w:val="22"/>
                <w:rPrChange w:id="12022" w:author="Phuong Giang" w:date="2012-02-22T23:42:00Z">
                  <w:rPr>
                    <w:ins w:id="12023" w:author="Nguyen Ho Hai" w:date="2012-02-22T22:24:00Z"/>
                    <w:i w:val="0"/>
                    <w:color w:val="auto"/>
                    <w:sz w:val="18"/>
                    <w:szCs w:val="18"/>
                  </w:rPr>
                </w:rPrChange>
              </w:rPr>
            </w:pPr>
            <w:ins w:id="12024" w:author="Nguyen Ho Hai" w:date="2012-02-22T22:24:00Z">
              <w:r w:rsidRPr="001340DE">
                <w:rPr>
                  <w:rFonts w:ascii="Times New Roman" w:hAnsi="Times New Roman" w:cs="Times New Roman"/>
                  <w:i w:val="0"/>
                  <w:color w:val="auto"/>
                  <w:sz w:val="22"/>
                  <w:szCs w:val="22"/>
                  <w:rPrChange w:id="12025" w:author="Phuong Giang" w:date="2012-02-22T23:42:00Z">
                    <w:rPr>
                      <w:b/>
                      <w:bCs w:val="0"/>
                      <w:i w:val="0"/>
                      <w:color w:val="auto"/>
                      <w:sz w:val="18"/>
                      <w:szCs w:val="18"/>
                      <w:lang w:eastAsia="en-US"/>
                    </w:rPr>
                  </w:rPrChange>
                </w:rPr>
                <w:t>Out</w:t>
              </w:r>
            </w:ins>
          </w:p>
        </w:tc>
        <w:tc>
          <w:tcPr>
            <w:tcW w:w="1082" w:type="dxa"/>
            <w:tcPrChange w:id="12026" w:author="Phuong Giang" w:date="2012-02-22T23:32:00Z">
              <w:tcPr>
                <w:tcW w:w="1082" w:type="dxa"/>
              </w:tcPr>
            </w:tcPrChange>
          </w:tcPr>
          <w:p w:rsidR="00751F11" w:rsidRPr="001340DE" w:rsidRDefault="00751F11" w:rsidP="00995D66">
            <w:pPr>
              <w:pStyle w:val="comment"/>
              <w:ind w:left="0"/>
              <w:rPr>
                <w:ins w:id="12027" w:author="Nguyen Ho Hai" w:date="2012-02-22T22:24:00Z"/>
                <w:rFonts w:ascii="Times New Roman" w:hAnsi="Times New Roman" w:cs="Times New Roman"/>
                <w:i w:val="0"/>
                <w:color w:val="auto"/>
                <w:sz w:val="22"/>
                <w:szCs w:val="22"/>
                <w:rPrChange w:id="12028" w:author="Phuong Giang" w:date="2012-02-22T23:42:00Z">
                  <w:rPr>
                    <w:ins w:id="12029" w:author="Nguyen Ho Hai" w:date="2012-02-22T22:24:00Z"/>
                    <w:i w:val="0"/>
                    <w:sz w:val="18"/>
                    <w:szCs w:val="18"/>
                  </w:rPr>
                </w:rPrChange>
              </w:rPr>
            </w:pPr>
          </w:p>
        </w:tc>
        <w:tc>
          <w:tcPr>
            <w:tcW w:w="4512" w:type="dxa"/>
            <w:tcPrChange w:id="12030" w:author="Phuong Giang" w:date="2012-02-22T23:32:00Z">
              <w:tcPr>
                <w:tcW w:w="4512" w:type="dxa"/>
              </w:tcPr>
            </w:tcPrChange>
          </w:tcPr>
          <w:p w:rsidR="00751F11" w:rsidRPr="001340DE" w:rsidRDefault="00751F11" w:rsidP="00995D66">
            <w:pPr>
              <w:pStyle w:val="comment"/>
              <w:ind w:left="0"/>
              <w:rPr>
                <w:ins w:id="12031" w:author="Nguyen Ho Hai" w:date="2012-02-22T22:24:00Z"/>
                <w:rFonts w:ascii="Times New Roman" w:hAnsi="Times New Roman" w:cs="Times New Roman"/>
                <w:i w:val="0"/>
                <w:color w:val="auto"/>
                <w:sz w:val="22"/>
                <w:szCs w:val="22"/>
                <w:rPrChange w:id="12032" w:author="Phuong Giang" w:date="2012-02-22T23:42:00Z">
                  <w:rPr>
                    <w:ins w:id="12033" w:author="Nguyen Ho Hai" w:date="2012-02-22T22:24:00Z"/>
                    <w:i w:val="0"/>
                    <w:color w:val="auto"/>
                    <w:sz w:val="18"/>
                    <w:szCs w:val="18"/>
                  </w:rPr>
                </w:rPrChange>
              </w:rPr>
            </w:pPr>
            <w:ins w:id="12034" w:author="Nguyen Ho Hai" w:date="2012-02-22T22:24:00Z">
              <w:r w:rsidRPr="001340DE">
                <w:rPr>
                  <w:rFonts w:ascii="Times New Roman" w:hAnsi="Times New Roman" w:cs="Times New Roman"/>
                  <w:i w:val="0"/>
                  <w:color w:val="auto"/>
                  <w:sz w:val="22"/>
                  <w:szCs w:val="22"/>
                  <w:rPrChange w:id="12035" w:author="Phuong Giang" w:date="2012-02-22T23:42:00Z">
                    <w:rPr>
                      <w:b/>
                      <w:bCs w:val="0"/>
                      <w:i w:val="0"/>
                      <w:color w:val="auto"/>
                      <w:sz w:val="18"/>
                      <w:szCs w:val="18"/>
                      <w:lang w:eastAsia="en-US"/>
                    </w:rPr>
                  </w:rPrChange>
                </w:rPr>
                <w:t>The returned result of method</w:t>
              </w:r>
            </w:ins>
          </w:p>
        </w:tc>
      </w:tr>
    </w:tbl>
    <w:p w:rsidR="00751F11" w:rsidRPr="00D60E4A" w:rsidRDefault="00751F11" w:rsidP="00751F11">
      <w:pPr>
        <w:rPr>
          <w:ins w:id="12036" w:author="Nguyen Ho Hai" w:date="2012-02-22T22:24:00Z"/>
        </w:rPr>
      </w:pPr>
    </w:p>
    <w:p w:rsidR="00751F11" w:rsidRPr="00D60E4A" w:rsidRDefault="00751F11" w:rsidP="00751F11">
      <w:pPr>
        <w:pStyle w:val="Heading6"/>
        <w:tabs>
          <w:tab w:val="left" w:pos="4208"/>
        </w:tabs>
        <w:rPr>
          <w:ins w:id="12037" w:author="Nguyen Ho Hai" w:date="2012-02-22T22:24:00Z"/>
          <w:rFonts w:ascii="Cambria" w:eastAsia="MS Gothic" w:hAnsi="Cambria" w:cs="Times New Roman"/>
        </w:rPr>
      </w:pPr>
      <w:proofErr w:type="spellStart"/>
      <w:ins w:id="12038" w:author="Nguyen Ho Hai" w:date="2012-02-22T22:24:00Z">
        <w:r>
          <w:t>ContainsItem</w:t>
        </w:r>
        <w:proofErr w:type="spellEnd"/>
        <w:r>
          <w:t xml:space="preserve"> method</w:t>
        </w:r>
        <w:r>
          <w:tab/>
        </w:r>
        <w:r w:rsidRPr="00D60E4A">
          <w:rPr>
            <w:rFonts w:ascii="Consolas" w:eastAsiaTheme="minorEastAsia" w:hAnsi="Consolas" w:cs="Consolas"/>
            <w:sz w:val="19"/>
            <w:szCs w:val="19"/>
            <w:lang w:eastAsia="ja-JP"/>
          </w:rPr>
          <w:t xml:space="preserve">  </w:t>
        </w:r>
      </w:ins>
    </w:p>
    <w:p w:rsidR="00751F11" w:rsidRDefault="00751F11" w:rsidP="00751F11">
      <w:pPr>
        <w:pStyle w:val="ListParagraph"/>
        <w:numPr>
          <w:ilvl w:val="0"/>
          <w:numId w:val="11"/>
        </w:numPr>
        <w:autoSpaceDE w:val="0"/>
        <w:autoSpaceDN w:val="0"/>
        <w:adjustRightInd w:val="0"/>
        <w:spacing w:after="0" w:line="240" w:lineRule="auto"/>
        <w:rPr>
          <w:ins w:id="12039" w:author="HungNguyen" w:date="2012-04-17T09:07:00Z"/>
          <w:rFonts w:ascii="Cambria" w:eastAsia="MS Gothic" w:hAnsi="Cambria"/>
          <w:b/>
          <w:bCs/>
          <w:i/>
          <w:iCs/>
          <w:color w:val="4F81BD"/>
        </w:rPr>
      </w:pPr>
      <w:ins w:id="12040" w:author="Nguyen Ho Hai" w:date="2012-02-22T22:24:00Z">
        <w:r w:rsidRPr="00D60E4A">
          <w:rPr>
            <w:rFonts w:ascii="Cambria" w:eastAsia="MS Gothic" w:hAnsi="Cambria"/>
            <w:b/>
            <w:bCs/>
            <w:i/>
            <w:iCs/>
            <w:color w:val="4F81BD"/>
          </w:rPr>
          <w:t xml:space="preserve">Method Declaration:   </w:t>
        </w:r>
      </w:ins>
    </w:p>
    <w:p w:rsidR="00FB08B1" w:rsidRPr="00D60E4A" w:rsidRDefault="00FB08B1">
      <w:pPr>
        <w:pStyle w:val="ListParagraph"/>
        <w:autoSpaceDE w:val="0"/>
        <w:autoSpaceDN w:val="0"/>
        <w:adjustRightInd w:val="0"/>
        <w:spacing w:after="0" w:line="240" w:lineRule="auto"/>
        <w:rPr>
          <w:ins w:id="12041" w:author="Nguyen Ho Hai" w:date="2012-02-22T22:24:00Z"/>
          <w:rFonts w:ascii="Cambria" w:eastAsia="MS Gothic" w:hAnsi="Cambria"/>
          <w:b/>
          <w:bCs/>
          <w:i/>
          <w:iCs/>
          <w:color w:val="4F81BD"/>
        </w:rPr>
        <w:pPrChange w:id="12042" w:author="HungNguyen" w:date="2012-04-17T09:07:00Z">
          <w:pPr>
            <w:pStyle w:val="ListParagraph"/>
            <w:numPr>
              <w:numId w:val="11"/>
            </w:numPr>
            <w:autoSpaceDE w:val="0"/>
            <w:autoSpaceDN w:val="0"/>
            <w:adjustRightInd w:val="0"/>
            <w:spacing w:after="0" w:line="240" w:lineRule="auto"/>
            <w:ind w:hanging="360"/>
          </w:pPr>
        </w:pPrChange>
      </w:pPr>
    </w:p>
    <w:p w:rsidR="00FB08B1" w:rsidRPr="00FB08B1" w:rsidRDefault="00FB08B1">
      <w:pPr>
        <w:pStyle w:val="ListParagraph"/>
        <w:autoSpaceDE w:val="0"/>
        <w:autoSpaceDN w:val="0"/>
        <w:adjustRightInd w:val="0"/>
        <w:spacing w:after="0" w:line="240" w:lineRule="auto"/>
        <w:ind w:firstLine="720"/>
        <w:rPr>
          <w:ins w:id="12043" w:author="HungNguyen" w:date="2012-04-17T09:07:00Z"/>
          <w:rFonts w:ascii="Consolas" w:eastAsiaTheme="minorEastAsia" w:hAnsi="Consolas" w:cs="Consolas"/>
          <w:sz w:val="19"/>
          <w:szCs w:val="19"/>
          <w:lang w:eastAsia="ja-JP"/>
        </w:rPr>
        <w:pPrChange w:id="12044" w:author="HungNguyen" w:date="2012-04-17T09:07:00Z">
          <w:pPr>
            <w:pStyle w:val="ListParagraph"/>
            <w:numPr>
              <w:numId w:val="11"/>
            </w:numPr>
            <w:autoSpaceDE w:val="0"/>
            <w:autoSpaceDN w:val="0"/>
            <w:adjustRightInd w:val="0"/>
            <w:spacing w:after="0" w:line="240" w:lineRule="auto"/>
            <w:ind w:hanging="360"/>
          </w:pPr>
        </w:pPrChange>
      </w:pPr>
      <w:proofErr w:type="spellStart"/>
      <w:proofErr w:type="gramStart"/>
      <w:ins w:id="12045" w:author="HungNguyen" w:date="2012-04-17T09:07:00Z">
        <w:r w:rsidRPr="00FB08B1">
          <w:rPr>
            <w:rFonts w:ascii="Consolas" w:eastAsiaTheme="minorEastAsia" w:hAnsi="Consolas" w:cs="Consolas"/>
            <w:color w:val="0000FF"/>
            <w:sz w:val="19"/>
            <w:szCs w:val="19"/>
            <w:lang w:eastAsia="ja-JP"/>
          </w:rPr>
          <w:t>bool</w:t>
        </w:r>
        <w:proofErr w:type="spellEnd"/>
        <w:proofErr w:type="gramEnd"/>
        <w:r w:rsidRPr="00FB08B1">
          <w:rPr>
            <w:rFonts w:ascii="Consolas" w:eastAsiaTheme="minorEastAsia" w:hAnsi="Consolas" w:cs="Consolas"/>
            <w:sz w:val="19"/>
            <w:szCs w:val="19"/>
            <w:lang w:eastAsia="ja-JP"/>
          </w:rPr>
          <w:t xml:space="preserve"> </w:t>
        </w:r>
        <w:proofErr w:type="spellStart"/>
        <w:r w:rsidRPr="00FB08B1">
          <w:rPr>
            <w:rFonts w:ascii="Consolas" w:eastAsiaTheme="minorEastAsia" w:hAnsi="Consolas" w:cs="Consolas"/>
            <w:sz w:val="19"/>
            <w:szCs w:val="19"/>
            <w:lang w:eastAsia="ja-JP"/>
          </w:rPr>
          <w:t>ContainsItem</w:t>
        </w:r>
        <w:proofErr w:type="spellEnd"/>
        <w:r w:rsidRPr="00FB08B1">
          <w:rPr>
            <w:rFonts w:ascii="Consolas" w:eastAsiaTheme="minorEastAsia" w:hAnsi="Consolas" w:cs="Consolas"/>
            <w:sz w:val="19"/>
            <w:szCs w:val="19"/>
            <w:lang w:eastAsia="ja-JP"/>
          </w:rPr>
          <w:t>(</w:t>
        </w:r>
        <w:proofErr w:type="spellStart"/>
        <w:r w:rsidRPr="00FB08B1">
          <w:rPr>
            <w:rFonts w:ascii="Consolas" w:eastAsiaTheme="minorEastAsia" w:hAnsi="Consolas" w:cs="Consolas"/>
            <w:color w:val="2B91AF"/>
            <w:sz w:val="19"/>
            <w:szCs w:val="19"/>
            <w:lang w:eastAsia="ja-JP"/>
          </w:rPr>
          <w:t>IData</w:t>
        </w:r>
        <w:proofErr w:type="spellEnd"/>
        <w:r w:rsidRPr="00FB08B1">
          <w:rPr>
            <w:rFonts w:ascii="Consolas" w:eastAsiaTheme="minorEastAsia" w:hAnsi="Consolas" w:cs="Consolas"/>
            <w:sz w:val="19"/>
            <w:szCs w:val="19"/>
            <w:lang w:eastAsia="ja-JP"/>
          </w:rPr>
          <w:t xml:space="preserve"> item);</w:t>
        </w:r>
      </w:ins>
    </w:p>
    <w:p w:rsidR="00751F11" w:rsidRPr="00C32B95" w:rsidDel="00FB08B1" w:rsidRDefault="00751F11">
      <w:pPr>
        <w:autoSpaceDE w:val="0"/>
        <w:autoSpaceDN w:val="0"/>
        <w:adjustRightInd w:val="0"/>
        <w:spacing w:after="0" w:line="240" w:lineRule="auto"/>
        <w:ind w:left="720" w:firstLine="720"/>
        <w:rPr>
          <w:ins w:id="12046" w:author="Nguyen Ho Hai" w:date="2012-02-22T22:24:00Z"/>
          <w:del w:id="12047" w:author="HungNguyen" w:date="2012-04-17T09:07:00Z"/>
          <w:rFonts w:ascii="Consolas" w:eastAsiaTheme="minorEastAsia" w:hAnsi="Consolas" w:cs="Consolas"/>
          <w:sz w:val="19"/>
          <w:szCs w:val="19"/>
          <w:lang w:eastAsia="ja-JP"/>
        </w:rPr>
        <w:pPrChange w:id="12048" w:author="Nguyen Ho Hai" w:date="2012-02-22T22:26:00Z">
          <w:pPr>
            <w:autoSpaceDE w:val="0"/>
            <w:autoSpaceDN w:val="0"/>
            <w:adjustRightInd w:val="0"/>
            <w:spacing w:after="0" w:line="240" w:lineRule="auto"/>
            <w:ind w:firstLine="720"/>
          </w:pPr>
        </w:pPrChange>
      </w:pPr>
      <w:ins w:id="12049" w:author="Nguyen Ho Hai" w:date="2012-02-22T22:24:00Z">
        <w:del w:id="12050" w:author="HungNguyen" w:date="2012-04-17T09:07:00Z">
          <w:r w:rsidDel="00FB08B1">
            <w:rPr>
              <w:rFonts w:ascii="Tahoma" w:eastAsiaTheme="minorEastAsia" w:hAnsi="Tahoma" w:cs="Tahoma"/>
              <w:sz w:val="20"/>
              <w:szCs w:val="20"/>
              <w:lang w:eastAsia="ja-JP"/>
            </w:rPr>
            <w:delText>bool ContainsItem(Object obj)</w:delText>
          </w:r>
        </w:del>
      </w:ins>
    </w:p>
    <w:p w:rsidR="00751F11" w:rsidRDefault="00751F11" w:rsidP="00751F11">
      <w:pPr>
        <w:autoSpaceDE w:val="0"/>
        <w:autoSpaceDN w:val="0"/>
        <w:adjustRightInd w:val="0"/>
        <w:spacing w:after="0" w:line="240" w:lineRule="auto"/>
        <w:rPr>
          <w:ins w:id="12051"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2052" w:author="Nguyen Ho Hai" w:date="2012-02-22T22:24:00Z"/>
          <w:rFonts w:ascii="Cambria" w:eastAsia="MS Gothic" w:hAnsi="Cambria"/>
          <w:b/>
          <w:bCs/>
          <w:i/>
          <w:iCs/>
          <w:color w:val="4F81BD"/>
        </w:rPr>
      </w:pPr>
      <w:ins w:id="12053" w:author="Nguyen Ho Hai" w:date="2012-02-22T22:24:00Z">
        <w:r w:rsidRPr="00D60E4A">
          <w:rPr>
            <w:rFonts w:ascii="Cambria" w:eastAsia="MS Gothic" w:hAnsi="Cambria"/>
            <w:b/>
            <w:bCs/>
            <w:i/>
            <w:iCs/>
            <w:color w:val="4F81BD"/>
          </w:rPr>
          <w:t>Method Description:</w:t>
        </w:r>
      </w:ins>
    </w:p>
    <w:p w:rsidR="00751F11" w:rsidRDefault="00751F11">
      <w:pPr>
        <w:pStyle w:val="comment"/>
        <w:ind w:left="1440"/>
        <w:rPr>
          <w:ins w:id="12054" w:author="Nguyen Ho Hai" w:date="2012-02-22T22:24:00Z"/>
          <w:i w:val="0"/>
          <w:color w:val="auto"/>
          <w:sz w:val="18"/>
          <w:szCs w:val="18"/>
        </w:rPr>
        <w:pPrChange w:id="12055" w:author="Nguyen Ho Hai" w:date="2012-02-22T22:26:00Z">
          <w:pPr>
            <w:pStyle w:val="comment"/>
            <w:ind w:firstLine="720"/>
          </w:pPr>
        </w:pPrChange>
      </w:pPr>
      <w:ins w:id="12056" w:author="Nguyen Ho Hai" w:date="2012-02-22T22:24:00Z">
        <w:r w:rsidRPr="005027D1">
          <w:rPr>
            <w:i w:val="0"/>
            <w:color w:val="auto"/>
            <w:sz w:val="18"/>
            <w:szCs w:val="18"/>
          </w:rPr>
          <w:t xml:space="preserve">Check if item is in database. This method return </w:t>
        </w:r>
        <w:proofErr w:type="gramStart"/>
        <w:r w:rsidRPr="005027D1">
          <w:rPr>
            <w:i w:val="0"/>
            <w:color w:val="auto"/>
            <w:sz w:val="18"/>
            <w:szCs w:val="18"/>
          </w:rPr>
          <w:t>True</w:t>
        </w:r>
        <w:proofErr w:type="gramEnd"/>
        <w:r w:rsidRPr="005027D1">
          <w:rPr>
            <w:i w:val="0"/>
            <w:color w:val="auto"/>
            <w:sz w:val="18"/>
            <w:szCs w:val="18"/>
          </w:rPr>
          <w:t xml:space="preserve"> if database contains the item, False if otherwise</w:t>
        </w:r>
      </w:ins>
    </w:p>
    <w:p w:rsidR="00751F11" w:rsidRPr="00D60E4A" w:rsidRDefault="00751F11" w:rsidP="00751F11">
      <w:pPr>
        <w:pStyle w:val="ListParagraph"/>
        <w:numPr>
          <w:ilvl w:val="0"/>
          <w:numId w:val="11"/>
        </w:numPr>
        <w:autoSpaceDE w:val="0"/>
        <w:autoSpaceDN w:val="0"/>
        <w:adjustRightInd w:val="0"/>
        <w:spacing w:after="0" w:line="240" w:lineRule="auto"/>
        <w:rPr>
          <w:ins w:id="12057" w:author="Nguyen Ho Hai" w:date="2012-02-22T22:24:00Z"/>
          <w:rFonts w:ascii="Cambria" w:eastAsia="MS Gothic" w:hAnsi="Cambria"/>
          <w:b/>
          <w:bCs/>
          <w:i/>
          <w:iCs/>
          <w:color w:val="4F81BD"/>
        </w:rPr>
      </w:pPr>
      <w:ins w:id="12058" w:author="Nguyen Ho Hai" w:date="2012-02-22T22:24:00Z">
        <w:del w:id="12059" w:author="Phuong Giang" w:date="2012-02-23T00:02:00Z">
          <w:r w:rsidRPr="00D60E4A" w:rsidDel="001669BE">
            <w:rPr>
              <w:rFonts w:ascii="Cambria" w:eastAsia="MS Gothic" w:hAnsi="Cambria" w:hint="eastAsia"/>
              <w:b/>
              <w:bCs/>
              <w:i/>
              <w:iCs/>
              <w:color w:val="4F81BD"/>
            </w:rPr>
            <w:delText>Parameters &amp; return</w:delText>
          </w:r>
        </w:del>
      </w:ins>
      <w:ins w:id="12060" w:author="Phuong Giang" w:date="2012-02-23T00:02:00Z">
        <w:r w:rsidR="001669BE" w:rsidRPr="001669BE">
          <w:rPr>
            <w:rFonts w:ascii="Times New Roman" w:eastAsia="MS Gothic" w:hAnsi="Times New Roman" w:hint="eastAsia"/>
            <w:b/>
            <w:bCs/>
            <w:i/>
            <w:iCs/>
            <w:color w:val="4F81BD"/>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061" w:author="Phuong Giang" w:date="2012-02-22T23:32:00Z">
          <w:tblPr>
            <w:tblW w:w="49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019"/>
        <w:gridCol w:w="1019"/>
        <w:gridCol w:w="1082"/>
        <w:gridCol w:w="4512"/>
        <w:tblGridChange w:id="12062">
          <w:tblGrid>
            <w:gridCol w:w="577"/>
            <w:gridCol w:w="1356"/>
            <w:gridCol w:w="1019"/>
            <w:gridCol w:w="1019"/>
            <w:gridCol w:w="1082"/>
            <w:gridCol w:w="4512"/>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2063" w:author="Nguyen Ho Hai" w:date="2012-02-22T22:24:00Z"/>
        </w:trPr>
        <w:tc>
          <w:tcPr>
            <w:tcW w:w="577" w:type="dxa"/>
            <w:tcPrChange w:id="12064"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065" w:author="Nguyen Ho Hai" w:date="2012-02-22T22:24:00Z"/>
                <w:b w:val="0"/>
                <w:lang w:eastAsia="ja-JP"/>
                <w:rPrChange w:id="12066" w:author="Phuong Giang" w:date="2012-02-22T23:41:00Z">
                  <w:rPr>
                    <w:ins w:id="12067" w:author="Nguyen Ho Hai" w:date="2012-02-22T22:24:00Z"/>
                    <w:b/>
                    <w:bCs w:val="0"/>
                    <w:color w:val="800000"/>
                  </w:rPr>
                </w:rPrChange>
              </w:rPr>
              <w:pPrChange w:id="12068"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069" w:author="Nguyen Ho Hai" w:date="2012-02-22T22:24:00Z">
              <w:r w:rsidRPr="00D229E5">
                <w:rPr>
                  <w:rFonts w:ascii="Tahoma" w:eastAsia="MS Mincho" w:hAnsi="Tahoma" w:cs="Arial"/>
                  <w:b w:val="0"/>
                  <w:snapToGrid w:val="0"/>
                  <w:color w:val="auto"/>
                  <w:sz w:val="20"/>
                  <w:szCs w:val="20"/>
                  <w:lang w:eastAsia="ja-JP"/>
                  <w:rPrChange w:id="12070" w:author="Phuong Giang" w:date="2012-02-22T23:41:00Z">
                    <w:rPr>
                      <w:b/>
                      <w:color w:val="800000"/>
                    </w:rPr>
                  </w:rPrChange>
                </w:rPr>
                <w:t>No</w:t>
              </w:r>
            </w:ins>
          </w:p>
        </w:tc>
        <w:tc>
          <w:tcPr>
            <w:tcW w:w="1356" w:type="dxa"/>
            <w:tcPrChange w:id="12071"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072" w:author="Nguyen Ho Hai" w:date="2012-02-22T22:24:00Z"/>
                <w:b w:val="0"/>
                <w:lang w:eastAsia="ja-JP"/>
                <w:rPrChange w:id="12073" w:author="Phuong Giang" w:date="2012-02-22T23:41:00Z">
                  <w:rPr>
                    <w:ins w:id="12074" w:author="Nguyen Ho Hai" w:date="2012-02-22T22:24:00Z"/>
                    <w:b/>
                    <w:bCs w:val="0"/>
                    <w:color w:val="800000"/>
                    <w:lang w:eastAsia="ja-JP"/>
                  </w:rPr>
                </w:rPrChange>
              </w:rPr>
              <w:pPrChange w:id="1207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076" w:author="Nguyen Ho Hai" w:date="2012-02-22T22:24:00Z">
              <w:r w:rsidRPr="00D229E5">
                <w:rPr>
                  <w:rFonts w:ascii="Tahoma" w:eastAsia="MS Mincho" w:hAnsi="Tahoma" w:cs="Arial"/>
                  <w:b w:val="0"/>
                  <w:snapToGrid w:val="0"/>
                  <w:color w:val="auto"/>
                  <w:sz w:val="20"/>
                  <w:szCs w:val="20"/>
                  <w:lang w:eastAsia="ja-JP"/>
                  <w:rPrChange w:id="12077" w:author="Phuong Giang" w:date="2012-02-22T23:41:00Z">
                    <w:rPr>
                      <w:b/>
                      <w:color w:val="800000"/>
                      <w:lang w:eastAsia="ja-JP"/>
                    </w:rPr>
                  </w:rPrChange>
                </w:rPr>
                <w:t>Parameter</w:t>
              </w:r>
            </w:ins>
          </w:p>
        </w:tc>
        <w:tc>
          <w:tcPr>
            <w:tcW w:w="1019" w:type="dxa"/>
            <w:tcPrChange w:id="12078"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079" w:author="Nguyen Ho Hai" w:date="2012-02-22T22:24:00Z"/>
                <w:b w:val="0"/>
                <w:lang w:eastAsia="ja-JP"/>
                <w:rPrChange w:id="12080" w:author="Phuong Giang" w:date="2012-02-22T23:41:00Z">
                  <w:rPr>
                    <w:ins w:id="12081" w:author="Nguyen Ho Hai" w:date="2012-02-22T22:24:00Z"/>
                    <w:b/>
                    <w:bCs w:val="0"/>
                    <w:color w:val="800000"/>
                    <w:lang w:eastAsia="ja-JP"/>
                  </w:rPr>
                </w:rPrChange>
              </w:rPr>
              <w:pPrChange w:id="1208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083" w:author="Nguyen Ho Hai" w:date="2012-02-22T22:24:00Z">
              <w:r w:rsidRPr="00D229E5">
                <w:rPr>
                  <w:rFonts w:ascii="Tahoma" w:eastAsia="MS Mincho" w:hAnsi="Tahoma" w:cs="Arial"/>
                  <w:b w:val="0"/>
                  <w:snapToGrid w:val="0"/>
                  <w:color w:val="auto"/>
                  <w:sz w:val="20"/>
                  <w:szCs w:val="20"/>
                  <w:lang w:eastAsia="ja-JP"/>
                  <w:rPrChange w:id="12084" w:author="Phuong Giang" w:date="2012-02-22T23:41:00Z">
                    <w:rPr>
                      <w:b/>
                      <w:color w:val="800000"/>
                      <w:lang w:eastAsia="ja-JP"/>
                    </w:rPr>
                  </w:rPrChange>
                </w:rPr>
                <w:t>Type</w:t>
              </w:r>
            </w:ins>
          </w:p>
        </w:tc>
        <w:tc>
          <w:tcPr>
            <w:tcW w:w="1019" w:type="dxa"/>
            <w:tcPrChange w:id="12085"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086" w:author="Nguyen Ho Hai" w:date="2012-02-22T22:24:00Z"/>
                <w:b w:val="0"/>
                <w:lang w:eastAsia="ja-JP"/>
                <w:rPrChange w:id="12087" w:author="Phuong Giang" w:date="2012-02-22T23:41:00Z">
                  <w:rPr>
                    <w:ins w:id="12088" w:author="Nguyen Ho Hai" w:date="2012-02-22T22:24:00Z"/>
                    <w:b/>
                    <w:bCs w:val="0"/>
                    <w:color w:val="800000"/>
                    <w:lang w:eastAsia="ja-JP"/>
                  </w:rPr>
                </w:rPrChange>
              </w:rPr>
              <w:pPrChange w:id="1208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090" w:author="Nguyen Ho Hai" w:date="2012-02-22T22:24:00Z">
              <w:r w:rsidRPr="00D229E5">
                <w:rPr>
                  <w:rFonts w:ascii="Tahoma" w:eastAsia="MS Mincho" w:hAnsi="Tahoma" w:cs="Arial"/>
                  <w:b w:val="0"/>
                  <w:snapToGrid w:val="0"/>
                  <w:color w:val="auto"/>
                  <w:sz w:val="20"/>
                  <w:szCs w:val="20"/>
                  <w:lang w:eastAsia="ja-JP"/>
                  <w:rPrChange w:id="12091" w:author="Phuong Giang" w:date="2012-02-22T23:41:00Z">
                    <w:rPr>
                      <w:b/>
                      <w:color w:val="800000"/>
                      <w:lang w:eastAsia="ja-JP"/>
                    </w:rPr>
                  </w:rPrChange>
                </w:rPr>
                <w:t>In/out</w:t>
              </w:r>
            </w:ins>
          </w:p>
        </w:tc>
        <w:tc>
          <w:tcPr>
            <w:tcW w:w="1082" w:type="dxa"/>
            <w:tcPrChange w:id="12092"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093" w:author="Nguyen Ho Hai" w:date="2012-02-22T22:24:00Z"/>
                <w:b w:val="0"/>
                <w:lang w:eastAsia="ja-JP"/>
                <w:rPrChange w:id="12094" w:author="Phuong Giang" w:date="2012-02-22T23:41:00Z">
                  <w:rPr>
                    <w:ins w:id="12095" w:author="Nguyen Ho Hai" w:date="2012-02-22T22:24:00Z"/>
                    <w:b/>
                    <w:bCs w:val="0"/>
                    <w:color w:val="800000"/>
                    <w:lang w:eastAsia="ja-JP"/>
                  </w:rPr>
                </w:rPrChange>
              </w:rPr>
              <w:pPrChange w:id="1209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097" w:author="Nguyen Ho Hai" w:date="2012-02-22T22:24:00Z">
              <w:r w:rsidRPr="00D229E5">
                <w:rPr>
                  <w:rFonts w:ascii="Tahoma" w:eastAsia="MS Mincho" w:hAnsi="Tahoma" w:cs="Arial"/>
                  <w:b w:val="0"/>
                  <w:snapToGrid w:val="0"/>
                  <w:color w:val="auto"/>
                  <w:sz w:val="20"/>
                  <w:szCs w:val="20"/>
                  <w:lang w:eastAsia="ja-JP"/>
                  <w:rPrChange w:id="12098" w:author="Phuong Giang" w:date="2012-02-22T23:41:00Z">
                    <w:rPr>
                      <w:b/>
                      <w:color w:val="800000"/>
                      <w:lang w:eastAsia="ja-JP"/>
                    </w:rPr>
                  </w:rPrChange>
                </w:rPr>
                <w:t>Default</w:t>
              </w:r>
            </w:ins>
          </w:p>
        </w:tc>
        <w:tc>
          <w:tcPr>
            <w:tcW w:w="4512" w:type="dxa"/>
            <w:tcPrChange w:id="12099"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100" w:author="Nguyen Ho Hai" w:date="2012-02-22T22:24:00Z"/>
                <w:b w:val="0"/>
                <w:lang w:eastAsia="ja-JP"/>
                <w:rPrChange w:id="12101" w:author="Phuong Giang" w:date="2012-02-22T23:41:00Z">
                  <w:rPr>
                    <w:ins w:id="12102" w:author="Nguyen Ho Hai" w:date="2012-02-22T22:24:00Z"/>
                    <w:b/>
                    <w:bCs w:val="0"/>
                    <w:color w:val="800000"/>
                    <w:lang w:eastAsia="ja-JP"/>
                  </w:rPr>
                </w:rPrChange>
              </w:rPr>
              <w:pPrChange w:id="1210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104" w:author="Nguyen Ho Hai" w:date="2012-02-22T22:24:00Z">
              <w:r w:rsidRPr="00D229E5">
                <w:rPr>
                  <w:rFonts w:ascii="Tahoma" w:eastAsia="MS Mincho" w:hAnsi="Tahoma" w:cs="Arial"/>
                  <w:b w:val="0"/>
                  <w:snapToGrid w:val="0"/>
                  <w:color w:val="auto"/>
                  <w:sz w:val="20"/>
                  <w:szCs w:val="20"/>
                  <w:lang w:eastAsia="ja-JP"/>
                  <w:rPrChange w:id="12105" w:author="Phuong Giang" w:date="2012-02-22T23:41:00Z">
                    <w:rPr>
                      <w:b/>
                      <w:color w:val="800000"/>
                      <w:lang w:eastAsia="ja-JP"/>
                    </w:rPr>
                  </w:rPrChange>
                </w:rPr>
                <w:t>Description</w:t>
              </w:r>
            </w:ins>
          </w:p>
        </w:tc>
      </w:tr>
      <w:tr w:rsidR="00751F11" w:rsidRPr="001340DE" w:rsidTr="00F77673">
        <w:trPr>
          <w:ins w:id="12106" w:author="Nguyen Ho Hai" w:date="2012-02-22T22:24:00Z"/>
        </w:trPr>
        <w:tc>
          <w:tcPr>
            <w:tcW w:w="577" w:type="dxa"/>
            <w:tcPrChange w:id="12107" w:author="Phuong Giang" w:date="2012-02-22T23:32:00Z">
              <w:tcPr>
                <w:tcW w:w="577" w:type="dxa"/>
              </w:tcPr>
            </w:tcPrChange>
          </w:tcPr>
          <w:p w:rsidR="00751F11" w:rsidRPr="001340DE" w:rsidRDefault="00751F11" w:rsidP="00995D66">
            <w:pPr>
              <w:pStyle w:val="comment"/>
              <w:ind w:left="0"/>
              <w:rPr>
                <w:ins w:id="12108" w:author="Nguyen Ho Hai" w:date="2012-02-22T22:24:00Z"/>
                <w:rFonts w:ascii="Times New Roman" w:hAnsi="Times New Roman" w:cs="Times New Roman"/>
                <w:i w:val="0"/>
                <w:color w:val="auto"/>
                <w:sz w:val="22"/>
                <w:szCs w:val="22"/>
                <w:rPrChange w:id="12109" w:author="Phuong Giang" w:date="2012-02-22T23:42:00Z">
                  <w:rPr>
                    <w:ins w:id="12110" w:author="Nguyen Ho Hai" w:date="2012-02-22T22:24:00Z"/>
                    <w:i w:val="0"/>
                    <w:color w:val="auto"/>
                    <w:sz w:val="18"/>
                    <w:szCs w:val="18"/>
                  </w:rPr>
                </w:rPrChange>
              </w:rPr>
            </w:pPr>
            <w:ins w:id="12111" w:author="Nguyen Ho Hai" w:date="2012-02-22T22:24:00Z">
              <w:r w:rsidRPr="001340DE">
                <w:rPr>
                  <w:rFonts w:ascii="Times New Roman" w:hAnsi="Times New Roman" w:cs="Times New Roman"/>
                  <w:i w:val="0"/>
                  <w:color w:val="auto"/>
                  <w:sz w:val="22"/>
                  <w:szCs w:val="22"/>
                  <w:rPrChange w:id="12112" w:author="Phuong Giang" w:date="2012-02-22T23:42:00Z">
                    <w:rPr>
                      <w:b/>
                      <w:bCs w:val="0"/>
                      <w:i w:val="0"/>
                      <w:color w:val="auto"/>
                      <w:sz w:val="18"/>
                      <w:szCs w:val="18"/>
                      <w:lang w:eastAsia="en-US"/>
                    </w:rPr>
                  </w:rPrChange>
                </w:rPr>
                <w:t>01</w:t>
              </w:r>
            </w:ins>
          </w:p>
        </w:tc>
        <w:tc>
          <w:tcPr>
            <w:tcW w:w="1356" w:type="dxa"/>
            <w:tcPrChange w:id="12113" w:author="Phuong Giang" w:date="2012-02-22T23:32:00Z">
              <w:tcPr>
                <w:tcW w:w="1356" w:type="dxa"/>
              </w:tcPr>
            </w:tcPrChange>
          </w:tcPr>
          <w:p w:rsidR="00751F11" w:rsidRPr="001340DE" w:rsidRDefault="00751F11" w:rsidP="00995D66">
            <w:pPr>
              <w:pStyle w:val="comment"/>
              <w:ind w:left="0"/>
              <w:rPr>
                <w:ins w:id="12114" w:author="Nguyen Ho Hai" w:date="2012-02-22T22:24:00Z"/>
                <w:rFonts w:ascii="Times New Roman" w:hAnsi="Times New Roman" w:cs="Times New Roman"/>
                <w:i w:val="0"/>
                <w:color w:val="auto"/>
                <w:sz w:val="22"/>
                <w:szCs w:val="22"/>
                <w:rPrChange w:id="12115" w:author="Phuong Giang" w:date="2012-02-22T23:42:00Z">
                  <w:rPr>
                    <w:ins w:id="12116" w:author="Nguyen Ho Hai" w:date="2012-02-22T22:24:00Z"/>
                    <w:i w:val="0"/>
                    <w:color w:val="auto"/>
                    <w:sz w:val="18"/>
                    <w:szCs w:val="18"/>
                  </w:rPr>
                </w:rPrChange>
              </w:rPr>
            </w:pPr>
            <w:proofErr w:type="spellStart"/>
            <w:ins w:id="12117" w:author="Nguyen Ho Hai" w:date="2012-02-22T22:24:00Z">
              <w:r w:rsidRPr="001340DE">
                <w:rPr>
                  <w:rFonts w:ascii="Times New Roman" w:hAnsi="Times New Roman" w:cs="Times New Roman"/>
                  <w:i w:val="0"/>
                  <w:color w:val="auto"/>
                  <w:sz w:val="22"/>
                  <w:szCs w:val="22"/>
                  <w:rPrChange w:id="12118" w:author="Phuong Giang" w:date="2012-02-22T23:42:00Z">
                    <w:rPr>
                      <w:b/>
                      <w:bCs w:val="0"/>
                      <w:i w:val="0"/>
                      <w:color w:val="auto"/>
                      <w:sz w:val="18"/>
                      <w:szCs w:val="18"/>
                      <w:lang w:eastAsia="en-US"/>
                    </w:rPr>
                  </w:rPrChange>
                </w:rPr>
                <w:t>Obj</w:t>
              </w:r>
              <w:proofErr w:type="spellEnd"/>
            </w:ins>
          </w:p>
        </w:tc>
        <w:tc>
          <w:tcPr>
            <w:tcW w:w="1019" w:type="dxa"/>
            <w:tcPrChange w:id="12119" w:author="Phuong Giang" w:date="2012-02-22T23:32:00Z">
              <w:tcPr>
                <w:tcW w:w="1019" w:type="dxa"/>
              </w:tcPr>
            </w:tcPrChange>
          </w:tcPr>
          <w:p w:rsidR="00751F11" w:rsidRPr="001340DE" w:rsidRDefault="00751F11" w:rsidP="00995D66">
            <w:pPr>
              <w:pStyle w:val="comment"/>
              <w:ind w:left="0"/>
              <w:rPr>
                <w:ins w:id="12120" w:author="Nguyen Ho Hai" w:date="2012-02-22T22:24:00Z"/>
                <w:rFonts w:ascii="Times New Roman" w:hAnsi="Times New Roman" w:cs="Times New Roman"/>
                <w:i w:val="0"/>
                <w:color w:val="auto"/>
                <w:sz w:val="22"/>
                <w:szCs w:val="22"/>
                <w:rPrChange w:id="12121" w:author="Phuong Giang" w:date="2012-02-22T23:42:00Z">
                  <w:rPr>
                    <w:ins w:id="12122" w:author="Nguyen Ho Hai" w:date="2012-02-22T22:24:00Z"/>
                    <w:i w:val="0"/>
                    <w:color w:val="auto"/>
                    <w:sz w:val="18"/>
                    <w:szCs w:val="18"/>
                  </w:rPr>
                </w:rPrChange>
              </w:rPr>
            </w:pPr>
            <w:ins w:id="12123" w:author="Nguyen Ho Hai" w:date="2012-02-22T22:24:00Z">
              <w:r w:rsidRPr="001340DE">
                <w:rPr>
                  <w:rFonts w:ascii="Times New Roman" w:hAnsi="Times New Roman" w:cs="Times New Roman"/>
                  <w:i w:val="0"/>
                  <w:color w:val="auto"/>
                  <w:sz w:val="22"/>
                  <w:szCs w:val="22"/>
                  <w:rPrChange w:id="12124" w:author="Phuong Giang" w:date="2012-02-22T23:42:00Z">
                    <w:rPr>
                      <w:b/>
                      <w:bCs w:val="0"/>
                      <w:i w:val="0"/>
                      <w:color w:val="auto"/>
                      <w:sz w:val="18"/>
                      <w:szCs w:val="18"/>
                      <w:lang w:eastAsia="en-US"/>
                    </w:rPr>
                  </w:rPrChange>
                </w:rPr>
                <w:t>Object</w:t>
              </w:r>
            </w:ins>
          </w:p>
        </w:tc>
        <w:tc>
          <w:tcPr>
            <w:tcW w:w="1019" w:type="dxa"/>
            <w:tcPrChange w:id="12125" w:author="Phuong Giang" w:date="2012-02-22T23:32:00Z">
              <w:tcPr>
                <w:tcW w:w="1019" w:type="dxa"/>
              </w:tcPr>
            </w:tcPrChange>
          </w:tcPr>
          <w:p w:rsidR="00751F11" w:rsidRPr="001340DE" w:rsidRDefault="00751F11" w:rsidP="00995D66">
            <w:pPr>
              <w:pStyle w:val="comment"/>
              <w:ind w:left="0"/>
              <w:rPr>
                <w:ins w:id="12126" w:author="Nguyen Ho Hai" w:date="2012-02-22T22:24:00Z"/>
                <w:rFonts w:ascii="Times New Roman" w:hAnsi="Times New Roman" w:cs="Times New Roman"/>
                <w:i w:val="0"/>
                <w:color w:val="auto"/>
                <w:sz w:val="22"/>
                <w:szCs w:val="22"/>
                <w:rPrChange w:id="12127" w:author="Phuong Giang" w:date="2012-02-22T23:42:00Z">
                  <w:rPr>
                    <w:ins w:id="12128" w:author="Nguyen Ho Hai" w:date="2012-02-22T22:24:00Z"/>
                    <w:i w:val="0"/>
                    <w:color w:val="auto"/>
                    <w:sz w:val="18"/>
                    <w:szCs w:val="18"/>
                  </w:rPr>
                </w:rPrChange>
              </w:rPr>
            </w:pPr>
            <w:ins w:id="12129" w:author="Nguyen Ho Hai" w:date="2012-02-22T22:24:00Z">
              <w:r w:rsidRPr="001340DE">
                <w:rPr>
                  <w:rFonts w:ascii="Times New Roman" w:hAnsi="Times New Roman" w:cs="Times New Roman"/>
                  <w:i w:val="0"/>
                  <w:color w:val="auto"/>
                  <w:sz w:val="22"/>
                  <w:szCs w:val="22"/>
                  <w:rPrChange w:id="12130" w:author="Phuong Giang" w:date="2012-02-22T23:42:00Z">
                    <w:rPr>
                      <w:b/>
                      <w:bCs w:val="0"/>
                      <w:i w:val="0"/>
                      <w:color w:val="auto"/>
                      <w:sz w:val="18"/>
                      <w:szCs w:val="18"/>
                      <w:lang w:eastAsia="en-US"/>
                    </w:rPr>
                  </w:rPrChange>
                </w:rPr>
                <w:t>In</w:t>
              </w:r>
            </w:ins>
          </w:p>
        </w:tc>
        <w:tc>
          <w:tcPr>
            <w:tcW w:w="1082" w:type="dxa"/>
            <w:tcPrChange w:id="12131" w:author="Phuong Giang" w:date="2012-02-22T23:32:00Z">
              <w:tcPr>
                <w:tcW w:w="1082" w:type="dxa"/>
              </w:tcPr>
            </w:tcPrChange>
          </w:tcPr>
          <w:p w:rsidR="00751F11" w:rsidRPr="001340DE" w:rsidRDefault="00751F11" w:rsidP="00995D66">
            <w:pPr>
              <w:pStyle w:val="comment"/>
              <w:ind w:left="0"/>
              <w:rPr>
                <w:ins w:id="12132" w:author="Nguyen Ho Hai" w:date="2012-02-22T22:24:00Z"/>
                <w:rFonts w:ascii="Times New Roman" w:hAnsi="Times New Roman" w:cs="Times New Roman"/>
                <w:i w:val="0"/>
                <w:color w:val="auto"/>
                <w:sz w:val="22"/>
                <w:szCs w:val="22"/>
                <w:rPrChange w:id="12133" w:author="Phuong Giang" w:date="2012-02-22T23:42:00Z">
                  <w:rPr>
                    <w:ins w:id="12134" w:author="Nguyen Ho Hai" w:date="2012-02-22T22:24:00Z"/>
                    <w:i w:val="0"/>
                    <w:sz w:val="18"/>
                    <w:szCs w:val="18"/>
                  </w:rPr>
                </w:rPrChange>
              </w:rPr>
            </w:pPr>
          </w:p>
        </w:tc>
        <w:tc>
          <w:tcPr>
            <w:tcW w:w="4512" w:type="dxa"/>
            <w:tcPrChange w:id="12135" w:author="Phuong Giang" w:date="2012-02-22T23:32:00Z">
              <w:tcPr>
                <w:tcW w:w="4512" w:type="dxa"/>
              </w:tcPr>
            </w:tcPrChange>
          </w:tcPr>
          <w:p w:rsidR="00751F11" w:rsidRPr="001340DE" w:rsidRDefault="00751F11" w:rsidP="00995D66">
            <w:pPr>
              <w:pStyle w:val="comment"/>
              <w:ind w:left="0"/>
              <w:rPr>
                <w:ins w:id="12136" w:author="Nguyen Ho Hai" w:date="2012-02-22T22:24:00Z"/>
                <w:rFonts w:ascii="Times New Roman" w:hAnsi="Times New Roman" w:cs="Times New Roman"/>
                <w:i w:val="0"/>
                <w:color w:val="auto"/>
                <w:sz w:val="22"/>
                <w:szCs w:val="22"/>
                <w:rPrChange w:id="12137" w:author="Phuong Giang" w:date="2012-02-22T23:42:00Z">
                  <w:rPr>
                    <w:ins w:id="12138" w:author="Nguyen Ho Hai" w:date="2012-02-22T22:24:00Z"/>
                    <w:i w:val="0"/>
                    <w:color w:val="auto"/>
                    <w:sz w:val="18"/>
                    <w:szCs w:val="18"/>
                  </w:rPr>
                </w:rPrChange>
              </w:rPr>
            </w:pPr>
            <w:ins w:id="12139" w:author="Nguyen Ho Hai" w:date="2012-02-22T22:24:00Z">
              <w:r w:rsidRPr="001340DE">
                <w:rPr>
                  <w:rFonts w:ascii="Times New Roman" w:hAnsi="Times New Roman" w:cs="Times New Roman"/>
                  <w:i w:val="0"/>
                  <w:color w:val="auto"/>
                  <w:sz w:val="22"/>
                  <w:szCs w:val="22"/>
                  <w:rPrChange w:id="12140" w:author="Phuong Giang" w:date="2012-02-22T23:42:00Z">
                    <w:rPr>
                      <w:b/>
                      <w:bCs w:val="0"/>
                      <w:i w:val="0"/>
                      <w:color w:val="auto"/>
                      <w:sz w:val="18"/>
                      <w:szCs w:val="18"/>
                      <w:lang w:eastAsia="en-US"/>
                    </w:rPr>
                  </w:rPrChange>
                </w:rPr>
                <w:t>The item used to check where it is in database</w:t>
              </w:r>
            </w:ins>
          </w:p>
        </w:tc>
      </w:tr>
      <w:tr w:rsidR="00751F11" w:rsidRPr="001340DE" w:rsidTr="00F77673">
        <w:trPr>
          <w:ins w:id="12141" w:author="Nguyen Ho Hai" w:date="2012-02-22T22:24:00Z"/>
        </w:trPr>
        <w:tc>
          <w:tcPr>
            <w:tcW w:w="577" w:type="dxa"/>
            <w:tcPrChange w:id="12142" w:author="Phuong Giang" w:date="2012-02-22T23:32:00Z">
              <w:tcPr>
                <w:tcW w:w="577" w:type="dxa"/>
              </w:tcPr>
            </w:tcPrChange>
          </w:tcPr>
          <w:p w:rsidR="00751F11" w:rsidRPr="001340DE" w:rsidRDefault="00751F11" w:rsidP="00995D66">
            <w:pPr>
              <w:pStyle w:val="comment"/>
              <w:ind w:left="0"/>
              <w:rPr>
                <w:ins w:id="12143" w:author="Nguyen Ho Hai" w:date="2012-02-22T22:24:00Z"/>
                <w:rFonts w:ascii="Times New Roman" w:hAnsi="Times New Roman" w:cs="Times New Roman"/>
                <w:i w:val="0"/>
                <w:color w:val="auto"/>
                <w:sz w:val="22"/>
                <w:szCs w:val="22"/>
                <w:rPrChange w:id="12144" w:author="Phuong Giang" w:date="2012-02-22T23:42:00Z">
                  <w:rPr>
                    <w:ins w:id="12145" w:author="Nguyen Ho Hai" w:date="2012-02-22T22:24:00Z"/>
                    <w:i w:val="0"/>
                    <w:color w:val="auto"/>
                    <w:sz w:val="18"/>
                    <w:szCs w:val="18"/>
                  </w:rPr>
                </w:rPrChange>
              </w:rPr>
            </w:pPr>
            <w:ins w:id="12146" w:author="Nguyen Ho Hai" w:date="2012-02-22T22:24:00Z">
              <w:r w:rsidRPr="001340DE">
                <w:rPr>
                  <w:rFonts w:ascii="Times New Roman" w:hAnsi="Times New Roman" w:cs="Times New Roman"/>
                  <w:i w:val="0"/>
                  <w:color w:val="auto"/>
                  <w:sz w:val="22"/>
                  <w:szCs w:val="22"/>
                  <w:rPrChange w:id="12147" w:author="Phuong Giang" w:date="2012-02-22T23:42:00Z">
                    <w:rPr>
                      <w:b/>
                      <w:bCs w:val="0"/>
                      <w:i w:val="0"/>
                      <w:color w:val="auto"/>
                      <w:sz w:val="18"/>
                      <w:szCs w:val="18"/>
                      <w:lang w:eastAsia="en-US"/>
                    </w:rPr>
                  </w:rPrChange>
                </w:rPr>
                <w:t>02</w:t>
              </w:r>
            </w:ins>
          </w:p>
        </w:tc>
        <w:tc>
          <w:tcPr>
            <w:tcW w:w="1356" w:type="dxa"/>
            <w:tcPrChange w:id="12148" w:author="Phuong Giang" w:date="2012-02-22T23:32:00Z">
              <w:tcPr>
                <w:tcW w:w="1356" w:type="dxa"/>
              </w:tcPr>
            </w:tcPrChange>
          </w:tcPr>
          <w:p w:rsidR="00751F11" w:rsidRPr="001340DE" w:rsidRDefault="00751F11" w:rsidP="00995D66">
            <w:pPr>
              <w:pStyle w:val="comment"/>
              <w:ind w:left="0"/>
              <w:rPr>
                <w:ins w:id="12149" w:author="Nguyen Ho Hai" w:date="2012-02-22T22:24:00Z"/>
                <w:rFonts w:ascii="Times New Roman" w:hAnsi="Times New Roman" w:cs="Times New Roman"/>
                <w:i w:val="0"/>
                <w:color w:val="auto"/>
                <w:sz w:val="22"/>
                <w:szCs w:val="22"/>
                <w:rPrChange w:id="12150" w:author="Phuong Giang" w:date="2012-02-22T23:42:00Z">
                  <w:rPr>
                    <w:ins w:id="12151" w:author="Nguyen Ho Hai" w:date="2012-02-22T22:24:00Z"/>
                    <w:i w:val="0"/>
                    <w:color w:val="auto"/>
                    <w:sz w:val="18"/>
                    <w:szCs w:val="18"/>
                  </w:rPr>
                </w:rPrChange>
              </w:rPr>
            </w:pPr>
            <w:ins w:id="12152" w:author="Nguyen Ho Hai" w:date="2012-02-22T22:24:00Z">
              <w:r w:rsidRPr="001340DE">
                <w:rPr>
                  <w:rFonts w:ascii="Times New Roman" w:hAnsi="Times New Roman" w:cs="Times New Roman"/>
                  <w:i w:val="0"/>
                  <w:color w:val="auto"/>
                  <w:sz w:val="22"/>
                  <w:szCs w:val="22"/>
                  <w:rPrChange w:id="12153" w:author="Phuong Giang" w:date="2012-02-22T23:42:00Z">
                    <w:rPr>
                      <w:b/>
                      <w:bCs w:val="0"/>
                      <w:i w:val="0"/>
                      <w:color w:val="auto"/>
                      <w:sz w:val="18"/>
                      <w:szCs w:val="18"/>
                      <w:lang w:eastAsia="en-US"/>
                    </w:rPr>
                  </w:rPrChange>
                </w:rPr>
                <w:t>&lt;return &gt;</w:t>
              </w:r>
            </w:ins>
          </w:p>
        </w:tc>
        <w:tc>
          <w:tcPr>
            <w:tcW w:w="1019" w:type="dxa"/>
            <w:tcPrChange w:id="12154" w:author="Phuong Giang" w:date="2012-02-22T23:32:00Z">
              <w:tcPr>
                <w:tcW w:w="1019" w:type="dxa"/>
              </w:tcPr>
            </w:tcPrChange>
          </w:tcPr>
          <w:p w:rsidR="00751F11" w:rsidRPr="001340DE" w:rsidRDefault="00751F11" w:rsidP="00995D66">
            <w:pPr>
              <w:pStyle w:val="comment"/>
              <w:ind w:left="0"/>
              <w:rPr>
                <w:ins w:id="12155" w:author="Nguyen Ho Hai" w:date="2012-02-22T22:24:00Z"/>
                <w:rFonts w:ascii="Times New Roman" w:hAnsi="Times New Roman" w:cs="Times New Roman"/>
                <w:i w:val="0"/>
                <w:color w:val="auto"/>
                <w:sz w:val="22"/>
                <w:szCs w:val="22"/>
                <w:rPrChange w:id="12156" w:author="Phuong Giang" w:date="2012-02-22T23:42:00Z">
                  <w:rPr>
                    <w:ins w:id="12157" w:author="Nguyen Ho Hai" w:date="2012-02-22T22:24:00Z"/>
                    <w:i w:val="0"/>
                    <w:color w:val="auto"/>
                    <w:sz w:val="18"/>
                    <w:szCs w:val="18"/>
                  </w:rPr>
                </w:rPrChange>
              </w:rPr>
            </w:pPr>
            <w:ins w:id="12158" w:author="Nguyen Ho Hai" w:date="2012-02-22T22:24:00Z">
              <w:r w:rsidRPr="001340DE">
                <w:rPr>
                  <w:rFonts w:ascii="Times New Roman" w:hAnsi="Times New Roman" w:cs="Times New Roman"/>
                  <w:i w:val="0"/>
                  <w:color w:val="auto"/>
                  <w:sz w:val="22"/>
                  <w:szCs w:val="22"/>
                  <w:rPrChange w:id="12159" w:author="Phuong Giang" w:date="2012-02-22T23:42:00Z">
                    <w:rPr>
                      <w:b/>
                      <w:bCs w:val="0"/>
                      <w:i w:val="0"/>
                      <w:color w:val="auto"/>
                      <w:sz w:val="18"/>
                      <w:szCs w:val="18"/>
                      <w:lang w:eastAsia="en-US"/>
                    </w:rPr>
                  </w:rPrChange>
                </w:rPr>
                <w:t>bool</w:t>
              </w:r>
            </w:ins>
          </w:p>
        </w:tc>
        <w:tc>
          <w:tcPr>
            <w:tcW w:w="1019" w:type="dxa"/>
            <w:tcPrChange w:id="12160" w:author="Phuong Giang" w:date="2012-02-22T23:32:00Z">
              <w:tcPr>
                <w:tcW w:w="1019" w:type="dxa"/>
              </w:tcPr>
            </w:tcPrChange>
          </w:tcPr>
          <w:p w:rsidR="00751F11" w:rsidRPr="001340DE" w:rsidRDefault="00751F11" w:rsidP="00995D66">
            <w:pPr>
              <w:pStyle w:val="comment"/>
              <w:ind w:left="0"/>
              <w:rPr>
                <w:ins w:id="12161" w:author="Nguyen Ho Hai" w:date="2012-02-22T22:24:00Z"/>
                <w:rFonts w:ascii="Times New Roman" w:hAnsi="Times New Roman" w:cs="Times New Roman"/>
                <w:i w:val="0"/>
                <w:color w:val="auto"/>
                <w:sz w:val="22"/>
                <w:szCs w:val="22"/>
                <w:rPrChange w:id="12162" w:author="Phuong Giang" w:date="2012-02-22T23:42:00Z">
                  <w:rPr>
                    <w:ins w:id="12163" w:author="Nguyen Ho Hai" w:date="2012-02-22T22:24:00Z"/>
                    <w:i w:val="0"/>
                    <w:color w:val="auto"/>
                    <w:sz w:val="18"/>
                    <w:szCs w:val="18"/>
                  </w:rPr>
                </w:rPrChange>
              </w:rPr>
            </w:pPr>
            <w:ins w:id="12164" w:author="Nguyen Ho Hai" w:date="2012-02-22T22:24:00Z">
              <w:r w:rsidRPr="001340DE">
                <w:rPr>
                  <w:rFonts w:ascii="Times New Roman" w:hAnsi="Times New Roman" w:cs="Times New Roman"/>
                  <w:i w:val="0"/>
                  <w:color w:val="auto"/>
                  <w:sz w:val="22"/>
                  <w:szCs w:val="22"/>
                  <w:rPrChange w:id="12165" w:author="Phuong Giang" w:date="2012-02-22T23:42:00Z">
                    <w:rPr>
                      <w:b/>
                      <w:bCs w:val="0"/>
                      <w:i w:val="0"/>
                      <w:color w:val="auto"/>
                      <w:sz w:val="18"/>
                      <w:szCs w:val="18"/>
                      <w:lang w:eastAsia="en-US"/>
                    </w:rPr>
                  </w:rPrChange>
                </w:rPr>
                <w:t>Out</w:t>
              </w:r>
            </w:ins>
          </w:p>
        </w:tc>
        <w:tc>
          <w:tcPr>
            <w:tcW w:w="1082" w:type="dxa"/>
            <w:tcPrChange w:id="12166" w:author="Phuong Giang" w:date="2012-02-22T23:32:00Z">
              <w:tcPr>
                <w:tcW w:w="1082" w:type="dxa"/>
              </w:tcPr>
            </w:tcPrChange>
          </w:tcPr>
          <w:p w:rsidR="00751F11" w:rsidRPr="001340DE" w:rsidRDefault="00751F11" w:rsidP="00995D66">
            <w:pPr>
              <w:pStyle w:val="comment"/>
              <w:ind w:left="0"/>
              <w:rPr>
                <w:ins w:id="12167" w:author="Nguyen Ho Hai" w:date="2012-02-22T22:24:00Z"/>
                <w:rFonts w:ascii="Times New Roman" w:hAnsi="Times New Roman" w:cs="Times New Roman"/>
                <w:i w:val="0"/>
                <w:color w:val="auto"/>
                <w:sz w:val="22"/>
                <w:szCs w:val="22"/>
                <w:rPrChange w:id="12168" w:author="Phuong Giang" w:date="2012-02-22T23:42:00Z">
                  <w:rPr>
                    <w:ins w:id="12169" w:author="Nguyen Ho Hai" w:date="2012-02-22T22:24:00Z"/>
                    <w:i w:val="0"/>
                    <w:sz w:val="18"/>
                    <w:szCs w:val="18"/>
                  </w:rPr>
                </w:rPrChange>
              </w:rPr>
            </w:pPr>
          </w:p>
        </w:tc>
        <w:tc>
          <w:tcPr>
            <w:tcW w:w="4512" w:type="dxa"/>
            <w:tcPrChange w:id="12170" w:author="Phuong Giang" w:date="2012-02-22T23:32:00Z">
              <w:tcPr>
                <w:tcW w:w="4512" w:type="dxa"/>
              </w:tcPr>
            </w:tcPrChange>
          </w:tcPr>
          <w:p w:rsidR="00751F11" w:rsidRPr="001340DE" w:rsidRDefault="00751F11" w:rsidP="00995D66">
            <w:pPr>
              <w:pStyle w:val="comment"/>
              <w:ind w:left="0"/>
              <w:rPr>
                <w:ins w:id="12171" w:author="Nguyen Ho Hai" w:date="2012-02-22T22:24:00Z"/>
                <w:rFonts w:ascii="Times New Roman" w:hAnsi="Times New Roman" w:cs="Times New Roman"/>
                <w:i w:val="0"/>
                <w:color w:val="auto"/>
                <w:sz w:val="22"/>
                <w:szCs w:val="22"/>
                <w:rPrChange w:id="12172" w:author="Phuong Giang" w:date="2012-02-22T23:42:00Z">
                  <w:rPr>
                    <w:ins w:id="12173" w:author="Nguyen Ho Hai" w:date="2012-02-22T22:24:00Z"/>
                    <w:i w:val="0"/>
                    <w:color w:val="auto"/>
                    <w:sz w:val="18"/>
                    <w:szCs w:val="18"/>
                  </w:rPr>
                </w:rPrChange>
              </w:rPr>
            </w:pPr>
            <w:ins w:id="12174" w:author="Nguyen Ho Hai" w:date="2012-02-22T22:24:00Z">
              <w:r w:rsidRPr="001340DE">
                <w:rPr>
                  <w:rFonts w:ascii="Times New Roman" w:hAnsi="Times New Roman" w:cs="Times New Roman"/>
                  <w:i w:val="0"/>
                  <w:color w:val="auto"/>
                  <w:sz w:val="22"/>
                  <w:szCs w:val="22"/>
                  <w:rPrChange w:id="12175" w:author="Phuong Giang" w:date="2012-02-22T23:42:00Z">
                    <w:rPr>
                      <w:b/>
                      <w:bCs w:val="0"/>
                      <w:i w:val="0"/>
                      <w:color w:val="auto"/>
                      <w:sz w:val="18"/>
                      <w:szCs w:val="18"/>
                      <w:lang w:eastAsia="en-US"/>
                    </w:rPr>
                  </w:rPrChange>
                </w:rPr>
                <w:t>The returned result of method</w:t>
              </w:r>
            </w:ins>
          </w:p>
        </w:tc>
      </w:tr>
    </w:tbl>
    <w:p w:rsidR="00751F11" w:rsidRDefault="00751F11" w:rsidP="00751F11">
      <w:pPr>
        <w:rPr>
          <w:ins w:id="12176" w:author="Nguyen Ho Hai" w:date="2012-02-22T22:24:00Z"/>
          <w:rFonts w:ascii="Times New Roman" w:hAnsi="Times New Roman"/>
        </w:rPr>
      </w:pPr>
    </w:p>
    <w:p w:rsidR="00751F11" w:rsidRDefault="00751F11" w:rsidP="00751F11">
      <w:pPr>
        <w:pStyle w:val="Heading4"/>
        <w:tabs>
          <w:tab w:val="left" w:pos="4208"/>
        </w:tabs>
        <w:rPr>
          <w:ins w:id="12177" w:author="Nguyen Ho Hai" w:date="2012-02-22T22:24:00Z"/>
        </w:rPr>
      </w:pPr>
      <w:proofErr w:type="spellStart"/>
      <w:ins w:id="12178" w:author="Nguyen Ho Hai" w:date="2012-02-22T22:24:00Z">
        <w:r>
          <w:t>RichTextBoxProcessor</w:t>
        </w:r>
        <w:proofErr w:type="spellEnd"/>
        <w:r>
          <w:t xml:space="preserve"> class</w:t>
        </w:r>
      </w:ins>
    </w:p>
    <w:p w:rsidR="00751F11" w:rsidRDefault="00751F11" w:rsidP="00751F11">
      <w:pPr>
        <w:pStyle w:val="Heading5"/>
        <w:tabs>
          <w:tab w:val="left" w:pos="4208"/>
        </w:tabs>
        <w:rPr>
          <w:ins w:id="12179" w:author="Nguyen Ho Hai" w:date="2012-02-22T22:24:00Z"/>
        </w:rPr>
      </w:pPr>
      <w:ins w:id="12180" w:author="Nguyen Ho Hai" w:date="2012-02-22T22:24:00Z">
        <w:r>
          <w:t>Attributes</w:t>
        </w:r>
      </w:ins>
    </w:p>
    <w:tbl>
      <w:tblPr>
        <w:tblStyle w:val="LightList-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181" w:author="HungNguyen" w:date="2012-04-17T09:14:00Z">
          <w:tblPr>
            <w:tblStyle w:val="LightList-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PrChange>
      </w:tblPr>
      <w:tblGrid>
        <w:gridCol w:w="570"/>
        <w:gridCol w:w="1788"/>
        <w:gridCol w:w="1620"/>
        <w:gridCol w:w="1080"/>
        <w:gridCol w:w="990"/>
        <w:gridCol w:w="3528"/>
        <w:tblGridChange w:id="12182">
          <w:tblGrid>
            <w:gridCol w:w="570"/>
            <w:gridCol w:w="1378"/>
            <w:gridCol w:w="410"/>
            <w:gridCol w:w="422"/>
            <w:gridCol w:w="1142"/>
            <w:gridCol w:w="56"/>
            <w:gridCol w:w="896"/>
            <w:gridCol w:w="184"/>
            <w:gridCol w:w="990"/>
            <w:gridCol w:w="3528"/>
          </w:tblGrid>
        </w:tblGridChange>
      </w:tblGrid>
      <w:tr w:rsidR="00B251AB" w:rsidRPr="0042744C" w:rsidTr="003327FA">
        <w:trPr>
          <w:cnfStyle w:val="100000000000" w:firstRow="1" w:lastRow="0" w:firstColumn="0" w:lastColumn="0" w:oddVBand="0" w:evenVBand="0" w:oddHBand="0" w:evenHBand="0" w:firstRowFirstColumn="0" w:firstRowLastColumn="0" w:lastRowFirstColumn="0" w:lastRowLastColumn="0"/>
          <w:ins w:id="12183" w:author="HungNguyen" w:date="2012-04-17T09:11:00Z"/>
        </w:trPr>
        <w:tc>
          <w:tcPr>
            <w:tcW w:w="570" w:type="dxa"/>
            <w:tcPrChange w:id="12184" w:author="HungNguyen" w:date="2012-04-17T09:14:00Z">
              <w:tcPr>
                <w:tcW w:w="570" w:type="dxa"/>
              </w:tcPr>
            </w:tcPrChange>
          </w:tcPr>
          <w:p w:rsidR="00B251AB" w:rsidRPr="00DF160A" w:rsidRDefault="00B251AB" w:rsidP="00B251AB">
            <w:pPr>
              <w:pStyle w:val="TableCaption"/>
              <w:jc w:val="center"/>
              <w:cnfStyle w:val="100000000000" w:firstRow="1" w:lastRow="0" w:firstColumn="0" w:lastColumn="0" w:oddVBand="0" w:evenVBand="0" w:oddHBand="0" w:evenHBand="0" w:firstRowFirstColumn="0" w:firstRowLastColumn="0" w:lastRowFirstColumn="0" w:lastRowLastColumn="0"/>
              <w:rPr>
                <w:ins w:id="12185" w:author="HungNguyen" w:date="2012-04-17T09:11:00Z"/>
                <w:b/>
              </w:rPr>
            </w:pPr>
            <w:ins w:id="12186" w:author="HungNguyen" w:date="2012-04-17T09:11:00Z">
              <w:r w:rsidRPr="00DF160A">
                <w:rPr>
                  <w:b/>
                  <w:color w:val="auto"/>
                </w:rPr>
                <w:t>No</w:t>
              </w:r>
            </w:ins>
          </w:p>
        </w:tc>
        <w:tc>
          <w:tcPr>
            <w:tcW w:w="1788" w:type="dxa"/>
            <w:tcPrChange w:id="12187" w:author="HungNguyen" w:date="2012-04-17T09:14:00Z">
              <w:tcPr>
                <w:tcW w:w="1378" w:type="dxa"/>
              </w:tcPr>
            </w:tcPrChange>
          </w:tcPr>
          <w:p w:rsidR="00B251AB" w:rsidRPr="00DF160A" w:rsidRDefault="00B251AB" w:rsidP="00B251AB">
            <w:pPr>
              <w:pStyle w:val="TableCaption"/>
              <w:jc w:val="center"/>
              <w:cnfStyle w:val="100000000000" w:firstRow="1" w:lastRow="0" w:firstColumn="0" w:lastColumn="0" w:oddVBand="0" w:evenVBand="0" w:oddHBand="0" w:evenHBand="0" w:firstRowFirstColumn="0" w:firstRowLastColumn="0" w:lastRowFirstColumn="0" w:lastRowLastColumn="0"/>
              <w:rPr>
                <w:ins w:id="12188" w:author="HungNguyen" w:date="2012-04-17T09:11:00Z"/>
                <w:b/>
                <w:lang w:eastAsia="ja-JP"/>
              </w:rPr>
            </w:pPr>
            <w:ins w:id="12189" w:author="HungNguyen" w:date="2012-04-17T09:11:00Z">
              <w:r w:rsidRPr="00DF160A">
                <w:rPr>
                  <w:b/>
                  <w:color w:val="auto"/>
                  <w:lang w:eastAsia="ja-JP"/>
                </w:rPr>
                <w:t>Attribute</w:t>
              </w:r>
            </w:ins>
          </w:p>
        </w:tc>
        <w:tc>
          <w:tcPr>
            <w:tcW w:w="1620" w:type="dxa"/>
            <w:tcPrChange w:id="12190" w:author="HungNguyen" w:date="2012-04-17T09:14:00Z">
              <w:tcPr>
                <w:tcW w:w="832" w:type="dxa"/>
                <w:gridSpan w:val="2"/>
              </w:tcPr>
            </w:tcPrChange>
          </w:tcPr>
          <w:p w:rsidR="00B251AB" w:rsidRPr="00DF160A" w:rsidRDefault="00B251AB" w:rsidP="00B251AB">
            <w:pPr>
              <w:pStyle w:val="TableCaption"/>
              <w:jc w:val="center"/>
              <w:cnfStyle w:val="100000000000" w:firstRow="1" w:lastRow="0" w:firstColumn="0" w:lastColumn="0" w:oddVBand="0" w:evenVBand="0" w:oddHBand="0" w:evenHBand="0" w:firstRowFirstColumn="0" w:firstRowLastColumn="0" w:lastRowFirstColumn="0" w:lastRowLastColumn="0"/>
              <w:rPr>
                <w:ins w:id="12191" w:author="HungNguyen" w:date="2012-04-17T09:11:00Z"/>
                <w:b/>
                <w:lang w:eastAsia="ja-JP"/>
              </w:rPr>
            </w:pPr>
            <w:ins w:id="12192" w:author="HungNguyen" w:date="2012-04-17T09:11:00Z">
              <w:r w:rsidRPr="00DF160A">
                <w:rPr>
                  <w:b/>
                  <w:color w:val="auto"/>
                  <w:lang w:eastAsia="ja-JP"/>
                </w:rPr>
                <w:t>Type</w:t>
              </w:r>
            </w:ins>
          </w:p>
        </w:tc>
        <w:tc>
          <w:tcPr>
            <w:tcW w:w="1080" w:type="dxa"/>
            <w:tcPrChange w:id="12193" w:author="HungNguyen" w:date="2012-04-17T09:14:00Z">
              <w:tcPr>
                <w:tcW w:w="1142" w:type="dxa"/>
              </w:tcPr>
            </w:tcPrChange>
          </w:tcPr>
          <w:p w:rsidR="00B251AB" w:rsidRPr="00DF160A" w:rsidRDefault="00B251AB" w:rsidP="00B251AB">
            <w:pPr>
              <w:pStyle w:val="TableCaption"/>
              <w:jc w:val="center"/>
              <w:cnfStyle w:val="100000000000" w:firstRow="1" w:lastRow="0" w:firstColumn="0" w:lastColumn="0" w:oddVBand="0" w:evenVBand="0" w:oddHBand="0" w:evenHBand="0" w:firstRowFirstColumn="0" w:firstRowLastColumn="0" w:lastRowFirstColumn="0" w:lastRowLastColumn="0"/>
              <w:rPr>
                <w:ins w:id="12194" w:author="HungNguyen" w:date="2012-04-17T09:11:00Z"/>
                <w:b/>
                <w:lang w:eastAsia="ja-JP"/>
              </w:rPr>
            </w:pPr>
            <w:ins w:id="12195" w:author="HungNguyen" w:date="2012-04-17T09:11:00Z">
              <w:r w:rsidRPr="00DF160A">
                <w:rPr>
                  <w:b/>
                  <w:color w:val="auto"/>
                  <w:lang w:eastAsia="ja-JP"/>
                </w:rPr>
                <w:t>Default</w:t>
              </w:r>
            </w:ins>
          </w:p>
        </w:tc>
        <w:tc>
          <w:tcPr>
            <w:tcW w:w="990" w:type="dxa"/>
            <w:tcPrChange w:id="12196" w:author="HungNguyen" w:date="2012-04-17T09:14:00Z">
              <w:tcPr>
                <w:tcW w:w="952" w:type="dxa"/>
                <w:gridSpan w:val="2"/>
              </w:tcPr>
            </w:tcPrChange>
          </w:tcPr>
          <w:p w:rsidR="00B251AB" w:rsidRPr="00DF160A" w:rsidRDefault="00B251AB" w:rsidP="00B251AB">
            <w:pPr>
              <w:pStyle w:val="TableCaption"/>
              <w:jc w:val="center"/>
              <w:cnfStyle w:val="100000000000" w:firstRow="1" w:lastRow="0" w:firstColumn="0" w:lastColumn="0" w:oddVBand="0" w:evenVBand="0" w:oddHBand="0" w:evenHBand="0" w:firstRowFirstColumn="0" w:firstRowLastColumn="0" w:lastRowFirstColumn="0" w:lastRowLastColumn="0"/>
              <w:rPr>
                <w:ins w:id="12197" w:author="HungNguyen" w:date="2012-04-17T09:11:00Z"/>
                <w:b/>
                <w:lang w:eastAsia="ja-JP"/>
              </w:rPr>
            </w:pPr>
            <w:ins w:id="12198" w:author="HungNguyen" w:date="2012-04-17T09:11:00Z">
              <w:r w:rsidRPr="00DF160A">
                <w:rPr>
                  <w:b/>
                  <w:color w:val="auto"/>
                  <w:lang w:eastAsia="ja-JP"/>
                </w:rPr>
                <w:t>Note</w:t>
              </w:r>
            </w:ins>
          </w:p>
        </w:tc>
        <w:tc>
          <w:tcPr>
            <w:tcW w:w="3528" w:type="dxa"/>
            <w:tcPrChange w:id="12199" w:author="HungNguyen" w:date="2012-04-17T09:14:00Z">
              <w:tcPr>
                <w:tcW w:w="4702" w:type="dxa"/>
                <w:gridSpan w:val="3"/>
              </w:tcPr>
            </w:tcPrChange>
          </w:tcPr>
          <w:p w:rsidR="00B251AB" w:rsidRPr="00DF160A" w:rsidRDefault="00B251AB" w:rsidP="00B251AB">
            <w:pPr>
              <w:pStyle w:val="TableCaption"/>
              <w:jc w:val="center"/>
              <w:cnfStyle w:val="100000000000" w:firstRow="1" w:lastRow="0" w:firstColumn="0" w:lastColumn="0" w:oddVBand="0" w:evenVBand="0" w:oddHBand="0" w:evenHBand="0" w:firstRowFirstColumn="0" w:firstRowLastColumn="0" w:lastRowFirstColumn="0" w:lastRowLastColumn="0"/>
              <w:rPr>
                <w:ins w:id="12200" w:author="HungNguyen" w:date="2012-04-17T09:11:00Z"/>
                <w:b/>
                <w:lang w:eastAsia="ja-JP"/>
              </w:rPr>
            </w:pPr>
            <w:ins w:id="12201" w:author="HungNguyen" w:date="2012-04-17T09:11:00Z">
              <w:r w:rsidRPr="00DF160A">
                <w:rPr>
                  <w:b/>
                  <w:color w:val="auto"/>
                  <w:lang w:eastAsia="ja-JP"/>
                </w:rPr>
                <w:t>Description</w:t>
              </w:r>
            </w:ins>
          </w:p>
        </w:tc>
      </w:tr>
      <w:tr w:rsidR="00B251AB" w:rsidRPr="00D85E98" w:rsidTr="003327FA">
        <w:trPr>
          <w:ins w:id="12202" w:author="HungNguyen" w:date="2012-04-17T09:11:00Z"/>
        </w:trPr>
        <w:tc>
          <w:tcPr>
            <w:tcW w:w="570" w:type="dxa"/>
            <w:tcPrChange w:id="12203" w:author="HungNguyen" w:date="2012-04-17T09:14:00Z">
              <w:tcPr>
                <w:tcW w:w="570" w:type="dxa"/>
              </w:tcPr>
            </w:tcPrChange>
          </w:tcPr>
          <w:p w:rsidR="00B251AB" w:rsidRPr="00DF160A" w:rsidRDefault="00B251AB" w:rsidP="00B251AB">
            <w:pPr>
              <w:pStyle w:val="comment"/>
              <w:ind w:left="0"/>
              <w:rPr>
                <w:ins w:id="12204" w:author="HungNguyen" w:date="2012-04-17T09:11:00Z"/>
                <w:rFonts w:ascii="Times New Roman" w:hAnsi="Times New Roman" w:cs="Times New Roman"/>
                <w:i w:val="0"/>
                <w:color w:val="auto"/>
                <w:sz w:val="22"/>
                <w:szCs w:val="22"/>
              </w:rPr>
            </w:pPr>
            <w:ins w:id="12205" w:author="HungNguyen" w:date="2012-04-17T09:11:00Z">
              <w:r w:rsidRPr="00DF160A">
                <w:rPr>
                  <w:rFonts w:ascii="Times New Roman" w:hAnsi="Times New Roman" w:cs="Times New Roman"/>
                  <w:i w:val="0"/>
                  <w:color w:val="auto"/>
                  <w:sz w:val="22"/>
                  <w:szCs w:val="22"/>
                </w:rPr>
                <w:t>01</w:t>
              </w:r>
            </w:ins>
          </w:p>
        </w:tc>
        <w:tc>
          <w:tcPr>
            <w:tcW w:w="1788" w:type="dxa"/>
            <w:tcPrChange w:id="12206" w:author="HungNguyen" w:date="2012-04-17T09:14:00Z">
              <w:tcPr>
                <w:tcW w:w="1378" w:type="dxa"/>
              </w:tcPr>
            </w:tcPrChange>
          </w:tcPr>
          <w:p w:rsidR="00B251AB" w:rsidRPr="00DF160A" w:rsidRDefault="00B251AB" w:rsidP="00B251AB">
            <w:pPr>
              <w:pStyle w:val="comment"/>
              <w:ind w:left="0"/>
              <w:rPr>
                <w:ins w:id="12207" w:author="HungNguyen" w:date="2012-04-17T09:11:00Z"/>
                <w:rFonts w:ascii="Times New Roman" w:hAnsi="Times New Roman" w:cs="Times New Roman"/>
                <w:i w:val="0"/>
                <w:color w:val="auto"/>
                <w:sz w:val="22"/>
                <w:szCs w:val="22"/>
              </w:rPr>
            </w:pPr>
            <w:ins w:id="12208" w:author="HungNguyen" w:date="2012-04-17T09:11:00Z">
              <w:r>
                <w:rPr>
                  <w:rFonts w:ascii="Times New Roman" w:hAnsi="Times New Roman" w:cs="Times New Roman"/>
                  <w:i w:val="0"/>
                  <w:color w:val="auto"/>
                  <w:sz w:val="22"/>
                  <w:szCs w:val="22"/>
                </w:rPr>
                <w:t>Log</w:t>
              </w:r>
            </w:ins>
          </w:p>
        </w:tc>
        <w:tc>
          <w:tcPr>
            <w:tcW w:w="1620" w:type="dxa"/>
            <w:tcPrChange w:id="12209" w:author="HungNguyen" w:date="2012-04-17T09:14:00Z">
              <w:tcPr>
                <w:tcW w:w="832" w:type="dxa"/>
                <w:gridSpan w:val="2"/>
              </w:tcPr>
            </w:tcPrChange>
          </w:tcPr>
          <w:p w:rsidR="00B251AB" w:rsidRPr="00DF160A" w:rsidRDefault="00B251AB" w:rsidP="00B251AB">
            <w:pPr>
              <w:pStyle w:val="comment"/>
              <w:ind w:left="0"/>
              <w:rPr>
                <w:ins w:id="12210" w:author="HungNguyen" w:date="2012-04-17T09:11:00Z"/>
                <w:rFonts w:ascii="Times New Roman" w:hAnsi="Times New Roman" w:cs="Times New Roman"/>
                <w:i w:val="0"/>
                <w:color w:val="auto"/>
                <w:sz w:val="22"/>
                <w:szCs w:val="22"/>
              </w:rPr>
            </w:pPr>
            <w:ins w:id="12211" w:author="HungNguyen" w:date="2012-04-17T09:11:00Z">
              <w:r>
                <w:rPr>
                  <w:rFonts w:ascii="Times New Roman" w:hAnsi="Times New Roman" w:cs="Times New Roman"/>
                  <w:i w:val="0"/>
                  <w:color w:val="auto"/>
                  <w:sz w:val="22"/>
                  <w:szCs w:val="22"/>
                </w:rPr>
                <w:t>ILog</w:t>
              </w:r>
            </w:ins>
          </w:p>
        </w:tc>
        <w:tc>
          <w:tcPr>
            <w:tcW w:w="1080" w:type="dxa"/>
            <w:tcPrChange w:id="12212" w:author="HungNguyen" w:date="2012-04-17T09:14:00Z">
              <w:tcPr>
                <w:tcW w:w="1142" w:type="dxa"/>
              </w:tcPr>
            </w:tcPrChange>
          </w:tcPr>
          <w:p w:rsidR="00B251AB" w:rsidRPr="00DF160A" w:rsidRDefault="00B251AB" w:rsidP="00B251AB">
            <w:pPr>
              <w:pStyle w:val="comment"/>
              <w:ind w:left="0"/>
              <w:rPr>
                <w:ins w:id="12213" w:author="HungNguyen" w:date="2012-04-17T09:11:00Z"/>
                <w:rFonts w:ascii="Times New Roman" w:hAnsi="Times New Roman" w:cs="Times New Roman"/>
                <w:i w:val="0"/>
                <w:color w:val="auto"/>
                <w:sz w:val="22"/>
                <w:szCs w:val="22"/>
              </w:rPr>
            </w:pPr>
            <w:ins w:id="12214" w:author="HungNguyen" w:date="2012-04-17T09:12:00Z">
              <w:r>
                <w:rPr>
                  <w:rFonts w:ascii="Times New Roman" w:hAnsi="Times New Roman" w:cs="Times New Roman"/>
                  <w:i w:val="0"/>
                  <w:color w:val="auto"/>
                  <w:sz w:val="22"/>
                  <w:szCs w:val="22"/>
                </w:rPr>
                <w:t>Protected</w:t>
              </w:r>
            </w:ins>
          </w:p>
        </w:tc>
        <w:tc>
          <w:tcPr>
            <w:tcW w:w="990" w:type="dxa"/>
            <w:tcPrChange w:id="12215" w:author="HungNguyen" w:date="2012-04-17T09:14:00Z">
              <w:tcPr>
                <w:tcW w:w="952" w:type="dxa"/>
                <w:gridSpan w:val="2"/>
              </w:tcPr>
            </w:tcPrChange>
          </w:tcPr>
          <w:p w:rsidR="00B251AB" w:rsidRPr="00DF160A" w:rsidRDefault="00B251AB" w:rsidP="00B251AB">
            <w:pPr>
              <w:pStyle w:val="comment"/>
              <w:ind w:left="0"/>
              <w:rPr>
                <w:ins w:id="12216" w:author="HungNguyen" w:date="2012-04-17T09:11:00Z"/>
                <w:rFonts w:ascii="Times New Roman" w:hAnsi="Times New Roman" w:cs="Times New Roman"/>
                <w:i w:val="0"/>
                <w:color w:val="auto"/>
                <w:sz w:val="22"/>
                <w:szCs w:val="22"/>
              </w:rPr>
            </w:pPr>
            <w:ins w:id="12217" w:author="HungNguyen" w:date="2012-04-17T09:12:00Z">
              <w:r>
                <w:rPr>
                  <w:rFonts w:ascii="Times New Roman" w:hAnsi="Times New Roman" w:cs="Times New Roman"/>
                  <w:i w:val="0"/>
                  <w:color w:val="auto"/>
                  <w:sz w:val="22"/>
                  <w:szCs w:val="22"/>
                </w:rPr>
                <w:t>static</w:t>
              </w:r>
            </w:ins>
          </w:p>
        </w:tc>
        <w:tc>
          <w:tcPr>
            <w:tcW w:w="3528" w:type="dxa"/>
            <w:tcPrChange w:id="12218" w:author="HungNguyen" w:date="2012-04-17T09:14:00Z">
              <w:tcPr>
                <w:tcW w:w="4702" w:type="dxa"/>
                <w:gridSpan w:val="3"/>
              </w:tcPr>
            </w:tcPrChange>
          </w:tcPr>
          <w:p w:rsidR="00B251AB" w:rsidRPr="00DF160A" w:rsidRDefault="00B251AB" w:rsidP="00B251AB">
            <w:pPr>
              <w:pStyle w:val="comment"/>
              <w:ind w:left="0"/>
              <w:rPr>
                <w:ins w:id="12219" w:author="HungNguyen" w:date="2012-04-17T09:11:00Z"/>
                <w:rFonts w:ascii="Times New Roman" w:hAnsi="Times New Roman" w:cs="Times New Roman"/>
                <w:i w:val="0"/>
                <w:color w:val="auto"/>
                <w:sz w:val="22"/>
                <w:szCs w:val="22"/>
              </w:rPr>
            </w:pPr>
            <w:ins w:id="12220" w:author="HungNguyen" w:date="2012-04-17T09:12:00Z">
              <w:r>
                <w:rPr>
                  <w:rFonts w:ascii="Times New Roman" w:hAnsi="Times New Roman" w:cs="Times New Roman"/>
                  <w:i w:val="0"/>
                  <w:color w:val="auto"/>
                  <w:sz w:val="22"/>
                  <w:szCs w:val="22"/>
                </w:rPr>
                <w:t>Used to write log</w:t>
              </w:r>
            </w:ins>
            <w:ins w:id="12221" w:author="HungNguyen" w:date="2012-04-17T09:11:00Z">
              <w:r w:rsidRPr="00DF160A">
                <w:rPr>
                  <w:rFonts w:ascii="Times New Roman" w:hAnsi="Times New Roman" w:cs="Times New Roman"/>
                  <w:i w:val="0"/>
                  <w:color w:val="auto"/>
                  <w:sz w:val="22"/>
                  <w:szCs w:val="22"/>
                </w:rPr>
                <w:t>.</w:t>
              </w:r>
            </w:ins>
          </w:p>
        </w:tc>
      </w:tr>
      <w:tr w:rsidR="00B251AB" w:rsidRPr="00D85E98" w:rsidTr="003327FA">
        <w:trPr>
          <w:ins w:id="12222" w:author="HungNguyen" w:date="2012-04-17T09:11:00Z"/>
        </w:trPr>
        <w:tc>
          <w:tcPr>
            <w:tcW w:w="570" w:type="dxa"/>
            <w:tcPrChange w:id="12223" w:author="HungNguyen" w:date="2012-04-17T09:14:00Z">
              <w:tcPr>
                <w:tcW w:w="570" w:type="dxa"/>
              </w:tcPr>
            </w:tcPrChange>
          </w:tcPr>
          <w:p w:rsidR="00B251AB" w:rsidRPr="00DF160A" w:rsidRDefault="00B251AB" w:rsidP="00B251AB">
            <w:pPr>
              <w:pStyle w:val="comment"/>
              <w:ind w:left="0"/>
              <w:rPr>
                <w:ins w:id="12224" w:author="HungNguyen" w:date="2012-04-17T09:11:00Z"/>
                <w:rFonts w:ascii="Times New Roman" w:hAnsi="Times New Roman" w:cs="Times New Roman"/>
                <w:i w:val="0"/>
                <w:color w:val="auto"/>
                <w:sz w:val="22"/>
                <w:szCs w:val="22"/>
              </w:rPr>
            </w:pPr>
            <w:ins w:id="12225" w:author="HungNguyen" w:date="2012-04-17T09:11:00Z">
              <w:r w:rsidRPr="00DF160A">
                <w:rPr>
                  <w:rFonts w:ascii="Times New Roman" w:hAnsi="Times New Roman" w:cs="Times New Roman"/>
                  <w:i w:val="0"/>
                  <w:color w:val="auto"/>
                  <w:sz w:val="22"/>
                  <w:szCs w:val="22"/>
                </w:rPr>
                <w:t>02</w:t>
              </w:r>
            </w:ins>
          </w:p>
        </w:tc>
        <w:tc>
          <w:tcPr>
            <w:tcW w:w="1788" w:type="dxa"/>
            <w:tcPrChange w:id="12226" w:author="HungNguyen" w:date="2012-04-17T09:14:00Z">
              <w:tcPr>
                <w:tcW w:w="1378" w:type="dxa"/>
              </w:tcPr>
            </w:tcPrChange>
          </w:tcPr>
          <w:p w:rsidR="00B251AB" w:rsidRPr="00DF160A" w:rsidRDefault="00B251AB" w:rsidP="00B251AB">
            <w:pPr>
              <w:pStyle w:val="comment"/>
              <w:ind w:left="0"/>
              <w:rPr>
                <w:ins w:id="12227" w:author="HungNguyen" w:date="2012-04-17T09:11:00Z"/>
                <w:rFonts w:ascii="Times New Roman" w:hAnsi="Times New Roman" w:cs="Times New Roman"/>
                <w:i w:val="0"/>
                <w:color w:val="auto"/>
                <w:sz w:val="22"/>
                <w:szCs w:val="22"/>
              </w:rPr>
            </w:pPr>
            <w:ins w:id="12228" w:author="HungNguyen" w:date="2012-04-17T09:13:00Z">
              <w:r>
                <w:rPr>
                  <w:rFonts w:ascii="Times New Roman" w:hAnsi="Times New Roman" w:cs="Times New Roman"/>
                  <w:i w:val="0"/>
                  <w:color w:val="auto"/>
                  <w:sz w:val="22"/>
                  <w:szCs w:val="22"/>
                </w:rPr>
                <w:t>flowDocument</w:t>
              </w:r>
            </w:ins>
          </w:p>
        </w:tc>
        <w:tc>
          <w:tcPr>
            <w:tcW w:w="1620" w:type="dxa"/>
            <w:tcPrChange w:id="12229" w:author="HungNguyen" w:date="2012-04-17T09:14:00Z">
              <w:tcPr>
                <w:tcW w:w="832" w:type="dxa"/>
                <w:gridSpan w:val="2"/>
              </w:tcPr>
            </w:tcPrChange>
          </w:tcPr>
          <w:p w:rsidR="00B251AB" w:rsidRPr="00DF160A" w:rsidRDefault="003327FA" w:rsidP="00B251AB">
            <w:pPr>
              <w:pStyle w:val="comment"/>
              <w:ind w:left="0"/>
              <w:rPr>
                <w:ins w:id="12230" w:author="HungNguyen" w:date="2012-04-17T09:11:00Z"/>
                <w:rFonts w:ascii="Times New Roman" w:hAnsi="Times New Roman" w:cs="Times New Roman"/>
                <w:i w:val="0"/>
                <w:color w:val="auto"/>
                <w:sz w:val="22"/>
                <w:szCs w:val="22"/>
              </w:rPr>
            </w:pPr>
            <w:ins w:id="12231" w:author="HungNguyen" w:date="2012-04-17T09:13:00Z">
              <w:r>
                <w:rPr>
                  <w:rFonts w:ascii="Times New Roman" w:hAnsi="Times New Roman" w:cs="Times New Roman"/>
                  <w:i w:val="0"/>
                  <w:color w:val="auto"/>
                  <w:sz w:val="22"/>
                  <w:szCs w:val="22"/>
                </w:rPr>
                <w:t>FlowDocument</w:t>
              </w:r>
            </w:ins>
          </w:p>
        </w:tc>
        <w:tc>
          <w:tcPr>
            <w:tcW w:w="1080" w:type="dxa"/>
            <w:tcPrChange w:id="12232" w:author="HungNguyen" w:date="2012-04-17T09:14:00Z">
              <w:tcPr>
                <w:tcW w:w="1142" w:type="dxa"/>
              </w:tcPr>
            </w:tcPrChange>
          </w:tcPr>
          <w:p w:rsidR="00B251AB" w:rsidRPr="00DF160A" w:rsidRDefault="003327FA" w:rsidP="00B251AB">
            <w:pPr>
              <w:pStyle w:val="comment"/>
              <w:ind w:left="0"/>
              <w:rPr>
                <w:ins w:id="12233" w:author="HungNguyen" w:date="2012-04-17T09:11:00Z"/>
                <w:rFonts w:ascii="Times New Roman" w:hAnsi="Times New Roman" w:cs="Times New Roman"/>
                <w:i w:val="0"/>
                <w:color w:val="auto"/>
                <w:sz w:val="22"/>
                <w:szCs w:val="22"/>
              </w:rPr>
            </w:pPr>
            <w:ins w:id="12234" w:author="HungNguyen" w:date="2012-04-17T09:13:00Z">
              <w:r>
                <w:rPr>
                  <w:rFonts w:ascii="Times New Roman" w:hAnsi="Times New Roman" w:cs="Times New Roman"/>
                  <w:i w:val="0"/>
                  <w:color w:val="auto"/>
                  <w:sz w:val="22"/>
                  <w:szCs w:val="22"/>
                </w:rPr>
                <w:t>Public</w:t>
              </w:r>
            </w:ins>
          </w:p>
        </w:tc>
        <w:tc>
          <w:tcPr>
            <w:tcW w:w="990" w:type="dxa"/>
            <w:tcPrChange w:id="12235" w:author="HungNguyen" w:date="2012-04-17T09:14:00Z">
              <w:tcPr>
                <w:tcW w:w="952" w:type="dxa"/>
                <w:gridSpan w:val="2"/>
              </w:tcPr>
            </w:tcPrChange>
          </w:tcPr>
          <w:p w:rsidR="00B251AB" w:rsidRPr="00DF160A" w:rsidRDefault="003327FA" w:rsidP="00B251AB">
            <w:pPr>
              <w:pStyle w:val="comment"/>
              <w:ind w:left="0"/>
              <w:rPr>
                <w:ins w:id="12236" w:author="HungNguyen" w:date="2012-04-17T09:11:00Z"/>
                <w:rFonts w:ascii="Times New Roman" w:hAnsi="Times New Roman" w:cs="Times New Roman"/>
                <w:i w:val="0"/>
                <w:color w:val="auto"/>
                <w:sz w:val="22"/>
                <w:szCs w:val="22"/>
              </w:rPr>
            </w:pPr>
            <w:ins w:id="12237" w:author="HungNguyen" w:date="2012-04-17T09:13:00Z">
              <w:r>
                <w:rPr>
                  <w:rFonts w:ascii="Times New Roman" w:hAnsi="Times New Roman" w:cs="Times New Roman"/>
                  <w:i w:val="0"/>
                  <w:color w:val="auto"/>
                  <w:sz w:val="22"/>
                  <w:szCs w:val="22"/>
                </w:rPr>
                <w:t>static</w:t>
              </w:r>
            </w:ins>
          </w:p>
        </w:tc>
        <w:tc>
          <w:tcPr>
            <w:tcW w:w="3528" w:type="dxa"/>
            <w:tcPrChange w:id="12238" w:author="HungNguyen" w:date="2012-04-17T09:14:00Z">
              <w:tcPr>
                <w:tcW w:w="4702" w:type="dxa"/>
                <w:gridSpan w:val="3"/>
              </w:tcPr>
            </w:tcPrChange>
          </w:tcPr>
          <w:p w:rsidR="00B251AB" w:rsidRPr="00DF160A" w:rsidRDefault="00B251AB" w:rsidP="00B251AB">
            <w:pPr>
              <w:pStyle w:val="comment"/>
              <w:ind w:left="0"/>
              <w:rPr>
                <w:ins w:id="12239" w:author="HungNguyen" w:date="2012-04-17T09:11:00Z"/>
                <w:rFonts w:ascii="Times New Roman" w:hAnsi="Times New Roman" w:cs="Times New Roman"/>
                <w:i w:val="0"/>
                <w:color w:val="auto"/>
                <w:sz w:val="22"/>
                <w:szCs w:val="22"/>
              </w:rPr>
            </w:pPr>
          </w:p>
        </w:tc>
      </w:tr>
      <w:tr w:rsidR="003327FA" w:rsidRPr="00D85E98" w:rsidTr="003327FA">
        <w:trPr>
          <w:ins w:id="12240" w:author="HungNguyen" w:date="2012-04-17T09:14:00Z"/>
        </w:trPr>
        <w:tc>
          <w:tcPr>
            <w:tcW w:w="570" w:type="dxa"/>
          </w:tcPr>
          <w:p w:rsidR="003327FA" w:rsidRPr="00DF160A" w:rsidRDefault="003327FA" w:rsidP="00B251AB">
            <w:pPr>
              <w:pStyle w:val="comment"/>
              <w:ind w:left="0"/>
              <w:rPr>
                <w:ins w:id="12241" w:author="HungNguyen" w:date="2012-04-17T09:14:00Z"/>
                <w:rFonts w:ascii="Times New Roman" w:hAnsi="Times New Roman" w:cs="Times New Roman"/>
                <w:i w:val="0"/>
                <w:color w:val="auto"/>
                <w:sz w:val="22"/>
                <w:szCs w:val="22"/>
              </w:rPr>
            </w:pPr>
            <w:ins w:id="12242" w:author="HungNguyen" w:date="2012-04-17T09:14:00Z">
              <w:r>
                <w:rPr>
                  <w:rFonts w:ascii="Times New Roman" w:hAnsi="Times New Roman" w:cs="Times New Roman"/>
                  <w:i w:val="0"/>
                  <w:color w:val="auto"/>
                  <w:sz w:val="22"/>
                  <w:szCs w:val="22"/>
                </w:rPr>
                <w:lastRenderedPageBreak/>
                <w:t>03</w:t>
              </w:r>
            </w:ins>
          </w:p>
        </w:tc>
        <w:tc>
          <w:tcPr>
            <w:tcW w:w="1788" w:type="dxa"/>
          </w:tcPr>
          <w:p w:rsidR="003327FA" w:rsidRDefault="003327FA" w:rsidP="00B251AB">
            <w:pPr>
              <w:pStyle w:val="comment"/>
              <w:ind w:left="0"/>
              <w:rPr>
                <w:ins w:id="12243" w:author="HungNguyen" w:date="2012-04-17T09:14:00Z"/>
                <w:rFonts w:ascii="Times New Roman" w:hAnsi="Times New Roman" w:cs="Times New Roman"/>
                <w:i w:val="0"/>
                <w:color w:val="auto"/>
                <w:sz w:val="22"/>
                <w:szCs w:val="22"/>
              </w:rPr>
            </w:pPr>
            <w:proofErr w:type="spellStart"/>
            <w:ins w:id="12244" w:author="HungNguyen" w:date="2012-04-17T09:15:00Z">
              <w:r>
                <w:rPr>
                  <w:rFonts w:ascii="Times New Roman" w:hAnsi="Times New Roman" w:cs="Times New Roman"/>
                  <w:i w:val="0"/>
                  <w:color w:val="auto"/>
                  <w:sz w:val="22"/>
                  <w:szCs w:val="22"/>
                </w:rPr>
                <w:t>bpara</w:t>
              </w:r>
            </w:ins>
            <w:proofErr w:type="spellEnd"/>
          </w:p>
        </w:tc>
        <w:tc>
          <w:tcPr>
            <w:tcW w:w="1620" w:type="dxa"/>
          </w:tcPr>
          <w:p w:rsidR="003327FA" w:rsidRDefault="003327FA" w:rsidP="00B251AB">
            <w:pPr>
              <w:pStyle w:val="comment"/>
              <w:ind w:left="0"/>
              <w:rPr>
                <w:ins w:id="12245" w:author="HungNguyen" w:date="2012-04-17T09:14:00Z"/>
                <w:rFonts w:ascii="Times New Roman" w:hAnsi="Times New Roman" w:cs="Times New Roman"/>
                <w:i w:val="0"/>
                <w:color w:val="auto"/>
                <w:sz w:val="22"/>
                <w:szCs w:val="22"/>
              </w:rPr>
            </w:pPr>
            <w:ins w:id="12246" w:author="HungNguyen" w:date="2012-04-17T09:15:00Z">
              <w:r>
                <w:rPr>
                  <w:rFonts w:ascii="Times New Roman" w:hAnsi="Times New Roman" w:cs="Times New Roman"/>
                  <w:i w:val="0"/>
                  <w:color w:val="auto"/>
                  <w:sz w:val="22"/>
                  <w:szCs w:val="22"/>
                </w:rPr>
                <w:t>Paragraph</w:t>
              </w:r>
            </w:ins>
          </w:p>
        </w:tc>
        <w:tc>
          <w:tcPr>
            <w:tcW w:w="1080" w:type="dxa"/>
          </w:tcPr>
          <w:p w:rsidR="003327FA" w:rsidRDefault="003327FA" w:rsidP="00B251AB">
            <w:pPr>
              <w:pStyle w:val="comment"/>
              <w:ind w:left="0"/>
              <w:rPr>
                <w:ins w:id="12247" w:author="HungNguyen" w:date="2012-04-17T09:14:00Z"/>
                <w:rFonts w:ascii="Times New Roman" w:hAnsi="Times New Roman" w:cs="Times New Roman"/>
                <w:i w:val="0"/>
                <w:color w:val="auto"/>
                <w:sz w:val="22"/>
                <w:szCs w:val="22"/>
              </w:rPr>
            </w:pPr>
            <w:ins w:id="12248" w:author="HungNguyen" w:date="2012-04-17T09:15:00Z">
              <w:r>
                <w:rPr>
                  <w:rFonts w:ascii="Times New Roman" w:hAnsi="Times New Roman" w:cs="Times New Roman"/>
                  <w:i w:val="0"/>
                  <w:color w:val="auto"/>
                  <w:sz w:val="22"/>
                  <w:szCs w:val="22"/>
                </w:rPr>
                <w:t>Public</w:t>
              </w:r>
            </w:ins>
          </w:p>
        </w:tc>
        <w:tc>
          <w:tcPr>
            <w:tcW w:w="990" w:type="dxa"/>
          </w:tcPr>
          <w:p w:rsidR="003327FA" w:rsidRDefault="003327FA" w:rsidP="00B251AB">
            <w:pPr>
              <w:pStyle w:val="comment"/>
              <w:ind w:left="0"/>
              <w:rPr>
                <w:ins w:id="12249" w:author="HungNguyen" w:date="2012-04-17T09:14:00Z"/>
                <w:rFonts w:ascii="Times New Roman" w:hAnsi="Times New Roman" w:cs="Times New Roman"/>
                <w:i w:val="0"/>
                <w:color w:val="auto"/>
                <w:sz w:val="22"/>
                <w:szCs w:val="22"/>
              </w:rPr>
            </w:pPr>
            <w:ins w:id="12250" w:author="HungNguyen" w:date="2012-04-17T09:15:00Z">
              <w:r>
                <w:rPr>
                  <w:rFonts w:ascii="Times New Roman" w:hAnsi="Times New Roman" w:cs="Times New Roman"/>
                  <w:i w:val="0"/>
                  <w:color w:val="auto"/>
                  <w:sz w:val="22"/>
                  <w:szCs w:val="22"/>
                </w:rPr>
                <w:t>Static</w:t>
              </w:r>
            </w:ins>
          </w:p>
        </w:tc>
        <w:tc>
          <w:tcPr>
            <w:tcW w:w="3528" w:type="dxa"/>
          </w:tcPr>
          <w:p w:rsidR="003327FA" w:rsidRPr="00DF160A" w:rsidRDefault="003327FA" w:rsidP="00B251AB">
            <w:pPr>
              <w:pStyle w:val="comment"/>
              <w:ind w:left="0"/>
              <w:rPr>
                <w:ins w:id="12251" w:author="HungNguyen" w:date="2012-04-17T09:14:00Z"/>
                <w:rFonts w:ascii="Times New Roman" w:hAnsi="Times New Roman" w:cs="Times New Roman"/>
                <w:i w:val="0"/>
                <w:color w:val="auto"/>
                <w:sz w:val="22"/>
                <w:szCs w:val="22"/>
              </w:rPr>
            </w:pPr>
          </w:p>
        </w:tc>
      </w:tr>
    </w:tbl>
    <w:p w:rsidR="00751F11" w:rsidRPr="00D60E4A" w:rsidRDefault="00751F11">
      <w:pPr>
        <w:ind w:left="720" w:firstLine="720"/>
        <w:rPr>
          <w:ins w:id="12252" w:author="Nguyen Ho Hai" w:date="2012-02-22T22:24:00Z"/>
        </w:rPr>
        <w:pPrChange w:id="12253" w:author="Nguyen Ho Hai" w:date="2012-02-22T22:26:00Z">
          <w:pPr/>
        </w:pPrChange>
      </w:pPr>
      <w:ins w:id="12254" w:author="Nguyen Ho Hai" w:date="2012-02-22T22:24:00Z">
        <w:del w:id="12255" w:author="HungNguyen" w:date="2012-04-17T09:11:00Z">
          <w:r w:rsidDel="00B251AB">
            <w:delText>N/A</w:delText>
          </w:r>
        </w:del>
      </w:ins>
    </w:p>
    <w:p w:rsidR="00751F11" w:rsidRDefault="00751F11" w:rsidP="00751F11">
      <w:pPr>
        <w:pStyle w:val="Heading5"/>
        <w:tabs>
          <w:tab w:val="left" w:pos="4208"/>
        </w:tabs>
        <w:rPr>
          <w:ins w:id="12256" w:author="Nguyen Ho Hai" w:date="2012-02-22T22:24:00Z"/>
        </w:rPr>
      </w:pPr>
      <w:ins w:id="12257" w:author="Nguyen Ho Hai" w:date="2012-02-22T22:24:00Z">
        <w:r>
          <w:t>Methods</w:t>
        </w:r>
      </w:ins>
    </w:p>
    <w:tbl>
      <w:tblPr>
        <w:tblStyle w:val="MediumShading1-Accent110"/>
        <w:tblW w:w="50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258" w:author="HungNguyen" w:date="2012-04-17T09:19:00Z">
          <w:tblPr>
            <w:tblW w:w="505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573"/>
        <w:gridCol w:w="6151"/>
        <w:tblGridChange w:id="12259">
          <w:tblGrid>
            <w:gridCol w:w="955"/>
            <w:gridCol w:w="2309"/>
            <w:gridCol w:w="6415"/>
          </w:tblGrid>
        </w:tblGridChange>
      </w:tblGrid>
      <w:tr w:rsidR="00751F11" w:rsidRPr="00D229E5" w:rsidTr="003327FA">
        <w:trPr>
          <w:cnfStyle w:val="100000000000" w:firstRow="1" w:lastRow="0" w:firstColumn="0" w:lastColumn="0" w:oddVBand="0" w:evenVBand="0" w:oddHBand="0" w:evenHBand="0" w:firstRowFirstColumn="0" w:firstRowLastColumn="0" w:lastRowFirstColumn="0" w:lastRowLastColumn="0"/>
          <w:ins w:id="12260" w:author="Nguyen Ho Hai" w:date="2012-02-22T22:24:00Z"/>
        </w:trPr>
        <w:tc>
          <w:tcPr>
            <w:tcW w:w="955" w:type="dxa"/>
            <w:tcPrChange w:id="12261" w:author="HungNguyen" w:date="2012-04-17T09:19:00Z">
              <w:tcPr>
                <w:tcW w:w="95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262" w:author="Nguyen Ho Hai" w:date="2012-02-22T22:24:00Z"/>
                <w:b w:val="0"/>
                <w:lang w:eastAsia="ja-JP"/>
                <w:rPrChange w:id="12263" w:author="Phuong Giang" w:date="2012-02-22T23:41:00Z">
                  <w:rPr>
                    <w:ins w:id="12264" w:author="Nguyen Ho Hai" w:date="2012-02-22T22:24:00Z"/>
                    <w:b/>
                    <w:bCs w:val="0"/>
                    <w:color w:val="800000"/>
                  </w:rPr>
                </w:rPrChange>
              </w:rPr>
              <w:pPrChange w:id="1226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266" w:author="Nguyen Ho Hai" w:date="2012-02-22T22:24:00Z">
              <w:r w:rsidRPr="00D229E5">
                <w:rPr>
                  <w:rFonts w:ascii="Tahoma" w:eastAsia="MS Mincho" w:hAnsi="Tahoma" w:cs="Arial"/>
                  <w:b w:val="0"/>
                  <w:snapToGrid w:val="0"/>
                  <w:color w:val="auto"/>
                  <w:sz w:val="20"/>
                  <w:szCs w:val="20"/>
                  <w:lang w:eastAsia="ja-JP"/>
                  <w:rPrChange w:id="12267" w:author="Phuong Giang" w:date="2012-02-22T23:41:00Z">
                    <w:rPr>
                      <w:b/>
                      <w:color w:val="800000"/>
                    </w:rPr>
                  </w:rPrChange>
                </w:rPr>
                <w:t>No</w:t>
              </w:r>
            </w:ins>
          </w:p>
        </w:tc>
        <w:tc>
          <w:tcPr>
            <w:tcW w:w="2573" w:type="dxa"/>
            <w:tcPrChange w:id="12268" w:author="HungNguyen" w:date="2012-04-17T09:19:00Z">
              <w:tcPr>
                <w:tcW w:w="230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269" w:author="Nguyen Ho Hai" w:date="2012-02-22T22:24:00Z"/>
                <w:b w:val="0"/>
                <w:lang w:eastAsia="ja-JP"/>
                <w:rPrChange w:id="12270" w:author="Phuong Giang" w:date="2012-02-22T23:41:00Z">
                  <w:rPr>
                    <w:ins w:id="12271" w:author="Nguyen Ho Hai" w:date="2012-02-22T22:24:00Z"/>
                    <w:b/>
                    <w:bCs w:val="0"/>
                    <w:color w:val="800000"/>
                    <w:lang w:eastAsia="ja-JP"/>
                  </w:rPr>
                </w:rPrChange>
              </w:rPr>
              <w:pPrChange w:id="1227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273" w:author="Nguyen Ho Hai" w:date="2012-02-22T22:24:00Z">
              <w:r w:rsidRPr="00D229E5">
                <w:rPr>
                  <w:rFonts w:ascii="Tahoma" w:eastAsia="MS Mincho" w:hAnsi="Tahoma" w:cs="Arial"/>
                  <w:b w:val="0"/>
                  <w:snapToGrid w:val="0"/>
                  <w:color w:val="auto"/>
                  <w:sz w:val="20"/>
                  <w:szCs w:val="20"/>
                  <w:lang w:eastAsia="ja-JP"/>
                  <w:rPrChange w:id="12274" w:author="Phuong Giang" w:date="2012-02-22T23:41:00Z">
                    <w:rPr>
                      <w:b/>
                      <w:color w:val="800000"/>
                      <w:lang w:eastAsia="ja-JP"/>
                    </w:rPr>
                  </w:rPrChange>
                </w:rPr>
                <w:t>Method</w:t>
              </w:r>
            </w:ins>
          </w:p>
        </w:tc>
        <w:tc>
          <w:tcPr>
            <w:tcW w:w="6151" w:type="dxa"/>
            <w:tcPrChange w:id="12275" w:author="HungNguyen" w:date="2012-04-17T09:19:00Z">
              <w:tcPr>
                <w:tcW w:w="641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276" w:author="Nguyen Ho Hai" w:date="2012-02-22T22:24:00Z"/>
                <w:b w:val="0"/>
                <w:lang w:eastAsia="ja-JP"/>
                <w:rPrChange w:id="12277" w:author="Phuong Giang" w:date="2012-02-22T23:41:00Z">
                  <w:rPr>
                    <w:ins w:id="12278" w:author="Nguyen Ho Hai" w:date="2012-02-22T22:24:00Z"/>
                    <w:b/>
                    <w:bCs w:val="0"/>
                    <w:color w:val="800000"/>
                    <w:lang w:eastAsia="ja-JP"/>
                  </w:rPr>
                </w:rPrChange>
              </w:rPr>
              <w:pPrChange w:id="1227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280" w:author="Nguyen Ho Hai" w:date="2012-02-22T22:24:00Z">
              <w:r w:rsidRPr="00D229E5">
                <w:rPr>
                  <w:rFonts w:ascii="Tahoma" w:eastAsia="MS Mincho" w:hAnsi="Tahoma" w:cs="Arial"/>
                  <w:b w:val="0"/>
                  <w:snapToGrid w:val="0"/>
                  <w:color w:val="auto"/>
                  <w:sz w:val="20"/>
                  <w:szCs w:val="20"/>
                  <w:lang w:eastAsia="ja-JP"/>
                  <w:rPrChange w:id="12281" w:author="Phuong Giang" w:date="2012-02-22T23:41:00Z">
                    <w:rPr>
                      <w:b/>
                      <w:color w:val="800000"/>
                      <w:lang w:eastAsia="ja-JP"/>
                    </w:rPr>
                  </w:rPrChange>
                </w:rPr>
                <w:t>Description</w:t>
              </w:r>
            </w:ins>
          </w:p>
        </w:tc>
      </w:tr>
      <w:tr w:rsidR="00751F11" w:rsidRPr="001340DE" w:rsidTr="003327FA">
        <w:trPr>
          <w:ins w:id="12282" w:author="Nguyen Ho Hai" w:date="2012-02-22T22:24:00Z"/>
        </w:trPr>
        <w:tc>
          <w:tcPr>
            <w:tcW w:w="955" w:type="dxa"/>
            <w:tcPrChange w:id="12283" w:author="HungNguyen" w:date="2012-04-17T09:19:00Z">
              <w:tcPr>
                <w:tcW w:w="955" w:type="dxa"/>
              </w:tcPr>
            </w:tcPrChange>
          </w:tcPr>
          <w:p w:rsidR="00751F11" w:rsidRPr="001340DE" w:rsidRDefault="00751F11" w:rsidP="00995D66">
            <w:pPr>
              <w:pStyle w:val="comment"/>
              <w:ind w:left="0"/>
              <w:rPr>
                <w:ins w:id="12284" w:author="Nguyen Ho Hai" w:date="2012-02-22T22:24:00Z"/>
                <w:rFonts w:ascii="Times New Roman" w:hAnsi="Times New Roman" w:cs="Times New Roman"/>
                <w:i w:val="0"/>
                <w:color w:val="auto"/>
                <w:sz w:val="22"/>
                <w:szCs w:val="22"/>
                <w:rPrChange w:id="12285" w:author="Phuong Giang" w:date="2012-02-22T23:42:00Z">
                  <w:rPr>
                    <w:ins w:id="12286" w:author="Nguyen Ho Hai" w:date="2012-02-22T22:24:00Z"/>
                    <w:i w:val="0"/>
                    <w:color w:val="auto"/>
                    <w:sz w:val="18"/>
                    <w:szCs w:val="18"/>
                  </w:rPr>
                </w:rPrChange>
              </w:rPr>
            </w:pPr>
            <w:ins w:id="12287" w:author="Nguyen Ho Hai" w:date="2012-02-22T22:24:00Z">
              <w:r w:rsidRPr="001340DE">
                <w:rPr>
                  <w:rFonts w:ascii="Times New Roman" w:hAnsi="Times New Roman" w:cs="Times New Roman"/>
                  <w:i w:val="0"/>
                  <w:color w:val="auto"/>
                  <w:sz w:val="22"/>
                  <w:szCs w:val="22"/>
                  <w:rPrChange w:id="12288" w:author="Phuong Giang" w:date="2012-02-22T23:42:00Z">
                    <w:rPr>
                      <w:b/>
                      <w:bCs w:val="0"/>
                      <w:i w:val="0"/>
                      <w:color w:val="auto"/>
                      <w:sz w:val="18"/>
                      <w:szCs w:val="18"/>
                      <w:lang w:eastAsia="en-US"/>
                    </w:rPr>
                  </w:rPrChange>
                </w:rPr>
                <w:t>01</w:t>
              </w:r>
            </w:ins>
          </w:p>
        </w:tc>
        <w:tc>
          <w:tcPr>
            <w:tcW w:w="2573" w:type="dxa"/>
            <w:tcPrChange w:id="12289" w:author="HungNguyen" w:date="2012-04-17T09:19:00Z">
              <w:tcPr>
                <w:tcW w:w="2309" w:type="dxa"/>
              </w:tcPr>
            </w:tcPrChange>
          </w:tcPr>
          <w:p w:rsidR="00751F11" w:rsidRPr="001340DE" w:rsidRDefault="00751F11" w:rsidP="00995D66">
            <w:pPr>
              <w:pStyle w:val="comment"/>
              <w:ind w:left="0"/>
              <w:rPr>
                <w:ins w:id="12290" w:author="Nguyen Ho Hai" w:date="2012-02-22T22:24:00Z"/>
                <w:rFonts w:ascii="Times New Roman" w:hAnsi="Times New Roman" w:cs="Times New Roman"/>
                <w:i w:val="0"/>
                <w:color w:val="auto"/>
                <w:sz w:val="22"/>
                <w:szCs w:val="22"/>
                <w:rPrChange w:id="12291" w:author="Phuong Giang" w:date="2012-02-22T23:42:00Z">
                  <w:rPr>
                    <w:ins w:id="12292" w:author="Nguyen Ho Hai" w:date="2012-02-22T22:24:00Z"/>
                    <w:i w:val="0"/>
                    <w:color w:val="auto"/>
                    <w:sz w:val="18"/>
                    <w:szCs w:val="18"/>
                  </w:rPr>
                </w:rPrChange>
              </w:rPr>
            </w:pPr>
            <w:proofErr w:type="spellStart"/>
            <w:ins w:id="12293" w:author="Nguyen Ho Hai" w:date="2012-02-22T22:24:00Z">
              <w:r w:rsidRPr="001340DE">
                <w:rPr>
                  <w:rFonts w:ascii="Times New Roman" w:hAnsi="Times New Roman" w:cs="Times New Roman"/>
                  <w:i w:val="0"/>
                  <w:color w:val="auto"/>
                  <w:sz w:val="22"/>
                  <w:szCs w:val="22"/>
                  <w:rPrChange w:id="12294" w:author="Phuong Giang" w:date="2012-02-22T23:42:00Z">
                    <w:rPr>
                      <w:b/>
                      <w:bCs w:val="0"/>
                      <w:i w:val="0"/>
                      <w:color w:val="auto"/>
                      <w:sz w:val="18"/>
                      <w:szCs w:val="18"/>
                      <w:lang w:eastAsia="en-US"/>
                    </w:rPr>
                  </w:rPrChange>
                </w:rPr>
                <w:t>ConvertToString</w:t>
              </w:r>
              <w:proofErr w:type="spellEnd"/>
            </w:ins>
          </w:p>
        </w:tc>
        <w:tc>
          <w:tcPr>
            <w:tcW w:w="6151" w:type="dxa"/>
            <w:tcPrChange w:id="12295" w:author="HungNguyen" w:date="2012-04-17T09:19:00Z">
              <w:tcPr>
                <w:tcW w:w="6415" w:type="dxa"/>
              </w:tcPr>
            </w:tcPrChange>
          </w:tcPr>
          <w:p w:rsidR="00751F11" w:rsidRPr="001340DE" w:rsidRDefault="00751F11" w:rsidP="00995D66">
            <w:pPr>
              <w:pStyle w:val="comment"/>
              <w:ind w:left="0"/>
              <w:rPr>
                <w:ins w:id="12296" w:author="Nguyen Ho Hai" w:date="2012-02-22T22:24:00Z"/>
                <w:rFonts w:ascii="Times New Roman" w:hAnsi="Times New Roman" w:cs="Times New Roman"/>
                <w:i w:val="0"/>
                <w:color w:val="auto"/>
                <w:sz w:val="22"/>
                <w:szCs w:val="22"/>
                <w:rPrChange w:id="12297" w:author="Phuong Giang" w:date="2012-02-22T23:42:00Z">
                  <w:rPr>
                    <w:ins w:id="12298" w:author="Nguyen Ho Hai" w:date="2012-02-22T22:24:00Z"/>
                    <w:i w:val="0"/>
                    <w:color w:val="auto"/>
                    <w:sz w:val="18"/>
                    <w:szCs w:val="18"/>
                  </w:rPr>
                </w:rPrChange>
              </w:rPr>
            </w:pPr>
            <w:ins w:id="12299" w:author="Nguyen Ho Hai" w:date="2012-02-22T22:24:00Z">
              <w:r w:rsidRPr="001340DE">
                <w:rPr>
                  <w:rFonts w:ascii="Times New Roman" w:hAnsi="Times New Roman" w:cs="Times New Roman"/>
                  <w:i w:val="0"/>
                  <w:color w:val="auto"/>
                  <w:sz w:val="22"/>
                  <w:szCs w:val="22"/>
                  <w:rPrChange w:id="12300" w:author="Phuong Giang" w:date="2012-02-22T23:42:00Z">
                    <w:rPr>
                      <w:b/>
                      <w:bCs w:val="0"/>
                      <w:i w:val="0"/>
                      <w:color w:val="auto"/>
                      <w:sz w:val="18"/>
                      <w:szCs w:val="18"/>
                      <w:lang w:eastAsia="en-US"/>
                    </w:rPr>
                  </w:rPrChange>
                </w:rPr>
                <w:t>Convert the content of rich text box into string</w:t>
              </w:r>
            </w:ins>
          </w:p>
        </w:tc>
      </w:tr>
      <w:tr w:rsidR="00751F11" w:rsidRPr="001340DE" w:rsidTr="003327FA">
        <w:trPr>
          <w:ins w:id="12301" w:author="Nguyen Ho Hai" w:date="2012-02-22T22:24:00Z"/>
        </w:trPr>
        <w:tc>
          <w:tcPr>
            <w:tcW w:w="955" w:type="dxa"/>
            <w:tcPrChange w:id="12302" w:author="HungNguyen" w:date="2012-04-17T09:19:00Z">
              <w:tcPr>
                <w:tcW w:w="955" w:type="dxa"/>
              </w:tcPr>
            </w:tcPrChange>
          </w:tcPr>
          <w:p w:rsidR="00751F11" w:rsidRPr="001340DE" w:rsidRDefault="00751F11" w:rsidP="00995D66">
            <w:pPr>
              <w:pStyle w:val="comment"/>
              <w:ind w:left="0"/>
              <w:rPr>
                <w:ins w:id="12303" w:author="Nguyen Ho Hai" w:date="2012-02-22T22:24:00Z"/>
                <w:rFonts w:ascii="Times New Roman" w:hAnsi="Times New Roman" w:cs="Times New Roman"/>
                <w:i w:val="0"/>
                <w:color w:val="auto"/>
                <w:sz w:val="22"/>
                <w:szCs w:val="22"/>
                <w:rPrChange w:id="12304" w:author="Phuong Giang" w:date="2012-02-22T23:42:00Z">
                  <w:rPr>
                    <w:ins w:id="12305" w:author="Nguyen Ho Hai" w:date="2012-02-22T22:24:00Z"/>
                    <w:i w:val="0"/>
                    <w:color w:val="auto"/>
                    <w:sz w:val="18"/>
                    <w:szCs w:val="18"/>
                  </w:rPr>
                </w:rPrChange>
              </w:rPr>
            </w:pPr>
            <w:ins w:id="12306" w:author="Nguyen Ho Hai" w:date="2012-02-22T22:24:00Z">
              <w:r w:rsidRPr="001340DE">
                <w:rPr>
                  <w:rFonts w:ascii="Times New Roman" w:hAnsi="Times New Roman" w:cs="Times New Roman"/>
                  <w:i w:val="0"/>
                  <w:color w:val="auto"/>
                  <w:sz w:val="22"/>
                  <w:szCs w:val="22"/>
                  <w:rPrChange w:id="12307" w:author="Phuong Giang" w:date="2012-02-22T23:42:00Z">
                    <w:rPr>
                      <w:b/>
                      <w:bCs w:val="0"/>
                      <w:i w:val="0"/>
                      <w:color w:val="auto"/>
                      <w:sz w:val="18"/>
                      <w:szCs w:val="18"/>
                      <w:lang w:eastAsia="en-US"/>
                    </w:rPr>
                  </w:rPrChange>
                </w:rPr>
                <w:t>02</w:t>
              </w:r>
            </w:ins>
          </w:p>
        </w:tc>
        <w:tc>
          <w:tcPr>
            <w:tcW w:w="2573" w:type="dxa"/>
            <w:tcPrChange w:id="12308" w:author="HungNguyen" w:date="2012-04-17T09:19:00Z">
              <w:tcPr>
                <w:tcW w:w="2309" w:type="dxa"/>
              </w:tcPr>
            </w:tcPrChange>
          </w:tcPr>
          <w:p w:rsidR="00751F11" w:rsidRPr="001340DE" w:rsidRDefault="00751F11" w:rsidP="00995D66">
            <w:pPr>
              <w:pStyle w:val="comment"/>
              <w:ind w:left="0"/>
              <w:rPr>
                <w:ins w:id="12309" w:author="Nguyen Ho Hai" w:date="2012-02-22T22:24:00Z"/>
                <w:rFonts w:ascii="Times New Roman" w:hAnsi="Times New Roman" w:cs="Times New Roman"/>
                <w:i w:val="0"/>
                <w:color w:val="auto"/>
                <w:sz w:val="22"/>
                <w:szCs w:val="22"/>
                <w:rPrChange w:id="12310" w:author="Phuong Giang" w:date="2012-02-22T23:42:00Z">
                  <w:rPr>
                    <w:ins w:id="12311" w:author="Nguyen Ho Hai" w:date="2012-02-22T22:24:00Z"/>
                    <w:i w:val="0"/>
                    <w:color w:val="auto"/>
                    <w:sz w:val="18"/>
                    <w:szCs w:val="18"/>
                  </w:rPr>
                </w:rPrChange>
              </w:rPr>
            </w:pPr>
            <w:proofErr w:type="spellStart"/>
            <w:ins w:id="12312" w:author="Nguyen Ho Hai" w:date="2012-02-22T22:24:00Z">
              <w:r w:rsidRPr="001340DE">
                <w:rPr>
                  <w:rFonts w:ascii="Times New Roman" w:hAnsi="Times New Roman" w:cs="Times New Roman"/>
                  <w:i w:val="0"/>
                  <w:color w:val="auto"/>
                  <w:sz w:val="22"/>
                  <w:szCs w:val="22"/>
                  <w:rPrChange w:id="12313" w:author="Phuong Giang" w:date="2012-02-22T23:42:00Z">
                    <w:rPr>
                      <w:b/>
                      <w:bCs w:val="0"/>
                      <w:i w:val="0"/>
                      <w:color w:val="auto"/>
                      <w:sz w:val="18"/>
                      <w:szCs w:val="18"/>
                      <w:lang w:eastAsia="en-US"/>
                    </w:rPr>
                  </w:rPrChange>
                </w:rPr>
                <w:t>ConvertToFlowDocument</w:t>
              </w:r>
              <w:proofErr w:type="spellEnd"/>
            </w:ins>
          </w:p>
        </w:tc>
        <w:tc>
          <w:tcPr>
            <w:tcW w:w="6151" w:type="dxa"/>
            <w:tcPrChange w:id="12314" w:author="HungNguyen" w:date="2012-04-17T09:19:00Z">
              <w:tcPr>
                <w:tcW w:w="6415" w:type="dxa"/>
              </w:tcPr>
            </w:tcPrChange>
          </w:tcPr>
          <w:p w:rsidR="00751F11" w:rsidRPr="001340DE" w:rsidRDefault="00751F11" w:rsidP="00995D66">
            <w:pPr>
              <w:pStyle w:val="comment"/>
              <w:ind w:left="0"/>
              <w:rPr>
                <w:ins w:id="12315" w:author="Nguyen Ho Hai" w:date="2012-02-22T22:24:00Z"/>
                <w:rFonts w:ascii="Times New Roman" w:hAnsi="Times New Roman" w:cs="Times New Roman"/>
                <w:i w:val="0"/>
                <w:color w:val="auto"/>
                <w:sz w:val="22"/>
                <w:szCs w:val="22"/>
                <w:rPrChange w:id="12316" w:author="Phuong Giang" w:date="2012-02-22T23:42:00Z">
                  <w:rPr>
                    <w:ins w:id="12317" w:author="Nguyen Ho Hai" w:date="2012-02-22T22:24:00Z"/>
                    <w:i w:val="0"/>
                    <w:color w:val="auto"/>
                    <w:sz w:val="18"/>
                    <w:szCs w:val="18"/>
                  </w:rPr>
                </w:rPrChange>
              </w:rPr>
            </w:pPr>
            <w:ins w:id="12318" w:author="Nguyen Ho Hai" w:date="2012-02-22T22:24:00Z">
              <w:r w:rsidRPr="001340DE">
                <w:rPr>
                  <w:rFonts w:ascii="Times New Roman" w:hAnsi="Times New Roman" w:cs="Times New Roman"/>
                  <w:i w:val="0"/>
                  <w:color w:val="auto"/>
                  <w:sz w:val="22"/>
                  <w:szCs w:val="22"/>
                  <w:rPrChange w:id="12319" w:author="Phuong Giang" w:date="2012-02-22T23:42:00Z">
                    <w:rPr>
                      <w:b/>
                      <w:bCs w:val="0"/>
                      <w:i w:val="0"/>
                      <w:color w:val="auto"/>
                      <w:sz w:val="18"/>
                      <w:szCs w:val="18"/>
                      <w:lang w:eastAsia="en-US"/>
                    </w:rPr>
                  </w:rPrChange>
                </w:rPr>
                <w:t>Convert the stream to FlowDocument</w:t>
              </w:r>
            </w:ins>
          </w:p>
        </w:tc>
      </w:tr>
      <w:tr w:rsidR="003327FA" w:rsidRPr="001340DE" w:rsidTr="003327FA">
        <w:tblPrEx>
          <w:tblPrExChange w:id="12320" w:author="HungNguyen" w:date="2012-04-17T09:19:00Z">
            <w:tblPrEx>
              <w:tblInd w:w="0" w:type="dxa"/>
              <w:tblLook w:val="0620" w:firstRow="1" w:lastRow="0" w:firstColumn="0" w:lastColumn="0" w:noHBand="1" w:noVBand="1"/>
            </w:tblPrEx>
          </w:tblPrExChange>
        </w:tblPrEx>
        <w:trPr>
          <w:ins w:id="12321" w:author="HungNguyen" w:date="2012-04-17T09:16:00Z"/>
        </w:trPr>
        <w:tc>
          <w:tcPr>
            <w:tcW w:w="955" w:type="dxa"/>
            <w:tcPrChange w:id="12322" w:author="HungNguyen" w:date="2012-04-17T09:19:00Z">
              <w:tcPr>
                <w:tcW w:w="955" w:type="dxa"/>
              </w:tcPr>
            </w:tcPrChange>
          </w:tcPr>
          <w:p w:rsidR="003327FA" w:rsidRPr="001340DE" w:rsidRDefault="003327FA" w:rsidP="00995D66">
            <w:pPr>
              <w:pStyle w:val="comment"/>
              <w:ind w:left="0"/>
              <w:rPr>
                <w:ins w:id="12323" w:author="HungNguyen" w:date="2012-04-17T09:16:00Z"/>
                <w:rFonts w:ascii="Times New Roman" w:hAnsi="Times New Roman" w:cs="Times New Roman"/>
                <w:i w:val="0"/>
                <w:color w:val="auto"/>
                <w:sz w:val="22"/>
                <w:szCs w:val="22"/>
              </w:rPr>
            </w:pPr>
            <w:ins w:id="12324" w:author="HungNguyen" w:date="2012-04-17T09:16:00Z">
              <w:r>
                <w:rPr>
                  <w:rFonts w:ascii="Times New Roman" w:hAnsi="Times New Roman" w:cs="Times New Roman"/>
                  <w:i w:val="0"/>
                  <w:color w:val="auto"/>
                  <w:sz w:val="22"/>
                  <w:szCs w:val="22"/>
                </w:rPr>
                <w:t>03</w:t>
              </w:r>
            </w:ins>
          </w:p>
        </w:tc>
        <w:tc>
          <w:tcPr>
            <w:tcW w:w="2573" w:type="dxa"/>
            <w:tcPrChange w:id="12325" w:author="HungNguyen" w:date="2012-04-17T09:19:00Z">
              <w:tcPr>
                <w:tcW w:w="2309" w:type="dxa"/>
              </w:tcPr>
            </w:tcPrChange>
          </w:tcPr>
          <w:p w:rsidR="003327FA" w:rsidRPr="001340DE" w:rsidRDefault="003327FA" w:rsidP="00995D66">
            <w:pPr>
              <w:pStyle w:val="comment"/>
              <w:ind w:left="0"/>
              <w:rPr>
                <w:ins w:id="12326" w:author="HungNguyen" w:date="2012-04-17T09:16:00Z"/>
                <w:rFonts w:ascii="Times New Roman" w:hAnsi="Times New Roman" w:cs="Times New Roman"/>
                <w:i w:val="0"/>
                <w:color w:val="auto"/>
                <w:sz w:val="22"/>
                <w:szCs w:val="22"/>
              </w:rPr>
            </w:pPr>
            <w:proofErr w:type="spellStart"/>
            <w:ins w:id="12327" w:author="HungNguyen" w:date="2012-04-17T09:16:00Z">
              <w:r>
                <w:rPr>
                  <w:rFonts w:ascii="Times New Roman" w:hAnsi="Times New Roman" w:cs="Times New Roman"/>
                  <w:i w:val="0"/>
                  <w:color w:val="auto"/>
                  <w:sz w:val="22"/>
                  <w:szCs w:val="22"/>
                </w:rPr>
                <w:t>GetInLineText</w:t>
              </w:r>
              <w:proofErr w:type="spellEnd"/>
            </w:ins>
          </w:p>
        </w:tc>
        <w:tc>
          <w:tcPr>
            <w:tcW w:w="6151" w:type="dxa"/>
            <w:tcPrChange w:id="12328" w:author="HungNguyen" w:date="2012-04-17T09:19:00Z">
              <w:tcPr>
                <w:tcW w:w="6415" w:type="dxa"/>
              </w:tcPr>
            </w:tcPrChange>
          </w:tcPr>
          <w:p w:rsidR="003327FA" w:rsidRPr="001340DE" w:rsidRDefault="003327FA" w:rsidP="00995D66">
            <w:pPr>
              <w:pStyle w:val="comment"/>
              <w:ind w:left="0"/>
              <w:rPr>
                <w:ins w:id="12329" w:author="HungNguyen" w:date="2012-04-17T09:16:00Z"/>
                <w:rFonts w:ascii="Times New Roman" w:hAnsi="Times New Roman" w:cs="Times New Roman"/>
                <w:i w:val="0"/>
                <w:color w:val="auto"/>
                <w:sz w:val="22"/>
                <w:szCs w:val="22"/>
              </w:rPr>
            </w:pPr>
            <w:ins w:id="12330" w:author="HungNguyen" w:date="2012-04-17T09:16:00Z">
              <w:r>
                <w:rPr>
                  <w:rFonts w:ascii="Times New Roman" w:hAnsi="Times New Roman" w:cs="Times New Roman"/>
                  <w:i w:val="0"/>
                  <w:color w:val="auto"/>
                  <w:sz w:val="22"/>
                  <w:szCs w:val="22"/>
                </w:rPr>
                <w:t>Used to get content inline the richtextbox</w:t>
              </w:r>
            </w:ins>
          </w:p>
        </w:tc>
      </w:tr>
      <w:tr w:rsidR="003327FA" w:rsidRPr="001340DE" w:rsidTr="003327FA">
        <w:tblPrEx>
          <w:tblPrExChange w:id="12331" w:author="HungNguyen" w:date="2012-04-17T09:19:00Z">
            <w:tblPrEx>
              <w:tblInd w:w="0" w:type="dxa"/>
              <w:tblLook w:val="0620" w:firstRow="1" w:lastRow="0" w:firstColumn="0" w:lastColumn="0" w:noHBand="1" w:noVBand="1"/>
            </w:tblPrEx>
          </w:tblPrExChange>
        </w:tblPrEx>
        <w:trPr>
          <w:ins w:id="12332" w:author="HungNguyen" w:date="2012-04-17T09:17:00Z"/>
        </w:trPr>
        <w:tc>
          <w:tcPr>
            <w:tcW w:w="955" w:type="dxa"/>
            <w:tcPrChange w:id="12333" w:author="HungNguyen" w:date="2012-04-17T09:19:00Z">
              <w:tcPr>
                <w:tcW w:w="955" w:type="dxa"/>
              </w:tcPr>
            </w:tcPrChange>
          </w:tcPr>
          <w:p w:rsidR="003327FA" w:rsidRDefault="003327FA" w:rsidP="00995D66">
            <w:pPr>
              <w:pStyle w:val="comment"/>
              <w:ind w:left="0"/>
              <w:rPr>
                <w:ins w:id="12334" w:author="HungNguyen" w:date="2012-04-17T09:17:00Z"/>
                <w:rFonts w:ascii="Times New Roman" w:hAnsi="Times New Roman" w:cs="Times New Roman"/>
                <w:i w:val="0"/>
                <w:color w:val="auto"/>
                <w:sz w:val="22"/>
                <w:szCs w:val="22"/>
              </w:rPr>
            </w:pPr>
            <w:ins w:id="12335" w:author="HungNguyen" w:date="2012-04-17T09:17:00Z">
              <w:r>
                <w:rPr>
                  <w:rFonts w:ascii="Times New Roman" w:hAnsi="Times New Roman" w:cs="Times New Roman"/>
                  <w:i w:val="0"/>
                  <w:color w:val="auto"/>
                  <w:sz w:val="22"/>
                  <w:szCs w:val="22"/>
                </w:rPr>
                <w:t>04</w:t>
              </w:r>
            </w:ins>
          </w:p>
        </w:tc>
        <w:tc>
          <w:tcPr>
            <w:tcW w:w="2573" w:type="dxa"/>
            <w:tcPrChange w:id="12336" w:author="HungNguyen" w:date="2012-04-17T09:19:00Z">
              <w:tcPr>
                <w:tcW w:w="2309" w:type="dxa"/>
              </w:tcPr>
            </w:tcPrChange>
          </w:tcPr>
          <w:p w:rsidR="003327FA" w:rsidRDefault="003327FA" w:rsidP="00995D66">
            <w:pPr>
              <w:pStyle w:val="comment"/>
              <w:ind w:left="0"/>
              <w:rPr>
                <w:ins w:id="12337" w:author="HungNguyen" w:date="2012-04-17T09:17:00Z"/>
                <w:rFonts w:ascii="Times New Roman" w:hAnsi="Times New Roman" w:cs="Times New Roman"/>
                <w:i w:val="0"/>
                <w:color w:val="auto"/>
                <w:sz w:val="22"/>
                <w:szCs w:val="22"/>
              </w:rPr>
            </w:pPr>
            <w:proofErr w:type="spellStart"/>
            <w:ins w:id="12338" w:author="HungNguyen" w:date="2012-04-17T09:17:00Z">
              <w:r>
                <w:rPr>
                  <w:rFonts w:ascii="Times New Roman" w:hAnsi="Times New Roman" w:cs="Times New Roman"/>
                  <w:i w:val="0"/>
                  <w:color w:val="auto"/>
                  <w:sz w:val="22"/>
                  <w:szCs w:val="22"/>
                </w:rPr>
                <w:t>RecursiveGetInlineText</w:t>
              </w:r>
              <w:proofErr w:type="spellEnd"/>
            </w:ins>
          </w:p>
        </w:tc>
        <w:tc>
          <w:tcPr>
            <w:tcW w:w="6151" w:type="dxa"/>
            <w:tcPrChange w:id="12339" w:author="HungNguyen" w:date="2012-04-17T09:19:00Z">
              <w:tcPr>
                <w:tcW w:w="6415" w:type="dxa"/>
              </w:tcPr>
            </w:tcPrChange>
          </w:tcPr>
          <w:p w:rsidR="003327FA" w:rsidRDefault="003327FA" w:rsidP="00995D66">
            <w:pPr>
              <w:pStyle w:val="comment"/>
              <w:ind w:left="0"/>
              <w:rPr>
                <w:ins w:id="12340" w:author="HungNguyen" w:date="2012-04-17T09:17:00Z"/>
                <w:rFonts w:ascii="Times New Roman" w:hAnsi="Times New Roman" w:cs="Times New Roman"/>
                <w:i w:val="0"/>
                <w:color w:val="auto"/>
                <w:sz w:val="22"/>
                <w:szCs w:val="22"/>
              </w:rPr>
            </w:pPr>
            <w:ins w:id="12341" w:author="HungNguyen" w:date="2012-04-17T09:17:00Z">
              <w:r>
                <w:rPr>
                  <w:rFonts w:ascii="Times New Roman" w:hAnsi="Times New Roman" w:cs="Times New Roman"/>
                  <w:i w:val="0"/>
                  <w:color w:val="auto"/>
                  <w:sz w:val="22"/>
                  <w:szCs w:val="22"/>
                </w:rPr>
                <w:t>Help to get inline richtextbox</w:t>
              </w:r>
            </w:ins>
          </w:p>
        </w:tc>
      </w:tr>
    </w:tbl>
    <w:p w:rsidR="00751F11" w:rsidRDefault="00751F11" w:rsidP="00751F11">
      <w:pPr>
        <w:pStyle w:val="Heading6"/>
        <w:tabs>
          <w:tab w:val="left" w:pos="4208"/>
        </w:tabs>
        <w:rPr>
          <w:ins w:id="12342" w:author="Nguyen Ho Hai" w:date="2012-02-22T22:24:00Z"/>
        </w:rPr>
      </w:pPr>
      <w:proofErr w:type="spellStart"/>
      <w:proofErr w:type="gramStart"/>
      <w:ins w:id="12343" w:author="Nguyen Ho Hai" w:date="2012-02-22T22:24:00Z">
        <w:r>
          <w:t>ConvertToString</w:t>
        </w:r>
        <w:proofErr w:type="spellEnd"/>
        <w:r>
          <w:t xml:space="preserve"> </w:t>
        </w:r>
        <w:r>
          <w:rPr>
            <w:rFonts w:hint="eastAsia"/>
          </w:rPr>
          <w:t xml:space="preserve"> method</w:t>
        </w:r>
        <w:proofErr w:type="gramEnd"/>
      </w:ins>
    </w:p>
    <w:p w:rsidR="00751F11" w:rsidRDefault="00751F11" w:rsidP="00751F11">
      <w:pPr>
        <w:pStyle w:val="ListParagraph"/>
        <w:numPr>
          <w:ilvl w:val="0"/>
          <w:numId w:val="11"/>
        </w:numPr>
        <w:autoSpaceDE w:val="0"/>
        <w:autoSpaceDN w:val="0"/>
        <w:adjustRightInd w:val="0"/>
        <w:spacing w:after="0" w:line="240" w:lineRule="auto"/>
        <w:rPr>
          <w:ins w:id="12344" w:author="HungNguyen" w:date="2012-04-17T09:18:00Z"/>
          <w:rFonts w:ascii="Cambria" w:eastAsia="MS Gothic" w:hAnsi="Cambria"/>
          <w:b/>
          <w:bCs/>
          <w:i/>
          <w:iCs/>
          <w:color w:val="4F81BD"/>
        </w:rPr>
      </w:pPr>
      <w:ins w:id="12345" w:author="Nguyen Ho Hai" w:date="2012-02-22T22:24:00Z">
        <w:r w:rsidRPr="00D60E4A">
          <w:rPr>
            <w:rFonts w:ascii="Cambria" w:eastAsia="MS Gothic" w:hAnsi="Cambria"/>
            <w:b/>
            <w:bCs/>
            <w:i/>
            <w:iCs/>
            <w:color w:val="4F81BD"/>
          </w:rPr>
          <w:t xml:space="preserve">Method Declaration:   </w:t>
        </w:r>
      </w:ins>
    </w:p>
    <w:p w:rsidR="003327FA" w:rsidRPr="00D60E4A" w:rsidRDefault="003327FA">
      <w:pPr>
        <w:pStyle w:val="ListParagraph"/>
        <w:autoSpaceDE w:val="0"/>
        <w:autoSpaceDN w:val="0"/>
        <w:adjustRightInd w:val="0"/>
        <w:spacing w:after="0" w:line="240" w:lineRule="auto"/>
        <w:rPr>
          <w:ins w:id="12346" w:author="Nguyen Ho Hai" w:date="2012-02-22T22:24:00Z"/>
          <w:rFonts w:ascii="Cambria" w:eastAsia="MS Gothic" w:hAnsi="Cambria"/>
          <w:b/>
          <w:bCs/>
          <w:i/>
          <w:iCs/>
          <w:color w:val="4F81BD"/>
        </w:rPr>
        <w:pPrChange w:id="12347" w:author="HungNguyen" w:date="2012-04-17T09:20:00Z">
          <w:pPr>
            <w:pStyle w:val="ListParagraph"/>
            <w:numPr>
              <w:numId w:val="11"/>
            </w:numPr>
            <w:autoSpaceDE w:val="0"/>
            <w:autoSpaceDN w:val="0"/>
            <w:adjustRightInd w:val="0"/>
            <w:spacing w:after="0" w:line="240" w:lineRule="auto"/>
            <w:ind w:hanging="360"/>
          </w:pPr>
        </w:pPrChange>
      </w:pPr>
    </w:p>
    <w:p w:rsidR="003327FA" w:rsidRPr="003327FA" w:rsidRDefault="003327FA">
      <w:pPr>
        <w:pStyle w:val="ListParagraph"/>
        <w:autoSpaceDE w:val="0"/>
        <w:autoSpaceDN w:val="0"/>
        <w:adjustRightInd w:val="0"/>
        <w:spacing w:after="0" w:line="240" w:lineRule="auto"/>
        <w:ind w:firstLine="720"/>
        <w:rPr>
          <w:ins w:id="12348" w:author="HungNguyen" w:date="2012-04-17T09:18:00Z"/>
          <w:rFonts w:ascii="Consolas" w:eastAsiaTheme="minorEastAsia" w:hAnsi="Consolas" w:cs="Consolas"/>
          <w:sz w:val="19"/>
          <w:szCs w:val="19"/>
          <w:lang w:eastAsia="ja-JP"/>
        </w:rPr>
        <w:pPrChange w:id="12349" w:author="HungNguyen" w:date="2012-04-17T09:18:00Z">
          <w:pPr>
            <w:pStyle w:val="ListParagraph"/>
            <w:numPr>
              <w:numId w:val="11"/>
            </w:numPr>
            <w:autoSpaceDE w:val="0"/>
            <w:autoSpaceDN w:val="0"/>
            <w:adjustRightInd w:val="0"/>
            <w:spacing w:after="0" w:line="240" w:lineRule="auto"/>
            <w:ind w:hanging="360"/>
          </w:pPr>
        </w:pPrChange>
      </w:pPr>
      <w:proofErr w:type="gramStart"/>
      <w:ins w:id="12350" w:author="HungNguyen" w:date="2012-04-17T09:18:00Z">
        <w:r w:rsidRPr="003327FA">
          <w:rPr>
            <w:rFonts w:ascii="Consolas" w:eastAsiaTheme="minorEastAsia" w:hAnsi="Consolas" w:cs="Consolas"/>
            <w:color w:val="0000FF"/>
            <w:sz w:val="19"/>
            <w:szCs w:val="19"/>
            <w:lang w:eastAsia="ja-JP"/>
          </w:rPr>
          <w:t>public</w:t>
        </w:r>
        <w:proofErr w:type="gramEnd"/>
        <w:r w:rsidRPr="003327FA">
          <w:rPr>
            <w:rFonts w:ascii="Consolas" w:eastAsiaTheme="minorEastAsia" w:hAnsi="Consolas" w:cs="Consolas"/>
            <w:sz w:val="19"/>
            <w:szCs w:val="19"/>
            <w:lang w:eastAsia="ja-JP"/>
          </w:rPr>
          <w:t xml:space="preserve"> </w:t>
        </w:r>
        <w:r w:rsidRPr="003327FA">
          <w:rPr>
            <w:rFonts w:ascii="Consolas" w:eastAsiaTheme="minorEastAsia" w:hAnsi="Consolas" w:cs="Consolas"/>
            <w:color w:val="0000FF"/>
            <w:sz w:val="19"/>
            <w:szCs w:val="19"/>
            <w:lang w:eastAsia="ja-JP"/>
          </w:rPr>
          <w:t>static</w:t>
        </w:r>
        <w:r w:rsidRPr="003327FA">
          <w:rPr>
            <w:rFonts w:ascii="Consolas" w:eastAsiaTheme="minorEastAsia" w:hAnsi="Consolas" w:cs="Consolas"/>
            <w:sz w:val="19"/>
            <w:szCs w:val="19"/>
            <w:lang w:eastAsia="ja-JP"/>
          </w:rPr>
          <w:t xml:space="preserve"> </w:t>
        </w:r>
        <w:r w:rsidRPr="003327FA">
          <w:rPr>
            <w:rFonts w:ascii="Consolas" w:eastAsiaTheme="minorEastAsia" w:hAnsi="Consolas" w:cs="Consolas"/>
            <w:color w:val="0000FF"/>
            <w:sz w:val="19"/>
            <w:szCs w:val="19"/>
            <w:lang w:eastAsia="ja-JP"/>
          </w:rPr>
          <w:t>string</w:t>
        </w:r>
        <w:r w:rsidRPr="003327FA">
          <w:rPr>
            <w:rFonts w:ascii="Consolas" w:eastAsiaTheme="minorEastAsia" w:hAnsi="Consolas" w:cs="Consolas"/>
            <w:sz w:val="19"/>
            <w:szCs w:val="19"/>
            <w:lang w:eastAsia="ja-JP"/>
          </w:rPr>
          <w:t xml:space="preserve"> </w:t>
        </w:r>
        <w:proofErr w:type="spellStart"/>
        <w:r w:rsidRPr="003327FA">
          <w:rPr>
            <w:rFonts w:ascii="Consolas" w:eastAsiaTheme="minorEastAsia" w:hAnsi="Consolas" w:cs="Consolas"/>
            <w:sz w:val="19"/>
            <w:szCs w:val="19"/>
            <w:lang w:eastAsia="ja-JP"/>
          </w:rPr>
          <w:t>ConvertToString</w:t>
        </w:r>
        <w:proofErr w:type="spellEnd"/>
        <w:r w:rsidRPr="003327FA">
          <w:rPr>
            <w:rFonts w:ascii="Consolas" w:eastAsiaTheme="minorEastAsia" w:hAnsi="Consolas" w:cs="Consolas"/>
            <w:sz w:val="19"/>
            <w:szCs w:val="19"/>
            <w:lang w:eastAsia="ja-JP"/>
          </w:rPr>
          <w:t>(</w:t>
        </w:r>
        <w:proofErr w:type="spellStart"/>
        <w:r w:rsidRPr="003327FA">
          <w:rPr>
            <w:rFonts w:ascii="Consolas" w:eastAsiaTheme="minorEastAsia" w:hAnsi="Consolas" w:cs="Consolas"/>
            <w:color w:val="2B91AF"/>
            <w:sz w:val="19"/>
            <w:szCs w:val="19"/>
            <w:lang w:eastAsia="ja-JP"/>
          </w:rPr>
          <w:t>RichTextBox</w:t>
        </w:r>
        <w:proofErr w:type="spellEnd"/>
        <w:r w:rsidRPr="003327FA">
          <w:rPr>
            <w:rFonts w:ascii="Consolas" w:eastAsiaTheme="minorEastAsia" w:hAnsi="Consolas" w:cs="Consolas"/>
            <w:sz w:val="19"/>
            <w:szCs w:val="19"/>
            <w:lang w:eastAsia="ja-JP"/>
          </w:rPr>
          <w:t xml:space="preserve"> </w:t>
        </w:r>
        <w:proofErr w:type="spellStart"/>
        <w:r w:rsidRPr="003327FA">
          <w:rPr>
            <w:rFonts w:ascii="Consolas" w:eastAsiaTheme="minorEastAsia" w:hAnsi="Consolas" w:cs="Consolas"/>
            <w:sz w:val="19"/>
            <w:szCs w:val="19"/>
            <w:lang w:eastAsia="ja-JP"/>
          </w:rPr>
          <w:t>richTextBox</w:t>
        </w:r>
        <w:proofErr w:type="spellEnd"/>
        <w:r w:rsidRPr="003327FA">
          <w:rPr>
            <w:rFonts w:ascii="Consolas" w:eastAsiaTheme="minorEastAsia" w:hAnsi="Consolas" w:cs="Consolas"/>
            <w:sz w:val="19"/>
            <w:szCs w:val="19"/>
            <w:lang w:eastAsia="ja-JP"/>
          </w:rPr>
          <w:t>)</w:t>
        </w:r>
      </w:ins>
    </w:p>
    <w:p w:rsidR="00751F11" w:rsidRPr="00C32B95" w:rsidDel="003327FA" w:rsidRDefault="00751F11">
      <w:pPr>
        <w:autoSpaceDE w:val="0"/>
        <w:autoSpaceDN w:val="0"/>
        <w:adjustRightInd w:val="0"/>
        <w:spacing w:after="0" w:line="240" w:lineRule="auto"/>
        <w:ind w:left="720" w:firstLine="720"/>
        <w:rPr>
          <w:ins w:id="12351" w:author="Nguyen Ho Hai" w:date="2012-02-22T22:24:00Z"/>
          <w:del w:id="12352" w:author="HungNguyen" w:date="2012-04-17T09:18:00Z"/>
          <w:rFonts w:ascii="Consolas" w:eastAsiaTheme="minorEastAsia" w:hAnsi="Consolas" w:cs="Consolas"/>
          <w:sz w:val="19"/>
          <w:szCs w:val="19"/>
          <w:lang w:eastAsia="ja-JP"/>
        </w:rPr>
        <w:pPrChange w:id="12353" w:author="Nguyen Ho Hai" w:date="2012-02-22T22:26:00Z">
          <w:pPr>
            <w:autoSpaceDE w:val="0"/>
            <w:autoSpaceDN w:val="0"/>
            <w:adjustRightInd w:val="0"/>
            <w:spacing w:after="0" w:line="240" w:lineRule="auto"/>
            <w:ind w:firstLine="720"/>
          </w:pPr>
        </w:pPrChange>
      </w:pPr>
      <w:ins w:id="12354" w:author="Nguyen Ho Hai" w:date="2012-02-22T22:24:00Z">
        <w:del w:id="12355" w:author="HungNguyen" w:date="2012-04-17T09:18:00Z">
          <w:r w:rsidDel="003327FA">
            <w:rPr>
              <w:rFonts w:ascii="Tahoma" w:eastAsiaTheme="minorEastAsia" w:hAnsi="Tahoma" w:cs="Tahoma"/>
              <w:sz w:val="20"/>
              <w:szCs w:val="20"/>
              <w:lang w:eastAsia="ja-JP"/>
            </w:rPr>
            <w:delText xml:space="preserve">public static string </w:delText>
          </w:r>
          <w:r w:rsidRPr="00695403" w:rsidDel="003327FA">
            <w:rPr>
              <w:rFonts w:ascii="Tahoma" w:eastAsiaTheme="minorEastAsia" w:hAnsi="Tahoma" w:cs="Tahoma"/>
              <w:sz w:val="20"/>
              <w:szCs w:val="20"/>
              <w:lang w:eastAsia="ja-JP"/>
            </w:rPr>
            <w:delText>ConvertToString(RichTextBox richTextBox)</w:delText>
          </w:r>
          <w:r w:rsidDel="003327FA">
            <w:rPr>
              <w:rFonts w:ascii="Tahoma" w:eastAsiaTheme="minorEastAsia" w:hAnsi="Tahoma" w:cs="Tahoma"/>
              <w:sz w:val="20"/>
              <w:szCs w:val="20"/>
              <w:lang w:eastAsia="ja-JP"/>
            </w:rPr>
            <w:delText xml:space="preserve"> </w:delText>
          </w:r>
        </w:del>
      </w:ins>
    </w:p>
    <w:p w:rsidR="00751F11" w:rsidRDefault="00751F11" w:rsidP="00751F11">
      <w:pPr>
        <w:autoSpaceDE w:val="0"/>
        <w:autoSpaceDN w:val="0"/>
        <w:adjustRightInd w:val="0"/>
        <w:spacing w:after="0" w:line="240" w:lineRule="auto"/>
        <w:rPr>
          <w:ins w:id="12356"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2357" w:author="Nguyen Ho Hai" w:date="2012-02-22T22:24:00Z"/>
          <w:rFonts w:ascii="Cambria" w:eastAsia="MS Gothic" w:hAnsi="Cambria"/>
          <w:b/>
          <w:bCs/>
          <w:i/>
          <w:iCs/>
          <w:color w:val="4F81BD"/>
        </w:rPr>
      </w:pPr>
      <w:ins w:id="12358" w:author="Nguyen Ho Hai" w:date="2012-02-22T22:24:00Z">
        <w:r w:rsidRPr="00D60E4A">
          <w:rPr>
            <w:rFonts w:ascii="Cambria" w:eastAsia="MS Gothic" w:hAnsi="Cambria"/>
            <w:b/>
            <w:bCs/>
            <w:i/>
            <w:iCs/>
            <w:color w:val="4F81BD"/>
          </w:rPr>
          <w:t>Method Description:</w:t>
        </w:r>
      </w:ins>
    </w:p>
    <w:p w:rsidR="00751F11" w:rsidRDefault="00751F11" w:rsidP="00751F11">
      <w:pPr>
        <w:pStyle w:val="comment"/>
        <w:ind w:firstLine="720"/>
        <w:rPr>
          <w:ins w:id="12359" w:author="Nguyen Ho Hai" w:date="2012-02-22T22:24:00Z"/>
          <w:i w:val="0"/>
          <w:color w:val="auto"/>
          <w:sz w:val="18"/>
          <w:szCs w:val="18"/>
        </w:rPr>
      </w:pPr>
      <w:ins w:id="12360" w:author="Nguyen Ho Hai" w:date="2012-02-22T22:24:00Z">
        <w:r>
          <w:rPr>
            <w:i w:val="0"/>
            <w:color w:val="auto"/>
            <w:sz w:val="18"/>
            <w:szCs w:val="18"/>
          </w:rPr>
          <w:t>Convert the content of rich text box into string</w:t>
        </w:r>
      </w:ins>
    </w:p>
    <w:p w:rsidR="00751F11" w:rsidRPr="00D60E4A" w:rsidRDefault="00751F11" w:rsidP="00751F11">
      <w:pPr>
        <w:pStyle w:val="ListParagraph"/>
        <w:numPr>
          <w:ilvl w:val="0"/>
          <w:numId w:val="11"/>
        </w:numPr>
        <w:autoSpaceDE w:val="0"/>
        <w:autoSpaceDN w:val="0"/>
        <w:adjustRightInd w:val="0"/>
        <w:spacing w:after="0" w:line="240" w:lineRule="auto"/>
        <w:rPr>
          <w:ins w:id="12361" w:author="Nguyen Ho Hai" w:date="2012-02-22T22:24:00Z"/>
          <w:rFonts w:ascii="Cambria" w:eastAsia="MS Gothic" w:hAnsi="Cambria"/>
          <w:b/>
          <w:bCs/>
          <w:i/>
          <w:iCs/>
          <w:color w:val="4F81BD"/>
        </w:rPr>
      </w:pPr>
      <w:ins w:id="12362" w:author="Nguyen Ho Hai" w:date="2012-02-22T22:24:00Z">
        <w:del w:id="12363" w:author="Phuong Giang" w:date="2012-02-23T00:02:00Z">
          <w:r w:rsidRPr="00D60E4A" w:rsidDel="001669BE">
            <w:rPr>
              <w:rFonts w:ascii="Cambria" w:eastAsia="MS Gothic" w:hAnsi="Cambria" w:hint="eastAsia"/>
              <w:b/>
              <w:bCs/>
              <w:i/>
              <w:iCs/>
              <w:color w:val="4F81BD"/>
            </w:rPr>
            <w:delText>Parameters &amp; return</w:delText>
          </w:r>
        </w:del>
      </w:ins>
      <w:ins w:id="12364" w:author="Phuong Giang" w:date="2012-02-23T00:02:00Z">
        <w:r w:rsidR="001669BE" w:rsidRPr="001669BE">
          <w:rPr>
            <w:rFonts w:ascii="Times New Roman" w:eastAsia="MS Gothic" w:hAnsi="Times New Roman" w:hint="eastAsia"/>
            <w:b/>
            <w:bCs/>
            <w:i/>
            <w:iCs/>
            <w:color w:val="4F81BD"/>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365" w:author="Phuong Giang" w:date="2012-02-22T23:32: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68"/>
        <w:gridCol w:w="1326"/>
        <w:gridCol w:w="1228"/>
        <w:gridCol w:w="998"/>
        <w:gridCol w:w="1059"/>
        <w:gridCol w:w="4397"/>
        <w:tblGridChange w:id="12366">
          <w:tblGrid>
            <w:gridCol w:w="568"/>
            <w:gridCol w:w="1326"/>
            <w:gridCol w:w="1228"/>
            <w:gridCol w:w="998"/>
            <w:gridCol w:w="1059"/>
            <w:gridCol w:w="4397"/>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2367" w:author="Nguyen Ho Hai" w:date="2012-02-22T22:24:00Z"/>
        </w:trPr>
        <w:tc>
          <w:tcPr>
            <w:tcW w:w="577" w:type="dxa"/>
            <w:tcPrChange w:id="12368"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369" w:author="Nguyen Ho Hai" w:date="2012-02-22T22:24:00Z"/>
                <w:b w:val="0"/>
                <w:lang w:eastAsia="ja-JP"/>
                <w:rPrChange w:id="12370" w:author="Phuong Giang" w:date="2012-02-22T23:41:00Z">
                  <w:rPr>
                    <w:ins w:id="12371" w:author="Nguyen Ho Hai" w:date="2012-02-22T22:24:00Z"/>
                    <w:b/>
                    <w:bCs w:val="0"/>
                    <w:color w:val="800000"/>
                  </w:rPr>
                </w:rPrChange>
              </w:rPr>
              <w:pPrChange w:id="1237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373" w:author="Nguyen Ho Hai" w:date="2012-02-22T22:24:00Z">
              <w:r w:rsidRPr="00D229E5">
                <w:rPr>
                  <w:rFonts w:ascii="Tahoma" w:eastAsia="MS Mincho" w:hAnsi="Tahoma" w:cs="Arial"/>
                  <w:b w:val="0"/>
                  <w:snapToGrid w:val="0"/>
                  <w:color w:val="auto"/>
                  <w:sz w:val="20"/>
                  <w:szCs w:val="20"/>
                  <w:lang w:eastAsia="ja-JP"/>
                  <w:rPrChange w:id="12374" w:author="Phuong Giang" w:date="2012-02-22T23:41:00Z">
                    <w:rPr>
                      <w:b/>
                      <w:color w:val="800000"/>
                    </w:rPr>
                  </w:rPrChange>
                </w:rPr>
                <w:t>No</w:t>
              </w:r>
            </w:ins>
          </w:p>
        </w:tc>
        <w:tc>
          <w:tcPr>
            <w:tcW w:w="1356" w:type="dxa"/>
            <w:tcPrChange w:id="12375"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376" w:author="Nguyen Ho Hai" w:date="2012-02-22T22:24:00Z"/>
                <w:b w:val="0"/>
                <w:lang w:eastAsia="ja-JP"/>
                <w:rPrChange w:id="12377" w:author="Phuong Giang" w:date="2012-02-22T23:41:00Z">
                  <w:rPr>
                    <w:ins w:id="12378" w:author="Nguyen Ho Hai" w:date="2012-02-22T22:24:00Z"/>
                    <w:b/>
                    <w:bCs w:val="0"/>
                    <w:color w:val="800000"/>
                    <w:lang w:eastAsia="ja-JP"/>
                  </w:rPr>
                </w:rPrChange>
              </w:rPr>
              <w:pPrChange w:id="1237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380" w:author="Nguyen Ho Hai" w:date="2012-02-22T22:24:00Z">
              <w:r w:rsidRPr="00D229E5">
                <w:rPr>
                  <w:rFonts w:ascii="Tahoma" w:eastAsia="MS Mincho" w:hAnsi="Tahoma" w:cs="Arial"/>
                  <w:b w:val="0"/>
                  <w:snapToGrid w:val="0"/>
                  <w:color w:val="auto"/>
                  <w:sz w:val="20"/>
                  <w:szCs w:val="20"/>
                  <w:lang w:eastAsia="ja-JP"/>
                  <w:rPrChange w:id="12381" w:author="Phuong Giang" w:date="2012-02-22T23:41:00Z">
                    <w:rPr>
                      <w:b/>
                      <w:color w:val="800000"/>
                      <w:lang w:eastAsia="ja-JP"/>
                    </w:rPr>
                  </w:rPrChange>
                </w:rPr>
                <w:t>Parameter</w:t>
              </w:r>
            </w:ins>
          </w:p>
        </w:tc>
        <w:tc>
          <w:tcPr>
            <w:tcW w:w="1255" w:type="dxa"/>
            <w:tcPrChange w:id="12382" w:author="Phuong Giang" w:date="2012-02-22T23:32:00Z">
              <w:tcPr>
                <w:tcW w:w="125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383" w:author="Nguyen Ho Hai" w:date="2012-02-22T22:24:00Z"/>
                <w:b w:val="0"/>
                <w:lang w:eastAsia="ja-JP"/>
                <w:rPrChange w:id="12384" w:author="Phuong Giang" w:date="2012-02-22T23:41:00Z">
                  <w:rPr>
                    <w:ins w:id="12385" w:author="Nguyen Ho Hai" w:date="2012-02-22T22:24:00Z"/>
                    <w:b/>
                    <w:bCs w:val="0"/>
                    <w:color w:val="800000"/>
                    <w:lang w:eastAsia="ja-JP"/>
                  </w:rPr>
                </w:rPrChange>
              </w:rPr>
              <w:pPrChange w:id="1238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387" w:author="Nguyen Ho Hai" w:date="2012-02-22T22:24:00Z">
              <w:r w:rsidRPr="00D229E5">
                <w:rPr>
                  <w:rFonts w:ascii="Tahoma" w:eastAsia="MS Mincho" w:hAnsi="Tahoma" w:cs="Arial"/>
                  <w:b w:val="0"/>
                  <w:snapToGrid w:val="0"/>
                  <w:color w:val="auto"/>
                  <w:sz w:val="20"/>
                  <w:szCs w:val="20"/>
                  <w:lang w:eastAsia="ja-JP"/>
                  <w:rPrChange w:id="12388" w:author="Phuong Giang" w:date="2012-02-22T23:41:00Z">
                    <w:rPr>
                      <w:b/>
                      <w:color w:val="800000"/>
                      <w:lang w:eastAsia="ja-JP"/>
                    </w:rPr>
                  </w:rPrChange>
                </w:rPr>
                <w:t>Type</w:t>
              </w:r>
            </w:ins>
          </w:p>
        </w:tc>
        <w:tc>
          <w:tcPr>
            <w:tcW w:w="1019" w:type="dxa"/>
            <w:tcPrChange w:id="12389"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390" w:author="Nguyen Ho Hai" w:date="2012-02-22T22:24:00Z"/>
                <w:b w:val="0"/>
                <w:lang w:eastAsia="ja-JP"/>
                <w:rPrChange w:id="12391" w:author="Phuong Giang" w:date="2012-02-22T23:41:00Z">
                  <w:rPr>
                    <w:ins w:id="12392" w:author="Nguyen Ho Hai" w:date="2012-02-22T22:24:00Z"/>
                    <w:b/>
                    <w:bCs w:val="0"/>
                    <w:color w:val="800000"/>
                    <w:lang w:eastAsia="ja-JP"/>
                  </w:rPr>
                </w:rPrChange>
              </w:rPr>
              <w:pPrChange w:id="1239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394" w:author="Nguyen Ho Hai" w:date="2012-02-22T22:24:00Z">
              <w:r w:rsidRPr="00D229E5">
                <w:rPr>
                  <w:rFonts w:ascii="Tahoma" w:eastAsia="MS Mincho" w:hAnsi="Tahoma" w:cs="Arial"/>
                  <w:b w:val="0"/>
                  <w:snapToGrid w:val="0"/>
                  <w:color w:val="auto"/>
                  <w:sz w:val="20"/>
                  <w:szCs w:val="20"/>
                  <w:lang w:eastAsia="ja-JP"/>
                  <w:rPrChange w:id="12395" w:author="Phuong Giang" w:date="2012-02-22T23:41:00Z">
                    <w:rPr>
                      <w:b/>
                      <w:color w:val="800000"/>
                      <w:lang w:eastAsia="ja-JP"/>
                    </w:rPr>
                  </w:rPrChange>
                </w:rPr>
                <w:t>In/out</w:t>
              </w:r>
            </w:ins>
          </w:p>
        </w:tc>
        <w:tc>
          <w:tcPr>
            <w:tcW w:w="1082" w:type="dxa"/>
            <w:tcPrChange w:id="12396"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397" w:author="Nguyen Ho Hai" w:date="2012-02-22T22:24:00Z"/>
                <w:b w:val="0"/>
                <w:lang w:eastAsia="ja-JP"/>
                <w:rPrChange w:id="12398" w:author="Phuong Giang" w:date="2012-02-22T23:41:00Z">
                  <w:rPr>
                    <w:ins w:id="12399" w:author="Nguyen Ho Hai" w:date="2012-02-22T22:24:00Z"/>
                    <w:b/>
                    <w:bCs w:val="0"/>
                    <w:color w:val="800000"/>
                    <w:lang w:eastAsia="ja-JP"/>
                  </w:rPr>
                </w:rPrChange>
              </w:rPr>
              <w:pPrChange w:id="1240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401" w:author="Nguyen Ho Hai" w:date="2012-02-22T22:24:00Z">
              <w:r w:rsidRPr="00D229E5">
                <w:rPr>
                  <w:rFonts w:ascii="Tahoma" w:eastAsia="MS Mincho" w:hAnsi="Tahoma" w:cs="Arial"/>
                  <w:b w:val="0"/>
                  <w:snapToGrid w:val="0"/>
                  <w:color w:val="auto"/>
                  <w:sz w:val="20"/>
                  <w:szCs w:val="20"/>
                  <w:lang w:eastAsia="ja-JP"/>
                  <w:rPrChange w:id="12402" w:author="Phuong Giang" w:date="2012-02-22T23:41:00Z">
                    <w:rPr>
                      <w:b/>
                      <w:color w:val="800000"/>
                      <w:lang w:eastAsia="ja-JP"/>
                    </w:rPr>
                  </w:rPrChange>
                </w:rPr>
                <w:t>Default</w:t>
              </w:r>
            </w:ins>
          </w:p>
        </w:tc>
        <w:tc>
          <w:tcPr>
            <w:tcW w:w="4512" w:type="dxa"/>
            <w:tcPrChange w:id="12403"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404" w:author="Nguyen Ho Hai" w:date="2012-02-22T22:24:00Z"/>
                <w:b w:val="0"/>
                <w:lang w:eastAsia="ja-JP"/>
                <w:rPrChange w:id="12405" w:author="Phuong Giang" w:date="2012-02-22T23:41:00Z">
                  <w:rPr>
                    <w:ins w:id="12406" w:author="Nguyen Ho Hai" w:date="2012-02-22T22:24:00Z"/>
                    <w:b/>
                    <w:bCs w:val="0"/>
                    <w:color w:val="800000"/>
                    <w:lang w:eastAsia="ja-JP"/>
                  </w:rPr>
                </w:rPrChange>
              </w:rPr>
              <w:pPrChange w:id="12407"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408" w:author="Nguyen Ho Hai" w:date="2012-02-22T22:24:00Z">
              <w:r w:rsidRPr="00D229E5">
                <w:rPr>
                  <w:rFonts w:ascii="Tahoma" w:eastAsia="MS Mincho" w:hAnsi="Tahoma" w:cs="Arial"/>
                  <w:b w:val="0"/>
                  <w:snapToGrid w:val="0"/>
                  <w:color w:val="auto"/>
                  <w:sz w:val="20"/>
                  <w:szCs w:val="20"/>
                  <w:lang w:eastAsia="ja-JP"/>
                  <w:rPrChange w:id="12409" w:author="Phuong Giang" w:date="2012-02-22T23:41:00Z">
                    <w:rPr>
                      <w:b/>
                      <w:color w:val="800000"/>
                      <w:lang w:eastAsia="ja-JP"/>
                    </w:rPr>
                  </w:rPrChange>
                </w:rPr>
                <w:t>Description</w:t>
              </w:r>
            </w:ins>
          </w:p>
        </w:tc>
      </w:tr>
      <w:tr w:rsidR="00751F11" w:rsidRPr="008D0F7B" w:rsidTr="00F77673">
        <w:trPr>
          <w:ins w:id="12410" w:author="Nguyen Ho Hai" w:date="2012-02-22T22:24:00Z"/>
        </w:trPr>
        <w:tc>
          <w:tcPr>
            <w:tcW w:w="577" w:type="dxa"/>
            <w:tcPrChange w:id="12411" w:author="Phuong Giang" w:date="2012-02-22T23:32:00Z">
              <w:tcPr>
                <w:tcW w:w="577" w:type="dxa"/>
              </w:tcPr>
            </w:tcPrChange>
          </w:tcPr>
          <w:p w:rsidR="00751F11" w:rsidRPr="008D0F7B" w:rsidRDefault="00751F11" w:rsidP="00995D66">
            <w:pPr>
              <w:pStyle w:val="comment"/>
              <w:ind w:left="0"/>
              <w:rPr>
                <w:ins w:id="12412" w:author="Nguyen Ho Hai" w:date="2012-02-22T22:24:00Z"/>
                <w:rFonts w:ascii="Times New Roman" w:hAnsi="Times New Roman" w:cs="Times New Roman"/>
                <w:i w:val="0"/>
                <w:color w:val="auto"/>
                <w:sz w:val="22"/>
                <w:szCs w:val="22"/>
                <w:rPrChange w:id="12413" w:author="Phuong Giang" w:date="2012-02-22T23:42:00Z">
                  <w:rPr>
                    <w:ins w:id="12414" w:author="Nguyen Ho Hai" w:date="2012-02-22T22:24:00Z"/>
                    <w:i w:val="0"/>
                    <w:color w:val="auto"/>
                    <w:sz w:val="18"/>
                    <w:szCs w:val="18"/>
                  </w:rPr>
                </w:rPrChange>
              </w:rPr>
            </w:pPr>
            <w:ins w:id="12415" w:author="Nguyen Ho Hai" w:date="2012-02-22T22:24:00Z">
              <w:r w:rsidRPr="008D0F7B">
                <w:rPr>
                  <w:rFonts w:ascii="Times New Roman" w:hAnsi="Times New Roman" w:cs="Times New Roman"/>
                  <w:i w:val="0"/>
                  <w:color w:val="auto"/>
                  <w:sz w:val="22"/>
                  <w:szCs w:val="22"/>
                  <w:rPrChange w:id="12416" w:author="Phuong Giang" w:date="2012-02-22T23:42:00Z">
                    <w:rPr>
                      <w:b/>
                      <w:bCs w:val="0"/>
                      <w:i w:val="0"/>
                      <w:color w:val="auto"/>
                      <w:sz w:val="18"/>
                      <w:szCs w:val="18"/>
                      <w:lang w:eastAsia="en-US"/>
                    </w:rPr>
                  </w:rPrChange>
                </w:rPr>
                <w:t>01</w:t>
              </w:r>
            </w:ins>
          </w:p>
        </w:tc>
        <w:tc>
          <w:tcPr>
            <w:tcW w:w="1356" w:type="dxa"/>
            <w:tcPrChange w:id="12417" w:author="Phuong Giang" w:date="2012-02-22T23:32:00Z">
              <w:tcPr>
                <w:tcW w:w="1356" w:type="dxa"/>
              </w:tcPr>
            </w:tcPrChange>
          </w:tcPr>
          <w:p w:rsidR="00751F11" w:rsidRPr="008D0F7B" w:rsidRDefault="00751F11" w:rsidP="00995D66">
            <w:pPr>
              <w:pStyle w:val="comment"/>
              <w:ind w:left="0"/>
              <w:rPr>
                <w:ins w:id="12418" w:author="Nguyen Ho Hai" w:date="2012-02-22T22:24:00Z"/>
                <w:rFonts w:ascii="Times New Roman" w:hAnsi="Times New Roman" w:cs="Times New Roman"/>
                <w:i w:val="0"/>
                <w:color w:val="auto"/>
                <w:sz w:val="22"/>
                <w:szCs w:val="22"/>
                <w:rPrChange w:id="12419" w:author="Phuong Giang" w:date="2012-02-22T23:42:00Z">
                  <w:rPr>
                    <w:ins w:id="12420" w:author="Nguyen Ho Hai" w:date="2012-02-22T22:24:00Z"/>
                    <w:i w:val="0"/>
                    <w:color w:val="auto"/>
                    <w:sz w:val="18"/>
                    <w:szCs w:val="18"/>
                  </w:rPr>
                </w:rPrChange>
              </w:rPr>
            </w:pPr>
            <w:ins w:id="12421" w:author="Nguyen Ho Hai" w:date="2012-02-22T22:24:00Z">
              <w:r w:rsidRPr="008D0F7B">
                <w:rPr>
                  <w:rFonts w:ascii="Times New Roman" w:hAnsi="Times New Roman" w:cs="Times New Roman"/>
                  <w:i w:val="0"/>
                  <w:color w:val="auto"/>
                  <w:sz w:val="22"/>
                  <w:szCs w:val="22"/>
                  <w:rPrChange w:id="12422" w:author="Phuong Giang" w:date="2012-02-22T23:42:00Z">
                    <w:rPr>
                      <w:b/>
                      <w:bCs w:val="0"/>
                      <w:i w:val="0"/>
                      <w:color w:val="auto"/>
                      <w:sz w:val="18"/>
                      <w:szCs w:val="18"/>
                      <w:lang w:eastAsia="en-US"/>
                    </w:rPr>
                  </w:rPrChange>
                </w:rPr>
                <w:t>richTextBox</w:t>
              </w:r>
            </w:ins>
          </w:p>
        </w:tc>
        <w:tc>
          <w:tcPr>
            <w:tcW w:w="1255" w:type="dxa"/>
            <w:tcPrChange w:id="12423" w:author="Phuong Giang" w:date="2012-02-22T23:32:00Z">
              <w:tcPr>
                <w:tcW w:w="1255" w:type="dxa"/>
              </w:tcPr>
            </w:tcPrChange>
          </w:tcPr>
          <w:p w:rsidR="00751F11" w:rsidRPr="008D0F7B" w:rsidRDefault="00751F11" w:rsidP="00995D66">
            <w:pPr>
              <w:pStyle w:val="comment"/>
              <w:ind w:left="0"/>
              <w:rPr>
                <w:ins w:id="12424" w:author="Nguyen Ho Hai" w:date="2012-02-22T22:24:00Z"/>
                <w:rFonts w:ascii="Times New Roman" w:hAnsi="Times New Roman" w:cs="Times New Roman"/>
                <w:i w:val="0"/>
                <w:color w:val="auto"/>
                <w:sz w:val="22"/>
                <w:szCs w:val="22"/>
                <w:rPrChange w:id="12425" w:author="Phuong Giang" w:date="2012-02-22T23:42:00Z">
                  <w:rPr>
                    <w:ins w:id="12426" w:author="Nguyen Ho Hai" w:date="2012-02-22T22:24:00Z"/>
                    <w:i w:val="0"/>
                    <w:color w:val="auto"/>
                    <w:sz w:val="18"/>
                    <w:szCs w:val="18"/>
                  </w:rPr>
                </w:rPrChange>
              </w:rPr>
            </w:pPr>
            <w:ins w:id="12427" w:author="Nguyen Ho Hai" w:date="2012-02-22T22:24:00Z">
              <w:r w:rsidRPr="008D0F7B">
                <w:rPr>
                  <w:rFonts w:ascii="Times New Roman" w:hAnsi="Times New Roman" w:cs="Times New Roman"/>
                  <w:i w:val="0"/>
                  <w:color w:val="auto"/>
                  <w:sz w:val="22"/>
                  <w:szCs w:val="22"/>
                  <w:rPrChange w:id="12428" w:author="Phuong Giang" w:date="2012-02-22T23:42:00Z">
                    <w:rPr>
                      <w:b/>
                      <w:bCs w:val="0"/>
                      <w:i w:val="0"/>
                      <w:color w:val="auto"/>
                      <w:sz w:val="18"/>
                      <w:szCs w:val="18"/>
                      <w:lang w:eastAsia="en-US"/>
                    </w:rPr>
                  </w:rPrChange>
                </w:rPr>
                <w:t>RichTextBox</w:t>
              </w:r>
            </w:ins>
          </w:p>
        </w:tc>
        <w:tc>
          <w:tcPr>
            <w:tcW w:w="1019" w:type="dxa"/>
            <w:tcPrChange w:id="12429" w:author="Phuong Giang" w:date="2012-02-22T23:32:00Z">
              <w:tcPr>
                <w:tcW w:w="1019" w:type="dxa"/>
              </w:tcPr>
            </w:tcPrChange>
          </w:tcPr>
          <w:p w:rsidR="00751F11" w:rsidRPr="008D0F7B" w:rsidRDefault="00751F11" w:rsidP="00995D66">
            <w:pPr>
              <w:pStyle w:val="comment"/>
              <w:ind w:left="0"/>
              <w:rPr>
                <w:ins w:id="12430" w:author="Nguyen Ho Hai" w:date="2012-02-22T22:24:00Z"/>
                <w:rFonts w:ascii="Times New Roman" w:hAnsi="Times New Roman" w:cs="Times New Roman"/>
                <w:i w:val="0"/>
                <w:color w:val="auto"/>
                <w:sz w:val="22"/>
                <w:szCs w:val="22"/>
                <w:rPrChange w:id="12431" w:author="Phuong Giang" w:date="2012-02-22T23:42:00Z">
                  <w:rPr>
                    <w:ins w:id="12432" w:author="Nguyen Ho Hai" w:date="2012-02-22T22:24:00Z"/>
                    <w:i w:val="0"/>
                    <w:color w:val="auto"/>
                    <w:sz w:val="18"/>
                    <w:szCs w:val="18"/>
                  </w:rPr>
                </w:rPrChange>
              </w:rPr>
            </w:pPr>
            <w:ins w:id="12433" w:author="Nguyen Ho Hai" w:date="2012-02-22T22:24:00Z">
              <w:r w:rsidRPr="008D0F7B">
                <w:rPr>
                  <w:rFonts w:ascii="Times New Roman" w:hAnsi="Times New Roman" w:cs="Times New Roman"/>
                  <w:i w:val="0"/>
                  <w:color w:val="auto"/>
                  <w:sz w:val="22"/>
                  <w:szCs w:val="22"/>
                  <w:rPrChange w:id="12434" w:author="Phuong Giang" w:date="2012-02-22T23:42:00Z">
                    <w:rPr>
                      <w:b/>
                      <w:bCs w:val="0"/>
                      <w:i w:val="0"/>
                      <w:color w:val="auto"/>
                      <w:sz w:val="18"/>
                      <w:szCs w:val="18"/>
                      <w:lang w:eastAsia="en-US"/>
                    </w:rPr>
                  </w:rPrChange>
                </w:rPr>
                <w:t>In</w:t>
              </w:r>
            </w:ins>
          </w:p>
        </w:tc>
        <w:tc>
          <w:tcPr>
            <w:tcW w:w="1082" w:type="dxa"/>
            <w:tcPrChange w:id="12435" w:author="Phuong Giang" w:date="2012-02-22T23:32:00Z">
              <w:tcPr>
                <w:tcW w:w="1082" w:type="dxa"/>
              </w:tcPr>
            </w:tcPrChange>
          </w:tcPr>
          <w:p w:rsidR="00751F11" w:rsidRPr="008D0F7B" w:rsidRDefault="00751F11" w:rsidP="00995D66">
            <w:pPr>
              <w:pStyle w:val="comment"/>
              <w:ind w:left="0"/>
              <w:rPr>
                <w:ins w:id="12436" w:author="Nguyen Ho Hai" w:date="2012-02-22T22:24:00Z"/>
                <w:rFonts w:ascii="Times New Roman" w:hAnsi="Times New Roman" w:cs="Times New Roman"/>
                <w:i w:val="0"/>
                <w:color w:val="auto"/>
                <w:sz w:val="22"/>
                <w:szCs w:val="22"/>
                <w:rPrChange w:id="12437" w:author="Phuong Giang" w:date="2012-02-22T23:42:00Z">
                  <w:rPr>
                    <w:ins w:id="12438" w:author="Nguyen Ho Hai" w:date="2012-02-22T22:24:00Z"/>
                    <w:i w:val="0"/>
                    <w:sz w:val="18"/>
                    <w:szCs w:val="18"/>
                  </w:rPr>
                </w:rPrChange>
              </w:rPr>
            </w:pPr>
          </w:p>
        </w:tc>
        <w:tc>
          <w:tcPr>
            <w:tcW w:w="4512" w:type="dxa"/>
            <w:tcPrChange w:id="12439" w:author="Phuong Giang" w:date="2012-02-22T23:32:00Z">
              <w:tcPr>
                <w:tcW w:w="4512" w:type="dxa"/>
              </w:tcPr>
            </w:tcPrChange>
          </w:tcPr>
          <w:p w:rsidR="00751F11" w:rsidRPr="008D0F7B" w:rsidRDefault="00751F11" w:rsidP="00995D66">
            <w:pPr>
              <w:pStyle w:val="comment"/>
              <w:ind w:left="0"/>
              <w:rPr>
                <w:ins w:id="12440" w:author="Nguyen Ho Hai" w:date="2012-02-22T22:24:00Z"/>
                <w:rFonts w:ascii="Times New Roman" w:hAnsi="Times New Roman" w:cs="Times New Roman"/>
                <w:i w:val="0"/>
                <w:color w:val="auto"/>
                <w:sz w:val="22"/>
                <w:szCs w:val="22"/>
                <w:rPrChange w:id="12441" w:author="Phuong Giang" w:date="2012-02-22T23:42:00Z">
                  <w:rPr>
                    <w:ins w:id="12442" w:author="Nguyen Ho Hai" w:date="2012-02-22T22:24:00Z"/>
                    <w:i w:val="0"/>
                    <w:color w:val="auto"/>
                    <w:sz w:val="18"/>
                    <w:szCs w:val="18"/>
                  </w:rPr>
                </w:rPrChange>
              </w:rPr>
            </w:pPr>
            <w:ins w:id="12443" w:author="Nguyen Ho Hai" w:date="2012-02-22T22:24:00Z">
              <w:r w:rsidRPr="008D0F7B">
                <w:rPr>
                  <w:rFonts w:ascii="Times New Roman" w:hAnsi="Times New Roman" w:cs="Times New Roman"/>
                  <w:i w:val="0"/>
                  <w:color w:val="auto"/>
                  <w:sz w:val="22"/>
                  <w:szCs w:val="22"/>
                  <w:rPrChange w:id="12444" w:author="Phuong Giang" w:date="2012-02-22T23:42:00Z">
                    <w:rPr>
                      <w:b/>
                      <w:bCs w:val="0"/>
                      <w:i w:val="0"/>
                      <w:color w:val="auto"/>
                      <w:sz w:val="18"/>
                      <w:szCs w:val="18"/>
                      <w:lang w:eastAsia="en-US"/>
                    </w:rPr>
                  </w:rPrChange>
                </w:rPr>
                <w:t>The parameter used to convert to string</w:t>
              </w:r>
            </w:ins>
          </w:p>
        </w:tc>
      </w:tr>
      <w:tr w:rsidR="00751F11" w:rsidRPr="008D0F7B" w:rsidTr="00F77673">
        <w:trPr>
          <w:ins w:id="12445" w:author="Nguyen Ho Hai" w:date="2012-02-22T22:24:00Z"/>
        </w:trPr>
        <w:tc>
          <w:tcPr>
            <w:tcW w:w="577" w:type="dxa"/>
            <w:tcPrChange w:id="12446" w:author="Phuong Giang" w:date="2012-02-22T23:32:00Z">
              <w:tcPr>
                <w:tcW w:w="577" w:type="dxa"/>
              </w:tcPr>
            </w:tcPrChange>
          </w:tcPr>
          <w:p w:rsidR="00751F11" w:rsidRPr="008D0F7B" w:rsidRDefault="00751F11" w:rsidP="00995D66">
            <w:pPr>
              <w:pStyle w:val="comment"/>
              <w:ind w:left="0"/>
              <w:rPr>
                <w:ins w:id="12447" w:author="Nguyen Ho Hai" w:date="2012-02-22T22:24:00Z"/>
                <w:rFonts w:ascii="Times New Roman" w:hAnsi="Times New Roman" w:cs="Times New Roman"/>
                <w:i w:val="0"/>
                <w:color w:val="auto"/>
                <w:sz w:val="22"/>
                <w:szCs w:val="22"/>
                <w:rPrChange w:id="12448" w:author="Phuong Giang" w:date="2012-02-22T23:42:00Z">
                  <w:rPr>
                    <w:ins w:id="12449" w:author="Nguyen Ho Hai" w:date="2012-02-22T22:24:00Z"/>
                    <w:i w:val="0"/>
                    <w:color w:val="auto"/>
                    <w:sz w:val="18"/>
                    <w:szCs w:val="18"/>
                  </w:rPr>
                </w:rPrChange>
              </w:rPr>
            </w:pPr>
            <w:ins w:id="12450" w:author="Nguyen Ho Hai" w:date="2012-02-22T22:24:00Z">
              <w:r w:rsidRPr="008D0F7B">
                <w:rPr>
                  <w:rFonts w:ascii="Times New Roman" w:hAnsi="Times New Roman" w:cs="Times New Roman"/>
                  <w:i w:val="0"/>
                  <w:color w:val="auto"/>
                  <w:sz w:val="22"/>
                  <w:szCs w:val="22"/>
                  <w:rPrChange w:id="12451" w:author="Phuong Giang" w:date="2012-02-22T23:42:00Z">
                    <w:rPr>
                      <w:b/>
                      <w:bCs w:val="0"/>
                      <w:i w:val="0"/>
                      <w:color w:val="auto"/>
                      <w:sz w:val="18"/>
                      <w:szCs w:val="18"/>
                      <w:lang w:eastAsia="en-US"/>
                    </w:rPr>
                  </w:rPrChange>
                </w:rPr>
                <w:t>02</w:t>
              </w:r>
            </w:ins>
          </w:p>
        </w:tc>
        <w:tc>
          <w:tcPr>
            <w:tcW w:w="1356" w:type="dxa"/>
            <w:tcPrChange w:id="12452" w:author="Phuong Giang" w:date="2012-02-22T23:32:00Z">
              <w:tcPr>
                <w:tcW w:w="1356" w:type="dxa"/>
              </w:tcPr>
            </w:tcPrChange>
          </w:tcPr>
          <w:p w:rsidR="00751F11" w:rsidRPr="008D0F7B" w:rsidRDefault="00751F11" w:rsidP="00995D66">
            <w:pPr>
              <w:pStyle w:val="comment"/>
              <w:ind w:left="0"/>
              <w:rPr>
                <w:ins w:id="12453" w:author="Nguyen Ho Hai" w:date="2012-02-22T22:24:00Z"/>
                <w:rFonts w:ascii="Times New Roman" w:hAnsi="Times New Roman" w:cs="Times New Roman"/>
                <w:i w:val="0"/>
                <w:color w:val="auto"/>
                <w:sz w:val="22"/>
                <w:szCs w:val="22"/>
                <w:rPrChange w:id="12454" w:author="Phuong Giang" w:date="2012-02-22T23:42:00Z">
                  <w:rPr>
                    <w:ins w:id="12455" w:author="Nguyen Ho Hai" w:date="2012-02-22T22:24:00Z"/>
                    <w:i w:val="0"/>
                    <w:color w:val="auto"/>
                    <w:sz w:val="18"/>
                    <w:szCs w:val="18"/>
                  </w:rPr>
                </w:rPrChange>
              </w:rPr>
            </w:pPr>
            <w:ins w:id="12456" w:author="Nguyen Ho Hai" w:date="2012-02-22T22:24:00Z">
              <w:r w:rsidRPr="008D0F7B">
                <w:rPr>
                  <w:rFonts w:ascii="Times New Roman" w:hAnsi="Times New Roman" w:cs="Times New Roman"/>
                  <w:i w:val="0"/>
                  <w:color w:val="auto"/>
                  <w:sz w:val="22"/>
                  <w:szCs w:val="22"/>
                  <w:rPrChange w:id="12457" w:author="Phuong Giang" w:date="2012-02-22T23:42:00Z">
                    <w:rPr>
                      <w:b/>
                      <w:bCs w:val="0"/>
                      <w:i w:val="0"/>
                      <w:color w:val="auto"/>
                      <w:sz w:val="18"/>
                      <w:szCs w:val="18"/>
                      <w:lang w:eastAsia="en-US"/>
                    </w:rPr>
                  </w:rPrChange>
                </w:rPr>
                <w:t>&lt;return &gt;</w:t>
              </w:r>
            </w:ins>
          </w:p>
        </w:tc>
        <w:tc>
          <w:tcPr>
            <w:tcW w:w="1255" w:type="dxa"/>
            <w:tcPrChange w:id="12458" w:author="Phuong Giang" w:date="2012-02-22T23:32:00Z">
              <w:tcPr>
                <w:tcW w:w="1255" w:type="dxa"/>
              </w:tcPr>
            </w:tcPrChange>
          </w:tcPr>
          <w:p w:rsidR="00751F11" w:rsidRPr="008D0F7B" w:rsidRDefault="00751F11" w:rsidP="00995D66">
            <w:pPr>
              <w:pStyle w:val="comment"/>
              <w:ind w:left="0"/>
              <w:rPr>
                <w:ins w:id="12459" w:author="Nguyen Ho Hai" w:date="2012-02-22T22:24:00Z"/>
                <w:rFonts w:ascii="Times New Roman" w:hAnsi="Times New Roman" w:cs="Times New Roman"/>
                <w:i w:val="0"/>
                <w:color w:val="auto"/>
                <w:sz w:val="22"/>
                <w:szCs w:val="22"/>
                <w:rPrChange w:id="12460" w:author="Phuong Giang" w:date="2012-02-22T23:42:00Z">
                  <w:rPr>
                    <w:ins w:id="12461" w:author="Nguyen Ho Hai" w:date="2012-02-22T22:24:00Z"/>
                    <w:i w:val="0"/>
                    <w:color w:val="auto"/>
                    <w:sz w:val="18"/>
                    <w:szCs w:val="18"/>
                  </w:rPr>
                </w:rPrChange>
              </w:rPr>
            </w:pPr>
            <w:ins w:id="12462" w:author="Nguyen Ho Hai" w:date="2012-02-22T22:24:00Z">
              <w:r w:rsidRPr="008D0F7B">
                <w:rPr>
                  <w:rFonts w:ascii="Times New Roman" w:hAnsi="Times New Roman" w:cs="Times New Roman"/>
                  <w:i w:val="0"/>
                  <w:color w:val="auto"/>
                  <w:sz w:val="22"/>
                  <w:szCs w:val="22"/>
                  <w:rPrChange w:id="12463" w:author="Phuong Giang" w:date="2012-02-22T23:42:00Z">
                    <w:rPr>
                      <w:b/>
                      <w:bCs w:val="0"/>
                      <w:i w:val="0"/>
                      <w:color w:val="auto"/>
                      <w:sz w:val="18"/>
                      <w:szCs w:val="18"/>
                      <w:lang w:eastAsia="en-US"/>
                    </w:rPr>
                  </w:rPrChange>
                </w:rPr>
                <w:t>String</w:t>
              </w:r>
            </w:ins>
          </w:p>
        </w:tc>
        <w:tc>
          <w:tcPr>
            <w:tcW w:w="1019" w:type="dxa"/>
            <w:tcPrChange w:id="12464" w:author="Phuong Giang" w:date="2012-02-22T23:32:00Z">
              <w:tcPr>
                <w:tcW w:w="1019" w:type="dxa"/>
              </w:tcPr>
            </w:tcPrChange>
          </w:tcPr>
          <w:p w:rsidR="00751F11" w:rsidRPr="008D0F7B" w:rsidRDefault="00751F11" w:rsidP="00995D66">
            <w:pPr>
              <w:pStyle w:val="comment"/>
              <w:ind w:left="0"/>
              <w:rPr>
                <w:ins w:id="12465" w:author="Nguyen Ho Hai" w:date="2012-02-22T22:24:00Z"/>
                <w:rFonts w:ascii="Times New Roman" w:hAnsi="Times New Roman" w:cs="Times New Roman"/>
                <w:i w:val="0"/>
                <w:color w:val="auto"/>
                <w:sz w:val="22"/>
                <w:szCs w:val="22"/>
                <w:rPrChange w:id="12466" w:author="Phuong Giang" w:date="2012-02-22T23:42:00Z">
                  <w:rPr>
                    <w:ins w:id="12467" w:author="Nguyen Ho Hai" w:date="2012-02-22T22:24:00Z"/>
                    <w:i w:val="0"/>
                    <w:color w:val="auto"/>
                    <w:sz w:val="18"/>
                    <w:szCs w:val="18"/>
                  </w:rPr>
                </w:rPrChange>
              </w:rPr>
            </w:pPr>
            <w:ins w:id="12468" w:author="Nguyen Ho Hai" w:date="2012-02-22T22:24:00Z">
              <w:r w:rsidRPr="008D0F7B">
                <w:rPr>
                  <w:rFonts w:ascii="Times New Roman" w:hAnsi="Times New Roman" w:cs="Times New Roman"/>
                  <w:i w:val="0"/>
                  <w:color w:val="auto"/>
                  <w:sz w:val="22"/>
                  <w:szCs w:val="22"/>
                  <w:rPrChange w:id="12469" w:author="Phuong Giang" w:date="2012-02-22T23:42:00Z">
                    <w:rPr>
                      <w:b/>
                      <w:bCs w:val="0"/>
                      <w:i w:val="0"/>
                      <w:color w:val="auto"/>
                      <w:sz w:val="18"/>
                      <w:szCs w:val="18"/>
                      <w:lang w:eastAsia="en-US"/>
                    </w:rPr>
                  </w:rPrChange>
                </w:rPr>
                <w:t>Out</w:t>
              </w:r>
            </w:ins>
          </w:p>
        </w:tc>
        <w:tc>
          <w:tcPr>
            <w:tcW w:w="1082" w:type="dxa"/>
            <w:tcPrChange w:id="12470" w:author="Phuong Giang" w:date="2012-02-22T23:32:00Z">
              <w:tcPr>
                <w:tcW w:w="1082" w:type="dxa"/>
              </w:tcPr>
            </w:tcPrChange>
          </w:tcPr>
          <w:p w:rsidR="00751F11" w:rsidRPr="008D0F7B" w:rsidRDefault="00751F11" w:rsidP="00995D66">
            <w:pPr>
              <w:pStyle w:val="comment"/>
              <w:ind w:left="0"/>
              <w:rPr>
                <w:ins w:id="12471" w:author="Nguyen Ho Hai" w:date="2012-02-22T22:24:00Z"/>
                <w:rFonts w:ascii="Times New Roman" w:hAnsi="Times New Roman" w:cs="Times New Roman"/>
                <w:i w:val="0"/>
                <w:color w:val="auto"/>
                <w:sz w:val="22"/>
                <w:szCs w:val="22"/>
                <w:rPrChange w:id="12472" w:author="Phuong Giang" w:date="2012-02-22T23:42:00Z">
                  <w:rPr>
                    <w:ins w:id="12473" w:author="Nguyen Ho Hai" w:date="2012-02-22T22:24:00Z"/>
                    <w:i w:val="0"/>
                    <w:sz w:val="18"/>
                    <w:szCs w:val="18"/>
                  </w:rPr>
                </w:rPrChange>
              </w:rPr>
            </w:pPr>
          </w:p>
        </w:tc>
        <w:tc>
          <w:tcPr>
            <w:tcW w:w="4512" w:type="dxa"/>
            <w:tcPrChange w:id="12474" w:author="Phuong Giang" w:date="2012-02-22T23:32:00Z">
              <w:tcPr>
                <w:tcW w:w="4512" w:type="dxa"/>
              </w:tcPr>
            </w:tcPrChange>
          </w:tcPr>
          <w:p w:rsidR="00751F11" w:rsidRPr="008D0F7B" w:rsidRDefault="00751F11" w:rsidP="00995D66">
            <w:pPr>
              <w:pStyle w:val="comment"/>
              <w:ind w:left="0"/>
              <w:rPr>
                <w:ins w:id="12475" w:author="Nguyen Ho Hai" w:date="2012-02-22T22:24:00Z"/>
                <w:rFonts w:ascii="Times New Roman" w:hAnsi="Times New Roman" w:cs="Times New Roman"/>
                <w:i w:val="0"/>
                <w:color w:val="auto"/>
                <w:sz w:val="22"/>
                <w:szCs w:val="22"/>
                <w:rPrChange w:id="12476" w:author="Phuong Giang" w:date="2012-02-22T23:42:00Z">
                  <w:rPr>
                    <w:ins w:id="12477" w:author="Nguyen Ho Hai" w:date="2012-02-22T22:24:00Z"/>
                    <w:i w:val="0"/>
                    <w:color w:val="auto"/>
                    <w:sz w:val="18"/>
                    <w:szCs w:val="18"/>
                  </w:rPr>
                </w:rPrChange>
              </w:rPr>
            </w:pPr>
            <w:ins w:id="12478" w:author="Nguyen Ho Hai" w:date="2012-02-22T22:24:00Z">
              <w:r w:rsidRPr="008D0F7B">
                <w:rPr>
                  <w:rFonts w:ascii="Times New Roman" w:hAnsi="Times New Roman" w:cs="Times New Roman"/>
                  <w:i w:val="0"/>
                  <w:color w:val="auto"/>
                  <w:sz w:val="22"/>
                  <w:szCs w:val="22"/>
                  <w:rPrChange w:id="12479" w:author="Phuong Giang" w:date="2012-02-22T23:42:00Z">
                    <w:rPr>
                      <w:b/>
                      <w:bCs w:val="0"/>
                      <w:i w:val="0"/>
                      <w:color w:val="auto"/>
                      <w:sz w:val="18"/>
                      <w:szCs w:val="18"/>
                      <w:lang w:eastAsia="en-US"/>
                    </w:rPr>
                  </w:rPrChange>
                </w:rPr>
                <w:t>The returned result of method</w:t>
              </w:r>
            </w:ins>
          </w:p>
        </w:tc>
      </w:tr>
    </w:tbl>
    <w:p w:rsidR="00751F11" w:rsidRPr="00D60E4A" w:rsidRDefault="00751F11" w:rsidP="00751F11">
      <w:pPr>
        <w:rPr>
          <w:ins w:id="12480" w:author="Nguyen Ho Hai" w:date="2012-02-22T22:24:00Z"/>
        </w:rPr>
      </w:pPr>
    </w:p>
    <w:p w:rsidR="00751F11" w:rsidRDefault="00751F11" w:rsidP="00751F11">
      <w:pPr>
        <w:pStyle w:val="Heading6"/>
        <w:tabs>
          <w:tab w:val="left" w:pos="4208"/>
        </w:tabs>
        <w:rPr>
          <w:ins w:id="12481" w:author="Nguyen Ho Hai" w:date="2012-02-22T22:24:00Z"/>
        </w:rPr>
      </w:pPr>
      <w:proofErr w:type="spellStart"/>
      <w:proofErr w:type="gramStart"/>
      <w:ins w:id="12482" w:author="Nguyen Ho Hai" w:date="2012-02-22T22:24:00Z">
        <w:r>
          <w:t>ConvertToFlowDocument</w:t>
        </w:r>
        <w:proofErr w:type="spellEnd"/>
        <w:r>
          <w:t xml:space="preserve"> </w:t>
        </w:r>
        <w:r>
          <w:rPr>
            <w:rFonts w:hint="eastAsia"/>
          </w:rPr>
          <w:t xml:space="preserve"> method</w:t>
        </w:r>
        <w:proofErr w:type="gramEnd"/>
      </w:ins>
    </w:p>
    <w:p w:rsidR="00751F11" w:rsidRPr="00D60E4A" w:rsidRDefault="00751F11" w:rsidP="00751F11">
      <w:pPr>
        <w:pStyle w:val="ListParagraph"/>
        <w:numPr>
          <w:ilvl w:val="0"/>
          <w:numId w:val="11"/>
        </w:numPr>
        <w:autoSpaceDE w:val="0"/>
        <w:autoSpaceDN w:val="0"/>
        <w:adjustRightInd w:val="0"/>
        <w:spacing w:after="0" w:line="240" w:lineRule="auto"/>
        <w:rPr>
          <w:ins w:id="12483" w:author="Nguyen Ho Hai" w:date="2012-02-22T22:24:00Z"/>
          <w:rFonts w:ascii="Cambria" w:eastAsia="MS Gothic" w:hAnsi="Cambria"/>
          <w:b/>
          <w:bCs/>
          <w:i/>
          <w:iCs/>
          <w:color w:val="4F81BD"/>
        </w:rPr>
      </w:pPr>
      <w:ins w:id="12484" w:author="Nguyen Ho Hai" w:date="2012-02-22T22:24:00Z">
        <w:r w:rsidRPr="00D60E4A">
          <w:rPr>
            <w:rFonts w:ascii="Cambria" w:eastAsia="MS Gothic" w:hAnsi="Cambria"/>
            <w:b/>
            <w:bCs/>
            <w:i/>
            <w:iCs/>
            <w:color w:val="4F81BD"/>
          </w:rPr>
          <w:t xml:space="preserve">Method Declaration:   </w:t>
        </w:r>
      </w:ins>
    </w:p>
    <w:p w:rsidR="003327FA" w:rsidRPr="003327FA" w:rsidRDefault="003327FA">
      <w:pPr>
        <w:pStyle w:val="ListParagraph"/>
        <w:autoSpaceDE w:val="0"/>
        <w:autoSpaceDN w:val="0"/>
        <w:adjustRightInd w:val="0"/>
        <w:spacing w:after="0" w:line="240" w:lineRule="auto"/>
        <w:ind w:firstLine="720"/>
        <w:rPr>
          <w:ins w:id="12485" w:author="HungNguyen" w:date="2012-04-17T09:19:00Z"/>
          <w:rFonts w:ascii="Consolas" w:eastAsiaTheme="minorEastAsia" w:hAnsi="Consolas" w:cs="Consolas"/>
          <w:sz w:val="19"/>
          <w:szCs w:val="19"/>
          <w:lang w:eastAsia="ja-JP"/>
        </w:rPr>
        <w:pPrChange w:id="12486" w:author="HungNguyen" w:date="2012-04-17T09:19:00Z">
          <w:pPr>
            <w:pStyle w:val="ListParagraph"/>
            <w:numPr>
              <w:numId w:val="11"/>
            </w:numPr>
            <w:autoSpaceDE w:val="0"/>
            <w:autoSpaceDN w:val="0"/>
            <w:adjustRightInd w:val="0"/>
            <w:spacing w:after="0" w:line="240" w:lineRule="auto"/>
            <w:ind w:hanging="360"/>
          </w:pPr>
        </w:pPrChange>
      </w:pPr>
      <w:proofErr w:type="gramStart"/>
      <w:ins w:id="12487" w:author="HungNguyen" w:date="2012-04-17T09:19:00Z">
        <w:r w:rsidRPr="003327FA">
          <w:rPr>
            <w:rFonts w:ascii="Consolas" w:eastAsiaTheme="minorEastAsia" w:hAnsi="Consolas" w:cs="Consolas"/>
            <w:color w:val="0000FF"/>
            <w:sz w:val="19"/>
            <w:szCs w:val="19"/>
            <w:lang w:eastAsia="ja-JP"/>
          </w:rPr>
          <w:t>public</w:t>
        </w:r>
        <w:proofErr w:type="gramEnd"/>
        <w:r w:rsidRPr="003327FA">
          <w:rPr>
            <w:rFonts w:ascii="Consolas" w:eastAsiaTheme="minorEastAsia" w:hAnsi="Consolas" w:cs="Consolas"/>
            <w:sz w:val="19"/>
            <w:szCs w:val="19"/>
            <w:lang w:eastAsia="ja-JP"/>
          </w:rPr>
          <w:t xml:space="preserve"> </w:t>
        </w:r>
        <w:r w:rsidRPr="003327FA">
          <w:rPr>
            <w:rFonts w:ascii="Consolas" w:eastAsiaTheme="minorEastAsia" w:hAnsi="Consolas" w:cs="Consolas"/>
            <w:color w:val="0000FF"/>
            <w:sz w:val="19"/>
            <w:szCs w:val="19"/>
            <w:lang w:eastAsia="ja-JP"/>
          </w:rPr>
          <w:t>static</w:t>
        </w:r>
        <w:r w:rsidRPr="003327FA">
          <w:rPr>
            <w:rFonts w:ascii="Consolas" w:eastAsiaTheme="minorEastAsia" w:hAnsi="Consolas" w:cs="Consolas"/>
            <w:sz w:val="19"/>
            <w:szCs w:val="19"/>
            <w:lang w:eastAsia="ja-JP"/>
          </w:rPr>
          <w:t xml:space="preserve"> </w:t>
        </w:r>
        <w:proofErr w:type="spellStart"/>
        <w:r w:rsidRPr="003327FA">
          <w:rPr>
            <w:rFonts w:ascii="Consolas" w:eastAsiaTheme="minorEastAsia" w:hAnsi="Consolas" w:cs="Consolas"/>
            <w:color w:val="2B91AF"/>
            <w:sz w:val="19"/>
            <w:szCs w:val="19"/>
            <w:lang w:eastAsia="ja-JP"/>
          </w:rPr>
          <w:t>FlowDocument</w:t>
        </w:r>
        <w:proofErr w:type="spellEnd"/>
        <w:r w:rsidRPr="003327FA">
          <w:rPr>
            <w:rFonts w:ascii="Consolas" w:eastAsiaTheme="minorEastAsia" w:hAnsi="Consolas" w:cs="Consolas"/>
            <w:sz w:val="19"/>
            <w:szCs w:val="19"/>
            <w:lang w:eastAsia="ja-JP"/>
          </w:rPr>
          <w:t xml:space="preserve"> </w:t>
        </w:r>
        <w:proofErr w:type="spellStart"/>
        <w:r w:rsidRPr="003327FA">
          <w:rPr>
            <w:rFonts w:ascii="Consolas" w:eastAsiaTheme="minorEastAsia" w:hAnsi="Consolas" w:cs="Consolas"/>
            <w:sz w:val="19"/>
            <w:szCs w:val="19"/>
            <w:lang w:eastAsia="ja-JP"/>
          </w:rPr>
          <w:t>ConvertToFlowDocument</w:t>
        </w:r>
        <w:proofErr w:type="spellEnd"/>
        <w:r w:rsidRPr="003327FA">
          <w:rPr>
            <w:rFonts w:ascii="Consolas" w:eastAsiaTheme="minorEastAsia" w:hAnsi="Consolas" w:cs="Consolas"/>
            <w:sz w:val="19"/>
            <w:szCs w:val="19"/>
            <w:lang w:eastAsia="ja-JP"/>
          </w:rPr>
          <w:t>(</w:t>
        </w:r>
        <w:r w:rsidRPr="003327FA">
          <w:rPr>
            <w:rFonts w:ascii="Consolas" w:eastAsiaTheme="minorEastAsia" w:hAnsi="Consolas" w:cs="Consolas"/>
            <w:color w:val="0000FF"/>
            <w:sz w:val="19"/>
            <w:szCs w:val="19"/>
            <w:lang w:eastAsia="ja-JP"/>
          </w:rPr>
          <w:t>string</w:t>
        </w:r>
        <w:r w:rsidRPr="003327FA">
          <w:rPr>
            <w:rFonts w:ascii="Consolas" w:eastAsiaTheme="minorEastAsia" w:hAnsi="Consolas" w:cs="Consolas"/>
            <w:sz w:val="19"/>
            <w:szCs w:val="19"/>
            <w:lang w:eastAsia="ja-JP"/>
          </w:rPr>
          <w:t xml:space="preserve"> </w:t>
        </w:r>
        <w:proofErr w:type="spellStart"/>
        <w:r w:rsidRPr="003327FA">
          <w:rPr>
            <w:rFonts w:ascii="Consolas" w:eastAsiaTheme="minorEastAsia" w:hAnsi="Consolas" w:cs="Consolas"/>
            <w:sz w:val="19"/>
            <w:szCs w:val="19"/>
            <w:lang w:eastAsia="ja-JP"/>
          </w:rPr>
          <w:t>strStream</w:t>
        </w:r>
        <w:proofErr w:type="spellEnd"/>
        <w:r w:rsidRPr="003327FA">
          <w:rPr>
            <w:rFonts w:ascii="Consolas" w:eastAsiaTheme="minorEastAsia" w:hAnsi="Consolas" w:cs="Consolas"/>
            <w:sz w:val="19"/>
            <w:szCs w:val="19"/>
            <w:lang w:eastAsia="ja-JP"/>
          </w:rPr>
          <w:t>)</w:t>
        </w:r>
      </w:ins>
    </w:p>
    <w:p w:rsidR="00751F11" w:rsidRPr="00C32B95" w:rsidDel="003327FA" w:rsidRDefault="00751F11">
      <w:pPr>
        <w:autoSpaceDE w:val="0"/>
        <w:autoSpaceDN w:val="0"/>
        <w:adjustRightInd w:val="0"/>
        <w:spacing w:after="0" w:line="240" w:lineRule="auto"/>
        <w:ind w:left="720" w:firstLine="720"/>
        <w:rPr>
          <w:ins w:id="12488" w:author="Nguyen Ho Hai" w:date="2012-02-22T22:24:00Z"/>
          <w:del w:id="12489" w:author="HungNguyen" w:date="2012-04-17T09:19:00Z"/>
          <w:rFonts w:ascii="Consolas" w:eastAsiaTheme="minorEastAsia" w:hAnsi="Consolas" w:cs="Consolas"/>
          <w:sz w:val="19"/>
          <w:szCs w:val="19"/>
          <w:lang w:eastAsia="ja-JP"/>
        </w:rPr>
        <w:pPrChange w:id="12490" w:author="Nguyen Ho Hai" w:date="2012-02-22T22:26:00Z">
          <w:pPr>
            <w:autoSpaceDE w:val="0"/>
            <w:autoSpaceDN w:val="0"/>
            <w:adjustRightInd w:val="0"/>
            <w:spacing w:after="0" w:line="240" w:lineRule="auto"/>
            <w:ind w:firstLine="720"/>
          </w:pPr>
        </w:pPrChange>
      </w:pPr>
      <w:ins w:id="12491" w:author="Nguyen Ho Hai" w:date="2012-02-22T22:24:00Z">
        <w:del w:id="12492" w:author="HungNguyen" w:date="2012-04-17T09:19:00Z">
          <w:r w:rsidDel="003327FA">
            <w:rPr>
              <w:rFonts w:ascii="Tahoma" w:eastAsiaTheme="minorEastAsia" w:hAnsi="Tahoma" w:cs="Tahoma"/>
              <w:sz w:val="20"/>
              <w:szCs w:val="20"/>
              <w:lang w:eastAsia="ja-JP"/>
            </w:rPr>
            <w:delText>bool ConvertToFlowDocument(string strStream)</w:delText>
          </w:r>
        </w:del>
      </w:ins>
    </w:p>
    <w:p w:rsidR="00751F11" w:rsidRDefault="00751F11" w:rsidP="00751F11">
      <w:pPr>
        <w:autoSpaceDE w:val="0"/>
        <w:autoSpaceDN w:val="0"/>
        <w:adjustRightInd w:val="0"/>
        <w:spacing w:after="0" w:line="240" w:lineRule="auto"/>
        <w:rPr>
          <w:ins w:id="12493"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2494" w:author="Nguyen Ho Hai" w:date="2012-02-22T22:24:00Z"/>
          <w:rFonts w:ascii="Cambria" w:eastAsia="MS Gothic" w:hAnsi="Cambria"/>
          <w:b/>
          <w:bCs/>
          <w:i/>
          <w:iCs/>
          <w:color w:val="4F81BD"/>
        </w:rPr>
      </w:pPr>
      <w:ins w:id="12495" w:author="Nguyen Ho Hai" w:date="2012-02-22T22:24:00Z">
        <w:r w:rsidRPr="00D60E4A">
          <w:rPr>
            <w:rFonts w:ascii="Cambria" w:eastAsia="MS Gothic" w:hAnsi="Cambria"/>
            <w:b/>
            <w:bCs/>
            <w:i/>
            <w:iCs/>
            <w:color w:val="4F81BD"/>
          </w:rPr>
          <w:t>Method Description:</w:t>
        </w:r>
      </w:ins>
    </w:p>
    <w:p w:rsidR="00751F11" w:rsidRDefault="00751F11" w:rsidP="00751F11">
      <w:pPr>
        <w:pStyle w:val="comment"/>
        <w:ind w:firstLine="720"/>
        <w:rPr>
          <w:ins w:id="12496" w:author="Nguyen Ho Hai" w:date="2012-02-22T22:24:00Z"/>
          <w:i w:val="0"/>
          <w:color w:val="auto"/>
          <w:sz w:val="18"/>
          <w:szCs w:val="18"/>
        </w:rPr>
      </w:pPr>
      <w:ins w:id="12497" w:author="Nguyen Ho Hai" w:date="2012-02-22T22:24:00Z">
        <w:r>
          <w:rPr>
            <w:i w:val="0"/>
            <w:color w:val="auto"/>
            <w:sz w:val="18"/>
            <w:szCs w:val="18"/>
          </w:rPr>
          <w:t>Convert the stream to FlowDocument</w:t>
        </w:r>
      </w:ins>
    </w:p>
    <w:p w:rsidR="00751F11" w:rsidRPr="00D60E4A" w:rsidRDefault="00751F11" w:rsidP="00751F11">
      <w:pPr>
        <w:pStyle w:val="comment"/>
        <w:numPr>
          <w:ilvl w:val="0"/>
          <w:numId w:val="11"/>
        </w:numPr>
        <w:rPr>
          <w:ins w:id="12498" w:author="Nguyen Ho Hai" w:date="2012-02-22T22:24:00Z"/>
          <w:rFonts w:ascii="Cambria" w:eastAsia="MS Gothic" w:hAnsi="Cambria" w:cs="Times New Roman"/>
          <w:b/>
          <w:iCs/>
          <w:snapToGrid/>
          <w:color w:val="4F81BD"/>
          <w:sz w:val="22"/>
          <w:szCs w:val="22"/>
          <w:lang w:eastAsia="en-US"/>
        </w:rPr>
      </w:pPr>
      <w:ins w:id="12499" w:author="Nguyen Ho Hai" w:date="2012-02-22T22:24:00Z">
        <w:del w:id="12500" w:author="Phuong Giang" w:date="2012-02-23T00:02:00Z">
          <w:r w:rsidRPr="00D60E4A" w:rsidDel="001669BE">
            <w:rPr>
              <w:rFonts w:ascii="Cambria" w:eastAsia="MS Gothic" w:hAnsi="Cambria" w:cs="Times New Roman" w:hint="eastAsia"/>
              <w:b/>
              <w:iCs/>
              <w:snapToGrid/>
              <w:color w:val="4F81BD"/>
              <w:sz w:val="22"/>
              <w:szCs w:val="22"/>
              <w:lang w:eastAsia="en-US"/>
            </w:rPr>
            <w:delText>Parameters &amp; return</w:delText>
          </w:r>
        </w:del>
      </w:ins>
      <w:ins w:id="12501" w:author="Phuong Giang" w:date="2012-02-23T00:02:00Z">
        <w:r w:rsidR="001669BE"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502" w:author="Phuong Giang" w:date="2012-02-22T23:32:00Z">
          <w:tblPr>
            <w:tblW w:w="49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019"/>
        <w:gridCol w:w="1019"/>
        <w:gridCol w:w="1082"/>
        <w:gridCol w:w="4512"/>
        <w:tblGridChange w:id="12503">
          <w:tblGrid>
            <w:gridCol w:w="577"/>
            <w:gridCol w:w="1356"/>
            <w:gridCol w:w="1019"/>
            <w:gridCol w:w="1019"/>
            <w:gridCol w:w="1082"/>
            <w:gridCol w:w="4512"/>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2504" w:author="Nguyen Ho Hai" w:date="2012-02-22T22:24:00Z"/>
        </w:trPr>
        <w:tc>
          <w:tcPr>
            <w:tcW w:w="577" w:type="dxa"/>
            <w:tcPrChange w:id="12505"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506" w:author="Nguyen Ho Hai" w:date="2012-02-22T22:24:00Z"/>
                <w:b w:val="0"/>
                <w:lang w:eastAsia="ja-JP"/>
                <w:rPrChange w:id="12507" w:author="Phuong Giang" w:date="2012-02-22T23:41:00Z">
                  <w:rPr>
                    <w:ins w:id="12508" w:author="Nguyen Ho Hai" w:date="2012-02-22T22:24:00Z"/>
                    <w:b/>
                    <w:bCs w:val="0"/>
                    <w:color w:val="800000"/>
                  </w:rPr>
                </w:rPrChange>
              </w:rPr>
              <w:pPrChange w:id="1250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510" w:author="Nguyen Ho Hai" w:date="2012-02-22T22:24:00Z">
              <w:r w:rsidRPr="00D229E5">
                <w:rPr>
                  <w:rFonts w:ascii="Tahoma" w:eastAsia="MS Mincho" w:hAnsi="Tahoma" w:cs="Arial"/>
                  <w:b w:val="0"/>
                  <w:snapToGrid w:val="0"/>
                  <w:color w:val="auto"/>
                  <w:sz w:val="20"/>
                  <w:szCs w:val="20"/>
                  <w:lang w:eastAsia="ja-JP"/>
                  <w:rPrChange w:id="12511" w:author="Phuong Giang" w:date="2012-02-22T23:41:00Z">
                    <w:rPr>
                      <w:b/>
                      <w:color w:val="800000"/>
                    </w:rPr>
                  </w:rPrChange>
                </w:rPr>
                <w:t>No</w:t>
              </w:r>
            </w:ins>
          </w:p>
        </w:tc>
        <w:tc>
          <w:tcPr>
            <w:tcW w:w="1356" w:type="dxa"/>
            <w:tcPrChange w:id="12512"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513" w:author="Nguyen Ho Hai" w:date="2012-02-22T22:24:00Z"/>
                <w:b w:val="0"/>
                <w:lang w:eastAsia="ja-JP"/>
                <w:rPrChange w:id="12514" w:author="Phuong Giang" w:date="2012-02-22T23:41:00Z">
                  <w:rPr>
                    <w:ins w:id="12515" w:author="Nguyen Ho Hai" w:date="2012-02-22T22:24:00Z"/>
                    <w:b/>
                    <w:bCs w:val="0"/>
                    <w:color w:val="800000"/>
                    <w:lang w:eastAsia="ja-JP"/>
                  </w:rPr>
                </w:rPrChange>
              </w:rPr>
              <w:pPrChange w:id="1251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517" w:author="Nguyen Ho Hai" w:date="2012-02-22T22:24:00Z">
              <w:r w:rsidRPr="00D229E5">
                <w:rPr>
                  <w:rFonts w:ascii="Tahoma" w:eastAsia="MS Mincho" w:hAnsi="Tahoma" w:cs="Arial"/>
                  <w:b w:val="0"/>
                  <w:snapToGrid w:val="0"/>
                  <w:color w:val="auto"/>
                  <w:sz w:val="20"/>
                  <w:szCs w:val="20"/>
                  <w:lang w:eastAsia="ja-JP"/>
                  <w:rPrChange w:id="12518" w:author="Phuong Giang" w:date="2012-02-22T23:41:00Z">
                    <w:rPr>
                      <w:b/>
                      <w:color w:val="800000"/>
                      <w:lang w:eastAsia="ja-JP"/>
                    </w:rPr>
                  </w:rPrChange>
                </w:rPr>
                <w:t>Parameter</w:t>
              </w:r>
            </w:ins>
          </w:p>
        </w:tc>
        <w:tc>
          <w:tcPr>
            <w:tcW w:w="1019" w:type="dxa"/>
            <w:tcPrChange w:id="12519"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520" w:author="Nguyen Ho Hai" w:date="2012-02-22T22:24:00Z"/>
                <w:b w:val="0"/>
                <w:lang w:eastAsia="ja-JP"/>
                <w:rPrChange w:id="12521" w:author="Phuong Giang" w:date="2012-02-22T23:41:00Z">
                  <w:rPr>
                    <w:ins w:id="12522" w:author="Nguyen Ho Hai" w:date="2012-02-22T22:24:00Z"/>
                    <w:b/>
                    <w:bCs w:val="0"/>
                    <w:color w:val="800000"/>
                    <w:lang w:eastAsia="ja-JP"/>
                  </w:rPr>
                </w:rPrChange>
              </w:rPr>
              <w:pPrChange w:id="1252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524" w:author="Nguyen Ho Hai" w:date="2012-02-22T22:24:00Z">
              <w:r w:rsidRPr="00D229E5">
                <w:rPr>
                  <w:rFonts w:ascii="Tahoma" w:eastAsia="MS Mincho" w:hAnsi="Tahoma" w:cs="Arial"/>
                  <w:b w:val="0"/>
                  <w:snapToGrid w:val="0"/>
                  <w:color w:val="auto"/>
                  <w:sz w:val="20"/>
                  <w:szCs w:val="20"/>
                  <w:lang w:eastAsia="ja-JP"/>
                  <w:rPrChange w:id="12525" w:author="Phuong Giang" w:date="2012-02-22T23:41:00Z">
                    <w:rPr>
                      <w:b/>
                      <w:color w:val="800000"/>
                      <w:lang w:eastAsia="ja-JP"/>
                    </w:rPr>
                  </w:rPrChange>
                </w:rPr>
                <w:t>Type</w:t>
              </w:r>
            </w:ins>
          </w:p>
        </w:tc>
        <w:tc>
          <w:tcPr>
            <w:tcW w:w="1019" w:type="dxa"/>
            <w:tcPrChange w:id="12526"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527" w:author="Nguyen Ho Hai" w:date="2012-02-22T22:24:00Z"/>
                <w:b w:val="0"/>
                <w:lang w:eastAsia="ja-JP"/>
                <w:rPrChange w:id="12528" w:author="Phuong Giang" w:date="2012-02-22T23:41:00Z">
                  <w:rPr>
                    <w:ins w:id="12529" w:author="Nguyen Ho Hai" w:date="2012-02-22T22:24:00Z"/>
                    <w:b/>
                    <w:bCs w:val="0"/>
                    <w:color w:val="800000"/>
                    <w:lang w:eastAsia="ja-JP"/>
                  </w:rPr>
                </w:rPrChange>
              </w:rPr>
              <w:pPrChange w:id="1253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531" w:author="Nguyen Ho Hai" w:date="2012-02-22T22:24:00Z">
              <w:r w:rsidRPr="00D229E5">
                <w:rPr>
                  <w:rFonts w:ascii="Tahoma" w:eastAsia="MS Mincho" w:hAnsi="Tahoma" w:cs="Arial"/>
                  <w:b w:val="0"/>
                  <w:snapToGrid w:val="0"/>
                  <w:color w:val="auto"/>
                  <w:sz w:val="20"/>
                  <w:szCs w:val="20"/>
                  <w:lang w:eastAsia="ja-JP"/>
                  <w:rPrChange w:id="12532" w:author="Phuong Giang" w:date="2012-02-22T23:41:00Z">
                    <w:rPr>
                      <w:b/>
                      <w:color w:val="800000"/>
                      <w:lang w:eastAsia="ja-JP"/>
                    </w:rPr>
                  </w:rPrChange>
                </w:rPr>
                <w:t>In/out</w:t>
              </w:r>
            </w:ins>
          </w:p>
        </w:tc>
        <w:tc>
          <w:tcPr>
            <w:tcW w:w="1082" w:type="dxa"/>
            <w:tcPrChange w:id="12533"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534" w:author="Nguyen Ho Hai" w:date="2012-02-22T22:24:00Z"/>
                <w:b w:val="0"/>
                <w:lang w:eastAsia="ja-JP"/>
                <w:rPrChange w:id="12535" w:author="Phuong Giang" w:date="2012-02-22T23:41:00Z">
                  <w:rPr>
                    <w:ins w:id="12536" w:author="Nguyen Ho Hai" w:date="2012-02-22T22:24:00Z"/>
                    <w:b/>
                    <w:bCs w:val="0"/>
                    <w:color w:val="800000"/>
                    <w:lang w:eastAsia="ja-JP"/>
                  </w:rPr>
                </w:rPrChange>
              </w:rPr>
              <w:pPrChange w:id="12537"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538" w:author="Nguyen Ho Hai" w:date="2012-02-22T22:24:00Z">
              <w:r w:rsidRPr="00D229E5">
                <w:rPr>
                  <w:rFonts w:ascii="Tahoma" w:eastAsia="MS Mincho" w:hAnsi="Tahoma" w:cs="Arial"/>
                  <w:b w:val="0"/>
                  <w:snapToGrid w:val="0"/>
                  <w:color w:val="auto"/>
                  <w:sz w:val="20"/>
                  <w:szCs w:val="20"/>
                  <w:lang w:eastAsia="ja-JP"/>
                  <w:rPrChange w:id="12539" w:author="Phuong Giang" w:date="2012-02-22T23:41:00Z">
                    <w:rPr>
                      <w:b/>
                      <w:color w:val="800000"/>
                      <w:lang w:eastAsia="ja-JP"/>
                    </w:rPr>
                  </w:rPrChange>
                </w:rPr>
                <w:t>Default</w:t>
              </w:r>
            </w:ins>
          </w:p>
        </w:tc>
        <w:tc>
          <w:tcPr>
            <w:tcW w:w="4512" w:type="dxa"/>
            <w:tcPrChange w:id="12540"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541" w:author="Nguyen Ho Hai" w:date="2012-02-22T22:24:00Z"/>
                <w:b w:val="0"/>
                <w:lang w:eastAsia="ja-JP"/>
                <w:rPrChange w:id="12542" w:author="Phuong Giang" w:date="2012-02-22T23:41:00Z">
                  <w:rPr>
                    <w:ins w:id="12543" w:author="Nguyen Ho Hai" w:date="2012-02-22T22:24:00Z"/>
                    <w:b/>
                    <w:bCs w:val="0"/>
                    <w:color w:val="800000"/>
                    <w:lang w:eastAsia="ja-JP"/>
                  </w:rPr>
                </w:rPrChange>
              </w:rPr>
              <w:pPrChange w:id="12544"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545" w:author="Nguyen Ho Hai" w:date="2012-02-22T22:24:00Z">
              <w:r w:rsidRPr="00D229E5">
                <w:rPr>
                  <w:rFonts w:ascii="Tahoma" w:eastAsia="MS Mincho" w:hAnsi="Tahoma" w:cs="Arial"/>
                  <w:b w:val="0"/>
                  <w:snapToGrid w:val="0"/>
                  <w:color w:val="auto"/>
                  <w:sz w:val="20"/>
                  <w:szCs w:val="20"/>
                  <w:lang w:eastAsia="ja-JP"/>
                  <w:rPrChange w:id="12546" w:author="Phuong Giang" w:date="2012-02-22T23:41:00Z">
                    <w:rPr>
                      <w:b/>
                      <w:color w:val="800000"/>
                      <w:lang w:eastAsia="ja-JP"/>
                    </w:rPr>
                  </w:rPrChange>
                </w:rPr>
                <w:t>Description</w:t>
              </w:r>
            </w:ins>
          </w:p>
        </w:tc>
      </w:tr>
      <w:tr w:rsidR="00751F11" w:rsidRPr="008D0F7B" w:rsidTr="00F77673">
        <w:trPr>
          <w:ins w:id="12547" w:author="Nguyen Ho Hai" w:date="2012-02-22T22:24:00Z"/>
        </w:trPr>
        <w:tc>
          <w:tcPr>
            <w:tcW w:w="577" w:type="dxa"/>
            <w:tcPrChange w:id="12548" w:author="Phuong Giang" w:date="2012-02-22T23:32:00Z">
              <w:tcPr>
                <w:tcW w:w="577" w:type="dxa"/>
              </w:tcPr>
            </w:tcPrChange>
          </w:tcPr>
          <w:p w:rsidR="00751F11" w:rsidRPr="008D0F7B" w:rsidRDefault="00751F11" w:rsidP="00995D66">
            <w:pPr>
              <w:pStyle w:val="comment"/>
              <w:ind w:left="0"/>
              <w:rPr>
                <w:ins w:id="12549" w:author="Nguyen Ho Hai" w:date="2012-02-22T22:24:00Z"/>
                <w:rFonts w:ascii="Times New Roman" w:hAnsi="Times New Roman" w:cs="Times New Roman"/>
                <w:i w:val="0"/>
                <w:color w:val="auto"/>
                <w:sz w:val="22"/>
                <w:szCs w:val="22"/>
                <w:rPrChange w:id="12550" w:author="Phuong Giang" w:date="2012-02-22T23:42:00Z">
                  <w:rPr>
                    <w:ins w:id="12551" w:author="Nguyen Ho Hai" w:date="2012-02-22T22:24:00Z"/>
                    <w:i w:val="0"/>
                    <w:color w:val="auto"/>
                    <w:sz w:val="18"/>
                    <w:szCs w:val="18"/>
                  </w:rPr>
                </w:rPrChange>
              </w:rPr>
            </w:pPr>
            <w:ins w:id="12552" w:author="Nguyen Ho Hai" w:date="2012-02-22T22:24:00Z">
              <w:r w:rsidRPr="008D0F7B">
                <w:rPr>
                  <w:rFonts w:ascii="Times New Roman" w:hAnsi="Times New Roman" w:cs="Times New Roman"/>
                  <w:i w:val="0"/>
                  <w:color w:val="auto"/>
                  <w:sz w:val="22"/>
                  <w:szCs w:val="22"/>
                  <w:rPrChange w:id="12553" w:author="Phuong Giang" w:date="2012-02-22T23:42:00Z">
                    <w:rPr>
                      <w:b/>
                      <w:bCs w:val="0"/>
                      <w:i w:val="0"/>
                      <w:color w:val="auto"/>
                      <w:sz w:val="18"/>
                      <w:szCs w:val="18"/>
                      <w:lang w:eastAsia="en-US"/>
                    </w:rPr>
                  </w:rPrChange>
                </w:rPr>
                <w:t>01</w:t>
              </w:r>
            </w:ins>
          </w:p>
        </w:tc>
        <w:tc>
          <w:tcPr>
            <w:tcW w:w="1356" w:type="dxa"/>
            <w:tcPrChange w:id="12554" w:author="Phuong Giang" w:date="2012-02-22T23:32:00Z">
              <w:tcPr>
                <w:tcW w:w="1356" w:type="dxa"/>
              </w:tcPr>
            </w:tcPrChange>
          </w:tcPr>
          <w:p w:rsidR="00751F11" w:rsidRPr="008D0F7B" w:rsidRDefault="00751F11" w:rsidP="00995D66">
            <w:pPr>
              <w:pStyle w:val="comment"/>
              <w:ind w:left="0"/>
              <w:rPr>
                <w:ins w:id="12555" w:author="Nguyen Ho Hai" w:date="2012-02-22T22:24:00Z"/>
                <w:rFonts w:ascii="Times New Roman" w:hAnsi="Times New Roman" w:cs="Times New Roman"/>
                <w:i w:val="0"/>
                <w:color w:val="auto"/>
                <w:sz w:val="22"/>
                <w:szCs w:val="22"/>
                <w:rPrChange w:id="12556" w:author="Phuong Giang" w:date="2012-02-22T23:42:00Z">
                  <w:rPr>
                    <w:ins w:id="12557" w:author="Nguyen Ho Hai" w:date="2012-02-22T22:24:00Z"/>
                    <w:i w:val="0"/>
                    <w:color w:val="auto"/>
                    <w:sz w:val="18"/>
                    <w:szCs w:val="18"/>
                  </w:rPr>
                </w:rPrChange>
              </w:rPr>
            </w:pPr>
            <w:proofErr w:type="spellStart"/>
            <w:ins w:id="12558" w:author="Nguyen Ho Hai" w:date="2012-02-22T22:24:00Z">
              <w:r w:rsidRPr="008D0F7B">
                <w:rPr>
                  <w:rFonts w:ascii="Times New Roman" w:hAnsi="Times New Roman" w:cs="Times New Roman"/>
                  <w:i w:val="0"/>
                  <w:color w:val="auto"/>
                  <w:sz w:val="22"/>
                  <w:szCs w:val="22"/>
                  <w:rPrChange w:id="12559" w:author="Phuong Giang" w:date="2012-02-22T23:42:00Z">
                    <w:rPr>
                      <w:b/>
                      <w:bCs w:val="0"/>
                      <w:i w:val="0"/>
                      <w:color w:val="auto"/>
                      <w:sz w:val="18"/>
                      <w:szCs w:val="18"/>
                      <w:lang w:eastAsia="en-US"/>
                    </w:rPr>
                  </w:rPrChange>
                </w:rPr>
                <w:t>strStream</w:t>
              </w:r>
              <w:proofErr w:type="spellEnd"/>
            </w:ins>
          </w:p>
        </w:tc>
        <w:tc>
          <w:tcPr>
            <w:tcW w:w="1019" w:type="dxa"/>
            <w:tcPrChange w:id="12560" w:author="Phuong Giang" w:date="2012-02-22T23:32:00Z">
              <w:tcPr>
                <w:tcW w:w="1019" w:type="dxa"/>
              </w:tcPr>
            </w:tcPrChange>
          </w:tcPr>
          <w:p w:rsidR="00751F11" w:rsidRPr="008D0F7B" w:rsidRDefault="00751F11" w:rsidP="00995D66">
            <w:pPr>
              <w:pStyle w:val="comment"/>
              <w:ind w:left="0"/>
              <w:rPr>
                <w:ins w:id="12561" w:author="Nguyen Ho Hai" w:date="2012-02-22T22:24:00Z"/>
                <w:rFonts w:ascii="Times New Roman" w:hAnsi="Times New Roman" w:cs="Times New Roman"/>
                <w:i w:val="0"/>
                <w:color w:val="auto"/>
                <w:sz w:val="22"/>
                <w:szCs w:val="22"/>
                <w:rPrChange w:id="12562" w:author="Phuong Giang" w:date="2012-02-22T23:42:00Z">
                  <w:rPr>
                    <w:ins w:id="12563" w:author="Nguyen Ho Hai" w:date="2012-02-22T22:24:00Z"/>
                    <w:i w:val="0"/>
                    <w:color w:val="auto"/>
                    <w:sz w:val="18"/>
                    <w:szCs w:val="18"/>
                  </w:rPr>
                </w:rPrChange>
              </w:rPr>
            </w:pPr>
            <w:ins w:id="12564" w:author="Nguyen Ho Hai" w:date="2012-02-22T22:24:00Z">
              <w:r w:rsidRPr="008D0F7B">
                <w:rPr>
                  <w:rFonts w:ascii="Times New Roman" w:hAnsi="Times New Roman" w:cs="Times New Roman"/>
                  <w:i w:val="0"/>
                  <w:color w:val="auto"/>
                  <w:sz w:val="22"/>
                  <w:szCs w:val="22"/>
                  <w:rPrChange w:id="12565" w:author="Phuong Giang" w:date="2012-02-22T23:42:00Z">
                    <w:rPr>
                      <w:b/>
                      <w:bCs w:val="0"/>
                      <w:i w:val="0"/>
                      <w:color w:val="auto"/>
                      <w:sz w:val="18"/>
                      <w:szCs w:val="18"/>
                      <w:lang w:eastAsia="en-US"/>
                    </w:rPr>
                  </w:rPrChange>
                </w:rPr>
                <w:t>string</w:t>
              </w:r>
            </w:ins>
          </w:p>
        </w:tc>
        <w:tc>
          <w:tcPr>
            <w:tcW w:w="1019" w:type="dxa"/>
            <w:tcPrChange w:id="12566" w:author="Phuong Giang" w:date="2012-02-22T23:32:00Z">
              <w:tcPr>
                <w:tcW w:w="1019" w:type="dxa"/>
              </w:tcPr>
            </w:tcPrChange>
          </w:tcPr>
          <w:p w:rsidR="00751F11" w:rsidRPr="008D0F7B" w:rsidRDefault="00751F11" w:rsidP="00995D66">
            <w:pPr>
              <w:pStyle w:val="comment"/>
              <w:ind w:left="0"/>
              <w:rPr>
                <w:ins w:id="12567" w:author="Nguyen Ho Hai" w:date="2012-02-22T22:24:00Z"/>
                <w:rFonts w:ascii="Times New Roman" w:hAnsi="Times New Roman" w:cs="Times New Roman"/>
                <w:i w:val="0"/>
                <w:color w:val="auto"/>
                <w:sz w:val="22"/>
                <w:szCs w:val="22"/>
                <w:rPrChange w:id="12568" w:author="Phuong Giang" w:date="2012-02-22T23:42:00Z">
                  <w:rPr>
                    <w:ins w:id="12569" w:author="Nguyen Ho Hai" w:date="2012-02-22T22:24:00Z"/>
                    <w:i w:val="0"/>
                    <w:color w:val="auto"/>
                    <w:sz w:val="18"/>
                    <w:szCs w:val="18"/>
                  </w:rPr>
                </w:rPrChange>
              </w:rPr>
            </w:pPr>
            <w:ins w:id="12570" w:author="Nguyen Ho Hai" w:date="2012-02-22T22:24:00Z">
              <w:r w:rsidRPr="008D0F7B">
                <w:rPr>
                  <w:rFonts w:ascii="Times New Roman" w:hAnsi="Times New Roman" w:cs="Times New Roman"/>
                  <w:i w:val="0"/>
                  <w:color w:val="auto"/>
                  <w:sz w:val="22"/>
                  <w:szCs w:val="22"/>
                  <w:rPrChange w:id="12571" w:author="Phuong Giang" w:date="2012-02-22T23:42:00Z">
                    <w:rPr>
                      <w:b/>
                      <w:bCs w:val="0"/>
                      <w:i w:val="0"/>
                      <w:color w:val="auto"/>
                      <w:sz w:val="18"/>
                      <w:szCs w:val="18"/>
                      <w:lang w:eastAsia="en-US"/>
                    </w:rPr>
                  </w:rPrChange>
                </w:rPr>
                <w:t>In</w:t>
              </w:r>
            </w:ins>
          </w:p>
        </w:tc>
        <w:tc>
          <w:tcPr>
            <w:tcW w:w="1082" w:type="dxa"/>
            <w:tcPrChange w:id="12572" w:author="Phuong Giang" w:date="2012-02-22T23:32:00Z">
              <w:tcPr>
                <w:tcW w:w="1082" w:type="dxa"/>
              </w:tcPr>
            </w:tcPrChange>
          </w:tcPr>
          <w:p w:rsidR="00751F11" w:rsidRPr="008D0F7B" w:rsidRDefault="00751F11" w:rsidP="00995D66">
            <w:pPr>
              <w:pStyle w:val="comment"/>
              <w:ind w:left="0"/>
              <w:rPr>
                <w:ins w:id="12573" w:author="Nguyen Ho Hai" w:date="2012-02-22T22:24:00Z"/>
                <w:rFonts w:ascii="Times New Roman" w:hAnsi="Times New Roman" w:cs="Times New Roman"/>
                <w:i w:val="0"/>
                <w:color w:val="auto"/>
                <w:sz w:val="22"/>
                <w:szCs w:val="22"/>
                <w:rPrChange w:id="12574" w:author="Phuong Giang" w:date="2012-02-22T23:42:00Z">
                  <w:rPr>
                    <w:ins w:id="12575" w:author="Nguyen Ho Hai" w:date="2012-02-22T22:24:00Z"/>
                    <w:i w:val="0"/>
                    <w:sz w:val="18"/>
                    <w:szCs w:val="18"/>
                  </w:rPr>
                </w:rPrChange>
              </w:rPr>
            </w:pPr>
          </w:p>
        </w:tc>
        <w:tc>
          <w:tcPr>
            <w:tcW w:w="4512" w:type="dxa"/>
            <w:tcPrChange w:id="12576" w:author="Phuong Giang" w:date="2012-02-22T23:32:00Z">
              <w:tcPr>
                <w:tcW w:w="4512" w:type="dxa"/>
              </w:tcPr>
            </w:tcPrChange>
          </w:tcPr>
          <w:p w:rsidR="00751F11" w:rsidRPr="008D0F7B" w:rsidRDefault="00751F11" w:rsidP="00995D66">
            <w:pPr>
              <w:pStyle w:val="comment"/>
              <w:ind w:left="0"/>
              <w:rPr>
                <w:ins w:id="12577" w:author="Nguyen Ho Hai" w:date="2012-02-22T22:24:00Z"/>
                <w:rFonts w:ascii="Times New Roman" w:hAnsi="Times New Roman" w:cs="Times New Roman"/>
                <w:i w:val="0"/>
                <w:color w:val="auto"/>
                <w:sz w:val="22"/>
                <w:szCs w:val="22"/>
                <w:rPrChange w:id="12578" w:author="Phuong Giang" w:date="2012-02-22T23:42:00Z">
                  <w:rPr>
                    <w:ins w:id="12579" w:author="Nguyen Ho Hai" w:date="2012-02-22T22:24:00Z"/>
                    <w:i w:val="0"/>
                    <w:color w:val="auto"/>
                    <w:sz w:val="18"/>
                    <w:szCs w:val="18"/>
                  </w:rPr>
                </w:rPrChange>
              </w:rPr>
            </w:pPr>
            <w:ins w:id="12580" w:author="Nguyen Ho Hai" w:date="2012-02-22T22:24:00Z">
              <w:r w:rsidRPr="008D0F7B">
                <w:rPr>
                  <w:rFonts w:ascii="Times New Roman" w:hAnsi="Times New Roman" w:cs="Times New Roman"/>
                  <w:i w:val="0"/>
                  <w:color w:val="auto"/>
                  <w:sz w:val="22"/>
                  <w:szCs w:val="22"/>
                  <w:rPrChange w:id="12581" w:author="Phuong Giang" w:date="2012-02-22T23:42:00Z">
                    <w:rPr>
                      <w:b/>
                      <w:bCs w:val="0"/>
                      <w:i w:val="0"/>
                      <w:color w:val="auto"/>
                      <w:sz w:val="18"/>
                      <w:szCs w:val="18"/>
                      <w:lang w:eastAsia="en-US"/>
                    </w:rPr>
                  </w:rPrChange>
                </w:rPr>
                <w:t>The parameter used to convert to FlowDocument</w:t>
              </w:r>
            </w:ins>
          </w:p>
        </w:tc>
      </w:tr>
      <w:tr w:rsidR="00751F11" w:rsidRPr="008D0F7B" w:rsidTr="00F77673">
        <w:trPr>
          <w:ins w:id="12582" w:author="Nguyen Ho Hai" w:date="2012-02-22T22:24:00Z"/>
        </w:trPr>
        <w:tc>
          <w:tcPr>
            <w:tcW w:w="577" w:type="dxa"/>
            <w:tcPrChange w:id="12583" w:author="Phuong Giang" w:date="2012-02-22T23:32:00Z">
              <w:tcPr>
                <w:tcW w:w="577" w:type="dxa"/>
              </w:tcPr>
            </w:tcPrChange>
          </w:tcPr>
          <w:p w:rsidR="00751F11" w:rsidRPr="008D0F7B" w:rsidRDefault="00751F11" w:rsidP="00995D66">
            <w:pPr>
              <w:pStyle w:val="comment"/>
              <w:ind w:left="0"/>
              <w:rPr>
                <w:ins w:id="12584" w:author="Nguyen Ho Hai" w:date="2012-02-22T22:24:00Z"/>
                <w:rFonts w:ascii="Times New Roman" w:hAnsi="Times New Roman" w:cs="Times New Roman"/>
                <w:i w:val="0"/>
                <w:color w:val="auto"/>
                <w:sz w:val="22"/>
                <w:szCs w:val="22"/>
                <w:rPrChange w:id="12585" w:author="Phuong Giang" w:date="2012-02-22T23:42:00Z">
                  <w:rPr>
                    <w:ins w:id="12586" w:author="Nguyen Ho Hai" w:date="2012-02-22T22:24:00Z"/>
                    <w:i w:val="0"/>
                    <w:color w:val="auto"/>
                    <w:sz w:val="18"/>
                    <w:szCs w:val="18"/>
                  </w:rPr>
                </w:rPrChange>
              </w:rPr>
            </w:pPr>
            <w:ins w:id="12587" w:author="Nguyen Ho Hai" w:date="2012-02-22T22:24:00Z">
              <w:r w:rsidRPr="008D0F7B">
                <w:rPr>
                  <w:rFonts w:ascii="Times New Roman" w:hAnsi="Times New Roman" w:cs="Times New Roman"/>
                  <w:i w:val="0"/>
                  <w:color w:val="auto"/>
                  <w:sz w:val="22"/>
                  <w:szCs w:val="22"/>
                  <w:rPrChange w:id="12588" w:author="Phuong Giang" w:date="2012-02-22T23:42:00Z">
                    <w:rPr>
                      <w:b/>
                      <w:bCs w:val="0"/>
                      <w:i w:val="0"/>
                      <w:color w:val="auto"/>
                      <w:sz w:val="18"/>
                      <w:szCs w:val="18"/>
                      <w:lang w:eastAsia="en-US"/>
                    </w:rPr>
                  </w:rPrChange>
                </w:rPr>
                <w:t>02</w:t>
              </w:r>
            </w:ins>
          </w:p>
        </w:tc>
        <w:tc>
          <w:tcPr>
            <w:tcW w:w="1356" w:type="dxa"/>
            <w:tcPrChange w:id="12589" w:author="Phuong Giang" w:date="2012-02-22T23:32:00Z">
              <w:tcPr>
                <w:tcW w:w="1356" w:type="dxa"/>
              </w:tcPr>
            </w:tcPrChange>
          </w:tcPr>
          <w:p w:rsidR="00751F11" w:rsidRPr="008D0F7B" w:rsidRDefault="00751F11" w:rsidP="00995D66">
            <w:pPr>
              <w:pStyle w:val="comment"/>
              <w:ind w:left="0"/>
              <w:rPr>
                <w:ins w:id="12590" w:author="Nguyen Ho Hai" w:date="2012-02-22T22:24:00Z"/>
                <w:rFonts w:ascii="Times New Roman" w:hAnsi="Times New Roman" w:cs="Times New Roman"/>
                <w:i w:val="0"/>
                <w:color w:val="auto"/>
                <w:sz w:val="22"/>
                <w:szCs w:val="22"/>
                <w:rPrChange w:id="12591" w:author="Phuong Giang" w:date="2012-02-22T23:42:00Z">
                  <w:rPr>
                    <w:ins w:id="12592" w:author="Nguyen Ho Hai" w:date="2012-02-22T22:24:00Z"/>
                    <w:i w:val="0"/>
                    <w:color w:val="auto"/>
                    <w:sz w:val="18"/>
                    <w:szCs w:val="18"/>
                  </w:rPr>
                </w:rPrChange>
              </w:rPr>
            </w:pPr>
            <w:ins w:id="12593" w:author="Nguyen Ho Hai" w:date="2012-02-22T22:24:00Z">
              <w:r w:rsidRPr="008D0F7B">
                <w:rPr>
                  <w:rFonts w:ascii="Times New Roman" w:hAnsi="Times New Roman" w:cs="Times New Roman"/>
                  <w:i w:val="0"/>
                  <w:color w:val="auto"/>
                  <w:sz w:val="22"/>
                  <w:szCs w:val="22"/>
                  <w:rPrChange w:id="12594" w:author="Phuong Giang" w:date="2012-02-22T23:42:00Z">
                    <w:rPr>
                      <w:b/>
                      <w:bCs w:val="0"/>
                      <w:i w:val="0"/>
                      <w:color w:val="auto"/>
                      <w:sz w:val="18"/>
                      <w:szCs w:val="18"/>
                      <w:lang w:eastAsia="en-US"/>
                    </w:rPr>
                  </w:rPrChange>
                </w:rPr>
                <w:t>&lt;return &gt;</w:t>
              </w:r>
            </w:ins>
          </w:p>
        </w:tc>
        <w:tc>
          <w:tcPr>
            <w:tcW w:w="1019" w:type="dxa"/>
            <w:tcPrChange w:id="12595" w:author="Phuong Giang" w:date="2012-02-22T23:32:00Z">
              <w:tcPr>
                <w:tcW w:w="1019" w:type="dxa"/>
              </w:tcPr>
            </w:tcPrChange>
          </w:tcPr>
          <w:p w:rsidR="00751F11" w:rsidRPr="008D0F7B" w:rsidRDefault="003327FA" w:rsidP="00995D66">
            <w:pPr>
              <w:pStyle w:val="comment"/>
              <w:ind w:left="0"/>
              <w:rPr>
                <w:ins w:id="12596" w:author="Nguyen Ho Hai" w:date="2012-02-22T22:24:00Z"/>
                <w:rFonts w:ascii="Times New Roman" w:hAnsi="Times New Roman" w:cs="Times New Roman"/>
                <w:i w:val="0"/>
                <w:color w:val="auto"/>
                <w:sz w:val="22"/>
                <w:szCs w:val="22"/>
                <w:rPrChange w:id="12597" w:author="Phuong Giang" w:date="2012-02-22T23:42:00Z">
                  <w:rPr>
                    <w:ins w:id="12598" w:author="Nguyen Ho Hai" w:date="2012-02-22T22:24:00Z"/>
                    <w:i w:val="0"/>
                    <w:color w:val="auto"/>
                    <w:sz w:val="18"/>
                    <w:szCs w:val="18"/>
                  </w:rPr>
                </w:rPrChange>
              </w:rPr>
            </w:pPr>
            <w:ins w:id="12599" w:author="HungNguyen" w:date="2012-04-17T09:19:00Z">
              <w:r>
                <w:rPr>
                  <w:rFonts w:ascii="Times New Roman" w:hAnsi="Times New Roman" w:cs="Times New Roman"/>
                  <w:i w:val="0"/>
                  <w:color w:val="auto"/>
                  <w:sz w:val="22"/>
                  <w:szCs w:val="22"/>
                </w:rPr>
                <w:t>FlowDocument</w:t>
              </w:r>
            </w:ins>
            <w:ins w:id="12600" w:author="Nguyen Ho Hai" w:date="2012-02-22T22:24:00Z">
              <w:del w:id="12601" w:author="HungNguyen" w:date="2012-04-17T09:19:00Z">
                <w:r w:rsidR="00751F11" w:rsidRPr="008D0F7B" w:rsidDel="003327FA">
                  <w:rPr>
                    <w:rFonts w:ascii="Times New Roman" w:hAnsi="Times New Roman" w:cs="Times New Roman"/>
                    <w:i w:val="0"/>
                    <w:color w:val="auto"/>
                    <w:sz w:val="22"/>
                    <w:szCs w:val="22"/>
                    <w:rPrChange w:id="12602" w:author="Phuong Giang" w:date="2012-02-22T23:42:00Z">
                      <w:rPr>
                        <w:b/>
                        <w:bCs w:val="0"/>
                        <w:i w:val="0"/>
                        <w:color w:val="auto"/>
                        <w:sz w:val="18"/>
                        <w:szCs w:val="18"/>
                        <w:lang w:eastAsia="en-US"/>
                      </w:rPr>
                    </w:rPrChange>
                  </w:rPr>
                  <w:delText>bool</w:delText>
                </w:r>
              </w:del>
            </w:ins>
          </w:p>
        </w:tc>
        <w:tc>
          <w:tcPr>
            <w:tcW w:w="1019" w:type="dxa"/>
            <w:tcPrChange w:id="12603" w:author="Phuong Giang" w:date="2012-02-22T23:32:00Z">
              <w:tcPr>
                <w:tcW w:w="1019" w:type="dxa"/>
              </w:tcPr>
            </w:tcPrChange>
          </w:tcPr>
          <w:p w:rsidR="00751F11" w:rsidRPr="008D0F7B" w:rsidRDefault="00751F11" w:rsidP="00995D66">
            <w:pPr>
              <w:pStyle w:val="comment"/>
              <w:ind w:left="0"/>
              <w:rPr>
                <w:ins w:id="12604" w:author="Nguyen Ho Hai" w:date="2012-02-22T22:24:00Z"/>
                <w:rFonts w:ascii="Times New Roman" w:hAnsi="Times New Roman" w:cs="Times New Roman"/>
                <w:i w:val="0"/>
                <w:color w:val="auto"/>
                <w:sz w:val="22"/>
                <w:szCs w:val="22"/>
                <w:rPrChange w:id="12605" w:author="Phuong Giang" w:date="2012-02-22T23:42:00Z">
                  <w:rPr>
                    <w:ins w:id="12606" w:author="Nguyen Ho Hai" w:date="2012-02-22T22:24:00Z"/>
                    <w:i w:val="0"/>
                    <w:color w:val="auto"/>
                    <w:sz w:val="18"/>
                    <w:szCs w:val="18"/>
                  </w:rPr>
                </w:rPrChange>
              </w:rPr>
            </w:pPr>
            <w:ins w:id="12607" w:author="Nguyen Ho Hai" w:date="2012-02-22T22:24:00Z">
              <w:r w:rsidRPr="008D0F7B">
                <w:rPr>
                  <w:rFonts w:ascii="Times New Roman" w:hAnsi="Times New Roman" w:cs="Times New Roman"/>
                  <w:i w:val="0"/>
                  <w:color w:val="auto"/>
                  <w:sz w:val="22"/>
                  <w:szCs w:val="22"/>
                  <w:rPrChange w:id="12608" w:author="Phuong Giang" w:date="2012-02-22T23:42:00Z">
                    <w:rPr>
                      <w:b/>
                      <w:bCs w:val="0"/>
                      <w:i w:val="0"/>
                      <w:color w:val="auto"/>
                      <w:sz w:val="18"/>
                      <w:szCs w:val="18"/>
                      <w:lang w:eastAsia="en-US"/>
                    </w:rPr>
                  </w:rPrChange>
                </w:rPr>
                <w:t>Out</w:t>
              </w:r>
            </w:ins>
          </w:p>
        </w:tc>
        <w:tc>
          <w:tcPr>
            <w:tcW w:w="1082" w:type="dxa"/>
            <w:tcPrChange w:id="12609" w:author="Phuong Giang" w:date="2012-02-22T23:32:00Z">
              <w:tcPr>
                <w:tcW w:w="1082" w:type="dxa"/>
              </w:tcPr>
            </w:tcPrChange>
          </w:tcPr>
          <w:p w:rsidR="00751F11" w:rsidRPr="008D0F7B" w:rsidRDefault="00751F11" w:rsidP="00995D66">
            <w:pPr>
              <w:pStyle w:val="comment"/>
              <w:ind w:left="0"/>
              <w:rPr>
                <w:ins w:id="12610" w:author="Nguyen Ho Hai" w:date="2012-02-22T22:24:00Z"/>
                <w:rFonts w:ascii="Times New Roman" w:hAnsi="Times New Roman" w:cs="Times New Roman"/>
                <w:i w:val="0"/>
                <w:color w:val="auto"/>
                <w:sz w:val="22"/>
                <w:szCs w:val="22"/>
                <w:rPrChange w:id="12611" w:author="Phuong Giang" w:date="2012-02-22T23:42:00Z">
                  <w:rPr>
                    <w:ins w:id="12612" w:author="Nguyen Ho Hai" w:date="2012-02-22T22:24:00Z"/>
                    <w:i w:val="0"/>
                    <w:sz w:val="18"/>
                    <w:szCs w:val="18"/>
                  </w:rPr>
                </w:rPrChange>
              </w:rPr>
            </w:pPr>
          </w:p>
        </w:tc>
        <w:tc>
          <w:tcPr>
            <w:tcW w:w="4512" w:type="dxa"/>
            <w:tcPrChange w:id="12613" w:author="Phuong Giang" w:date="2012-02-22T23:32:00Z">
              <w:tcPr>
                <w:tcW w:w="4512" w:type="dxa"/>
              </w:tcPr>
            </w:tcPrChange>
          </w:tcPr>
          <w:p w:rsidR="00751F11" w:rsidRPr="008D0F7B" w:rsidRDefault="00751F11" w:rsidP="00995D66">
            <w:pPr>
              <w:pStyle w:val="comment"/>
              <w:ind w:left="0"/>
              <w:rPr>
                <w:ins w:id="12614" w:author="Nguyen Ho Hai" w:date="2012-02-22T22:24:00Z"/>
                <w:rFonts w:ascii="Times New Roman" w:hAnsi="Times New Roman" w:cs="Times New Roman"/>
                <w:i w:val="0"/>
                <w:color w:val="auto"/>
                <w:sz w:val="22"/>
                <w:szCs w:val="22"/>
                <w:rPrChange w:id="12615" w:author="Phuong Giang" w:date="2012-02-22T23:42:00Z">
                  <w:rPr>
                    <w:ins w:id="12616" w:author="Nguyen Ho Hai" w:date="2012-02-22T22:24:00Z"/>
                    <w:i w:val="0"/>
                    <w:color w:val="auto"/>
                    <w:sz w:val="18"/>
                    <w:szCs w:val="18"/>
                  </w:rPr>
                </w:rPrChange>
              </w:rPr>
            </w:pPr>
            <w:ins w:id="12617" w:author="Nguyen Ho Hai" w:date="2012-02-22T22:24:00Z">
              <w:r w:rsidRPr="008D0F7B">
                <w:rPr>
                  <w:rFonts w:ascii="Times New Roman" w:hAnsi="Times New Roman" w:cs="Times New Roman"/>
                  <w:i w:val="0"/>
                  <w:color w:val="auto"/>
                  <w:sz w:val="22"/>
                  <w:szCs w:val="22"/>
                  <w:rPrChange w:id="12618" w:author="Phuong Giang" w:date="2012-02-22T23:42:00Z">
                    <w:rPr>
                      <w:b/>
                      <w:bCs w:val="0"/>
                      <w:i w:val="0"/>
                      <w:color w:val="auto"/>
                      <w:sz w:val="18"/>
                      <w:szCs w:val="18"/>
                      <w:lang w:eastAsia="en-US"/>
                    </w:rPr>
                  </w:rPrChange>
                </w:rPr>
                <w:t>The returned result of method</w:t>
              </w:r>
            </w:ins>
          </w:p>
        </w:tc>
      </w:tr>
    </w:tbl>
    <w:p w:rsidR="00751F11" w:rsidRDefault="00751F11" w:rsidP="00751F11">
      <w:pPr>
        <w:rPr>
          <w:ins w:id="12619" w:author="Nguyen Ho Hai" w:date="2012-02-22T22:24:00Z"/>
          <w:rFonts w:ascii="Times New Roman" w:hAnsi="Times New Roman"/>
        </w:rPr>
      </w:pPr>
    </w:p>
    <w:p w:rsidR="003327FA" w:rsidRDefault="003327FA">
      <w:pPr>
        <w:pStyle w:val="Heading6"/>
        <w:rPr>
          <w:ins w:id="12620" w:author="HungNguyen" w:date="2012-04-17T09:20:00Z"/>
        </w:rPr>
      </w:pPr>
      <w:proofErr w:type="spellStart"/>
      <w:ins w:id="12621" w:author="HungNguyen" w:date="2012-04-17T09:20:00Z">
        <w:r>
          <w:t>GetInlineText</w:t>
        </w:r>
        <w:proofErr w:type="spellEnd"/>
        <w:r>
          <w:t xml:space="preserve"> method</w:t>
        </w:r>
      </w:ins>
    </w:p>
    <w:p w:rsidR="003327FA" w:rsidRDefault="003327FA" w:rsidP="003327FA">
      <w:pPr>
        <w:pStyle w:val="ListParagraph"/>
        <w:numPr>
          <w:ilvl w:val="0"/>
          <w:numId w:val="11"/>
        </w:numPr>
        <w:autoSpaceDE w:val="0"/>
        <w:autoSpaceDN w:val="0"/>
        <w:adjustRightInd w:val="0"/>
        <w:spacing w:after="0" w:line="240" w:lineRule="auto"/>
        <w:rPr>
          <w:ins w:id="12622" w:author="HungNguyen" w:date="2012-04-17T09:20:00Z"/>
          <w:rFonts w:ascii="Cambria" w:eastAsia="MS Gothic" w:hAnsi="Cambria"/>
          <w:b/>
          <w:bCs/>
          <w:i/>
          <w:iCs/>
          <w:color w:val="4F81BD"/>
        </w:rPr>
      </w:pPr>
      <w:ins w:id="12623" w:author="HungNguyen" w:date="2012-04-17T09:20:00Z">
        <w:r w:rsidRPr="00D60E4A">
          <w:rPr>
            <w:rFonts w:ascii="Cambria" w:eastAsia="MS Gothic" w:hAnsi="Cambria"/>
            <w:b/>
            <w:bCs/>
            <w:i/>
            <w:iCs/>
            <w:color w:val="4F81BD"/>
          </w:rPr>
          <w:t xml:space="preserve">Method Declaration:   </w:t>
        </w:r>
      </w:ins>
    </w:p>
    <w:p w:rsidR="003327FA" w:rsidRPr="00D60E4A" w:rsidRDefault="003327FA" w:rsidP="003327FA">
      <w:pPr>
        <w:pStyle w:val="ListParagraph"/>
        <w:autoSpaceDE w:val="0"/>
        <w:autoSpaceDN w:val="0"/>
        <w:adjustRightInd w:val="0"/>
        <w:spacing w:after="0" w:line="240" w:lineRule="auto"/>
        <w:rPr>
          <w:ins w:id="12624" w:author="HungNguyen" w:date="2012-04-17T09:20:00Z"/>
          <w:rFonts w:ascii="Cambria" w:eastAsia="MS Gothic" w:hAnsi="Cambria"/>
          <w:b/>
          <w:bCs/>
          <w:i/>
          <w:iCs/>
          <w:color w:val="4F81BD"/>
        </w:rPr>
      </w:pPr>
    </w:p>
    <w:p w:rsidR="003327FA" w:rsidRDefault="003327FA">
      <w:pPr>
        <w:autoSpaceDE w:val="0"/>
        <w:autoSpaceDN w:val="0"/>
        <w:adjustRightInd w:val="0"/>
        <w:spacing w:after="0" w:line="240" w:lineRule="auto"/>
        <w:ind w:left="360" w:firstLine="720"/>
        <w:rPr>
          <w:ins w:id="12625" w:author="HungNguyen" w:date="2012-04-17T09:20:00Z"/>
          <w:rFonts w:ascii="Consolas" w:eastAsiaTheme="minorEastAsia" w:hAnsi="Consolas" w:cs="Consolas"/>
          <w:sz w:val="19"/>
          <w:szCs w:val="19"/>
          <w:lang w:eastAsia="ja-JP"/>
        </w:rPr>
        <w:pPrChange w:id="12626" w:author="HungNguyen" w:date="2012-04-17T09:20:00Z">
          <w:pPr>
            <w:autoSpaceDE w:val="0"/>
            <w:autoSpaceDN w:val="0"/>
            <w:adjustRightInd w:val="0"/>
            <w:spacing w:after="0" w:line="240" w:lineRule="auto"/>
          </w:pPr>
        </w:pPrChange>
      </w:pPr>
      <w:proofErr w:type="gramStart"/>
      <w:ins w:id="12627" w:author="HungNguyen" w:date="2012-04-17T09:20: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color w:val="2B91AF"/>
            <w:sz w:val="19"/>
            <w:szCs w:val="19"/>
            <w:lang w:eastAsia="ja-JP"/>
          </w:rPr>
          <w:t>FlowDocument</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GetInlineText</w:t>
        </w:r>
        <w:proofErr w:type="spellEnd"/>
        <w:r>
          <w:rPr>
            <w:rFonts w:ascii="Consolas" w:eastAsiaTheme="minorEastAsia" w:hAnsi="Consolas" w:cs="Consolas"/>
            <w:sz w:val="19"/>
            <w:szCs w:val="19"/>
            <w:lang w:eastAsia="ja-JP"/>
          </w:rPr>
          <w:t>(</w:t>
        </w:r>
        <w:proofErr w:type="spellStart"/>
        <w:r>
          <w:rPr>
            <w:rFonts w:ascii="Consolas" w:eastAsiaTheme="minorEastAsia" w:hAnsi="Consolas" w:cs="Consolas"/>
            <w:color w:val="2B91AF"/>
            <w:sz w:val="19"/>
            <w:szCs w:val="19"/>
            <w:lang w:eastAsia="ja-JP"/>
          </w:rPr>
          <w:t>RichTextBox</w:t>
        </w:r>
        <w:proofErr w:type="spellEnd"/>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myRichTextBox</w:t>
        </w:r>
        <w:proofErr w:type="spell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w:t>
        </w:r>
        <w:proofErr w:type="spellStart"/>
        <w:r>
          <w:rPr>
            <w:rFonts w:ascii="Consolas" w:eastAsiaTheme="minorEastAsia" w:hAnsi="Consolas" w:cs="Consolas"/>
            <w:sz w:val="19"/>
            <w:szCs w:val="19"/>
            <w:lang w:eastAsia="ja-JP"/>
          </w:rPr>
          <w:t>typeAction</w:t>
        </w:r>
        <w:proofErr w:type="spellEnd"/>
        <w:r>
          <w:rPr>
            <w:rFonts w:ascii="Consolas" w:eastAsiaTheme="minorEastAsia" w:hAnsi="Consolas" w:cs="Consolas"/>
            <w:sz w:val="19"/>
            <w:szCs w:val="19"/>
            <w:lang w:eastAsia="ja-JP"/>
          </w:rPr>
          <w:t>)</w:t>
        </w:r>
      </w:ins>
    </w:p>
    <w:p w:rsidR="003327FA" w:rsidRDefault="003327FA" w:rsidP="003327FA">
      <w:pPr>
        <w:autoSpaceDE w:val="0"/>
        <w:autoSpaceDN w:val="0"/>
        <w:adjustRightInd w:val="0"/>
        <w:spacing w:after="0" w:line="240" w:lineRule="auto"/>
        <w:rPr>
          <w:ins w:id="12628" w:author="HungNguyen" w:date="2012-04-17T09:20:00Z"/>
          <w:rFonts w:ascii="Consolas" w:eastAsiaTheme="minorEastAsia" w:hAnsi="Consolas" w:cs="Consolas"/>
          <w:sz w:val="19"/>
          <w:szCs w:val="19"/>
          <w:lang w:eastAsia="ja-JP"/>
        </w:rPr>
      </w:pPr>
    </w:p>
    <w:p w:rsidR="003327FA" w:rsidRPr="00D60E4A" w:rsidRDefault="003327FA" w:rsidP="003327FA">
      <w:pPr>
        <w:pStyle w:val="ListParagraph"/>
        <w:numPr>
          <w:ilvl w:val="0"/>
          <w:numId w:val="11"/>
        </w:numPr>
        <w:autoSpaceDE w:val="0"/>
        <w:autoSpaceDN w:val="0"/>
        <w:adjustRightInd w:val="0"/>
        <w:spacing w:after="0" w:line="240" w:lineRule="auto"/>
        <w:rPr>
          <w:ins w:id="12629" w:author="HungNguyen" w:date="2012-04-17T09:20:00Z"/>
          <w:rFonts w:ascii="Cambria" w:eastAsia="MS Gothic" w:hAnsi="Cambria"/>
          <w:b/>
          <w:bCs/>
          <w:i/>
          <w:iCs/>
          <w:color w:val="4F81BD"/>
        </w:rPr>
      </w:pPr>
      <w:ins w:id="12630" w:author="HungNguyen" w:date="2012-04-17T09:20:00Z">
        <w:r w:rsidRPr="00D60E4A">
          <w:rPr>
            <w:rFonts w:ascii="Cambria" w:eastAsia="MS Gothic" w:hAnsi="Cambria"/>
            <w:b/>
            <w:bCs/>
            <w:i/>
            <w:iCs/>
            <w:color w:val="4F81BD"/>
          </w:rPr>
          <w:t>Method Description:</w:t>
        </w:r>
      </w:ins>
    </w:p>
    <w:p w:rsidR="003327FA" w:rsidRDefault="003327FA" w:rsidP="003327FA">
      <w:pPr>
        <w:pStyle w:val="comment"/>
        <w:ind w:firstLine="720"/>
        <w:rPr>
          <w:ins w:id="12631" w:author="HungNguyen" w:date="2012-04-17T09:20:00Z"/>
          <w:i w:val="0"/>
          <w:color w:val="auto"/>
          <w:sz w:val="18"/>
          <w:szCs w:val="18"/>
        </w:rPr>
      </w:pPr>
      <w:ins w:id="12632" w:author="HungNguyen" w:date="2012-04-17T09:20:00Z">
        <w:r>
          <w:rPr>
            <w:i w:val="0"/>
            <w:color w:val="auto"/>
            <w:sz w:val="18"/>
            <w:szCs w:val="18"/>
          </w:rPr>
          <w:t xml:space="preserve">Convert the content of rich text box into </w:t>
        </w:r>
      </w:ins>
      <w:proofErr w:type="spellStart"/>
      <w:ins w:id="12633" w:author="HungNguyen" w:date="2012-04-17T09:23:00Z">
        <w:r>
          <w:rPr>
            <w:i w:val="0"/>
            <w:color w:val="auto"/>
            <w:sz w:val="18"/>
            <w:szCs w:val="18"/>
          </w:rPr>
          <w:t>flowdocument</w:t>
        </w:r>
      </w:ins>
      <w:proofErr w:type="spellEnd"/>
    </w:p>
    <w:p w:rsidR="003327FA" w:rsidRPr="00D60E4A" w:rsidRDefault="003327FA" w:rsidP="003327FA">
      <w:pPr>
        <w:pStyle w:val="ListParagraph"/>
        <w:numPr>
          <w:ilvl w:val="0"/>
          <w:numId w:val="11"/>
        </w:numPr>
        <w:autoSpaceDE w:val="0"/>
        <w:autoSpaceDN w:val="0"/>
        <w:adjustRightInd w:val="0"/>
        <w:spacing w:after="0" w:line="240" w:lineRule="auto"/>
        <w:rPr>
          <w:ins w:id="12634" w:author="HungNguyen" w:date="2012-04-17T09:20:00Z"/>
          <w:rFonts w:ascii="Cambria" w:eastAsia="MS Gothic" w:hAnsi="Cambria"/>
          <w:b/>
          <w:bCs/>
          <w:i/>
          <w:iCs/>
          <w:color w:val="4F81BD"/>
        </w:rPr>
      </w:pPr>
      <w:ins w:id="12635" w:author="HungNguyen" w:date="2012-04-17T09:20:00Z">
        <w:r w:rsidRPr="001669BE">
          <w:rPr>
            <w:rFonts w:ascii="Times New Roman" w:eastAsia="MS Gothic" w:hAnsi="Times New Roman" w:hint="eastAsia"/>
            <w:b/>
            <w:bCs/>
            <w:i/>
            <w:iCs/>
            <w:color w:val="4F81BD"/>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636" w:author="HungNguyen" w:date="2012-04-17T09:22:00Z">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PrChange>
      </w:tblPr>
      <w:tblGrid>
        <w:gridCol w:w="568"/>
        <w:gridCol w:w="1326"/>
        <w:gridCol w:w="1454"/>
        <w:gridCol w:w="772"/>
        <w:gridCol w:w="1059"/>
        <w:gridCol w:w="4397"/>
        <w:tblGridChange w:id="12637">
          <w:tblGrid>
            <w:gridCol w:w="568"/>
            <w:gridCol w:w="1326"/>
            <w:gridCol w:w="1228"/>
            <w:gridCol w:w="998"/>
            <w:gridCol w:w="1059"/>
            <w:gridCol w:w="4397"/>
          </w:tblGrid>
        </w:tblGridChange>
      </w:tblGrid>
      <w:tr w:rsidR="003327FA" w:rsidRPr="00D229E5" w:rsidTr="003327FA">
        <w:trPr>
          <w:cnfStyle w:val="100000000000" w:firstRow="1" w:lastRow="0" w:firstColumn="0" w:lastColumn="0" w:oddVBand="0" w:evenVBand="0" w:oddHBand="0" w:evenHBand="0" w:firstRowFirstColumn="0" w:firstRowLastColumn="0" w:lastRowFirstColumn="0" w:lastRowLastColumn="0"/>
          <w:ins w:id="12638" w:author="HungNguyen" w:date="2012-04-17T09:20:00Z"/>
        </w:trPr>
        <w:tc>
          <w:tcPr>
            <w:tcW w:w="568" w:type="dxa"/>
            <w:tcPrChange w:id="12639" w:author="HungNguyen" w:date="2012-04-17T09:22:00Z">
              <w:tcPr>
                <w:tcW w:w="577" w:type="dxa"/>
              </w:tcPr>
            </w:tcPrChange>
          </w:tcPr>
          <w:p w:rsidR="003327FA" w:rsidRPr="00DF160A" w:rsidRDefault="003327FA"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640" w:author="HungNguyen" w:date="2012-04-17T09:20:00Z"/>
                <w:b w:val="0"/>
                <w:lang w:eastAsia="ja-JP"/>
              </w:rPr>
            </w:pPr>
            <w:ins w:id="12641" w:author="HungNguyen" w:date="2012-04-17T09:20:00Z">
              <w:r w:rsidRPr="00DF160A">
                <w:rPr>
                  <w:rFonts w:ascii="Tahoma" w:eastAsia="MS Mincho" w:hAnsi="Tahoma" w:cs="Arial"/>
                  <w:b w:val="0"/>
                  <w:snapToGrid w:val="0"/>
                  <w:color w:val="auto"/>
                  <w:sz w:val="20"/>
                  <w:szCs w:val="20"/>
                  <w:lang w:eastAsia="ja-JP"/>
                </w:rPr>
                <w:t>No</w:t>
              </w:r>
            </w:ins>
          </w:p>
        </w:tc>
        <w:tc>
          <w:tcPr>
            <w:tcW w:w="1326" w:type="dxa"/>
            <w:tcPrChange w:id="12642" w:author="HungNguyen" w:date="2012-04-17T09:22:00Z">
              <w:tcPr>
                <w:tcW w:w="1356" w:type="dxa"/>
              </w:tcPr>
            </w:tcPrChange>
          </w:tcPr>
          <w:p w:rsidR="003327FA" w:rsidRPr="00DF160A" w:rsidRDefault="003327FA"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643" w:author="HungNguyen" w:date="2012-04-17T09:20:00Z"/>
                <w:b w:val="0"/>
                <w:lang w:eastAsia="ja-JP"/>
              </w:rPr>
            </w:pPr>
            <w:ins w:id="12644" w:author="HungNguyen" w:date="2012-04-17T09:20:00Z">
              <w:r w:rsidRPr="00DF160A">
                <w:rPr>
                  <w:rFonts w:ascii="Tahoma" w:eastAsia="MS Mincho" w:hAnsi="Tahoma" w:cs="Arial"/>
                  <w:b w:val="0"/>
                  <w:snapToGrid w:val="0"/>
                  <w:color w:val="auto"/>
                  <w:sz w:val="20"/>
                  <w:szCs w:val="20"/>
                  <w:lang w:eastAsia="ja-JP"/>
                </w:rPr>
                <w:t>Parameter</w:t>
              </w:r>
            </w:ins>
          </w:p>
        </w:tc>
        <w:tc>
          <w:tcPr>
            <w:tcW w:w="1454" w:type="dxa"/>
            <w:tcPrChange w:id="12645" w:author="HungNguyen" w:date="2012-04-17T09:22:00Z">
              <w:tcPr>
                <w:tcW w:w="1255" w:type="dxa"/>
              </w:tcPr>
            </w:tcPrChange>
          </w:tcPr>
          <w:p w:rsidR="003327FA" w:rsidRPr="00DF160A" w:rsidRDefault="003327FA"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646" w:author="HungNguyen" w:date="2012-04-17T09:20:00Z"/>
                <w:b w:val="0"/>
                <w:lang w:eastAsia="ja-JP"/>
              </w:rPr>
            </w:pPr>
            <w:ins w:id="12647" w:author="HungNguyen" w:date="2012-04-17T09:20:00Z">
              <w:r w:rsidRPr="00DF160A">
                <w:rPr>
                  <w:rFonts w:ascii="Tahoma" w:eastAsia="MS Mincho" w:hAnsi="Tahoma" w:cs="Arial"/>
                  <w:b w:val="0"/>
                  <w:snapToGrid w:val="0"/>
                  <w:color w:val="auto"/>
                  <w:sz w:val="20"/>
                  <w:szCs w:val="20"/>
                  <w:lang w:eastAsia="ja-JP"/>
                </w:rPr>
                <w:t>Type</w:t>
              </w:r>
            </w:ins>
          </w:p>
        </w:tc>
        <w:tc>
          <w:tcPr>
            <w:tcW w:w="772" w:type="dxa"/>
            <w:tcPrChange w:id="12648" w:author="HungNguyen" w:date="2012-04-17T09:22:00Z">
              <w:tcPr>
                <w:tcW w:w="1019" w:type="dxa"/>
              </w:tcPr>
            </w:tcPrChange>
          </w:tcPr>
          <w:p w:rsidR="003327FA" w:rsidRPr="00DF160A" w:rsidRDefault="003327FA"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649" w:author="HungNguyen" w:date="2012-04-17T09:20:00Z"/>
                <w:b w:val="0"/>
                <w:lang w:eastAsia="ja-JP"/>
              </w:rPr>
            </w:pPr>
            <w:ins w:id="12650" w:author="HungNguyen" w:date="2012-04-17T09:20:00Z">
              <w:r w:rsidRPr="00DF160A">
                <w:rPr>
                  <w:rFonts w:ascii="Tahoma" w:eastAsia="MS Mincho" w:hAnsi="Tahoma" w:cs="Arial"/>
                  <w:b w:val="0"/>
                  <w:snapToGrid w:val="0"/>
                  <w:color w:val="auto"/>
                  <w:sz w:val="20"/>
                  <w:szCs w:val="20"/>
                  <w:lang w:eastAsia="ja-JP"/>
                </w:rPr>
                <w:t>In/out</w:t>
              </w:r>
            </w:ins>
          </w:p>
        </w:tc>
        <w:tc>
          <w:tcPr>
            <w:tcW w:w="1059" w:type="dxa"/>
            <w:tcPrChange w:id="12651" w:author="HungNguyen" w:date="2012-04-17T09:22:00Z">
              <w:tcPr>
                <w:tcW w:w="1082" w:type="dxa"/>
              </w:tcPr>
            </w:tcPrChange>
          </w:tcPr>
          <w:p w:rsidR="003327FA" w:rsidRPr="00DF160A" w:rsidRDefault="003327FA"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652" w:author="HungNguyen" w:date="2012-04-17T09:20:00Z"/>
                <w:b w:val="0"/>
                <w:lang w:eastAsia="ja-JP"/>
              </w:rPr>
            </w:pPr>
            <w:ins w:id="12653" w:author="HungNguyen" w:date="2012-04-17T09:20:00Z">
              <w:r w:rsidRPr="00DF160A">
                <w:rPr>
                  <w:rFonts w:ascii="Tahoma" w:eastAsia="MS Mincho" w:hAnsi="Tahoma" w:cs="Arial"/>
                  <w:b w:val="0"/>
                  <w:snapToGrid w:val="0"/>
                  <w:color w:val="auto"/>
                  <w:sz w:val="20"/>
                  <w:szCs w:val="20"/>
                  <w:lang w:eastAsia="ja-JP"/>
                </w:rPr>
                <w:t>Default</w:t>
              </w:r>
            </w:ins>
          </w:p>
        </w:tc>
        <w:tc>
          <w:tcPr>
            <w:tcW w:w="4397" w:type="dxa"/>
            <w:tcPrChange w:id="12654" w:author="HungNguyen" w:date="2012-04-17T09:22:00Z">
              <w:tcPr>
                <w:tcW w:w="4512" w:type="dxa"/>
              </w:tcPr>
            </w:tcPrChange>
          </w:tcPr>
          <w:p w:rsidR="003327FA" w:rsidRPr="00DF160A" w:rsidRDefault="003327FA"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655" w:author="HungNguyen" w:date="2012-04-17T09:20:00Z"/>
                <w:b w:val="0"/>
                <w:lang w:eastAsia="ja-JP"/>
              </w:rPr>
            </w:pPr>
            <w:ins w:id="12656" w:author="HungNguyen" w:date="2012-04-17T09:20:00Z">
              <w:r w:rsidRPr="00DF160A">
                <w:rPr>
                  <w:rFonts w:ascii="Tahoma" w:eastAsia="MS Mincho" w:hAnsi="Tahoma" w:cs="Arial"/>
                  <w:b w:val="0"/>
                  <w:snapToGrid w:val="0"/>
                  <w:color w:val="auto"/>
                  <w:sz w:val="20"/>
                  <w:szCs w:val="20"/>
                  <w:lang w:eastAsia="ja-JP"/>
                </w:rPr>
                <w:t>Description</w:t>
              </w:r>
            </w:ins>
          </w:p>
        </w:tc>
      </w:tr>
      <w:tr w:rsidR="003327FA" w:rsidRPr="008D0F7B" w:rsidTr="003327FA">
        <w:trPr>
          <w:ins w:id="12657" w:author="HungNguyen" w:date="2012-04-17T09:20:00Z"/>
        </w:trPr>
        <w:tc>
          <w:tcPr>
            <w:tcW w:w="568" w:type="dxa"/>
            <w:tcPrChange w:id="12658" w:author="HungNguyen" w:date="2012-04-17T09:22:00Z">
              <w:tcPr>
                <w:tcW w:w="577" w:type="dxa"/>
              </w:tcPr>
            </w:tcPrChange>
          </w:tcPr>
          <w:p w:rsidR="003327FA" w:rsidRPr="00DF160A" w:rsidRDefault="003327FA" w:rsidP="00824C44">
            <w:pPr>
              <w:pStyle w:val="comment"/>
              <w:ind w:left="0"/>
              <w:rPr>
                <w:ins w:id="12659" w:author="HungNguyen" w:date="2012-04-17T09:20:00Z"/>
                <w:rFonts w:ascii="Times New Roman" w:hAnsi="Times New Roman" w:cs="Times New Roman"/>
                <w:i w:val="0"/>
                <w:color w:val="auto"/>
                <w:sz w:val="22"/>
                <w:szCs w:val="22"/>
              </w:rPr>
            </w:pPr>
            <w:ins w:id="12660" w:author="HungNguyen" w:date="2012-04-17T09:20:00Z">
              <w:r w:rsidRPr="00DF160A">
                <w:rPr>
                  <w:rFonts w:ascii="Times New Roman" w:hAnsi="Times New Roman" w:cs="Times New Roman"/>
                  <w:i w:val="0"/>
                  <w:color w:val="auto"/>
                  <w:sz w:val="22"/>
                  <w:szCs w:val="22"/>
                </w:rPr>
                <w:t>01</w:t>
              </w:r>
            </w:ins>
          </w:p>
        </w:tc>
        <w:tc>
          <w:tcPr>
            <w:tcW w:w="1326" w:type="dxa"/>
            <w:tcPrChange w:id="12661" w:author="HungNguyen" w:date="2012-04-17T09:22:00Z">
              <w:tcPr>
                <w:tcW w:w="1356" w:type="dxa"/>
              </w:tcPr>
            </w:tcPrChange>
          </w:tcPr>
          <w:p w:rsidR="003327FA" w:rsidRPr="00DF160A" w:rsidRDefault="003327FA" w:rsidP="00824C44">
            <w:pPr>
              <w:pStyle w:val="comment"/>
              <w:ind w:left="0"/>
              <w:rPr>
                <w:ins w:id="12662" w:author="HungNguyen" w:date="2012-04-17T09:20:00Z"/>
                <w:rFonts w:ascii="Times New Roman" w:hAnsi="Times New Roman" w:cs="Times New Roman"/>
                <w:i w:val="0"/>
                <w:color w:val="auto"/>
                <w:sz w:val="22"/>
                <w:szCs w:val="22"/>
              </w:rPr>
            </w:pPr>
            <w:proofErr w:type="spellStart"/>
            <w:ins w:id="12663" w:author="HungNguyen" w:date="2012-04-17T09:21:00Z">
              <w:r>
                <w:rPr>
                  <w:rFonts w:ascii="Times New Roman" w:hAnsi="Times New Roman" w:cs="Times New Roman"/>
                  <w:i w:val="0"/>
                  <w:color w:val="auto"/>
                  <w:sz w:val="22"/>
                  <w:szCs w:val="22"/>
                </w:rPr>
                <w:t>myRichTextBox</w:t>
              </w:r>
            </w:ins>
            <w:proofErr w:type="spellEnd"/>
          </w:p>
        </w:tc>
        <w:tc>
          <w:tcPr>
            <w:tcW w:w="1454" w:type="dxa"/>
            <w:tcPrChange w:id="12664" w:author="HungNguyen" w:date="2012-04-17T09:22:00Z">
              <w:tcPr>
                <w:tcW w:w="1255" w:type="dxa"/>
              </w:tcPr>
            </w:tcPrChange>
          </w:tcPr>
          <w:p w:rsidR="003327FA" w:rsidRPr="00DF160A" w:rsidRDefault="003327FA" w:rsidP="00824C44">
            <w:pPr>
              <w:pStyle w:val="comment"/>
              <w:ind w:left="0"/>
              <w:rPr>
                <w:ins w:id="12665" w:author="HungNguyen" w:date="2012-04-17T09:20:00Z"/>
                <w:rFonts w:ascii="Times New Roman" w:hAnsi="Times New Roman" w:cs="Times New Roman"/>
                <w:i w:val="0"/>
                <w:color w:val="auto"/>
                <w:sz w:val="22"/>
                <w:szCs w:val="22"/>
              </w:rPr>
            </w:pPr>
            <w:ins w:id="12666" w:author="HungNguyen" w:date="2012-04-17T09:20:00Z">
              <w:r w:rsidRPr="00DF160A">
                <w:rPr>
                  <w:rFonts w:ascii="Times New Roman" w:hAnsi="Times New Roman" w:cs="Times New Roman"/>
                  <w:i w:val="0"/>
                  <w:color w:val="auto"/>
                  <w:sz w:val="22"/>
                  <w:szCs w:val="22"/>
                </w:rPr>
                <w:t>RichTextBox</w:t>
              </w:r>
            </w:ins>
          </w:p>
        </w:tc>
        <w:tc>
          <w:tcPr>
            <w:tcW w:w="772" w:type="dxa"/>
            <w:tcPrChange w:id="12667" w:author="HungNguyen" w:date="2012-04-17T09:22:00Z">
              <w:tcPr>
                <w:tcW w:w="1019" w:type="dxa"/>
              </w:tcPr>
            </w:tcPrChange>
          </w:tcPr>
          <w:p w:rsidR="003327FA" w:rsidRPr="00DF160A" w:rsidRDefault="003327FA" w:rsidP="00824C44">
            <w:pPr>
              <w:pStyle w:val="comment"/>
              <w:ind w:left="0"/>
              <w:rPr>
                <w:ins w:id="12668" w:author="HungNguyen" w:date="2012-04-17T09:20:00Z"/>
                <w:rFonts w:ascii="Times New Roman" w:hAnsi="Times New Roman" w:cs="Times New Roman"/>
                <w:i w:val="0"/>
                <w:color w:val="auto"/>
                <w:sz w:val="22"/>
                <w:szCs w:val="22"/>
              </w:rPr>
            </w:pPr>
            <w:ins w:id="12669" w:author="HungNguyen" w:date="2012-04-17T09:20:00Z">
              <w:r w:rsidRPr="00DF160A">
                <w:rPr>
                  <w:rFonts w:ascii="Times New Roman" w:hAnsi="Times New Roman" w:cs="Times New Roman"/>
                  <w:i w:val="0"/>
                  <w:color w:val="auto"/>
                  <w:sz w:val="22"/>
                  <w:szCs w:val="22"/>
                </w:rPr>
                <w:t>In</w:t>
              </w:r>
            </w:ins>
          </w:p>
        </w:tc>
        <w:tc>
          <w:tcPr>
            <w:tcW w:w="1059" w:type="dxa"/>
            <w:tcPrChange w:id="12670" w:author="HungNguyen" w:date="2012-04-17T09:22:00Z">
              <w:tcPr>
                <w:tcW w:w="1082" w:type="dxa"/>
              </w:tcPr>
            </w:tcPrChange>
          </w:tcPr>
          <w:p w:rsidR="003327FA" w:rsidRPr="00DF160A" w:rsidRDefault="003327FA" w:rsidP="00824C44">
            <w:pPr>
              <w:pStyle w:val="comment"/>
              <w:ind w:left="0"/>
              <w:rPr>
                <w:ins w:id="12671" w:author="HungNguyen" w:date="2012-04-17T09:20:00Z"/>
                <w:rFonts w:ascii="Times New Roman" w:hAnsi="Times New Roman" w:cs="Times New Roman"/>
                <w:i w:val="0"/>
                <w:color w:val="auto"/>
                <w:sz w:val="22"/>
                <w:szCs w:val="22"/>
              </w:rPr>
            </w:pPr>
          </w:p>
        </w:tc>
        <w:tc>
          <w:tcPr>
            <w:tcW w:w="4397" w:type="dxa"/>
            <w:tcPrChange w:id="12672" w:author="HungNguyen" w:date="2012-04-17T09:22:00Z">
              <w:tcPr>
                <w:tcW w:w="4512" w:type="dxa"/>
              </w:tcPr>
            </w:tcPrChange>
          </w:tcPr>
          <w:p w:rsidR="003327FA" w:rsidRPr="00DF160A" w:rsidRDefault="003327FA" w:rsidP="00824C44">
            <w:pPr>
              <w:pStyle w:val="comment"/>
              <w:ind w:left="0"/>
              <w:rPr>
                <w:ins w:id="12673" w:author="HungNguyen" w:date="2012-04-17T09:20:00Z"/>
                <w:rFonts w:ascii="Times New Roman" w:hAnsi="Times New Roman" w:cs="Times New Roman"/>
                <w:i w:val="0"/>
                <w:color w:val="auto"/>
                <w:sz w:val="22"/>
                <w:szCs w:val="22"/>
              </w:rPr>
            </w:pPr>
            <w:ins w:id="12674" w:author="HungNguyen" w:date="2012-04-17T09:20:00Z">
              <w:r w:rsidRPr="00DF160A">
                <w:rPr>
                  <w:rFonts w:ascii="Times New Roman" w:hAnsi="Times New Roman" w:cs="Times New Roman"/>
                  <w:i w:val="0"/>
                  <w:color w:val="auto"/>
                  <w:sz w:val="22"/>
                  <w:szCs w:val="22"/>
                </w:rPr>
                <w:t>The par</w:t>
              </w:r>
              <w:r>
                <w:rPr>
                  <w:rFonts w:ascii="Times New Roman" w:hAnsi="Times New Roman" w:cs="Times New Roman"/>
                  <w:i w:val="0"/>
                  <w:color w:val="auto"/>
                  <w:sz w:val="22"/>
                  <w:szCs w:val="22"/>
                </w:rPr>
                <w:t xml:space="preserve">ameter used to convert to </w:t>
              </w:r>
            </w:ins>
            <w:proofErr w:type="spellStart"/>
            <w:ins w:id="12675" w:author="HungNguyen" w:date="2012-04-17T09:21:00Z">
              <w:r>
                <w:rPr>
                  <w:rFonts w:ascii="Times New Roman" w:hAnsi="Times New Roman" w:cs="Times New Roman"/>
                  <w:i w:val="0"/>
                  <w:color w:val="auto"/>
                  <w:sz w:val="22"/>
                  <w:szCs w:val="22"/>
                </w:rPr>
                <w:t>flowdocument</w:t>
              </w:r>
            </w:ins>
            <w:proofErr w:type="spellEnd"/>
          </w:p>
        </w:tc>
      </w:tr>
      <w:tr w:rsidR="003327FA" w:rsidRPr="008D0F7B" w:rsidTr="003327FA">
        <w:trPr>
          <w:ins w:id="12676" w:author="HungNguyen" w:date="2012-04-17T09:21:00Z"/>
        </w:trPr>
        <w:tc>
          <w:tcPr>
            <w:tcW w:w="568" w:type="dxa"/>
            <w:tcPrChange w:id="12677" w:author="HungNguyen" w:date="2012-04-17T09:22:00Z">
              <w:tcPr>
                <w:tcW w:w="577" w:type="dxa"/>
              </w:tcPr>
            </w:tcPrChange>
          </w:tcPr>
          <w:p w:rsidR="003327FA" w:rsidRPr="00DF160A" w:rsidRDefault="003327FA" w:rsidP="00824C44">
            <w:pPr>
              <w:pStyle w:val="comment"/>
              <w:ind w:left="0"/>
              <w:rPr>
                <w:ins w:id="12678" w:author="HungNguyen" w:date="2012-04-17T09:21:00Z"/>
                <w:rFonts w:ascii="Times New Roman" w:hAnsi="Times New Roman" w:cs="Times New Roman"/>
                <w:i w:val="0"/>
                <w:color w:val="auto"/>
                <w:sz w:val="22"/>
                <w:szCs w:val="22"/>
              </w:rPr>
            </w:pPr>
            <w:ins w:id="12679" w:author="HungNguyen" w:date="2012-04-17T09:21:00Z">
              <w:r>
                <w:rPr>
                  <w:rFonts w:ascii="Times New Roman" w:hAnsi="Times New Roman" w:cs="Times New Roman"/>
                  <w:i w:val="0"/>
                  <w:color w:val="auto"/>
                  <w:sz w:val="22"/>
                  <w:szCs w:val="22"/>
                </w:rPr>
                <w:t>02</w:t>
              </w:r>
            </w:ins>
          </w:p>
        </w:tc>
        <w:tc>
          <w:tcPr>
            <w:tcW w:w="1326" w:type="dxa"/>
            <w:tcPrChange w:id="12680" w:author="HungNguyen" w:date="2012-04-17T09:22:00Z">
              <w:tcPr>
                <w:tcW w:w="1356" w:type="dxa"/>
              </w:tcPr>
            </w:tcPrChange>
          </w:tcPr>
          <w:p w:rsidR="003327FA" w:rsidRPr="00DF160A" w:rsidRDefault="003327FA" w:rsidP="00824C44">
            <w:pPr>
              <w:pStyle w:val="comment"/>
              <w:ind w:left="0"/>
              <w:rPr>
                <w:ins w:id="12681" w:author="HungNguyen" w:date="2012-04-17T09:21:00Z"/>
                <w:rFonts w:ascii="Times New Roman" w:hAnsi="Times New Roman" w:cs="Times New Roman"/>
                <w:i w:val="0"/>
                <w:color w:val="auto"/>
                <w:sz w:val="22"/>
                <w:szCs w:val="22"/>
              </w:rPr>
            </w:pPr>
            <w:proofErr w:type="spellStart"/>
            <w:ins w:id="12682" w:author="HungNguyen" w:date="2012-04-17T09:21:00Z">
              <w:r>
                <w:rPr>
                  <w:rFonts w:ascii="Times New Roman" w:hAnsi="Times New Roman" w:cs="Times New Roman"/>
                  <w:i w:val="0"/>
                  <w:color w:val="auto"/>
                  <w:sz w:val="22"/>
                  <w:szCs w:val="22"/>
                </w:rPr>
                <w:t>typeAction</w:t>
              </w:r>
              <w:proofErr w:type="spellEnd"/>
            </w:ins>
          </w:p>
        </w:tc>
        <w:tc>
          <w:tcPr>
            <w:tcW w:w="1454" w:type="dxa"/>
            <w:tcPrChange w:id="12683" w:author="HungNguyen" w:date="2012-04-17T09:22:00Z">
              <w:tcPr>
                <w:tcW w:w="1255" w:type="dxa"/>
              </w:tcPr>
            </w:tcPrChange>
          </w:tcPr>
          <w:p w:rsidR="003327FA" w:rsidRPr="00DF160A" w:rsidRDefault="003327FA" w:rsidP="00824C44">
            <w:pPr>
              <w:pStyle w:val="comment"/>
              <w:ind w:left="0"/>
              <w:rPr>
                <w:ins w:id="12684" w:author="HungNguyen" w:date="2012-04-17T09:21:00Z"/>
                <w:rFonts w:ascii="Times New Roman" w:hAnsi="Times New Roman" w:cs="Times New Roman"/>
                <w:i w:val="0"/>
                <w:color w:val="auto"/>
                <w:sz w:val="22"/>
                <w:szCs w:val="22"/>
              </w:rPr>
            </w:pPr>
            <w:ins w:id="12685" w:author="HungNguyen" w:date="2012-04-17T09:21:00Z">
              <w:r>
                <w:rPr>
                  <w:rFonts w:ascii="Times New Roman" w:hAnsi="Times New Roman" w:cs="Times New Roman"/>
                  <w:i w:val="0"/>
                  <w:color w:val="auto"/>
                  <w:sz w:val="22"/>
                  <w:szCs w:val="22"/>
                </w:rPr>
                <w:t>string</w:t>
              </w:r>
            </w:ins>
          </w:p>
        </w:tc>
        <w:tc>
          <w:tcPr>
            <w:tcW w:w="772" w:type="dxa"/>
            <w:tcPrChange w:id="12686" w:author="HungNguyen" w:date="2012-04-17T09:22:00Z">
              <w:tcPr>
                <w:tcW w:w="1019" w:type="dxa"/>
              </w:tcPr>
            </w:tcPrChange>
          </w:tcPr>
          <w:p w:rsidR="003327FA" w:rsidRPr="00DF160A" w:rsidRDefault="003327FA" w:rsidP="00824C44">
            <w:pPr>
              <w:pStyle w:val="comment"/>
              <w:ind w:left="0"/>
              <w:rPr>
                <w:ins w:id="12687" w:author="HungNguyen" w:date="2012-04-17T09:21:00Z"/>
                <w:rFonts w:ascii="Times New Roman" w:hAnsi="Times New Roman" w:cs="Times New Roman"/>
                <w:i w:val="0"/>
                <w:color w:val="auto"/>
                <w:sz w:val="22"/>
                <w:szCs w:val="22"/>
              </w:rPr>
            </w:pPr>
            <w:ins w:id="12688" w:author="HungNguyen" w:date="2012-04-17T09:21:00Z">
              <w:r>
                <w:rPr>
                  <w:rFonts w:ascii="Times New Roman" w:hAnsi="Times New Roman" w:cs="Times New Roman"/>
                  <w:i w:val="0"/>
                  <w:color w:val="auto"/>
                  <w:sz w:val="22"/>
                  <w:szCs w:val="22"/>
                </w:rPr>
                <w:t>In</w:t>
              </w:r>
            </w:ins>
          </w:p>
        </w:tc>
        <w:tc>
          <w:tcPr>
            <w:tcW w:w="1059" w:type="dxa"/>
            <w:tcPrChange w:id="12689" w:author="HungNguyen" w:date="2012-04-17T09:22:00Z">
              <w:tcPr>
                <w:tcW w:w="1082" w:type="dxa"/>
              </w:tcPr>
            </w:tcPrChange>
          </w:tcPr>
          <w:p w:rsidR="003327FA" w:rsidRPr="00DF160A" w:rsidRDefault="003327FA" w:rsidP="00824C44">
            <w:pPr>
              <w:pStyle w:val="comment"/>
              <w:ind w:left="0"/>
              <w:rPr>
                <w:ins w:id="12690" w:author="HungNguyen" w:date="2012-04-17T09:21:00Z"/>
                <w:rFonts w:ascii="Times New Roman" w:hAnsi="Times New Roman" w:cs="Times New Roman"/>
                <w:i w:val="0"/>
                <w:color w:val="auto"/>
                <w:sz w:val="22"/>
                <w:szCs w:val="22"/>
              </w:rPr>
            </w:pPr>
          </w:p>
        </w:tc>
        <w:tc>
          <w:tcPr>
            <w:tcW w:w="4397" w:type="dxa"/>
            <w:tcPrChange w:id="12691" w:author="HungNguyen" w:date="2012-04-17T09:22:00Z">
              <w:tcPr>
                <w:tcW w:w="4512" w:type="dxa"/>
              </w:tcPr>
            </w:tcPrChange>
          </w:tcPr>
          <w:p w:rsidR="003327FA" w:rsidRPr="00DF160A" w:rsidRDefault="003327FA" w:rsidP="00824C44">
            <w:pPr>
              <w:pStyle w:val="comment"/>
              <w:ind w:left="0"/>
              <w:rPr>
                <w:ins w:id="12692" w:author="HungNguyen" w:date="2012-04-17T09:21:00Z"/>
                <w:rFonts w:ascii="Times New Roman" w:hAnsi="Times New Roman" w:cs="Times New Roman"/>
                <w:i w:val="0"/>
                <w:color w:val="auto"/>
                <w:sz w:val="22"/>
                <w:szCs w:val="22"/>
              </w:rPr>
            </w:pPr>
            <w:ins w:id="12693" w:author="HungNguyen" w:date="2012-04-17T09:22:00Z">
              <w:r>
                <w:rPr>
                  <w:rFonts w:ascii="Times New Roman" w:hAnsi="Times New Roman" w:cs="Times New Roman"/>
                  <w:i w:val="0"/>
                  <w:color w:val="auto"/>
                  <w:sz w:val="22"/>
                  <w:szCs w:val="22"/>
                </w:rPr>
                <w:t>Save, load or export</w:t>
              </w:r>
            </w:ins>
          </w:p>
        </w:tc>
      </w:tr>
      <w:tr w:rsidR="003327FA" w:rsidRPr="008D0F7B" w:rsidTr="003327FA">
        <w:trPr>
          <w:ins w:id="12694" w:author="HungNguyen" w:date="2012-04-17T09:20:00Z"/>
        </w:trPr>
        <w:tc>
          <w:tcPr>
            <w:tcW w:w="568" w:type="dxa"/>
            <w:tcPrChange w:id="12695" w:author="HungNguyen" w:date="2012-04-17T09:22:00Z">
              <w:tcPr>
                <w:tcW w:w="577" w:type="dxa"/>
              </w:tcPr>
            </w:tcPrChange>
          </w:tcPr>
          <w:p w:rsidR="003327FA" w:rsidRPr="00DF160A" w:rsidRDefault="004F1B6D" w:rsidP="00824C44">
            <w:pPr>
              <w:pStyle w:val="comment"/>
              <w:ind w:left="0"/>
              <w:rPr>
                <w:ins w:id="12696" w:author="HungNguyen" w:date="2012-04-17T09:20:00Z"/>
                <w:rFonts w:ascii="Times New Roman" w:hAnsi="Times New Roman" w:cs="Times New Roman"/>
                <w:i w:val="0"/>
                <w:color w:val="auto"/>
                <w:sz w:val="22"/>
                <w:szCs w:val="22"/>
              </w:rPr>
            </w:pPr>
            <w:ins w:id="12697" w:author="HungNguyen" w:date="2012-04-17T09:20:00Z">
              <w:r>
                <w:rPr>
                  <w:rFonts w:ascii="Times New Roman" w:hAnsi="Times New Roman" w:cs="Times New Roman"/>
                  <w:i w:val="0"/>
                  <w:color w:val="auto"/>
                  <w:sz w:val="22"/>
                  <w:szCs w:val="22"/>
                </w:rPr>
                <w:t>0</w:t>
              </w:r>
            </w:ins>
            <w:ins w:id="12698" w:author="HungNguyen" w:date="2012-04-17T09:25:00Z">
              <w:r>
                <w:rPr>
                  <w:rFonts w:ascii="Times New Roman" w:hAnsi="Times New Roman" w:cs="Times New Roman"/>
                  <w:i w:val="0"/>
                  <w:color w:val="auto"/>
                  <w:sz w:val="22"/>
                  <w:szCs w:val="22"/>
                </w:rPr>
                <w:t>3</w:t>
              </w:r>
            </w:ins>
          </w:p>
        </w:tc>
        <w:tc>
          <w:tcPr>
            <w:tcW w:w="1326" w:type="dxa"/>
            <w:tcPrChange w:id="12699" w:author="HungNguyen" w:date="2012-04-17T09:22:00Z">
              <w:tcPr>
                <w:tcW w:w="1356" w:type="dxa"/>
              </w:tcPr>
            </w:tcPrChange>
          </w:tcPr>
          <w:p w:rsidR="003327FA" w:rsidRPr="00DF160A" w:rsidRDefault="003327FA" w:rsidP="00824C44">
            <w:pPr>
              <w:pStyle w:val="comment"/>
              <w:ind w:left="0"/>
              <w:rPr>
                <w:ins w:id="12700" w:author="HungNguyen" w:date="2012-04-17T09:20:00Z"/>
                <w:rFonts w:ascii="Times New Roman" w:hAnsi="Times New Roman" w:cs="Times New Roman"/>
                <w:i w:val="0"/>
                <w:color w:val="auto"/>
                <w:sz w:val="22"/>
                <w:szCs w:val="22"/>
              </w:rPr>
            </w:pPr>
            <w:ins w:id="12701" w:author="HungNguyen" w:date="2012-04-17T09:20:00Z">
              <w:r w:rsidRPr="00DF160A">
                <w:rPr>
                  <w:rFonts w:ascii="Times New Roman" w:hAnsi="Times New Roman" w:cs="Times New Roman"/>
                  <w:i w:val="0"/>
                  <w:color w:val="auto"/>
                  <w:sz w:val="22"/>
                  <w:szCs w:val="22"/>
                </w:rPr>
                <w:t>&lt;return &gt;</w:t>
              </w:r>
            </w:ins>
          </w:p>
        </w:tc>
        <w:tc>
          <w:tcPr>
            <w:tcW w:w="1454" w:type="dxa"/>
            <w:tcPrChange w:id="12702" w:author="HungNguyen" w:date="2012-04-17T09:22:00Z">
              <w:tcPr>
                <w:tcW w:w="1255" w:type="dxa"/>
              </w:tcPr>
            </w:tcPrChange>
          </w:tcPr>
          <w:p w:rsidR="003327FA" w:rsidRPr="00DF160A" w:rsidRDefault="003327FA" w:rsidP="00824C44">
            <w:pPr>
              <w:pStyle w:val="comment"/>
              <w:ind w:left="0"/>
              <w:rPr>
                <w:ins w:id="12703" w:author="HungNguyen" w:date="2012-04-17T09:20:00Z"/>
                <w:rFonts w:ascii="Times New Roman" w:hAnsi="Times New Roman" w:cs="Times New Roman"/>
                <w:i w:val="0"/>
                <w:color w:val="auto"/>
                <w:sz w:val="22"/>
                <w:szCs w:val="22"/>
              </w:rPr>
            </w:pPr>
            <w:ins w:id="12704" w:author="HungNguyen" w:date="2012-04-17T09:22:00Z">
              <w:r>
                <w:rPr>
                  <w:rFonts w:ascii="Times New Roman" w:hAnsi="Times New Roman" w:cs="Times New Roman"/>
                  <w:i w:val="0"/>
                  <w:color w:val="auto"/>
                  <w:sz w:val="22"/>
                  <w:szCs w:val="22"/>
                </w:rPr>
                <w:t>FlowDocument</w:t>
              </w:r>
            </w:ins>
          </w:p>
        </w:tc>
        <w:tc>
          <w:tcPr>
            <w:tcW w:w="772" w:type="dxa"/>
            <w:tcPrChange w:id="12705" w:author="HungNguyen" w:date="2012-04-17T09:22:00Z">
              <w:tcPr>
                <w:tcW w:w="1019" w:type="dxa"/>
              </w:tcPr>
            </w:tcPrChange>
          </w:tcPr>
          <w:p w:rsidR="003327FA" w:rsidRPr="00DF160A" w:rsidRDefault="003327FA" w:rsidP="00824C44">
            <w:pPr>
              <w:pStyle w:val="comment"/>
              <w:ind w:left="0"/>
              <w:rPr>
                <w:ins w:id="12706" w:author="HungNguyen" w:date="2012-04-17T09:20:00Z"/>
                <w:rFonts w:ascii="Times New Roman" w:hAnsi="Times New Roman" w:cs="Times New Roman"/>
                <w:i w:val="0"/>
                <w:color w:val="auto"/>
                <w:sz w:val="22"/>
                <w:szCs w:val="22"/>
              </w:rPr>
            </w:pPr>
            <w:ins w:id="12707" w:author="HungNguyen" w:date="2012-04-17T09:20:00Z">
              <w:r w:rsidRPr="00DF160A">
                <w:rPr>
                  <w:rFonts w:ascii="Times New Roman" w:hAnsi="Times New Roman" w:cs="Times New Roman"/>
                  <w:i w:val="0"/>
                  <w:color w:val="auto"/>
                  <w:sz w:val="22"/>
                  <w:szCs w:val="22"/>
                </w:rPr>
                <w:t>Out</w:t>
              </w:r>
            </w:ins>
          </w:p>
        </w:tc>
        <w:tc>
          <w:tcPr>
            <w:tcW w:w="1059" w:type="dxa"/>
            <w:tcPrChange w:id="12708" w:author="HungNguyen" w:date="2012-04-17T09:22:00Z">
              <w:tcPr>
                <w:tcW w:w="1082" w:type="dxa"/>
              </w:tcPr>
            </w:tcPrChange>
          </w:tcPr>
          <w:p w:rsidR="003327FA" w:rsidRPr="00DF160A" w:rsidRDefault="003327FA" w:rsidP="00824C44">
            <w:pPr>
              <w:pStyle w:val="comment"/>
              <w:ind w:left="0"/>
              <w:rPr>
                <w:ins w:id="12709" w:author="HungNguyen" w:date="2012-04-17T09:20:00Z"/>
                <w:rFonts w:ascii="Times New Roman" w:hAnsi="Times New Roman" w:cs="Times New Roman"/>
                <w:i w:val="0"/>
                <w:color w:val="auto"/>
                <w:sz w:val="22"/>
                <w:szCs w:val="22"/>
              </w:rPr>
            </w:pPr>
          </w:p>
        </w:tc>
        <w:tc>
          <w:tcPr>
            <w:tcW w:w="4397" w:type="dxa"/>
            <w:tcPrChange w:id="12710" w:author="HungNguyen" w:date="2012-04-17T09:22:00Z">
              <w:tcPr>
                <w:tcW w:w="4512" w:type="dxa"/>
              </w:tcPr>
            </w:tcPrChange>
          </w:tcPr>
          <w:p w:rsidR="003327FA" w:rsidRPr="00DF160A" w:rsidRDefault="003327FA" w:rsidP="00824C44">
            <w:pPr>
              <w:pStyle w:val="comment"/>
              <w:ind w:left="0"/>
              <w:rPr>
                <w:ins w:id="12711" w:author="HungNguyen" w:date="2012-04-17T09:20:00Z"/>
                <w:rFonts w:ascii="Times New Roman" w:hAnsi="Times New Roman" w:cs="Times New Roman"/>
                <w:i w:val="0"/>
                <w:color w:val="auto"/>
                <w:sz w:val="22"/>
                <w:szCs w:val="22"/>
              </w:rPr>
            </w:pPr>
            <w:ins w:id="12712" w:author="HungNguyen" w:date="2012-04-17T09:20:00Z">
              <w:r w:rsidRPr="00DF160A">
                <w:rPr>
                  <w:rFonts w:ascii="Times New Roman" w:hAnsi="Times New Roman" w:cs="Times New Roman"/>
                  <w:i w:val="0"/>
                  <w:color w:val="auto"/>
                  <w:sz w:val="22"/>
                  <w:szCs w:val="22"/>
                </w:rPr>
                <w:t>The returned result of method</w:t>
              </w:r>
            </w:ins>
          </w:p>
        </w:tc>
      </w:tr>
    </w:tbl>
    <w:p w:rsidR="003327FA" w:rsidRPr="00002CBC" w:rsidRDefault="003327FA">
      <w:pPr>
        <w:rPr>
          <w:ins w:id="12713" w:author="HungNguyen" w:date="2012-04-17T09:20:00Z"/>
        </w:rPr>
        <w:pPrChange w:id="12714" w:author="HungNguyen" w:date="2012-04-17T09:20:00Z">
          <w:pPr>
            <w:pStyle w:val="Heading6"/>
          </w:pPr>
        </w:pPrChange>
      </w:pPr>
    </w:p>
    <w:p w:rsidR="003327FA" w:rsidRDefault="004F1B6D">
      <w:pPr>
        <w:pStyle w:val="Heading6"/>
        <w:rPr>
          <w:ins w:id="12715" w:author="HungNguyen" w:date="2012-04-17T09:23:00Z"/>
        </w:rPr>
      </w:pPr>
      <w:proofErr w:type="spellStart"/>
      <w:ins w:id="12716" w:author="HungNguyen" w:date="2012-04-17T09:23:00Z">
        <w:r>
          <w:t>RecursiveGetInlineText</w:t>
        </w:r>
        <w:proofErr w:type="spellEnd"/>
        <w:r>
          <w:t xml:space="preserve"> method</w:t>
        </w:r>
      </w:ins>
    </w:p>
    <w:p w:rsidR="004F1B6D" w:rsidRDefault="004F1B6D" w:rsidP="004F1B6D">
      <w:pPr>
        <w:pStyle w:val="ListParagraph"/>
        <w:numPr>
          <w:ilvl w:val="0"/>
          <w:numId w:val="11"/>
        </w:numPr>
        <w:autoSpaceDE w:val="0"/>
        <w:autoSpaceDN w:val="0"/>
        <w:adjustRightInd w:val="0"/>
        <w:spacing w:after="0" w:line="240" w:lineRule="auto"/>
        <w:rPr>
          <w:ins w:id="12717" w:author="HungNguyen" w:date="2012-04-17T09:24:00Z"/>
          <w:rFonts w:ascii="Cambria" w:eastAsia="MS Gothic" w:hAnsi="Cambria"/>
          <w:b/>
          <w:bCs/>
          <w:i/>
          <w:iCs/>
          <w:color w:val="4F81BD"/>
        </w:rPr>
      </w:pPr>
      <w:ins w:id="12718" w:author="HungNguyen" w:date="2012-04-17T09:24:00Z">
        <w:r w:rsidRPr="00D60E4A">
          <w:rPr>
            <w:rFonts w:ascii="Cambria" w:eastAsia="MS Gothic" w:hAnsi="Cambria"/>
            <w:b/>
            <w:bCs/>
            <w:i/>
            <w:iCs/>
            <w:color w:val="4F81BD"/>
          </w:rPr>
          <w:t xml:space="preserve">Method Declaration:   </w:t>
        </w:r>
      </w:ins>
    </w:p>
    <w:p w:rsidR="004F1B6D" w:rsidRPr="00D60E4A" w:rsidRDefault="004F1B6D">
      <w:pPr>
        <w:pStyle w:val="ListParagraph"/>
        <w:autoSpaceDE w:val="0"/>
        <w:autoSpaceDN w:val="0"/>
        <w:adjustRightInd w:val="0"/>
        <w:spacing w:after="0" w:line="240" w:lineRule="auto"/>
        <w:rPr>
          <w:ins w:id="12719" w:author="HungNguyen" w:date="2012-04-17T09:24:00Z"/>
          <w:rFonts w:ascii="Cambria" w:eastAsia="MS Gothic" w:hAnsi="Cambria"/>
          <w:b/>
          <w:bCs/>
          <w:i/>
          <w:iCs/>
          <w:color w:val="4F81BD"/>
        </w:rPr>
        <w:pPrChange w:id="12720" w:author="HungNguyen" w:date="2012-04-17T09:24:00Z">
          <w:pPr>
            <w:pStyle w:val="ListParagraph"/>
            <w:numPr>
              <w:numId w:val="11"/>
            </w:numPr>
            <w:autoSpaceDE w:val="0"/>
            <w:autoSpaceDN w:val="0"/>
            <w:adjustRightInd w:val="0"/>
            <w:spacing w:after="0" w:line="240" w:lineRule="auto"/>
            <w:ind w:hanging="360"/>
          </w:pPr>
        </w:pPrChange>
      </w:pPr>
    </w:p>
    <w:p w:rsidR="004F1B6D" w:rsidRPr="004F1B6D" w:rsidRDefault="004F1B6D">
      <w:pPr>
        <w:pStyle w:val="ListParagraph"/>
        <w:autoSpaceDE w:val="0"/>
        <w:autoSpaceDN w:val="0"/>
        <w:adjustRightInd w:val="0"/>
        <w:spacing w:after="0" w:line="240" w:lineRule="auto"/>
        <w:ind w:firstLine="720"/>
        <w:rPr>
          <w:ins w:id="12721" w:author="HungNguyen" w:date="2012-04-17T09:24:00Z"/>
          <w:rFonts w:ascii="Consolas" w:eastAsiaTheme="minorEastAsia" w:hAnsi="Consolas" w:cs="Consolas"/>
          <w:sz w:val="19"/>
          <w:szCs w:val="19"/>
          <w:lang w:eastAsia="ja-JP"/>
        </w:rPr>
        <w:pPrChange w:id="12722" w:author="HungNguyen" w:date="2012-04-17T09:24:00Z">
          <w:pPr>
            <w:pStyle w:val="ListParagraph"/>
            <w:numPr>
              <w:numId w:val="11"/>
            </w:numPr>
            <w:autoSpaceDE w:val="0"/>
            <w:autoSpaceDN w:val="0"/>
            <w:adjustRightInd w:val="0"/>
            <w:spacing w:after="0" w:line="240" w:lineRule="auto"/>
            <w:ind w:hanging="360"/>
          </w:pPr>
        </w:pPrChange>
      </w:pPr>
      <w:proofErr w:type="gramStart"/>
      <w:ins w:id="12723" w:author="HungNguyen" w:date="2012-04-17T09:24:00Z">
        <w:r w:rsidRPr="004F1B6D">
          <w:rPr>
            <w:rFonts w:ascii="Consolas" w:eastAsiaTheme="minorEastAsia" w:hAnsi="Consolas" w:cs="Consolas"/>
            <w:color w:val="0000FF"/>
            <w:sz w:val="19"/>
            <w:szCs w:val="19"/>
            <w:lang w:eastAsia="ja-JP"/>
          </w:rPr>
          <w:t>public</w:t>
        </w:r>
        <w:proofErr w:type="gramEnd"/>
        <w:r w:rsidRPr="004F1B6D">
          <w:rPr>
            <w:rFonts w:ascii="Consolas" w:eastAsiaTheme="minorEastAsia" w:hAnsi="Consolas" w:cs="Consolas"/>
            <w:sz w:val="19"/>
            <w:szCs w:val="19"/>
            <w:lang w:eastAsia="ja-JP"/>
          </w:rPr>
          <w:t xml:space="preserve"> </w:t>
        </w:r>
        <w:r w:rsidRPr="004F1B6D">
          <w:rPr>
            <w:rFonts w:ascii="Consolas" w:eastAsiaTheme="minorEastAsia" w:hAnsi="Consolas" w:cs="Consolas"/>
            <w:color w:val="0000FF"/>
            <w:sz w:val="19"/>
            <w:szCs w:val="19"/>
            <w:lang w:eastAsia="ja-JP"/>
          </w:rPr>
          <w:t>static</w:t>
        </w:r>
        <w:r w:rsidRPr="004F1B6D">
          <w:rPr>
            <w:rFonts w:ascii="Consolas" w:eastAsiaTheme="minorEastAsia" w:hAnsi="Consolas" w:cs="Consolas"/>
            <w:sz w:val="19"/>
            <w:szCs w:val="19"/>
            <w:lang w:eastAsia="ja-JP"/>
          </w:rPr>
          <w:t xml:space="preserve"> </w:t>
        </w:r>
        <w:r w:rsidRPr="004F1B6D">
          <w:rPr>
            <w:rFonts w:ascii="Consolas" w:eastAsiaTheme="minorEastAsia" w:hAnsi="Consolas" w:cs="Consolas"/>
            <w:color w:val="0000FF"/>
            <w:sz w:val="19"/>
            <w:szCs w:val="19"/>
            <w:lang w:eastAsia="ja-JP"/>
          </w:rPr>
          <w:t>void</w:t>
        </w:r>
        <w:r w:rsidRPr="004F1B6D">
          <w:rPr>
            <w:rFonts w:ascii="Consolas" w:eastAsiaTheme="minorEastAsia" w:hAnsi="Consolas" w:cs="Consolas"/>
            <w:sz w:val="19"/>
            <w:szCs w:val="19"/>
            <w:lang w:eastAsia="ja-JP"/>
          </w:rPr>
          <w:t xml:space="preserve"> </w:t>
        </w:r>
        <w:proofErr w:type="spellStart"/>
        <w:r w:rsidRPr="004F1B6D">
          <w:rPr>
            <w:rFonts w:ascii="Consolas" w:eastAsiaTheme="minorEastAsia" w:hAnsi="Consolas" w:cs="Consolas"/>
            <w:sz w:val="19"/>
            <w:szCs w:val="19"/>
            <w:lang w:eastAsia="ja-JP"/>
          </w:rPr>
          <w:t>RecursiveGetInlineText</w:t>
        </w:r>
        <w:proofErr w:type="spellEnd"/>
        <w:r w:rsidRPr="004F1B6D">
          <w:rPr>
            <w:rFonts w:ascii="Consolas" w:eastAsiaTheme="minorEastAsia" w:hAnsi="Consolas" w:cs="Consolas"/>
            <w:sz w:val="19"/>
            <w:szCs w:val="19"/>
            <w:lang w:eastAsia="ja-JP"/>
          </w:rPr>
          <w:t>(</w:t>
        </w:r>
        <w:proofErr w:type="spellStart"/>
        <w:r w:rsidRPr="004F1B6D">
          <w:rPr>
            <w:rFonts w:ascii="Consolas" w:eastAsiaTheme="minorEastAsia" w:hAnsi="Consolas" w:cs="Consolas"/>
            <w:color w:val="2B91AF"/>
            <w:sz w:val="19"/>
            <w:szCs w:val="19"/>
            <w:lang w:eastAsia="ja-JP"/>
          </w:rPr>
          <w:t>RichTextBox</w:t>
        </w:r>
        <w:proofErr w:type="spellEnd"/>
        <w:r w:rsidRPr="004F1B6D">
          <w:rPr>
            <w:rFonts w:ascii="Consolas" w:eastAsiaTheme="minorEastAsia" w:hAnsi="Consolas" w:cs="Consolas"/>
            <w:sz w:val="19"/>
            <w:szCs w:val="19"/>
            <w:lang w:eastAsia="ja-JP"/>
          </w:rPr>
          <w:t xml:space="preserve"> </w:t>
        </w:r>
        <w:proofErr w:type="spellStart"/>
        <w:r w:rsidRPr="004F1B6D">
          <w:rPr>
            <w:rFonts w:ascii="Consolas" w:eastAsiaTheme="minorEastAsia" w:hAnsi="Consolas" w:cs="Consolas"/>
            <w:sz w:val="19"/>
            <w:szCs w:val="19"/>
            <w:lang w:eastAsia="ja-JP"/>
          </w:rPr>
          <w:t>myRichTextBox</w:t>
        </w:r>
        <w:proofErr w:type="spellEnd"/>
        <w:r w:rsidRPr="004F1B6D">
          <w:rPr>
            <w:rFonts w:ascii="Consolas" w:eastAsiaTheme="minorEastAsia" w:hAnsi="Consolas" w:cs="Consolas"/>
            <w:sz w:val="19"/>
            <w:szCs w:val="19"/>
            <w:lang w:eastAsia="ja-JP"/>
          </w:rPr>
          <w:t xml:space="preserve">, </w:t>
        </w:r>
        <w:r w:rsidRPr="004F1B6D">
          <w:rPr>
            <w:rFonts w:ascii="Consolas" w:eastAsiaTheme="minorEastAsia" w:hAnsi="Consolas" w:cs="Consolas"/>
            <w:color w:val="0000FF"/>
            <w:sz w:val="19"/>
            <w:szCs w:val="19"/>
            <w:lang w:eastAsia="ja-JP"/>
          </w:rPr>
          <w:t>string</w:t>
        </w:r>
        <w:r w:rsidRPr="004F1B6D">
          <w:rPr>
            <w:rFonts w:ascii="Consolas" w:eastAsiaTheme="minorEastAsia" w:hAnsi="Consolas" w:cs="Consolas"/>
            <w:sz w:val="19"/>
            <w:szCs w:val="19"/>
            <w:lang w:eastAsia="ja-JP"/>
          </w:rPr>
          <w:t xml:space="preserve"> </w:t>
        </w:r>
        <w:proofErr w:type="spellStart"/>
        <w:r w:rsidRPr="004F1B6D">
          <w:rPr>
            <w:rFonts w:ascii="Consolas" w:eastAsiaTheme="minorEastAsia" w:hAnsi="Consolas" w:cs="Consolas"/>
            <w:sz w:val="19"/>
            <w:szCs w:val="19"/>
            <w:lang w:eastAsia="ja-JP"/>
          </w:rPr>
          <w:t>typeAction</w:t>
        </w:r>
        <w:proofErr w:type="spellEnd"/>
        <w:r w:rsidRPr="004F1B6D">
          <w:rPr>
            <w:rFonts w:ascii="Consolas" w:eastAsiaTheme="minorEastAsia" w:hAnsi="Consolas" w:cs="Consolas"/>
            <w:sz w:val="19"/>
            <w:szCs w:val="19"/>
            <w:lang w:eastAsia="ja-JP"/>
          </w:rPr>
          <w:t>)</w:t>
        </w:r>
      </w:ins>
    </w:p>
    <w:p w:rsidR="004F1B6D" w:rsidRDefault="004F1B6D" w:rsidP="004F1B6D">
      <w:pPr>
        <w:autoSpaceDE w:val="0"/>
        <w:autoSpaceDN w:val="0"/>
        <w:adjustRightInd w:val="0"/>
        <w:spacing w:after="0" w:line="240" w:lineRule="auto"/>
        <w:rPr>
          <w:ins w:id="12724" w:author="HungNguyen" w:date="2012-04-17T09:24:00Z"/>
          <w:rFonts w:ascii="Consolas" w:eastAsiaTheme="minorEastAsia" w:hAnsi="Consolas" w:cs="Consolas"/>
          <w:sz w:val="19"/>
          <w:szCs w:val="19"/>
          <w:lang w:eastAsia="ja-JP"/>
        </w:rPr>
      </w:pPr>
    </w:p>
    <w:p w:rsidR="004F1B6D" w:rsidRPr="00D60E4A" w:rsidRDefault="004F1B6D" w:rsidP="004F1B6D">
      <w:pPr>
        <w:pStyle w:val="ListParagraph"/>
        <w:numPr>
          <w:ilvl w:val="0"/>
          <w:numId w:val="11"/>
        </w:numPr>
        <w:autoSpaceDE w:val="0"/>
        <w:autoSpaceDN w:val="0"/>
        <w:adjustRightInd w:val="0"/>
        <w:spacing w:after="0" w:line="240" w:lineRule="auto"/>
        <w:rPr>
          <w:ins w:id="12725" w:author="HungNguyen" w:date="2012-04-17T09:24:00Z"/>
          <w:rFonts w:ascii="Cambria" w:eastAsia="MS Gothic" w:hAnsi="Cambria"/>
          <w:b/>
          <w:bCs/>
          <w:i/>
          <w:iCs/>
          <w:color w:val="4F81BD"/>
        </w:rPr>
      </w:pPr>
      <w:ins w:id="12726" w:author="HungNguyen" w:date="2012-04-17T09:24:00Z">
        <w:r w:rsidRPr="00D60E4A">
          <w:rPr>
            <w:rFonts w:ascii="Cambria" w:eastAsia="MS Gothic" w:hAnsi="Cambria"/>
            <w:b/>
            <w:bCs/>
            <w:i/>
            <w:iCs/>
            <w:color w:val="4F81BD"/>
          </w:rPr>
          <w:t>Method Description:</w:t>
        </w:r>
      </w:ins>
    </w:p>
    <w:p w:rsidR="004F1B6D" w:rsidRPr="004F1B6D" w:rsidRDefault="004F1B6D" w:rsidP="004F1B6D">
      <w:pPr>
        <w:pStyle w:val="comment"/>
        <w:numPr>
          <w:ilvl w:val="0"/>
          <w:numId w:val="11"/>
        </w:numPr>
        <w:rPr>
          <w:ins w:id="12727" w:author="HungNguyen" w:date="2012-04-17T09:25:00Z"/>
          <w:rFonts w:ascii="Cambria" w:eastAsia="MS Gothic" w:hAnsi="Cambria" w:cs="Times New Roman"/>
          <w:b/>
          <w:iCs/>
          <w:snapToGrid/>
          <w:color w:val="4F81BD"/>
          <w:sz w:val="22"/>
          <w:szCs w:val="22"/>
          <w:lang w:eastAsia="en-US"/>
          <w:rPrChange w:id="12728" w:author="HungNguyen" w:date="2012-04-17T09:25:00Z">
            <w:rPr>
              <w:ins w:id="12729" w:author="HungNguyen" w:date="2012-04-17T09:25:00Z"/>
              <w:rFonts w:ascii="Times New Roman" w:eastAsia="MS Gothic" w:hAnsi="Times New Roman" w:cs="Times New Roman"/>
              <w:b/>
              <w:iCs/>
              <w:snapToGrid/>
              <w:color w:val="4F81BD"/>
              <w:sz w:val="22"/>
              <w:szCs w:val="22"/>
              <w:lang w:eastAsia="en-US"/>
            </w:rPr>
          </w:rPrChange>
        </w:rPr>
      </w:pPr>
      <w:ins w:id="12730" w:author="HungNguyen" w:date="2012-04-17T09:24: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68"/>
        <w:gridCol w:w="1326"/>
        <w:gridCol w:w="1454"/>
        <w:gridCol w:w="772"/>
        <w:gridCol w:w="1059"/>
        <w:gridCol w:w="4397"/>
      </w:tblGrid>
      <w:tr w:rsidR="004F1B6D" w:rsidRPr="00D229E5" w:rsidTr="00824C44">
        <w:trPr>
          <w:cnfStyle w:val="100000000000" w:firstRow="1" w:lastRow="0" w:firstColumn="0" w:lastColumn="0" w:oddVBand="0" w:evenVBand="0" w:oddHBand="0" w:evenHBand="0" w:firstRowFirstColumn="0" w:firstRowLastColumn="0" w:lastRowFirstColumn="0" w:lastRowLastColumn="0"/>
          <w:ins w:id="12731" w:author="HungNguyen" w:date="2012-04-17T09:25:00Z"/>
        </w:trPr>
        <w:tc>
          <w:tcPr>
            <w:tcW w:w="568" w:type="dxa"/>
          </w:tcPr>
          <w:p w:rsidR="004F1B6D" w:rsidRPr="00DF160A" w:rsidRDefault="004F1B6D" w:rsidP="00824C44">
            <w:pPr>
              <w:widowControl w:val="0"/>
              <w:spacing w:before="120"/>
              <w:ind w:left="-14" w:right="14"/>
              <w:jc w:val="center"/>
              <w:rPr>
                <w:ins w:id="12732" w:author="HungNguyen" w:date="2012-04-17T09:25:00Z"/>
                <w:b w:val="0"/>
                <w:lang w:eastAsia="ja-JP"/>
              </w:rPr>
            </w:pPr>
            <w:ins w:id="12733" w:author="HungNguyen" w:date="2012-04-17T09:25:00Z">
              <w:r w:rsidRPr="00DF160A">
                <w:rPr>
                  <w:rFonts w:ascii="Tahoma" w:eastAsia="MS Mincho" w:hAnsi="Tahoma" w:cs="Arial"/>
                  <w:b w:val="0"/>
                  <w:snapToGrid w:val="0"/>
                  <w:color w:val="auto"/>
                  <w:sz w:val="20"/>
                  <w:szCs w:val="20"/>
                  <w:lang w:eastAsia="ja-JP"/>
                </w:rPr>
                <w:t>No</w:t>
              </w:r>
            </w:ins>
          </w:p>
        </w:tc>
        <w:tc>
          <w:tcPr>
            <w:tcW w:w="1326" w:type="dxa"/>
          </w:tcPr>
          <w:p w:rsidR="004F1B6D" w:rsidRPr="00DF160A" w:rsidRDefault="004F1B6D" w:rsidP="00824C44">
            <w:pPr>
              <w:widowControl w:val="0"/>
              <w:spacing w:before="120"/>
              <w:ind w:left="-14" w:right="14"/>
              <w:jc w:val="center"/>
              <w:rPr>
                <w:ins w:id="12734" w:author="HungNguyen" w:date="2012-04-17T09:25:00Z"/>
                <w:b w:val="0"/>
                <w:lang w:eastAsia="ja-JP"/>
              </w:rPr>
            </w:pPr>
            <w:ins w:id="12735" w:author="HungNguyen" w:date="2012-04-17T09:25:00Z">
              <w:r w:rsidRPr="00DF160A">
                <w:rPr>
                  <w:rFonts w:ascii="Tahoma" w:eastAsia="MS Mincho" w:hAnsi="Tahoma" w:cs="Arial"/>
                  <w:b w:val="0"/>
                  <w:snapToGrid w:val="0"/>
                  <w:color w:val="auto"/>
                  <w:sz w:val="20"/>
                  <w:szCs w:val="20"/>
                  <w:lang w:eastAsia="ja-JP"/>
                </w:rPr>
                <w:t>Parameter</w:t>
              </w:r>
            </w:ins>
          </w:p>
        </w:tc>
        <w:tc>
          <w:tcPr>
            <w:tcW w:w="1454" w:type="dxa"/>
          </w:tcPr>
          <w:p w:rsidR="004F1B6D" w:rsidRPr="00DF160A" w:rsidRDefault="004F1B6D" w:rsidP="00824C44">
            <w:pPr>
              <w:widowControl w:val="0"/>
              <w:spacing w:before="120"/>
              <w:ind w:left="-14" w:right="14"/>
              <w:jc w:val="center"/>
              <w:rPr>
                <w:ins w:id="12736" w:author="HungNguyen" w:date="2012-04-17T09:25:00Z"/>
                <w:b w:val="0"/>
                <w:lang w:eastAsia="ja-JP"/>
              </w:rPr>
            </w:pPr>
            <w:ins w:id="12737" w:author="HungNguyen" w:date="2012-04-17T09:25:00Z">
              <w:r w:rsidRPr="00DF160A">
                <w:rPr>
                  <w:rFonts w:ascii="Tahoma" w:eastAsia="MS Mincho" w:hAnsi="Tahoma" w:cs="Arial"/>
                  <w:b w:val="0"/>
                  <w:snapToGrid w:val="0"/>
                  <w:color w:val="auto"/>
                  <w:sz w:val="20"/>
                  <w:szCs w:val="20"/>
                  <w:lang w:eastAsia="ja-JP"/>
                </w:rPr>
                <w:t>Type</w:t>
              </w:r>
            </w:ins>
          </w:p>
        </w:tc>
        <w:tc>
          <w:tcPr>
            <w:tcW w:w="772" w:type="dxa"/>
          </w:tcPr>
          <w:p w:rsidR="004F1B6D" w:rsidRPr="00DF160A" w:rsidRDefault="004F1B6D" w:rsidP="00824C44">
            <w:pPr>
              <w:widowControl w:val="0"/>
              <w:spacing w:before="120"/>
              <w:ind w:left="-14" w:right="14"/>
              <w:jc w:val="center"/>
              <w:rPr>
                <w:ins w:id="12738" w:author="HungNguyen" w:date="2012-04-17T09:25:00Z"/>
                <w:b w:val="0"/>
                <w:lang w:eastAsia="ja-JP"/>
              </w:rPr>
            </w:pPr>
            <w:ins w:id="12739" w:author="HungNguyen" w:date="2012-04-17T09:25:00Z">
              <w:r w:rsidRPr="00DF160A">
                <w:rPr>
                  <w:rFonts w:ascii="Tahoma" w:eastAsia="MS Mincho" w:hAnsi="Tahoma" w:cs="Arial"/>
                  <w:b w:val="0"/>
                  <w:snapToGrid w:val="0"/>
                  <w:color w:val="auto"/>
                  <w:sz w:val="20"/>
                  <w:szCs w:val="20"/>
                  <w:lang w:eastAsia="ja-JP"/>
                </w:rPr>
                <w:t>In/out</w:t>
              </w:r>
            </w:ins>
          </w:p>
        </w:tc>
        <w:tc>
          <w:tcPr>
            <w:tcW w:w="1059" w:type="dxa"/>
          </w:tcPr>
          <w:p w:rsidR="004F1B6D" w:rsidRPr="00DF160A" w:rsidRDefault="004F1B6D" w:rsidP="00824C44">
            <w:pPr>
              <w:widowControl w:val="0"/>
              <w:spacing w:before="120"/>
              <w:ind w:left="-14" w:right="14"/>
              <w:jc w:val="center"/>
              <w:rPr>
                <w:ins w:id="12740" w:author="HungNguyen" w:date="2012-04-17T09:25:00Z"/>
                <w:b w:val="0"/>
                <w:lang w:eastAsia="ja-JP"/>
              </w:rPr>
            </w:pPr>
            <w:ins w:id="12741" w:author="HungNguyen" w:date="2012-04-17T09:25:00Z">
              <w:r w:rsidRPr="00DF160A">
                <w:rPr>
                  <w:rFonts w:ascii="Tahoma" w:eastAsia="MS Mincho" w:hAnsi="Tahoma" w:cs="Arial"/>
                  <w:b w:val="0"/>
                  <w:snapToGrid w:val="0"/>
                  <w:color w:val="auto"/>
                  <w:sz w:val="20"/>
                  <w:szCs w:val="20"/>
                  <w:lang w:eastAsia="ja-JP"/>
                </w:rPr>
                <w:t>Default</w:t>
              </w:r>
            </w:ins>
          </w:p>
        </w:tc>
        <w:tc>
          <w:tcPr>
            <w:tcW w:w="4397" w:type="dxa"/>
          </w:tcPr>
          <w:p w:rsidR="004F1B6D" w:rsidRPr="00DF160A" w:rsidRDefault="004F1B6D" w:rsidP="00824C44">
            <w:pPr>
              <w:widowControl w:val="0"/>
              <w:spacing w:before="120"/>
              <w:ind w:left="-14" w:right="14"/>
              <w:jc w:val="center"/>
              <w:rPr>
                <w:ins w:id="12742" w:author="HungNguyen" w:date="2012-04-17T09:25:00Z"/>
                <w:b w:val="0"/>
                <w:lang w:eastAsia="ja-JP"/>
              </w:rPr>
            </w:pPr>
            <w:ins w:id="12743" w:author="HungNguyen" w:date="2012-04-17T09:25:00Z">
              <w:r w:rsidRPr="00DF160A">
                <w:rPr>
                  <w:rFonts w:ascii="Tahoma" w:eastAsia="MS Mincho" w:hAnsi="Tahoma" w:cs="Arial"/>
                  <w:b w:val="0"/>
                  <w:snapToGrid w:val="0"/>
                  <w:color w:val="auto"/>
                  <w:sz w:val="20"/>
                  <w:szCs w:val="20"/>
                  <w:lang w:eastAsia="ja-JP"/>
                </w:rPr>
                <w:t>Description</w:t>
              </w:r>
            </w:ins>
          </w:p>
        </w:tc>
      </w:tr>
      <w:tr w:rsidR="004F1B6D" w:rsidRPr="008D0F7B" w:rsidTr="00824C44">
        <w:trPr>
          <w:ins w:id="12744" w:author="HungNguyen" w:date="2012-04-17T09:25:00Z"/>
        </w:trPr>
        <w:tc>
          <w:tcPr>
            <w:tcW w:w="568" w:type="dxa"/>
          </w:tcPr>
          <w:p w:rsidR="004F1B6D" w:rsidRPr="00DF160A" w:rsidRDefault="004F1B6D" w:rsidP="00824C44">
            <w:pPr>
              <w:pStyle w:val="comment"/>
              <w:ind w:left="0"/>
              <w:rPr>
                <w:ins w:id="12745" w:author="HungNguyen" w:date="2012-04-17T09:25:00Z"/>
                <w:rFonts w:ascii="Times New Roman" w:hAnsi="Times New Roman" w:cs="Times New Roman"/>
                <w:i w:val="0"/>
                <w:color w:val="auto"/>
                <w:sz w:val="22"/>
                <w:szCs w:val="22"/>
              </w:rPr>
            </w:pPr>
            <w:ins w:id="12746" w:author="HungNguyen" w:date="2012-04-17T09:25:00Z">
              <w:r w:rsidRPr="00DF160A">
                <w:rPr>
                  <w:rFonts w:ascii="Times New Roman" w:hAnsi="Times New Roman" w:cs="Times New Roman"/>
                  <w:i w:val="0"/>
                  <w:color w:val="auto"/>
                  <w:sz w:val="22"/>
                  <w:szCs w:val="22"/>
                </w:rPr>
                <w:t>01</w:t>
              </w:r>
            </w:ins>
          </w:p>
        </w:tc>
        <w:tc>
          <w:tcPr>
            <w:tcW w:w="1326" w:type="dxa"/>
          </w:tcPr>
          <w:p w:rsidR="004F1B6D" w:rsidRPr="00DF160A" w:rsidRDefault="004F1B6D" w:rsidP="00824C44">
            <w:pPr>
              <w:pStyle w:val="comment"/>
              <w:ind w:left="0"/>
              <w:rPr>
                <w:ins w:id="12747" w:author="HungNguyen" w:date="2012-04-17T09:25:00Z"/>
                <w:rFonts w:ascii="Times New Roman" w:hAnsi="Times New Roman" w:cs="Times New Roman"/>
                <w:i w:val="0"/>
                <w:color w:val="auto"/>
                <w:sz w:val="22"/>
                <w:szCs w:val="22"/>
              </w:rPr>
            </w:pPr>
            <w:proofErr w:type="spellStart"/>
            <w:ins w:id="12748" w:author="HungNguyen" w:date="2012-04-17T09:25:00Z">
              <w:r>
                <w:rPr>
                  <w:rFonts w:ascii="Times New Roman" w:hAnsi="Times New Roman" w:cs="Times New Roman"/>
                  <w:i w:val="0"/>
                  <w:color w:val="auto"/>
                  <w:sz w:val="22"/>
                  <w:szCs w:val="22"/>
                </w:rPr>
                <w:t>myRichTextBox</w:t>
              </w:r>
              <w:proofErr w:type="spellEnd"/>
            </w:ins>
          </w:p>
        </w:tc>
        <w:tc>
          <w:tcPr>
            <w:tcW w:w="1454" w:type="dxa"/>
          </w:tcPr>
          <w:p w:rsidR="004F1B6D" w:rsidRPr="00DF160A" w:rsidRDefault="004F1B6D" w:rsidP="00824C44">
            <w:pPr>
              <w:pStyle w:val="comment"/>
              <w:ind w:left="0"/>
              <w:rPr>
                <w:ins w:id="12749" w:author="HungNguyen" w:date="2012-04-17T09:25:00Z"/>
                <w:rFonts w:ascii="Times New Roman" w:hAnsi="Times New Roman" w:cs="Times New Roman"/>
                <w:i w:val="0"/>
                <w:color w:val="auto"/>
                <w:sz w:val="22"/>
                <w:szCs w:val="22"/>
              </w:rPr>
            </w:pPr>
            <w:ins w:id="12750" w:author="HungNguyen" w:date="2012-04-17T09:25:00Z">
              <w:r w:rsidRPr="00DF160A">
                <w:rPr>
                  <w:rFonts w:ascii="Times New Roman" w:hAnsi="Times New Roman" w:cs="Times New Roman"/>
                  <w:i w:val="0"/>
                  <w:color w:val="auto"/>
                  <w:sz w:val="22"/>
                  <w:szCs w:val="22"/>
                </w:rPr>
                <w:t>RichTextBox</w:t>
              </w:r>
            </w:ins>
          </w:p>
        </w:tc>
        <w:tc>
          <w:tcPr>
            <w:tcW w:w="772" w:type="dxa"/>
          </w:tcPr>
          <w:p w:rsidR="004F1B6D" w:rsidRPr="00DF160A" w:rsidRDefault="004F1B6D" w:rsidP="00824C44">
            <w:pPr>
              <w:pStyle w:val="comment"/>
              <w:ind w:left="0"/>
              <w:rPr>
                <w:ins w:id="12751" w:author="HungNguyen" w:date="2012-04-17T09:25:00Z"/>
                <w:rFonts w:ascii="Times New Roman" w:hAnsi="Times New Roman" w:cs="Times New Roman"/>
                <w:i w:val="0"/>
                <w:color w:val="auto"/>
                <w:sz w:val="22"/>
                <w:szCs w:val="22"/>
              </w:rPr>
            </w:pPr>
            <w:ins w:id="12752" w:author="HungNguyen" w:date="2012-04-17T09:25:00Z">
              <w:r w:rsidRPr="00DF160A">
                <w:rPr>
                  <w:rFonts w:ascii="Times New Roman" w:hAnsi="Times New Roman" w:cs="Times New Roman"/>
                  <w:i w:val="0"/>
                  <w:color w:val="auto"/>
                  <w:sz w:val="22"/>
                  <w:szCs w:val="22"/>
                </w:rPr>
                <w:t>In</w:t>
              </w:r>
            </w:ins>
          </w:p>
        </w:tc>
        <w:tc>
          <w:tcPr>
            <w:tcW w:w="1059" w:type="dxa"/>
          </w:tcPr>
          <w:p w:rsidR="004F1B6D" w:rsidRPr="00DF160A" w:rsidRDefault="004F1B6D" w:rsidP="00824C44">
            <w:pPr>
              <w:pStyle w:val="comment"/>
              <w:ind w:left="0"/>
              <w:rPr>
                <w:ins w:id="12753" w:author="HungNguyen" w:date="2012-04-17T09:25:00Z"/>
                <w:rFonts w:ascii="Times New Roman" w:hAnsi="Times New Roman" w:cs="Times New Roman"/>
                <w:i w:val="0"/>
                <w:color w:val="auto"/>
                <w:sz w:val="22"/>
                <w:szCs w:val="22"/>
              </w:rPr>
            </w:pPr>
          </w:p>
        </w:tc>
        <w:tc>
          <w:tcPr>
            <w:tcW w:w="4397" w:type="dxa"/>
          </w:tcPr>
          <w:p w:rsidR="004F1B6D" w:rsidRPr="00DF160A" w:rsidRDefault="004F1B6D" w:rsidP="00824C44">
            <w:pPr>
              <w:pStyle w:val="comment"/>
              <w:ind w:left="0"/>
              <w:rPr>
                <w:ins w:id="12754" w:author="HungNguyen" w:date="2012-04-17T09:25:00Z"/>
                <w:rFonts w:ascii="Times New Roman" w:hAnsi="Times New Roman" w:cs="Times New Roman"/>
                <w:i w:val="0"/>
                <w:color w:val="auto"/>
                <w:sz w:val="22"/>
                <w:szCs w:val="22"/>
              </w:rPr>
            </w:pPr>
            <w:ins w:id="12755" w:author="HungNguyen" w:date="2012-04-17T09:25:00Z">
              <w:r w:rsidRPr="00DF160A">
                <w:rPr>
                  <w:rFonts w:ascii="Times New Roman" w:hAnsi="Times New Roman" w:cs="Times New Roman"/>
                  <w:i w:val="0"/>
                  <w:color w:val="auto"/>
                  <w:sz w:val="22"/>
                  <w:szCs w:val="22"/>
                </w:rPr>
                <w:t>The par</w:t>
              </w:r>
              <w:r>
                <w:rPr>
                  <w:rFonts w:ascii="Times New Roman" w:hAnsi="Times New Roman" w:cs="Times New Roman"/>
                  <w:i w:val="0"/>
                  <w:color w:val="auto"/>
                  <w:sz w:val="22"/>
                  <w:szCs w:val="22"/>
                </w:rPr>
                <w:t xml:space="preserve">ameter used to convert to </w:t>
              </w:r>
              <w:proofErr w:type="spellStart"/>
              <w:r>
                <w:rPr>
                  <w:rFonts w:ascii="Times New Roman" w:hAnsi="Times New Roman" w:cs="Times New Roman"/>
                  <w:i w:val="0"/>
                  <w:color w:val="auto"/>
                  <w:sz w:val="22"/>
                  <w:szCs w:val="22"/>
                </w:rPr>
                <w:t>flowdocument</w:t>
              </w:r>
              <w:proofErr w:type="spellEnd"/>
            </w:ins>
          </w:p>
        </w:tc>
      </w:tr>
      <w:tr w:rsidR="004F1B6D" w:rsidRPr="008D0F7B" w:rsidTr="00824C44">
        <w:trPr>
          <w:ins w:id="12756" w:author="HungNguyen" w:date="2012-04-17T09:25:00Z"/>
        </w:trPr>
        <w:tc>
          <w:tcPr>
            <w:tcW w:w="568" w:type="dxa"/>
          </w:tcPr>
          <w:p w:rsidR="004F1B6D" w:rsidRPr="00DF160A" w:rsidRDefault="004F1B6D" w:rsidP="00824C44">
            <w:pPr>
              <w:pStyle w:val="comment"/>
              <w:ind w:left="0"/>
              <w:rPr>
                <w:ins w:id="12757" w:author="HungNguyen" w:date="2012-04-17T09:25:00Z"/>
                <w:rFonts w:ascii="Times New Roman" w:hAnsi="Times New Roman" w:cs="Times New Roman"/>
                <w:i w:val="0"/>
                <w:color w:val="auto"/>
                <w:sz w:val="22"/>
                <w:szCs w:val="22"/>
              </w:rPr>
            </w:pPr>
            <w:ins w:id="12758" w:author="HungNguyen" w:date="2012-04-17T09:25:00Z">
              <w:r>
                <w:rPr>
                  <w:rFonts w:ascii="Times New Roman" w:hAnsi="Times New Roman" w:cs="Times New Roman"/>
                  <w:i w:val="0"/>
                  <w:color w:val="auto"/>
                  <w:sz w:val="22"/>
                  <w:szCs w:val="22"/>
                </w:rPr>
                <w:t>02</w:t>
              </w:r>
            </w:ins>
          </w:p>
        </w:tc>
        <w:tc>
          <w:tcPr>
            <w:tcW w:w="1326" w:type="dxa"/>
          </w:tcPr>
          <w:p w:rsidR="004F1B6D" w:rsidRPr="00DF160A" w:rsidRDefault="004F1B6D" w:rsidP="00824C44">
            <w:pPr>
              <w:pStyle w:val="comment"/>
              <w:ind w:left="0"/>
              <w:rPr>
                <w:ins w:id="12759" w:author="HungNguyen" w:date="2012-04-17T09:25:00Z"/>
                <w:rFonts w:ascii="Times New Roman" w:hAnsi="Times New Roman" w:cs="Times New Roman"/>
                <w:i w:val="0"/>
                <w:color w:val="auto"/>
                <w:sz w:val="22"/>
                <w:szCs w:val="22"/>
              </w:rPr>
            </w:pPr>
            <w:proofErr w:type="spellStart"/>
            <w:ins w:id="12760" w:author="HungNguyen" w:date="2012-04-17T09:25:00Z">
              <w:r>
                <w:rPr>
                  <w:rFonts w:ascii="Times New Roman" w:hAnsi="Times New Roman" w:cs="Times New Roman"/>
                  <w:i w:val="0"/>
                  <w:color w:val="auto"/>
                  <w:sz w:val="22"/>
                  <w:szCs w:val="22"/>
                </w:rPr>
                <w:t>typeAction</w:t>
              </w:r>
              <w:proofErr w:type="spellEnd"/>
            </w:ins>
          </w:p>
        </w:tc>
        <w:tc>
          <w:tcPr>
            <w:tcW w:w="1454" w:type="dxa"/>
          </w:tcPr>
          <w:p w:rsidR="004F1B6D" w:rsidRPr="00DF160A" w:rsidRDefault="004F1B6D" w:rsidP="00824C44">
            <w:pPr>
              <w:pStyle w:val="comment"/>
              <w:ind w:left="0"/>
              <w:rPr>
                <w:ins w:id="12761" w:author="HungNguyen" w:date="2012-04-17T09:25:00Z"/>
                <w:rFonts w:ascii="Times New Roman" w:hAnsi="Times New Roman" w:cs="Times New Roman"/>
                <w:i w:val="0"/>
                <w:color w:val="auto"/>
                <w:sz w:val="22"/>
                <w:szCs w:val="22"/>
              </w:rPr>
            </w:pPr>
            <w:ins w:id="12762" w:author="HungNguyen" w:date="2012-04-17T09:25:00Z">
              <w:r>
                <w:rPr>
                  <w:rFonts w:ascii="Times New Roman" w:hAnsi="Times New Roman" w:cs="Times New Roman"/>
                  <w:i w:val="0"/>
                  <w:color w:val="auto"/>
                  <w:sz w:val="22"/>
                  <w:szCs w:val="22"/>
                </w:rPr>
                <w:t>string</w:t>
              </w:r>
            </w:ins>
          </w:p>
        </w:tc>
        <w:tc>
          <w:tcPr>
            <w:tcW w:w="772" w:type="dxa"/>
          </w:tcPr>
          <w:p w:rsidR="004F1B6D" w:rsidRPr="00DF160A" w:rsidRDefault="004F1B6D" w:rsidP="00824C44">
            <w:pPr>
              <w:pStyle w:val="comment"/>
              <w:ind w:left="0"/>
              <w:rPr>
                <w:ins w:id="12763" w:author="HungNguyen" w:date="2012-04-17T09:25:00Z"/>
                <w:rFonts w:ascii="Times New Roman" w:hAnsi="Times New Roman" w:cs="Times New Roman"/>
                <w:i w:val="0"/>
                <w:color w:val="auto"/>
                <w:sz w:val="22"/>
                <w:szCs w:val="22"/>
              </w:rPr>
            </w:pPr>
            <w:ins w:id="12764" w:author="HungNguyen" w:date="2012-04-17T09:25:00Z">
              <w:r>
                <w:rPr>
                  <w:rFonts w:ascii="Times New Roman" w:hAnsi="Times New Roman" w:cs="Times New Roman"/>
                  <w:i w:val="0"/>
                  <w:color w:val="auto"/>
                  <w:sz w:val="22"/>
                  <w:szCs w:val="22"/>
                </w:rPr>
                <w:t>In</w:t>
              </w:r>
            </w:ins>
          </w:p>
        </w:tc>
        <w:tc>
          <w:tcPr>
            <w:tcW w:w="1059" w:type="dxa"/>
          </w:tcPr>
          <w:p w:rsidR="004F1B6D" w:rsidRPr="00DF160A" w:rsidRDefault="004F1B6D" w:rsidP="00824C44">
            <w:pPr>
              <w:pStyle w:val="comment"/>
              <w:ind w:left="0"/>
              <w:rPr>
                <w:ins w:id="12765" w:author="HungNguyen" w:date="2012-04-17T09:25:00Z"/>
                <w:rFonts w:ascii="Times New Roman" w:hAnsi="Times New Roman" w:cs="Times New Roman"/>
                <w:i w:val="0"/>
                <w:color w:val="auto"/>
                <w:sz w:val="22"/>
                <w:szCs w:val="22"/>
              </w:rPr>
            </w:pPr>
          </w:p>
        </w:tc>
        <w:tc>
          <w:tcPr>
            <w:tcW w:w="4397" w:type="dxa"/>
          </w:tcPr>
          <w:p w:rsidR="004F1B6D" w:rsidRPr="00DF160A" w:rsidRDefault="004F1B6D" w:rsidP="00824C44">
            <w:pPr>
              <w:pStyle w:val="comment"/>
              <w:ind w:left="0"/>
              <w:rPr>
                <w:ins w:id="12766" w:author="HungNguyen" w:date="2012-04-17T09:25:00Z"/>
                <w:rFonts w:ascii="Times New Roman" w:hAnsi="Times New Roman" w:cs="Times New Roman"/>
                <w:i w:val="0"/>
                <w:color w:val="auto"/>
                <w:sz w:val="22"/>
                <w:szCs w:val="22"/>
              </w:rPr>
            </w:pPr>
            <w:ins w:id="12767" w:author="HungNguyen" w:date="2012-04-17T09:25:00Z">
              <w:r>
                <w:rPr>
                  <w:rFonts w:ascii="Times New Roman" w:hAnsi="Times New Roman" w:cs="Times New Roman"/>
                  <w:i w:val="0"/>
                  <w:color w:val="auto"/>
                  <w:sz w:val="22"/>
                  <w:szCs w:val="22"/>
                </w:rPr>
                <w:t>Save, load or export</w:t>
              </w:r>
            </w:ins>
          </w:p>
        </w:tc>
      </w:tr>
    </w:tbl>
    <w:p w:rsidR="004F1B6D" w:rsidRDefault="004F1B6D">
      <w:pPr>
        <w:pStyle w:val="comment"/>
        <w:rPr>
          <w:ins w:id="12768" w:author="HungNguyen" w:date="2012-04-17T09:25:00Z"/>
          <w:rFonts w:ascii="Cambria" w:eastAsia="MS Gothic" w:hAnsi="Cambria" w:cs="Times New Roman"/>
          <w:b/>
          <w:iCs/>
          <w:snapToGrid/>
          <w:color w:val="4F81BD"/>
          <w:sz w:val="22"/>
          <w:szCs w:val="22"/>
          <w:lang w:eastAsia="en-US"/>
        </w:rPr>
        <w:pPrChange w:id="12769" w:author="HungNguyen" w:date="2012-04-17T09:25:00Z">
          <w:pPr>
            <w:pStyle w:val="comment"/>
            <w:numPr>
              <w:numId w:val="11"/>
            </w:numPr>
            <w:ind w:hanging="360"/>
          </w:pPr>
        </w:pPrChange>
      </w:pPr>
    </w:p>
    <w:p w:rsidR="004F1B6D" w:rsidRPr="00D60E4A" w:rsidRDefault="004F1B6D">
      <w:pPr>
        <w:pStyle w:val="comment"/>
        <w:rPr>
          <w:ins w:id="12770" w:author="HungNguyen" w:date="2012-04-17T09:24:00Z"/>
          <w:rFonts w:ascii="Cambria" w:eastAsia="MS Gothic" w:hAnsi="Cambria" w:cs="Times New Roman"/>
          <w:b/>
          <w:iCs/>
          <w:snapToGrid/>
          <w:color w:val="4F81BD"/>
          <w:sz w:val="22"/>
          <w:szCs w:val="22"/>
          <w:lang w:eastAsia="en-US"/>
        </w:rPr>
        <w:pPrChange w:id="12771" w:author="HungNguyen" w:date="2012-04-17T09:25:00Z">
          <w:pPr>
            <w:pStyle w:val="comment"/>
            <w:numPr>
              <w:numId w:val="11"/>
            </w:numPr>
            <w:ind w:hanging="360"/>
          </w:pPr>
        </w:pPrChange>
      </w:pPr>
    </w:p>
    <w:p w:rsidR="004F1B6D" w:rsidRPr="00002CBC" w:rsidRDefault="004F1B6D">
      <w:pPr>
        <w:rPr>
          <w:ins w:id="12772" w:author="HungNguyen" w:date="2012-04-17T09:23:00Z"/>
        </w:rPr>
        <w:pPrChange w:id="12773" w:author="HungNguyen" w:date="2012-04-17T09:23:00Z">
          <w:pPr>
            <w:pStyle w:val="Heading6"/>
          </w:pPr>
        </w:pPrChange>
      </w:pPr>
    </w:p>
    <w:p w:rsidR="00751F11" w:rsidRDefault="00751F11" w:rsidP="00751F11">
      <w:pPr>
        <w:pStyle w:val="Heading4"/>
        <w:tabs>
          <w:tab w:val="left" w:pos="4208"/>
        </w:tabs>
        <w:rPr>
          <w:ins w:id="12774" w:author="Nguyen Ho Hai" w:date="2012-02-22T22:24:00Z"/>
        </w:rPr>
      </w:pPr>
      <w:proofErr w:type="spellStart"/>
      <w:ins w:id="12775" w:author="Nguyen Ho Hai" w:date="2012-02-22T22:24:00Z">
        <w:r>
          <w:t>XMLUtilitizer</w:t>
        </w:r>
        <w:proofErr w:type="spellEnd"/>
        <w:r>
          <w:t xml:space="preserve"> class</w:t>
        </w:r>
      </w:ins>
    </w:p>
    <w:p w:rsidR="00751F11" w:rsidRDefault="00751F11" w:rsidP="00751F11">
      <w:pPr>
        <w:pStyle w:val="Heading5"/>
        <w:tabs>
          <w:tab w:val="left" w:pos="4208"/>
        </w:tabs>
        <w:rPr>
          <w:ins w:id="12776" w:author="Nguyen Ho Hai" w:date="2012-02-22T22:24:00Z"/>
        </w:rPr>
      </w:pPr>
      <w:ins w:id="12777" w:author="Nguyen Ho Hai" w:date="2012-02-22T22:24:00Z">
        <w:r>
          <w:t>Attributes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778" w:author="Phuong Giang" w:date="2012-02-22T23:32: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0"/>
        <w:gridCol w:w="1378"/>
        <w:gridCol w:w="832"/>
        <w:gridCol w:w="1142"/>
        <w:gridCol w:w="952"/>
        <w:gridCol w:w="4702"/>
        <w:tblGridChange w:id="12779">
          <w:tblGrid>
            <w:gridCol w:w="570"/>
            <w:gridCol w:w="1378"/>
            <w:gridCol w:w="832"/>
            <w:gridCol w:w="1142"/>
            <w:gridCol w:w="952"/>
            <w:gridCol w:w="4702"/>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2780" w:author="Nguyen Ho Hai" w:date="2012-02-22T22:24:00Z"/>
        </w:trPr>
        <w:tc>
          <w:tcPr>
            <w:tcW w:w="570" w:type="dxa"/>
            <w:tcPrChange w:id="12781" w:author="Phuong Giang" w:date="2012-02-22T23:32:00Z">
              <w:tcPr>
                <w:tcW w:w="570"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782" w:author="Nguyen Ho Hai" w:date="2012-02-22T22:24:00Z"/>
                <w:b w:val="0"/>
                <w:lang w:eastAsia="ja-JP"/>
                <w:rPrChange w:id="12783" w:author="Phuong Giang" w:date="2012-02-22T23:41:00Z">
                  <w:rPr>
                    <w:ins w:id="12784" w:author="Nguyen Ho Hai" w:date="2012-02-22T22:24:00Z"/>
                    <w:b/>
                    <w:bCs w:val="0"/>
                    <w:color w:val="800000"/>
                  </w:rPr>
                </w:rPrChange>
              </w:rPr>
              <w:pPrChange w:id="1278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786" w:author="Nguyen Ho Hai" w:date="2012-02-22T22:24:00Z">
              <w:r w:rsidRPr="00D229E5">
                <w:rPr>
                  <w:rFonts w:ascii="Tahoma" w:eastAsia="MS Mincho" w:hAnsi="Tahoma" w:cs="Arial"/>
                  <w:b w:val="0"/>
                  <w:snapToGrid w:val="0"/>
                  <w:color w:val="auto"/>
                  <w:sz w:val="20"/>
                  <w:szCs w:val="20"/>
                  <w:lang w:eastAsia="ja-JP"/>
                  <w:rPrChange w:id="12787" w:author="Phuong Giang" w:date="2012-02-22T23:41:00Z">
                    <w:rPr>
                      <w:b/>
                      <w:color w:val="800000"/>
                    </w:rPr>
                  </w:rPrChange>
                </w:rPr>
                <w:t>No</w:t>
              </w:r>
            </w:ins>
          </w:p>
        </w:tc>
        <w:tc>
          <w:tcPr>
            <w:tcW w:w="1378" w:type="dxa"/>
            <w:tcPrChange w:id="12788" w:author="Phuong Giang" w:date="2012-02-22T23:32:00Z">
              <w:tcPr>
                <w:tcW w:w="1378"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789" w:author="Nguyen Ho Hai" w:date="2012-02-22T22:24:00Z"/>
                <w:b w:val="0"/>
                <w:lang w:eastAsia="ja-JP"/>
                <w:rPrChange w:id="12790" w:author="Phuong Giang" w:date="2012-02-22T23:41:00Z">
                  <w:rPr>
                    <w:ins w:id="12791" w:author="Nguyen Ho Hai" w:date="2012-02-22T22:24:00Z"/>
                    <w:b/>
                    <w:bCs w:val="0"/>
                    <w:color w:val="800000"/>
                    <w:lang w:eastAsia="ja-JP"/>
                  </w:rPr>
                </w:rPrChange>
              </w:rPr>
              <w:pPrChange w:id="1279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793" w:author="Nguyen Ho Hai" w:date="2012-02-22T22:24:00Z">
              <w:r w:rsidRPr="00D229E5">
                <w:rPr>
                  <w:rFonts w:ascii="Tahoma" w:eastAsia="MS Mincho" w:hAnsi="Tahoma" w:cs="Arial"/>
                  <w:b w:val="0"/>
                  <w:snapToGrid w:val="0"/>
                  <w:color w:val="auto"/>
                  <w:sz w:val="20"/>
                  <w:szCs w:val="20"/>
                  <w:lang w:eastAsia="ja-JP"/>
                  <w:rPrChange w:id="12794" w:author="Phuong Giang" w:date="2012-02-22T23:41:00Z">
                    <w:rPr>
                      <w:b/>
                      <w:color w:val="800000"/>
                      <w:lang w:eastAsia="ja-JP"/>
                    </w:rPr>
                  </w:rPrChange>
                </w:rPr>
                <w:t>Attribute</w:t>
              </w:r>
            </w:ins>
          </w:p>
        </w:tc>
        <w:tc>
          <w:tcPr>
            <w:tcW w:w="832" w:type="dxa"/>
            <w:tcPrChange w:id="12795" w:author="Phuong Giang" w:date="2012-02-22T23:32:00Z">
              <w:tcPr>
                <w:tcW w:w="83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796" w:author="Nguyen Ho Hai" w:date="2012-02-22T22:24:00Z"/>
                <w:b w:val="0"/>
                <w:lang w:eastAsia="ja-JP"/>
                <w:rPrChange w:id="12797" w:author="Phuong Giang" w:date="2012-02-22T23:41:00Z">
                  <w:rPr>
                    <w:ins w:id="12798" w:author="Nguyen Ho Hai" w:date="2012-02-22T22:24:00Z"/>
                    <w:b/>
                    <w:bCs w:val="0"/>
                    <w:color w:val="800000"/>
                    <w:lang w:eastAsia="ja-JP"/>
                  </w:rPr>
                </w:rPrChange>
              </w:rPr>
              <w:pPrChange w:id="1279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800" w:author="Nguyen Ho Hai" w:date="2012-02-22T22:24:00Z">
              <w:r w:rsidRPr="00D229E5">
                <w:rPr>
                  <w:rFonts w:ascii="Tahoma" w:eastAsia="MS Mincho" w:hAnsi="Tahoma" w:cs="Arial"/>
                  <w:b w:val="0"/>
                  <w:snapToGrid w:val="0"/>
                  <w:color w:val="auto"/>
                  <w:sz w:val="20"/>
                  <w:szCs w:val="20"/>
                  <w:lang w:eastAsia="ja-JP"/>
                  <w:rPrChange w:id="12801" w:author="Phuong Giang" w:date="2012-02-22T23:41:00Z">
                    <w:rPr>
                      <w:b/>
                      <w:color w:val="800000"/>
                      <w:lang w:eastAsia="ja-JP"/>
                    </w:rPr>
                  </w:rPrChange>
                </w:rPr>
                <w:t>Type</w:t>
              </w:r>
            </w:ins>
          </w:p>
        </w:tc>
        <w:tc>
          <w:tcPr>
            <w:tcW w:w="1142" w:type="dxa"/>
            <w:tcPrChange w:id="12802" w:author="Phuong Giang" w:date="2012-02-22T23:32:00Z">
              <w:tcPr>
                <w:tcW w:w="114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803" w:author="Nguyen Ho Hai" w:date="2012-02-22T22:24:00Z"/>
                <w:b w:val="0"/>
                <w:lang w:eastAsia="ja-JP"/>
                <w:rPrChange w:id="12804" w:author="Phuong Giang" w:date="2012-02-22T23:41:00Z">
                  <w:rPr>
                    <w:ins w:id="12805" w:author="Nguyen Ho Hai" w:date="2012-02-22T22:24:00Z"/>
                    <w:b/>
                    <w:bCs w:val="0"/>
                    <w:color w:val="800000"/>
                    <w:lang w:eastAsia="ja-JP"/>
                  </w:rPr>
                </w:rPrChange>
              </w:rPr>
              <w:pPrChange w:id="1280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807" w:author="Nguyen Ho Hai" w:date="2012-02-22T22:24:00Z">
              <w:r w:rsidRPr="00D229E5">
                <w:rPr>
                  <w:rFonts w:ascii="Tahoma" w:eastAsia="MS Mincho" w:hAnsi="Tahoma" w:cs="Arial"/>
                  <w:b w:val="0"/>
                  <w:snapToGrid w:val="0"/>
                  <w:color w:val="auto"/>
                  <w:sz w:val="20"/>
                  <w:szCs w:val="20"/>
                  <w:lang w:eastAsia="ja-JP"/>
                  <w:rPrChange w:id="12808" w:author="Phuong Giang" w:date="2012-02-22T23:41:00Z">
                    <w:rPr>
                      <w:b/>
                      <w:color w:val="800000"/>
                      <w:lang w:eastAsia="ja-JP"/>
                    </w:rPr>
                  </w:rPrChange>
                </w:rPr>
                <w:t>Default</w:t>
              </w:r>
            </w:ins>
          </w:p>
        </w:tc>
        <w:tc>
          <w:tcPr>
            <w:tcW w:w="952" w:type="dxa"/>
            <w:tcPrChange w:id="12809" w:author="Phuong Giang" w:date="2012-02-22T23:32:00Z">
              <w:tcPr>
                <w:tcW w:w="95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810" w:author="Nguyen Ho Hai" w:date="2012-02-22T22:24:00Z"/>
                <w:b w:val="0"/>
                <w:lang w:eastAsia="ja-JP"/>
                <w:rPrChange w:id="12811" w:author="Phuong Giang" w:date="2012-02-22T23:41:00Z">
                  <w:rPr>
                    <w:ins w:id="12812" w:author="Nguyen Ho Hai" w:date="2012-02-22T22:24:00Z"/>
                    <w:b/>
                    <w:bCs w:val="0"/>
                    <w:color w:val="800000"/>
                    <w:lang w:eastAsia="ja-JP"/>
                  </w:rPr>
                </w:rPrChange>
              </w:rPr>
              <w:pPrChange w:id="1281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814" w:author="Nguyen Ho Hai" w:date="2012-02-22T22:24:00Z">
              <w:r w:rsidRPr="00D229E5">
                <w:rPr>
                  <w:rFonts w:ascii="Tahoma" w:eastAsia="MS Mincho" w:hAnsi="Tahoma" w:cs="Arial"/>
                  <w:b w:val="0"/>
                  <w:snapToGrid w:val="0"/>
                  <w:color w:val="auto"/>
                  <w:sz w:val="20"/>
                  <w:szCs w:val="20"/>
                  <w:lang w:eastAsia="ja-JP"/>
                  <w:rPrChange w:id="12815" w:author="Phuong Giang" w:date="2012-02-22T23:41:00Z">
                    <w:rPr>
                      <w:b/>
                      <w:color w:val="800000"/>
                      <w:lang w:eastAsia="ja-JP"/>
                    </w:rPr>
                  </w:rPrChange>
                </w:rPr>
                <w:t>Note</w:t>
              </w:r>
            </w:ins>
          </w:p>
        </w:tc>
        <w:tc>
          <w:tcPr>
            <w:tcW w:w="4702" w:type="dxa"/>
            <w:tcPrChange w:id="12816" w:author="Phuong Giang" w:date="2012-02-22T23:32:00Z">
              <w:tcPr>
                <w:tcW w:w="470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817" w:author="Nguyen Ho Hai" w:date="2012-02-22T22:24:00Z"/>
                <w:b w:val="0"/>
                <w:lang w:eastAsia="ja-JP"/>
                <w:rPrChange w:id="12818" w:author="Phuong Giang" w:date="2012-02-22T23:41:00Z">
                  <w:rPr>
                    <w:ins w:id="12819" w:author="Nguyen Ho Hai" w:date="2012-02-22T22:24:00Z"/>
                    <w:b/>
                    <w:bCs w:val="0"/>
                    <w:color w:val="800000"/>
                    <w:lang w:eastAsia="ja-JP"/>
                  </w:rPr>
                </w:rPrChange>
              </w:rPr>
              <w:pPrChange w:id="1282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821" w:author="Nguyen Ho Hai" w:date="2012-02-22T22:24:00Z">
              <w:r w:rsidRPr="00D229E5">
                <w:rPr>
                  <w:rFonts w:ascii="Tahoma" w:eastAsia="MS Mincho" w:hAnsi="Tahoma" w:cs="Arial"/>
                  <w:b w:val="0"/>
                  <w:snapToGrid w:val="0"/>
                  <w:color w:val="auto"/>
                  <w:sz w:val="20"/>
                  <w:szCs w:val="20"/>
                  <w:lang w:eastAsia="ja-JP"/>
                  <w:rPrChange w:id="12822" w:author="Phuong Giang" w:date="2012-02-22T23:41:00Z">
                    <w:rPr>
                      <w:b/>
                      <w:color w:val="800000"/>
                      <w:lang w:eastAsia="ja-JP"/>
                    </w:rPr>
                  </w:rPrChange>
                </w:rPr>
                <w:t>Description</w:t>
              </w:r>
            </w:ins>
          </w:p>
        </w:tc>
      </w:tr>
      <w:tr w:rsidR="00751F11" w:rsidRPr="008D0F7B" w:rsidTr="00F77673">
        <w:trPr>
          <w:ins w:id="12823" w:author="Nguyen Ho Hai" w:date="2012-02-22T22:24:00Z"/>
        </w:trPr>
        <w:tc>
          <w:tcPr>
            <w:tcW w:w="570" w:type="dxa"/>
            <w:tcPrChange w:id="12824" w:author="Phuong Giang" w:date="2012-02-22T23:32:00Z">
              <w:tcPr>
                <w:tcW w:w="570" w:type="dxa"/>
              </w:tcPr>
            </w:tcPrChange>
          </w:tcPr>
          <w:p w:rsidR="00751F11" w:rsidRPr="008D0F7B" w:rsidRDefault="00751F11" w:rsidP="00995D66">
            <w:pPr>
              <w:pStyle w:val="comment"/>
              <w:ind w:left="0"/>
              <w:rPr>
                <w:ins w:id="12825" w:author="Nguyen Ho Hai" w:date="2012-02-22T22:24:00Z"/>
                <w:rFonts w:ascii="Times New Roman" w:hAnsi="Times New Roman" w:cs="Times New Roman"/>
                <w:i w:val="0"/>
                <w:color w:val="auto"/>
                <w:sz w:val="22"/>
                <w:szCs w:val="22"/>
                <w:rPrChange w:id="12826" w:author="Phuong Giang" w:date="2012-02-22T23:42:00Z">
                  <w:rPr>
                    <w:ins w:id="12827" w:author="Nguyen Ho Hai" w:date="2012-02-22T22:24:00Z"/>
                    <w:i w:val="0"/>
                    <w:color w:val="auto"/>
                    <w:sz w:val="18"/>
                    <w:szCs w:val="18"/>
                  </w:rPr>
                </w:rPrChange>
              </w:rPr>
            </w:pPr>
            <w:ins w:id="12828" w:author="Nguyen Ho Hai" w:date="2012-02-22T22:24:00Z">
              <w:r w:rsidRPr="008D0F7B">
                <w:rPr>
                  <w:rFonts w:ascii="Times New Roman" w:hAnsi="Times New Roman" w:cs="Times New Roman"/>
                  <w:i w:val="0"/>
                  <w:color w:val="auto"/>
                  <w:sz w:val="22"/>
                  <w:szCs w:val="22"/>
                  <w:rPrChange w:id="12829" w:author="Phuong Giang" w:date="2012-02-22T23:42:00Z">
                    <w:rPr>
                      <w:b/>
                      <w:bCs w:val="0"/>
                      <w:i w:val="0"/>
                      <w:color w:val="auto"/>
                      <w:sz w:val="18"/>
                      <w:szCs w:val="18"/>
                      <w:lang w:eastAsia="en-US"/>
                    </w:rPr>
                  </w:rPrChange>
                </w:rPr>
                <w:lastRenderedPageBreak/>
                <w:t>01</w:t>
              </w:r>
            </w:ins>
          </w:p>
        </w:tc>
        <w:tc>
          <w:tcPr>
            <w:tcW w:w="1378" w:type="dxa"/>
            <w:tcPrChange w:id="12830" w:author="Phuong Giang" w:date="2012-02-22T23:32:00Z">
              <w:tcPr>
                <w:tcW w:w="1378" w:type="dxa"/>
              </w:tcPr>
            </w:tcPrChange>
          </w:tcPr>
          <w:p w:rsidR="00751F11" w:rsidRPr="008D0F7B" w:rsidRDefault="00751F11" w:rsidP="00995D66">
            <w:pPr>
              <w:pStyle w:val="comment"/>
              <w:ind w:left="0"/>
              <w:rPr>
                <w:ins w:id="12831" w:author="Nguyen Ho Hai" w:date="2012-02-22T22:24:00Z"/>
                <w:rFonts w:ascii="Times New Roman" w:hAnsi="Times New Roman" w:cs="Times New Roman"/>
                <w:i w:val="0"/>
                <w:color w:val="auto"/>
                <w:sz w:val="22"/>
                <w:szCs w:val="22"/>
                <w:rPrChange w:id="12832" w:author="Phuong Giang" w:date="2012-02-22T23:42:00Z">
                  <w:rPr>
                    <w:ins w:id="12833" w:author="Nguyen Ho Hai" w:date="2012-02-22T22:24:00Z"/>
                    <w:i w:val="0"/>
                    <w:color w:val="auto"/>
                    <w:sz w:val="18"/>
                    <w:szCs w:val="18"/>
                  </w:rPr>
                </w:rPrChange>
              </w:rPr>
            </w:pPr>
            <w:proofErr w:type="spellStart"/>
            <w:ins w:id="12834" w:author="Nguyen Ho Hai" w:date="2012-02-22T22:24:00Z">
              <w:r w:rsidRPr="008D0F7B">
                <w:rPr>
                  <w:rFonts w:ascii="Times New Roman" w:hAnsi="Times New Roman" w:cs="Times New Roman"/>
                  <w:i w:val="0"/>
                  <w:color w:val="auto"/>
                  <w:sz w:val="22"/>
                  <w:szCs w:val="22"/>
                  <w:rPrChange w:id="12835" w:author="Phuong Giang" w:date="2012-02-22T23:42:00Z">
                    <w:rPr>
                      <w:b/>
                      <w:bCs w:val="0"/>
                      <w:i w:val="0"/>
                      <w:color w:val="auto"/>
                      <w:sz w:val="18"/>
                      <w:szCs w:val="18"/>
                      <w:lang w:eastAsia="en-US"/>
                    </w:rPr>
                  </w:rPrChange>
                </w:rPr>
                <w:t>KIPath</w:t>
              </w:r>
              <w:proofErr w:type="spellEnd"/>
            </w:ins>
          </w:p>
        </w:tc>
        <w:tc>
          <w:tcPr>
            <w:tcW w:w="832" w:type="dxa"/>
            <w:tcPrChange w:id="12836" w:author="Phuong Giang" w:date="2012-02-22T23:32:00Z">
              <w:tcPr>
                <w:tcW w:w="832" w:type="dxa"/>
              </w:tcPr>
            </w:tcPrChange>
          </w:tcPr>
          <w:p w:rsidR="00751F11" w:rsidRPr="008D0F7B" w:rsidRDefault="00751F11" w:rsidP="00995D66">
            <w:pPr>
              <w:pStyle w:val="comment"/>
              <w:ind w:left="0"/>
              <w:rPr>
                <w:ins w:id="12837" w:author="Nguyen Ho Hai" w:date="2012-02-22T22:24:00Z"/>
                <w:rFonts w:ascii="Times New Roman" w:hAnsi="Times New Roman" w:cs="Times New Roman"/>
                <w:i w:val="0"/>
                <w:color w:val="auto"/>
                <w:sz w:val="22"/>
                <w:szCs w:val="22"/>
                <w:rPrChange w:id="12838" w:author="Phuong Giang" w:date="2012-02-22T23:42:00Z">
                  <w:rPr>
                    <w:ins w:id="12839" w:author="Nguyen Ho Hai" w:date="2012-02-22T22:24:00Z"/>
                    <w:i w:val="0"/>
                    <w:color w:val="auto"/>
                    <w:sz w:val="18"/>
                    <w:szCs w:val="18"/>
                  </w:rPr>
                </w:rPrChange>
              </w:rPr>
            </w:pPr>
            <w:ins w:id="12840" w:author="Nguyen Ho Hai" w:date="2012-02-22T22:24:00Z">
              <w:r w:rsidRPr="008D0F7B">
                <w:rPr>
                  <w:rFonts w:ascii="Times New Roman" w:hAnsi="Times New Roman" w:cs="Times New Roman"/>
                  <w:i w:val="0"/>
                  <w:color w:val="auto"/>
                  <w:sz w:val="22"/>
                  <w:szCs w:val="22"/>
                  <w:rPrChange w:id="12841" w:author="Phuong Giang" w:date="2012-02-22T23:42:00Z">
                    <w:rPr>
                      <w:b/>
                      <w:bCs w:val="0"/>
                      <w:i w:val="0"/>
                      <w:color w:val="auto"/>
                      <w:sz w:val="18"/>
                      <w:szCs w:val="18"/>
                      <w:lang w:eastAsia="en-US"/>
                    </w:rPr>
                  </w:rPrChange>
                </w:rPr>
                <w:t>String</w:t>
              </w:r>
            </w:ins>
          </w:p>
        </w:tc>
        <w:tc>
          <w:tcPr>
            <w:tcW w:w="1142" w:type="dxa"/>
            <w:tcPrChange w:id="12842" w:author="Phuong Giang" w:date="2012-02-22T23:32:00Z">
              <w:tcPr>
                <w:tcW w:w="1142" w:type="dxa"/>
              </w:tcPr>
            </w:tcPrChange>
          </w:tcPr>
          <w:p w:rsidR="00751F11" w:rsidRPr="008D0F7B" w:rsidRDefault="00751F11" w:rsidP="00995D66">
            <w:pPr>
              <w:pStyle w:val="comment"/>
              <w:ind w:left="0"/>
              <w:rPr>
                <w:ins w:id="12843" w:author="Nguyen Ho Hai" w:date="2012-02-22T22:24:00Z"/>
                <w:rFonts w:ascii="Times New Roman" w:hAnsi="Times New Roman" w:cs="Times New Roman"/>
                <w:i w:val="0"/>
                <w:color w:val="auto"/>
                <w:sz w:val="22"/>
                <w:szCs w:val="22"/>
                <w:rPrChange w:id="12844" w:author="Phuong Giang" w:date="2012-02-22T23:42:00Z">
                  <w:rPr>
                    <w:ins w:id="12845" w:author="Nguyen Ho Hai" w:date="2012-02-22T22:24:00Z"/>
                    <w:i w:val="0"/>
                    <w:color w:val="auto"/>
                    <w:sz w:val="18"/>
                    <w:szCs w:val="18"/>
                  </w:rPr>
                </w:rPrChange>
              </w:rPr>
            </w:pPr>
          </w:p>
        </w:tc>
        <w:tc>
          <w:tcPr>
            <w:tcW w:w="952" w:type="dxa"/>
            <w:tcPrChange w:id="12846" w:author="Phuong Giang" w:date="2012-02-22T23:32:00Z">
              <w:tcPr>
                <w:tcW w:w="952" w:type="dxa"/>
              </w:tcPr>
            </w:tcPrChange>
          </w:tcPr>
          <w:p w:rsidR="00751F11" w:rsidRPr="008D0F7B" w:rsidRDefault="00751F11" w:rsidP="00995D66">
            <w:pPr>
              <w:pStyle w:val="comment"/>
              <w:ind w:left="0"/>
              <w:rPr>
                <w:ins w:id="12847" w:author="Nguyen Ho Hai" w:date="2012-02-22T22:24:00Z"/>
                <w:rFonts w:ascii="Times New Roman" w:hAnsi="Times New Roman" w:cs="Times New Roman"/>
                <w:i w:val="0"/>
                <w:color w:val="auto"/>
                <w:sz w:val="22"/>
                <w:szCs w:val="22"/>
                <w:rPrChange w:id="12848" w:author="Phuong Giang" w:date="2012-02-22T23:42:00Z">
                  <w:rPr>
                    <w:ins w:id="12849" w:author="Nguyen Ho Hai" w:date="2012-02-22T22:24:00Z"/>
                    <w:i w:val="0"/>
                    <w:color w:val="auto"/>
                    <w:sz w:val="18"/>
                    <w:szCs w:val="18"/>
                  </w:rPr>
                </w:rPrChange>
              </w:rPr>
            </w:pPr>
            <w:proofErr w:type="spellStart"/>
            <w:ins w:id="12850" w:author="Nguyen Ho Hai" w:date="2012-02-22T22:24:00Z">
              <w:r w:rsidRPr="008D0F7B">
                <w:rPr>
                  <w:rFonts w:ascii="Times New Roman" w:hAnsi="Times New Roman" w:cs="Times New Roman"/>
                  <w:i w:val="0"/>
                  <w:color w:val="auto"/>
                  <w:sz w:val="22"/>
                  <w:szCs w:val="22"/>
                  <w:rPrChange w:id="12851" w:author="Phuong Giang" w:date="2012-02-22T23:42:00Z">
                    <w:rPr>
                      <w:b/>
                      <w:bCs w:val="0"/>
                      <w:i w:val="0"/>
                      <w:color w:val="auto"/>
                      <w:sz w:val="18"/>
                      <w:szCs w:val="18"/>
                      <w:lang w:eastAsia="en-US"/>
                    </w:rPr>
                  </w:rPrChange>
                </w:rPr>
                <w:t>const</w:t>
              </w:r>
              <w:proofErr w:type="spellEnd"/>
            </w:ins>
          </w:p>
        </w:tc>
        <w:tc>
          <w:tcPr>
            <w:tcW w:w="4702" w:type="dxa"/>
            <w:tcPrChange w:id="12852" w:author="Phuong Giang" w:date="2012-02-22T23:32:00Z">
              <w:tcPr>
                <w:tcW w:w="4702" w:type="dxa"/>
              </w:tcPr>
            </w:tcPrChange>
          </w:tcPr>
          <w:p w:rsidR="00751F11" w:rsidRPr="008D0F7B" w:rsidRDefault="00751F11" w:rsidP="00995D66">
            <w:pPr>
              <w:pStyle w:val="comment"/>
              <w:ind w:left="0"/>
              <w:rPr>
                <w:ins w:id="12853" w:author="Nguyen Ho Hai" w:date="2012-02-22T22:24:00Z"/>
                <w:rFonts w:ascii="Times New Roman" w:hAnsi="Times New Roman" w:cs="Times New Roman"/>
                <w:i w:val="0"/>
                <w:color w:val="auto"/>
                <w:sz w:val="22"/>
                <w:szCs w:val="22"/>
                <w:rPrChange w:id="12854" w:author="Phuong Giang" w:date="2012-02-22T23:42:00Z">
                  <w:rPr>
                    <w:ins w:id="12855" w:author="Nguyen Ho Hai" w:date="2012-02-22T22:24:00Z"/>
                    <w:i w:val="0"/>
                    <w:color w:val="auto"/>
                    <w:sz w:val="18"/>
                    <w:szCs w:val="18"/>
                  </w:rPr>
                </w:rPrChange>
              </w:rPr>
            </w:pPr>
            <w:ins w:id="12856" w:author="Nguyen Ho Hai" w:date="2012-02-22T22:24:00Z">
              <w:r w:rsidRPr="008D0F7B">
                <w:rPr>
                  <w:rFonts w:ascii="Times New Roman" w:hAnsi="Times New Roman" w:cs="Times New Roman"/>
                  <w:i w:val="0"/>
                  <w:color w:val="auto"/>
                  <w:sz w:val="22"/>
                  <w:szCs w:val="22"/>
                  <w:rPrChange w:id="12857" w:author="Phuong Giang" w:date="2012-02-22T23:42:00Z">
                    <w:rPr>
                      <w:b/>
                      <w:bCs w:val="0"/>
                      <w:i w:val="0"/>
                      <w:color w:val="auto"/>
                      <w:sz w:val="18"/>
                      <w:szCs w:val="18"/>
                      <w:lang w:eastAsia="en-US"/>
                    </w:rPr>
                  </w:rPrChange>
                </w:rPr>
                <w:t xml:space="preserve">Contain the path of </w:t>
              </w:r>
              <w:proofErr w:type="spellStart"/>
              <w:r w:rsidRPr="008D0F7B">
                <w:rPr>
                  <w:rFonts w:ascii="Times New Roman" w:hAnsi="Times New Roman" w:cs="Times New Roman"/>
                  <w:i w:val="0"/>
                  <w:color w:val="auto"/>
                  <w:sz w:val="22"/>
                  <w:szCs w:val="22"/>
                  <w:rPrChange w:id="12858" w:author="Phuong Giang" w:date="2012-02-22T23:42:00Z">
                    <w:rPr>
                      <w:b/>
                      <w:bCs w:val="0"/>
                      <w:i w:val="0"/>
                      <w:color w:val="auto"/>
                      <w:sz w:val="18"/>
                      <w:szCs w:val="18"/>
                      <w:lang w:eastAsia="en-US"/>
                    </w:rPr>
                  </w:rPrChange>
                </w:rPr>
                <w:t>KnowledgeItem</w:t>
              </w:r>
              <w:proofErr w:type="spellEnd"/>
              <w:r w:rsidRPr="008D0F7B">
                <w:rPr>
                  <w:rFonts w:ascii="Times New Roman" w:hAnsi="Times New Roman" w:cs="Times New Roman"/>
                  <w:i w:val="0"/>
                  <w:color w:val="auto"/>
                  <w:sz w:val="22"/>
                  <w:szCs w:val="22"/>
                  <w:rPrChange w:id="12859" w:author="Phuong Giang" w:date="2012-02-22T23:42:00Z">
                    <w:rPr>
                      <w:b/>
                      <w:bCs w:val="0"/>
                      <w:i w:val="0"/>
                      <w:color w:val="auto"/>
                      <w:sz w:val="18"/>
                      <w:szCs w:val="18"/>
                      <w:lang w:eastAsia="en-US"/>
                    </w:rPr>
                  </w:rPrChange>
                </w:rPr>
                <w:t xml:space="preserve">  XML</w:t>
              </w:r>
            </w:ins>
          </w:p>
        </w:tc>
      </w:tr>
      <w:tr w:rsidR="00751F11" w:rsidRPr="008D0F7B" w:rsidTr="00F77673">
        <w:trPr>
          <w:ins w:id="12860" w:author="Nguyen Ho Hai" w:date="2012-02-22T22:24:00Z"/>
        </w:trPr>
        <w:tc>
          <w:tcPr>
            <w:tcW w:w="570" w:type="dxa"/>
            <w:tcPrChange w:id="12861" w:author="Phuong Giang" w:date="2012-02-22T23:32:00Z">
              <w:tcPr>
                <w:tcW w:w="570" w:type="dxa"/>
              </w:tcPr>
            </w:tcPrChange>
          </w:tcPr>
          <w:p w:rsidR="00751F11" w:rsidRPr="008D0F7B" w:rsidRDefault="00751F11" w:rsidP="00995D66">
            <w:pPr>
              <w:pStyle w:val="comment"/>
              <w:ind w:left="0"/>
              <w:rPr>
                <w:ins w:id="12862" w:author="Nguyen Ho Hai" w:date="2012-02-22T22:24:00Z"/>
                <w:rFonts w:ascii="Times New Roman" w:hAnsi="Times New Roman" w:cs="Times New Roman"/>
                <w:i w:val="0"/>
                <w:color w:val="auto"/>
                <w:sz w:val="22"/>
                <w:szCs w:val="22"/>
                <w:rPrChange w:id="12863" w:author="Phuong Giang" w:date="2012-02-22T23:42:00Z">
                  <w:rPr>
                    <w:ins w:id="12864" w:author="Nguyen Ho Hai" w:date="2012-02-22T22:24:00Z"/>
                    <w:i w:val="0"/>
                    <w:color w:val="auto"/>
                    <w:sz w:val="18"/>
                    <w:szCs w:val="18"/>
                  </w:rPr>
                </w:rPrChange>
              </w:rPr>
            </w:pPr>
            <w:ins w:id="12865" w:author="Nguyen Ho Hai" w:date="2012-02-22T22:24:00Z">
              <w:r w:rsidRPr="008D0F7B">
                <w:rPr>
                  <w:rFonts w:ascii="Times New Roman" w:hAnsi="Times New Roman" w:cs="Times New Roman"/>
                  <w:i w:val="0"/>
                  <w:color w:val="auto"/>
                  <w:sz w:val="22"/>
                  <w:szCs w:val="22"/>
                  <w:rPrChange w:id="12866" w:author="Phuong Giang" w:date="2012-02-22T23:42:00Z">
                    <w:rPr>
                      <w:b/>
                      <w:bCs w:val="0"/>
                      <w:i w:val="0"/>
                      <w:color w:val="auto"/>
                      <w:sz w:val="18"/>
                      <w:szCs w:val="18"/>
                      <w:lang w:eastAsia="en-US"/>
                    </w:rPr>
                  </w:rPrChange>
                </w:rPr>
                <w:t>02</w:t>
              </w:r>
            </w:ins>
          </w:p>
        </w:tc>
        <w:tc>
          <w:tcPr>
            <w:tcW w:w="1378" w:type="dxa"/>
            <w:tcPrChange w:id="12867" w:author="Phuong Giang" w:date="2012-02-22T23:32:00Z">
              <w:tcPr>
                <w:tcW w:w="1378" w:type="dxa"/>
              </w:tcPr>
            </w:tcPrChange>
          </w:tcPr>
          <w:p w:rsidR="00751F11" w:rsidRPr="008D0F7B" w:rsidRDefault="00751F11" w:rsidP="00995D66">
            <w:pPr>
              <w:pStyle w:val="comment"/>
              <w:ind w:left="0"/>
              <w:rPr>
                <w:ins w:id="12868" w:author="Nguyen Ho Hai" w:date="2012-02-22T22:24:00Z"/>
                <w:rFonts w:ascii="Times New Roman" w:hAnsi="Times New Roman" w:cs="Times New Roman"/>
                <w:i w:val="0"/>
                <w:color w:val="auto"/>
                <w:sz w:val="22"/>
                <w:szCs w:val="22"/>
                <w:rPrChange w:id="12869" w:author="Phuong Giang" w:date="2012-02-22T23:42:00Z">
                  <w:rPr>
                    <w:ins w:id="12870" w:author="Nguyen Ho Hai" w:date="2012-02-22T22:24:00Z"/>
                    <w:i w:val="0"/>
                    <w:color w:val="auto"/>
                    <w:sz w:val="18"/>
                    <w:szCs w:val="18"/>
                  </w:rPr>
                </w:rPrChange>
              </w:rPr>
            </w:pPr>
            <w:proofErr w:type="spellStart"/>
            <w:ins w:id="12871" w:author="Nguyen Ho Hai" w:date="2012-02-22T22:24:00Z">
              <w:r w:rsidRPr="008D0F7B">
                <w:rPr>
                  <w:rFonts w:ascii="Times New Roman" w:hAnsi="Times New Roman" w:cs="Times New Roman"/>
                  <w:i w:val="0"/>
                  <w:color w:val="auto"/>
                  <w:sz w:val="22"/>
                  <w:szCs w:val="22"/>
                  <w:rPrChange w:id="12872" w:author="Phuong Giang" w:date="2012-02-22T23:42:00Z">
                    <w:rPr>
                      <w:b/>
                      <w:bCs w:val="0"/>
                      <w:i w:val="0"/>
                      <w:color w:val="auto"/>
                      <w:sz w:val="18"/>
                      <w:szCs w:val="18"/>
                      <w:lang w:eastAsia="en-US"/>
                    </w:rPr>
                  </w:rPrChange>
                </w:rPr>
                <w:t>TMPath</w:t>
              </w:r>
              <w:proofErr w:type="spellEnd"/>
            </w:ins>
          </w:p>
        </w:tc>
        <w:tc>
          <w:tcPr>
            <w:tcW w:w="832" w:type="dxa"/>
            <w:tcPrChange w:id="12873" w:author="Phuong Giang" w:date="2012-02-22T23:32:00Z">
              <w:tcPr>
                <w:tcW w:w="832" w:type="dxa"/>
              </w:tcPr>
            </w:tcPrChange>
          </w:tcPr>
          <w:p w:rsidR="00751F11" w:rsidRPr="008D0F7B" w:rsidRDefault="00751F11" w:rsidP="00995D66">
            <w:pPr>
              <w:pStyle w:val="comment"/>
              <w:ind w:left="0"/>
              <w:rPr>
                <w:ins w:id="12874" w:author="Nguyen Ho Hai" w:date="2012-02-22T22:24:00Z"/>
                <w:rFonts w:ascii="Times New Roman" w:hAnsi="Times New Roman" w:cs="Times New Roman"/>
                <w:i w:val="0"/>
                <w:color w:val="auto"/>
                <w:sz w:val="22"/>
                <w:szCs w:val="22"/>
                <w:rPrChange w:id="12875" w:author="Phuong Giang" w:date="2012-02-22T23:42:00Z">
                  <w:rPr>
                    <w:ins w:id="12876" w:author="Nguyen Ho Hai" w:date="2012-02-22T22:24:00Z"/>
                    <w:i w:val="0"/>
                    <w:color w:val="auto"/>
                    <w:sz w:val="18"/>
                    <w:szCs w:val="18"/>
                  </w:rPr>
                </w:rPrChange>
              </w:rPr>
            </w:pPr>
            <w:ins w:id="12877" w:author="Nguyen Ho Hai" w:date="2012-02-22T22:24:00Z">
              <w:r w:rsidRPr="008D0F7B">
                <w:rPr>
                  <w:rFonts w:ascii="Times New Roman" w:hAnsi="Times New Roman" w:cs="Times New Roman"/>
                  <w:i w:val="0"/>
                  <w:color w:val="auto"/>
                  <w:sz w:val="22"/>
                  <w:szCs w:val="22"/>
                  <w:rPrChange w:id="12878" w:author="Phuong Giang" w:date="2012-02-22T23:42:00Z">
                    <w:rPr>
                      <w:b/>
                      <w:bCs w:val="0"/>
                      <w:i w:val="0"/>
                      <w:color w:val="auto"/>
                      <w:sz w:val="18"/>
                      <w:szCs w:val="18"/>
                      <w:lang w:eastAsia="en-US"/>
                    </w:rPr>
                  </w:rPrChange>
                </w:rPr>
                <w:t>string</w:t>
              </w:r>
            </w:ins>
          </w:p>
        </w:tc>
        <w:tc>
          <w:tcPr>
            <w:tcW w:w="1142" w:type="dxa"/>
            <w:tcPrChange w:id="12879" w:author="Phuong Giang" w:date="2012-02-22T23:32:00Z">
              <w:tcPr>
                <w:tcW w:w="1142" w:type="dxa"/>
              </w:tcPr>
            </w:tcPrChange>
          </w:tcPr>
          <w:p w:rsidR="00751F11" w:rsidRPr="008D0F7B" w:rsidRDefault="00751F11" w:rsidP="00995D66">
            <w:pPr>
              <w:pStyle w:val="comment"/>
              <w:ind w:left="0"/>
              <w:rPr>
                <w:ins w:id="12880" w:author="Nguyen Ho Hai" w:date="2012-02-22T22:24:00Z"/>
                <w:rFonts w:ascii="Times New Roman" w:hAnsi="Times New Roman" w:cs="Times New Roman"/>
                <w:i w:val="0"/>
                <w:color w:val="auto"/>
                <w:sz w:val="22"/>
                <w:szCs w:val="22"/>
                <w:rPrChange w:id="12881" w:author="Phuong Giang" w:date="2012-02-22T23:42:00Z">
                  <w:rPr>
                    <w:ins w:id="12882" w:author="Nguyen Ho Hai" w:date="2012-02-22T22:24:00Z"/>
                    <w:i w:val="0"/>
                    <w:color w:val="auto"/>
                    <w:sz w:val="18"/>
                    <w:szCs w:val="18"/>
                  </w:rPr>
                </w:rPrChange>
              </w:rPr>
            </w:pPr>
          </w:p>
        </w:tc>
        <w:tc>
          <w:tcPr>
            <w:tcW w:w="952" w:type="dxa"/>
            <w:tcPrChange w:id="12883" w:author="Phuong Giang" w:date="2012-02-22T23:32:00Z">
              <w:tcPr>
                <w:tcW w:w="952" w:type="dxa"/>
              </w:tcPr>
            </w:tcPrChange>
          </w:tcPr>
          <w:p w:rsidR="00751F11" w:rsidRPr="008D0F7B" w:rsidRDefault="00751F11" w:rsidP="00995D66">
            <w:pPr>
              <w:pStyle w:val="comment"/>
              <w:ind w:left="0"/>
              <w:rPr>
                <w:ins w:id="12884" w:author="Nguyen Ho Hai" w:date="2012-02-22T22:24:00Z"/>
                <w:rFonts w:ascii="Times New Roman" w:hAnsi="Times New Roman" w:cs="Times New Roman"/>
                <w:i w:val="0"/>
                <w:color w:val="auto"/>
                <w:sz w:val="22"/>
                <w:szCs w:val="22"/>
                <w:rPrChange w:id="12885" w:author="Phuong Giang" w:date="2012-02-22T23:42:00Z">
                  <w:rPr>
                    <w:ins w:id="12886" w:author="Nguyen Ho Hai" w:date="2012-02-22T22:24:00Z"/>
                    <w:i w:val="0"/>
                    <w:color w:val="auto"/>
                    <w:sz w:val="18"/>
                    <w:szCs w:val="18"/>
                  </w:rPr>
                </w:rPrChange>
              </w:rPr>
            </w:pPr>
            <w:proofErr w:type="spellStart"/>
            <w:ins w:id="12887" w:author="Nguyen Ho Hai" w:date="2012-02-22T22:24:00Z">
              <w:r w:rsidRPr="008D0F7B">
                <w:rPr>
                  <w:rFonts w:ascii="Times New Roman" w:hAnsi="Times New Roman" w:cs="Times New Roman"/>
                  <w:i w:val="0"/>
                  <w:color w:val="auto"/>
                  <w:sz w:val="22"/>
                  <w:szCs w:val="22"/>
                  <w:rPrChange w:id="12888" w:author="Phuong Giang" w:date="2012-02-22T23:42:00Z">
                    <w:rPr>
                      <w:b/>
                      <w:bCs w:val="0"/>
                      <w:i w:val="0"/>
                      <w:color w:val="auto"/>
                      <w:sz w:val="18"/>
                      <w:szCs w:val="18"/>
                      <w:lang w:eastAsia="en-US"/>
                    </w:rPr>
                  </w:rPrChange>
                </w:rPr>
                <w:t>Const</w:t>
              </w:r>
              <w:proofErr w:type="spellEnd"/>
            </w:ins>
          </w:p>
        </w:tc>
        <w:tc>
          <w:tcPr>
            <w:tcW w:w="4702" w:type="dxa"/>
            <w:tcPrChange w:id="12889" w:author="Phuong Giang" w:date="2012-02-22T23:32:00Z">
              <w:tcPr>
                <w:tcW w:w="4702" w:type="dxa"/>
              </w:tcPr>
            </w:tcPrChange>
          </w:tcPr>
          <w:p w:rsidR="00751F11" w:rsidRPr="008D0F7B" w:rsidRDefault="00751F11" w:rsidP="00995D66">
            <w:pPr>
              <w:pStyle w:val="comment"/>
              <w:ind w:left="0"/>
              <w:rPr>
                <w:ins w:id="12890" w:author="Nguyen Ho Hai" w:date="2012-02-22T22:24:00Z"/>
                <w:rFonts w:ascii="Times New Roman" w:hAnsi="Times New Roman" w:cs="Times New Roman"/>
                <w:i w:val="0"/>
                <w:color w:val="auto"/>
                <w:sz w:val="22"/>
                <w:szCs w:val="22"/>
                <w:rPrChange w:id="12891" w:author="Phuong Giang" w:date="2012-02-22T23:42:00Z">
                  <w:rPr>
                    <w:ins w:id="12892" w:author="Nguyen Ho Hai" w:date="2012-02-22T22:24:00Z"/>
                    <w:i w:val="0"/>
                    <w:color w:val="auto"/>
                    <w:sz w:val="18"/>
                    <w:szCs w:val="18"/>
                  </w:rPr>
                </w:rPrChange>
              </w:rPr>
            </w:pPr>
            <w:ins w:id="12893" w:author="Nguyen Ho Hai" w:date="2012-02-22T22:24:00Z">
              <w:r w:rsidRPr="008D0F7B">
                <w:rPr>
                  <w:rFonts w:ascii="Times New Roman" w:hAnsi="Times New Roman" w:cs="Times New Roman"/>
                  <w:i w:val="0"/>
                  <w:color w:val="auto"/>
                  <w:sz w:val="22"/>
                  <w:szCs w:val="22"/>
                  <w:rPrChange w:id="12894" w:author="Phuong Giang" w:date="2012-02-22T23:42:00Z">
                    <w:rPr>
                      <w:b/>
                      <w:bCs w:val="0"/>
                      <w:i w:val="0"/>
                      <w:color w:val="auto"/>
                      <w:sz w:val="18"/>
                      <w:szCs w:val="18"/>
                      <w:lang w:eastAsia="en-US"/>
                    </w:rPr>
                  </w:rPrChange>
                </w:rPr>
                <w:t xml:space="preserve">Contain the path of </w:t>
              </w:r>
              <w:proofErr w:type="spellStart"/>
              <w:r w:rsidRPr="008D0F7B">
                <w:rPr>
                  <w:rFonts w:ascii="Times New Roman" w:hAnsi="Times New Roman" w:cs="Times New Roman"/>
                  <w:i w:val="0"/>
                  <w:color w:val="auto"/>
                  <w:sz w:val="22"/>
                  <w:szCs w:val="22"/>
                  <w:rPrChange w:id="12895" w:author="Phuong Giang" w:date="2012-02-22T23:42:00Z">
                    <w:rPr>
                      <w:b/>
                      <w:bCs w:val="0"/>
                      <w:i w:val="0"/>
                      <w:color w:val="auto"/>
                      <w:sz w:val="18"/>
                      <w:szCs w:val="18"/>
                      <w:lang w:eastAsia="en-US"/>
                    </w:rPr>
                  </w:rPrChange>
                </w:rPr>
                <w:t>TeachingMethod</w:t>
              </w:r>
              <w:proofErr w:type="spellEnd"/>
              <w:r w:rsidRPr="008D0F7B">
                <w:rPr>
                  <w:rFonts w:ascii="Times New Roman" w:hAnsi="Times New Roman" w:cs="Times New Roman"/>
                  <w:i w:val="0"/>
                  <w:color w:val="auto"/>
                  <w:sz w:val="22"/>
                  <w:szCs w:val="22"/>
                  <w:rPrChange w:id="12896" w:author="Phuong Giang" w:date="2012-02-22T23:42:00Z">
                    <w:rPr>
                      <w:b/>
                      <w:bCs w:val="0"/>
                      <w:i w:val="0"/>
                      <w:color w:val="auto"/>
                      <w:sz w:val="18"/>
                      <w:szCs w:val="18"/>
                      <w:lang w:eastAsia="en-US"/>
                    </w:rPr>
                  </w:rPrChange>
                </w:rPr>
                <w:t xml:space="preserve"> XML</w:t>
              </w:r>
            </w:ins>
          </w:p>
        </w:tc>
      </w:tr>
    </w:tbl>
    <w:p w:rsidR="00751F11" w:rsidRDefault="00751F11" w:rsidP="00751F11">
      <w:pPr>
        <w:pStyle w:val="Heading5"/>
        <w:tabs>
          <w:tab w:val="left" w:pos="4208"/>
        </w:tabs>
        <w:rPr>
          <w:ins w:id="12897" w:author="Nguyen Ho Hai" w:date="2012-02-22T22:24:00Z"/>
        </w:rPr>
      </w:pPr>
      <w:ins w:id="12898" w:author="Nguyen Ho Hai" w:date="2012-02-22T22:24:00Z">
        <w:r>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2899" w:author="HungNguyen" w:date="2012-04-17T17:09: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573"/>
        <w:gridCol w:w="6048"/>
        <w:tblGridChange w:id="12900">
          <w:tblGrid>
            <w:gridCol w:w="955"/>
            <w:gridCol w:w="2205"/>
            <w:gridCol w:w="368"/>
            <w:gridCol w:w="6048"/>
          </w:tblGrid>
        </w:tblGridChange>
      </w:tblGrid>
      <w:tr w:rsidR="00751F11" w:rsidRPr="00D229E5" w:rsidTr="00F974AC">
        <w:trPr>
          <w:cnfStyle w:val="100000000000" w:firstRow="1" w:lastRow="0" w:firstColumn="0" w:lastColumn="0" w:oddVBand="0" w:evenVBand="0" w:oddHBand="0" w:evenHBand="0" w:firstRowFirstColumn="0" w:firstRowLastColumn="0" w:lastRowFirstColumn="0" w:lastRowLastColumn="0"/>
          <w:ins w:id="12901" w:author="Nguyen Ho Hai" w:date="2012-02-22T22:24:00Z"/>
        </w:trPr>
        <w:tc>
          <w:tcPr>
            <w:tcW w:w="955" w:type="dxa"/>
            <w:tcPrChange w:id="12902" w:author="HungNguyen" w:date="2012-04-17T17:09:00Z">
              <w:tcPr>
                <w:tcW w:w="95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903" w:author="Nguyen Ho Hai" w:date="2012-02-22T22:24:00Z"/>
                <w:b w:val="0"/>
                <w:lang w:eastAsia="ja-JP"/>
                <w:rPrChange w:id="12904" w:author="Phuong Giang" w:date="2012-02-22T23:41:00Z">
                  <w:rPr>
                    <w:ins w:id="12905" w:author="Nguyen Ho Hai" w:date="2012-02-22T22:24:00Z"/>
                    <w:b/>
                    <w:bCs w:val="0"/>
                    <w:color w:val="800000"/>
                  </w:rPr>
                </w:rPrChange>
              </w:rPr>
              <w:pPrChange w:id="1290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907" w:author="Nguyen Ho Hai" w:date="2012-02-22T22:24:00Z">
              <w:r w:rsidRPr="00D229E5">
                <w:rPr>
                  <w:rFonts w:ascii="Tahoma" w:eastAsia="MS Mincho" w:hAnsi="Tahoma" w:cs="Arial"/>
                  <w:b w:val="0"/>
                  <w:snapToGrid w:val="0"/>
                  <w:color w:val="auto"/>
                  <w:sz w:val="20"/>
                  <w:szCs w:val="20"/>
                  <w:lang w:eastAsia="ja-JP"/>
                  <w:rPrChange w:id="12908" w:author="Phuong Giang" w:date="2012-02-22T23:41:00Z">
                    <w:rPr>
                      <w:b/>
                      <w:color w:val="800000"/>
                    </w:rPr>
                  </w:rPrChange>
                </w:rPr>
                <w:t>No</w:t>
              </w:r>
            </w:ins>
          </w:p>
        </w:tc>
        <w:tc>
          <w:tcPr>
            <w:tcW w:w="2573" w:type="dxa"/>
            <w:tcPrChange w:id="12909" w:author="HungNguyen" w:date="2012-04-17T17:09:00Z">
              <w:tcPr>
                <w:tcW w:w="220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910" w:author="Nguyen Ho Hai" w:date="2012-02-22T22:24:00Z"/>
                <w:b w:val="0"/>
                <w:lang w:eastAsia="ja-JP"/>
                <w:rPrChange w:id="12911" w:author="Phuong Giang" w:date="2012-02-22T23:41:00Z">
                  <w:rPr>
                    <w:ins w:id="12912" w:author="Nguyen Ho Hai" w:date="2012-02-22T22:24:00Z"/>
                    <w:b/>
                    <w:bCs w:val="0"/>
                    <w:color w:val="800000"/>
                    <w:lang w:eastAsia="ja-JP"/>
                  </w:rPr>
                </w:rPrChange>
              </w:rPr>
              <w:pPrChange w:id="1291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914" w:author="Nguyen Ho Hai" w:date="2012-02-22T22:24:00Z">
              <w:r w:rsidRPr="00D229E5">
                <w:rPr>
                  <w:rFonts w:ascii="Tahoma" w:eastAsia="MS Mincho" w:hAnsi="Tahoma" w:cs="Arial"/>
                  <w:b w:val="0"/>
                  <w:snapToGrid w:val="0"/>
                  <w:color w:val="auto"/>
                  <w:sz w:val="20"/>
                  <w:szCs w:val="20"/>
                  <w:lang w:eastAsia="ja-JP"/>
                  <w:rPrChange w:id="12915" w:author="Phuong Giang" w:date="2012-02-22T23:41:00Z">
                    <w:rPr>
                      <w:b/>
                      <w:color w:val="800000"/>
                      <w:lang w:eastAsia="ja-JP"/>
                    </w:rPr>
                  </w:rPrChange>
                </w:rPr>
                <w:t>Method</w:t>
              </w:r>
            </w:ins>
          </w:p>
        </w:tc>
        <w:tc>
          <w:tcPr>
            <w:tcW w:w="6048" w:type="dxa"/>
            <w:tcPrChange w:id="12916" w:author="HungNguyen" w:date="2012-04-17T17:09:00Z">
              <w:tcPr>
                <w:tcW w:w="6416" w:type="dxa"/>
                <w:gridSpan w:val="2"/>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2917" w:author="Nguyen Ho Hai" w:date="2012-02-22T22:24:00Z"/>
                <w:b w:val="0"/>
                <w:lang w:eastAsia="ja-JP"/>
                <w:rPrChange w:id="12918" w:author="Phuong Giang" w:date="2012-02-22T23:41:00Z">
                  <w:rPr>
                    <w:ins w:id="12919" w:author="Nguyen Ho Hai" w:date="2012-02-22T22:24:00Z"/>
                    <w:b/>
                    <w:bCs w:val="0"/>
                    <w:color w:val="800000"/>
                    <w:lang w:eastAsia="ja-JP"/>
                  </w:rPr>
                </w:rPrChange>
              </w:rPr>
              <w:pPrChange w:id="1292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2921" w:author="Nguyen Ho Hai" w:date="2012-02-22T22:24:00Z">
              <w:r w:rsidRPr="00D229E5">
                <w:rPr>
                  <w:rFonts w:ascii="Tahoma" w:eastAsia="MS Mincho" w:hAnsi="Tahoma" w:cs="Arial"/>
                  <w:b w:val="0"/>
                  <w:snapToGrid w:val="0"/>
                  <w:color w:val="auto"/>
                  <w:sz w:val="20"/>
                  <w:szCs w:val="20"/>
                  <w:lang w:eastAsia="ja-JP"/>
                  <w:rPrChange w:id="12922" w:author="Phuong Giang" w:date="2012-02-22T23:41:00Z">
                    <w:rPr>
                      <w:b/>
                      <w:color w:val="800000"/>
                      <w:lang w:eastAsia="ja-JP"/>
                    </w:rPr>
                  </w:rPrChange>
                </w:rPr>
                <w:t>Description</w:t>
              </w:r>
            </w:ins>
          </w:p>
        </w:tc>
      </w:tr>
      <w:tr w:rsidR="00751F11" w:rsidRPr="008D0F7B" w:rsidTr="00F974AC">
        <w:trPr>
          <w:ins w:id="12923" w:author="Nguyen Ho Hai" w:date="2012-02-22T22:24:00Z"/>
        </w:trPr>
        <w:tc>
          <w:tcPr>
            <w:tcW w:w="955" w:type="dxa"/>
            <w:tcPrChange w:id="12924" w:author="HungNguyen" w:date="2012-04-17T17:09:00Z">
              <w:tcPr>
                <w:tcW w:w="955" w:type="dxa"/>
              </w:tcPr>
            </w:tcPrChange>
          </w:tcPr>
          <w:p w:rsidR="00751F11" w:rsidRPr="008D0F7B" w:rsidRDefault="00751F11" w:rsidP="00995D66">
            <w:pPr>
              <w:pStyle w:val="comment"/>
              <w:ind w:left="0"/>
              <w:rPr>
                <w:ins w:id="12925" w:author="Nguyen Ho Hai" w:date="2012-02-22T22:24:00Z"/>
                <w:rFonts w:ascii="Times New Roman" w:hAnsi="Times New Roman" w:cs="Times New Roman"/>
                <w:i w:val="0"/>
                <w:color w:val="auto"/>
                <w:sz w:val="22"/>
                <w:szCs w:val="22"/>
                <w:rPrChange w:id="12926" w:author="Phuong Giang" w:date="2012-02-22T23:42:00Z">
                  <w:rPr>
                    <w:ins w:id="12927" w:author="Nguyen Ho Hai" w:date="2012-02-22T22:24:00Z"/>
                    <w:i w:val="0"/>
                    <w:color w:val="auto"/>
                    <w:sz w:val="18"/>
                    <w:szCs w:val="18"/>
                  </w:rPr>
                </w:rPrChange>
              </w:rPr>
            </w:pPr>
            <w:ins w:id="12928" w:author="Nguyen Ho Hai" w:date="2012-02-22T22:24:00Z">
              <w:r w:rsidRPr="008D0F7B">
                <w:rPr>
                  <w:rFonts w:ascii="Times New Roman" w:hAnsi="Times New Roman" w:cs="Times New Roman"/>
                  <w:i w:val="0"/>
                  <w:color w:val="auto"/>
                  <w:sz w:val="22"/>
                  <w:szCs w:val="22"/>
                  <w:rPrChange w:id="12929" w:author="Phuong Giang" w:date="2012-02-22T23:42:00Z">
                    <w:rPr>
                      <w:b/>
                      <w:bCs w:val="0"/>
                      <w:i w:val="0"/>
                      <w:color w:val="auto"/>
                      <w:sz w:val="18"/>
                      <w:szCs w:val="18"/>
                      <w:lang w:eastAsia="en-US"/>
                    </w:rPr>
                  </w:rPrChange>
                </w:rPr>
                <w:t>01</w:t>
              </w:r>
            </w:ins>
          </w:p>
        </w:tc>
        <w:tc>
          <w:tcPr>
            <w:tcW w:w="2573" w:type="dxa"/>
            <w:tcPrChange w:id="12930" w:author="HungNguyen" w:date="2012-04-17T17:09:00Z">
              <w:tcPr>
                <w:tcW w:w="2205" w:type="dxa"/>
              </w:tcPr>
            </w:tcPrChange>
          </w:tcPr>
          <w:p w:rsidR="00751F11" w:rsidRPr="008D0F7B" w:rsidRDefault="00751F11" w:rsidP="00995D66">
            <w:pPr>
              <w:pStyle w:val="comment"/>
              <w:ind w:left="0"/>
              <w:rPr>
                <w:ins w:id="12931" w:author="Nguyen Ho Hai" w:date="2012-02-22T22:24:00Z"/>
                <w:rFonts w:ascii="Times New Roman" w:hAnsi="Times New Roman" w:cs="Times New Roman"/>
                <w:i w:val="0"/>
                <w:color w:val="auto"/>
                <w:sz w:val="22"/>
                <w:szCs w:val="22"/>
                <w:rPrChange w:id="12932" w:author="Phuong Giang" w:date="2012-02-22T23:42:00Z">
                  <w:rPr>
                    <w:ins w:id="12933" w:author="Nguyen Ho Hai" w:date="2012-02-22T22:24:00Z"/>
                    <w:i w:val="0"/>
                    <w:color w:val="auto"/>
                    <w:sz w:val="18"/>
                    <w:szCs w:val="18"/>
                  </w:rPr>
                </w:rPrChange>
              </w:rPr>
            </w:pPr>
            <w:ins w:id="12934" w:author="Nguyen Ho Hai" w:date="2012-02-22T22:24:00Z">
              <w:r w:rsidRPr="008D0F7B">
                <w:rPr>
                  <w:rFonts w:ascii="Times New Roman" w:hAnsi="Times New Roman" w:cs="Times New Roman"/>
                  <w:i w:val="0"/>
                  <w:color w:val="auto"/>
                  <w:sz w:val="22"/>
                  <w:szCs w:val="22"/>
                  <w:rPrChange w:id="12935" w:author="Phuong Giang" w:date="2012-02-22T23:42:00Z">
                    <w:rPr>
                      <w:b/>
                      <w:bCs w:val="0"/>
                      <w:i w:val="0"/>
                      <w:color w:val="auto"/>
                      <w:sz w:val="18"/>
                      <w:szCs w:val="18"/>
                      <w:lang w:eastAsia="en-US"/>
                    </w:rPr>
                  </w:rPrChange>
                </w:rPr>
                <w:t>Load</w:t>
              </w:r>
            </w:ins>
          </w:p>
        </w:tc>
        <w:tc>
          <w:tcPr>
            <w:tcW w:w="6048" w:type="dxa"/>
            <w:tcPrChange w:id="12936" w:author="HungNguyen" w:date="2012-04-17T17:09:00Z">
              <w:tcPr>
                <w:tcW w:w="6416" w:type="dxa"/>
                <w:gridSpan w:val="2"/>
              </w:tcPr>
            </w:tcPrChange>
          </w:tcPr>
          <w:p w:rsidR="00751F11" w:rsidRPr="008D0F7B" w:rsidRDefault="00751F11" w:rsidP="00995D66">
            <w:pPr>
              <w:pStyle w:val="comment"/>
              <w:ind w:left="0"/>
              <w:rPr>
                <w:ins w:id="12937" w:author="Nguyen Ho Hai" w:date="2012-02-22T22:24:00Z"/>
                <w:rFonts w:ascii="Times New Roman" w:hAnsi="Times New Roman" w:cs="Times New Roman"/>
                <w:i w:val="0"/>
                <w:color w:val="auto"/>
                <w:sz w:val="22"/>
                <w:szCs w:val="22"/>
                <w:rPrChange w:id="12938" w:author="Phuong Giang" w:date="2012-02-22T23:42:00Z">
                  <w:rPr>
                    <w:ins w:id="12939" w:author="Nguyen Ho Hai" w:date="2012-02-22T22:24:00Z"/>
                    <w:i w:val="0"/>
                    <w:color w:val="auto"/>
                    <w:sz w:val="18"/>
                    <w:szCs w:val="18"/>
                  </w:rPr>
                </w:rPrChange>
              </w:rPr>
            </w:pPr>
            <w:ins w:id="12940" w:author="Nguyen Ho Hai" w:date="2012-02-22T22:24:00Z">
              <w:r w:rsidRPr="008D0F7B">
                <w:rPr>
                  <w:rFonts w:ascii="Times New Roman" w:hAnsi="Times New Roman" w:cs="Times New Roman"/>
                  <w:i w:val="0"/>
                  <w:color w:val="auto"/>
                  <w:sz w:val="22"/>
                  <w:szCs w:val="22"/>
                  <w:rPrChange w:id="12941" w:author="Phuong Giang" w:date="2012-02-22T23:42:00Z">
                    <w:rPr>
                      <w:b/>
                      <w:bCs w:val="0"/>
                      <w:i w:val="0"/>
                      <w:color w:val="auto"/>
                      <w:sz w:val="18"/>
                      <w:szCs w:val="18"/>
                      <w:lang w:eastAsia="en-US"/>
                    </w:rPr>
                  </w:rPrChange>
                </w:rPr>
                <w:t>Load the XElement from database</w:t>
              </w:r>
            </w:ins>
          </w:p>
        </w:tc>
      </w:tr>
      <w:tr w:rsidR="00751F11" w:rsidRPr="008D0F7B" w:rsidTr="00F974AC">
        <w:trPr>
          <w:ins w:id="12942" w:author="Nguyen Ho Hai" w:date="2012-02-22T22:24:00Z"/>
        </w:trPr>
        <w:tc>
          <w:tcPr>
            <w:tcW w:w="955" w:type="dxa"/>
            <w:tcPrChange w:id="12943" w:author="HungNguyen" w:date="2012-04-17T17:09:00Z">
              <w:tcPr>
                <w:tcW w:w="955" w:type="dxa"/>
              </w:tcPr>
            </w:tcPrChange>
          </w:tcPr>
          <w:p w:rsidR="00751F11" w:rsidRPr="008D0F7B" w:rsidRDefault="00751F11" w:rsidP="00995D66">
            <w:pPr>
              <w:pStyle w:val="comment"/>
              <w:ind w:left="0"/>
              <w:rPr>
                <w:ins w:id="12944" w:author="Nguyen Ho Hai" w:date="2012-02-22T22:24:00Z"/>
                <w:rFonts w:ascii="Times New Roman" w:hAnsi="Times New Roman" w:cs="Times New Roman"/>
                <w:i w:val="0"/>
                <w:color w:val="auto"/>
                <w:sz w:val="22"/>
                <w:szCs w:val="22"/>
                <w:rPrChange w:id="12945" w:author="Phuong Giang" w:date="2012-02-22T23:42:00Z">
                  <w:rPr>
                    <w:ins w:id="12946" w:author="Nguyen Ho Hai" w:date="2012-02-22T22:24:00Z"/>
                    <w:i w:val="0"/>
                    <w:color w:val="auto"/>
                    <w:sz w:val="18"/>
                    <w:szCs w:val="18"/>
                  </w:rPr>
                </w:rPrChange>
              </w:rPr>
            </w:pPr>
            <w:ins w:id="12947" w:author="Nguyen Ho Hai" w:date="2012-02-22T22:24:00Z">
              <w:r w:rsidRPr="008D0F7B">
                <w:rPr>
                  <w:rFonts w:ascii="Times New Roman" w:hAnsi="Times New Roman" w:cs="Times New Roman"/>
                  <w:i w:val="0"/>
                  <w:color w:val="auto"/>
                  <w:sz w:val="22"/>
                  <w:szCs w:val="22"/>
                  <w:rPrChange w:id="12948" w:author="Phuong Giang" w:date="2012-02-22T23:42:00Z">
                    <w:rPr>
                      <w:b/>
                      <w:bCs w:val="0"/>
                      <w:i w:val="0"/>
                      <w:color w:val="auto"/>
                      <w:sz w:val="18"/>
                      <w:szCs w:val="18"/>
                      <w:lang w:eastAsia="en-US"/>
                    </w:rPr>
                  </w:rPrChange>
                </w:rPr>
                <w:t>02</w:t>
              </w:r>
            </w:ins>
          </w:p>
        </w:tc>
        <w:tc>
          <w:tcPr>
            <w:tcW w:w="2573" w:type="dxa"/>
            <w:tcPrChange w:id="12949" w:author="HungNguyen" w:date="2012-04-17T17:09:00Z">
              <w:tcPr>
                <w:tcW w:w="2205" w:type="dxa"/>
              </w:tcPr>
            </w:tcPrChange>
          </w:tcPr>
          <w:p w:rsidR="00751F11" w:rsidRPr="008D0F7B" w:rsidRDefault="00751F11" w:rsidP="00995D66">
            <w:pPr>
              <w:pStyle w:val="comment"/>
              <w:ind w:left="0"/>
              <w:rPr>
                <w:ins w:id="12950" w:author="Nguyen Ho Hai" w:date="2012-02-22T22:24:00Z"/>
                <w:rFonts w:ascii="Times New Roman" w:hAnsi="Times New Roman" w:cs="Times New Roman"/>
                <w:i w:val="0"/>
                <w:color w:val="auto"/>
                <w:sz w:val="22"/>
                <w:szCs w:val="22"/>
                <w:rPrChange w:id="12951" w:author="Phuong Giang" w:date="2012-02-22T23:42:00Z">
                  <w:rPr>
                    <w:ins w:id="12952" w:author="Nguyen Ho Hai" w:date="2012-02-22T22:24:00Z"/>
                    <w:i w:val="0"/>
                    <w:color w:val="auto"/>
                    <w:sz w:val="18"/>
                    <w:szCs w:val="18"/>
                  </w:rPr>
                </w:rPrChange>
              </w:rPr>
            </w:pPr>
            <w:ins w:id="12953" w:author="Nguyen Ho Hai" w:date="2012-02-22T22:24:00Z">
              <w:r w:rsidRPr="008D0F7B">
                <w:rPr>
                  <w:rFonts w:ascii="Times New Roman" w:hAnsi="Times New Roman" w:cs="Times New Roman"/>
                  <w:i w:val="0"/>
                  <w:color w:val="auto"/>
                  <w:sz w:val="22"/>
                  <w:szCs w:val="22"/>
                  <w:rPrChange w:id="12954" w:author="Phuong Giang" w:date="2012-02-22T23:42:00Z">
                    <w:rPr>
                      <w:b/>
                      <w:bCs w:val="0"/>
                      <w:i w:val="0"/>
                      <w:color w:val="auto"/>
                      <w:sz w:val="18"/>
                      <w:szCs w:val="18"/>
                      <w:lang w:eastAsia="en-US"/>
                    </w:rPr>
                  </w:rPrChange>
                </w:rPr>
                <w:t>GetFilePath</w:t>
              </w:r>
            </w:ins>
          </w:p>
        </w:tc>
        <w:tc>
          <w:tcPr>
            <w:tcW w:w="6048" w:type="dxa"/>
            <w:tcPrChange w:id="12955" w:author="HungNguyen" w:date="2012-04-17T17:09:00Z">
              <w:tcPr>
                <w:tcW w:w="6416" w:type="dxa"/>
                <w:gridSpan w:val="2"/>
              </w:tcPr>
            </w:tcPrChange>
          </w:tcPr>
          <w:p w:rsidR="00751F11" w:rsidRPr="008D0F7B" w:rsidRDefault="00751F11" w:rsidP="00995D66">
            <w:pPr>
              <w:pStyle w:val="comment"/>
              <w:ind w:left="0"/>
              <w:rPr>
                <w:ins w:id="12956" w:author="Nguyen Ho Hai" w:date="2012-02-22T22:24:00Z"/>
                <w:rFonts w:ascii="Times New Roman" w:hAnsi="Times New Roman" w:cs="Times New Roman"/>
                <w:i w:val="0"/>
                <w:color w:val="auto"/>
                <w:sz w:val="22"/>
                <w:szCs w:val="22"/>
                <w:rPrChange w:id="12957" w:author="Phuong Giang" w:date="2012-02-22T23:42:00Z">
                  <w:rPr>
                    <w:ins w:id="12958" w:author="Nguyen Ho Hai" w:date="2012-02-22T22:24:00Z"/>
                    <w:i w:val="0"/>
                    <w:color w:val="auto"/>
                    <w:sz w:val="18"/>
                    <w:szCs w:val="18"/>
                  </w:rPr>
                </w:rPrChange>
              </w:rPr>
            </w:pPr>
            <w:ins w:id="12959" w:author="Nguyen Ho Hai" w:date="2012-02-22T22:24:00Z">
              <w:r w:rsidRPr="008D0F7B">
                <w:rPr>
                  <w:rFonts w:ascii="Times New Roman" w:hAnsi="Times New Roman" w:cs="Times New Roman"/>
                  <w:i w:val="0"/>
                  <w:color w:val="auto"/>
                  <w:sz w:val="22"/>
                  <w:szCs w:val="22"/>
                  <w:rPrChange w:id="12960" w:author="Phuong Giang" w:date="2012-02-22T23:42:00Z">
                    <w:rPr>
                      <w:b/>
                      <w:bCs w:val="0"/>
                      <w:i w:val="0"/>
                      <w:color w:val="auto"/>
                      <w:sz w:val="18"/>
                      <w:szCs w:val="18"/>
                      <w:lang w:eastAsia="en-US"/>
                    </w:rPr>
                  </w:rPrChange>
                </w:rPr>
                <w:t>Get the path of the file</w:t>
              </w:r>
            </w:ins>
          </w:p>
        </w:tc>
      </w:tr>
      <w:tr w:rsidR="00F974AC" w:rsidRPr="008D0F7B" w:rsidTr="00F974AC">
        <w:tblPrEx>
          <w:tblPrExChange w:id="12961" w:author="HungNguyen" w:date="2012-04-17T17:09:00Z">
            <w:tblPrEx>
              <w:tblInd w:w="0" w:type="dxa"/>
              <w:tblLook w:val="0620" w:firstRow="1" w:lastRow="0" w:firstColumn="0" w:lastColumn="0" w:noHBand="1" w:noVBand="1"/>
            </w:tblPrEx>
          </w:tblPrExChange>
        </w:tblPrEx>
        <w:trPr>
          <w:ins w:id="12962" w:author="HungNguyen" w:date="2012-04-17T17:08:00Z"/>
        </w:trPr>
        <w:tc>
          <w:tcPr>
            <w:tcW w:w="955" w:type="dxa"/>
            <w:tcPrChange w:id="12963" w:author="HungNguyen" w:date="2012-04-17T17:09:00Z">
              <w:tcPr>
                <w:tcW w:w="955" w:type="dxa"/>
              </w:tcPr>
            </w:tcPrChange>
          </w:tcPr>
          <w:p w:rsidR="00F974AC" w:rsidRPr="008D0F7B" w:rsidRDefault="00F974AC" w:rsidP="00995D66">
            <w:pPr>
              <w:pStyle w:val="comment"/>
              <w:ind w:left="0"/>
              <w:rPr>
                <w:ins w:id="12964" w:author="HungNguyen" w:date="2012-04-17T17:08:00Z"/>
                <w:rFonts w:ascii="Times New Roman" w:hAnsi="Times New Roman" w:cs="Times New Roman"/>
                <w:i w:val="0"/>
                <w:color w:val="auto"/>
                <w:sz w:val="22"/>
                <w:szCs w:val="22"/>
              </w:rPr>
            </w:pPr>
            <w:ins w:id="12965" w:author="HungNguyen" w:date="2012-04-17T17:09:00Z">
              <w:r>
                <w:rPr>
                  <w:rFonts w:ascii="Times New Roman" w:hAnsi="Times New Roman" w:cs="Times New Roman"/>
                  <w:i w:val="0"/>
                  <w:color w:val="auto"/>
                  <w:sz w:val="22"/>
                  <w:szCs w:val="22"/>
                </w:rPr>
                <w:t>03</w:t>
              </w:r>
            </w:ins>
          </w:p>
        </w:tc>
        <w:tc>
          <w:tcPr>
            <w:tcW w:w="2573" w:type="dxa"/>
            <w:tcPrChange w:id="12966" w:author="HungNguyen" w:date="2012-04-17T17:09:00Z">
              <w:tcPr>
                <w:tcW w:w="2205" w:type="dxa"/>
              </w:tcPr>
            </w:tcPrChange>
          </w:tcPr>
          <w:p w:rsidR="00F974AC" w:rsidRPr="00F974AC" w:rsidRDefault="00F974AC" w:rsidP="00F974AC">
            <w:pPr>
              <w:autoSpaceDE w:val="0"/>
              <w:autoSpaceDN w:val="0"/>
              <w:adjustRightInd w:val="0"/>
              <w:spacing w:after="200" w:line="276" w:lineRule="auto"/>
              <w:rPr>
                <w:ins w:id="12967" w:author="HungNguyen" w:date="2012-04-17T17:09:00Z"/>
                <w:rFonts w:ascii="Times New Roman" w:eastAsiaTheme="minorEastAsia" w:hAnsi="Times New Roman"/>
                <w:lang w:eastAsia="ja-JP"/>
                <w:rPrChange w:id="12968" w:author="HungNguyen" w:date="2012-04-17T17:09:00Z">
                  <w:rPr>
                    <w:ins w:id="12969" w:author="HungNguyen" w:date="2012-04-17T17:09:00Z"/>
                    <w:rFonts w:ascii="Consolas" w:eastAsiaTheme="minorEastAsia" w:hAnsi="Consolas" w:cs="Consolas"/>
                    <w:sz w:val="19"/>
                    <w:szCs w:val="19"/>
                    <w:lang w:eastAsia="ja-JP"/>
                  </w:rPr>
                </w:rPrChange>
              </w:rPr>
            </w:pPr>
            <w:ins w:id="12970" w:author="HungNguyen" w:date="2012-04-17T17:09:00Z">
              <w:r w:rsidRPr="00F974AC">
                <w:rPr>
                  <w:rFonts w:ascii="Times New Roman" w:eastAsiaTheme="minorEastAsia" w:hAnsi="Times New Roman"/>
                  <w:lang w:eastAsia="ja-JP"/>
                  <w:rPrChange w:id="12971" w:author="HungNguyen" w:date="2012-04-17T17:09:00Z">
                    <w:rPr>
                      <w:rFonts w:ascii="Consolas" w:eastAsiaTheme="minorEastAsia" w:hAnsi="Consolas" w:cs="Consolas"/>
                      <w:b/>
                      <w:snapToGrid w:val="0"/>
                      <w:sz w:val="19"/>
                      <w:szCs w:val="19"/>
                      <w:lang w:eastAsia="ja-JP"/>
                    </w:rPr>
                  </w:rPrChange>
                </w:rPr>
                <w:t>ConvertFlowDocumentToSUBStringFormat</w:t>
              </w:r>
            </w:ins>
          </w:p>
          <w:p w:rsidR="00F974AC" w:rsidRPr="008D0F7B" w:rsidRDefault="00F974AC" w:rsidP="00995D66">
            <w:pPr>
              <w:pStyle w:val="comment"/>
              <w:ind w:left="0"/>
              <w:rPr>
                <w:ins w:id="12972" w:author="HungNguyen" w:date="2012-04-17T17:08:00Z"/>
                <w:rFonts w:ascii="Times New Roman" w:hAnsi="Times New Roman" w:cs="Times New Roman"/>
                <w:i w:val="0"/>
                <w:color w:val="auto"/>
                <w:sz w:val="22"/>
                <w:szCs w:val="22"/>
              </w:rPr>
            </w:pPr>
          </w:p>
        </w:tc>
        <w:tc>
          <w:tcPr>
            <w:tcW w:w="6048" w:type="dxa"/>
            <w:tcPrChange w:id="12973" w:author="HungNguyen" w:date="2012-04-17T17:09:00Z">
              <w:tcPr>
                <w:tcW w:w="6416" w:type="dxa"/>
                <w:gridSpan w:val="2"/>
              </w:tcPr>
            </w:tcPrChange>
          </w:tcPr>
          <w:p w:rsidR="00F974AC" w:rsidRPr="008D0F7B" w:rsidRDefault="00F974AC" w:rsidP="00995D66">
            <w:pPr>
              <w:pStyle w:val="comment"/>
              <w:ind w:left="0"/>
              <w:rPr>
                <w:ins w:id="12974" w:author="HungNguyen" w:date="2012-04-17T17:08:00Z"/>
                <w:rFonts w:ascii="Times New Roman" w:hAnsi="Times New Roman" w:cs="Times New Roman"/>
                <w:i w:val="0"/>
                <w:color w:val="auto"/>
                <w:sz w:val="22"/>
                <w:szCs w:val="22"/>
              </w:rPr>
            </w:pPr>
            <w:ins w:id="12975" w:author="HungNguyen" w:date="2012-04-17T17:09:00Z">
              <w:r>
                <w:rPr>
                  <w:rFonts w:ascii="Times New Roman" w:hAnsi="Times New Roman" w:cs="Times New Roman"/>
                  <w:i w:val="0"/>
                  <w:color w:val="auto"/>
                  <w:sz w:val="22"/>
                  <w:szCs w:val="22"/>
                </w:rPr>
                <w:t>Convert flow document to string format</w:t>
              </w:r>
            </w:ins>
          </w:p>
        </w:tc>
      </w:tr>
      <w:tr w:rsidR="00F974AC" w:rsidRPr="008D0F7B" w:rsidTr="00F974AC">
        <w:trPr>
          <w:ins w:id="12976" w:author="HungNguyen" w:date="2012-04-17T17:10:00Z"/>
        </w:trPr>
        <w:tc>
          <w:tcPr>
            <w:tcW w:w="955" w:type="dxa"/>
          </w:tcPr>
          <w:p w:rsidR="00F974AC" w:rsidRDefault="00F974AC" w:rsidP="00995D66">
            <w:pPr>
              <w:pStyle w:val="comment"/>
              <w:ind w:left="0"/>
              <w:rPr>
                <w:ins w:id="12977" w:author="HungNguyen" w:date="2012-04-17T17:10:00Z"/>
                <w:rFonts w:ascii="Times New Roman" w:hAnsi="Times New Roman" w:cs="Times New Roman"/>
                <w:i w:val="0"/>
                <w:color w:val="auto"/>
                <w:sz w:val="22"/>
                <w:szCs w:val="22"/>
              </w:rPr>
            </w:pPr>
            <w:ins w:id="12978" w:author="HungNguyen" w:date="2012-04-17T17:10:00Z">
              <w:r>
                <w:rPr>
                  <w:rFonts w:ascii="Times New Roman" w:hAnsi="Times New Roman" w:cs="Times New Roman"/>
                  <w:i w:val="0"/>
                  <w:color w:val="auto"/>
                  <w:sz w:val="22"/>
                  <w:szCs w:val="22"/>
                </w:rPr>
                <w:t>04</w:t>
              </w:r>
            </w:ins>
          </w:p>
        </w:tc>
        <w:tc>
          <w:tcPr>
            <w:tcW w:w="2573" w:type="dxa"/>
          </w:tcPr>
          <w:p w:rsidR="00F974AC" w:rsidRPr="00F974AC" w:rsidRDefault="00F974AC" w:rsidP="00F974AC">
            <w:pPr>
              <w:autoSpaceDE w:val="0"/>
              <w:autoSpaceDN w:val="0"/>
              <w:adjustRightInd w:val="0"/>
              <w:spacing w:after="200" w:line="276" w:lineRule="auto"/>
              <w:rPr>
                <w:ins w:id="12979" w:author="HungNguyen" w:date="2012-04-17T17:10:00Z"/>
                <w:rFonts w:ascii="Times New Roman" w:eastAsiaTheme="minorEastAsia" w:hAnsi="Times New Roman"/>
                <w:lang w:eastAsia="ja-JP"/>
              </w:rPr>
            </w:pPr>
            <w:ins w:id="12980" w:author="HungNguyen" w:date="2012-04-17T17:10:00Z">
              <w:r>
                <w:rPr>
                  <w:rFonts w:ascii="Times New Roman" w:eastAsiaTheme="minorEastAsia" w:hAnsi="Times New Roman"/>
                  <w:lang w:eastAsia="ja-JP"/>
                </w:rPr>
                <w:t>TransformImage</w:t>
              </w:r>
            </w:ins>
            <w:ins w:id="12981" w:author="HungNguyen" w:date="2012-04-17T17:25:00Z">
              <w:r w:rsidR="00167464">
                <w:rPr>
                  <w:rFonts w:ascii="Times New Roman" w:eastAsiaTheme="minorEastAsia" w:hAnsi="Times New Roman"/>
                  <w:lang w:eastAsia="ja-JP"/>
                </w:rPr>
                <w:t>s</w:t>
              </w:r>
            </w:ins>
            <w:ins w:id="12982" w:author="HungNguyen" w:date="2012-04-17T17:10:00Z">
              <w:r>
                <w:rPr>
                  <w:rFonts w:ascii="Times New Roman" w:eastAsiaTheme="minorEastAsia" w:hAnsi="Times New Roman"/>
                  <w:lang w:eastAsia="ja-JP"/>
                </w:rPr>
                <w:t xml:space="preserve">To64 </w:t>
              </w:r>
            </w:ins>
          </w:p>
        </w:tc>
        <w:tc>
          <w:tcPr>
            <w:tcW w:w="6048" w:type="dxa"/>
          </w:tcPr>
          <w:p w:rsidR="00F974AC" w:rsidRDefault="00F974AC" w:rsidP="00995D66">
            <w:pPr>
              <w:pStyle w:val="comment"/>
              <w:ind w:left="0"/>
              <w:rPr>
                <w:ins w:id="12983" w:author="HungNguyen" w:date="2012-04-17T17:10:00Z"/>
                <w:rFonts w:ascii="Times New Roman" w:hAnsi="Times New Roman" w:cs="Times New Roman"/>
                <w:i w:val="0"/>
                <w:color w:val="auto"/>
                <w:sz w:val="22"/>
                <w:szCs w:val="22"/>
              </w:rPr>
            </w:pPr>
            <w:ins w:id="12984" w:author="HungNguyen" w:date="2012-04-17T17:10:00Z">
              <w:r>
                <w:rPr>
                  <w:rFonts w:ascii="Times New Roman" w:hAnsi="Times New Roman" w:cs="Times New Roman"/>
                  <w:i w:val="0"/>
                  <w:color w:val="auto"/>
                  <w:sz w:val="22"/>
                  <w:szCs w:val="22"/>
                </w:rPr>
                <w:t>Transform image</w:t>
              </w:r>
            </w:ins>
            <w:ins w:id="12985" w:author="HungNguyen" w:date="2012-04-17T17:11:00Z">
              <w:r>
                <w:rPr>
                  <w:rFonts w:ascii="Times New Roman" w:hAnsi="Times New Roman" w:cs="Times New Roman"/>
                  <w:i w:val="0"/>
                  <w:color w:val="auto"/>
                  <w:sz w:val="22"/>
                  <w:szCs w:val="22"/>
                </w:rPr>
                <w:t xml:space="preserve"> in flow document</w:t>
              </w:r>
            </w:ins>
            <w:ins w:id="12986" w:author="HungNguyen" w:date="2012-04-17T17:10:00Z">
              <w:r>
                <w:rPr>
                  <w:rFonts w:ascii="Times New Roman" w:hAnsi="Times New Roman" w:cs="Times New Roman"/>
                  <w:i w:val="0"/>
                  <w:color w:val="auto"/>
                  <w:sz w:val="22"/>
                  <w:szCs w:val="22"/>
                </w:rPr>
                <w:t xml:space="preserve"> to base 64</w:t>
              </w:r>
            </w:ins>
          </w:p>
        </w:tc>
      </w:tr>
      <w:tr w:rsidR="00F974AC" w:rsidRPr="008D0F7B" w:rsidTr="00F974AC">
        <w:trPr>
          <w:ins w:id="12987" w:author="HungNguyen" w:date="2012-04-17T17:11:00Z"/>
        </w:trPr>
        <w:tc>
          <w:tcPr>
            <w:tcW w:w="955" w:type="dxa"/>
          </w:tcPr>
          <w:p w:rsidR="00F974AC" w:rsidRDefault="00F974AC" w:rsidP="00995D66">
            <w:pPr>
              <w:pStyle w:val="comment"/>
              <w:ind w:left="0"/>
              <w:rPr>
                <w:ins w:id="12988" w:author="HungNguyen" w:date="2012-04-17T17:11:00Z"/>
                <w:rFonts w:ascii="Times New Roman" w:hAnsi="Times New Roman" w:cs="Times New Roman"/>
                <w:i w:val="0"/>
                <w:color w:val="auto"/>
                <w:sz w:val="22"/>
                <w:szCs w:val="22"/>
              </w:rPr>
            </w:pPr>
            <w:ins w:id="12989" w:author="HungNguyen" w:date="2012-04-17T17:11:00Z">
              <w:r>
                <w:rPr>
                  <w:rFonts w:ascii="Times New Roman" w:hAnsi="Times New Roman" w:cs="Times New Roman"/>
                  <w:i w:val="0"/>
                  <w:color w:val="auto"/>
                  <w:sz w:val="22"/>
                  <w:szCs w:val="22"/>
                </w:rPr>
                <w:t>05</w:t>
              </w:r>
            </w:ins>
          </w:p>
        </w:tc>
        <w:tc>
          <w:tcPr>
            <w:tcW w:w="2573" w:type="dxa"/>
          </w:tcPr>
          <w:p w:rsidR="00F974AC" w:rsidRDefault="00F974AC" w:rsidP="00F974AC">
            <w:pPr>
              <w:autoSpaceDE w:val="0"/>
              <w:autoSpaceDN w:val="0"/>
              <w:adjustRightInd w:val="0"/>
              <w:rPr>
                <w:ins w:id="12990" w:author="HungNguyen" w:date="2012-04-17T17:11:00Z"/>
                <w:rFonts w:ascii="Times New Roman" w:eastAsiaTheme="minorEastAsia" w:hAnsi="Times New Roman"/>
                <w:lang w:eastAsia="ja-JP"/>
              </w:rPr>
            </w:pPr>
            <w:ins w:id="12991" w:author="HungNguyen" w:date="2012-04-17T17:11:00Z">
              <w:r>
                <w:rPr>
                  <w:rFonts w:ascii="Times New Roman" w:eastAsiaTheme="minorEastAsia" w:hAnsi="Times New Roman"/>
                  <w:lang w:eastAsia="ja-JP"/>
                </w:rPr>
                <w:t>TransformImage</w:t>
              </w:r>
            </w:ins>
            <w:ins w:id="12992" w:author="HungNguyen" w:date="2012-04-17T17:25:00Z">
              <w:r w:rsidR="00167464">
                <w:rPr>
                  <w:rFonts w:ascii="Times New Roman" w:eastAsiaTheme="minorEastAsia" w:hAnsi="Times New Roman"/>
                  <w:lang w:eastAsia="ja-JP"/>
                </w:rPr>
                <w:t>s</w:t>
              </w:r>
            </w:ins>
            <w:ins w:id="12993" w:author="HungNguyen" w:date="2012-04-17T17:11:00Z">
              <w:r>
                <w:rPr>
                  <w:rFonts w:ascii="Times New Roman" w:eastAsiaTheme="minorEastAsia" w:hAnsi="Times New Roman"/>
                  <w:lang w:eastAsia="ja-JP"/>
                </w:rPr>
                <w:t xml:space="preserve">To64 </w:t>
              </w:r>
            </w:ins>
          </w:p>
        </w:tc>
        <w:tc>
          <w:tcPr>
            <w:tcW w:w="6048" w:type="dxa"/>
          </w:tcPr>
          <w:p w:rsidR="00F974AC" w:rsidRDefault="00F974AC">
            <w:pPr>
              <w:pStyle w:val="comment"/>
              <w:ind w:left="0"/>
              <w:rPr>
                <w:ins w:id="12994" w:author="HungNguyen" w:date="2012-04-17T17:11:00Z"/>
                <w:rFonts w:ascii="Times New Roman" w:hAnsi="Times New Roman" w:cs="Times New Roman"/>
                <w:i w:val="0"/>
                <w:color w:val="auto"/>
                <w:sz w:val="22"/>
                <w:szCs w:val="22"/>
              </w:rPr>
            </w:pPr>
            <w:ins w:id="12995" w:author="HungNguyen" w:date="2012-04-17T17:11:00Z">
              <w:r>
                <w:rPr>
                  <w:rFonts w:ascii="Times New Roman" w:hAnsi="Times New Roman" w:cs="Times New Roman"/>
                  <w:i w:val="0"/>
                  <w:color w:val="auto"/>
                  <w:sz w:val="22"/>
                  <w:szCs w:val="22"/>
                </w:rPr>
                <w:t xml:space="preserve">Transform image in </w:t>
              </w:r>
            </w:ins>
            <w:ins w:id="12996" w:author="HungNguyen" w:date="2012-04-17T17:12:00Z">
              <w:r>
                <w:rPr>
                  <w:rFonts w:ascii="Times New Roman" w:hAnsi="Times New Roman" w:cs="Times New Roman"/>
                  <w:i w:val="0"/>
                  <w:color w:val="auto"/>
                  <w:sz w:val="22"/>
                  <w:szCs w:val="22"/>
                </w:rPr>
                <w:t>inline</w:t>
              </w:r>
            </w:ins>
            <w:ins w:id="12997" w:author="HungNguyen" w:date="2012-04-17T17:11:00Z">
              <w:r>
                <w:rPr>
                  <w:rFonts w:ascii="Times New Roman" w:hAnsi="Times New Roman" w:cs="Times New Roman"/>
                  <w:i w:val="0"/>
                  <w:color w:val="auto"/>
                  <w:sz w:val="22"/>
                  <w:szCs w:val="22"/>
                </w:rPr>
                <w:t xml:space="preserve"> to base 64</w:t>
              </w:r>
            </w:ins>
          </w:p>
        </w:tc>
      </w:tr>
      <w:tr w:rsidR="00F974AC" w:rsidRPr="008D0F7B" w:rsidTr="00F974AC">
        <w:trPr>
          <w:ins w:id="12998" w:author="HungNguyen" w:date="2012-04-17T17:11:00Z"/>
        </w:trPr>
        <w:tc>
          <w:tcPr>
            <w:tcW w:w="955" w:type="dxa"/>
          </w:tcPr>
          <w:p w:rsidR="00F974AC" w:rsidRDefault="00F974AC" w:rsidP="00995D66">
            <w:pPr>
              <w:pStyle w:val="comment"/>
              <w:ind w:left="0"/>
              <w:rPr>
                <w:ins w:id="12999" w:author="HungNguyen" w:date="2012-04-17T17:11:00Z"/>
                <w:rFonts w:ascii="Times New Roman" w:hAnsi="Times New Roman" w:cs="Times New Roman"/>
                <w:i w:val="0"/>
                <w:color w:val="auto"/>
                <w:sz w:val="22"/>
                <w:szCs w:val="22"/>
              </w:rPr>
            </w:pPr>
            <w:ins w:id="13000" w:author="HungNguyen" w:date="2012-04-17T17:11:00Z">
              <w:r>
                <w:rPr>
                  <w:rFonts w:ascii="Times New Roman" w:hAnsi="Times New Roman" w:cs="Times New Roman"/>
                  <w:i w:val="0"/>
                  <w:color w:val="auto"/>
                  <w:sz w:val="22"/>
                  <w:szCs w:val="22"/>
                </w:rPr>
                <w:t>06</w:t>
              </w:r>
            </w:ins>
          </w:p>
        </w:tc>
        <w:tc>
          <w:tcPr>
            <w:tcW w:w="2573" w:type="dxa"/>
          </w:tcPr>
          <w:p w:rsidR="00F974AC" w:rsidRDefault="00F974AC" w:rsidP="00F974AC">
            <w:pPr>
              <w:autoSpaceDE w:val="0"/>
              <w:autoSpaceDN w:val="0"/>
              <w:adjustRightInd w:val="0"/>
              <w:rPr>
                <w:ins w:id="13001" w:author="HungNguyen" w:date="2012-04-17T17:11:00Z"/>
                <w:rFonts w:ascii="Times New Roman" w:eastAsiaTheme="minorEastAsia" w:hAnsi="Times New Roman"/>
                <w:lang w:eastAsia="ja-JP"/>
              </w:rPr>
            </w:pPr>
            <w:ins w:id="13002" w:author="HungNguyen" w:date="2012-04-17T17:11:00Z">
              <w:r>
                <w:rPr>
                  <w:rFonts w:ascii="Times New Roman" w:eastAsiaTheme="minorEastAsia" w:hAnsi="Times New Roman"/>
                  <w:lang w:eastAsia="ja-JP"/>
                </w:rPr>
                <w:t>TransformImage</w:t>
              </w:r>
            </w:ins>
            <w:ins w:id="13003" w:author="HungNguyen" w:date="2012-04-17T17:25:00Z">
              <w:r w:rsidR="00167464">
                <w:rPr>
                  <w:rFonts w:ascii="Times New Roman" w:eastAsiaTheme="minorEastAsia" w:hAnsi="Times New Roman"/>
                  <w:lang w:eastAsia="ja-JP"/>
                </w:rPr>
                <w:t>s</w:t>
              </w:r>
            </w:ins>
            <w:ins w:id="13004" w:author="HungNguyen" w:date="2012-04-17T17:11:00Z">
              <w:r>
                <w:rPr>
                  <w:rFonts w:ascii="Times New Roman" w:eastAsiaTheme="minorEastAsia" w:hAnsi="Times New Roman"/>
                  <w:lang w:eastAsia="ja-JP"/>
                </w:rPr>
                <w:t xml:space="preserve">To64 </w:t>
              </w:r>
            </w:ins>
          </w:p>
        </w:tc>
        <w:tc>
          <w:tcPr>
            <w:tcW w:w="6048" w:type="dxa"/>
          </w:tcPr>
          <w:p w:rsidR="00F974AC" w:rsidRDefault="00F974AC">
            <w:pPr>
              <w:pStyle w:val="comment"/>
              <w:ind w:left="0"/>
              <w:rPr>
                <w:ins w:id="13005" w:author="HungNguyen" w:date="2012-04-17T17:11:00Z"/>
                <w:rFonts w:ascii="Times New Roman" w:hAnsi="Times New Roman" w:cs="Times New Roman"/>
                <w:i w:val="0"/>
                <w:color w:val="auto"/>
                <w:sz w:val="22"/>
                <w:szCs w:val="22"/>
              </w:rPr>
            </w:pPr>
            <w:ins w:id="13006" w:author="HungNguyen" w:date="2012-04-17T17:11:00Z">
              <w:r>
                <w:rPr>
                  <w:rFonts w:ascii="Times New Roman" w:hAnsi="Times New Roman" w:cs="Times New Roman"/>
                  <w:i w:val="0"/>
                  <w:color w:val="auto"/>
                  <w:sz w:val="22"/>
                  <w:szCs w:val="22"/>
                </w:rPr>
                <w:t xml:space="preserve">Transform image in </w:t>
              </w:r>
            </w:ins>
            <w:ins w:id="13007" w:author="HungNguyen" w:date="2012-04-17T17:12:00Z">
              <w:r>
                <w:rPr>
                  <w:rFonts w:ascii="Times New Roman" w:hAnsi="Times New Roman" w:cs="Times New Roman"/>
                  <w:i w:val="0"/>
                  <w:color w:val="auto"/>
                  <w:sz w:val="22"/>
                  <w:szCs w:val="22"/>
                </w:rPr>
                <w:t>block</w:t>
              </w:r>
            </w:ins>
            <w:ins w:id="13008" w:author="HungNguyen" w:date="2012-04-17T17:11:00Z">
              <w:r>
                <w:rPr>
                  <w:rFonts w:ascii="Times New Roman" w:hAnsi="Times New Roman" w:cs="Times New Roman"/>
                  <w:i w:val="0"/>
                  <w:color w:val="auto"/>
                  <w:sz w:val="22"/>
                  <w:szCs w:val="22"/>
                </w:rPr>
                <w:t xml:space="preserve"> to base 64</w:t>
              </w:r>
            </w:ins>
          </w:p>
        </w:tc>
      </w:tr>
      <w:tr w:rsidR="00F974AC" w:rsidRPr="008D0F7B" w:rsidTr="00F974AC">
        <w:trPr>
          <w:ins w:id="13009" w:author="HungNguyen" w:date="2012-04-17T17:12:00Z"/>
        </w:trPr>
        <w:tc>
          <w:tcPr>
            <w:tcW w:w="955" w:type="dxa"/>
          </w:tcPr>
          <w:p w:rsidR="00F974AC" w:rsidRDefault="00F974AC" w:rsidP="00995D66">
            <w:pPr>
              <w:pStyle w:val="comment"/>
              <w:ind w:left="0"/>
              <w:rPr>
                <w:ins w:id="13010" w:author="HungNguyen" w:date="2012-04-17T17:12:00Z"/>
                <w:rFonts w:ascii="Times New Roman" w:hAnsi="Times New Roman" w:cs="Times New Roman"/>
                <w:i w:val="0"/>
                <w:color w:val="auto"/>
                <w:sz w:val="22"/>
                <w:szCs w:val="22"/>
              </w:rPr>
            </w:pPr>
            <w:ins w:id="13011" w:author="HungNguyen" w:date="2012-04-17T17:12:00Z">
              <w:r>
                <w:rPr>
                  <w:rFonts w:ascii="Times New Roman" w:hAnsi="Times New Roman" w:cs="Times New Roman"/>
                  <w:i w:val="0"/>
                  <w:color w:val="auto"/>
                  <w:sz w:val="22"/>
                  <w:szCs w:val="22"/>
                </w:rPr>
                <w:t>07</w:t>
              </w:r>
            </w:ins>
          </w:p>
        </w:tc>
        <w:tc>
          <w:tcPr>
            <w:tcW w:w="2573" w:type="dxa"/>
          </w:tcPr>
          <w:p w:rsidR="00F974AC" w:rsidRDefault="00F974AC" w:rsidP="00F974AC">
            <w:pPr>
              <w:autoSpaceDE w:val="0"/>
              <w:autoSpaceDN w:val="0"/>
              <w:adjustRightInd w:val="0"/>
              <w:rPr>
                <w:ins w:id="13012" w:author="HungNguyen" w:date="2012-04-17T17:12:00Z"/>
                <w:rFonts w:ascii="Times New Roman" w:eastAsiaTheme="minorEastAsia" w:hAnsi="Times New Roman"/>
                <w:lang w:eastAsia="ja-JP"/>
              </w:rPr>
            </w:pPr>
            <w:ins w:id="13013" w:author="HungNguyen" w:date="2012-04-17T17:12:00Z">
              <w:r>
                <w:rPr>
                  <w:rFonts w:ascii="Times New Roman" w:eastAsiaTheme="minorEastAsia" w:hAnsi="Times New Roman"/>
                  <w:lang w:eastAsia="ja-JP"/>
                </w:rPr>
                <w:t>Transform64ToImage</w:t>
              </w:r>
            </w:ins>
          </w:p>
        </w:tc>
        <w:tc>
          <w:tcPr>
            <w:tcW w:w="6048" w:type="dxa"/>
          </w:tcPr>
          <w:p w:rsidR="00F974AC" w:rsidRDefault="00F974AC" w:rsidP="00F974AC">
            <w:pPr>
              <w:pStyle w:val="comment"/>
              <w:ind w:left="0"/>
              <w:rPr>
                <w:ins w:id="13014" w:author="HungNguyen" w:date="2012-04-17T17:12:00Z"/>
                <w:rFonts w:ascii="Times New Roman" w:hAnsi="Times New Roman" w:cs="Times New Roman"/>
                <w:i w:val="0"/>
                <w:color w:val="auto"/>
                <w:sz w:val="22"/>
                <w:szCs w:val="22"/>
              </w:rPr>
            </w:pPr>
            <w:ins w:id="13015" w:author="HungNguyen" w:date="2012-04-17T17:13:00Z">
              <w:r>
                <w:rPr>
                  <w:rFonts w:ascii="Times New Roman" w:hAnsi="Times New Roman" w:cs="Times New Roman"/>
                  <w:i w:val="0"/>
                  <w:color w:val="auto"/>
                  <w:sz w:val="22"/>
                  <w:szCs w:val="22"/>
                </w:rPr>
                <w:t>Transform image base 64 in flow document to image</w:t>
              </w:r>
            </w:ins>
          </w:p>
        </w:tc>
      </w:tr>
      <w:tr w:rsidR="00F974AC" w:rsidRPr="008D0F7B" w:rsidTr="00F974AC">
        <w:trPr>
          <w:ins w:id="13016" w:author="HungNguyen" w:date="2012-04-17T17:13:00Z"/>
        </w:trPr>
        <w:tc>
          <w:tcPr>
            <w:tcW w:w="955" w:type="dxa"/>
          </w:tcPr>
          <w:p w:rsidR="00F974AC" w:rsidRDefault="00F974AC" w:rsidP="00995D66">
            <w:pPr>
              <w:pStyle w:val="comment"/>
              <w:ind w:left="0"/>
              <w:rPr>
                <w:ins w:id="13017" w:author="HungNguyen" w:date="2012-04-17T17:13:00Z"/>
                <w:rFonts w:ascii="Times New Roman" w:hAnsi="Times New Roman" w:cs="Times New Roman"/>
                <w:i w:val="0"/>
                <w:color w:val="auto"/>
                <w:sz w:val="22"/>
                <w:szCs w:val="22"/>
              </w:rPr>
            </w:pPr>
            <w:ins w:id="13018" w:author="HungNguyen" w:date="2012-04-17T17:13:00Z">
              <w:r>
                <w:rPr>
                  <w:rFonts w:ascii="Times New Roman" w:hAnsi="Times New Roman" w:cs="Times New Roman"/>
                  <w:i w:val="0"/>
                  <w:color w:val="auto"/>
                  <w:sz w:val="22"/>
                  <w:szCs w:val="22"/>
                </w:rPr>
                <w:t>08</w:t>
              </w:r>
            </w:ins>
          </w:p>
        </w:tc>
        <w:tc>
          <w:tcPr>
            <w:tcW w:w="2573" w:type="dxa"/>
          </w:tcPr>
          <w:p w:rsidR="00F974AC" w:rsidRDefault="00F974AC" w:rsidP="00F974AC">
            <w:pPr>
              <w:autoSpaceDE w:val="0"/>
              <w:autoSpaceDN w:val="0"/>
              <w:adjustRightInd w:val="0"/>
              <w:rPr>
                <w:ins w:id="13019" w:author="HungNguyen" w:date="2012-04-17T17:13:00Z"/>
                <w:rFonts w:ascii="Times New Roman" w:eastAsiaTheme="minorEastAsia" w:hAnsi="Times New Roman"/>
                <w:lang w:eastAsia="ja-JP"/>
              </w:rPr>
            </w:pPr>
            <w:ins w:id="13020" w:author="HungNguyen" w:date="2012-04-17T17:13:00Z">
              <w:r>
                <w:rPr>
                  <w:rFonts w:ascii="Times New Roman" w:eastAsiaTheme="minorEastAsia" w:hAnsi="Times New Roman"/>
                  <w:lang w:eastAsia="ja-JP"/>
                </w:rPr>
                <w:t>Transform64ToImage</w:t>
              </w:r>
            </w:ins>
          </w:p>
        </w:tc>
        <w:tc>
          <w:tcPr>
            <w:tcW w:w="6048" w:type="dxa"/>
          </w:tcPr>
          <w:p w:rsidR="00F974AC" w:rsidRDefault="00F974AC" w:rsidP="00F974AC">
            <w:pPr>
              <w:pStyle w:val="comment"/>
              <w:ind w:left="0"/>
              <w:rPr>
                <w:ins w:id="13021" w:author="HungNguyen" w:date="2012-04-17T17:13:00Z"/>
                <w:rFonts w:ascii="Times New Roman" w:hAnsi="Times New Roman" w:cs="Times New Roman"/>
                <w:i w:val="0"/>
                <w:color w:val="auto"/>
                <w:sz w:val="22"/>
                <w:szCs w:val="22"/>
              </w:rPr>
            </w:pPr>
            <w:ins w:id="13022" w:author="HungNguyen" w:date="2012-04-17T17:14:00Z">
              <w:r>
                <w:rPr>
                  <w:rFonts w:ascii="Times New Roman" w:hAnsi="Times New Roman" w:cs="Times New Roman"/>
                  <w:i w:val="0"/>
                  <w:color w:val="auto"/>
                  <w:sz w:val="22"/>
                  <w:szCs w:val="22"/>
                </w:rPr>
                <w:t>Transform image base 64 in inline to image</w:t>
              </w:r>
            </w:ins>
          </w:p>
        </w:tc>
      </w:tr>
      <w:tr w:rsidR="00F974AC" w:rsidRPr="008D0F7B" w:rsidTr="00F974AC">
        <w:trPr>
          <w:ins w:id="13023" w:author="HungNguyen" w:date="2012-04-17T17:13:00Z"/>
        </w:trPr>
        <w:tc>
          <w:tcPr>
            <w:tcW w:w="955" w:type="dxa"/>
          </w:tcPr>
          <w:p w:rsidR="00F974AC" w:rsidRDefault="00F974AC" w:rsidP="00995D66">
            <w:pPr>
              <w:pStyle w:val="comment"/>
              <w:ind w:left="0"/>
              <w:rPr>
                <w:ins w:id="13024" w:author="HungNguyen" w:date="2012-04-17T17:13:00Z"/>
                <w:rFonts w:ascii="Times New Roman" w:hAnsi="Times New Roman" w:cs="Times New Roman"/>
                <w:i w:val="0"/>
                <w:color w:val="auto"/>
                <w:sz w:val="22"/>
                <w:szCs w:val="22"/>
              </w:rPr>
            </w:pPr>
            <w:ins w:id="13025" w:author="HungNguyen" w:date="2012-04-17T17:13:00Z">
              <w:r>
                <w:rPr>
                  <w:rFonts w:ascii="Times New Roman" w:hAnsi="Times New Roman" w:cs="Times New Roman"/>
                  <w:i w:val="0"/>
                  <w:color w:val="auto"/>
                  <w:sz w:val="22"/>
                  <w:szCs w:val="22"/>
                </w:rPr>
                <w:t>09</w:t>
              </w:r>
            </w:ins>
          </w:p>
        </w:tc>
        <w:tc>
          <w:tcPr>
            <w:tcW w:w="2573" w:type="dxa"/>
          </w:tcPr>
          <w:p w:rsidR="00F974AC" w:rsidRDefault="00F974AC" w:rsidP="00F974AC">
            <w:pPr>
              <w:autoSpaceDE w:val="0"/>
              <w:autoSpaceDN w:val="0"/>
              <w:adjustRightInd w:val="0"/>
              <w:rPr>
                <w:ins w:id="13026" w:author="HungNguyen" w:date="2012-04-17T17:13:00Z"/>
                <w:rFonts w:ascii="Times New Roman" w:eastAsiaTheme="minorEastAsia" w:hAnsi="Times New Roman"/>
                <w:lang w:eastAsia="ja-JP"/>
              </w:rPr>
            </w:pPr>
            <w:ins w:id="13027" w:author="HungNguyen" w:date="2012-04-17T17:13:00Z">
              <w:r>
                <w:rPr>
                  <w:rFonts w:ascii="Times New Roman" w:eastAsiaTheme="minorEastAsia" w:hAnsi="Times New Roman"/>
                  <w:lang w:eastAsia="ja-JP"/>
                </w:rPr>
                <w:t>Transform64ToImage</w:t>
              </w:r>
            </w:ins>
          </w:p>
        </w:tc>
        <w:tc>
          <w:tcPr>
            <w:tcW w:w="6048" w:type="dxa"/>
          </w:tcPr>
          <w:p w:rsidR="00F974AC" w:rsidRDefault="00F974AC" w:rsidP="00F974AC">
            <w:pPr>
              <w:pStyle w:val="comment"/>
              <w:ind w:left="0"/>
              <w:rPr>
                <w:ins w:id="13028" w:author="HungNguyen" w:date="2012-04-17T17:13:00Z"/>
                <w:rFonts w:ascii="Times New Roman" w:hAnsi="Times New Roman" w:cs="Times New Roman"/>
                <w:i w:val="0"/>
                <w:color w:val="auto"/>
                <w:sz w:val="22"/>
                <w:szCs w:val="22"/>
              </w:rPr>
            </w:pPr>
            <w:ins w:id="13029" w:author="HungNguyen" w:date="2012-04-17T17:14:00Z">
              <w:r>
                <w:rPr>
                  <w:rFonts w:ascii="Times New Roman" w:hAnsi="Times New Roman" w:cs="Times New Roman"/>
                  <w:i w:val="0"/>
                  <w:color w:val="auto"/>
                  <w:sz w:val="22"/>
                  <w:szCs w:val="22"/>
                </w:rPr>
                <w:t>Transform image base 64 in block to image</w:t>
              </w:r>
            </w:ins>
          </w:p>
        </w:tc>
      </w:tr>
      <w:tr w:rsidR="00AA793C" w:rsidRPr="008D0F7B" w:rsidTr="00F974AC">
        <w:trPr>
          <w:ins w:id="13030" w:author="HungNguyen" w:date="2012-04-17T17:47:00Z"/>
        </w:trPr>
        <w:tc>
          <w:tcPr>
            <w:tcW w:w="955" w:type="dxa"/>
          </w:tcPr>
          <w:p w:rsidR="00AA793C" w:rsidRDefault="00AA793C" w:rsidP="00995D66">
            <w:pPr>
              <w:pStyle w:val="comment"/>
              <w:ind w:left="0"/>
              <w:rPr>
                <w:ins w:id="13031" w:author="HungNguyen" w:date="2012-04-17T17:47:00Z"/>
                <w:rFonts w:ascii="Times New Roman" w:hAnsi="Times New Roman" w:cs="Times New Roman"/>
                <w:i w:val="0"/>
                <w:color w:val="auto"/>
                <w:sz w:val="22"/>
                <w:szCs w:val="22"/>
              </w:rPr>
            </w:pPr>
            <w:ins w:id="13032" w:author="HungNguyen" w:date="2012-04-17T17:47:00Z">
              <w:r>
                <w:rPr>
                  <w:rFonts w:ascii="Times New Roman" w:hAnsi="Times New Roman" w:cs="Times New Roman"/>
                  <w:i w:val="0"/>
                  <w:color w:val="auto"/>
                  <w:sz w:val="22"/>
                  <w:szCs w:val="22"/>
                </w:rPr>
                <w:t>10</w:t>
              </w:r>
            </w:ins>
          </w:p>
        </w:tc>
        <w:tc>
          <w:tcPr>
            <w:tcW w:w="2573" w:type="dxa"/>
          </w:tcPr>
          <w:p w:rsidR="00AA793C" w:rsidRDefault="00AA793C" w:rsidP="00F974AC">
            <w:pPr>
              <w:autoSpaceDE w:val="0"/>
              <w:autoSpaceDN w:val="0"/>
              <w:adjustRightInd w:val="0"/>
              <w:rPr>
                <w:ins w:id="13033" w:author="HungNguyen" w:date="2012-04-17T17:47:00Z"/>
                <w:rFonts w:ascii="Times New Roman" w:eastAsiaTheme="minorEastAsia" w:hAnsi="Times New Roman"/>
                <w:lang w:eastAsia="ja-JP"/>
              </w:rPr>
            </w:pPr>
            <w:ins w:id="13034" w:author="HungNguyen" w:date="2012-04-17T17:48:00Z">
              <w:r>
                <w:rPr>
                  <w:rFonts w:ascii="Times New Roman" w:eastAsiaTheme="minorEastAsia" w:hAnsi="Times New Roman"/>
                  <w:lang w:eastAsia="ja-JP"/>
                </w:rPr>
                <w:t>TransformImageTo64String</w:t>
              </w:r>
            </w:ins>
          </w:p>
        </w:tc>
        <w:tc>
          <w:tcPr>
            <w:tcW w:w="6048" w:type="dxa"/>
          </w:tcPr>
          <w:p w:rsidR="00AA793C" w:rsidRDefault="00AA793C" w:rsidP="00F974AC">
            <w:pPr>
              <w:pStyle w:val="comment"/>
              <w:ind w:left="0"/>
              <w:rPr>
                <w:ins w:id="13035" w:author="HungNguyen" w:date="2012-04-17T17:47:00Z"/>
                <w:rFonts w:ascii="Times New Roman" w:hAnsi="Times New Roman" w:cs="Times New Roman"/>
                <w:i w:val="0"/>
                <w:color w:val="auto"/>
                <w:sz w:val="22"/>
                <w:szCs w:val="22"/>
              </w:rPr>
            </w:pPr>
            <w:ins w:id="13036" w:author="HungNguyen" w:date="2012-04-17T17:48:00Z">
              <w:r>
                <w:rPr>
                  <w:rFonts w:ascii="Times New Roman" w:hAnsi="Times New Roman" w:cs="Times New Roman"/>
                  <w:i w:val="0"/>
                  <w:color w:val="auto"/>
                  <w:sz w:val="22"/>
                  <w:szCs w:val="22"/>
                </w:rPr>
                <w:t>Transform image to string base 64</w:t>
              </w:r>
            </w:ins>
          </w:p>
        </w:tc>
      </w:tr>
      <w:tr w:rsidR="00AA793C" w:rsidRPr="008D0F7B" w:rsidTr="00F974AC">
        <w:trPr>
          <w:ins w:id="13037" w:author="HungNguyen" w:date="2012-04-17T17:15:00Z"/>
        </w:trPr>
        <w:tc>
          <w:tcPr>
            <w:tcW w:w="955" w:type="dxa"/>
          </w:tcPr>
          <w:p w:rsidR="00AA793C" w:rsidRDefault="00AA793C" w:rsidP="00995D66">
            <w:pPr>
              <w:pStyle w:val="comment"/>
              <w:ind w:left="0"/>
              <w:rPr>
                <w:ins w:id="13038" w:author="HungNguyen" w:date="2012-04-17T17:15:00Z"/>
                <w:rFonts w:ascii="Times New Roman" w:hAnsi="Times New Roman" w:cs="Times New Roman"/>
                <w:i w:val="0"/>
                <w:color w:val="auto"/>
                <w:sz w:val="22"/>
                <w:szCs w:val="22"/>
              </w:rPr>
            </w:pPr>
            <w:ins w:id="13039" w:author="HungNguyen" w:date="2012-04-17T17:47:00Z">
              <w:r>
                <w:rPr>
                  <w:rFonts w:ascii="Times New Roman" w:hAnsi="Times New Roman" w:cs="Times New Roman"/>
                  <w:i w:val="0"/>
                  <w:color w:val="auto"/>
                  <w:sz w:val="22"/>
                  <w:szCs w:val="22"/>
                </w:rPr>
                <w:t>11</w:t>
              </w:r>
            </w:ins>
          </w:p>
        </w:tc>
        <w:tc>
          <w:tcPr>
            <w:tcW w:w="2573" w:type="dxa"/>
          </w:tcPr>
          <w:p w:rsidR="00AA793C" w:rsidRDefault="00AA793C" w:rsidP="00F974AC">
            <w:pPr>
              <w:autoSpaceDE w:val="0"/>
              <w:autoSpaceDN w:val="0"/>
              <w:adjustRightInd w:val="0"/>
              <w:rPr>
                <w:ins w:id="13040" w:author="HungNguyen" w:date="2012-04-17T17:15:00Z"/>
                <w:rFonts w:ascii="Times New Roman" w:eastAsiaTheme="minorEastAsia" w:hAnsi="Times New Roman"/>
                <w:lang w:eastAsia="ja-JP"/>
              </w:rPr>
            </w:pPr>
            <w:ins w:id="13041" w:author="HungNguyen" w:date="2012-04-17T17:15:00Z">
              <w:r>
                <w:rPr>
                  <w:rFonts w:ascii="Times New Roman" w:eastAsiaTheme="minorEastAsia" w:hAnsi="Times New Roman"/>
                  <w:lang w:eastAsia="ja-JP"/>
                </w:rPr>
                <w:t>ToByteArray</w:t>
              </w:r>
            </w:ins>
          </w:p>
        </w:tc>
        <w:tc>
          <w:tcPr>
            <w:tcW w:w="6048" w:type="dxa"/>
          </w:tcPr>
          <w:p w:rsidR="00AA793C" w:rsidRDefault="00AA793C" w:rsidP="00F974AC">
            <w:pPr>
              <w:pStyle w:val="comment"/>
              <w:ind w:left="0"/>
              <w:rPr>
                <w:ins w:id="13042" w:author="HungNguyen" w:date="2012-04-17T17:15:00Z"/>
                <w:rFonts w:ascii="Times New Roman" w:hAnsi="Times New Roman" w:cs="Times New Roman"/>
                <w:i w:val="0"/>
                <w:color w:val="auto"/>
                <w:sz w:val="22"/>
                <w:szCs w:val="22"/>
              </w:rPr>
            </w:pPr>
            <w:ins w:id="13043" w:author="HungNguyen" w:date="2012-04-17T17:15:00Z">
              <w:r>
                <w:rPr>
                  <w:rFonts w:ascii="Times New Roman" w:hAnsi="Times New Roman" w:cs="Times New Roman"/>
                  <w:i w:val="0"/>
                  <w:color w:val="auto"/>
                  <w:sz w:val="22"/>
                  <w:szCs w:val="22"/>
                </w:rPr>
                <w:t>Convert flow document to byte array</w:t>
              </w:r>
            </w:ins>
          </w:p>
        </w:tc>
      </w:tr>
      <w:tr w:rsidR="00AA793C" w:rsidRPr="008D0F7B" w:rsidTr="00F974AC">
        <w:trPr>
          <w:ins w:id="13044" w:author="HungNguyen" w:date="2012-04-17T17:15:00Z"/>
        </w:trPr>
        <w:tc>
          <w:tcPr>
            <w:tcW w:w="955" w:type="dxa"/>
          </w:tcPr>
          <w:p w:rsidR="00AA793C" w:rsidRDefault="00AA793C" w:rsidP="00995D66">
            <w:pPr>
              <w:pStyle w:val="comment"/>
              <w:ind w:left="0"/>
              <w:rPr>
                <w:ins w:id="13045" w:author="HungNguyen" w:date="2012-04-17T17:15:00Z"/>
                <w:rFonts w:ascii="Times New Roman" w:hAnsi="Times New Roman" w:cs="Times New Roman"/>
                <w:i w:val="0"/>
                <w:color w:val="auto"/>
                <w:sz w:val="22"/>
                <w:szCs w:val="22"/>
              </w:rPr>
            </w:pPr>
            <w:ins w:id="13046" w:author="HungNguyen" w:date="2012-04-17T17:47:00Z">
              <w:r>
                <w:rPr>
                  <w:rFonts w:ascii="Times New Roman" w:hAnsi="Times New Roman" w:cs="Times New Roman"/>
                  <w:i w:val="0"/>
                  <w:color w:val="auto"/>
                  <w:sz w:val="22"/>
                  <w:szCs w:val="22"/>
                </w:rPr>
                <w:t>12</w:t>
              </w:r>
            </w:ins>
          </w:p>
        </w:tc>
        <w:tc>
          <w:tcPr>
            <w:tcW w:w="2573" w:type="dxa"/>
          </w:tcPr>
          <w:p w:rsidR="00AA793C" w:rsidRDefault="00AA793C" w:rsidP="00F974AC">
            <w:pPr>
              <w:autoSpaceDE w:val="0"/>
              <w:autoSpaceDN w:val="0"/>
              <w:adjustRightInd w:val="0"/>
              <w:rPr>
                <w:ins w:id="13047" w:author="HungNguyen" w:date="2012-04-17T17:15:00Z"/>
                <w:rFonts w:ascii="Times New Roman" w:eastAsiaTheme="minorEastAsia" w:hAnsi="Times New Roman"/>
                <w:lang w:eastAsia="ja-JP"/>
              </w:rPr>
            </w:pPr>
            <w:ins w:id="13048" w:author="HungNguyen" w:date="2012-04-17T17:15:00Z">
              <w:r>
                <w:rPr>
                  <w:rFonts w:ascii="Times New Roman" w:eastAsiaTheme="minorEastAsia" w:hAnsi="Times New Roman"/>
                  <w:lang w:eastAsia="ja-JP"/>
                </w:rPr>
                <w:t>BytesToBase64</w:t>
              </w:r>
            </w:ins>
          </w:p>
        </w:tc>
        <w:tc>
          <w:tcPr>
            <w:tcW w:w="6048" w:type="dxa"/>
          </w:tcPr>
          <w:p w:rsidR="00AA793C" w:rsidRDefault="00AA793C" w:rsidP="00F974AC">
            <w:pPr>
              <w:pStyle w:val="comment"/>
              <w:ind w:left="0"/>
              <w:rPr>
                <w:ins w:id="13049" w:author="HungNguyen" w:date="2012-04-17T17:15:00Z"/>
                <w:rFonts w:ascii="Times New Roman" w:hAnsi="Times New Roman" w:cs="Times New Roman"/>
                <w:i w:val="0"/>
                <w:color w:val="auto"/>
                <w:sz w:val="22"/>
                <w:szCs w:val="22"/>
              </w:rPr>
            </w:pPr>
            <w:ins w:id="13050" w:author="HungNguyen" w:date="2012-04-17T17:16:00Z">
              <w:r>
                <w:rPr>
                  <w:rFonts w:ascii="Times New Roman" w:hAnsi="Times New Roman" w:cs="Times New Roman"/>
                  <w:i w:val="0"/>
                  <w:color w:val="auto"/>
                  <w:sz w:val="22"/>
                  <w:szCs w:val="22"/>
                </w:rPr>
                <w:t>Convert byte data base 64 to string</w:t>
              </w:r>
            </w:ins>
          </w:p>
        </w:tc>
      </w:tr>
      <w:tr w:rsidR="00AA793C" w:rsidRPr="008D0F7B" w:rsidTr="00F974AC">
        <w:trPr>
          <w:ins w:id="13051" w:author="HungNguyen" w:date="2012-04-17T17:16:00Z"/>
        </w:trPr>
        <w:tc>
          <w:tcPr>
            <w:tcW w:w="955" w:type="dxa"/>
          </w:tcPr>
          <w:p w:rsidR="00AA793C" w:rsidRDefault="00AA793C" w:rsidP="00995D66">
            <w:pPr>
              <w:pStyle w:val="comment"/>
              <w:ind w:left="0"/>
              <w:rPr>
                <w:ins w:id="13052" w:author="HungNguyen" w:date="2012-04-17T17:16:00Z"/>
                <w:rFonts w:ascii="Times New Roman" w:hAnsi="Times New Roman" w:cs="Times New Roman"/>
                <w:i w:val="0"/>
                <w:color w:val="auto"/>
                <w:sz w:val="22"/>
                <w:szCs w:val="22"/>
              </w:rPr>
            </w:pPr>
            <w:ins w:id="13053" w:author="HungNguyen" w:date="2012-04-17T17:47:00Z">
              <w:r>
                <w:rPr>
                  <w:rFonts w:ascii="Times New Roman" w:hAnsi="Times New Roman" w:cs="Times New Roman"/>
                  <w:i w:val="0"/>
                  <w:color w:val="auto"/>
                  <w:sz w:val="22"/>
                  <w:szCs w:val="22"/>
                </w:rPr>
                <w:t>13</w:t>
              </w:r>
            </w:ins>
          </w:p>
        </w:tc>
        <w:tc>
          <w:tcPr>
            <w:tcW w:w="2573" w:type="dxa"/>
          </w:tcPr>
          <w:p w:rsidR="00AA793C" w:rsidRDefault="00AA793C" w:rsidP="00F974AC">
            <w:pPr>
              <w:autoSpaceDE w:val="0"/>
              <w:autoSpaceDN w:val="0"/>
              <w:adjustRightInd w:val="0"/>
              <w:rPr>
                <w:ins w:id="13054" w:author="HungNguyen" w:date="2012-04-17T17:16:00Z"/>
                <w:rFonts w:ascii="Times New Roman" w:eastAsiaTheme="minorEastAsia" w:hAnsi="Times New Roman"/>
                <w:lang w:eastAsia="ja-JP"/>
              </w:rPr>
            </w:pPr>
            <w:ins w:id="13055" w:author="HungNguyen" w:date="2012-04-17T17:16:00Z">
              <w:r>
                <w:rPr>
                  <w:rFonts w:ascii="Times New Roman" w:eastAsiaTheme="minorEastAsia" w:hAnsi="Times New Roman"/>
                  <w:lang w:eastAsia="ja-JP"/>
                </w:rPr>
                <w:t>Base64ToBytes</w:t>
              </w:r>
            </w:ins>
          </w:p>
        </w:tc>
        <w:tc>
          <w:tcPr>
            <w:tcW w:w="6048" w:type="dxa"/>
          </w:tcPr>
          <w:p w:rsidR="00AA793C" w:rsidRDefault="00AA793C" w:rsidP="00F974AC">
            <w:pPr>
              <w:pStyle w:val="comment"/>
              <w:ind w:left="0"/>
              <w:rPr>
                <w:ins w:id="13056" w:author="HungNguyen" w:date="2012-04-17T17:16:00Z"/>
                <w:rFonts w:ascii="Times New Roman" w:hAnsi="Times New Roman" w:cs="Times New Roman"/>
                <w:i w:val="0"/>
                <w:color w:val="auto"/>
                <w:sz w:val="22"/>
                <w:szCs w:val="22"/>
              </w:rPr>
            </w:pPr>
            <w:ins w:id="13057" w:author="HungNguyen" w:date="2012-04-17T17:16:00Z">
              <w:r>
                <w:rPr>
                  <w:rFonts w:ascii="Times New Roman" w:hAnsi="Times New Roman" w:cs="Times New Roman"/>
                  <w:i w:val="0"/>
                  <w:color w:val="auto"/>
                  <w:sz w:val="22"/>
                  <w:szCs w:val="22"/>
                </w:rPr>
                <w:t>Convert string base 64 to byte base 64</w:t>
              </w:r>
            </w:ins>
          </w:p>
        </w:tc>
      </w:tr>
      <w:tr w:rsidR="00AA793C" w:rsidRPr="008D0F7B" w:rsidTr="00F974AC">
        <w:trPr>
          <w:ins w:id="13058" w:author="HungNguyen" w:date="2012-04-17T17:17:00Z"/>
        </w:trPr>
        <w:tc>
          <w:tcPr>
            <w:tcW w:w="955" w:type="dxa"/>
          </w:tcPr>
          <w:p w:rsidR="00AA793C" w:rsidRDefault="00AA793C" w:rsidP="00995D66">
            <w:pPr>
              <w:pStyle w:val="comment"/>
              <w:ind w:left="0"/>
              <w:rPr>
                <w:ins w:id="13059" w:author="HungNguyen" w:date="2012-04-17T17:17:00Z"/>
                <w:rFonts w:ascii="Times New Roman" w:hAnsi="Times New Roman" w:cs="Times New Roman"/>
                <w:i w:val="0"/>
                <w:color w:val="auto"/>
                <w:sz w:val="22"/>
                <w:szCs w:val="22"/>
              </w:rPr>
            </w:pPr>
            <w:ins w:id="13060" w:author="HungNguyen" w:date="2012-04-17T17:17:00Z">
              <w:r>
                <w:rPr>
                  <w:rFonts w:ascii="Times New Roman" w:hAnsi="Times New Roman" w:cs="Times New Roman"/>
                  <w:i w:val="0"/>
                  <w:color w:val="auto"/>
                  <w:sz w:val="22"/>
                  <w:szCs w:val="22"/>
                </w:rPr>
                <w:t>1</w:t>
              </w:r>
            </w:ins>
            <w:ins w:id="13061" w:author="HungNguyen" w:date="2012-04-17T17:47:00Z">
              <w:r>
                <w:rPr>
                  <w:rFonts w:ascii="Times New Roman" w:hAnsi="Times New Roman" w:cs="Times New Roman"/>
                  <w:i w:val="0"/>
                  <w:color w:val="auto"/>
                  <w:sz w:val="22"/>
                  <w:szCs w:val="22"/>
                </w:rPr>
                <w:t>4</w:t>
              </w:r>
            </w:ins>
          </w:p>
        </w:tc>
        <w:tc>
          <w:tcPr>
            <w:tcW w:w="2573" w:type="dxa"/>
          </w:tcPr>
          <w:p w:rsidR="00AA793C" w:rsidRDefault="00AA793C" w:rsidP="00F974AC">
            <w:pPr>
              <w:autoSpaceDE w:val="0"/>
              <w:autoSpaceDN w:val="0"/>
              <w:adjustRightInd w:val="0"/>
              <w:rPr>
                <w:ins w:id="13062" w:author="HungNguyen" w:date="2012-04-17T17:17:00Z"/>
                <w:rFonts w:ascii="Times New Roman" w:eastAsiaTheme="minorEastAsia" w:hAnsi="Times New Roman"/>
                <w:lang w:eastAsia="ja-JP"/>
              </w:rPr>
            </w:pPr>
            <w:ins w:id="13063" w:author="HungNguyen" w:date="2012-04-17T17:17:00Z">
              <w:r>
                <w:rPr>
                  <w:rFonts w:ascii="Times New Roman" w:eastAsiaTheme="minorEastAsia" w:hAnsi="Times New Roman"/>
                  <w:lang w:eastAsia="ja-JP"/>
                </w:rPr>
                <w:t>LoadXAMLPackage</w:t>
              </w:r>
            </w:ins>
          </w:p>
        </w:tc>
        <w:tc>
          <w:tcPr>
            <w:tcW w:w="6048" w:type="dxa"/>
          </w:tcPr>
          <w:p w:rsidR="00AA793C" w:rsidRDefault="00AA793C" w:rsidP="00F974AC">
            <w:pPr>
              <w:pStyle w:val="comment"/>
              <w:ind w:left="0"/>
              <w:rPr>
                <w:ins w:id="13064" w:author="HungNguyen" w:date="2012-04-17T17:17:00Z"/>
                <w:rFonts w:ascii="Times New Roman" w:hAnsi="Times New Roman" w:cs="Times New Roman"/>
                <w:i w:val="0"/>
                <w:color w:val="auto"/>
                <w:sz w:val="22"/>
                <w:szCs w:val="22"/>
              </w:rPr>
            </w:pPr>
            <w:ins w:id="13065" w:author="HungNguyen" w:date="2012-04-17T17:17:00Z">
              <w:r>
                <w:rPr>
                  <w:rFonts w:ascii="Times New Roman" w:hAnsi="Times New Roman" w:cs="Times New Roman"/>
                  <w:i w:val="0"/>
                  <w:color w:val="auto"/>
                  <w:sz w:val="22"/>
                  <w:szCs w:val="22"/>
                </w:rPr>
                <w:t>Load array byte to flow document</w:t>
              </w:r>
            </w:ins>
          </w:p>
        </w:tc>
      </w:tr>
    </w:tbl>
    <w:p w:rsidR="00751F11" w:rsidRPr="00D60E4A" w:rsidRDefault="00751F11" w:rsidP="00751F11">
      <w:pPr>
        <w:rPr>
          <w:ins w:id="13066" w:author="Nguyen Ho Hai" w:date="2012-02-22T22:24:00Z"/>
        </w:rPr>
      </w:pPr>
    </w:p>
    <w:p w:rsidR="00751F11" w:rsidRDefault="00751F11" w:rsidP="00751F11">
      <w:pPr>
        <w:pStyle w:val="Heading6"/>
        <w:tabs>
          <w:tab w:val="left" w:pos="4208"/>
        </w:tabs>
        <w:rPr>
          <w:ins w:id="13067" w:author="Nguyen Ho Hai" w:date="2012-02-22T22:24:00Z"/>
        </w:rPr>
      </w:pPr>
      <w:ins w:id="13068" w:author="Nguyen Ho Hai" w:date="2012-02-22T22:24:00Z">
        <w:r>
          <w:t>Load method</w:t>
        </w:r>
      </w:ins>
    </w:p>
    <w:p w:rsidR="00751F11" w:rsidRPr="00D60E4A" w:rsidRDefault="00751F11" w:rsidP="00751F11">
      <w:pPr>
        <w:pStyle w:val="ListParagraph"/>
        <w:numPr>
          <w:ilvl w:val="0"/>
          <w:numId w:val="11"/>
        </w:numPr>
        <w:autoSpaceDE w:val="0"/>
        <w:autoSpaceDN w:val="0"/>
        <w:adjustRightInd w:val="0"/>
        <w:spacing w:after="0" w:line="240" w:lineRule="auto"/>
        <w:rPr>
          <w:ins w:id="13069" w:author="Nguyen Ho Hai" w:date="2012-02-22T22:24:00Z"/>
          <w:rFonts w:ascii="Cambria" w:eastAsia="MS Gothic" w:hAnsi="Cambria"/>
          <w:b/>
          <w:bCs/>
          <w:i/>
          <w:iCs/>
          <w:color w:val="4F81BD"/>
        </w:rPr>
      </w:pPr>
      <w:ins w:id="13070" w:author="Nguyen Ho Hai" w:date="2012-02-22T22:24:00Z">
        <w:r w:rsidRPr="00D60E4A">
          <w:rPr>
            <w:rFonts w:ascii="Cambria" w:eastAsia="MS Gothic" w:hAnsi="Cambria"/>
            <w:b/>
            <w:bCs/>
            <w:i/>
            <w:iCs/>
            <w:color w:val="4F81BD"/>
          </w:rPr>
          <w:t xml:space="preserve">Method Declaration:   </w:t>
        </w:r>
      </w:ins>
    </w:p>
    <w:p w:rsidR="00824C44" w:rsidRPr="00824C44" w:rsidRDefault="00824C44">
      <w:pPr>
        <w:pStyle w:val="ListParagraph"/>
        <w:autoSpaceDE w:val="0"/>
        <w:autoSpaceDN w:val="0"/>
        <w:adjustRightInd w:val="0"/>
        <w:spacing w:after="0" w:line="240" w:lineRule="auto"/>
        <w:ind w:firstLine="720"/>
        <w:rPr>
          <w:ins w:id="13071" w:author="HungNguyen" w:date="2012-04-17T17:18:00Z"/>
          <w:rFonts w:ascii="Consolas" w:eastAsiaTheme="minorEastAsia" w:hAnsi="Consolas" w:cs="Consolas"/>
          <w:sz w:val="19"/>
          <w:szCs w:val="19"/>
          <w:lang w:eastAsia="ja-JP"/>
        </w:rPr>
        <w:pPrChange w:id="13072" w:author="HungNguyen" w:date="2012-04-17T17:18:00Z">
          <w:pPr>
            <w:pStyle w:val="ListParagraph"/>
            <w:numPr>
              <w:numId w:val="11"/>
            </w:numPr>
            <w:autoSpaceDE w:val="0"/>
            <w:autoSpaceDN w:val="0"/>
            <w:adjustRightInd w:val="0"/>
            <w:spacing w:after="0" w:line="240" w:lineRule="auto"/>
            <w:ind w:hanging="360"/>
          </w:pPr>
        </w:pPrChange>
      </w:pPr>
      <w:proofErr w:type="gramStart"/>
      <w:ins w:id="13073" w:author="HungNguyen" w:date="2012-04-17T17:18:00Z">
        <w:r w:rsidRPr="00824C44">
          <w:rPr>
            <w:rFonts w:ascii="Consolas" w:eastAsiaTheme="minorEastAsia" w:hAnsi="Consolas" w:cs="Consolas"/>
            <w:color w:val="0000FF"/>
            <w:sz w:val="19"/>
            <w:szCs w:val="19"/>
            <w:lang w:eastAsia="ja-JP"/>
          </w:rPr>
          <w:t>public</w:t>
        </w:r>
        <w:proofErr w:type="gramEnd"/>
        <w:r w:rsidRPr="00824C44">
          <w:rPr>
            <w:rFonts w:ascii="Consolas" w:eastAsiaTheme="minorEastAsia" w:hAnsi="Consolas" w:cs="Consolas"/>
            <w:sz w:val="19"/>
            <w:szCs w:val="19"/>
            <w:lang w:eastAsia="ja-JP"/>
          </w:rPr>
          <w:t xml:space="preserve"> </w:t>
        </w:r>
        <w:r w:rsidRPr="00824C44">
          <w:rPr>
            <w:rFonts w:ascii="Consolas" w:eastAsiaTheme="minorEastAsia" w:hAnsi="Consolas" w:cs="Consolas"/>
            <w:color w:val="0000FF"/>
            <w:sz w:val="19"/>
            <w:szCs w:val="19"/>
            <w:lang w:eastAsia="ja-JP"/>
          </w:rPr>
          <w:t>static</w:t>
        </w:r>
        <w:r w:rsidRPr="00824C44">
          <w:rPr>
            <w:rFonts w:ascii="Consolas" w:eastAsiaTheme="minorEastAsia" w:hAnsi="Consolas" w:cs="Consolas"/>
            <w:sz w:val="19"/>
            <w:szCs w:val="19"/>
            <w:lang w:eastAsia="ja-JP"/>
          </w:rPr>
          <w:t xml:space="preserve"> </w:t>
        </w:r>
        <w:proofErr w:type="spellStart"/>
        <w:r w:rsidRPr="00824C44">
          <w:rPr>
            <w:rFonts w:ascii="Consolas" w:eastAsiaTheme="minorEastAsia" w:hAnsi="Consolas" w:cs="Consolas"/>
            <w:color w:val="2B91AF"/>
            <w:sz w:val="19"/>
            <w:szCs w:val="19"/>
            <w:lang w:eastAsia="ja-JP"/>
          </w:rPr>
          <w:t>XElement</w:t>
        </w:r>
        <w:proofErr w:type="spellEnd"/>
        <w:r w:rsidRPr="00824C44">
          <w:rPr>
            <w:rFonts w:ascii="Consolas" w:eastAsiaTheme="minorEastAsia" w:hAnsi="Consolas" w:cs="Consolas"/>
            <w:sz w:val="19"/>
            <w:szCs w:val="19"/>
            <w:lang w:eastAsia="ja-JP"/>
          </w:rPr>
          <w:t xml:space="preserve"> Load(</w:t>
        </w:r>
        <w:r w:rsidRPr="00824C44">
          <w:rPr>
            <w:rFonts w:ascii="Consolas" w:eastAsiaTheme="minorEastAsia" w:hAnsi="Consolas" w:cs="Consolas"/>
            <w:color w:val="0000FF"/>
            <w:sz w:val="19"/>
            <w:szCs w:val="19"/>
            <w:lang w:eastAsia="ja-JP"/>
          </w:rPr>
          <w:t>string</w:t>
        </w:r>
        <w:r w:rsidRPr="00824C44">
          <w:rPr>
            <w:rFonts w:ascii="Consolas" w:eastAsiaTheme="minorEastAsia" w:hAnsi="Consolas" w:cs="Consolas"/>
            <w:sz w:val="19"/>
            <w:szCs w:val="19"/>
            <w:lang w:eastAsia="ja-JP"/>
          </w:rPr>
          <w:t xml:space="preserve"> </w:t>
        </w:r>
        <w:proofErr w:type="spellStart"/>
        <w:r w:rsidRPr="00824C44">
          <w:rPr>
            <w:rFonts w:ascii="Consolas" w:eastAsiaTheme="minorEastAsia" w:hAnsi="Consolas" w:cs="Consolas"/>
            <w:sz w:val="19"/>
            <w:szCs w:val="19"/>
            <w:lang w:eastAsia="ja-JP"/>
          </w:rPr>
          <w:t>dbName</w:t>
        </w:r>
        <w:proofErr w:type="spellEnd"/>
        <w:r w:rsidRPr="00824C44">
          <w:rPr>
            <w:rFonts w:ascii="Consolas" w:eastAsiaTheme="minorEastAsia" w:hAnsi="Consolas" w:cs="Consolas"/>
            <w:sz w:val="19"/>
            <w:szCs w:val="19"/>
            <w:lang w:eastAsia="ja-JP"/>
          </w:rPr>
          <w:t>)</w:t>
        </w:r>
      </w:ins>
    </w:p>
    <w:p w:rsidR="00751F11" w:rsidRPr="00C32B95" w:rsidDel="00824C44" w:rsidRDefault="00751F11">
      <w:pPr>
        <w:autoSpaceDE w:val="0"/>
        <w:autoSpaceDN w:val="0"/>
        <w:adjustRightInd w:val="0"/>
        <w:spacing w:after="0" w:line="240" w:lineRule="auto"/>
        <w:ind w:left="720" w:firstLine="720"/>
        <w:rPr>
          <w:ins w:id="13074" w:author="Nguyen Ho Hai" w:date="2012-02-22T22:24:00Z"/>
          <w:del w:id="13075" w:author="HungNguyen" w:date="2012-04-17T17:18:00Z"/>
          <w:rFonts w:ascii="Consolas" w:eastAsiaTheme="minorEastAsia" w:hAnsi="Consolas" w:cs="Consolas"/>
          <w:sz w:val="19"/>
          <w:szCs w:val="19"/>
          <w:lang w:eastAsia="ja-JP"/>
        </w:rPr>
        <w:pPrChange w:id="13076" w:author="Nguyen Ho Hai" w:date="2012-02-22T22:26:00Z">
          <w:pPr>
            <w:autoSpaceDE w:val="0"/>
            <w:autoSpaceDN w:val="0"/>
            <w:adjustRightInd w:val="0"/>
            <w:spacing w:after="0" w:line="240" w:lineRule="auto"/>
            <w:ind w:firstLine="720"/>
          </w:pPr>
        </w:pPrChange>
      </w:pPr>
      <w:ins w:id="13077" w:author="Nguyen Ho Hai" w:date="2012-02-22T22:24:00Z">
        <w:del w:id="13078" w:author="HungNguyen" w:date="2012-04-17T17:18:00Z">
          <w:r w:rsidDel="00824C44">
            <w:rPr>
              <w:rFonts w:ascii="Tahoma" w:eastAsiaTheme="minorEastAsia" w:hAnsi="Tahoma" w:cs="Tahoma"/>
              <w:sz w:val="20"/>
              <w:szCs w:val="20"/>
              <w:lang w:eastAsia="ja-JP"/>
            </w:rPr>
            <w:delText>public static XElement Load</w:delText>
          </w:r>
          <w:r w:rsidRPr="005B77C3" w:rsidDel="00824C44">
            <w:rPr>
              <w:rFonts w:ascii="Tahoma" w:eastAsiaTheme="minorEastAsia" w:hAnsi="Tahoma" w:cs="Tahoma"/>
              <w:sz w:val="20"/>
              <w:szCs w:val="20"/>
              <w:lang w:eastAsia="ja-JP"/>
            </w:rPr>
            <w:delText>(</w:delText>
          </w:r>
          <w:r w:rsidDel="00824C44">
            <w:rPr>
              <w:rFonts w:ascii="Tahoma" w:eastAsiaTheme="minorEastAsia" w:hAnsi="Tahoma" w:cs="Tahoma"/>
              <w:sz w:val="20"/>
              <w:szCs w:val="20"/>
              <w:lang w:eastAsia="ja-JP"/>
            </w:rPr>
            <w:delText>string dbName</w:delText>
          </w:r>
          <w:r w:rsidRPr="005B77C3" w:rsidDel="00824C44">
            <w:rPr>
              <w:rFonts w:ascii="Tahoma" w:eastAsiaTheme="minorEastAsia" w:hAnsi="Tahoma" w:cs="Tahoma"/>
              <w:sz w:val="20"/>
              <w:szCs w:val="20"/>
              <w:lang w:eastAsia="ja-JP"/>
            </w:rPr>
            <w:delText>)</w:delText>
          </w:r>
          <w:r w:rsidDel="00824C44">
            <w:rPr>
              <w:rFonts w:ascii="Tahoma" w:eastAsiaTheme="minorEastAsia" w:hAnsi="Tahoma" w:cs="Tahoma"/>
              <w:sz w:val="20"/>
              <w:szCs w:val="20"/>
              <w:lang w:eastAsia="ja-JP"/>
            </w:rPr>
            <w:delText xml:space="preserve"> </w:delText>
          </w:r>
        </w:del>
      </w:ins>
    </w:p>
    <w:p w:rsidR="00751F11" w:rsidRDefault="00751F11" w:rsidP="00751F11">
      <w:pPr>
        <w:autoSpaceDE w:val="0"/>
        <w:autoSpaceDN w:val="0"/>
        <w:adjustRightInd w:val="0"/>
        <w:spacing w:after="0" w:line="240" w:lineRule="auto"/>
        <w:rPr>
          <w:ins w:id="13079"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3080" w:author="Nguyen Ho Hai" w:date="2012-02-22T22:24:00Z"/>
          <w:rFonts w:ascii="Cambria" w:eastAsia="MS Gothic" w:hAnsi="Cambria"/>
          <w:b/>
          <w:bCs/>
          <w:i/>
          <w:iCs/>
          <w:color w:val="4F81BD"/>
        </w:rPr>
      </w:pPr>
      <w:ins w:id="13081" w:author="Nguyen Ho Hai" w:date="2012-02-22T22:24:00Z">
        <w:r w:rsidRPr="00D60E4A">
          <w:rPr>
            <w:rFonts w:ascii="Cambria" w:eastAsia="MS Gothic" w:hAnsi="Cambria"/>
            <w:b/>
            <w:bCs/>
            <w:i/>
            <w:iCs/>
            <w:color w:val="4F81BD"/>
          </w:rPr>
          <w:t>Method Description:</w:t>
        </w:r>
      </w:ins>
    </w:p>
    <w:p w:rsidR="00751F11" w:rsidRDefault="00751F11" w:rsidP="00751F11">
      <w:pPr>
        <w:pStyle w:val="comment"/>
        <w:ind w:firstLine="720"/>
        <w:rPr>
          <w:ins w:id="13082" w:author="Nguyen Ho Hai" w:date="2012-02-22T22:24:00Z"/>
          <w:i w:val="0"/>
          <w:color w:val="auto"/>
          <w:sz w:val="18"/>
          <w:szCs w:val="18"/>
        </w:rPr>
      </w:pPr>
      <w:ins w:id="13083" w:author="Nguyen Ho Hai" w:date="2012-02-22T22:24:00Z">
        <w:r>
          <w:rPr>
            <w:i w:val="0"/>
            <w:color w:val="auto"/>
            <w:sz w:val="18"/>
            <w:szCs w:val="18"/>
          </w:rPr>
          <w:t>Load the XElement from database</w:t>
        </w:r>
      </w:ins>
    </w:p>
    <w:p w:rsidR="00751F11" w:rsidRPr="00D60E4A" w:rsidRDefault="00751F11" w:rsidP="00751F11">
      <w:pPr>
        <w:pStyle w:val="ListParagraph"/>
        <w:numPr>
          <w:ilvl w:val="0"/>
          <w:numId w:val="11"/>
        </w:numPr>
        <w:autoSpaceDE w:val="0"/>
        <w:autoSpaceDN w:val="0"/>
        <w:adjustRightInd w:val="0"/>
        <w:spacing w:after="0" w:line="240" w:lineRule="auto"/>
        <w:rPr>
          <w:ins w:id="13084" w:author="Nguyen Ho Hai" w:date="2012-02-22T22:24:00Z"/>
          <w:rFonts w:ascii="Cambria" w:eastAsia="MS Gothic" w:hAnsi="Cambria"/>
          <w:b/>
          <w:bCs/>
          <w:i/>
          <w:iCs/>
          <w:color w:val="4F81BD"/>
        </w:rPr>
      </w:pPr>
      <w:ins w:id="13085" w:author="Nguyen Ho Hai" w:date="2012-02-22T22:24:00Z">
        <w:del w:id="13086" w:author="Phuong Giang" w:date="2012-02-23T00:02:00Z">
          <w:r w:rsidRPr="00D60E4A" w:rsidDel="001669BE">
            <w:rPr>
              <w:rFonts w:ascii="Cambria" w:eastAsia="MS Gothic" w:hAnsi="Cambria" w:hint="eastAsia"/>
              <w:b/>
              <w:bCs/>
              <w:i/>
              <w:iCs/>
              <w:color w:val="4F81BD"/>
            </w:rPr>
            <w:delText>Parameters &amp; return</w:delText>
          </w:r>
        </w:del>
      </w:ins>
      <w:ins w:id="13087" w:author="Phuong Giang" w:date="2012-02-23T00:02:00Z">
        <w:r w:rsidR="001669BE" w:rsidRPr="001669BE">
          <w:rPr>
            <w:rFonts w:ascii="Times New Roman" w:eastAsia="MS Gothic" w:hAnsi="Times New Roman" w:hint="eastAsia"/>
            <w:b/>
            <w:bCs/>
            <w:i/>
            <w:iCs/>
            <w:color w:val="4F81BD"/>
          </w:rPr>
          <w:t>Parameters &amp; return</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3088" w:author="Phuong Giang" w:date="2012-02-22T23:32: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68"/>
        <w:gridCol w:w="1326"/>
        <w:gridCol w:w="1228"/>
        <w:gridCol w:w="998"/>
        <w:gridCol w:w="1059"/>
        <w:gridCol w:w="4397"/>
        <w:tblGridChange w:id="13089">
          <w:tblGrid>
            <w:gridCol w:w="568"/>
            <w:gridCol w:w="1326"/>
            <w:gridCol w:w="1228"/>
            <w:gridCol w:w="998"/>
            <w:gridCol w:w="1059"/>
            <w:gridCol w:w="4397"/>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3090" w:author="Nguyen Ho Hai" w:date="2012-02-22T22:24:00Z"/>
        </w:trPr>
        <w:tc>
          <w:tcPr>
            <w:tcW w:w="577" w:type="dxa"/>
            <w:tcPrChange w:id="13091"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092" w:author="Nguyen Ho Hai" w:date="2012-02-22T22:24:00Z"/>
                <w:b w:val="0"/>
                <w:lang w:eastAsia="ja-JP"/>
                <w:rPrChange w:id="13093" w:author="Phuong Giang" w:date="2012-02-22T23:41:00Z">
                  <w:rPr>
                    <w:ins w:id="13094" w:author="Nguyen Ho Hai" w:date="2012-02-22T22:24:00Z"/>
                    <w:b/>
                    <w:bCs w:val="0"/>
                    <w:color w:val="800000"/>
                  </w:rPr>
                </w:rPrChange>
              </w:rPr>
              <w:pPrChange w:id="1309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096" w:author="Nguyen Ho Hai" w:date="2012-02-22T22:24:00Z">
              <w:r w:rsidRPr="00D229E5">
                <w:rPr>
                  <w:rFonts w:ascii="Tahoma" w:eastAsia="MS Mincho" w:hAnsi="Tahoma" w:cs="Arial"/>
                  <w:b w:val="0"/>
                  <w:snapToGrid w:val="0"/>
                  <w:color w:val="auto"/>
                  <w:sz w:val="20"/>
                  <w:szCs w:val="20"/>
                  <w:lang w:eastAsia="ja-JP"/>
                  <w:rPrChange w:id="13097" w:author="Phuong Giang" w:date="2012-02-22T23:41:00Z">
                    <w:rPr>
                      <w:b/>
                      <w:color w:val="800000"/>
                    </w:rPr>
                  </w:rPrChange>
                </w:rPr>
                <w:t>No</w:t>
              </w:r>
            </w:ins>
          </w:p>
        </w:tc>
        <w:tc>
          <w:tcPr>
            <w:tcW w:w="1356" w:type="dxa"/>
            <w:tcPrChange w:id="13098"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099" w:author="Nguyen Ho Hai" w:date="2012-02-22T22:24:00Z"/>
                <w:b w:val="0"/>
                <w:lang w:eastAsia="ja-JP"/>
                <w:rPrChange w:id="13100" w:author="Phuong Giang" w:date="2012-02-22T23:41:00Z">
                  <w:rPr>
                    <w:ins w:id="13101" w:author="Nguyen Ho Hai" w:date="2012-02-22T22:24:00Z"/>
                    <w:b/>
                    <w:bCs w:val="0"/>
                    <w:color w:val="800000"/>
                    <w:lang w:eastAsia="ja-JP"/>
                  </w:rPr>
                </w:rPrChange>
              </w:rPr>
              <w:pPrChange w:id="1310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103" w:author="Nguyen Ho Hai" w:date="2012-02-22T22:24:00Z">
              <w:r w:rsidRPr="00D229E5">
                <w:rPr>
                  <w:rFonts w:ascii="Tahoma" w:eastAsia="MS Mincho" w:hAnsi="Tahoma" w:cs="Arial"/>
                  <w:b w:val="0"/>
                  <w:snapToGrid w:val="0"/>
                  <w:color w:val="auto"/>
                  <w:sz w:val="20"/>
                  <w:szCs w:val="20"/>
                  <w:lang w:eastAsia="ja-JP"/>
                  <w:rPrChange w:id="13104" w:author="Phuong Giang" w:date="2012-02-22T23:41:00Z">
                    <w:rPr>
                      <w:b/>
                      <w:color w:val="800000"/>
                      <w:lang w:eastAsia="ja-JP"/>
                    </w:rPr>
                  </w:rPrChange>
                </w:rPr>
                <w:t>Parameter</w:t>
              </w:r>
            </w:ins>
          </w:p>
        </w:tc>
        <w:tc>
          <w:tcPr>
            <w:tcW w:w="1255" w:type="dxa"/>
            <w:tcPrChange w:id="13105" w:author="Phuong Giang" w:date="2012-02-22T23:32:00Z">
              <w:tcPr>
                <w:tcW w:w="125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106" w:author="Nguyen Ho Hai" w:date="2012-02-22T22:24:00Z"/>
                <w:b w:val="0"/>
                <w:lang w:eastAsia="ja-JP"/>
                <w:rPrChange w:id="13107" w:author="Phuong Giang" w:date="2012-02-22T23:41:00Z">
                  <w:rPr>
                    <w:ins w:id="13108" w:author="Nguyen Ho Hai" w:date="2012-02-22T22:24:00Z"/>
                    <w:b/>
                    <w:bCs w:val="0"/>
                    <w:color w:val="800000"/>
                    <w:lang w:eastAsia="ja-JP"/>
                  </w:rPr>
                </w:rPrChange>
              </w:rPr>
              <w:pPrChange w:id="1310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110" w:author="Nguyen Ho Hai" w:date="2012-02-22T22:24:00Z">
              <w:r w:rsidRPr="00D229E5">
                <w:rPr>
                  <w:rFonts w:ascii="Tahoma" w:eastAsia="MS Mincho" w:hAnsi="Tahoma" w:cs="Arial"/>
                  <w:b w:val="0"/>
                  <w:snapToGrid w:val="0"/>
                  <w:color w:val="auto"/>
                  <w:sz w:val="20"/>
                  <w:szCs w:val="20"/>
                  <w:lang w:eastAsia="ja-JP"/>
                  <w:rPrChange w:id="13111" w:author="Phuong Giang" w:date="2012-02-22T23:41:00Z">
                    <w:rPr>
                      <w:b/>
                      <w:color w:val="800000"/>
                      <w:lang w:eastAsia="ja-JP"/>
                    </w:rPr>
                  </w:rPrChange>
                </w:rPr>
                <w:t>Type</w:t>
              </w:r>
            </w:ins>
          </w:p>
        </w:tc>
        <w:tc>
          <w:tcPr>
            <w:tcW w:w="1019" w:type="dxa"/>
            <w:tcPrChange w:id="13112"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113" w:author="Nguyen Ho Hai" w:date="2012-02-22T22:24:00Z"/>
                <w:b w:val="0"/>
                <w:lang w:eastAsia="ja-JP"/>
                <w:rPrChange w:id="13114" w:author="Phuong Giang" w:date="2012-02-22T23:41:00Z">
                  <w:rPr>
                    <w:ins w:id="13115" w:author="Nguyen Ho Hai" w:date="2012-02-22T22:24:00Z"/>
                    <w:b/>
                    <w:bCs w:val="0"/>
                    <w:color w:val="800000"/>
                    <w:lang w:eastAsia="ja-JP"/>
                  </w:rPr>
                </w:rPrChange>
              </w:rPr>
              <w:pPrChange w:id="13116"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117" w:author="Nguyen Ho Hai" w:date="2012-02-22T22:24:00Z">
              <w:r w:rsidRPr="00D229E5">
                <w:rPr>
                  <w:rFonts w:ascii="Tahoma" w:eastAsia="MS Mincho" w:hAnsi="Tahoma" w:cs="Arial"/>
                  <w:b w:val="0"/>
                  <w:snapToGrid w:val="0"/>
                  <w:color w:val="auto"/>
                  <w:sz w:val="20"/>
                  <w:szCs w:val="20"/>
                  <w:lang w:eastAsia="ja-JP"/>
                  <w:rPrChange w:id="13118" w:author="Phuong Giang" w:date="2012-02-22T23:41:00Z">
                    <w:rPr>
                      <w:b/>
                      <w:color w:val="800000"/>
                      <w:lang w:eastAsia="ja-JP"/>
                    </w:rPr>
                  </w:rPrChange>
                </w:rPr>
                <w:t>In/out</w:t>
              </w:r>
            </w:ins>
          </w:p>
        </w:tc>
        <w:tc>
          <w:tcPr>
            <w:tcW w:w="1082" w:type="dxa"/>
            <w:tcPrChange w:id="13119"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120" w:author="Nguyen Ho Hai" w:date="2012-02-22T22:24:00Z"/>
                <w:b w:val="0"/>
                <w:lang w:eastAsia="ja-JP"/>
                <w:rPrChange w:id="13121" w:author="Phuong Giang" w:date="2012-02-22T23:41:00Z">
                  <w:rPr>
                    <w:ins w:id="13122" w:author="Nguyen Ho Hai" w:date="2012-02-22T22:24:00Z"/>
                    <w:b/>
                    <w:bCs w:val="0"/>
                    <w:color w:val="800000"/>
                    <w:lang w:eastAsia="ja-JP"/>
                  </w:rPr>
                </w:rPrChange>
              </w:rPr>
              <w:pPrChange w:id="1312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124" w:author="Nguyen Ho Hai" w:date="2012-02-22T22:24:00Z">
              <w:r w:rsidRPr="00D229E5">
                <w:rPr>
                  <w:rFonts w:ascii="Tahoma" w:eastAsia="MS Mincho" w:hAnsi="Tahoma" w:cs="Arial"/>
                  <w:b w:val="0"/>
                  <w:snapToGrid w:val="0"/>
                  <w:color w:val="auto"/>
                  <w:sz w:val="20"/>
                  <w:szCs w:val="20"/>
                  <w:lang w:eastAsia="ja-JP"/>
                  <w:rPrChange w:id="13125" w:author="Phuong Giang" w:date="2012-02-22T23:41:00Z">
                    <w:rPr>
                      <w:b/>
                      <w:color w:val="800000"/>
                      <w:lang w:eastAsia="ja-JP"/>
                    </w:rPr>
                  </w:rPrChange>
                </w:rPr>
                <w:t>Default</w:t>
              </w:r>
            </w:ins>
          </w:p>
        </w:tc>
        <w:tc>
          <w:tcPr>
            <w:tcW w:w="4512" w:type="dxa"/>
            <w:tcPrChange w:id="13126"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127" w:author="Nguyen Ho Hai" w:date="2012-02-22T22:24:00Z"/>
                <w:b w:val="0"/>
                <w:lang w:eastAsia="ja-JP"/>
                <w:rPrChange w:id="13128" w:author="Phuong Giang" w:date="2012-02-22T23:41:00Z">
                  <w:rPr>
                    <w:ins w:id="13129" w:author="Nguyen Ho Hai" w:date="2012-02-22T22:24:00Z"/>
                    <w:b/>
                    <w:bCs w:val="0"/>
                    <w:color w:val="800000"/>
                    <w:lang w:eastAsia="ja-JP"/>
                  </w:rPr>
                </w:rPrChange>
              </w:rPr>
              <w:pPrChange w:id="1313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131" w:author="Nguyen Ho Hai" w:date="2012-02-22T22:24:00Z">
              <w:r w:rsidRPr="00D229E5">
                <w:rPr>
                  <w:rFonts w:ascii="Tahoma" w:eastAsia="MS Mincho" w:hAnsi="Tahoma" w:cs="Arial"/>
                  <w:b w:val="0"/>
                  <w:snapToGrid w:val="0"/>
                  <w:color w:val="auto"/>
                  <w:sz w:val="20"/>
                  <w:szCs w:val="20"/>
                  <w:lang w:eastAsia="ja-JP"/>
                  <w:rPrChange w:id="13132" w:author="Phuong Giang" w:date="2012-02-22T23:41:00Z">
                    <w:rPr>
                      <w:b/>
                      <w:color w:val="800000"/>
                      <w:lang w:eastAsia="ja-JP"/>
                    </w:rPr>
                  </w:rPrChange>
                </w:rPr>
                <w:t>Description</w:t>
              </w:r>
            </w:ins>
          </w:p>
        </w:tc>
      </w:tr>
      <w:tr w:rsidR="00751F11" w:rsidRPr="008D0F7B" w:rsidTr="00F77673">
        <w:trPr>
          <w:ins w:id="13133" w:author="Nguyen Ho Hai" w:date="2012-02-22T22:24:00Z"/>
        </w:trPr>
        <w:tc>
          <w:tcPr>
            <w:tcW w:w="577" w:type="dxa"/>
            <w:tcPrChange w:id="13134" w:author="Phuong Giang" w:date="2012-02-22T23:32:00Z">
              <w:tcPr>
                <w:tcW w:w="577" w:type="dxa"/>
              </w:tcPr>
            </w:tcPrChange>
          </w:tcPr>
          <w:p w:rsidR="00751F11" w:rsidRPr="008D0F7B" w:rsidRDefault="00751F11" w:rsidP="00995D66">
            <w:pPr>
              <w:pStyle w:val="comment"/>
              <w:ind w:left="0"/>
              <w:rPr>
                <w:ins w:id="13135" w:author="Nguyen Ho Hai" w:date="2012-02-22T22:24:00Z"/>
                <w:rFonts w:ascii="Times New Roman" w:hAnsi="Times New Roman" w:cs="Times New Roman"/>
                <w:i w:val="0"/>
                <w:color w:val="auto"/>
                <w:sz w:val="22"/>
                <w:szCs w:val="22"/>
                <w:rPrChange w:id="13136" w:author="Phuong Giang" w:date="2012-02-22T23:42:00Z">
                  <w:rPr>
                    <w:ins w:id="13137" w:author="Nguyen Ho Hai" w:date="2012-02-22T22:24:00Z"/>
                    <w:i w:val="0"/>
                    <w:color w:val="auto"/>
                    <w:sz w:val="18"/>
                    <w:szCs w:val="18"/>
                  </w:rPr>
                </w:rPrChange>
              </w:rPr>
            </w:pPr>
            <w:ins w:id="13138" w:author="Nguyen Ho Hai" w:date="2012-02-22T22:24:00Z">
              <w:r w:rsidRPr="008D0F7B">
                <w:rPr>
                  <w:rFonts w:ascii="Times New Roman" w:hAnsi="Times New Roman" w:cs="Times New Roman"/>
                  <w:i w:val="0"/>
                  <w:color w:val="auto"/>
                  <w:sz w:val="22"/>
                  <w:szCs w:val="22"/>
                  <w:rPrChange w:id="13139" w:author="Phuong Giang" w:date="2012-02-22T23:42:00Z">
                    <w:rPr>
                      <w:b/>
                      <w:bCs w:val="0"/>
                      <w:i w:val="0"/>
                      <w:color w:val="auto"/>
                      <w:sz w:val="18"/>
                      <w:szCs w:val="18"/>
                      <w:lang w:eastAsia="en-US"/>
                    </w:rPr>
                  </w:rPrChange>
                </w:rPr>
                <w:lastRenderedPageBreak/>
                <w:t>01</w:t>
              </w:r>
            </w:ins>
          </w:p>
        </w:tc>
        <w:tc>
          <w:tcPr>
            <w:tcW w:w="1356" w:type="dxa"/>
            <w:tcPrChange w:id="13140" w:author="Phuong Giang" w:date="2012-02-22T23:32:00Z">
              <w:tcPr>
                <w:tcW w:w="1356" w:type="dxa"/>
              </w:tcPr>
            </w:tcPrChange>
          </w:tcPr>
          <w:p w:rsidR="00751F11" w:rsidRPr="008D0F7B" w:rsidRDefault="00751F11" w:rsidP="00995D66">
            <w:pPr>
              <w:pStyle w:val="comment"/>
              <w:ind w:left="0"/>
              <w:rPr>
                <w:ins w:id="13141" w:author="Nguyen Ho Hai" w:date="2012-02-22T22:24:00Z"/>
                <w:rFonts w:ascii="Times New Roman" w:hAnsi="Times New Roman" w:cs="Times New Roman"/>
                <w:i w:val="0"/>
                <w:color w:val="auto"/>
                <w:sz w:val="22"/>
                <w:szCs w:val="22"/>
                <w:rPrChange w:id="13142" w:author="Phuong Giang" w:date="2012-02-22T23:42:00Z">
                  <w:rPr>
                    <w:ins w:id="13143" w:author="Nguyen Ho Hai" w:date="2012-02-22T22:24:00Z"/>
                    <w:i w:val="0"/>
                    <w:color w:val="auto"/>
                    <w:sz w:val="18"/>
                    <w:szCs w:val="18"/>
                  </w:rPr>
                </w:rPrChange>
              </w:rPr>
            </w:pPr>
            <w:proofErr w:type="spellStart"/>
            <w:ins w:id="13144" w:author="Nguyen Ho Hai" w:date="2012-02-22T22:24:00Z">
              <w:r w:rsidRPr="008D0F7B">
                <w:rPr>
                  <w:rFonts w:ascii="Times New Roman" w:hAnsi="Times New Roman" w:cs="Times New Roman"/>
                  <w:i w:val="0"/>
                  <w:color w:val="auto"/>
                  <w:sz w:val="22"/>
                  <w:szCs w:val="22"/>
                  <w:rPrChange w:id="13145" w:author="Phuong Giang" w:date="2012-02-22T23:42:00Z">
                    <w:rPr>
                      <w:b/>
                      <w:bCs w:val="0"/>
                      <w:i w:val="0"/>
                      <w:color w:val="auto"/>
                      <w:sz w:val="18"/>
                      <w:szCs w:val="18"/>
                      <w:lang w:eastAsia="en-US"/>
                    </w:rPr>
                  </w:rPrChange>
                </w:rPr>
                <w:t>dbName</w:t>
              </w:r>
              <w:proofErr w:type="spellEnd"/>
            </w:ins>
          </w:p>
        </w:tc>
        <w:tc>
          <w:tcPr>
            <w:tcW w:w="1255" w:type="dxa"/>
            <w:tcPrChange w:id="13146" w:author="Phuong Giang" w:date="2012-02-22T23:32:00Z">
              <w:tcPr>
                <w:tcW w:w="1255" w:type="dxa"/>
              </w:tcPr>
            </w:tcPrChange>
          </w:tcPr>
          <w:p w:rsidR="00751F11" w:rsidRPr="008D0F7B" w:rsidRDefault="00751F11" w:rsidP="00995D66">
            <w:pPr>
              <w:pStyle w:val="comment"/>
              <w:ind w:left="0"/>
              <w:rPr>
                <w:ins w:id="13147" w:author="Nguyen Ho Hai" w:date="2012-02-22T22:24:00Z"/>
                <w:rFonts w:ascii="Times New Roman" w:hAnsi="Times New Roman" w:cs="Times New Roman"/>
                <w:i w:val="0"/>
                <w:color w:val="auto"/>
                <w:sz w:val="22"/>
                <w:szCs w:val="22"/>
                <w:rPrChange w:id="13148" w:author="Phuong Giang" w:date="2012-02-22T23:42:00Z">
                  <w:rPr>
                    <w:ins w:id="13149" w:author="Nguyen Ho Hai" w:date="2012-02-22T22:24:00Z"/>
                    <w:i w:val="0"/>
                    <w:color w:val="auto"/>
                    <w:sz w:val="18"/>
                    <w:szCs w:val="18"/>
                  </w:rPr>
                </w:rPrChange>
              </w:rPr>
            </w:pPr>
            <w:ins w:id="13150" w:author="Nguyen Ho Hai" w:date="2012-02-22T22:24:00Z">
              <w:r w:rsidRPr="008D0F7B">
                <w:rPr>
                  <w:rFonts w:ascii="Times New Roman" w:hAnsi="Times New Roman" w:cs="Times New Roman"/>
                  <w:i w:val="0"/>
                  <w:color w:val="auto"/>
                  <w:sz w:val="22"/>
                  <w:szCs w:val="22"/>
                  <w:rPrChange w:id="13151" w:author="Phuong Giang" w:date="2012-02-22T23:42:00Z">
                    <w:rPr>
                      <w:b/>
                      <w:bCs w:val="0"/>
                      <w:i w:val="0"/>
                      <w:color w:val="auto"/>
                      <w:sz w:val="18"/>
                      <w:szCs w:val="18"/>
                      <w:lang w:eastAsia="en-US"/>
                    </w:rPr>
                  </w:rPrChange>
                </w:rPr>
                <w:t>string</w:t>
              </w:r>
            </w:ins>
          </w:p>
        </w:tc>
        <w:tc>
          <w:tcPr>
            <w:tcW w:w="1019" w:type="dxa"/>
            <w:tcPrChange w:id="13152" w:author="Phuong Giang" w:date="2012-02-22T23:32:00Z">
              <w:tcPr>
                <w:tcW w:w="1019" w:type="dxa"/>
              </w:tcPr>
            </w:tcPrChange>
          </w:tcPr>
          <w:p w:rsidR="00751F11" w:rsidRPr="008D0F7B" w:rsidRDefault="00751F11" w:rsidP="00995D66">
            <w:pPr>
              <w:pStyle w:val="comment"/>
              <w:ind w:left="0"/>
              <w:rPr>
                <w:ins w:id="13153" w:author="Nguyen Ho Hai" w:date="2012-02-22T22:24:00Z"/>
                <w:rFonts w:ascii="Times New Roman" w:hAnsi="Times New Roman" w:cs="Times New Roman"/>
                <w:i w:val="0"/>
                <w:color w:val="auto"/>
                <w:sz w:val="22"/>
                <w:szCs w:val="22"/>
                <w:rPrChange w:id="13154" w:author="Phuong Giang" w:date="2012-02-22T23:42:00Z">
                  <w:rPr>
                    <w:ins w:id="13155" w:author="Nguyen Ho Hai" w:date="2012-02-22T22:24:00Z"/>
                    <w:i w:val="0"/>
                    <w:color w:val="auto"/>
                    <w:sz w:val="18"/>
                    <w:szCs w:val="18"/>
                  </w:rPr>
                </w:rPrChange>
              </w:rPr>
            </w:pPr>
            <w:ins w:id="13156" w:author="Nguyen Ho Hai" w:date="2012-02-22T22:24:00Z">
              <w:r w:rsidRPr="008D0F7B">
                <w:rPr>
                  <w:rFonts w:ascii="Times New Roman" w:hAnsi="Times New Roman" w:cs="Times New Roman"/>
                  <w:i w:val="0"/>
                  <w:color w:val="auto"/>
                  <w:sz w:val="22"/>
                  <w:szCs w:val="22"/>
                  <w:rPrChange w:id="13157" w:author="Phuong Giang" w:date="2012-02-22T23:42:00Z">
                    <w:rPr>
                      <w:b/>
                      <w:bCs w:val="0"/>
                      <w:i w:val="0"/>
                      <w:color w:val="auto"/>
                      <w:sz w:val="18"/>
                      <w:szCs w:val="18"/>
                      <w:lang w:eastAsia="en-US"/>
                    </w:rPr>
                  </w:rPrChange>
                </w:rPr>
                <w:t>In</w:t>
              </w:r>
            </w:ins>
          </w:p>
        </w:tc>
        <w:tc>
          <w:tcPr>
            <w:tcW w:w="1082" w:type="dxa"/>
            <w:tcPrChange w:id="13158" w:author="Phuong Giang" w:date="2012-02-22T23:32:00Z">
              <w:tcPr>
                <w:tcW w:w="1082" w:type="dxa"/>
              </w:tcPr>
            </w:tcPrChange>
          </w:tcPr>
          <w:p w:rsidR="00751F11" w:rsidRPr="008D0F7B" w:rsidRDefault="00751F11" w:rsidP="00995D66">
            <w:pPr>
              <w:pStyle w:val="comment"/>
              <w:ind w:left="0"/>
              <w:rPr>
                <w:ins w:id="13159" w:author="Nguyen Ho Hai" w:date="2012-02-22T22:24:00Z"/>
                <w:rFonts w:ascii="Times New Roman" w:hAnsi="Times New Roman" w:cs="Times New Roman"/>
                <w:i w:val="0"/>
                <w:color w:val="auto"/>
                <w:sz w:val="22"/>
                <w:szCs w:val="22"/>
                <w:rPrChange w:id="13160" w:author="Phuong Giang" w:date="2012-02-22T23:42:00Z">
                  <w:rPr>
                    <w:ins w:id="13161" w:author="Nguyen Ho Hai" w:date="2012-02-22T22:24:00Z"/>
                    <w:i w:val="0"/>
                    <w:sz w:val="18"/>
                    <w:szCs w:val="18"/>
                  </w:rPr>
                </w:rPrChange>
              </w:rPr>
            </w:pPr>
          </w:p>
        </w:tc>
        <w:tc>
          <w:tcPr>
            <w:tcW w:w="4512" w:type="dxa"/>
            <w:tcPrChange w:id="13162" w:author="Phuong Giang" w:date="2012-02-22T23:32:00Z">
              <w:tcPr>
                <w:tcW w:w="4512" w:type="dxa"/>
              </w:tcPr>
            </w:tcPrChange>
          </w:tcPr>
          <w:p w:rsidR="00751F11" w:rsidRPr="008D0F7B" w:rsidRDefault="00751F11" w:rsidP="00995D66">
            <w:pPr>
              <w:pStyle w:val="comment"/>
              <w:ind w:left="0"/>
              <w:rPr>
                <w:ins w:id="13163" w:author="Nguyen Ho Hai" w:date="2012-02-22T22:24:00Z"/>
                <w:rFonts w:ascii="Times New Roman" w:hAnsi="Times New Roman" w:cs="Times New Roman"/>
                <w:i w:val="0"/>
                <w:color w:val="auto"/>
                <w:sz w:val="22"/>
                <w:szCs w:val="22"/>
                <w:rPrChange w:id="13164" w:author="Phuong Giang" w:date="2012-02-22T23:42:00Z">
                  <w:rPr>
                    <w:ins w:id="13165" w:author="Nguyen Ho Hai" w:date="2012-02-22T22:24:00Z"/>
                    <w:i w:val="0"/>
                    <w:color w:val="auto"/>
                    <w:sz w:val="18"/>
                    <w:szCs w:val="18"/>
                  </w:rPr>
                </w:rPrChange>
              </w:rPr>
            </w:pPr>
            <w:ins w:id="13166" w:author="Nguyen Ho Hai" w:date="2012-02-22T22:24:00Z">
              <w:r w:rsidRPr="008D0F7B">
                <w:rPr>
                  <w:rFonts w:ascii="Times New Roman" w:hAnsi="Times New Roman" w:cs="Times New Roman"/>
                  <w:i w:val="0"/>
                  <w:color w:val="auto"/>
                  <w:sz w:val="22"/>
                  <w:szCs w:val="22"/>
                  <w:rPrChange w:id="13167" w:author="Phuong Giang" w:date="2012-02-22T23:42:00Z">
                    <w:rPr>
                      <w:b/>
                      <w:bCs w:val="0"/>
                      <w:i w:val="0"/>
                      <w:color w:val="auto"/>
                      <w:sz w:val="18"/>
                      <w:szCs w:val="18"/>
                      <w:lang w:eastAsia="en-US"/>
                    </w:rPr>
                  </w:rPrChange>
                </w:rPr>
                <w:t>The parameter contain the name of database</w:t>
              </w:r>
            </w:ins>
          </w:p>
        </w:tc>
      </w:tr>
      <w:tr w:rsidR="00751F11" w:rsidRPr="008D0F7B" w:rsidTr="00F77673">
        <w:trPr>
          <w:ins w:id="13168" w:author="Nguyen Ho Hai" w:date="2012-02-22T22:24:00Z"/>
        </w:trPr>
        <w:tc>
          <w:tcPr>
            <w:tcW w:w="577" w:type="dxa"/>
            <w:tcPrChange w:id="13169" w:author="Phuong Giang" w:date="2012-02-22T23:32:00Z">
              <w:tcPr>
                <w:tcW w:w="577" w:type="dxa"/>
              </w:tcPr>
            </w:tcPrChange>
          </w:tcPr>
          <w:p w:rsidR="00751F11" w:rsidRPr="008D0F7B" w:rsidRDefault="00751F11" w:rsidP="00995D66">
            <w:pPr>
              <w:pStyle w:val="comment"/>
              <w:ind w:left="0"/>
              <w:rPr>
                <w:ins w:id="13170" w:author="Nguyen Ho Hai" w:date="2012-02-22T22:24:00Z"/>
                <w:rFonts w:ascii="Times New Roman" w:hAnsi="Times New Roman" w:cs="Times New Roman"/>
                <w:i w:val="0"/>
                <w:color w:val="auto"/>
                <w:sz w:val="22"/>
                <w:szCs w:val="22"/>
                <w:rPrChange w:id="13171" w:author="Phuong Giang" w:date="2012-02-22T23:42:00Z">
                  <w:rPr>
                    <w:ins w:id="13172" w:author="Nguyen Ho Hai" w:date="2012-02-22T22:24:00Z"/>
                    <w:i w:val="0"/>
                    <w:color w:val="auto"/>
                    <w:sz w:val="18"/>
                    <w:szCs w:val="18"/>
                  </w:rPr>
                </w:rPrChange>
              </w:rPr>
            </w:pPr>
            <w:ins w:id="13173" w:author="Nguyen Ho Hai" w:date="2012-02-22T22:24:00Z">
              <w:r w:rsidRPr="008D0F7B">
                <w:rPr>
                  <w:rFonts w:ascii="Times New Roman" w:hAnsi="Times New Roman" w:cs="Times New Roman"/>
                  <w:i w:val="0"/>
                  <w:color w:val="auto"/>
                  <w:sz w:val="22"/>
                  <w:szCs w:val="22"/>
                  <w:rPrChange w:id="13174" w:author="Phuong Giang" w:date="2012-02-22T23:42:00Z">
                    <w:rPr>
                      <w:b/>
                      <w:bCs w:val="0"/>
                      <w:i w:val="0"/>
                      <w:color w:val="auto"/>
                      <w:sz w:val="18"/>
                      <w:szCs w:val="18"/>
                      <w:lang w:eastAsia="en-US"/>
                    </w:rPr>
                  </w:rPrChange>
                </w:rPr>
                <w:t>02</w:t>
              </w:r>
            </w:ins>
          </w:p>
        </w:tc>
        <w:tc>
          <w:tcPr>
            <w:tcW w:w="1356" w:type="dxa"/>
            <w:tcPrChange w:id="13175" w:author="Phuong Giang" w:date="2012-02-22T23:32:00Z">
              <w:tcPr>
                <w:tcW w:w="1356" w:type="dxa"/>
              </w:tcPr>
            </w:tcPrChange>
          </w:tcPr>
          <w:p w:rsidR="00751F11" w:rsidRPr="008D0F7B" w:rsidRDefault="00751F11" w:rsidP="00995D66">
            <w:pPr>
              <w:pStyle w:val="comment"/>
              <w:ind w:left="0"/>
              <w:rPr>
                <w:ins w:id="13176" w:author="Nguyen Ho Hai" w:date="2012-02-22T22:24:00Z"/>
                <w:rFonts w:ascii="Times New Roman" w:hAnsi="Times New Roman" w:cs="Times New Roman"/>
                <w:i w:val="0"/>
                <w:color w:val="auto"/>
                <w:sz w:val="22"/>
                <w:szCs w:val="22"/>
                <w:rPrChange w:id="13177" w:author="Phuong Giang" w:date="2012-02-22T23:42:00Z">
                  <w:rPr>
                    <w:ins w:id="13178" w:author="Nguyen Ho Hai" w:date="2012-02-22T22:24:00Z"/>
                    <w:i w:val="0"/>
                    <w:color w:val="auto"/>
                    <w:sz w:val="18"/>
                    <w:szCs w:val="18"/>
                  </w:rPr>
                </w:rPrChange>
              </w:rPr>
            </w:pPr>
            <w:ins w:id="13179" w:author="Nguyen Ho Hai" w:date="2012-02-22T22:24:00Z">
              <w:r w:rsidRPr="008D0F7B">
                <w:rPr>
                  <w:rFonts w:ascii="Times New Roman" w:hAnsi="Times New Roman" w:cs="Times New Roman"/>
                  <w:i w:val="0"/>
                  <w:color w:val="auto"/>
                  <w:sz w:val="22"/>
                  <w:szCs w:val="22"/>
                  <w:rPrChange w:id="13180" w:author="Phuong Giang" w:date="2012-02-22T23:42:00Z">
                    <w:rPr>
                      <w:b/>
                      <w:bCs w:val="0"/>
                      <w:i w:val="0"/>
                      <w:color w:val="auto"/>
                      <w:sz w:val="18"/>
                      <w:szCs w:val="18"/>
                      <w:lang w:eastAsia="en-US"/>
                    </w:rPr>
                  </w:rPrChange>
                </w:rPr>
                <w:t>&lt;return &gt;</w:t>
              </w:r>
            </w:ins>
          </w:p>
        </w:tc>
        <w:tc>
          <w:tcPr>
            <w:tcW w:w="1255" w:type="dxa"/>
            <w:tcPrChange w:id="13181" w:author="Phuong Giang" w:date="2012-02-22T23:32:00Z">
              <w:tcPr>
                <w:tcW w:w="1255" w:type="dxa"/>
              </w:tcPr>
            </w:tcPrChange>
          </w:tcPr>
          <w:p w:rsidR="00751F11" w:rsidRPr="008D0F7B" w:rsidRDefault="00751F11" w:rsidP="00995D66">
            <w:pPr>
              <w:pStyle w:val="comment"/>
              <w:ind w:left="0"/>
              <w:rPr>
                <w:ins w:id="13182" w:author="Nguyen Ho Hai" w:date="2012-02-22T22:24:00Z"/>
                <w:rFonts w:ascii="Times New Roman" w:hAnsi="Times New Roman" w:cs="Times New Roman"/>
                <w:i w:val="0"/>
                <w:color w:val="auto"/>
                <w:sz w:val="22"/>
                <w:szCs w:val="22"/>
                <w:rPrChange w:id="13183" w:author="Phuong Giang" w:date="2012-02-22T23:42:00Z">
                  <w:rPr>
                    <w:ins w:id="13184" w:author="Nguyen Ho Hai" w:date="2012-02-22T22:24:00Z"/>
                    <w:i w:val="0"/>
                    <w:color w:val="auto"/>
                    <w:sz w:val="18"/>
                    <w:szCs w:val="18"/>
                  </w:rPr>
                </w:rPrChange>
              </w:rPr>
            </w:pPr>
            <w:ins w:id="13185" w:author="Nguyen Ho Hai" w:date="2012-02-22T22:24:00Z">
              <w:r w:rsidRPr="008D0F7B">
                <w:rPr>
                  <w:rFonts w:ascii="Times New Roman" w:hAnsi="Times New Roman" w:cs="Times New Roman"/>
                  <w:i w:val="0"/>
                  <w:color w:val="auto"/>
                  <w:sz w:val="22"/>
                  <w:szCs w:val="22"/>
                  <w:rPrChange w:id="13186" w:author="Phuong Giang" w:date="2012-02-22T23:42:00Z">
                    <w:rPr>
                      <w:b/>
                      <w:bCs w:val="0"/>
                      <w:i w:val="0"/>
                      <w:color w:val="auto"/>
                      <w:sz w:val="18"/>
                      <w:szCs w:val="18"/>
                      <w:lang w:eastAsia="en-US"/>
                    </w:rPr>
                  </w:rPrChange>
                </w:rPr>
                <w:t>XElement</w:t>
              </w:r>
            </w:ins>
          </w:p>
        </w:tc>
        <w:tc>
          <w:tcPr>
            <w:tcW w:w="1019" w:type="dxa"/>
            <w:tcPrChange w:id="13187" w:author="Phuong Giang" w:date="2012-02-22T23:32:00Z">
              <w:tcPr>
                <w:tcW w:w="1019" w:type="dxa"/>
              </w:tcPr>
            </w:tcPrChange>
          </w:tcPr>
          <w:p w:rsidR="00751F11" w:rsidRPr="008D0F7B" w:rsidRDefault="00751F11" w:rsidP="00995D66">
            <w:pPr>
              <w:pStyle w:val="comment"/>
              <w:ind w:left="0"/>
              <w:rPr>
                <w:ins w:id="13188" w:author="Nguyen Ho Hai" w:date="2012-02-22T22:24:00Z"/>
                <w:rFonts w:ascii="Times New Roman" w:hAnsi="Times New Roman" w:cs="Times New Roman"/>
                <w:i w:val="0"/>
                <w:color w:val="auto"/>
                <w:sz w:val="22"/>
                <w:szCs w:val="22"/>
                <w:rPrChange w:id="13189" w:author="Phuong Giang" w:date="2012-02-22T23:42:00Z">
                  <w:rPr>
                    <w:ins w:id="13190" w:author="Nguyen Ho Hai" w:date="2012-02-22T22:24:00Z"/>
                    <w:i w:val="0"/>
                    <w:color w:val="auto"/>
                    <w:sz w:val="18"/>
                    <w:szCs w:val="18"/>
                  </w:rPr>
                </w:rPrChange>
              </w:rPr>
            </w:pPr>
            <w:ins w:id="13191" w:author="Nguyen Ho Hai" w:date="2012-02-22T22:24:00Z">
              <w:r w:rsidRPr="008D0F7B">
                <w:rPr>
                  <w:rFonts w:ascii="Times New Roman" w:hAnsi="Times New Roman" w:cs="Times New Roman"/>
                  <w:i w:val="0"/>
                  <w:color w:val="auto"/>
                  <w:sz w:val="22"/>
                  <w:szCs w:val="22"/>
                  <w:rPrChange w:id="13192" w:author="Phuong Giang" w:date="2012-02-22T23:42:00Z">
                    <w:rPr>
                      <w:b/>
                      <w:bCs w:val="0"/>
                      <w:i w:val="0"/>
                      <w:color w:val="auto"/>
                      <w:sz w:val="18"/>
                      <w:szCs w:val="18"/>
                      <w:lang w:eastAsia="en-US"/>
                    </w:rPr>
                  </w:rPrChange>
                </w:rPr>
                <w:t>Out</w:t>
              </w:r>
            </w:ins>
          </w:p>
        </w:tc>
        <w:tc>
          <w:tcPr>
            <w:tcW w:w="1082" w:type="dxa"/>
            <w:tcPrChange w:id="13193" w:author="Phuong Giang" w:date="2012-02-22T23:32:00Z">
              <w:tcPr>
                <w:tcW w:w="1082" w:type="dxa"/>
              </w:tcPr>
            </w:tcPrChange>
          </w:tcPr>
          <w:p w:rsidR="00751F11" w:rsidRPr="008D0F7B" w:rsidRDefault="00751F11" w:rsidP="00995D66">
            <w:pPr>
              <w:pStyle w:val="comment"/>
              <w:ind w:left="0"/>
              <w:rPr>
                <w:ins w:id="13194" w:author="Nguyen Ho Hai" w:date="2012-02-22T22:24:00Z"/>
                <w:rFonts w:ascii="Times New Roman" w:hAnsi="Times New Roman" w:cs="Times New Roman"/>
                <w:i w:val="0"/>
                <w:color w:val="auto"/>
                <w:sz w:val="22"/>
                <w:szCs w:val="22"/>
                <w:rPrChange w:id="13195" w:author="Phuong Giang" w:date="2012-02-22T23:42:00Z">
                  <w:rPr>
                    <w:ins w:id="13196" w:author="Nguyen Ho Hai" w:date="2012-02-22T22:24:00Z"/>
                    <w:i w:val="0"/>
                    <w:sz w:val="18"/>
                    <w:szCs w:val="18"/>
                  </w:rPr>
                </w:rPrChange>
              </w:rPr>
            </w:pPr>
          </w:p>
        </w:tc>
        <w:tc>
          <w:tcPr>
            <w:tcW w:w="4512" w:type="dxa"/>
            <w:tcPrChange w:id="13197" w:author="Phuong Giang" w:date="2012-02-22T23:32:00Z">
              <w:tcPr>
                <w:tcW w:w="4512" w:type="dxa"/>
              </w:tcPr>
            </w:tcPrChange>
          </w:tcPr>
          <w:p w:rsidR="00751F11" w:rsidRPr="008D0F7B" w:rsidRDefault="00751F11" w:rsidP="00995D66">
            <w:pPr>
              <w:pStyle w:val="comment"/>
              <w:ind w:left="0"/>
              <w:rPr>
                <w:ins w:id="13198" w:author="Nguyen Ho Hai" w:date="2012-02-22T22:24:00Z"/>
                <w:rFonts w:ascii="Times New Roman" w:hAnsi="Times New Roman" w:cs="Times New Roman"/>
                <w:i w:val="0"/>
                <w:color w:val="auto"/>
                <w:sz w:val="22"/>
                <w:szCs w:val="22"/>
                <w:rPrChange w:id="13199" w:author="Phuong Giang" w:date="2012-02-22T23:42:00Z">
                  <w:rPr>
                    <w:ins w:id="13200" w:author="Nguyen Ho Hai" w:date="2012-02-22T22:24:00Z"/>
                    <w:i w:val="0"/>
                    <w:color w:val="auto"/>
                    <w:sz w:val="18"/>
                    <w:szCs w:val="18"/>
                  </w:rPr>
                </w:rPrChange>
              </w:rPr>
            </w:pPr>
            <w:ins w:id="13201" w:author="Nguyen Ho Hai" w:date="2012-02-22T22:24:00Z">
              <w:r w:rsidRPr="008D0F7B">
                <w:rPr>
                  <w:rFonts w:ascii="Times New Roman" w:hAnsi="Times New Roman" w:cs="Times New Roman"/>
                  <w:i w:val="0"/>
                  <w:color w:val="auto"/>
                  <w:sz w:val="22"/>
                  <w:szCs w:val="22"/>
                  <w:rPrChange w:id="13202" w:author="Phuong Giang" w:date="2012-02-22T23:42:00Z">
                    <w:rPr>
                      <w:b/>
                      <w:bCs w:val="0"/>
                      <w:i w:val="0"/>
                      <w:color w:val="auto"/>
                      <w:sz w:val="18"/>
                      <w:szCs w:val="18"/>
                      <w:lang w:eastAsia="en-US"/>
                    </w:rPr>
                  </w:rPrChange>
                </w:rPr>
                <w:t>The returned result of method</w:t>
              </w:r>
            </w:ins>
          </w:p>
        </w:tc>
      </w:tr>
    </w:tbl>
    <w:p w:rsidR="00751F11" w:rsidRPr="00D60E4A" w:rsidRDefault="00751F11" w:rsidP="00751F11">
      <w:pPr>
        <w:rPr>
          <w:ins w:id="13203" w:author="Nguyen Ho Hai" w:date="2012-02-22T22:24:00Z"/>
        </w:rPr>
      </w:pPr>
    </w:p>
    <w:p w:rsidR="00751F11" w:rsidRPr="00D60E4A" w:rsidRDefault="00751F11" w:rsidP="00751F11">
      <w:pPr>
        <w:pStyle w:val="Heading6"/>
        <w:tabs>
          <w:tab w:val="left" w:pos="4208"/>
        </w:tabs>
        <w:rPr>
          <w:ins w:id="13204" w:author="Nguyen Ho Hai" w:date="2012-02-22T22:24:00Z"/>
          <w:rFonts w:ascii="Cambria" w:eastAsia="MS Gothic" w:hAnsi="Cambria" w:cs="Times New Roman"/>
          <w:b/>
          <w:bCs/>
          <w:color w:val="4F81BD"/>
        </w:rPr>
      </w:pPr>
      <w:ins w:id="13205" w:author="Nguyen Ho Hai" w:date="2012-02-22T22:24:00Z">
        <w:r w:rsidRPr="00D60E4A">
          <w:rPr>
            <w:b/>
            <w:bCs/>
            <w:color w:val="4F81BD"/>
          </w:rPr>
          <w:t>GetFilePath method</w:t>
        </w:r>
        <w:r w:rsidRPr="00D60E4A">
          <w:rPr>
            <w:b/>
            <w:bCs/>
            <w:color w:val="4F81BD"/>
          </w:rPr>
          <w:tab/>
        </w:r>
        <w:r w:rsidRPr="00D60E4A">
          <w:rPr>
            <w:rFonts w:ascii="Cambria" w:eastAsia="MS Gothic" w:hAnsi="Cambria" w:cs="Times New Roman"/>
            <w:b/>
            <w:bCs/>
            <w:color w:val="4F81BD"/>
          </w:rPr>
          <w:t xml:space="preserve">  </w:t>
        </w:r>
      </w:ins>
    </w:p>
    <w:p w:rsidR="00751F11" w:rsidRPr="00D60E4A" w:rsidRDefault="00751F11" w:rsidP="00751F11">
      <w:pPr>
        <w:pStyle w:val="ListParagraph"/>
        <w:numPr>
          <w:ilvl w:val="0"/>
          <w:numId w:val="11"/>
        </w:numPr>
        <w:autoSpaceDE w:val="0"/>
        <w:autoSpaceDN w:val="0"/>
        <w:adjustRightInd w:val="0"/>
        <w:spacing w:after="0" w:line="240" w:lineRule="auto"/>
        <w:rPr>
          <w:ins w:id="13206" w:author="Nguyen Ho Hai" w:date="2012-02-22T22:24:00Z"/>
          <w:rFonts w:ascii="Cambria" w:eastAsia="MS Gothic" w:hAnsi="Cambria"/>
          <w:b/>
          <w:bCs/>
          <w:i/>
          <w:iCs/>
          <w:color w:val="4F81BD"/>
        </w:rPr>
      </w:pPr>
      <w:ins w:id="13207" w:author="Nguyen Ho Hai" w:date="2012-02-22T22:24:00Z">
        <w:r w:rsidRPr="00D60E4A">
          <w:rPr>
            <w:rFonts w:ascii="Cambria" w:eastAsia="MS Gothic" w:hAnsi="Cambria"/>
            <w:b/>
            <w:bCs/>
            <w:i/>
            <w:iCs/>
            <w:color w:val="4F81BD"/>
          </w:rPr>
          <w:t xml:space="preserve">Method Declaration:   </w:t>
        </w:r>
      </w:ins>
    </w:p>
    <w:p w:rsidR="00824C44" w:rsidRPr="00824C44" w:rsidRDefault="00824C44">
      <w:pPr>
        <w:pStyle w:val="ListParagraph"/>
        <w:autoSpaceDE w:val="0"/>
        <w:autoSpaceDN w:val="0"/>
        <w:adjustRightInd w:val="0"/>
        <w:spacing w:after="0" w:line="240" w:lineRule="auto"/>
        <w:ind w:firstLine="720"/>
        <w:rPr>
          <w:ins w:id="13208" w:author="HungNguyen" w:date="2012-04-17T17:18:00Z"/>
          <w:rFonts w:ascii="Consolas" w:eastAsiaTheme="minorEastAsia" w:hAnsi="Consolas" w:cs="Consolas"/>
          <w:sz w:val="19"/>
          <w:szCs w:val="19"/>
          <w:lang w:eastAsia="ja-JP"/>
        </w:rPr>
        <w:pPrChange w:id="13209" w:author="HungNguyen" w:date="2012-04-17T17:18:00Z">
          <w:pPr>
            <w:pStyle w:val="ListParagraph"/>
            <w:numPr>
              <w:numId w:val="11"/>
            </w:numPr>
            <w:autoSpaceDE w:val="0"/>
            <w:autoSpaceDN w:val="0"/>
            <w:adjustRightInd w:val="0"/>
            <w:spacing w:after="0" w:line="240" w:lineRule="auto"/>
            <w:ind w:hanging="360"/>
          </w:pPr>
        </w:pPrChange>
      </w:pPr>
      <w:proofErr w:type="gramStart"/>
      <w:ins w:id="13210" w:author="HungNguyen" w:date="2012-04-17T17:18:00Z">
        <w:r w:rsidRPr="00824C44">
          <w:rPr>
            <w:rFonts w:ascii="Consolas" w:eastAsiaTheme="minorEastAsia" w:hAnsi="Consolas" w:cs="Consolas"/>
            <w:color w:val="0000FF"/>
            <w:sz w:val="19"/>
            <w:szCs w:val="19"/>
            <w:lang w:eastAsia="ja-JP"/>
          </w:rPr>
          <w:t>public</w:t>
        </w:r>
        <w:proofErr w:type="gramEnd"/>
        <w:r w:rsidRPr="00824C44">
          <w:rPr>
            <w:rFonts w:ascii="Consolas" w:eastAsiaTheme="minorEastAsia" w:hAnsi="Consolas" w:cs="Consolas"/>
            <w:sz w:val="19"/>
            <w:szCs w:val="19"/>
            <w:lang w:eastAsia="ja-JP"/>
          </w:rPr>
          <w:t xml:space="preserve"> </w:t>
        </w:r>
        <w:r w:rsidRPr="00824C44">
          <w:rPr>
            <w:rFonts w:ascii="Consolas" w:eastAsiaTheme="minorEastAsia" w:hAnsi="Consolas" w:cs="Consolas"/>
            <w:color w:val="0000FF"/>
            <w:sz w:val="19"/>
            <w:szCs w:val="19"/>
            <w:lang w:eastAsia="ja-JP"/>
          </w:rPr>
          <w:t>static</w:t>
        </w:r>
        <w:r w:rsidRPr="00824C44">
          <w:rPr>
            <w:rFonts w:ascii="Consolas" w:eastAsiaTheme="minorEastAsia" w:hAnsi="Consolas" w:cs="Consolas"/>
            <w:sz w:val="19"/>
            <w:szCs w:val="19"/>
            <w:lang w:eastAsia="ja-JP"/>
          </w:rPr>
          <w:t xml:space="preserve"> </w:t>
        </w:r>
        <w:r w:rsidRPr="00824C44">
          <w:rPr>
            <w:rFonts w:ascii="Consolas" w:eastAsiaTheme="minorEastAsia" w:hAnsi="Consolas" w:cs="Consolas"/>
            <w:color w:val="0000FF"/>
            <w:sz w:val="19"/>
            <w:szCs w:val="19"/>
            <w:lang w:eastAsia="ja-JP"/>
          </w:rPr>
          <w:t>string</w:t>
        </w:r>
        <w:r w:rsidRPr="00824C44">
          <w:rPr>
            <w:rFonts w:ascii="Consolas" w:eastAsiaTheme="minorEastAsia" w:hAnsi="Consolas" w:cs="Consolas"/>
            <w:sz w:val="19"/>
            <w:szCs w:val="19"/>
            <w:lang w:eastAsia="ja-JP"/>
          </w:rPr>
          <w:t xml:space="preserve"> GetFilePath(</w:t>
        </w:r>
        <w:r w:rsidRPr="00824C44">
          <w:rPr>
            <w:rFonts w:ascii="Consolas" w:eastAsiaTheme="minorEastAsia" w:hAnsi="Consolas" w:cs="Consolas"/>
            <w:color w:val="0000FF"/>
            <w:sz w:val="19"/>
            <w:szCs w:val="19"/>
            <w:lang w:eastAsia="ja-JP"/>
          </w:rPr>
          <w:t>string</w:t>
        </w:r>
        <w:r w:rsidRPr="00824C44">
          <w:rPr>
            <w:rFonts w:ascii="Consolas" w:eastAsiaTheme="minorEastAsia" w:hAnsi="Consolas" w:cs="Consolas"/>
            <w:sz w:val="19"/>
            <w:szCs w:val="19"/>
            <w:lang w:eastAsia="ja-JP"/>
          </w:rPr>
          <w:t xml:space="preserve"> key)</w:t>
        </w:r>
      </w:ins>
    </w:p>
    <w:p w:rsidR="00751F11" w:rsidRPr="00C32B95" w:rsidDel="00824C44" w:rsidRDefault="00751F11">
      <w:pPr>
        <w:autoSpaceDE w:val="0"/>
        <w:autoSpaceDN w:val="0"/>
        <w:adjustRightInd w:val="0"/>
        <w:spacing w:after="0" w:line="240" w:lineRule="auto"/>
        <w:ind w:left="720" w:firstLine="720"/>
        <w:rPr>
          <w:ins w:id="13211" w:author="Nguyen Ho Hai" w:date="2012-02-22T22:24:00Z"/>
          <w:del w:id="13212" w:author="HungNguyen" w:date="2012-04-17T17:18:00Z"/>
          <w:rFonts w:ascii="Consolas" w:eastAsiaTheme="minorEastAsia" w:hAnsi="Consolas" w:cs="Consolas"/>
          <w:sz w:val="19"/>
          <w:szCs w:val="19"/>
          <w:lang w:eastAsia="ja-JP"/>
        </w:rPr>
        <w:pPrChange w:id="13213" w:author="Nguyen Ho Hai" w:date="2012-02-22T22:26:00Z">
          <w:pPr>
            <w:autoSpaceDE w:val="0"/>
            <w:autoSpaceDN w:val="0"/>
            <w:adjustRightInd w:val="0"/>
            <w:spacing w:after="0" w:line="240" w:lineRule="auto"/>
            <w:ind w:firstLine="720"/>
          </w:pPr>
        </w:pPrChange>
      </w:pPr>
      <w:ins w:id="13214" w:author="Nguyen Ho Hai" w:date="2012-02-22T22:24:00Z">
        <w:del w:id="13215" w:author="HungNguyen" w:date="2012-04-17T17:18:00Z">
          <w:r w:rsidDel="00824C44">
            <w:rPr>
              <w:rFonts w:ascii="Tahoma" w:eastAsiaTheme="minorEastAsia" w:hAnsi="Tahoma" w:cs="Tahoma"/>
              <w:sz w:val="20"/>
              <w:szCs w:val="20"/>
              <w:lang w:eastAsia="ja-JP"/>
            </w:rPr>
            <w:delText>public static string GetFilePath(string key)</w:delText>
          </w:r>
        </w:del>
      </w:ins>
    </w:p>
    <w:p w:rsidR="00751F11" w:rsidRPr="00D60E4A" w:rsidRDefault="00751F11" w:rsidP="00751F11">
      <w:pPr>
        <w:autoSpaceDE w:val="0"/>
        <w:autoSpaceDN w:val="0"/>
        <w:adjustRightInd w:val="0"/>
        <w:spacing w:after="0" w:line="240" w:lineRule="auto"/>
        <w:rPr>
          <w:ins w:id="13216" w:author="Nguyen Ho Hai" w:date="2012-02-22T22:24:00Z"/>
          <w:rFonts w:ascii="Cambria" w:eastAsia="MS Gothic" w:hAnsi="Cambria"/>
          <w:b/>
          <w:bCs/>
          <w:i/>
          <w:iCs/>
          <w:color w:val="4F81BD"/>
        </w:rPr>
      </w:pPr>
    </w:p>
    <w:p w:rsidR="00751F11" w:rsidRPr="005027D1" w:rsidRDefault="00751F11" w:rsidP="00751F11">
      <w:pPr>
        <w:pStyle w:val="comment"/>
        <w:numPr>
          <w:ilvl w:val="0"/>
          <w:numId w:val="11"/>
        </w:numPr>
        <w:rPr>
          <w:ins w:id="13217" w:author="Nguyen Ho Hai" w:date="2012-02-22T22:24:00Z"/>
          <w:i w:val="0"/>
          <w:color w:val="auto"/>
        </w:rPr>
      </w:pPr>
      <w:ins w:id="13218" w:author="Nguyen Ho Hai" w:date="2012-02-22T22:24: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751F11" w:rsidRDefault="00824C44" w:rsidP="00751F11">
      <w:pPr>
        <w:pStyle w:val="comment"/>
        <w:ind w:firstLine="720"/>
        <w:rPr>
          <w:ins w:id="13219" w:author="Nguyen Ho Hai" w:date="2012-02-22T22:24:00Z"/>
          <w:i w:val="0"/>
          <w:color w:val="auto"/>
          <w:sz w:val="18"/>
          <w:szCs w:val="18"/>
        </w:rPr>
      </w:pPr>
      <w:ins w:id="13220" w:author="HungNguyen" w:date="2012-04-17T17:19:00Z">
        <w:r>
          <w:rPr>
            <w:i w:val="0"/>
            <w:color w:val="auto"/>
            <w:sz w:val="18"/>
            <w:szCs w:val="18"/>
          </w:rPr>
          <w:t>Get the path of the file</w:t>
        </w:r>
      </w:ins>
      <w:ins w:id="13221" w:author="Nguyen Ho Hai" w:date="2012-02-22T22:24:00Z">
        <w:del w:id="13222" w:author="HungNguyen" w:date="2012-04-17T17:19:00Z">
          <w:r w:rsidR="00751F11" w:rsidDel="00824C44">
            <w:rPr>
              <w:i w:val="0"/>
              <w:color w:val="auto"/>
              <w:sz w:val="18"/>
              <w:szCs w:val="18"/>
            </w:rPr>
            <w:delText>Convert the stream to FlowDocument</w:delText>
          </w:r>
        </w:del>
      </w:ins>
    </w:p>
    <w:p w:rsidR="00751F11" w:rsidRPr="00D60E4A" w:rsidRDefault="00751F11" w:rsidP="00751F11">
      <w:pPr>
        <w:pStyle w:val="comment"/>
        <w:numPr>
          <w:ilvl w:val="0"/>
          <w:numId w:val="11"/>
        </w:numPr>
        <w:rPr>
          <w:ins w:id="13223" w:author="Nguyen Ho Hai" w:date="2012-02-22T22:24:00Z"/>
          <w:rFonts w:ascii="Cambria" w:eastAsia="MS Gothic" w:hAnsi="Cambria" w:cs="Times New Roman"/>
          <w:b/>
          <w:iCs/>
          <w:snapToGrid/>
          <w:color w:val="4F81BD"/>
          <w:sz w:val="22"/>
          <w:szCs w:val="22"/>
          <w:lang w:eastAsia="en-US"/>
        </w:rPr>
      </w:pPr>
      <w:ins w:id="13224" w:author="Nguyen Ho Hai" w:date="2012-02-22T22:24:00Z">
        <w:del w:id="13225" w:author="Phuong Giang" w:date="2012-02-23T00:02:00Z">
          <w:r w:rsidRPr="00D60E4A" w:rsidDel="001669BE">
            <w:rPr>
              <w:rFonts w:ascii="Cambria" w:eastAsia="MS Gothic" w:hAnsi="Cambria" w:cs="Times New Roman" w:hint="eastAsia"/>
              <w:b/>
              <w:iCs/>
              <w:snapToGrid/>
              <w:color w:val="4F81BD"/>
              <w:sz w:val="22"/>
              <w:szCs w:val="22"/>
              <w:lang w:eastAsia="en-US"/>
            </w:rPr>
            <w:delText>Parameters &amp; return</w:delText>
          </w:r>
        </w:del>
      </w:ins>
      <w:ins w:id="13226" w:author="Phuong Giang" w:date="2012-02-23T00:02:00Z">
        <w:r w:rsidR="001669BE"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3227" w:author="Phuong Giang" w:date="2012-02-22T23:32:00Z">
          <w:tblPr>
            <w:tblW w:w="499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77"/>
        <w:gridCol w:w="1356"/>
        <w:gridCol w:w="1019"/>
        <w:gridCol w:w="1019"/>
        <w:gridCol w:w="1082"/>
        <w:gridCol w:w="4512"/>
        <w:tblGridChange w:id="13228">
          <w:tblGrid>
            <w:gridCol w:w="577"/>
            <w:gridCol w:w="1356"/>
            <w:gridCol w:w="1019"/>
            <w:gridCol w:w="1019"/>
            <w:gridCol w:w="1082"/>
            <w:gridCol w:w="4512"/>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3229" w:author="Nguyen Ho Hai" w:date="2012-02-22T22:24:00Z"/>
        </w:trPr>
        <w:tc>
          <w:tcPr>
            <w:tcW w:w="577" w:type="dxa"/>
            <w:tcPrChange w:id="13230" w:author="Phuong Giang" w:date="2012-02-22T23:32:00Z">
              <w:tcPr>
                <w:tcW w:w="57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231" w:author="Nguyen Ho Hai" w:date="2012-02-22T22:24:00Z"/>
                <w:b w:val="0"/>
                <w:lang w:eastAsia="ja-JP"/>
                <w:rPrChange w:id="13232" w:author="Phuong Giang" w:date="2012-02-22T23:41:00Z">
                  <w:rPr>
                    <w:ins w:id="13233" w:author="Nguyen Ho Hai" w:date="2012-02-22T22:24:00Z"/>
                    <w:b/>
                    <w:bCs w:val="0"/>
                    <w:color w:val="800000"/>
                  </w:rPr>
                </w:rPrChange>
              </w:rPr>
              <w:pPrChange w:id="13234"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235" w:author="Nguyen Ho Hai" w:date="2012-02-22T22:24:00Z">
              <w:r w:rsidRPr="00D229E5">
                <w:rPr>
                  <w:rFonts w:ascii="Tahoma" w:eastAsia="MS Mincho" w:hAnsi="Tahoma" w:cs="Arial"/>
                  <w:b w:val="0"/>
                  <w:snapToGrid w:val="0"/>
                  <w:color w:val="auto"/>
                  <w:sz w:val="20"/>
                  <w:szCs w:val="20"/>
                  <w:lang w:eastAsia="ja-JP"/>
                  <w:rPrChange w:id="13236" w:author="Phuong Giang" w:date="2012-02-22T23:41:00Z">
                    <w:rPr>
                      <w:b/>
                      <w:color w:val="800000"/>
                    </w:rPr>
                  </w:rPrChange>
                </w:rPr>
                <w:t>No</w:t>
              </w:r>
            </w:ins>
          </w:p>
        </w:tc>
        <w:tc>
          <w:tcPr>
            <w:tcW w:w="1356" w:type="dxa"/>
            <w:tcPrChange w:id="13237" w:author="Phuong Giang" w:date="2012-02-22T23:32:00Z">
              <w:tcPr>
                <w:tcW w:w="135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238" w:author="Nguyen Ho Hai" w:date="2012-02-22T22:24:00Z"/>
                <w:b w:val="0"/>
                <w:lang w:eastAsia="ja-JP"/>
                <w:rPrChange w:id="13239" w:author="Phuong Giang" w:date="2012-02-22T23:41:00Z">
                  <w:rPr>
                    <w:ins w:id="13240" w:author="Nguyen Ho Hai" w:date="2012-02-22T22:24:00Z"/>
                    <w:b/>
                    <w:bCs w:val="0"/>
                    <w:color w:val="800000"/>
                    <w:lang w:eastAsia="ja-JP"/>
                  </w:rPr>
                </w:rPrChange>
              </w:rPr>
              <w:pPrChange w:id="13241"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242" w:author="Nguyen Ho Hai" w:date="2012-02-22T22:24:00Z">
              <w:r w:rsidRPr="00D229E5">
                <w:rPr>
                  <w:rFonts w:ascii="Tahoma" w:eastAsia="MS Mincho" w:hAnsi="Tahoma" w:cs="Arial"/>
                  <w:b w:val="0"/>
                  <w:snapToGrid w:val="0"/>
                  <w:color w:val="auto"/>
                  <w:sz w:val="20"/>
                  <w:szCs w:val="20"/>
                  <w:lang w:eastAsia="ja-JP"/>
                  <w:rPrChange w:id="13243" w:author="Phuong Giang" w:date="2012-02-22T23:41:00Z">
                    <w:rPr>
                      <w:b/>
                      <w:color w:val="800000"/>
                      <w:lang w:eastAsia="ja-JP"/>
                    </w:rPr>
                  </w:rPrChange>
                </w:rPr>
                <w:t>Parameter</w:t>
              </w:r>
            </w:ins>
          </w:p>
        </w:tc>
        <w:tc>
          <w:tcPr>
            <w:tcW w:w="1019" w:type="dxa"/>
            <w:tcPrChange w:id="13244"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245" w:author="Nguyen Ho Hai" w:date="2012-02-22T22:24:00Z"/>
                <w:b w:val="0"/>
                <w:lang w:eastAsia="ja-JP"/>
                <w:rPrChange w:id="13246" w:author="Phuong Giang" w:date="2012-02-22T23:41:00Z">
                  <w:rPr>
                    <w:ins w:id="13247" w:author="Nguyen Ho Hai" w:date="2012-02-22T22:24:00Z"/>
                    <w:b/>
                    <w:bCs w:val="0"/>
                    <w:color w:val="800000"/>
                    <w:lang w:eastAsia="ja-JP"/>
                  </w:rPr>
                </w:rPrChange>
              </w:rPr>
              <w:pPrChange w:id="13248"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249" w:author="Nguyen Ho Hai" w:date="2012-02-22T22:24:00Z">
              <w:r w:rsidRPr="00D229E5">
                <w:rPr>
                  <w:rFonts w:ascii="Tahoma" w:eastAsia="MS Mincho" w:hAnsi="Tahoma" w:cs="Arial"/>
                  <w:b w:val="0"/>
                  <w:snapToGrid w:val="0"/>
                  <w:color w:val="auto"/>
                  <w:sz w:val="20"/>
                  <w:szCs w:val="20"/>
                  <w:lang w:eastAsia="ja-JP"/>
                  <w:rPrChange w:id="13250" w:author="Phuong Giang" w:date="2012-02-22T23:41:00Z">
                    <w:rPr>
                      <w:b/>
                      <w:color w:val="800000"/>
                      <w:lang w:eastAsia="ja-JP"/>
                    </w:rPr>
                  </w:rPrChange>
                </w:rPr>
                <w:t>Type</w:t>
              </w:r>
            </w:ins>
          </w:p>
        </w:tc>
        <w:tc>
          <w:tcPr>
            <w:tcW w:w="1019" w:type="dxa"/>
            <w:tcPrChange w:id="13251" w:author="Phuong Giang" w:date="2012-02-22T23:32:00Z">
              <w:tcPr>
                <w:tcW w:w="101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252" w:author="Nguyen Ho Hai" w:date="2012-02-22T22:24:00Z"/>
                <w:b w:val="0"/>
                <w:lang w:eastAsia="ja-JP"/>
                <w:rPrChange w:id="13253" w:author="Phuong Giang" w:date="2012-02-22T23:41:00Z">
                  <w:rPr>
                    <w:ins w:id="13254" w:author="Nguyen Ho Hai" w:date="2012-02-22T22:24:00Z"/>
                    <w:b/>
                    <w:bCs w:val="0"/>
                    <w:color w:val="800000"/>
                    <w:lang w:eastAsia="ja-JP"/>
                  </w:rPr>
                </w:rPrChange>
              </w:rPr>
              <w:pPrChange w:id="13255"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256" w:author="Nguyen Ho Hai" w:date="2012-02-22T22:24:00Z">
              <w:r w:rsidRPr="00D229E5">
                <w:rPr>
                  <w:rFonts w:ascii="Tahoma" w:eastAsia="MS Mincho" w:hAnsi="Tahoma" w:cs="Arial"/>
                  <w:b w:val="0"/>
                  <w:snapToGrid w:val="0"/>
                  <w:color w:val="auto"/>
                  <w:sz w:val="20"/>
                  <w:szCs w:val="20"/>
                  <w:lang w:eastAsia="ja-JP"/>
                  <w:rPrChange w:id="13257" w:author="Phuong Giang" w:date="2012-02-22T23:41:00Z">
                    <w:rPr>
                      <w:b/>
                      <w:color w:val="800000"/>
                      <w:lang w:eastAsia="ja-JP"/>
                    </w:rPr>
                  </w:rPrChange>
                </w:rPr>
                <w:t>In/out</w:t>
              </w:r>
            </w:ins>
          </w:p>
        </w:tc>
        <w:tc>
          <w:tcPr>
            <w:tcW w:w="1082" w:type="dxa"/>
            <w:tcPrChange w:id="13258" w:author="Phuong Giang" w:date="2012-02-22T23:32:00Z">
              <w:tcPr>
                <w:tcW w:w="108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259" w:author="Nguyen Ho Hai" w:date="2012-02-22T22:24:00Z"/>
                <w:b w:val="0"/>
                <w:lang w:eastAsia="ja-JP"/>
                <w:rPrChange w:id="13260" w:author="Phuong Giang" w:date="2012-02-22T23:41:00Z">
                  <w:rPr>
                    <w:ins w:id="13261" w:author="Nguyen Ho Hai" w:date="2012-02-22T22:24:00Z"/>
                    <w:b/>
                    <w:bCs w:val="0"/>
                    <w:color w:val="800000"/>
                    <w:lang w:eastAsia="ja-JP"/>
                  </w:rPr>
                </w:rPrChange>
              </w:rPr>
              <w:pPrChange w:id="13262"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263" w:author="Nguyen Ho Hai" w:date="2012-02-22T22:24:00Z">
              <w:r w:rsidRPr="00D229E5">
                <w:rPr>
                  <w:rFonts w:ascii="Tahoma" w:eastAsia="MS Mincho" w:hAnsi="Tahoma" w:cs="Arial"/>
                  <w:b w:val="0"/>
                  <w:snapToGrid w:val="0"/>
                  <w:color w:val="auto"/>
                  <w:sz w:val="20"/>
                  <w:szCs w:val="20"/>
                  <w:lang w:eastAsia="ja-JP"/>
                  <w:rPrChange w:id="13264" w:author="Phuong Giang" w:date="2012-02-22T23:41:00Z">
                    <w:rPr>
                      <w:b/>
                      <w:color w:val="800000"/>
                      <w:lang w:eastAsia="ja-JP"/>
                    </w:rPr>
                  </w:rPrChange>
                </w:rPr>
                <w:t>Default</w:t>
              </w:r>
            </w:ins>
          </w:p>
        </w:tc>
        <w:tc>
          <w:tcPr>
            <w:tcW w:w="4512" w:type="dxa"/>
            <w:tcPrChange w:id="13265" w:author="Phuong Giang" w:date="2012-02-22T23:32:00Z">
              <w:tcPr>
                <w:tcW w:w="4512"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266" w:author="Nguyen Ho Hai" w:date="2012-02-22T22:24:00Z"/>
                <w:b w:val="0"/>
                <w:lang w:eastAsia="ja-JP"/>
                <w:rPrChange w:id="13267" w:author="Phuong Giang" w:date="2012-02-22T23:41:00Z">
                  <w:rPr>
                    <w:ins w:id="13268" w:author="Nguyen Ho Hai" w:date="2012-02-22T22:24:00Z"/>
                    <w:b/>
                    <w:bCs w:val="0"/>
                    <w:color w:val="800000"/>
                    <w:lang w:eastAsia="ja-JP"/>
                  </w:rPr>
                </w:rPrChange>
              </w:rPr>
              <w:pPrChange w:id="13269"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3270" w:author="Nguyen Ho Hai" w:date="2012-02-22T22:24:00Z">
              <w:r w:rsidRPr="00D229E5">
                <w:rPr>
                  <w:rFonts w:ascii="Tahoma" w:eastAsia="MS Mincho" w:hAnsi="Tahoma" w:cs="Arial"/>
                  <w:b w:val="0"/>
                  <w:snapToGrid w:val="0"/>
                  <w:color w:val="auto"/>
                  <w:sz w:val="20"/>
                  <w:szCs w:val="20"/>
                  <w:lang w:eastAsia="ja-JP"/>
                  <w:rPrChange w:id="13271" w:author="Phuong Giang" w:date="2012-02-22T23:41:00Z">
                    <w:rPr>
                      <w:b/>
                      <w:color w:val="800000"/>
                      <w:lang w:eastAsia="ja-JP"/>
                    </w:rPr>
                  </w:rPrChange>
                </w:rPr>
                <w:t>Description</w:t>
              </w:r>
            </w:ins>
          </w:p>
        </w:tc>
      </w:tr>
      <w:tr w:rsidR="00751F11" w:rsidRPr="008D0F7B" w:rsidTr="00F77673">
        <w:trPr>
          <w:ins w:id="13272" w:author="Nguyen Ho Hai" w:date="2012-02-22T22:24:00Z"/>
        </w:trPr>
        <w:tc>
          <w:tcPr>
            <w:tcW w:w="577" w:type="dxa"/>
            <w:tcPrChange w:id="13273" w:author="Phuong Giang" w:date="2012-02-22T23:32:00Z">
              <w:tcPr>
                <w:tcW w:w="577" w:type="dxa"/>
              </w:tcPr>
            </w:tcPrChange>
          </w:tcPr>
          <w:p w:rsidR="00751F11" w:rsidRPr="008D0F7B" w:rsidRDefault="00751F11" w:rsidP="00995D66">
            <w:pPr>
              <w:pStyle w:val="comment"/>
              <w:ind w:left="0"/>
              <w:rPr>
                <w:ins w:id="13274" w:author="Nguyen Ho Hai" w:date="2012-02-22T22:24:00Z"/>
                <w:rFonts w:ascii="Times New Roman" w:hAnsi="Times New Roman" w:cs="Times New Roman"/>
                <w:i w:val="0"/>
                <w:color w:val="auto"/>
                <w:sz w:val="22"/>
                <w:szCs w:val="22"/>
                <w:rPrChange w:id="13275" w:author="Phuong Giang" w:date="2012-02-22T23:42:00Z">
                  <w:rPr>
                    <w:ins w:id="13276" w:author="Nguyen Ho Hai" w:date="2012-02-22T22:24:00Z"/>
                    <w:i w:val="0"/>
                    <w:color w:val="auto"/>
                    <w:sz w:val="18"/>
                    <w:szCs w:val="18"/>
                  </w:rPr>
                </w:rPrChange>
              </w:rPr>
            </w:pPr>
            <w:ins w:id="13277" w:author="Nguyen Ho Hai" w:date="2012-02-22T22:24:00Z">
              <w:r w:rsidRPr="008D0F7B">
                <w:rPr>
                  <w:rFonts w:ascii="Times New Roman" w:hAnsi="Times New Roman" w:cs="Times New Roman"/>
                  <w:i w:val="0"/>
                  <w:color w:val="auto"/>
                  <w:sz w:val="22"/>
                  <w:szCs w:val="22"/>
                  <w:rPrChange w:id="13278" w:author="Phuong Giang" w:date="2012-02-22T23:42:00Z">
                    <w:rPr>
                      <w:b/>
                      <w:bCs w:val="0"/>
                      <w:i w:val="0"/>
                      <w:color w:val="auto"/>
                      <w:sz w:val="18"/>
                      <w:szCs w:val="18"/>
                      <w:lang w:eastAsia="en-US"/>
                    </w:rPr>
                  </w:rPrChange>
                </w:rPr>
                <w:t>01</w:t>
              </w:r>
            </w:ins>
          </w:p>
        </w:tc>
        <w:tc>
          <w:tcPr>
            <w:tcW w:w="1356" w:type="dxa"/>
            <w:tcPrChange w:id="13279" w:author="Phuong Giang" w:date="2012-02-22T23:32:00Z">
              <w:tcPr>
                <w:tcW w:w="1356" w:type="dxa"/>
              </w:tcPr>
            </w:tcPrChange>
          </w:tcPr>
          <w:p w:rsidR="00751F11" w:rsidRPr="008D0F7B" w:rsidRDefault="00751F11" w:rsidP="00995D66">
            <w:pPr>
              <w:pStyle w:val="comment"/>
              <w:ind w:left="0"/>
              <w:rPr>
                <w:ins w:id="13280" w:author="Nguyen Ho Hai" w:date="2012-02-22T22:24:00Z"/>
                <w:rFonts w:ascii="Times New Roman" w:hAnsi="Times New Roman" w:cs="Times New Roman"/>
                <w:i w:val="0"/>
                <w:color w:val="auto"/>
                <w:sz w:val="22"/>
                <w:szCs w:val="22"/>
                <w:rPrChange w:id="13281" w:author="Phuong Giang" w:date="2012-02-22T23:42:00Z">
                  <w:rPr>
                    <w:ins w:id="13282" w:author="Nguyen Ho Hai" w:date="2012-02-22T22:24:00Z"/>
                    <w:i w:val="0"/>
                    <w:color w:val="auto"/>
                    <w:sz w:val="18"/>
                    <w:szCs w:val="18"/>
                  </w:rPr>
                </w:rPrChange>
              </w:rPr>
            </w:pPr>
            <w:ins w:id="13283" w:author="Nguyen Ho Hai" w:date="2012-02-22T22:24:00Z">
              <w:r w:rsidRPr="008D0F7B">
                <w:rPr>
                  <w:rFonts w:ascii="Times New Roman" w:hAnsi="Times New Roman" w:cs="Times New Roman"/>
                  <w:i w:val="0"/>
                  <w:color w:val="auto"/>
                  <w:sz w:val="22"/>
                  <w:szCs w:val="22"/>
                  <w:rPrChange w:id="13284" w:author="Phuong Giang" w:date="2012-02-22T23:42:00Z">
                    <w:rPr>
                      <w:b/>
                      <w:bCs w:val="0"/>
                      <w:i w:val="0"/>
                      <w:color w:val="auto"/>
                      <w:sz w:val="18"/>
                      <w:szCs w:val="18"/>
                      <w:lang w:eastAsia="en-US"/>
                    </w:rPr>
                  </w:rPrChange>
                </w:rPr>
                <w:t>Key</w:t>
              </w:r>
            </w:ins>
          </w:p>
        </w:tc>
        <w:tc>
          <w:tcPr>
            <w:tcW w:w="1019" w:type="dxa"/>
            <w:tcPrChange w:id="13285" w:author="Phuong Giang" w:date="2012-02-22T23:32:00Z">
              <w:tcPr>
                <w:tcW w:w="1019" w:type="dxa"/>
              </w:tcPr>
            </w:tcPrChange>
          </w:tcPr>
          <w:p w:rsidR="00751F11" w:rsidRPr="008D0F7B" w:rsidRDefault="00751F11" w:rsidP="00995D66">
            <w:pPr>
              <w:pStyle w:val="comment"/>
              <w:ind w:left="0"/>
              <w:rPr>
                <w:ins w:id="13286" w:author="Nguyen Ho Hai" w:date="2012-02-22T22:24:00Z"/>
                <w:rFonts w:ascii="Times New Roman" w:hAnsi="Times New Roman" w:cs="Times New Roman"/>
                <w:i w:val="0"/>
                <w:color w:val="auto"/>
                <w:sz w:val="22"/>
                <w:szCs w:val="22"/>
                <w:rPrChange w:id="13287" w:author="Phuong Giang" w:date="2012-02-22T23:42:00Z">
                  <w:rPr>
                    <w:ins w:id="13288" w:author="Nguyen Ho Hai" w:date="2012-02-22T22:24:00Z"/>
                    <w:i w:val="0"/>
                    <w:color w:val="auto"/>
                    <w:sz w:val="18"/>
                    <w:szCs w:val="18"/>
                  </w:rPr>
                </w:rPrChange>
              </w:rPr>
            </w:pPr>
            <w:ins w:id="13289" w:author="Nguyen Ho Hai" w:date="2012-02-22T22:24:00Z">
              <w:r w:rsidRPr="008D0F7B">
                <w:rPr>
                  <w:rFonts w:ascii="Times New Roman" w:hAnsi="Times New Roman" w:cs="Times New Roman"/>
                  <w:i w:val="0"/>
                  <w:color w:val="auto"/>
                  <w:sz w:val="22"/>
                  <w:szCs w:val="22"/>
                  <w:rPrChange w:id="13290" w:author="Phuong Giang" w:date="2012-02-22T23:42:00Z">
                    <w:rPr>
                      <w:b/>
                      <w:bCs w:val="0"/>
                      <w:i w:val="0"/>
                      <w:color w:val="auto"/>
                      <w:sz w:val="18"/>
                      <w:szCs w:val="18"/>
                      <w:lang w:eastAsia="en-US"/>
                    </w:rPr>
                  </w:rPrChange>
                </w:rPr>
                <w:t>string</w:t>
              </w:r>
            </w:ins>
          </w:p>
        </w:tc>
        <w:tc>
          <w:tcPr>
            <w:tcW w:w="1019" w:type="dxa"/>
            <w:tcPrChange w:id="13291" w:author="Phuong Giang" w:date="2012-02-22T23:32:00Z">
              <w:tcPr>
                <w:tcW w:w="1019" w:type="dxa"/>
              </w:tcPr>
            </w:tcPrChange>
          </w:tcPr>
          <w:p w:rsidR="00751F11" w:rsidRPr="008D0F7B" w:rsidRDefault="00751F11" w:rsidP="00995D66">
            <w:pPr>
              <w:pStyle w:val="comment"/>
              <w:ind w:left="0"/>
              <w:rPr>
                <w:ins w:id="13292" w:author="Nguyen Ho Hai" w:date="2012-02-22T22:24:00Z"/>
                <w:rFonts w:ascii="Times New Roman" w:hAnsi="Times New Roman" w:cs="Times New Roman"/>
                <w:i w:val="0"/>
                <w:color w:val="auto"/>
                <w:sz w:val="22"/>
                <w:szCs w:val="22"/>
                <w:rPrChange w:id="13293" w:author="Phuong Giang" w:date="2012-02-22T23:42:00Z">
                  <w:rPr>
                    <w:ins w:id="13294" w:author="Nguyen Ho Hai" w:date="2012-02-22T22:24:00Z"/>
                    <w:i w:val="0"/>
                    <w:color w:val="auto"/>
                    <w:sz w:val="18"/>
                    <w:szCs w:val="18"/>
                  </w:rPr>
                </w:rPrChange>
              </w:rPr>
            </w:pPr>
            <w:ins w:id="13295" w:author="Nguyen Ho Hai" w:date="2012-02-22T22:24:00Z">
              <w:r w:rsidRPr="008D0F7B">
                <w:rPr>
                  <w:rFonts w:ascii="Times New Roman" w:hAnsi="Times New Roman" w:cs="Times New Roman"/>
                  <w:i w:val="0"/>
                  <w:color w:val="auto"/>
                  <w:sz w:val="22"/>
                  <w:szCs w:val="22"/>
                  <w:rPrChange w:id="13296" w:author="Phuong Giang" w:date="2012-02-22T23:42:00Z">
                    <w:rPr>
                      <w:b/>
                      <w:bCs w:val="0"/>
                      <w:i w:val="0"/>
                      <w:color w:val="auto"/>
                      <w:sz w:val="18"/>
                      <w:szCs w:val="18"/>
                      <w:lang w:eastAsia="en-US"/>
                    </w:rPr>
                  </w:rPrChange>
                </w:rPr>
                <w:t>In</w:t>
              </w:r>
            </w:ins>
          </w:p>
        </w:tc>
        <w:tc>
          <w:tcPr>
            <w:tcW w:w="1082" w:type="dxa"/>
            <w:tcPrChange w:id="13297" w:author="Phuong Giang" w:date="2012-02-22T23:32:00Z">
              <w:tcPr>
                <w:tcW w:w="1082" w:type="dxa"/>
              </w:tcPr>
            </w:tcPrChange>
          </w:tcPr>
          <w:p w:rsidR="00751F11" w:rsidRPr="008D0F7B" w:rsidRDefault="00751F11" w:rsidP="00995D66">
            <w:pPr>
              <w:pStyle w:val="comment"/>
              <w:ind w:left="0"/>
              <w:rPr>
                <w:ins w:id="13298" w:author="Nguyen Ho Hai" w:date="2012-02-22T22:24:00Z"/>
                <w:rFonts w:ascii="Times New Roman" w:hAnsi="Times New Roman" w:cs="Times New Roman"/>
                <w:i w:val="0"/>
                <w:color w:val="auto"/>
                <w:sz w:val="22"/>
                <w:szCs w:val="22"/>
                <w:rPrChange w:id="13299" w:author="Phuong Giang" w:date="2012-02-22T23:42:00Z">
                  <w:rPr>
                    <w:ins w:id="13300" w:author="Nguyen Ho Hai" w:date="2012-02-22T22:24:00Z"/>
                    <w:i w:val="0"/>
                    <w:sz w:val="18"/>
                    <w:szCs w:val="18"/>
                  </w:rPr>
                </w:rPrChange>
              </w:rPr>
            </w:pPr>
          </w:p>
        </w:tc>
        <w:tc>
          <w:tcPr>
            <w:tcW w:w="4512" w:type="dxa"/>
            <w:tcPrChange w:id="13301" w:author="Phuong Giang" w:date="2012-02-22T23:32:00Z">
              <w:tcPr>
                <w:tcW w:w="4512" w:type="dxa"/>
              </w:tcPr>
            </w:tcPrChange>
          </w:tcPr>
          <w:p w:rsidR="00751F11" w:rsidRPr="008D0F7B" w:rsidRDefault="00751F11" w:rsidP="00995D66">
            <w:pPr>
              <w:pStyle w:val="comment"/>
              <w:ind w:left="0"/>
              <w:rPr>
                <w:ins w:id="13302" w:author="Nguyen Ho Hai" w:date="2012-02-22T22:24:00Z"/>
                <w:rFonts w:ascii="Times New Roman" w:hAnsi="Times New Roman" w:cs="Times New Roman"/>
                <w:i w:val="0"/>
                <w:color w:val="auto"/>
                <w:sz w:val="22"/>
                <w:szCs w:val="22"/>
                <w:rPrChange w:id="13303" w:author="Phuong Giang" w:date="2012-02-22T23:42:00Z">
                  <w:rPr>
                    <w:ins w:id="13304" w:author="Nguyen Ho Hai" w:date="2012-02-22T22:24:00Z"/>
                    <w:i w:val="0"/>
                    <w:color w:val="auto"/>
                    <w:sz w:val="18"/>
                    <w:szCs w:val="18"/>
                  </w:rPr>
                </w:rPrChange>
              </w:rPr>
            </w:pPr>
            <w:ins w:id="13305" w:author="Nguyen Ho Hai" w:date="2012-02-22T22:24:00Z">
              <w:r w:rsidRPr="008D0F7B">
                <w:rPr>
                  <w:rFonts w:ascii="Times New Roman" w:hAnsi="Times New Roman" w:cs="Times New Roman"/>
                  <w:i w:val="0"/>
                  <w:color w:val="auto"/>
                  <w:sz w:val="22"/>
                  <w:szCs w:val="22"/>
                  <w:rPrChange w:id="13306" w:author="Phuong Giang" w:date="2012-02-22T23:42:00Z">
                    <w:rPr>
                      <w:b/>
                      <w:bCs w:val="0"/>
                      <w:i w:val="0"/>
                      <w:color w:val="auto"/>
                      <w:sz w:val="18"/>
                      <w:szCs w:val="18"/>
                      <w:lang w:eastAsia="en-US"/>
                    </w:rPr>
                  </w:rPrChange>
                </w:rPr>
                <w:t>The parameter</w:t>
              </w:r>
            </w:ins>
          </w:p>
        </w:tc>
      </w:tr>
      <w:tr w:rsidR="00751F11" w:rsidRPr="008D0F7B" w:rsidTr="00F77673">
        <w:trPr>
          <w:ins w:id="13307" w:author="Nguyen Ho Hai" w:date="2012-02-22T22:24:00Z"/>
        </w:trPr>
        <w:tc>
          <w:tcPr>
            <w:tcW w:w="577" w:type="dxa"/>
            <w:tcPrChange w:id="13308" w:author="Phuong Giang" w:date="2012-02-22T23:32:00Z">
              <w:tcPr>
                <w:tcW w:w="577" w:type="dxa"/>
              </w:tcPr>
            </w:tcPrChange>
          </w:tcPr>
          <w:p w:rsidR="00751F11" w:rsidRPr="008D0F7B" w:rsidRDefault="00751F11" w:rsidP="00995D66">
            <w:pPr>
              <w:pStyle w:val="comment"/>
              <w:ind w:left="0"/>
              <w:rPr>
                <w:ins w:id="13309" w:author="Nguyen Ho Hai" w:date="2012-02-22T22:24:00Z"/>
                <w:rFonts w:ascii="Times New Roman" w:hAnsi="Times New Roman" w:cs="Times New Roman"/>
                <w:i w:val="0"/>
                <w:color w:val="auto"/>
                <w:sz w:val="22"/>
                <w:szCs w:val="22"/>
                <w:rPrChange w:id="13310" w:author="Phuong Giang" w:date="2012-02-22T23:42:00Z">
                  <w:rPr>
                    <w:ins w:id="13311" w:author="Nguyen Ho Hai" w:date="2012-02-22T22:24:00Z"/>
                    <w:i w:val="0"/>
                    <w:color w:val="auto"/>
                    <w:sz w:val="18"/>
                    <w:szCs w:val="18"/>
                  </w:rPr>
                </w:rPrChange>
              </w:rPr>
            </w:pPr>
            <w:ins w:id="13312" w:author="Nguyen Ho Hai" w:date="2012-02-22T22:24:00Z">
              <w:r w:rsidRPr="008D0F7B">
                <w:rPr>
                  <w:rFonts w:ascii="Times New Roman" w:hAnsi="Times New Roman" w:cs="Times New Roman"/>
                  <w:i w:val="0"/>
                  <w:color w:val="auto"/>
                  <w:sz w:val="22"/>
                  <w:szCs w:val="22"/>
                  <w:rPrChange w:id="13313" w:author="Phuong Giang" w:date="2012-02-22T23:42:00Z">
                    <w:rPr>
                      <w:b/>
                      <w:bCs w:val="0"/>
                      <w:i w:val="0"/>
                      <w:color w:val="auto"/>
                      <w:sz w:val="18"/>
                      <w:szCs w:val="18"/>
                      <w:lang w:eastAsia="en-US"/>
                    </w:rPr>
                  </w:rPrChange>
                </w:rPr>
                <w:t>02</w:t>
              </w:r>
            </w:ins>
          </w:p>
        </w:tc>
        <w:tc>
          <w:tcPr>
            <w:tcW w:w="1356" w:type="dxa"/>
            <w:tcPrChange w:id="13314" w:author="Phuong Giang" w:date="2012-02-22T23:32:00Z">
              <w:tcPr>
                <w:tcW w:w="1356" w:type="dxa"/>
              </w:tcPr>
            </w:tcPrChange>
          </w:tcPr>
          <w:p w:rsidR="00751F11" w:rsidRPr="008D0F7B" w:rsidRDefault="00751F11" w:rsidP="00995D66">
            <w:pPr>
              <w:pStyle w:val="comment"/>
              <w:ind w:left="0"/>
              <w:rPr>
                <w:ins w:id="13315" w:author="Nguyen Ho Hai" w:date="2012-02-22T22:24:00Z"/>
                <w:rFonts w:ascii="Times New Roman" w:hAnsi="Times New Roman" w:cs="Times New Roman"/>
                <w:i w:val="0"/>
                <w:color w:val="auto"/>
                <w:sz w:val="22"/>
                <w:szCs w:val="22"/>
                <w:rPrChange w:id="13316" w:author="Phuong Giang" w:date="2012-02-22T23:42:00Z">
                  <w:rPr>
                    <w:ins w:id="13317" w:author="Nguyen Ho Hai" w:date="2012-02-22T22:24:00Z"/>
                    <w:i w:val="0"/>
                    <w:color w:val="auto"/>
                    <w:sz w:val="18"/>
                    <w:szCs w:val="18"/>
                  </w:rPr>
                </w:rPrChange>
              </w:rPr>
            </w:pPr>
            <w:ins w:id="13318" w:author="Nguyen Ho Hai" w:date="2012-02-22T22:24:00Z">
              <w:r w:rsidRPr="008D0F7B">
                <w:rPr>
                  <w:rFonts w:ascii="Times New Roman" w:hAnsi="Times New Roman" w:cs="Times New Roman"/>
                  <w:i w:val="0"/>
                  <w:color w:val="auto"/>
                  <w:sz w:val="22"/>
                  <w:szCs w:val="22"/>
                  <w:rPrChange w:id="13319" w:author="Phuong Giang" w:date="2012-02-22T23:42:00Z">
                    <w:rPr>
                      <w:b/>
                      <w:bCs w:val="0"/>
                      <w:i w:val="0"/>
                      <w:color w:val="auto"/>
                      <w:sz w:val="18"/>
                      <w:szCs w:val="18"/>
                      <w:lang w:eastAsia="en-US"/>
                    </w:rPr>
                  </w:rPrChange>
                </w:rPr>
                <w:t>&lt;return &gt;</w:t>
              </w:r>
            </w:ins>
          </w:p>
        </w:tc>
        <w:tc>
          <w:tcPr>
            <w:tcW w:w="1019" w:type="dxa"/>
            <w:tcPrChange w:id="13320" w:author="Phuong Giang" w:date="2012-02-22T23:32:00Z">
              <w:tcPr>
                <w:tcW w:w="1019" w:type="dxa"/>
              </w:tcPr>
            </w:tcPrChange>
          </w:tcPr>
          <w:p w:rsidR="00751F11" w:rsidRPr="008D0F7B" w:rsidRDefault="00751F11" w:rsidP="00995D66">
            <w:pPr>
              <w:pStyle w:val="comment"/>
              <w:ind w:left="0"/>
              <w:rPr>
                <w:ins w:id="13321" w:author="Nguyen Ho Hai" w:date="2012-02-22T22:24:00Z"/>
                <w:rFonts w:ascii="Times New Roman" w:hAnsi="Times New Roman" w:cs="Times New Roman"/>
                <w:i w:val="0"/>
                <w:color w:val="auto"/>
                <w:sz w:val="22"/>
                <w:szCs w:val="22"/>
                <w:rPrChange w:id="13322" w:author="Phuong Giang" w:date="2012-02-22T23:42:00Z">
                  <w:rPr>
                    <w:ins w:id="13323" w:author="Nguyen Ho Hai" w:date="2012-02-22T22:24:00Z"/>
                    <w:i w:val="0"/>
                    <w:color w:val="auto"/>
                    <w:sz w:val="18"/>
                    <w:szCs w:val="18"/>
                  </w:rPr>
                </w:rPrChange>
              </w:rPr>
            </w:pPr>
            <w:ins w:id="13324" w:author="Nguyen Ho Hai" w:date="2012-02-22T22:24:00Z">
              <w:r w:rsidRPr="008D0F7B">
                <w:rPr>
                  <w:rFonts w:ascii="Times New Roman" w:hAnsi="Times New Roman" w:cs="Times New Roman"/>
                  <w:i w:val="0"/>
                  <w:color w:val="auto"/>
                  <w:sz w:val="22"/>
                  <w:szCs w:val="22"/>
                  <w:rPrChange w:id="13325" w:author="Phuong Giang" w:date="2012-02-22T23:42:00Z">
                    <w:rPr>
                      <w:b/>
                      <w:bCs w:val="0"/>
                      <w:i w:val="0"/>
                      <w:color w:val="auto"/>
                      <w:sz w:val="18"/>
                      <w:szCs w:val="18"/>
                      <w:lang w:eastAsia="en-US"/>
                    </w:rPr>
                  </w:rPrChange>
                </w:rPr>
                <w:t>string</w:t>
              </w:r>
            </w:ins>
          </w:p>
        </w:tc>
        <w:tc>
          <w:tcPr>
            <w:tcW w:w="1019" w:type="dxa"/>
            <w:tcPrChange w:id="13326" w:author="Phuong Giang" w:date="2012-02-22T23:32:00Z">
              <w:tcPr>
                <w:tcW w:w="1019" w:type="dxa"/>
              </w:tcPr>
            </w:tcPrChange>
          </w:tcPr>
          <w:p w:rsidR="00751F11" w:rsidRPr="008D0F7B" w:rsidRDefault="00751F11" w:rsidP="00995D66">
            <w:pPr>
              <w:pStyle w:val="comment"/>
              <w:ind w:left="0"/>
              <w:rPr>
                <w:ins w:id="13327" w:author="Nguyen Ho Hai" w:date="2012-02-22T22:24:00Z"/>
                <w:rFonts w:ascii="Times New Roman" w:hAnsi="Times New Roman" w:cs="Times New Roman"/>
                <w:i w:val="0"/>
                <w:color w:val="auto"/>
                <w:sz w:val="22"/>
                <w:szCs w:val="22"/>
                <w:rPrChange w:id="13328" w:author="Phuong Giang" w:date="2012-02-22T23:42:00Z">
                  <w:rPr>
                    <w:ins w:id="13329" w:author="Nguyen Ho Hai" w:date="2012-02-22T22:24:00Z"/>
                    <w:i w:val="0"/>
                    <w:color w:val="auto"/>
                    <w:sz w:val="18"/>
                    <w:szCs w:val="18"/>
                  </w:rPr>
                </w:rPrChange>
              </w:rPr>
            </w:pPr>
            <w:ins w:id="13330" w:author="Nguyen Ho Hai" w:date="2012-02-22T22:24:00Z">
              <w:r w:rsidRPr="008D0F7B">
                <w:rPr>
                  <w:rFonts w:ascii="Times New Roman" w:hAnsi="Times New Roman" w:cs="Times New Roman"/>
                  <w:i w:val="0"/>
                  <w:color w:val="auto"/>
                  <w:sz w:val="22"/>
                  <w:szCs w:val="22"/>
                  <w:rPrChange w:id="13331" w:author="Phuong Giang" w:date="2012-02-22T23:42:00Z">
                    <w:rPr>
                      <w:b/>
                      <w:bCs w:val="0"/>
                      <w:i w:val="0"/>
                      <w:color w:val="auto"/>
                      <w:sz w:val="18"/>
                      <w:szCs w:val="18"/>
                      <w:lang w:eastAsia="en-US"/>
                    </w:rPr>
                  </w:rPrChange>
                </w:rPr>
                <w:t>Out</w:t>
              </w:r>
            </w:ins>
          </w:p>
        </w:tc>
        <w:tc>
          <w:tcPr>
            <w:tcW w:w="1082" w:type="dxa"/>
            <w:tcPrChange w:id="13332" w:author="Phuong Giang" w:date="2012-02-22T23:32:00Z">
              <w:tcPr>
                <w:tcW w:w="1082" w:type="dxa"/>
              </w:tcPr>
            </w:tcPrChange>
          </w:tcPr>
          <w:p w:rsidR="00751F11" w:rsidRPr="008D0F7B" w:rsidRDefault="00751F11" w:rsidP="00995D66">
            <w:pPr>
              <w:pStyle w:val="comment"/>
              <w:ind w:left="0"/>
              <w:rPr>
                <w:ins w:id="13333" w:author="Nguyen Ho Hai" w:date="2012-02-22T22:24:00Z"/>
                <w:rFonts w:ascii="Times New Roman" w:hAnsi="Times New Roman" w:cs="Times New Roman"/>
                <w:i w:val="0"/>
                <w:color w:val="auto"/>
                <w:sz w:val="22"/>
                <w:szCs w:val="22"/>
                <w:rPrChange w:id="13334" w:author="Phuong Giang" w:date="2012-02-22T23:42:00Z">
                  <w:rPr>
                    <w:ins w:id="13335" w:author="Nguyen Ho Hai" w:date="2012-02-22T22:24:00Z"/>
                    <w:i w:val="0"/>
                    <w:sz w:val="18"/>
                    <w:szCs w:val="18"/>
                  </w:rPr>
                </w:rPrChange>
              </w:rPr>
            </w:pPr>
          </w:p>
        </w:tc>
        <w:tc>
          <w:tcPr>
            <w:tcW w:w="4512" w:type="dxa"/>
            <w:tcPrChange w:id="13336" w:author="Phuong Giang" w:date="2012-02-22T23:32:00Z">
              <w:tcPr>
                <w:tcW w:w="4512" w:type="dxa"/>
              </w:tcPr>
            </w:tcPrChange>
          </w:tcPr>
          <w:p w:rsidR="00751F11" w:rsidRPr="008D0F7B" w:rsidRDefault="00751F11" w:rsidP="00995D66">
            <w:pPr>
              <w:pStyle w:val="comment"/>
              <w:ind w:left="0"/>
              <w:rPr>
                <w:ins w:id="13337" w:author="Nguyen Ho Hai" w:date="2012-02-22T22:24:00Z"/>
                <w:rFonts w:ascii="Times New Roman" w:hAnsi="Times New Roman" w:cs="Times New Roman"/>
                <w:i w:val="0"/>
                <w:color w:val="auto"/>
                <w:sz w:val="22"/>
                <w:szCs w:val="22"/>
                <w:rPrChange w:id="13338" w:author="Phuong Giang" w:date="2012-02-22T23:42:00Z">
                  <w:rPr>
                    <w:ins w:id="13339" w:author="Nguyen Ho Hai" w:date="2012-02-22T22:24:00Z"/>
                    <w:i w:val="0"/>
                    <w:color w:val="auto"/>
                    <w:sz w:val="18"/>
                    <w:szCs w:val="18"/>
                  </w:rPr>
                </w:rPrChange>
              </w:rPr>
            </w:pPr>
            <w:ins w:id="13340" w:author="Nguyen Ho Hai" w:date="2012-02-22T22:24:00Z">
              <w:r w:rsidRPr="008D0F7B">
                <w:rPr>
                  <w:rFonts w:ascii="Times New Roman" w:hAnsi="Times New Roman" w:cs="Times New Roman"/>
                  <w:i w:val="0"/>
                  <w:color w:val="auto"/>
                  <w:sz w:val="22"/>
                  <w:szCs w:val="22"/>
                  <w:rPrChange w:id="13341" w:author="Phuong Giang" w:date="2012-02-22T23:42:00Z">
                    <w:rPr>
                      <w:b/>
                      <w:bCs w:val="0"/>
                      <w:i w:val="0"/>
                      <w:color w:val="auto"/>
                      <w:sz w:val="18"/>
                      <w:szCs w:val="18"/>
                      <w:lang w:eastAsia="en-US"/>
                    </w:rPr>
                  </w:rPrChange>
                </w:rPr>
                <w:t>The returned result of method</w:t>
              </w:r>
            </w:ins>
          </w:p>
        </w:tc>
      </w:tr>
    </w:tbl>
    <w:p w:rsidR="00751F11" w:rsidRDefault="00751F11" w:rsidP="00751F11">
      <w:pPr>
        <w:rPr>
          <w:ins w:id="13342" w:author="Nguyen Ho Hai" w:date="2012-02-22T22:24:00Z"/>
          <w:rFonts w:ascii="Times New Roman" w:hAnsi="Times New Roman"/>
        </w:rPr>
      </w:pPr>
    </w:p>
    <w:p w:rsidR="00824C44" w:rsidRPr="00CC3540" w:rsidRDefault="00824C44" w:rsidP="00824C44">
      <w:pPr>
        <w:autoSpaceDE w:val="0"/>
        <w:autoSpaceDN w:val="0"/>
        <w:adjustRightInd w:val="0"/>
        <w:spacing w:after="0" w:line="240" w:lineRule="auto"/>
        <w:rPr>
          <w:ins w:id="13343" w:author="HungNguyen" w:date="2012-04-17T17:20:00Z"/>
          <w:rFonts w:ascii="Times New Roman" w:eastAsiaTheme="minorEastAsia" w:hAnsi="Times New Roman"/>
          <w:lang w:eastAsia="ja-JP"/>
        </w:rPr>
      </w:pPr>
    </w:p>
    <w:p w:rsidR="00824C44" w:rsidRDefault="00824C44">
      <w:pPr>
        <w:pStyle w:val="Heading6"/>
        <w:rPr>
          <w:ins w:id="13344" w:author="HungNguyen" w:date="2012-04-17T17:20:00Z"/>
        </w:rPr>
      </w:pPr>
      <w:ins w:id="13345" w:author="HungNguyen" w:date="2012-04-17T17:20:00Z">
        <w:r>
          <w:t>ConvertFlowDocumentToSUBStringFormat method</w:t>
        </w:r>
      </w:ins>
    </w:p>
    <w:p w:rsidR="00824C44" w:rsidRPr="00D60E4A" w:rsidRDefault="00824C44" w:rsidP="00824C44">
      <w:pPr>
        <w:pStyle w:val="ListParagraph"/>
        <w:numPr>
          <w:ilvl w:val="0"/>
          <w:numId w:val="11"/>
        </w:numPr>
        <w:autoSpaceDE w:val="0"/>
        <w:autoSpaceDN w:val="0"/>
        <w:adjustRightInd w:val="0"/>
        <w:spacing w:after="0" w:line="240" w:lineRule="auto"/>
        <w:rPr>
          <w:ins w:id="13346" w:author="HungNguyen" w:date="2012-04-17T17:20:00Z"/>
          <w:rFonts w:ascii="Cambria" w:eastAsia="MS Gothic" w:hAnsi="Cambria"/>
          <w:b/>
          <w:bCs/>
          <w:i/>
          <w:iCs/>
          <w:color w:val="4F81BD"/>
        </w:rPr>
      </w:pPr>
      <w:ins w:id="13347" w:author="HungNguyen" w:date="2012-04-17T17:20:00Z">
        <w:r w:rsidRPr="00D60E4A">
          <w:rPr>
            <w:rFonts w:ascii="Cambria" w:eastAsia="MS Gothic" w:hAnsi="Cambria"/>
            <w:b/>
            <w:bCs/>
            <w:i/>
            <w:iCs/>
            <w:color w:val="4F81BD"/>
          </w:rPr>
          <w:t xml:space="preserve">Method Declaration:   </w:t>
        </w:r>
      </w:ins>
    </w:p>
    <w:p w:rsidR="00824C44" w:rsidRPr="00824C44" w:rsidRDefault="00824C44">
      <w:pPr>
        <w:pStyle w:val="ListParagraph"/>
        <w:autoSpaceDE w:val="0"/>
        <w:autoSpaceDN w:val="0"/>
        <w:adjustRightInd w:val="0"/>
        <w:spacing w:after="0" w:line="240" w:lineRule="auto"/>
        <w:ind w:firstLine="720"/>
        <w:rPr>
          <w:ins w:id="13348" w:author="HungNguyen" w:date="2012-04-17T17:21:00Z"/>
          <w:rFonts w:ascii="Consolas" w:eastAsiaTheme="minorEastAsia" w:hAnsi="Consolas" w:cs="Consolas"/>
          <w:sz w:val="19"/>
          <w:szCs w:val="19"/>
          <w:lang w:eastAsia="ja-JP"/>
        </w:rPr>
        <w:pPrChange w:id="13349" w:author="HungNguyen" w:date="2012-04-17T17:21:00Z">
          <w:pPr>
            <w:pStyle w:val="ListParagraph"/>
            <w:numPr>
              <w:numId w:val="11"/>
            </w:numPr>
            <w:autoSpaceDE w:val="0"/>
            <w:autoSpaceDN w:val="0"/>
            <w:adjustRightInd w:val="0"/>
            <w:spacing w:after="0" w:line="240" w:lineRule="auto"/>
            <w:ind w:hanging="360"/>
          </w:pPr>
        </w:pPrChange>
      </w:pPr>
      <w:proofErr w:type="gramStart"/>
      <w:ins w:id="13350" w:author="HungNguyen" w:date="2012-04-17T17:21:00Z">
        <w:r w:rsidRPr="00824C44">
          <w:rPr>
            <w:rFonts w:ascii="Consolas" w:eastAsiaTheme="minorEastAsia" w:hAnsi="Consolas" w:cs="Consolas"/>
            <w:color w:val="0000FF"/>
            <w:sz w:val="19"/>
            <w:szCs w:val="19"/>
            <w:lang w:eastAsia="ja-JP"/>
          </w:rPr>
          <w:t>public</w:t>
        </w:r>
        <w:proofErr w:type="gramEnd"/>
        <w:r w:rsidRPr="00824C44">
          <w:rPr>
            <w:rFonts w:ascii="Consolas" w:eastAsiaTheme="minorEastAsia" w:hAnsi="Consolas" w:cs="Consolas"/>
            <w:sz w:val="19"/>
            <w:szCs w:val="19"/>
            <w:lang w:eastAsia="ja-JP"/>
          </w:rPr>
          <w:t xml:space="preserve"> </w:t>
        </w:r>
        <w:r w:rsidRPr="00824C44">
          <w:rPr>
            <w:rFonts w:ascii="Consolas" w:eastAsiaTheme="minorEastAsia" w:hAnsi="Consolas" w:cs="Consolas"/>
            <w:color w:val="0000FF"/>
            <w:sz w:val="19"/>
            <w:szCs w:val="19"/>
            <w:lang w:eastAsia="ja-JP"/>
          </w:rPr>
          <w:t>static</w:t>
        </w:r>
        <w:r w:rsidRPr="00824C44">
          <w:rPr>
            <w:rFonts w:ascii="Consolas" w:eastAsiaTheme="minorEastAsia" w:hAnsi="Consolas" w:cs="Consolas"/>
            <w:sz w:val="19"/>
            <w:szCs w:val="19"/>
            <w:lang w:eastAsia="ja-JP"/>
          </w:rPr>
          <w:t xml:space="preserve"> </w:t>
        </w:r>
        <w:r w:rsidRPr="00824C44">
          <w:rPr>
            <w:rFonts w:ascii="Consolas" w:eastAsiaTheme="minorEastAsia" w:hAnsi="Consolas" w:cs="Consolas"/>
            <w:color w:val="0000FF"/>
            <w:sz w:val="19"/>
            <w:szCs w:val="19"/>
            <w:lang w:eastAsia="ja-JP"/>
          </w:rPr>
          <w:t>string</w:t>
        </w:r>
        <w:r w:rsidRPr="00824C44">
          <w:rPr>
            <w:rFonts w:ascii="Consolas" w:eastAsiaTheme="minorEastAsia" w:hAnsi="Consolas" w:cs="Consolas"/>
            <w:sz w:val="19"/>
            <w:szCs w:val="19"/>
            <w:lang w:eastAsia="ja-JP"/>
          </w:rPr>
          <w:t xml:space="preserve"> ConvertFlowDocumentToSUBStringFormat(</w:t>
        </w:r>
        <w:r w:rsidRPr="00824C44">
          <w:rPr>
            <w:rFonts w:ascii="Consolas" w:eastAsiaTheme="minorEastAsia" w:hAnsi="Consolas" w:cs="Consolas"/>
            <w:color w:val="2B91AF"/>
            <w:sz w:val="19"/>
            <w:szCs w:val="19"/>
            <w:lang w:eastAsia="ja-JP"/>
          </w:rPr>
          <w:t>FlowDocument</w:t>
        </w:r>
        <w:r w:rsidRPr="00824C44">
          <w:rPr>
            <w:rFonts w:ascii="Consolas" w:eastAsiaTheme="minorEastAsia" w:hAnsi="Consolas" w:cs="Consolas"/>
            <w:sz w:val="19"/>
            <w:szCs w:val="19"/>
            <w:lang w:eastAsia="ja-JP"/>
          </w:rPr>
          <w:t xml:space="preserve"> flowDocument)</w:t>
        </w:r>
      </w:ins>
    </w:p>
    <w:p w:rsidR="00824C44" w:rsidRPr="00D60E4A" w:rsidRDefault="00824C44" w:rsidP="00824C44">
      <w:pPr>
        <w:autoSpaceDE w:val="0"/>
        <w:autoSpaceDN w:val="0"/>
        <w:adjustRightInd w:val="0"/>
        <w:spacing w:after="0" w:line="240" w:lineRule="auto"/>
        <w:rPr>
          <w:ins w:id="13351" w:author="HungNguyen" w:date="2012-04-17T17:20:00Z"/>
          <w:rFonts w:ascii="Cambria" w:eastAsia="MS Gothic" w:hAnsi="Cambria"/>
          <w:b/>
          <w:bCs/>
          <w:i/>
          <w:iCs/>
          <w:color w:val="4F81BD"/>
        </w:rPr>
      </w:pPr>
    </w:p>
    <w:p w:rsidR="00824C44" w:rsidRPr="005027D1" w:rsidRDefault="00824C44" w:rsidP="00824C44">
      <w:pPr>
        <w:pStyle w:val="comment"/>
        <w:numPr>
          <w:ilvl w:val="0"/>
          <w:numId w:val="11"/>
        </w:numPr>
        <w:rPr>
          <w:ins w:id="13352" w:author="HungNguyen" w:date="2012-04-17T17:20:00Z"/>
          <w:i w:val="0"/>
          <w:color w:val="auto"/>
        </w:rPr>
      </w:pPr>
      <w:ins w:id="13353" w:author="HungNguyen" w:date="2012-04-17T17:20: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824C44" w:rsidRPr="00824C44" w:rsidRDefault="00824C44">
      <w:pPr>
        <w:pStyle w:val="comment"/>
        <w:ind w:firstLine="720"/>
        <w:rPr>
          <w:ins w:id="13354" w:author="HungNguyen" w:date="2012-04-17T17:21:00Z"/>
          <w:rFonts w:ascii="Cambria" w:eastAsia="MS Gothic" w:hAnsi="Cambria" w:cs="Times New Roman"/>
          <w:b/>
          <w:iCs/>
          <w:snapToGrid/>
          <w:color w:val="4F81BD"/>
          <w:sz w:val="22"/>
          <w:szCs w:val="22"/>
          <w:lang w:eastAsia="en-US"/>
          <w:rPrChange w:id="13355" w:author="HungNguyen" w:date="2012-04-17T17:21:00Z">
            <w:rPr>
              <w:ins w:id="13356" w:author="HungNguyen" w:date="2012-04-17T17:21:00Z"/>
              <w:rFonts w:ascii="Times New Roman" w:eastAsia="MS Gothic" w:hAnsi="Times New Roman" w:cs="Times New Roman"/>
              <w:b/>
              <w:iCs/>
              <w:snapToGrid/>
              <w:color w:val="4F81BD"/>
              <w:sz w:val="22"/>
              <w:szCs w:val="22"/>
              <w:lang w:eastAsia="en-US"/>
            </w:rPr>
          </w:rPrChange>
        </w:rPr>
        <w:pPrChange w:id="13357" w:author="HungNguyen" w:date="2012-04-17T17:21:00Z">
          <w:pPr>
            <w:pStyle w:val="comment"/>
            <w:numPr>
              <w:numId w:val="11"/>
            </w:numPr>
            <w:ind w:hanging="360"/>
          </w:pPr>
        </w:pPrChange>
      </w:pPr>
      <w:ins w:id="13358" w:author="HungNguyen" w:date="2012-04-17T17:21:00Z">
        <w:r>
          <w:rPr>
            <w:rFonts w:ascii="Times New Roman" w:hAnsi="Times New Roman" w:cs="Times New Roman"/>
            <w:i w:val="0"/>
            <w:color w:val="auto"/>
            <w:sz w:val="22"/>
            <w:szCs w:val="22"/>
          </w:rPr>
          <w:t>Convert flow document to string format</w:t>
        </w:r>
        <w:r w:rsidRPr="001669BE">
          <w:rPr>
            <w:rFonts w:ascii="Times New Roman" w:eastAsia="MS Gothic" w:hAnsi="Times New Roman" w:cs="Times New Roman" w:hint="eastAsia"/>
            <w:b/>
            <w:iCs/>
            <w:snapToGrid/>
            <w:color w:val="4F81BD"/>
            <w:sz w:val="22"/>
            <w:szCs w:val="22"/>
            <w:lang w:eastAsia="en-US"/>
          </w:rPr>
          <w:t xml:space="preserve"> </w:t>
        </w:r>
      </w:ins>
    </w:p>
    <w:p w:rsidR="00824C44" w:rsidRPr="00D60E4A" w:rsidRDefault="00824C44" w:rsidP="00824C44">
      <w:pPr>
        <w:pStyle w:val="comment"/>
        <w:numPr>
          <w:ilvl w:val="0"/>
          <w:numId w:val="11"/>
        </w:numPr>
        <w:rPr>
          <w:ins w:id="13359" w:author="HungNguyen" w:date="2012-04-17T17:20:00Z"/>
          <w:rFonts w:ascii="Cambria" w:eastAsia="MS Gothic" w:hAnsi="Cambria" w:cs="Times New Roman"/>
          <w:b/>
          <w:iCs/>
          <w:snapToGrid/>
          <w:color w:val="4F81BD"/>
          <w:sz w:val="22"/>
          <w:szCs w:val="22"/>
          <w:lang w:eastAsia="en-US"/>
        </w:rPr>
      </w:pPr>
      <w:ins w:id="13360" w:author="HungNguyen" w:date="2012-04-17T17:20: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3361" w:author="HungNguyen" w:date="2012-04-17T17:22:00Z">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PrChange>
      </w:tblPr>
      <w:tblGrid>
        <w:gridCol w:w="577"/>
        <w:gridCol w:w="1601"/>
        <w:gridCol w:w="1620"/>
        <w:gridCol w:w="810"/>
        <w:gridCol w:w="1080"/>
        <w:gridCol w:w="3877"/>
        <w:tblGridChange w:id="13362">
          <w:tblGrid>
            <w:gridCol w:w="577"/>
            <w:gridCol w:w="1356"/>
            <w:gridCol w:w="1505"/>
            <w:gridCol w:w="810"/>
            <w:gridCol w:w="360"/>
            <w:gridCol w:w="445"/>
            <w:gridCol w:w="635"/>
            <w:gridCol w:w="3877"/>
          </w:tblGrid>
        </w:tblGridChange>
      </w:tblGrid>
      <w:tr w:rsidR="00824C44" w:rsidRPr="00D229E5" w:rsidTr="00824C44">
        <w:trPr>
          <w:cnfStyle w:val="100000000000" w:firstRow="1" w:lastRow="0" w:firstColumn="0" w:lastColumn="0" w:oddVBand="0" w:evenVBand="0" w:oddHBand="0" w:evenHBand="0" w:firstRowFirstColumn="0" w:firstRowLastColumn="0" w:lastRowFirstColumn="0" w:lastRowLastColumn="0"/>
          <w:ins w:id="13363" w:author="HungNguyen" w:date="2012-04-17T17:20:00Z"/>
        </w:trPr>
        <w:tc>
          <w:tcPr>
            <w:tcW w:w="577" w:type="dxa"/>
            <w:tcPrChange w:id="13364" w:author="HungNguyen" w:date="2012-04-17T17:22:00Z">
              <w:tcPr>
                <w:tcW w:w="577" w:type="dxa"/>
              </w:tcPr>
            </w:tcPrChange>
          </w:tcPr>
          <w:p w:rsidR="00824C44" w:rsidRPr="00CC3540" w:rsidRDefault="00824C44"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365" w:author="HungNguyen" w:date="2012-04-17T17:20:00Z"/>
                <w:b w:val="0"/>
                <w:lang w:eastAsia="ja-JP"/>
              </w:rPr>
            </w:pPr>
            <w:ins w:id="13366" w:author="HungNguyen" w:date="2012-04-17T17:20:00Z">
              <w:r w:rsidRPr="00CC3540">
                <w:rPr>
                  <w:rFonts w:ascii="Tahoma" w:eastAsia="MS Mincho" w:hAnsi="Tahoma" w:cs="Arial"/>
                  <w:b w:val="0"/>
                  <w:snapToGrid w:val="0"/>
                  <w:color w:val="auto"/>
                  <w:sz w:val="20"/>
                  <w:szCs w:val="20"/>
                  <w:lang w:eastAsia="ja-JP"/>
                </w:rPr>
                <w:t>No</w:t>
              </w:r>
            </w:ins>
          </w:p>
        </w:tc>
        <w:tc>
          <w:tcPr>
            <w:tcW w:w="1601" w:type="dxa"/>
            <w:tcPrChange w:id="13367" w:author="HungNguyen" w:date="2012-04-17T17:22:00Z">
              <w:tcPr>
                <w:tcW w:w="1356" w:type="dxa"/>
              </w:tcPr>
            </w:tcPrChange>
          </w:tcPr>
          <w:p w:rsidR="00824C44" w:rsidRPr="00CC3540" w:rsidRDefault="00824C44"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368" w:author="HungNguyen" w:date="2012-04-17T17:20:00Z"/>
                <w:b w:val="0"/>
                <w:lang w:eastAsia="ja-JP"/>
              </w:rPr>
            </w:pPr>
            <w:ins w:id="13369" w:author="HungNguyen" w:date="2012-04-17T17:20:00Z">
              <w:r w:rsidRPr="00CC3540">
                <w:rPr>
                  <w:rFonts w:ascii="Tahoma" w:eastAsia="MS Mincho" w:hAnsi="Tahoma" w:cs="Arial"/>
                  <w:b w:val="0"/>
                  <w:snapToGrid w:val="0"/>
                  <w:color w:val="auto"/>
                  <w:sz w:val="20"/>
                  <w:szCs w:val="20"/>
                  <w:lang w:eastAsia="ja-JP"/>
                </w:rPr>
                <w:t>Parameter</w:t>
              </w:r>
            </w:ins>
          </w:p>
        </w:tc>
        <w:tc>
          <w:tcPr>
            <w:tcW w:w="1620" w:type="dxa"/>
            <w:tcPrChange w:id="13370" w:author="HungNguyen" w:date="2012-04-17T17:22:00Z">
              <w:tcPr>
                <w:tcW w:w="1505" w:type="dxa"/>
              </w:tcPr>
            </w:tcPrChange>
          </w:tcPr>
          <w:p w:rsidR="00824C44" w:rsidRPr="00CC3540" w:rsidRDefault="00824C44"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371" w:author="HungNguyen" w:date="2012-04-17T17:20:00Z"/>
                <w:b w:val="0"/>
                <w:lang w:eastAsia="ja-JP"/>
              </w:rPr>
            </w:pPr>
            <w:ins w:id="13372" w:author="HungNguyen" w:date="2012-04-17T17:20:00Z">
              <w:r w:rsidRPr="00CC3540">
                <w:rPr>
                  <w:rFonts w:ascii="Tahoma" w:eastAsia="MS Mincho" w:hAnsi="Tahoma" w:cs="Arial"/>
                  <w:b w:val="0"/>
                  <w:snapToGrid w:val="0"/>
                  <w:color w:val="auto"/>
                  <w:sz w:val="20"/>
                  <w:szCs w:val="20"/>
                  <w:lang w:eastAsia="ja-JP"/>
                </w:rPr>
                <w:t>Type</w:t>
              </w:r>
            </w:ins>
          </w:p>
        </w:tc>
        <w:tc>
          <w:tcPr>
            <w:tcW w:w="810" w:type="dxa"/>
            <w:tcPrChange w:id="13373" w:author="HungNguyen" w:date="2012-04-17T17:22:00Z">
              <w:tcPr>
                <w:tcW w:w="810" w:type="dxa"/>
              </w:tcPr>
            </w:tcPrChange>
          </w:tcPr>
          <w:p w:rsidR="00824C44" w:rsidRPr="00CC3540" w:rsidRDefault="00824C44"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374" w:author="HungNguyen" w:date="2012-04-17T17:20:00Z"/>
                <w:b w:val="0"/>
                <w:lang w:eastAsia="ja-JP"/>
              </w:rPr>
            </w:pPr>
            <w:ins w:id="13375" w:author="HungNguyen" w:date="2012-04-17T17:20:00Z">
              <w:r w:rsidRPr="00CC3540">
                <w:rPr>
                  <w:rFonts w:ascii="Tahoma" w:eastAsia="MS Mincho" w:hAnsi="Tahoma" w:cs="Arial"/>
                  <w:b w:val="0"/>
                  <w:snapToGrid w:val="0"/>
                  <w:color w:val="auto"/>
                  <w:sz w:val="20"/>
                  <w:szCs w:val="20"/>
                  <w:lang w:eastAsia="ja-JP"/>
                </w:rPr>
                <w:t>In/out</w:t>
              </w:r>
            </w:ins>
          </w:p>
        </w:tc>
        <w:tc>
          <w:tcPr>
            <w:tcW w:w="1080" w:type="dxa"/>
            <w:tcPrChange w:id="13376" w:author="HungNguyen" w:date="2012-04-17T17:22:00Z">
              <w:tcPr>
                <w:tcW w:w="805" w:type="dxa"/>
                <w:gridSpan w:val="2"/>
              </w:tcPr>
            </w:tcPrChange>
          </w:tcPr>
          <w:p w:rsidR="00824C44" w:rsidRPr="00CC3540" w:rsidRDefault="00824C44"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377" w:author="HungNguyen" w:date="2012-04-17T17:20:00Z"/>
                <w:b w:val="0"/>
                <w:lang w:eastAsia="ja-JP"/>
              </w:rPr>
            </w:pPr>
            <w:ins w:id="13378" w:author="HungNguyen" w:date="2012-04-17T17:20:00Z">
              <w:r w:rsidRPr="00CC3540">
                <w:rPr>
                  <w:rFonts w:ascii="Tahoma" w:eastAsia="MS Mincho" w:hAnsi="Tahoma" w:cs="Arial"/>
                  <w:b w:val="0"/>
                  <w:snapToGrid w:val="0"/>
                  <w:color w:val="auto"/>
                  <w:sz w:val="20"/>
                  <w:szCs w:val="20"/>
                  <w:lang w:eastAsia="ja-JP"/>
                </w:rPr>
                <w:t>Default</w:t>
              </w:r>
            </w:ins>
          </w:p>
        </w:tc>
        <w:tc>
          <w:tcPr>
            <w:tcW w:w="3877" w:type="dxa"/>
            <w:tcPrChange w:id="13379" w:author="HungNguyen" w:date="2012-04-17T17:22:00Z">
              <w:tcPr>
                <w:tcW w:w="4512" w:type="dxa"/>
                <w:gridSpan w:val="2"/>
              </w:tcPr>
            </w:tcPrChange>
          </w:tcPr>
          <w:p w:rsidR="00824C44" w:rsidRPr="00CC3540" w:rsidRDefault="00824C44" w:rsidP="00824C44">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3380" w:author="HungNguyen" w:date="2012-04-17T17:20:00Z"/>
                <w:b w:val="0"/>
                <w:lang w:eastAsia="ja-JP"/>
              </w:rPr>
            </w:pPr>
            <w:ins w:id="13381" w:author="HungNguyen" w:date="2012-04-17T17:20:00Z">
              <w:r w:rsidRPr="00CC3540">
                <w:rPr>
                  <w:rFonts w:ascii="Tahoma" w:eastAsia="MS Mincho" w:hAnsi="Tahoma" w:cs="Arial"/>
                  <w:b w:val="0"/>
                  <w:snapToGrid w:val="0"/>
                  <w:color w:val="auto"/>
                  <w:sz w:val="20"/>
                  <w:szCs w:val="20"/>
                  <w:lang w:eastAsia="ja-JP"/>
                </w:rPr>
                <w:t>Description</w:t>
              </w:r>
            </w:ins>
          </w:p>
        </w:tc>
      </w:tr>
      <w:tr w:rsidR="00824C44" w:rsidRPr="008D0F7B" w:rsidTr="00824C44">
        <w:trPr>
          <w:ins w:id="13382" w:author="HungNguyen" w:date="2012-04-17T17:20:00Z"/>
        </w:trPr>
        <w:tc>
          <w:tcPr>
            <w:tcW w:w="577" w:type="dxa"/>
            <w:tcPrChange w:id="13383" w:author="HungNguyen" w:date="2012-04-17T17:22:00Z">
              <w:tcPr>
                <w:tcW w:w="577" w:type="dxa"/>
              </w:tcPr>
            </w:tcPrChange>
          </w:tcPr>
          <w:p w:rsidR="00824C44" w:rsidRPr="00CC3540" w:rsidRDefault="00824C44" w:rsidP="00824C44">
            <w:pPr>
              <w:pStyle w:val="comment"/>
              <w:ind w:left="0"/>
              <w:rPr>
                <w:ins w:id="13384" w:author="HungNguyen" w:date="2012-04-17T17:20:00Z"/>
                <w:rFonts w:ascii="Times New Roman" w:hAnsi="Times New Roman" w:cs="Times New Roman"/>
                <w:i w:val="0"/>
                <w:color w:val="auto"/>
                <w:sz w:val="22"/>
                <w:szCs w:val="22"/>
              </w:rPr>
            </w:pPr>
            <w:ins w:id="13385" w:author="HungNguyen" w:date="2012-04-17T17:20:00Z">
              <w:r w:rsidRPr="00CC3540">
                <w:rPr>
                  <w:rFonts w:ascii="Times New Roman" w:hAnsi="Times New Roman" w:cs="Times New Roman"/>
                  <w:i w:val="0"/>
                  <w:color w:val="auto"/>
                  <w:sz w:val="22"/>
                  <w:szCs w:val="22"/>
                </w:rPr>
                <w:t>01</w:t>
              </w:r>
            </w:ins>
          </w:p>
        </w:tc>
        <w:tc>
          <w:tcPr>
            <w:tcW w:w="1601" w:type="dxa"/>
            <w:tcPrChange w:id="13386" w:author="HungNguyen" w:date="2012-04-17T17:22:00Z">
              <w:tcPr>
                <w:tcW w:w="1356" w:type="dxa"/>
              </w:tcPr>
            </w:tcPrChange>
          </w:tcPr>
          <w:p w:rsidR="00824C44" w:rsidRPr="00CC3540" w:rsidRDefault="00824C44" w:rsidP="00824C44">
            <w:pPr>
              <w:pStyle w:val="comment"/>
              <w:ind w:left="0"/>
              <w:rPr>
                <w:ins w:id="13387" w:author="HungNguyen" w:date="2012-04-17T17:20:00Z"/>
                <w:rFonts w:ascii="Times New Roman" w:hAnsi="Times New Roman" w:cs="Times New Roman"/>
                <w:i w:val="0"/>
                <w:color w:val="auto"/>
                <w:sz w:val="22"/>
                <w:szCs w:val="22"/>
              </w:rPr>
            </w:pPr>
            <w:ins w:id="13388" w:author="HungNguyen" w:date="2012-04-17T17:21:00Z">
              <w:r>
                <w:rPr>
                  <w:rFonts w:ascii="Times New Roman" w:hAnsi="Times New Roman" w:cs="Times New Roman"/>
                  <w:i w:val="0"/>
                  <w:color w:val="auto"/>
                  <w:sz w:val="22"/>
                  <w:szCs w:val="22"/>
                </w:rPr>
                <w:t>flowDocument</w:t>
              </w:r>
            </w:ins>
          </w:p>
        </w:tc>
        <w:tc>
          <w:tcPr>
            <w:tcW w:w="1620" w:type="dxa"/>
            <w:tcPrChange w:id="13389" w:author="HungNguyen" w:date="2012-04-17T17:22:00Z">
              <w:tcPr>
                <w:tcW w:w="1505" w:type="dxa"/>
              </w:tcPr>
            </w:tcPrChange>
          </w:tcPr>
          <w:p w:rsidR="00824C44" w:rsidRPr="00CC3540" w:rsidRDefault="00824C44" w:rsidP="00824C44">
            <w:pPr>
              <w:pStyle w:val="comment"/>
              <w:ind w:left="0"/>
              <w:rPr>
                <w:ins w:id="13390" w:author="HungNguyen" w:date="2012-04-17T17:20:00Z"/>
                <w:rFonts w:ascii="Times New Roman" w:hAnsi="Times New Roman" w:cs="Times New Roman"/>
                <w:i w:val="0"/>
                <w:color w:val="auto"/>
                <w:sz w:val="22"/>
                <w:szCs w:val="22"/>
              </w:rPr>
            </w:pPr>
            <w:ins w:id="13391" w:author="HungNguyen" w:date="2012-04-17T17:21:00Z">
              <w:r>
                <w:rPr>
                  <w:rFonts w:ascii="Times New Roman" w:hAnsi="Times New Roman" w:cs="Times New Roman"/>
                  <w:i w:val="0"/>
                  <w:color w:val="auto"/>
                  <w:sz w:val="22"/>
                  <w:szCs w:val="22"/>
                </w:rPr>
                <w:t>FlowDocument</w:t>
              </w:r>
            </w:ins>
          </w:p>
        </w:tc>
        <w:tc>
          <w:tcPr>
            <w:tcW w:w="810" w:type="dxa"/>
            <w:tcPrChange w:id="13392" w:author="HungNguyen" w:date="2012-04-17T17:22:00Z">
              <w:tcPr>
                <w:tcW w:w="1170" w:type="dxa"/>
                <w:gridSpan w:val="2"/>
              </w:tcPr>
            </w:tcPrChange>
          </w:tcPr>
          <w:p w:rsidR="00824C44" w:rsidRPr="00CC3540" w:rsidRDefault="00824C44" w:rsidP="00824C44">
            <w:pPr>
              <w:pStyle w:val="comment"/>
              <w:ind w:left="0"/>
              <w:rPr>
                <w:ins w:id="13393" w:author="HungNguyen" w:date="2012-04-17T17:20:00Z"/>
                <w:rFonts w:ascii="Times New Roman" w:hAnsi="Times New Roman" w:cs="Times New Roman"/>
                <w:i w:val="0"/>
                <w:color w:val="auto"/>
                <w:sz w:val="22"/>
                <w:szCs w:val="22"/>
              </w:rPr>
            </w:pPr>
            <w:ins w:id="13394" w:author="HungNguyen" w:date="2012-04-17T17:20:00Z">
              <w:r w:rsidRPr="00CC3540">
                <w:rPr>
                  <w:rFonts w:ascii="Times New Roman" w:hAnsi="Times New Roman" w:cs="Times New Roman"/>
                  <w:i w:val="0"/>
                  <w:color w:val="auto"/>
                  <w:sz w:val="22"/>
                  <w:szCs w:val="22"/>
                </w:rPr>
                <w:t>In</w:t>
              </w:r>
            </w:ins>
          </w:p>
        </w:tc>
        <w:tc>
          <w:tcPr>
            <w:tcW w:w="1080" w:type="dxa"/>
            <w:tcPrChange w:id="13395" w:author="HungNguyen" w:date="2012-04-17T17:22:00Z">
              <w:tcPr>
                <w:tcW w:w="1080" w:type="dxa"/>
                <w:gridSpan w:val="2"/>
              </w:tcPr>
            </w:tcPrChange>
          </w:tcPr>
          <w:p w:rsidR="00824C44" w:rsidRPr="00CC3540" w:rsidRDefault="00824C44" w:rsidP="00824C44">
            <w:pPr>
              <w:pStyle w:val="comment"/>
              <w:ind w:left="0"/>
              <w:rPr>
                <w:ins w:id="13396" w:author="HungNguyen" w:date="2012-04-17T17:20:00Z"/>
                <w:rFonts w:ascii="Times New Roman" w:hAnsi="Times New Roman" w:cs="Times New Roman"/>
                <w:i w:val="0"/>
                <w:color w:val="auto"/>
                <w:sz w:val="22"/>
                <w:szCs w:val="22"/>
              </w:rPr>
            </w:pPr>
          </w:p>
        </w:tc>
        <w:tc>
          <w:tcPr>
            <w:tcW w:w="3877" w:type="dxa"/>
            <w:tcPrChange w:id="13397" w:author="HungNguyen" w:date="2012-04-17T17:22:00Z">
              <w:tcPr>
                <w:tcW w:w="3877" w:type="dxa"/>
              </w:tcPr>
            </w:tcPrChange>
          </w:tcPr>
          <w:p w:rsidR="00824C44" w:rsidRPr="00CC3540" w:rsidRDefault="00824C44" w:rsidP="00824C44">
            <w:pPr>
              <w:pStyle w:val="comment"/>
              <w:ind w:left="0"/>
              <w:rPr>
                <w:ins w:id="13398" w:author="HungNguyen" w:date="2012-04-17T17:20:00Z"/>
                <w:rFonts w:ascii="Times New Roman" w:hAnsi="Times New Roman" w:cs="Times New Roman"/>
                <w:i w:val="0"/>
                <w:color w:val="auto"/>
                <w:sz w:val="22"/>
                <w:szCs w:val="22"/>
              </w:rPr>
            </w:pPr>
            <w:ins w:id="13399" w:author="HungNguyen" w:date="2012-04-17T17:20:00Z">
              <w:r w:rsidRPr="00CC3540">
                <w:rPr>
                  <w:rFonts w:ascii="Times New Roman" w:hAnsi="Times New Roman" w:cs="Times New Roman"/>
                  <w:i w:val="0"/>
                  <w:color w:val="auto"/>
                  <w:sz w:val="22"/>
                  <w:szCs w:val="22"/>
                </w:rPr>
                <w:t>The parameter</w:t>
              </w:r>
            </w:ins>
          </w:p>
        </w:tc>
      </w:tr>
      <w:tr w:rsidR="00824C44" w:rsidRPr="008D0F7B" w:rsidTr="00824C44">
        <w:trPr>
          <w:ins w:id="13400" w:author="HungNguyen" w:date="2012-04-17T17:20:00Z"/>
        </w:trPr>
        <w:tc>
          <w:tcPr>
            <w:tcW w:w="577" w:type="dxa"/>
            <w:tcPrChange w:id="13401" w:author="HungNguyen" w:date="2012-04-17T17:22:00Z">
              <w:tcPr>
                <w:tcW w:w="577" w:type="dxa"/>
              </w:tcPr>
            </w:tcPrChange>
          </w:tcPr>
          <w:p w:rsidR="00824C44" w:rsidRPr="00CC3540" w:rsidRDefault="00824C44" w:rsidP="00824C44">
            <w:pPr>
              <w:pStyle w:val="comment"/>
              <w:ind w:left="0"/>
              <w:rPr>
                <w:ins w:id="13402" w:author="HungNguyen" w:date="2012-04-17T17:20:00Z"/>
                <w:rFonts w:ascii="Times New Roman" w:hAnsi="Times New Roman" w:cs="Times New Roman"/>
                <w:i w:val="0"/>
                <w:color w:val="auto"/>
                <w:sz w:val="22"/>
                <w:szCs w:val="22"/>
              </w:rPr>
            </w:pPr>
            <w:ins w:id="13403" w:author="HungNguyen" w:date="2012-04-17T17:20:00Z">
              <w:r w:rsidRPr="00CC3540">
                <w:rPr>
                  <w:rFonts w:ascii="Times New Roman" w:hAnsi="Times New Roman" w:cs="Times New Roman"/>
                  <w:i w:val="0"/>
                  <w:color w:val="auto"/>
                  <w:sz w:val="22"/>
                  <w:szCs w:val="22"/>
                </w:rPr>
                <w:t>02</w:t>
              </w:r>
            </w:ins>
          </w:p>
        </w:tc>
        <w:tc>
          <w:tcPr>
            <w:tcW w:w="1601" w:type="dxa"/>
            <w:tcPrChange w:id="13404" w:author="HungNguyen" w:date="2012-04-17T17:22:00Z">
              <w:tcPr>
                <w:tcW w:w="1356" w:type="dxa"/>
              </w:tcPr>
            </w:tcPrChange>
          </w:tcPr>
          <w:p w:rsidR="00824C44" w:rsidRPr="00CC3540" w:rsidRDefault="00824C44" w:rsidP="00824C44">
            <w:pPr>
              <w:pStyle w:val="comment"/>
              <w:ind w:left="0"/>
              <w:rPr>
                <w:ins w:id="13405" w:author="HungNguyen" w:date="2012-04-17T17:20:00Z"/>
                <w:rFonts w:ascii="Times New Roman" w:hAnsi="Times New Roman" w:cs="Times New Roman"/>
                <w:i w:val="0"/>
                <w:color w:val="auto"/>
                <w:sz w:val="22"/>
                <w:szCs w:val="22"/>
              </w:rPr>
            </w:pPr>
            <w:ins w:id="13406" w:author="HungNguyen" w:date="2012-04-17T17:20:00Z">
              <w:r w:rsidRPr="00CC3540">
                <w:rPr>
                  <w:rFonts w:ascii="Times New Roman" w:hAnsi="Times New Roman" w:cs="Times New Roman"/>
                  <w:i w:val="0"/>
                  <w:color w:val="auto"/>
                  <w:sz w:val="22"/>
                  <w:szCs w:val="22"/>
                </w:rPr>
                <w:t>&lt;return &gt;</w:t>
              </w:r>
            </w:ins>
          </w:p>
        </w:tc>
        <w:tc>
          <w:tcPr>
            <w:tcW w:w="1620" w:type="dxa"/>
            <w:tcPrChange w:id="13407" w:author="HungNguyen" w:date="2012-04-17T17:22:00Z">
              <w:tcPr>
                <w:tcW w:w="1505" w:type="dxa"/>
              </w:tcPr>
            </w:tcPrChange>
          </w:tcPr>
          <w:p w:rsidR="00824C44" w:rsidRPr="00CC3540" w:rsidRDefault="00824C44" w:rsidP="00824C44">
            <w:pPr>
              <w:pStyle w:val="comment"/>
              <w:ind w:left="0"/>
              <w:rPr>
                <w:ins w:id="13408" w:author="HungNguyen" w:date="2012-04-17T17:20:00Z"/>
                <w:rFonts w:ascii="Times New Roman" w:hAnsi="Times New Roman" w:cs="Times New Roman"/>
                <w:i w:val="0"/>
                <w:color w:val="auto"/>
                <w:sz w:val="22"/>
                <w:szCs w:val="22"/>
              </w:rPr>
            </w:pPr>
            <w:ins w:id="13409" w:author="HungNguyen" w:date="2012-04-17T17:20:00Z">
              <w:r w:rsidRPr="00CC3540">
                <w:rPr>
                  <w:rFonts w:ascii="Times New Roman" w:hAnsi="Times New Roman" w:cs="Times New Roman"/>
                  <w:i w:val="0"/>
                  <w:color w:val="auto"/>
                  <w:sz w:val="22"/>
                  <w:szCs w:val="22"/>
                </w:rPr>
                <w:t>string</w:t>
              </w:r>
            </w:ins>
          </w:p>
        </w:tc>
        <w:tc>
          <w:tcPr>
            <w:tcW w:w="810" w:type="dxa"/>
            <w:tcPrChange w:id="13410" w:author="HungNguyen" w:date="2012-04-17T17:22:00Z">
              <w:tcPr>
                <w:tcW w:w="1170" w:type="dxa"/>
                <w:gridSpan w:val="2"/>
              </w:tcPr>
            </w:tcPrChange>
          </w:tcPr>
          <w:p w:rsidR="00824C44" w:rsidRPr="00CC3540" w:rsidRDefault="00824C44" w:rsidP="00824C44">
            <w:pPr>
              <w:pStyle w:val="comment"/>
              <w:ind w:left="0"/>
              <w:rPr>
                <w:ins w:id="13411" w:author="HungNguyen" w:date="2012-04-17T17:20:00Z"/>
                <w:rFonts w:ascii="Times New Roman" w:hAnsi="Times New Roman" w:cs="Times New Roman"/>
                <w:i w:val="0"/>
                <w:color w:val="auto"/>
                <w:sz w:val="22"/>
                <w:szCs w:val="22"/>
              </w:rPr>
            </w:pPr>
            <w:ins w:id="13412" w:author="HungNguyen" w:date="2012-04-17T17:20:00Z">
              <w:r w:rsidRPr="00CC3540">
                <w:rPr>
                  <w:rFonts w:ascii="Times New Roman" w:hAnsi="Times New Roman" w:cs="Times New Roman"/>
                  <w:i w:val="0"/>
                  <w:color w:val="auto"/>
                  <w:sz w:val="22"/>
                  <w:szCs w:val="22"/>
                </w:rPr>
                <w:t>Out</w:t>
              </w:r>
            </w:ins>
          </w:p>
        </w:tc>
        <w:tc>
          <w:tcPr>
            <w:tcW w:w="1080" w:type="dxa"/>
            <w:tcPrChange w:id="13413" w:author="HungNguyen" w:date="2012-04-17T17:22:00Z">
              <w:tcPr>
                <w:tcW w:w="1080" w:type="dxa"/>
                <w:gridSpan w:val="2"/>
              </w:tcPr>
            </w:tcPrChange>
          </w:tcPr>
          <w:p w:rsidR="00824C44" w:rsidRPr="00CC3540" w:rsidRDefault="00824C44" w:rsidP="00824C44">
            <w:pPr>
              <w:pStyle w:val="comment"/>
              <w:ind w:left="0"/>
              <w:rPr>
                <w:ins w:id="13414" w:author="HungNguyen" w:date="2012-04-17T17:20:00Z"/>
                <w:rFonts w:ascii="Times New Roman" w:hAnsi="Times New Roman" w:cs="Times New Roman"/>
                <w:i w:val="0"/>
                <w:color w:val="auto"/>
                <w:sz w:val="22"/>
                <w:szCs w:val="22"/>
              </w:rPr>
            </w:pPr>
          </w:p>
        </w:tc>
        <w:tc>
          <w:tcPr>
            <w:tcW w:w="3877" w:type="dxa"/>
            <w:tcPrChange w:id="13415" w:author="HungNguyen" w:date="2012-04-17T17:22:00Z">
              <w:tcPr>
                <w:tcW w:w="3877" w:type="dxa"/>
              </w:tcPr>
            </w:tcPrChange>
          </w:tcPr>
          <w:p w:rsidR="00824C44" w:rsidRPr="00CC3540" w:rsidRDefault="00824C44" w:rsidP="00824C44">
            <w:pPr>
              <w:pStyle w:val="comment"/>
              <w:ind w:left="0"/>
              <w:rPr>
                <w:ins w:id="13416" w:author="HungNguyen" w:date="2012-04-17T17:20:00Z"/>
                <w:rFonts w:ascii="Times New Roman" w:hAnsi="Times New Roman" w:cs="Times New Roman"/>
                <w:i w:val="0"/>
                <w:color w:val="auto"/>
                <w:sz w:val="22"/>
                <w:szCs w:val="22"/>
              </w:rPr>
            </w:pPr>
            <w:ins w:id="13417" w:author="HungNguyen" w:date="2012-04-17T17:20:00Z">
              <w:r w:rsidRPr="00CC3540">
                <w:rPr>
                  <w:rFonts w:ascii="Times New Roman" w:hAnsi="Times New Roman" w:cs="Times New Roman"/>
                  <w:i w:val="0"/>
                  <w:color w:val="auto"/>
                  <w:sz w:val="22"/>
                  <w:szCs w:val="22"/>
                </w:rPr>
                <w:t>The returned result of method</w:t>
              </w:r>
            </w:ins>
          </w:p>
        </w:tc>
      </w:tr>
    </w:tbl>
    <w:p w:rsidR="00824C44" w:rsidRPr="00002CBC" w:rsidRDefault="00824C44">
      <w:pPr>
        <w:rPr>
          <w:ins w:id="13418" w:author="HungNguyen" w:date="2012-04-17T17:19:00Z"/>
        </w:rPr>
        <w:pPrChange w:id="13419" w:author="HungNguyen" w:date="2012-04-17T17:20:00Z">
          <w:pPr>
            <w:pStyle w:val="Heading6"/>
          </w:pPr>
        </w:pPrChange>
      </w:pPr>
    </w:p>
    <w:p w:rsidR="00824C44" w:rsidRDefault="00824C44">
      <w:pPr>
        <w:pStyle w:val="Heading6"/>
        <w:rPr>
          <w:ins w:id="13420" w:author="HungNguyen" w:date="2012-04-17T17:24:00Z"/>
        </w:rPr>
      </w:pPr>
      <w:ins w:id="13421" w:author="HungNguyen" w:date="2012-04-17T17:24:00Z">
        <w:r>
          <w:t>TransformImagesTo64 method</w:t>
        </w:r>
      </w:ins>
    </w:p>
    <w:p w:rsidR="00824C44" w:rsidRPr="00D60E4A" w:rsidRDefault="00824C44" w:rsidP="00824C44">
      <w:pPr>
        <w:pStyle w:val="ListParagraph"/>
        <w:numPr>
          <w:ilvl w:val="0"/>
          <w:numId w:val="11"/>
        </w:numPr>
        <w:autoSpaceDE w:val="0"/>
        <w:autoSpaceDN w:val="0"/>
        <w:adjustRightInd w:val="0"/>
        <w:spacing w:after="0" w:line="240" w:lineRule="auto"/>
        <w:rPr>
          <w:ins w:id="13422" w:author="HungNguyen" w:date="2012-04-17T17:25:00Z"/>
          <w:rFonts w:ascii="Cambria" w:eastAsia="MS Gothic" w:hAnsi="Cambria"/>
          <w:b/>
          <w:bCs/>
          <w:i/>
          <w:iCs/>
          <w:color w:val="4F81BD"/>
        </w:rPr>
      </w:pPr>
      <w:ins w:id="13423" w:author="HungNguyen" w:date="2012-04-17T17:25:00Z">
        <w:r w:rsidRPr="00D60E4A">
          <w:rPr>
            <w:rFonts w:ascii="Cambria" w:eastAsia="MS Gothic" w:hAnsi="Cambria"/>
            <w:b/>
            <w:bCs/>
            <w:i/>
            <w:iCs/>
            <w:color w:val="4F81BD"/>
          </w:rPr>
          <w:t xml:space="preserve">Method Declaration:   </w:t>
        </w:r>
      </w:ins>
    </w:p>
    <w:p w:rsidR="00167464" w:rsidRPr="00167464" w:rsidRDefault="00167464">
      <w:pPr>
        <w:pStyle w:val="ListParagraph"/>
        <w:autoSpaceDE w:val="0"/>
        <w:autoSpaceDN w:val="0"/>
        <w:adjustRightInd w:val="0"/>
        <w:spacing w:after="0" w:line="240" w:lineRule="auto"/>
        <w:ind w:firstLine="720"/>
        <w:rPr>
          <w:ins w:id="13424" w:author="HungNguyen" w:date="2012-04-17T17:25:00Z"/>
          <w:rFonts w:ascii="Consolas" w:eastAsiaTheme="minorEastAsia" w:hAnsi="Consolas" w:cs="Consolas"/>
          <w:sz w:val="19"/>
          <w:szCs w:val="19"/>
          <w:lang w:eastAsia="ja-JP"/>
        </w:rPr>
        <w:pPrChange w:id="13425" w:author="HungNguyen" w:date="2012-04-17T17:25:00Z">
          <w:pPr>
            <w:pStyle w:val="ListParagraph"/>
            <w:numPr>
              <w:numId w:val="11"/>
            </w:numPr>
            <w:autoSpaceDE w:val="0"/>
            <w:autoSpaceDN w:val="0"/>
            <w:adjustRightInd w:val="0"/>
            <w:spacing w:after="0" w:line="240" w:lineRule="auto"/>
            <w:ind w:hanging="360"/>
          </w:pPr>
        </w:pPrChange>
      </w:pPr>
      <w:proofErr w:type="gramStart"/>
      <w:ins w:id="13426" w:author="HungNguyen" w:date="2012-04-17T17:25:00Z">
        <w:r w:rsidRPr="00167464">
          <w:rPr>
            <w:rFonts w:ascii="Consolas" w:eastAsiaTheme="minorEastAsia" w:hAnsi="Consolas" w:cs="Consolas"/>
            <w:color w:val="0000FF"/>
            <w:sz w:val="19"/>
            <w:szCs w:val="19"/>
            <w:lang w:eastAsia="ja-JP"/>
          </w:rPr>
          <w:t>public</w:t>
        </w:r>
        <w:proofErr w:type="gramEnd"/>
        <w:r w:rsidRPr="00167464">
          <w:rPr>
            <w:rFonts w:ascii="Consolas" w:eastAsiaTheme="minorEastAsia" w:hAnsi="Consolas" w:cs="Consolas"/>
            <w:sz w:val="19"/>
            <w:szCs w:val="19"/>
            <w:lang w:eastAsia="ja-JP"/>
          </w:rPr>
          <w:t xml:space="preserve"> </w:t>
        </w:r>
        <w:r w:rsidRPr="00167464">
          <w:rPr>
            <w:rFonts w:ascii="Consolas" w:eastAsiaTheme="minorEastAsia" w:hAnsi="Consolas" w:cs="Consolas"/>
            <w:color w:val="0000FF"/>
            <w:sz w:val="19"/>
            <w:szCs w:val="19"/>
            <w:lang w:eastAsia="ja-JP"/>
          </w:rPr>
          <w:t>static</w:t>
        </w:r>
        <w:r w:rsidRPr="00167464">
          <w:rPr>
            <w:rFonts w:ascii="Consolas" w:eastAsiaTheme="minorEastAsia" w:hAnsi="Consolas" w:cs="Consolas"/>
            <w:sz w:val="19"/>
            <w:szCs w:val="19"/>
            <w:lang w:eastAsia="ja-JP"/>
          </w:rPr>
          <w:t xml:space="preserve"> </w:t>
        </w:r>
        <w:r w:rsidRPr="00167464">
          <w:rPr>
            <w:rFonts w:ascii="Consolas" w:eastAsiaTheme="minorEastAsia" w:hAnsi="Consolas" w:cs="Consolas"/>
            <w:color w:val="0000FF"/>
            <w:sz w:val="19"/>
            <w:szCs w:val="19"/>
            <w:lang w:eastAsia="ja-JP"/>
          </w:rPr>
          <w:t>void</w:t>
        </w:r>
        <w:r w:rsidRPr="00167464">
          <w:rPr>
            <w:rFonts w:ascii="Consolas" w:eastAsiaTheme="minorEastAsia" w:hAnsi="Consolas" w:cs="Consolas"/>
            <w:sz w:val="19"/>
            <w:szCs w:val="19"/>
            <w:lang w:eastAsia="ja-JP"/>
          </w:rPr>
          <w:t xml:space="preserve"> TransformImagesTo64(</w:t>
        </w:r>
        <w:r w:rsidRPr="00167464">
          <w:rPr>
            <w:rFonts w:ascii="Consolas" w:eastAsiaTheme="minorEastAsia" w:hAnsi="Consolas" w:cs="Consolas"/>
            <w:color w:val="2B91AF"/>
            <w:sz w:val="19"/>
            <w:szCs w:val="19"/>
            <w:lang w:eastAsia="ja-JP"/>
          </w:rPr>
          <w:t>FlowDocument</w:t>
        </w:r>
        <w:r w:rsidRPr="00167464">
          <w:rPr>
            <w:rFonts w:ascii="Consolas" w:eastAsiaTheme="minorEastAsia" w:hAnsi="Consolas" w:cs="Consolas"/>
            <w:sz w:val="19"/>
            <w:szCs w:val="19"/>
            <w:lang w:eastAsia="ja-JP"/>
          </w:rPr>
          <w:t xml:space="preserve"> flowDocument)</w:t>
        </w:r>
      </w:ins>
    </w:p>
    <w:p w:rsidR="00824C44" w:rsidRPr="00D60E4A" w:rsidRDefault="00824C44" w:rsidP="00824C44">
      <w:pPr>
        <w:autoSpaceDE w:val="0"/>
        <w:autoSpaceDN w:val="0"/>
        <w:adjustRightInd w:val="0"/>
        <w:spacing w:after="0" w:line="240" w:lineRule="auto"/>
        <w:rPr>
          <w:ins w:id="13427" w:author="HungNguyen" w:date="2012-04-17T17:25:00Z"/>
          <w:rFonts w:ascii="Cambria" w:eastAsia="MS Gothic" w:hAnsi="Cambria"/>
          <w:b/>
          <w:bCs/>
          <w:i/>
          <w:iCs/>
          <w:color w:val="4F81BD"/>
        </w:rPr>
      </w:pPr>
    </w:p>
    <w:p w:rsidR="00824C44" w:rsidRPr="005027D1" w:rsidRDefault="00824C44" w:rsidP="00824C44">
      <w:pPr>
        <w:pStyle w:val="comment"/>
        <w:numPr>
          <w:ilvl w:val="0"/>
          <w:numId w:val="11"/>
        </w:numPr>
        <w:rPr>
          <w:ins w:id="13428" w:author="HungNguyen" w:date="2012-04-17T17:25:00Z"/>
          <w:i w:val="0"/>
          <w:color w:val="auto"/>
        </w:rPr>
      </w:pPr>
      <w:ins w:id="13429" w:author="HungNguyen" w:date="2012-04-17T17:25: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167464" w:rsidRPr="00167464" w:rsidRDefault="00167464">
      <w:pPr>
        <w:pStyle w:val="comment"/>
        <w:ind w:firstLine="720"/>
        <w:rPr>
          <w:ins w:id="13430" w:author="HungNguyen" w:date="2012-04-17T17:26:00Z"/>
          <w:rFonts w:ascii="Cambria" w:eastAsia="MS Gothic" w:hAnsi="Cambria" w:cs="Times New Roman"/>
          <w:b/>
          <w:iCs/>
          <w:snapToGrid/>
          <w:color w:val="4F81BD"/>
          <w:sz w:val="22"/>
          <w:szCs w:val="22"/>
          <w:lang w:eastAsia="en-US"/>
          <w:rPrChange w:id="13431" w:author="HungNguyen" w:date="2012-04-17T17:26:00Z">
            <w:rPr>
              <w:ins w:id="13432" w:author="HungNguyen" w:date="2012-04-17T17:26:00Z"/>
              <w:rFonts w:ascii="Times New Roman" w:hAnsi="Times New Roman" w:cs="Times New Roman"/>
              <w:i w:val="0"/>
              <w:color w:val="auto"/>
              <w:sz w:val="22"/>
              <w:szCs w:val="22"/>
            </w:rPr>
          </w:rPrChange>
        </w:rPr>
        <w:pPrChange w:id="13433" w:author="HungNguyen" w:date="2012-04-17T17:26:00Z">
          <w:pPr>
            <w:pStyle w:val="comment"/>
            <w:numPr>
              <w:numId w:val="11"/>
            </w:numPr>
            <w:ind w:hanging="360"/>
          </w:pPr>
        </w:pPrChange>
      </w:pPr>
      <w:ins w:id="13434" w:author="HungNguyen" w:date="2012-04-17T17:26:00Z">
        <w:r>
          <w:rPr>
            <w:rFonts w:ascii="Times New Roman" w:hAnsi="Times New Roman" w:cs="Times New Roman"/>
            <w:i w:val="0"/>
            <w:color w:val="auto"/>
            <w:sz w:val="22"/>
            <w:szCs w:val="22"/>
          </w:rPr>
          <w:lastRenderedPageBreak/>
          <w:t>Transform image in flow document to base 64</w:t>
        </w:r>
      </w:ins>
    </w:p>
    <w:p w:rsidR="00824C44" w:rsidRPr="00D60E4A" w:rsidRDefault="00824C44" w:rsidP="00824C44">
      <w:pPr>
        <w:pStyle w:val="comment"/>
        <w:numPr>
          <w:ilvl w:val="0"/>
          <w:numId w:val="11"/>
        </w:numPr>
        <w:rPr>
          <w:ins w:id="13435" w:author="HungNguyen" w:date="2012-04-17T17:25:00Z"/>
          <w:rFonts w:ascii="Cambria" w:eastAsia="MS Gothic" w:hAnsi="Cambria" w:cs="Times New Roman"/>
          <w:b/>
          <w:iCs/>
          <w:snapToGrid/>
          <w:color w:val="4F81BD"/>
          <w:sz w:val="22"/>
          <w:szCs w:val="22"/>
          <w:lang w:eastAsia="en-US"/>
        </w:rPr>
      </w:pPr>
      <w:ins w:id="13436" w:author="HungNguyen" w:date="2012-04-17T17:25: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824C44" w:rsidRPr="00D229E5" w:rsidTr="00824C44">
        <w:trPr>
          <w:cnfStyle w:val="100000000000" w:firstRow="1" w:lastRow="0" w:firstColumn="0" w:lastColumn="0" w:oddVBand="0" w:evenVBand="0" w:oddHBand="0" w:evenHBand="0" w:firstRowFirstColumn="0" w:firstRowLastColumn="0" w:lastRowFirstColumn="0" w:lastRowLastColumn="0"/>
          <w:ins w:id="13437" w:author="HungNguyen" w:date="2012-04-17T17:25:00Z"/>
        </w:trPr>
        <w:tc>
          <w:tcPr>
            <w:tcW w:w="577" w:type="dxa"/>
          </w:tcPr>
          <w:p w:rsidR="00824C44" w:rsidRPr="00CC3540" w:rsidRDefault="00824C44" w:rsidP="00824C44">
            <w:pPr>
              <w:widowControl w:val="0"/>
              <w:spacing w:before="120"/>
              <w:ind w:left="-14" w:right="14"/>
              <w:jc w:val="center"/>
              <w:rPr>
                <w:ins w:id="13438" w:author="HungNguyen" w:date="2012-04-17T17:25:00Z"/>
                <w:b w:val="0"/>
                <w:lang w:eastAsia="ja-JP"/>
              </w:rPr>
            </w:pPr>
            <w:ins w:id="13439" w:author="HungNguyen" w:date="2012-04-17T17:25:00Z">
              <w:r w:rsidRPr="00CC3540">
                <w:rPr>
                  <w:rFonts w:ascii="Tahoma" w:eastAsia="MS Mincho" w:hAnsi="Tahoma" w:cs="Arial"/>
                  <w:b w:val="0"/>
                  <w:snapToGrid w:val="0"/>
                  <w:color w:val="auto"/>
                  <w:sz w:val="20"/>
                  <w:szCs w:val="20"/>
                  <w:lang w:eastAsia="ja-JP"/>
                </w:rPr>
                <w:t>No</w:t>
              </w:r>
            </w:ins>
          </w:p>
        </w:tc>
        <w:tc>
          <w:tcPr>
            <w:tcW w:w="1601" w:type="dxa"/>
          </w:tcPr>
          <w:p w:rsidR="00824C44" w:rsidRPr="00CC3540" w:rsidRDefault="00824C44" w:rsidP="00824C44">
            <w:pPr>
              <w:widowControl w:val="0"/>
              <w:spacing w:before="120"/>
              <w:ind w:left="-14" w:right="14"/>
              <w:jc w:val="center"/>
              <w:rPr>
                <w:ins w:id="13440" w:author="HungNguyen" w:date="2012-04-17T17:25:00Z"/>
                <w:b w:val="0"/>
                <w:lang w:eastAsia="ja-JP"/>
              </w:rPr>
            </w:pPr>
            <w:ins w:id="13441" w:author="HungNguyen" w:date="2012-04-17T17:25:00Z">
              <w:r w:rsidRPr="00CC3540">
                <w:rPr>
                  <w:rFonts w:ascii="Tahoma" w:eastAsia="MS Mincho" w:hAnsi="Tahoma" w:cs="Arial"/>
                  <w:b w:val="0"/>
                  <w:snapToGrid w:val="0"/>
                  <w:color w:val="auto"/>
                  <w:sz w:val="20"/>
                  <w:szCs w:val="20"/>
                  <w:lang w:eastAsia="ja-JP"/>
                </w:rPr>
                <w:t>Parameter</w:t>
              </w:r>
            </w:ins>
          </w:p>
        </w:tc>
        <w:tc>
          <w:tcPr>
            <w:tcW w:w="1620" w:type="dxa"/>
          </w:tcPr>
          <w:p w:rsidR="00824C44" w:rsidRPr="00CC3540" w:rsidRDefault="00824C44" w:rsidP="00824C44">
            <w:pPr>
              <w:widowControl w:val="0"/>
              <w:spacing w:before="120"/>
              <w:ind w:left="-14" w:right="14"/>
              <w:jc w:val="center"/>
              <w:rPr>
                <w:ins w:id="13442" w:author="HungNguyen" w:date="2012-04-17T17:25:00Z"/>
                <w:b w:val="0"/>
                <w:lang w:eastAsia="ja-JP"/>
              </w:rPr>
            </w:pPr>
            <w:ins w:id="13443" w:author="HungNguyen" w:date="2012-04-17T17:25:00Z">
              <w:r w:rsidRPr="00CC3540">
                <w:rPr>
                  <w:rFonts w:ascii="Tahoma" w:eastAsia="MS Mincho" w:hAnsi="Tahoma" w:cs="Arial"/>
                  <w:b w:val="0"/>
                  <w:snapToGrid w:val="0"/>
                  <w:color w:val="auto"/>
                  <w:sz w:val="20"/>
                  <w:szCs w:val="20"/>
                  <w:lang w:eastAsia="ja-JP"/>
                </w:rPr>
                <w:t>Type</w:t>
              </w:r>
            </w:ins>
          </w:p>
        </w:tc>
        <w:tc>
          <w:tcPr>
            <w:tcW w:w="810" w:type="dxa"/>
          </w:tcPr>
          <w:p w:rsidR="00824C44" w:rsidRPr="00CC3540" w:rsidRDefault="00824C44" w:rsidP="00824C44">
            <w:pPr>
              <w:widowControl w:val="0"/>
              <w:spacing w:before="120"/>
              <w:ind w:left="-14" w:right="14"/>
              <w:jc w:val="center"/>
              <w:rPr>
                <w:ins w:id="13444" w:author="HungNguyen" w:date="2012-04-17T17:25:00Z"/>
                <w:b w:val="0"/>
                <w:lang w:eastAsia="ja-JP"/>
              </w:rPr>
            </w:pPr>
            <w:ins w:id="13445" w:author="HungNguyen" w:date="2012-04-17T17:25:00Z">
              <w:r w:rsidRPr="00CC3540">
                <w:rPr>
                  <w:rFonts w:ascii="Tahoma" w:eastAsia="MS Mincho" w:hAnsi="Tahoma" w:cs="Arial"/>
                  <w:b w:val="0"/>
                  <w:snapToGrid w:val="0"/>
                  <w:color w:val="auto"/>
                  <w:sz w:val="20"/>
                  <w:szCs w:val="20"/>
                  <w:lang w:eastAsia="ja-JP"/>
                </w:rPr>
                <w:t>In/out</w:t>
              </w:r>
            </w:ins>
          </w:p>
        </w:tc>
        <w:tc>
          <w:tcPr>
            <w:tcW w:w="1080" w:type="dxa"/>
          </w:tcPr>
          <w:p w:rsidR="00824C44" w:rsidRPr="00CC3540" w:rsidRDefault="00824C44" w:rsidP="00824C44">
            <w:pPr>
              <w:widowControl w:val="0"/>
              <w:spacing w:before="120"/>
              <w:ind w:left="-14" w:right="14"/>
              <w:jc w:val="center"/>
              <w:rPr>
                <w:ins w:id="13446" w:author="HungNguyen" w:date="2012-04-17T17:25:00Z"/>
                <w:b w:val="0"/>
                <w:lang w:eastAsia="ja-JP"/>
              </w:rPr>
            </w:pPr>
            <w:ins w:id="13447" w:author="HungNguyen" w:date="2012-04-17T17:25:00Z">
              <w:r w:rsidRPr="00CC3540">
                <w:rPr>
                  <w:rFonts w:ascii="Tahoma" w:eastAsia="MS Mincho" w:hAnsi="Tahoma" w:cs="Arial"/>
                  <w:b w:val="0"/>
                  <w:snapToGrid w:val="0"/>
                  <w:color w:val="auto"/>
                  <w:sz w:val="20"/>
                  <w:szCs w:val="20"/>
                  <w:lang w:eastAsia="ja-JP"/>
                </w:rPr>
                <w:t>Default</w:t>
              </w:r>
            </w:ins>
          </w:p>
        </w:tc>
        <w:tc>
          <w:tcPr>
            <w:tcW w:w="3877" w:type="dxa"/>
          </w:tcPr>
          <w:p w:rsidR="00824C44" w:rsidRPr="00CC3540" w:rsidRDefault="00824C44" w:rsidP="00824C44">
            <w:pPr>
              <w:widowControl w:val="0"/>
              <w:spacing w:before="120"/>
              <w:ind w:left="-14" w:right="14"/>
              <w:jc w:val="center"/>
              <w:rPr>
                <w:ins w:id="13448" w:author="HungNguyen" w:date="2012-04-17T17:25:00Z"/>
                <w:b w:val="0"/>
                <w:lang w:eastAsia="ja-JP"/>
              </w:rPr>
            </w:pPr>
            <w:ins w:id="13449" w:author="HungNguyen" w:date="2012-04-17T17:25:00Z">
              <w:r w:rsidRPr="00CC3540">
                <w:rPr>
                  <w:rFonts w:ascii="Tahoma" w:eastAsia="MS Mincho" w:hAnsi="Tahoma" w:cs="Arial"/>
                  <w:b w:val="0"/>
                  <w:snapToGrid w:val="0"/>
                  <w:color w:val="auto"/>
                  <w:sz w:val="20"/>
                  <w:szCs w:val="20"/>
                  <w:lang w:eastAsia="ja-JP"/>
                </w:rPr>
                <w:t>Description</w:t>
              </w:r>
            </w:ins>
          </w:p>
        </w:tc>
      </w:tr>
      <w:tr w:rsidR="00824C44" w:rsidRPr="008D0F7B" w:rsidTr="00824C44">
        <w:trPr>
          <w:ins w:id="13450" w:author="HungNguyen" w:date="2012-04-17T17:25:00Z"/>
        </w:trPr>
        <w:tc>
          <w:tcPr>
            <w:tcW w:w="577" w:type="dxa"/>
          </w:tcPr>
          <w:p w:rsidR="00824C44" w:rsidRPr="00CC3540" w:rsidRDefault="00824C44" w:rsidP="00824C44">
            <w:pPr>
              <w:pStyle w:val="comment"/>
              <w:ind w:left="0"/>
              <w:rPr>
                <w:ins w:id="13451" w:author="HungNguyen" w:date="2012-04-17T17:25:00Z"/>
                <w:rFonts w:ascii="Times New Roman" w:hAnsi="Times New Roman" w:cs="Times New Roman"/>
                <w:i w:val="0"/>
                <w:color w:val="auto"/>
                <w:sz w:val="22"/>
                <w:szCs w:val="22"/>
              </w:rPr>
            </w:pPr>
            <w:ins w:id="13452" w:author="HungNguyen" w:date="2012-04-17T17:25:00Z">
              <w:r w:rsidRPr="00CC3540">
                <w:rPr>
                  <w:rFonts w:ascii="Times New Roman" w:hAnsi="Times New Roman" w:cs="Times New Roman"/>
                  <w:i w:val="0"/>
                  <w:color w:val="auto"/>
                  <w:sz w:val="22"/>
                  <w:szCs w:val="22"/>
                </w:rPr>
                <w:t>01</w:t>
              </w:r>
            </w:ins>
          </w:p>
        </w:tc>
        <w:tc>
          <w:tcPr>
            <w:tcW w:w="1601" w:type="dxa"/>
          </w:tcPr>
          <w:p w:rsidR="00824C44" w:rsidRPr="00CC3540" w:rsidRDefault="00824C44" w:rsidP="00824C44">
            <w:pPr>
              <w:pStyle w:val="comment"/>
              <w:ind w:left="0"/>
              <w:rPr>
                <w:ins w:id="13453" w:author="HungNguyen" w:date="2012-04-17T17:25:00Z"/>
                <w:rFonts w:ascii="Times New Roman" w:hAnsi="Times New Roman" w:cs="Times New Roman"/>
                <w:i w:val="0"/>
                <w:color w:val="auto"/>
                <w:sz w:val="22"/>
                <w:szCs w:val="22"/>
              </w:rPr>
            </w:pPr>
            <w:ins w:id="13454" w:author="HungNguyen" w:date="2012-04-17T17:25:00Z">
              <w:r>
                <w:rPr>
                  <w:rFonts w:ascii="Times New Roman" w:hAnsi="Times New Roman" w:cs="Times New Roman"/>
                  <w:i w:val="0"/>
                  <w:color w:val="auto"/>
                  <w:sz w:val="22"/>
                  <w:szCs w:val="22"/>
                </w:rPr>
                <w:t>flowDocument</w:t>
              </w:r>
            </w:ins>
          </w:p>
        </w:tc>
        <w:tc>
          <w:tcPr>
            <w:tcW w:w="1620" w:type="dxa"/>
          </w:tcPr>
          <w:p w:rsidR="00824C44" w:rsidRPr="00CC3540" w:rsidRDefault="00824C44" w:rsidP="00824C44">
            <w:pPr>
              <w:pStyle w:val="comment"/>
              <w:ind w:left="0"/>
              <w:rPr>
                <w:ins w:id="13455" w:author="HungNguyen" w:date="2012-04-17T17:25:00Z"/>
                <w:rFonts w:ascii="Times New Roman" w:hAnsi="Times New Roman" w:cs="Times New Roman"/>
                <w:i w:val="0"/>
                <w:color w:val="auto"/>
                <w:sz w:val="22"/>
                <w:szCs w:val="22"/>
              </w:rPr>
            </w:pPr>
            <w:ins w:id="13456" w:author="HungNguyen" w:date="2012-04-17T17:25:00Z">
              <w:r>
                <w:rPr>
                  <w:rFonts w:ascii="Times New Roman" w:hAnsi="Times New Roman" w:cs="Times New Roman"/>
                  <w:i w:val="0"/>
                  <w:color w:val="auto"/>
                  <w:sz w:val="22"/>
                  <w:szCs w:val="22"/>
                </w:rPr>
                <w:t>FlowDocument</w:t>
              </w:r>
            </w:ins>
          </w:p>
        </w:tc>
        <w:tc>
          <w:tcPr>
            <w:tcW w:w="810" w:type="dxa"/>
          </w:tcPr>
          <w:p w:rsidR="00824C44" w:rsidRPr="00CC3540" w:rsidRDefault="00824C44" w:rsidP="00824C44">
            <w:pPr>
              <w:pStyle w:val="comment"/>
              <w:ind w:left="0"/>
              <w:rPr>
                <w:ins w:id="13457" w:author="HungNguyen" w:date="2012-04-17T17:25:00Z"/>
                <w:rFonts w:ascii="Times New Roman" w:hAnsi="Times New Roman" w:cs="Times New Roman"/>
                <w:i w:val="0"/>
                <w:color w:val="auto"/>
                <w:sz w:val="22"/>
                <w:szCs w:val="22"/>
              </w:rPr>
            </w:pPr>
            <w:ins w:id="13458" w:author="HungNguyen" w:date="2012-04-17T17:25:00Z">
              <w:r w:rsidRPr="00CC3540">
                <w:rPr>
                  <w:rFonts w:ascii="Times New Roman" w:hAnsi="Times New Roman" w:cs="Times New Roman"/>
                  <w:i w:val="0"/>
                  <w:color w:val="auto"/>
                  <w:sz w:val="22"/>
                  <w:szCs w:val="22"/>
                </w:rPr>
                <w:t>In</w:t>
              </w:r>
            </w:ins>
          </w:p>
        </w:tc>
        <w:tc>
          <w:tcPr>
            <w:tcW w:w="1080" w:type="dxa"/>
          </w:tcPr>
          <w:p w:rsidR="00824C44" w:rsidRPr="00CC3540" w:rsidRDefault="00824C44" w:rsidP="00824C44">
            <w:pPr>
              <w:pStyle w:val="comment"/>
              <w:ind w:left="0"/>
              <w:rPr>
                <w:ins w:id="13459" w:author="HungNguyen" w:date="2012-04-17T17:25:00Z"/>
                <w:rFonts w:ascii="Times New Roman" w:hAnsi="Times New Roman" w:cs="Times New Roman"/>
                <w:i w:val="0"/>
                <w:color w:val="auto"/>
                <w:sz w:val="22"/>
                <w:szCs w:val="22"/>
              </w:rPr>
            </w:pPr>
          </w:p>
        </w:tc>
        <w:tc>
          <w:tcPr>
            <w:tcW w:w="3877" w:type="dxa"/>
          </w:tcPr>
          <w:p w:rsidR="00824C44" w:rsidRPr="00CC3540" w:rsidRDefault="00824C44" w:rsidP="00824C44">
            <w:pPr>
              <w:pStyle w:val="comment"/>
              <w:ind w:left="0"/>
              <w:rPr>
                <w:ins w:id="13460" w:author="HungNguyen" w:date="2012-04-17T17:25:00Z"/>
                <w:rFonts w:ascii="Times New Roman" w:hAnsi="Times New Roman" w:cs="Times New Roman"/>
                <w:i w:val="0"/>
                <w:color w:val="auto"/>
                <w:sz w:val="22"/>
                <w:szCs w:val="22"/>
              </w:rPr>
            </w:pPr>
            <w:ins w:id="13461" w:author="HungNguyen" w:date="2012-04-17T17:25:00Z">
              <w:r w:rsidRPr="00CC3540">
                <w:rPr>
                  <w:rFonts w:ascii="Times New Roman" w:hAnsi="Times New Roman" w:cs="Times New Roman"/>
                  <w:i w:val="0"/>
                  <w:color w:val="auto"/>
                  <w:sz w:val="22"/>
                  <w:szCs w:val="22"/>
                </w:rPr>
                <w:t>The parameter</w:t>
              </w:r>
            </w:ins>
          </w:p>
        </w:tc>
      </w:tr>
    </w:tbl>
    <w:p w:rsidR="00824C44" w:rsidRPr="00CC3540" w:rsidRDefault="00824C44" w:rsidP="00824C44">
      <w:pPr>
        <w:rPr>
          <w:ins w:id="13462" w:author="HungNguyen" w:date="2012-04-17T17:25:00Z"/>
        </w:rPr>
      </w:pPr>
    </w:p>
    <w:p w:rsidR="00824C44" w:rsidRPr="00002CBC" w:rsidRDefault="00824C44">
      <w:pPr>
        <w:rPr>
          <w:ins w:id="13463" w:author="HungNguyen" w:date="2012-04-17T17:24:00Z"/>
        </w:rPr>
        <w:pPrChange w:id="13464" w:author="HungNguyen" w:date="2012-04-17T17:24:00Z">
          <w:pPr>
            <w:pStyle w:val="Heading6"/>
          </w:pPr>
        </w:pPrChange>
      </w:pPr>
    </w:p>
    <w:p w:rsidR="00167464" w:rsidRDefault="00167464">
      <w:pPr>
        <w:pStyle w:val="Heading6"/>
        <w:rPr>
          <w:ins w:id="13465" w:author="HungNguyen" w:date="2012-04-17T17:27:00Z"/>
        </w:rPr>
      </w:pPr>
      <w:ins w:id="13466" w:author="HungNguyen" w:date="2012-04-17T17:27:00Z">
        <w:r>
          <w:t>TransformImagesTo64 method</w:t>
        </w:r>
      </w:ins>
    </w:p>
    <w:p w:rsidR="00167464" w:rsidRPr="00D60E4A" w:rsidRDefault="00167464" w:rsidP="00167464">
      <w:pPr>
        <w:pStyle w:val="ListParagraph"/>
        <w:numPr>
          <w:ilvl w:val="0"/>
          <w:numId w:val="11"/>
        </w:numPr>
        <w:autoSpaceDE w:val="0"/>
        <w:autoSpaceDN w:val="0"/>
        <w:adjustRightInd w:val="0"/>
        <w:spacing w:after="0" w:line="240" w:lineRule="auto"/>
        <w:rPr>
          <w:ins w:id="13467" w:author="HungNguyen" w:date="2012-04-17T17:28:00Z"/>
          <w:rFonts w:ascii="Cambria" w:eastAsia="MS Gothic" w:hAnsi="Cambria"/>
          <w:b/>
          <w:bCs/>
          <w:i/>
          <w:iCs/>
          <w:color w:val="4F81BD"/>
        </w:rPr>
      </w:pPr>
      <w:ins w:id="13468" w:author="HungNguyen" w:date="2012-04-17T17:28:00Z">
        <w:r w:rsidRPr="00D60E4A">
          <w:rPr>
            <w:rFonts w:ascii="Cambria" w:eastAsia="MS Gothic" w:hAnsi="Cambria"/>
            <w:b/>
            <w:bCs/>
            <w:i/>
            <w:iCs/>
            <w:color w:val="4F81BD"/>
          </w:rPr>
          <w:t xml:space="preserve">Method Declaration:   </w:t>
        </w:r>
      </w:ins>
    </w:p>
    <w:p w:rsidR="00167464" w:rsidRPr="00167464" w:rsidRDefault="00167464">
      <w:pPr>
        <w:pStyle w:val="ListParagraph"/>
        <w:autoSpaceDE w:val="0"/>
        <w:autoSpaceDN w:val="0"/>
        <w:adjustRightInd w:val="0"/>
        <w:spacing w:after="0" w:line="240" w:lineRule="auto"/>
        <w:ind w:firstLine="720"/>
        <w:rPr>
          <w:ins w:id="13469" w:author="HungNguyen" w:date="2012-04-17T17:28:00Z"/>
          <w:rFonts w:ascii="Consolas" w:eastAsiaTheme="minorEastAsia" w:hAnsi="Consolas" w:cs="Consolas"/>
          <w:sz w:val="19"/>
          <w:szCs w:val="19"/>
          <w:lang w:eastAsia="ja-JP"/>
        </w:rPr>
        <w:pPrChange w:id="13470" w:author="HungNguyen" w:date="2012-04-17T17:28:00Z">
          <w:pPr>
            <w:pStyle w:val="ListParagraph"/>
            <w:numPr>
              <w:numId w:val="11"/>
            </w:numPr>
            <w:autoSpaceDE w:val="0"/>
            <w:autoSpaceDN w:val="0"/>
            <w:adjustRightInd w:val="0"/>
            <w:spacing w:after="0" w:line="240" w:lineRule="auto"/>
            <w:ind w:hanging="360"/>
          </w:pPr>
        </w:pPrChange>
      </w:pPr>
      <w:proofErr w:type="gramStart"/>
      <w:ins w:id="13471" w:author="HungNguyen" w:date="2012-04-17T17:28:00Z">
        <w:r w:rsidRPr="00167464">
          <w:rPr>
            <w:rFonts w:ascii="Consolas" w:eastAsiaTheme="minorEastAsia" w:hAnsi="Consolas" w:cs="Consolas"/>
            <w:color w:val="0000FF"/>
            <w:sz w:val="19"/>
            <w:szCs w:val="19"/>
            <w:lang w:eastAsia="ja-JP"/>
          </w:rPr>
          <w:t>public</w:t>
        </w:r>
        <w:proofErr w:type="gramEnd"/>
        <w:r w:rsidRPr="00167464">
          <w:rPr>
            <w:rFonts w:ascii="Consolas" w:eastAsiaTheme="minorEastAsia" w:hAnsi="Consolas" w:cs="Consolas"/>
            <w:sz w:val="19"/>
            <w:szCs w:val="19"/>
            <w:lang w:eastAsia="ja-JP"/>
          </w:rPr>
          <w:t xml:space="preserve"> </w:t>
        </w:r>
        <w:r w:rsidRPr="00167464">
          <w:rPr>
            <w:rFonts w:ascii="Consolas" w:eastAsiaTheme="minorEastAsia" w:hAnsi="Consolas" w:cs="Consolas"/>
            <w:color w:val="0000FF"/>
            <w:sz w:val="19"/>
            <w:szCs w:val="19"/>
            <w:lang w:eastAsia="ja-JP"/>
          </w:rPr>
          <w:t>static</w:t>
        </w:r>
        <w:r w:rsidRPr="00167464">
          <w:rPr>
            <w:rFonts w:ascii="Consolas" w:eastAsiaTheme="minorEastAsia" w:hAnsi="Consolas" w:cs="Consolas"/>
            <w:sz w:val="19"/>
            <w:szCs w:val="19"/>
            <w:lang w:eastAsia="ja-JP"/>
          </w:rPr>
          <w:t xml:space="preserve"> </w:t>
        </w:r>
        <w:r w:rsidRPr="00167464">
          <w:rPr>
            <w:rFonts w:ascii="Consolas" w:eastAsiaTheme="minorEastAsia" w:hAnsi="Consolas" w:cs="Consolas"/>
            <w:color w:val="0000FF"/>
            <w:sz w:val="19"/>
            <w:szCs w:val="19"/>
            <w:lang w:eastAsia="ja-JP"/>
          </w:rPr>
          <w:t>void</w:t>
        </w:r>
        <w:r w:rsidRPr="00167464">
          <w:rPr>
            <w:rFonts w:ascii="Consolas" w:eastAsiaTheme="minorEastAsia" w:hAnsi="Consolas" w:cs="Consolas"/>
            <w:sz w:val="19"/>
            <w:szCs w:val="19"/>
            <w:lang w:eastAsia="ja-JP"/>
          </w:rPr>
          <w:t xml:space="preserve"> TransformImagesTo64(</w:t>
        </w:r>
        <w:r w:rsidRPr="00167464">
          <w:rPr>
            <w:rFonts w:ascii="Consolas" w:eastAsiaTheme="minorEastAsia" w:hAnsi="Consolas" w:cs="Consolas"/>
            <w:color w:val="2B91AF"/>
            <w:sz w:val="19"/>
            <w:szCs w:val="19"/>
            <w:lang w:eastAsia="ja-JP"/>
          </w:rPr>
          <w:t>Inline</w:t>
        </w:r>
        <w:r w:rsidRPr="00167464">
          <w:rPr>
            <w:rFonts w:ascii="Consolas" w:eastAsiaTheme="minorEastAsia" w:hAnsi="Consolas" w:cs="Consolas"/>
            <w:sz w:val="19"/>
            <w:szCs w:val="19"/>
            <w:lang w:eastAsia="ja-JP"/>
          </w:rPr>
          <w:t xml:space="preserve"> i)</w:t>
        </w:r>
      </w:ins>
    </w:p>
    <w:p w:rsidR="00167464" w:rsidRPr="00D60E4A" w:rsidRDefault="00167464" w:rsidP="00167464">
      <w:pPr>
        <w:autoSpaceDE w:val="0"/>
        <w:autoSpaceDN w:val="0"/>
        <w:adjustRightInd w:val="0"/>
        <w:spacing w:after="0" w:line="240" w:lineRule="auto"/>
        <w:rPr>
          <w:ins w:id="13472" w:author="HungNguyen" w:date="2012-04-17T17:28:00Z"/>
          <w:rFonts w:ascii="Cambria" w:eastAsia="MS Gothic" w:hAnsi="Cambria"/>
          <w:b/>
          <w:bCs/>
          <w:i/>
          <w:iCs/>
          <w:color w:val="4F81BD"/>
        </w:rPr>
      </w:pPr>
    </w:p>
    <w:p w:rsidR="00167464" w:rsidRPr="005027D1" w:rsidRDefault="00167464" w:rsidP="00167464">
      <w:pPr>
        <w:pStyle w:val="comment"/>
        <w:numPr>
          <w:ilvl w:val="0"/>
          <w:numId w:val="11"/>
        </w:numPr>
        <w:rPr>
          <w:ins w:id="13473" w:author="HungNguyen" w:date="2012-04-17T17:28:00Z"/>
          <w:i w:val="0"/>
          <w:color w:val="auto"/>
        </w:rPr>
      </w:pPr>
      <w:ins w:id="13474" w:author="HungNguyen" w:date="2012-04-17T17:28: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167464" w:rsidRPr="00CC3540" w:rsidRDefault="00167464" w:rsidP="00167464">
      <w:pPr>
        <w:pStyle w:val="comment"/>
        <w:ind w:firstLine="720"/>
        <w:rPr>
          <w:ins w:id="13475" w:author="HungNguyen" w:date="2012-04-17T17:28:00Z"/>
          <w:rFonts w:ascii="Cambria" w:eastAsia="MS Gothic" w:hAnsi="Cambria" w:cs="Times New Roman"/>
          <w:b/>
          <w:iCs/>
          <w:snapToGrid/>
          <w:color w:val="4F81BD"/>
          <w:sz w:val="22"/>
          <w:szCs w:val="22"/>
          <w:lang w:eastAsia="en-US"/>
        </w:rPr>
      </w:pPr>
      <w:ins w:id="13476" w:author="HungNguyen" w:date="2012-04-17T17:28:00Z">
        <w:r>
          <w:rPr>
            <w:rFonts w:ascii="Times New Roman" w:hAnsi="Times New Roman" w:cs="Times New Roman"/>
            <w:i w:val="0"/>
            <w:color w:val="auto"/>
            <w:sz w:val="22"/>
            <w:szCs w:val="22"/>
          </w:rPr>
          <w:t>Transform image in inline to base 64</w:t>
        </w:r>
      </w:ins>
    </w:p>
    <w:p w:rsidR="00167464" w:rsidRPr="00D60E4A" w:rsidRDefault="00167464" w:rsidP="00167464">
      <w:pPr>
        <w:pStyle w:val="comment"/>
        <w:numPr>
          <w:ilvl w:val="0"/>
          <w:numId w:val="11"/>
        </w:numPr>
        <w:rPr>
          <w:ins w:id="13477" w:author="HungNguyen" w:date="2012-04-17T17:28:00Z"/>
          <w:rFonts w:ascii="Cambria" w:eastAsia="MS Gothic" w:hAnsi="Cambria" w:cs="Times New Roman"/>
          <w:b/>
          <w:iCs/>
          <w:snapToGrid/>
          <w:color w:val="4F81BD"/>
          <w:sz w:val="22"/>
          <w:szCs w:val="22"/>
          <w:lang w:eastAsia="en-US"/>
        </w:rPr>
      </w:pPr>
      <w:ins w:id="13478" w:author="HungNguyen" w:date="2012-04-17T17:28: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167464" w:rsidRPr="00D229E5" w:rsidTr="00EA6731">
        <w:trPr>
          <w:cnfStyle w:val="100000000000" w:firstRow="1" w:lastRow="0" w:firstColumn="0" w:lastColumn="0" w:oddVBand="0" w:evenVBand="0" w:oddHBand="0" w:evenHBand="0" w:firstRowFirstColumn="0" w:firstRowLastColumn="0" w:lastRowFirstColumn="0" w:lastRowLastColumn="0"/>
          <w:ins w:id="13479" w:author="HungNguyen" w:date="2012-04-17T17:28:00Z"/>
        </w:trPr>
        <w:tc>
          <w:tcPr>
            <w:tcW w:w="577" w:type="dxa"/>
          </w:tcPr>
          <w:p w:rsidR="00167464" w:rsidRPr="00CC3540" w:rsidRDefault="00167464" w:rsidP="00EA6731">
            <w:pPr>
              <w:widowControl w:val="0"/>
              <w:spacing w:before="120"/>
              <w:ind w:left="-14" w:right="14"/>
              <w:jc w:val="center"/>
              <w:rPr>
                <w:ins w:id="13480" w:author="HungNguyen" w:date="2012-04-17T17:28:00Z"/>
                <w:b w:val="0"/>
                <w:lang w:eastAsia="ja-JP"/>
              </w:rPr>
            </w:pPr>
            <w:ins w:id="13481" w:author="HungNguyen" w:date="2012-04-17T17:28:00Z">
              <w:r w:rsidRPr="00CC3540">
                <w:rPr>
                  <w:rFonts w:ascii="Tahoma" w:eastAsia="MS Mincho" w:hAnsi="Tahoma" w:cs="Arial"/>
                  <w:b w:val="0"/>
                  <w:snapToGrid w:val="0"/>
                  <w:color w:val="auto"/>
                  <w:sz w:val="20"/>
                  <w:szCs w:val="20"/>
                  <w:lang w:eastAsia="ja-JP"/>
                </w:rPr>
                <w:t>No</w:t>
              </w:r>
            </w:ins>
          </w:p>
        </w:tc>
        <w:tc>
          <w:tcPr>
            <w:tcW w:w="1601" w:type="dxa"/>
          </w:tcPr>
          <w:p w:rsidR="00167464" w:rsidRPr="00CC3540" w:rsidRDefault="00167464" w:rsidP="00EA6731">
            <w:pPr>
              <w:widowControl w:val="0"/>
              <w:spacing w:before="120"/>
              <w:ind w:left="-14" w:right="14"/>
              <w:jc w:val="center"/>
              <w:rPr>
                <w:ins w:id="13482" w:author="HungNguyen" w:date="2012-04-17T17:28:00Z"/>
                <w:b w:val="0"/>
                <w:lang w:eastAsia="ja-JP"/>
              </w:rPr>
            </w:pPr>
            <w:ins w:id="13483" w:author="HungNguyen" w:date="2012-04-17T17:28:00Z">
              <w:r w:rsidRPr="00CC3540">
                <w:rPr>
                  <w:rFonts w:ascii="Tahoma" w:eastAsia="MS Mincho" w:hAnsi="Tahoma" w:cs="Arial"/>
                  <w:b w:val="0"/>
                  <w:snapToGrid w:val="0"/>
                  <w:color w:val="auto"/>
                  <w:sz w:val="20"/>
                  <w:szCs w:val="20"/>
                  <w:lang w:eastAsia="ja-JP"/>
                </w:rPr>
                <w:t>Parameter</w:t>
              </w:r>
            </w:ins>
          </w:p>
        </w:tc>
        <w:tc>
          <w:tcPr>
            <w:tcW w:w="1620" w:type="dxa"/>
          </w:tcPr>
          <w:p w:rsidR="00167464" w:rsidRPr="00CC3540" w:rsidRDefault="00167464" w:rsidP="00EA6731">
            <w:pPr>
              <w:widowControl w:val="0"/>
              <w:spacing w:before="120"/>
              <w:ind w:left="-14" w:right="14"/>
              <w:jc w:val="center"/>
              <w:rPr>
                <w:ins w:id="13484" w:author="HungNguyen" w:date="2012-04-17T17:28:00Z"/>
                <w:b w:val="0"/>
                <w:lang w:eastAsia="ja-JP"/>
              </w:rPr>
            </w:pPr>
            <w:ins w:id="13485" w:author="HungNguyen" w:date="2012-04-17T17:28:00Z">
              <w:r w:rsidRPr="00CC3540">
                <w:rPr>
                  <w:rFonts w:ascii="Tahoma" w:eastAsia="MS Mincho" w:hAnsi="Tahoma" w:cs="Arial"/>
                  <w:b w:val="0"/>
                  <w:snapToGrid w:val="0"/>
                  <w:color w:val="auto"/>
                  <w:sz w:val="20"/>
                  <w:szCs w:val="20"/>
                  <w:lang w:eastAsia="ja-JP"/>
                </w:rPr>
                <w:t>Type</w:t>
              </w:r>
            </w:ins>
          </w:p>
        </w:tc>
        <w:tc>
          <w:tcPr>
            <w:tcW w:w="810" w:type="dxa"/>
          </w:tcPr>
          <w:p w:rsidR="00167464" w:rsidRPr="00CC3540" w:rsidRDefault="00167464" w:rsidP="00EA6731">
            <w:pPr>
              <w:widowControl w:val="0"/>
              <w:spacing w:before="120"/>
              <w:ind w:left="-14" w:right="14"/>
              <w:jc w:val="center"/>
              <w:rPr>
                <w:ins w:id="13486" w:author="HungNguyen" w:date="2012-04-17T17:28:00Z"/>
                <w:b w:val="0"/>
                <w:lang w:eastAsia="ja-JP"/>
              </w:rPr>
            </w:pPr>
            <w:ins w:id="13487" w:author="HungNguyen" w:date="2012-04-17T17:28:00Z">
              <w:r w:rsidRPr="00CC3540">
                <w:rPr>
                  <w:rFonts w:ascii="Tahoma" w:eastAsia="MS Mincho" w:hAnsi="Tahoma" w:cs="Arial"/>
                  <w:b w:val="0"/>
                  <w:snapToGrid w:val="0"/>
                  <w:color w:val="auto"/>
                  <w:sz w:val="20"/>
                  <w:szCs w:val="20"/>
                  <w:lang w:eastAsia="ja-JP"/>
                </w:rPr>
                <w:t>In/out</w:t>
              </w:r>
            </w:ins>
          </w:p>
        </w:tc>
        <w:tc>
          <w:tcPr>
            <w:tcW w:w="1080" w:type="dxa"/>
          </w:tcPr>
          <w:p w:rsidR="00167464" w:rsidRPr="00CC3540" w:rsidRDefault="00167464" w:rsidP="00EA6731">
            <w:pPr>
              <w:widowControl w:val="0"/>
              <w:spacing w:before="120"/>
              <w:ind w:left="-14" w:right="14"/>
              <w:jc w:val="center"/>
              <w:rPr>
                <w:ins w:id="13488" w:author="HungNguyen" w:date="2012-04-17T17:28:00Z"/>
                <w:b w:val="0"/>
                <w:lang w:eastAsia="ja-JP"/>
              </w:rPr>
            </w:pPr>
            <w:ins w:id="13489" w:author="HungNguyen" w:date="2012-04-17T17:28:00Z">
              <w:r w:rsidRPr="00CC3540">
                <w:rPr>
                  <w:rFonts w:ascii="Tahoma" w:eastAsia="MS Mincho" w:hAnsi="Tahoma" w:cs="Arial"/>
                  <w:b w:val="0"/>
                  <w:snapToGrid w:val="0"/>
                  <w:color w:val="auto"/>
                  <w:sz w:val="20"/>
                  <w:szCs w:val="20"/>
                  <w:lang w:eastAsia="ja-JP"/>
                </w:rPr>
                <w:t>Default</w:t>
              </w:r>
            </w:ins>
          </w:p>
        </w:tc>
        <w:tc>
          <w:tcPr>
            <w:tcW w:w="3877" w:type="dxa"/>
          </w:tcPr>
          <w:p w:rsidR="00167464" w:rsidRPr="00CC3540" w:rsidRDefault="00167464" w:rsidP="00EA6731">
            <w:pPr>
              <w:widowControl w:val="0"/>
              <w:spacing w:before="120"/>
              <w:ind w:left="-14" w:right="14"/>
              <w:jc w:val="center"/>
              <w:rPr>
                <w:ins w:id="13490" w:author="HungNguyen" w:date="2012-04-17T17:28:00Z"/>
                <w:b w:val="0"/>
                <w:lang w:eastAsia="ja-JP"/>
              </w:rPr>
            </w:pPr>
            <w:ins w:id="13491" w:author="HungNguyen" w:date="2012-04-17T17:28:00Z">
              <w:r w:rsidRPr="00CC3540">
                <w:rPr>
                  <w:rFonts w:ascii="Tahoma" w:eastAsia="MS Mincho" w:hAnsi="Tahoma" w:cs="Arial"/>
                  <w:b w:val="0"/>
                  <w:snapToGrid w:val="0"/>
                  <w:color w:val="auto"/>
                  <w:sz w:val="20"/>
                  <w:szCs w:val="20"/>
                  <w:lang w:eastAsia="ja-JP"/>
                </w:rPr>
                <w:t>Description</w:t>
              </w:r>
            </w:ins>
          </w:p>
        </w:tc>
      </w:tr>
      <w:tr w:rsidR="00167464" w:rsidRPr="008D0F7B" w:rsidTr="00EA6731">
        <w:trPr>
          <w:ins w:id="13492" w:author="HungNguyen" w:date="2012-04-17T17:28:00Z"/>
        </w:trPr>
        <w:tc>
          <w:tcPr>
            <w:tcW w:w="577" w:type="dxa"/>
          </w:tcPr>
          <w:p w:rsidR="00167464" w:rsidRPr="00CC3540" w:rsidRDefault="00167464" w:rsidP="00EA6731">
            <w:pPr>
              <w:pStyle w:val="comment"/>
              <w:ind w:left="0"/>
              <w:rPr>
                <w:ins w:id="13493" w:author="HungNguyen" w:date="2012-04-17T17:28:00Z"/>
                <w:rFonts w:ascii="Times New Roman" w:hAnsi="Times New Roman" w:cs="Times New Roman"/>
                <w:i w:val="0"/>
                <w:color w:val="auto"/>
                <w:sz w:val="22"/>
                <w:szCs w:val="22"/>
              </w:rPr>
            </w:pPr>
            <w:ins w:id="13494" w:author="HungNguyen" w:date="2012-04-17T17:28:00Z">
              <w:r w:rsidRPr="00CC3540">
                <w:rPr>
                  <w:rFonts w:ascii="Times New Roman" w:hAnsi="Times New Roman" w:cs="Times New Roman"/>
                  <w:i w:val="0"/>
                  <w:color w:val="auto"/>
                  <w:sz w:val="22"/>
                  <w:szCs w:val="22"/>
                </w:rPr>
                <w:t>01</w:t>
              </w:r>
            </w:ins>
          </w:p>
        </w:tc>
        <w:tc>
          <w:tcPr>
            <w:tcW w:w="1601" w:type="dxa"/>
          </w:tcPr>
          <w:p w:rsidR="00167464" w:rsidRPr="00CC3540" w:rsidRDefault="00167464" w:rsidP="00EA6731">
            <w:pPr>
              <w:pStyle w:val="comment"/>
              <w:ind w:left="0"/>
              <w:rPr>
                <w:ins w:id="13495" w:author="HungNguyen" w:date="2012-04-17T17:28:00Z"/>
                <w:rFonts w:ascii="Times New Roman" w:hAnsi="Times New Roman" w:cs="Times New Roman"/>
                <w:i w:val="0"/>
                <w:color w:val="auto"/>
                <w:sz w:val="22"/>
                <w:szCs w:val="22"/>
              </w:rPr>
            </w:pPr>
            <w:ins w:id="13496" w:author="HungNguyen" w:date="2012-04-17T17:28:00Z">
              <w:r>
                <w:rPr>
                  <w:rFonts w:ascii="Times New Roman" w:hAnsi="Times New Roman" w:cs="Times New Roman"/>
                  <w:i w:val="0"/>
                  <w:color w:val="auto"/>
                  <w:sz w:val="22"/>
                  <w:szCs w:val="22"/>
                </w:rPr>
                <w:t>i</w:t>
              </w:r>
            </w:ins>
          </w:p>
        </w:tc>
        <w:tc>
          <w:tcPr>
            <w:tcW w:w="1620" w:type="dxa"/>
          </w:tcPr>
          <w:p w:rsidR="00167464" w:rsidRPr="00CC3540" w:rsidRDefault="00167464" w:rsidP="00EA6731">
            <w:pPr>
              <w:pStyle w:val="comment"/>
              <w:ind w:left="0"/>
              <w:rPr>
                <w:ins w:id="13497" w:author="HungNguyen" w:date="2012-04-17T17:28:00Z"/>
                <w:rFonts w:ascii="Times New Roman" w:hAnsi="Times New Roman" w:cs="Times New Roman"/>
                <w:i w:val="0"/>
                <w:color w:val="auto"/>
                <w:sz w:val="22"/>
                <w:szCs w:val="22"/>
              </w:rPr>
            </w:pPr>
            <w:ins w:id="13498" w:author="HungNguyen" w:date="2012-04-17T17:28:00Z">
              <w:r>
                <w:rPr>
                  <w:rFonts w:ascii="Times New Roman" w:hAnsi="Times New Roman" w:cs="Times New Roman"/>
                  <w:i w:val="0"/>
                  <w:color w:val="auto"/>
                  <w:sz w:val="22"/>
                  <w:szCs w:val="22"/>
                </w:rPr>
                <w:t>Inline</w:t>
              </w:r>
            </w:ins>
          </w:p>
        </w:tc>
        <w:tc>
          <w:tcPr>
            <w:tcW w:w="810" w:type="dxa"/>
          </w:tcPr>
          <w:p w:rsidR="00167464" w:rsidRPr="00CC3540" w:rsidRDefault="00167464" w:rsidP="00EA6731">
            <w:pPr>
              <w:pStyle w:val="comment"/>
              <w:ind w:left="0"/>
              <w:rPr>
                <w:ins w:id="13499" w:author="HungNguyen" w:date="2012-04-17T17:28:00Z"/>
                <w:rFonts w:ascii="Times New Roman" w:hAnsi="Times New Roman" w:cs="Times New Roman"/>
                <w:i w:val="0"/>
                <w:color w:val="auto"/>
                <w:sz w:val="22"/>
                <w:szCs w:val="22"/>
              </w:rPr>
            </w:pPr>
            <w:ins w:id="13500" w:author="HungNguyen" w:date="2012-04-17T17:28:00Z">
              <w:r w:rsidRPr="00CC3540">
                <w:rPr>
                  <w:rFonts w:ascii="Times New Roman" w:hAnsi="Times New Roman" w:cs="Times New Roman"/>
                  <w:i w:val="0"/>
                  <w:color w:val="auto"/>
                  <w:sz w:val="22"/>
                  <w:szCs w:val="22"/>
                </w:rPr>
                <w:t>In</w:t>
              </w:r>
            </w:ins>
          </w:p>
        </w:tc>
        <w:tc>
          <w:tcPr>
            <w:tcW w:w="1080" w:type="dxa"/>
          </w:tcPr>
          <w:p w:rsidR="00167464" w:rsidRPr="00CC3540" w:rsidRDefault="00167464" w:rsidP="00EA6731">
            <w:pPr>
              <w:pStyle w:val="comment"/>
              <w:ind w:left="0"/>
              <w:rPr>
                <w:ins w:id="13501" w:author="HungNguyen" w:date="2012-04-17T17:28:00Z"/>
                <w:rFonts w:ascii="Times New Roman" w:hAnsi="Times New Roman" w:cs="Times New Roman"/>
                <w:i w:val="0"/>
                <w:color w:val="auto"/>
                <w:sz w:val="22"/>
                <w:szCs w:val="22"/>
              </w:rPr>
            </w:pPr>
          </w:p>
        </w:tc>
        <w:tc>
          <w:tcPr>
            <w:tcW w:w="3877" w:type="dxa"/>
          </w:tcPr>
          <w:p w:rsidR="00167464" w:rsidRPr="00CC3540" w:rsidRDefault="00167464" w:rsidP="00EA6731">
            <w:pPr>
              <w:pStyle w:val="comment"/>
              <w:ind w:left="0"/>
              <w:rPr>
                <w:ins w:id="13502" w:author="HungNguyen" w:date="2012-04-17T17:28:00Z"/>
                <w:rFonts w:ascii="Times New Roman" w:hAnsi="Times New Roman" w:cs="Times New Roman"/>
                <w:i w:val="0"/>
                <w:color w:val="auto"/>
                <w:sz w:val="22"/>
                <w:szCs w:val="22"/>
              </w:rPr>
            </w:pPr>
            <w:ins w:id="13503" w:author="HungNguyen" w:date="2012-04-17T17:28:00Z">
              <w:r w:rsidRPr="00CC3540">
                <w:rPr>
                  <w:rFonts w:ascii="Times New Roman" w:hAnsi="Times New Roman" w:cs="Times New Roman"/>
                  <w:i w:val="0"/>
                  <w:color w:val="auto"/>
                  <w:sz w:val="22"/>
                  <w:szCs w:val="22"/>
                </w:rPr>
                <w:t>The parameter</w:t>
              </w:r>
            </w:ins>
          </w:p>
        </w:tc>
      </w:tr>
    </w:tbl>
    <w:p w:rsidR="00167464" w:rsidRPr="00CC3540" w:rsidRDefault="00167464" w:rsidP="00167464">
      <w:pPr>
        <w:rPr>
          <w:ins w:id="13504" w:author="HungNguyen" w:date="2012-04-17T17:28:00Z"/>
        </w:rPr>
      </w:pPr>
    </w:p>
    <w:p w:rsidR="00167464" w:rsidRPr="00002CBC" w:rsidRDefault="00167464">
      <w:pPr>
        <w:rPr>
          <w:ins w:id="13505" w:author="HungNguyen" w:date="2012-04-17T17:27:00Z"/>
        </w:rPr>
        <w:pPrChange w:id="13506" w:author="HungNguyen" w:date="2012-04-17T17:27:00Z">
          <w:pPr>
            <w:pStyle w:val="Heading6"/>
          </w:pPr>
        </w:pPrChange>
      </w:pPr>
    </w:p>
    <w:p w:rsidR="00167464" w:rsidRDefault="00167464">
      <w:pPr>
        <w:pStyle w:val="Heading6"/>
        <w:rPr>
          <w:ins w:id="13507" w:author="HungNguyen" w:date="2012-04-17T17:34:00Z"/>
        </w:rPr>
      </w:pPr>
      <w:ins w:id="13508" w:author="HungNguyen" w:date="2012-04-17T17:29:00Z">
        <w:r>
          <w:t>TransformImagesTo64</w:t>
        </w:r>
      </w:ins>
      <w:ins w:id="13509" w:author="HungNguyen" w:date="2012-04-17T17:34:00Z">
        <w:r>
          <w:t xml:space="preserve"> method</w:t>
        </w:r>
      </w:ins>
    </w:p>
    <w:p w:rsidR="00167464" w:rsidRPr="00D60E4A" w:rsidRDefault="00167464" w:rsidP="00167464">
      <w:pPr>
        <w:pStyle w:val="ListParagraph"/>
        <w:numPr>
          <w:ilvl w:val="0"/>
          <w:numId w:val="11"/>
        </w:numPr>
        <w:autoSpaceDE w:val="0"/>
        <w:autoSpaceDN w:val="0"/>
        <w:adjustRightInd w:val="0"/>
        <w:spacing w:after="0" w:line="240" w:lineRule="auto"/>
        <w:rPr>
          <w:ins w:id="13510" w:author="HungNguyen" w:date="2012-04-17T17:35:00Z"/>
          <w:rFonts w:ascii="Cambria" w:eastAsia="MS Gothic" w:hAnsi="Cambria"/>
          <w:b/>
          <w:bCs/>
          <w:i/>
          <w:iCs/>
          <w:color w:val="4F81BD"/>
        </w:rPr>
      </w:pPr>
      <w:ins w:id="13511" w:author="HungNguyen" w:date="2012-04-17T17:35:00Z">
        <w:r w:rsidRPr="00D60E4A">
          <w:rPr>
            <w:rFonts w:ascii="Cambria" w:eastAsia="MS Gothic" w:hAnsi="Cambria"/>
            <w:b/>
            <w:bCs/>
            <w:i/>
            <w:iCs/>
            <w:color w:val="4F81BD"/>
          </w:rPr>
          <w:t xml:space="preserve">Method Declaration:   </w:t>
        </w:r>
      </w:ins>
    </w:p>
    <w:p w:rsidR="00742A6D" w:rsidRPr="00742A6D" w:rsidRDefault="00742A6D">
      <w:pPr>
        <w:pStyle w:val="ListParagraph"/>
        <w:autoSpaceDE w:val="0"/>
        <w:autoSpaceDN w:val="0"/>
        <w:adjustRightInd w:val="0"/>
        <w:spacing w:after="0" w:line="240" w:lineRule="auto"/>
        <w:ind w:firstLine="720"/>
        <w:rPr>
          <w:ins w:id="13512" w:author="HungNguyen" w:date="2012-04-17T17:36:00Z"/>
          <w:rFonts w:ascii="Consolas" w:eastAsiaTheme="minorEastAsia" w:hAnsi="Consolas" w:cs="Consolas"/>
          <w:sz w:val="19"/>
          <w:szCs w:val="19"/>
          <w:lang w:eastAsia="ja-JP"/>
        </w:rPr>
        <w:pPrChange w:id="13513" w:author="HungNguyen" w:date="2012-04-17T17:37:00Z">
          <w:pPr>
            <w:pStyle w:val="ListParagraph"/>
            <w:numPr>
              <w:numId w:val="11"/>
            </w:numPr>
            <w:autoSpaceDE w:val="0"/>
            <w:autoSpaceDN w:val="0"/>
            <w:adjustRightInd w:val="0"/>
            <w:spacing w:after="0" w:line="240" w:lineRule="auto"/>
            <w:ind w:hanging="360"/>
          </w:pPr>
        </w:pPrChange>
      </w:pPr>
      <w:proofErr w:type="gramStart"/>
      <w:ins w:id="13514" w:author="HungNguyen" w:date="2012-04-17T17:36:00Z">
        <w:r w:rsidRPr="00742A6D">
          <w:rPr>
            <w:rFonts w:ascii="Consolas" w:eastAsiaTheme="minorEastAsia" w:hAnsi="Consolas" w:cs="Consolas"/>
            <w:color w:val="0000FF"/>
            <w:sz w:val="19"/>
            <w:szCs w:val="19"/>
            <w:lang w:eastAsia="ja-JP"/>
          </w:rPr>
          <w:t>public</w:t>
        </w:r>
        <w:proofErr w:type="gramEnd"/>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static</w:t>
        </w:r>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void</w:t>
        </w:r>
        <w:r w:rsidRPr="00742A6D">
          <w:rPr>
            <w:rFonts w:ascii="Consolas" w:eastAsiaTheme="minorEastAsia" w:hAnsi="Consolas" w:cs="Consolas"/>
            <w:sz w:val="19"/>
            <w:szCs w:val="19"/>
            <w:lang w:eastAsia="ja-JP"/>
          </w:rPr>
          <w:t xml:space="preserve"> TransformImagesTo64(</w:t>
        </w:r>
        <w:r w:rsidRPr="00742A6D">
          <w:rPr>
            <w:rFonts w:ascii="Consolas" w:eastAsiaTheme="minorEastAsia" w:hAnsi="Consolas" w:cs="Consolas"/>
            <w:color w:val="2B91AF"/>
            <w:sz w:val="19"/>
            <w:szCs w:val="19"/>
            <w:lang w:eastAsia="ja-JP"/>
          </w:rPr>
          <w:t>Block</w:t>
        </w:r>
        <w:r w:rsidRPr="00742A6D">
          <w:rPr>
            <w:rFonts w:ascii="Consolas" w:eastAsiaTheme="minorEastAsia" w:hAnsi="Consolas" w:cs="Consolas"/>
            <w:sz w:val="19"/>
            <w:szCs w:val="19"/>
            <w:lang w:eastAsia="ja-JP"/>
          </w:rPr>
          <w:t xml:space="preserve"> b)</w:t>
        </w:r>
      </w:ins>
    </w:p>
    <w:p w:rsidR="00167464" w:rsidRPr="00D60E4A" w:rsidRDefault="00167464" w:rsidP="00167464">
      <w:pPr>
        <w:autoSpaceDE w:val="0"/>
        <w:autoSpaceDN w:val="0"/>
        <w:adjustRightInd w:val="0"/>
        <w:spacing w:after="0" w:line="240" w:lineRule="auto"/>
        <w:rPr>
          <w:ins w:id="13515" w:author="HungNguyen" w:date="2012-04-17T17:35:00Z"/>
          <w:rFonts w:ascii="Cambria" w:eastAsia="MS Gothic" w:hAnsi="Cambria"/>
          <w:b/>
          <w:bCs/>
          <w:i/>
          <w:iCs/>
          <w:color w:val="4F81BD"/>
        </w:rPr>
      </w:pPr>
    </w:p>
    <w:p w:rsidR="00167464" w:rsidRPr="005027D1" w:rsidRDefault="00167464" w:rsidP="00167464">
      <w:pPr>
        <w:pStyle w:val="comment"/>
        <w:numPr>
          <w:ilvl w:val="0"/>
          <w:numId w:val="11"/>
        </w:numPr>
        <w:rPr>
          <w:ins w:id="13516" w:author="HungNguyen" w:date="2012-04-17T17:35:00Z"/>
          <w:i w:val="0"/>
          <w:color w:val="auto"/>
        </w:rPr>
      </w:pPr>
      <w:ins w:id="13517" w:author="HungNguyen" w:date="2012-04-17T17:35: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167464" w:rsidRPr="00CC3540" w:rsidRDefault="00167464" w:rsidP="00167464">
      <w:pPr>
        <w:pStyle w:val="comment"/>
        <w:ind w:firstLine="720"/>
        <w:rPr>
          <w:ins w:id="13518" w:author="HungNguyen" w:date="2012-04-17T17:35:00Z"/>
          <w:rFonts w:ascii="Cambria" w:eastAsia="MS Gothic" w:hAnsi="Cambria" w:cs="Times New Roman"/>
          <w:b/>
          <w:iCs/>
          <w:snapToGrid/>
          <w:color w:val="4F81BD"/>
          <w:sz w:val="22"/>
          <w:szCs w:val="22"/>
          <w:lang w:eastAsia="en-US"/>
        </w:rPr>
      </w:pPr>
      <w:ins w:id="13519" w:author="HungNguyen" w:date="2012-04-17T17:35:00Z">
        <w:r>
          <w:rPr>
            <w:rFonts w:ascii="Times New Roman" w:hAnsi="Times New Roman" w:cs="Times New Roman"/>
            <w:i w:val="0"/>
            <w:color w:val="auto"/>
            <w:sz w:val="22"/>
            <w:szCs w:val="22"/>
          </w:rPr>
          <w:t>Transform image</w:t>
        </w:r>
        <w:r w:rsidR="00742A6D">
          <w:rPr>
            <w:rFonts w:ascii="Times New Roman" w:hAnsi="Times New Roman" w:cs="Times New Roman"/>
            <w:i w:val="0"/>
            <w:color w:val="auto"/>
            <w:sz w:val="22"/>
            <w:szCs w:val="22"/>
          </w:rPr>
          <w:t xml:space="preserve"> in </w:t>
        </w:r>
      </w:ins>
      <w:ins w:id="13520" w:author="HungNguyen" w:date="2012-04-17T17:37:00Z">
        <w:r w:rsidR="00742A6D">
          <w:rPr>
            <w:rFonts w:ascii="Times New Roman" w:hAnsi="Times New Roman" w:cs="Times New Roman"/>
            <w:i w:val="0"/>
            <w:color w:val="auto"/>
            <w:sz w:val="22"/>
            <w:szCs w:val="22"/>
          </w:rPr>
          <w:t>block</w:t>
        </w:r>
      </w:ins>
      <w:ins w:id="13521" w:author="HungNguyen" w:date="2012-04-17T17:35:00Z">
        <w:r>
          <w:rPr>
            <w:rFonts w:ascii="Times New Roman" w:hAnsi="Times New Roman" w:cs="Times New Roman"/>
            <w:i w:val="0"/>
            <w:color w:val="auto"/>
            <w:sz w:val="22"/>
            <w:szCs w:val="22"/>
          </w:rPr>
          <w:t xml:space="preserve"> to base 64</w:t>
        </w:r>
      </w:ins>
    </w:p>
    <w:p w:rsidR="00167464" w:rsidRPr="00D60E4A" w:rsidRDefault="00167464" w:rsidP="00167464">
      <w:pPr>
        <w:pStyle w:val="comment"/>
        <w:numPr>
          <w:ilvl w:val="0"/>
          <w:numId w:val="11"/>
        </w:numPr>
        <w:rPr>
          <w:ins w:id="13522" w:author="HungNguyen" w:date="2012-04-17T17:35:00Z"/>
          <w:rFonts w:ascii="Cambria" w:eastAsia="MS Gothic" w:hAnsi="Cambria" w:cs="Times New Roman"/>
          <w:b/>
          <w:iCs/>
          <w:snapToGrid/>
          <w:color w:val="4F81BD"/>
          <w:sz w:val="22"/>
          <w:szCs w:val="22"/>
          <w:lang w:eastAsia="en-US"/>
        </w:rPr>
      </w:pPr>
      <w:ins w:id="13523" w:author="HungNguyen" w:date="2012-04-17T17:35: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167464" w:rsidRPr="00D229E5" w:rsidTr="00EA6731">
        <w:trPr>
          <w:cnfStyle w:val="100000000000" w:firstRow="1" w:lastRow="0" w:firstColumn="0" w:lastColumn="0" w:oddVBand="0" w:evenVBand="0" w:oddHBand="0" w:evenHBand="0" w:firstRowFirstColumn="0" w:firstRowLastColumn="0" w:lastRowFirstColumn="0" w:lastRowLastColumn="0"/>
          <w:ins w:id="13524" w:author="HungNguyen" w:date="2012-04-17T17:35:00Z"/>
        </w:trPr>
        <w:tc>
          <w:tcPr>
            <w:tcW w:w="577" w:type="dxa"/>
          </w:tcPr>
          <w:p w:rsidR="00167464" w:rsidRPr="00CC3540" w:rsidRDefault="00167464" w:rsidP="00EA6731">
            <w:pPr>
              <w:widowControl w:val="0"/>
              <w:spacing w:before="120"/>
              <w:ind w:left="-14" w:right="14"/>
              <w:jc w:val="center"/>
              <w:rPr>
                <w:ins w:id="13525" w:author="HungNguyen" w:date="2012-04-17T17:35:00Z"/>
                <w:b w:val="0"/>
                <w:lang w:eastAsia="ja-JP"/>
              </w:rPr>
            </w:pPr>
            <w:ins w:id="13526" w:author="HungNguyen" w:date="2012-04-17T17:35:00Z">
              <w:r w:rsidRPr="00CC3540">
                <w:rPr>
                  <w:rFonts w:ascii="Tahoma" w:eastAsia="MS Mincho" w:hAnsi="Tahoma" w:cs="Arial"/>
                  <w:b w:val="0"/>
                  <w:snapToGrid w:val="0"/>
                  <w:color w:val="auto"/>
                  <w:sz w:val="20"/>
                  <w:szCs w:val="20"/>
                  <w:lang w:eastAsia="ja-JP"/>
                </w:rPr>
                <w:t>No</w:t>
              </w:r>
            </w:ins>
          </w:p>
        </w:tc>
        <w:tc>
          <w:tcPr>
            <w:tcW w:w="1601" w:type="dxa"/>
          </w:tcPr>
          <w:p w:rsidR="00167464" w:rsidRPr="00CC3540" w:rsidRDefault="00167464" w:rsidP="00EA6731">
            <w:pPr>
              <w:widowControl w:val="0"/>
              <w:spacing w:before="120"/>
              <w:ind w:left="-14" w:right="14"/>
              <w:jc w:val="center"/>
              <w:rPr>
                <w:ins w:id="13527" w:author="HungNguyen" w:date="2012-04-17T17:35:00Z"/>
                <w:b w:val="0"/>
                <w:lang w:eastAsia="ja-JP"/>
              </w:rPr>
            </w:pPr>
            <w:ins w:id="13528" w:author="HungNguyen" w:date="2012-04-17T17:35:00Z">
              <w:r w:rsidRPr="00CC3540">
                <w:rPr>
                  <w:rFonts w:ascii="Tahoma" w:eastAsia="MS Mincho" w:hAnsi="Tahoma" w:cs="Arial"/>
                  <w:b w:val="0"/>
                  <w:snapToGrid w:val="0"/>
                  <w:color w:val="auto"/>
                  <w:sz w:val="20"/>
                  <w:szCs w:val="20"/>
                  <w:lang w:eastAsia="ja-JP"/>
                </w:rPr>
                <w:t>Parameter</w:t>
              </w:r>
            </w:ins>
          </w:p>
        </w:tc>
        <w:tc>
          <w:tcPr>
            <w:tcW w:w="1620" w:type="dxa"/>
          </w:tcPr>
          <w:p w:rsidR="00167464" w:rsidRPr="00CC3540" w:rsidRDefault="00167464" w:rsidP="00EA6731">
            <w:pPr>
              <w:widowControl w:val="0"/>
              <w:spacing w:before="120"/>
              <w:ind w:left="-14" w:right="14"/>
              <w:jc w:val="center"/>
              <w:rPr>
                <w:ins w:id="13529" w:author="HungNguyen" w:date="2012-04-17T17:35:00Z"/>
                <w:b w:val="0"/>
                <w:lang w:eastAsia="ja-JP"/>
              </w:rPr>
            </w:pPr>
            <w:ins w:id="13530" w:author="HungNguyen" w:date="2012-04-17T17:35:00Z">
              <w:r w:rsidRPr="00CC3540">
                <w:rPr>
                  <w:rFonts w:ascii="Tahoma" w:eastAsia="MS Mincho" w:hAnsi="Tahoma" w:cs="Arial"/>
                  <w:b w:val="0"/>
                  <w:snapToGrid w:val="0"/>
                  <w:color w:val="auto"/>
                  <w:sz w:val="20"/>
                  <w:szCs w:val="20"/>
                  <w:lang w:eastAsia="ja-JP"/>
                </w:rPr>
                <w:t>Type</w:t>
              </w:r>
            </w:ins>
          </w:p>
        </w:tc>
        <w:tc>
          <w:tcPr>
            <w:tcW w:w="810" w:type="dxa"/>
          </w:tcPr>
          <w:p w:rsidR="00167464" w:rsidRPr="00CC3540" w:rsidRDefault="00167464" w:rsidP="00EA6731">
            <w:pPr>
              <w:widowControl w:val="0"/>
              <w:spacing w:before="120"/>
              <w:ind w:left="-14" w:right="14"/>
              <w:jc w:val="center"/>
              <w:rPr>
                <w:ins w:id="13531" w:author="HungNguyen" w:date="2012-04-17T17:35:00Z"/>
                <w:b w:val="0"/>
                <w:lang w:eastAsia="ja-JP"/>
              </w:rPr>
            </w:pPr>
            <w:ins w:id="13532" w:author="HungNguyen" w:date="2012-04-17T17:35:00Z">
              <w:r w:rsidRPr="00CC3540">
                <w:rPr>
                  <w:rFonts w:ascii="Tahoma" w:eastAsia="MS Mincho" w:hAnsi="Tahoma" w:cs="Arial"/>
                  <w:b w:val="0"/>
                  <w:snapToGrid w:val="0"/>
                  <w:color w:val="auto"/>
                  <w:sz w:val="20"/>
                  <w:szCs w:val="20"/>
                  <w:lang w:eastAsia="ja-JP"/>
                </w:rPr>
                <w:t>In/out</w:t>
              </w:r>
            </w:ins>
          </w:p>
        </w:tc>
        <w:tc>
          <w:tcPr>
            <w:tcW w:w="1080" w:type="dxa"/>
          </w:tcPr>
          <w:p w:rsidR="00167464" w:rsidRPr="00CC3540" w:rsidRDefault="00167464" w:rsidP="00EA6731">
            <w:pPr>
              <w:widowControl w:val="0"/>
              <w:spacing w:before="120"/>
              <w:ind w:left="-14" w:right="14"/>
              <w:jc w:val="center"/>
              <w:rPr>
                <w:ins w:id="13533" w:author="HungNguyen" w:date="2012-04-17T17:35:00Z"/>
                <w:b w:val="0"/>
                <w:lang w:eastAsia="ja-JP"/>
              </w:rPr>
            </w:pPr>
            <w:ins w:id="13534" w:author="HungNguyen" w:date="2012-04-17T17:35:00Z">
              <w:r w:rsidRPr="00CC3540">
                <w:rPr>
                  <w:rFonts w:ascii="Tahoma" w:eastAsia="MS Mincho" w:hAnsi="Tahoma" w:cs="Arial"/>
                  <w:b w:val="0"/>
                  <w:snapToGrid w:val="0"/>
                  <w:color w:val="auto"/>
                  <w:sz w:val="20"/>
                  <w:szCs w:val="20"/>
                  <w:lang w:eastAsia="ja-JP"/>
                </w:rPr>
                <w:t>Default</w:t>
              </w:r>
            </w:ins>
          </w:p>
        </w:tc>
        <w:tc>
          <w:tcPr>
            <w:tcW w:w="3877" w:type="dxa"/>
          </w:tcPr>
          <w:p w:rsidR="00167464" w:rsidRPr="00CC3540" w:rsidRDefault="00167464" w:rsidP="00EA6731">
            <w:pPr>
              <w:widowControl w:val="0"/>
              <w:spacing w:before="120"/>
              <w:ind w:left="-14" w:right="14"/>
              <w:jc w:val="center"/>
              <w:rPr>
                <w:ins w:id="13535" w:author="HungNguyen" w:date="2012-04-17T17:35:00Z"/>
                <w:b w:val="0"/>
                <w:lang w:eastAsia="ja-JP"/>
              </w:rPr>
            </w:pPr>
            <w:ins w:id="13536" w:author="HungNguyen" w:date="2012-04-17T17:35:00Z">
              <w:r w:rsidRPr="00CC3540">
                <w:rPr>
                  <w:rFonts w:ascii="Tahoma" w:eastAsia="MS Mincho" w:hAnsi="Tahoma" w:cs="Arial"/>
                  <w:b w:val="0"/>
                  <w:snapToGrid w:val="0"/>
                  <w:color w:val="auto"/>
                  <w:sz w:val="20"/>
                  <w:szCs w:val="20"/>
                  <w:lang w:eastAsia="ja-JP"/>
                </w:rPr>
                <w:t>Description</w:t>
              </w:r>
            </w:ins>
          </w:p>
        </w:tc>
      </w:tr>
      <w:tr w:rsidR="00167464" w:rsidRPr="008D0F7B" w:rsidTr="00EA6731">
        <w:trPr>
          <w:ins w:id="13537" w:author="HungNguyen" w:date="2012-04-17T17:35:00Z"/>
        </w:trPr>
        <w:tc>
          <w:tcPr>
            <w:tcW w:w="577" w:type="dxa"/>
          </w:tcPr>
          <w:p w:rsidR="00167464" w:rsidRPr="00CC3540" w:rsidRDefault="00167464" w:rsidP="00EA6731">
            <w:pPr>
              <w:pStyle w:val="comment"/>
              <w:ind w:left="0"/>
              <w:rPr>
                <w:ins w:id="13538" w:author="HungNguyen" w:date="2012-04-17T17:35:00Z"/>
                <w:rFonts w:ascii="Times New Roman" w:hAnsi="Times New Roman" w:cs="Times New Roman"/>
                <w:i w:val="0"/>
                <w:color w:val="auto"/>
                <w:sz w:val="22"/>
                <w:szCs w:val="22"/>
              </w:rPr>
            </w:pPr>
            <w:ins w:id="13539" w:author="HungNguyen" w:date="2012-04-17T17:35:00Z">
              <w:r w:rsidRPr="00CC3540">
                <w:rPr>
                  <w:rFonts w:ascii="Times New Roman" w:hAnsi="Times New Roman" w:cs="Times New Roman"/>
                  <w:i w:val="0"/>
                  <w:color w:val="auto"/>
                  <w:sz w:val="22"/>
                  <w:szCs w:val="22"/>
                </w:rPr>
                <w:t>01</w:t>
              </w:r>
            </w:ins>
          </w:p>
        </w:tc>
        <w:tc>
          <w:tcPr>
            <w:tcW w:w="1601" w:type="dxa"/>
          </w:tcPr>
          <w:p w:rsidR="00167464" w:rsidRPr="00CC3540" w:rsidRDefault="00742A6D" w:rsidP="00EA6731">
            <w:pPr>
              <w:pStyle w:val="comment"/>
              <w:ind w:left="0"/>
              <w:rPr>
                <w:ins w:id="13540" w:author="HungNguyen" w:date="2012-04-17T17:35:00Z"/>
                <w:rFonts w:ascii="Times New Roman" w:hAnsi="Times New Roman" w:cs="Times New Roman"/>
                <w:i w:val="0"/>
                <w:color w:val="auto"/>
                <w:sz w:val="22"/>
                <w:szCs w:val="22"/>
              </w:rPr>
            </w:pPr>
            <w:ins w:id="13541" w:author="HungNguyen" w:date="2012-04-17T17:37:00Z">
              <w:r>
                <w:rPr>
                  <w:rFonts w:ascii="Times New Roman" w:hAnsi="Times New Roman" w:cs="Times New Roman"/>
                  <w:i w:val="0"/>
                  <w:color w:val="auto"/>
                  <w:sz w:val="22"/>
                  <w:szCs w:val="22"/>
                </w:rPr>
                <w:t>b</w:t>
              </w:r>
            </w:ins>
          </w:p>
        </w:tc>
        <w:tc>
          <w:tcPr>
            <w:tcW w:w="1620" w:type="dxa"/>
          </w:tcPr>
          <w:p w:rsidR="00167464" w:rsidRPr="00CC3540" w:rsidRDefault="00742A6D" w:rsidP="00EA6731">
            <w:pPr>
              <w:pStyle w:val="comment"/>
              <w:ind w:left="0"/>
              <w:rPr>
                <w:ins w:id="13542" w:author="HungNguyen" w:date="2012-04-17T17:35:00Z"/>
                <w:rFonts w:ascii="Times New Roman" w:hAnsi="Times New Roman" w:cs="Times New Roman"/>
                <w:i w:val="0"/>
                <w:color w:val="auto"/>
                <w:sz w:val="22"/>
                <w:szCs w:val="22"/>
              </w:rPr>
            </w:pPr>
            <w:ins w:id="13543" w:author="HungNguyen" w:date="2012-04-17T17:37:00Z">
              <w:r>
                <w:rPr>
                  <w:rFonts w:ascii="Times New Roman" w:hAnsi="Times New Roman" w:cs="Times New Roman"/>
                  <w:i w:val="0"/>
                  <w:color w:val="auto"/>
                  <w:sz w:val="22"/>
                  <w:szCs w:val="22"/>
                </w:rPr>
                <w:t>Block</w:t>
              </w:r>
            </w:ins>
          </w:p>
        </w:tc>
        <w:tc>
          <w:tcPr>
            <w:tcW w:w="810" w:type="dxa"/>
          </w:tcPr>
          <w:p w:rsidR="00167464" w:rsidRPr="00CC3540" w:rsidRDefault="00167464" w:rsidP="00EA6731">
            <w:pPr>
              <w:pStyle w:val="comment"/>
              <w:ind w:left="0"/>
              <w:rPr>
                <w:ins w:id="13544" w:author="HungNguyen" w:date="2012-04-17T17:35:00Z"/>
                <w:rFonts w:ascii="Times New Roman" w:hAnsi="Times New Roman" w:cs="Times New Roman"/>
                <w:i w:val="0"/>
                <w:color w:val="auto"/>
                <w:sz w:val="22"/>
                <w:szCs w:val="22"/>
              </w:rPr>
            </w:pPr>
            <w:ins w:id="13545" w:author="HungNguyen" w:date="2012-04-17T17:35:00Z">
              <w:r w:rsidRPr="00CC3540">
                <w:rPr>
                  <w:rFonts w:ascii="Times New Roman" w:hAnsi="Times New Roman" w:cs="Times New Roman"/>
                  <w:i w:val="0"/>
                  <w:color w:val="auto"/>
                  <w:sz w:val="22"/>
                  <w:szCs w:val="22"/>
                </w:rPr>
                <w:t>In</w:t>
              </w:r>
            </w:ins>
          </w:p>
        </w:tc>
        <w:tc>
          <w:tcPr>
            <w:tcW w:w="1080" w:type="dxa"/>
          </w:tcPr>
          <w:p w:rsidR="00167464" w:rsidRPr="00CC3540" w:rsidRDefault="00167464" w:rsidP="00EA6731">
            <w:pPr>
              <w:pStyle w:val="comment"/>
              <w:ind w:left="0"/>
              <w:rPr>
                <w:ins w:id="13546" w:author="HungNguyen" w:date="2012-04-17T17:35:00Z"/>
                <w:rFonts w:ascii="Times New Roman" w:hAnsi="Times New Roman" w:cs="Times New Roman"/>
                <w:i w:val="0"/>
                <w:color w:val="auto"/>
                <w:sz w:val="22"/>
                <w:szCs w:val="22"/>
              </w:rPr>
            </w:pPr>
          </w:p>
        </w:tc>
        <w:tc>
          <w:tcPr>
            <w:tcW w:w="3877" w:type="dxa"/>
          </w:tcPr>
          <w:p w:rsidR="00167464" w:rsidRPr="00CC3540" w:rsidRDefault="00167464" w:rsidP="00EA6731">
            <w:pPr>
              <w:pStyle w:val="comment"/>
              <w:ind w:left="0"/>
              <w:rPr>
                <w:ins w:id="13547" w:author="HungNguyen" w:date="2012-04-17T17:35:00Z"/>
                <w:rFonts w:ascii="Times New Roman" w:hAnsi="Times New Roman" w:cs="Times New Roman"/>
                <w:i w:val="0"/>
                <w:color w:val="auto"/>
                <w:sz w:val="22"/>
                <w:szCs w:val="22"/>
              </w:rPr>
            </w:pPr>
            <w:ins w:id="13548" w:author="HungNguyen" w:date="2012-04-17T17:35:00Z">
              <w:r w:rsidRPr="00CC3540">
                <w:rPr>
                  <w:rFonts w:ascii="Times New Roman" w:hAnsi="Times New Roman" w:cs="Times New Roman"/>
                  <w:i w:val="0"/>
                  <w:color w:val="auto"/>
                  <w:sz w:val="22"/>
                  <w:szCs w:val="22"/>
                </w:rPr>
                <w:t>The parameter</w:t>
              </w:r>
            </w:ins>
          </w:p>
        </w:tc>
      </w:tr>
    </w:tbl>
    <w:p w:rsidR="00167464" w:rsidRPr="00002CBC" w:rsidRDefault="00167464">
      <w:pPr>
        <w:rPr>
          <w:ins w:id="13549" w:author="HungNguyen" w:date="2012-04-17T17:29:00Z"/>
        </w:rPr>
        <w:pPrChange w:id="13550" w:author="HungNguyen" w:date="2012-04-17T17:34:00Z">
          <w:pPr>
            <w:pStyle w:val="Heading6"/>
          </w:pPr>
        </w:pPrChange>
      </w:pPr>
    </w:p>
    <w:p w:rsidR="00742A6D" w:rsidRDefault="00742A6D">
      <w:pPr>
        <w:pStyle w:val="Heading6"/>
        <w:rPr>
          <w:ins w:id="13551" w:author="HungNguyen" w:date="2012-04-17T17:37:00Z"/>
        </w:rPr>
      </w:pPr>
      <w:ins w:id="13552" w:author="HungNguyen" w:date="2012-04-17T17:37:00Z">
        <w:r>
          <w:t>Transform64ToImage method</w:t>
        </w:r>
      </w:ins>
    </w:p>
    <w:p w:rsidR="00742A6D" w:rsidRPr="00D60E4A" w:rsidRDefault="00742A6D" w:rsidP="00742A6D">
      <w:pPr>
        <w:pStyle w:val="ListParagraph"/>
        <w:numPr>
          <w:ilvl w:val="0"/>
          <w:numId w:val="11"/>
        </w:numPr>
        <w:autoSpaceDE w:val="0"/>
        <w:autoSpaceDN w:val="0"/>
        <w:adjustRightInd w:val="0"/>
        <w:spacing w:after="0" w:line="240" w:lineRule="auto"/>
        <w:rPr>
          <w:ins w:id="13553" w:author="HungNguyen" w:date="2012-04-17T17:38:00Z"/>
          <w:rFonts w:ascii="Cambria" w:eastAsia="MS Gothic" w:hAnsi="Cambria"/>
          <w:b/>
          <w:bCs/>
          <w:i/>
          <w:iCs/>
          <w:color w:val="4F81BD"/>
        </w:rPr>
      </w:pPr>
      <w:ins w:id="13554" w:author="HungNguyen" w:date="2012-04-17T17:38:00Z">
        <w:r w:rsidRPr="00D60E4A">
          <w:rPr>
            <w:rFonts w:ascii="Cambria" w:eastAsia="MS Gothic" w:hAnsi="Cambria"/>
            <w:b/>
            <w:bCs/>
            <w:i/>
            <w:iCs/>
            <w:color w:val="4F81BD"/>
          </w:rPr>
          <w:t xml:space="preserve">Method Declaration:   </w:t>
        </w:r>
      </w:ins>
    </w:p>
    <w:p w:rsidR="00742A6D" w:rsidRPr="00742A6D" w:rsidRDefault="00742A6D">
      <w:pPr>
        <w:pStyle w:val="ListParagraph"/>
        <w:autoSpaceDE w:val="0"/>
        <w:autoSpaceDN w:val="0"/>
        <w:adjustRightInd w:val="0"/>
        <w:spacing w:after="0" w:line="240" w:lineRule="auto"/>
        <w:ind w:firstLine="720"/>
        <w:rPr>
          <w:ins w:id="13555" w:author="HungNguyen" w:date="2012-04-17T17:38:00Z"/>
          <w:rFonts w:ascii="Consolas" w:eastAsiaTheme="minorEastAsia" w:hAnsi="Consolas" w:cs="Consolas"/>
          <w:sz w:val="19"/>
          <w:szCs w:val="19"/>
          <w:lang w:eastAsia="ja-JP"/>
        </w:rPr>
        <w:pPrChange w:id="13556" w:author="HungNguyen" w:date="2012-04-17T17:38:00Z">
          <w:pPr>
            <w:pStyle w:val="ListParagraph"/>
            <w:numPr>
              <w:numId w:val="11"/>
            </w:numPr>
            <w:autoSpaceDE w:val="0"/>
            <w:autoSpaceDN w:val="0"/>
            <w:adjustRightInd w:val="0"/>
            <w:spacing w:after="0" w:line="240" w:lineRule="auto"/>
            <w:ind w:hanging="360"/>
          </w:pPr>
        </w:pPrChange>
      </w:pPr>
      <w:proofErr w:type="gramStart"/>
      <w:ins w:id="13557" w:author="HungNguyen" w:date="2012-04-17T17:38:00Z">
        <w:r w:rsidRPr="00742A6D">
          <w:rPr>
            <w:rFonts w:ascii="Consolas" w:eastAsiaTheme="minorEastAsia" w:hAnsi="Consolas" w:cs="Consolas"/>
            <w:color w:val="0000FF"/>
            <w:sz w:val="19"/>
            <w:szCs w:val="19"/>
            <w:lang w:eastAsia="ja-JP"/>
          </w:rPr>
          <w:t>public</w:t>
        </w:r>
        <w:proofErr w:type="gramEnd"/>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static</w:t>
        </w:r>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2B91AF"/>
            <w:sz w:val="19"/>
            <w:szCs w:val="19"/>
            <w:lang w:eastAsia="ja-JP"/>
          </w:rPr>
          <w:t>FlowDocument</w:t>
        </w:r>
        <w:r w:rsidRPr="00742A6D">
          <w:rPr>
            <w:rFonts w:ascii="Consolas" w:eastAsiaTheme="minorEastAsia" w:hAnsi="Consolas" w:cs="Consolas"/>
            <w:sz w:val="19"/>
            <w:szCs w:val="19"/>
            <w:lang w:eastAsia="ja-JP"/>
          </w:rPr>
          <w:t xml:space="preserve"> Transform64ToImage(</w:t>
        </w:r>
        <w:r w:rsidRPr="00742A6D">
          <w:rPr>
            <w:rFonts w:ascii="Consolas" w:eastAsiaTheme="minorEastAsia" w:hAnsi="Consolas" w:cs="Consolas"/>
            <w:color w:val="2B91AF"/>
            <w:sz w:val="19"/>
            <w:szCs w:val="19"/>
            <w:lang w:eastAsia="ja-JP"/>
          </w:rPr>
          <w:t>FlowDocument</w:t>
        </w:r>
        <w:r w:rsidRPr="00742A6D">
          <w:rPr>
            <w:rFonts w:ascii="Consolas" w:eastAsiaTheme="minorEastAsia" w:hAnsi="Consolas" w:cs="Consolas"/>
            <w:sz w:val="19"/>
            <w:szCs w:val="19"/>
            <w:lang w:eastAsia="ja-JP"/>
          </w:rPr>
          <w:t xml:space="preserve"> flowDocument)</w:t>
        </w:r>
      </w:ins>
    </w:p>
    <w:p w:rsidR="00742A6D" w:rsidRPr="00D60E4A" w:rsidRDefault="00742A6D" w:rsidP="00742A6D">
      <w:pPr>
        <w:autoSpaceDE w:val="0"/>
        <w:autoSpaceDN w:val="0"/>
        <w:adjustRightInd w:val="0"/>
        <w:spacing w:after="0" w:line="240" w:lineRule="auto"/>
        <w:rPr>
          <w:ins w:id="13558" w:author="HungNguyen" w:date="2012-04-17T17:38:00Z"/>
          <w:rFonts w:ascii="Cambria" w:eastAsia="MS Gothic" w:hAnsi="Cambria"/>
          <w:b/>
          <w:bCs/>
          <w:i/>
          <w:iCs/>
          <w:color w:val="4F81BD"/>
        </w:rPr>
      </w:pPr>
    </w:p>
    <w:p w:rsidR="00742A6D" w:rsidRPr="005027D1" w:rsidRDefault="00742A6D" w:rsidP="00742A6D">
      <w:pPr>
        <w:pStyle w:val="comment"/>
        <w:numPr>
          <w:ilvl w:val="0"/>
          <w:numId w:val="11"/>
        </w:numPr>
        <w:rPr>
          <w:ins w:id="13559" w:author="HungNguyen" w:date="2012-04-17T17:38:00Z"/>
          <w:i w:val="0"/>
          <w:color w:val="auto"/>
        </w:rPr>
      </w:pPr>
      <w:ins w:id="13560" w:author="HungNguyen" w:date="2012-04-17T17:38: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742A6D" w:rsidRPr="00742A6D" w:rsidRDefault="00742A6D">
      <w:pPr>
        <w:pStyle w:val="comment"/>
        <w:ind w:firstLine="720"/>
        <w:rPr>
          <w:ins w:id="13561" w:author="HungNguyen" w:date="2012-04-17T17:39:00Z"/>
          <w:rFonts w:ascii="Cambria" w:eastAsia="MS Gothic" w:hAnsi="Cambria" w:cs="Times New Roman"/>
          <w:b/>
          <w:iCs/>
          <w:snapToGrid/>
          <w:color w:val="4F81BD"/>
          <w:sz w:val="22"/>
          <w:szCs w:val="22"/>
          <w:lang w:eastAsia="en-US"/>
          <w:rPrChange w:id="13562" w:author="HungNguyen" w:date="2012-04-17T17:39:00Z">
            <w:rPr>
              <w:ins w:id="13563" w:author="HungNguyen" w:date="2012-04-17T17:39:00Z"/>
              <w:rFonts w:ascii="Times New Roman" w:eastAsia="MS Gothic" w:hAnsi="Times New Roman" w:cs="Times New Roman"/>
              <w:b/>
              <w:iCs/>
              <w:snapToGrid/>
              <w:color w:val="4F81BD"/>
              <w:sz w:val="22"/>
              <w:szCs w:val="22"/>
              <w:lang w:eastAsia="en-US"/>
            </w:rPr>
          </w:rPrChange>
        </w:rPr>
        <w:pPrChange w:id="13564" w:author="HungNguyen" w:date="2012-04-17T17:39:00Z">
          <w:pPr>
            <w:pStyle w:val="comment"/>
            <w:numPr>
              <w:numId w:val="11"/>
            </w:numPr>
            <w:ind w:hanging="360"/>
          </w:pPr>
        </w:pPrChange>
      </w:pPr>
      <w:ins w:id="13565" w:author="HungNguyen" w:date="2012-04-17T17:39:00Z">
        <w:r>
          <w:rPr>
            <w:rFonts w:ascii="Times New Roman" w:hAnsi="Times New Roman" w:cs="Times New Roman"/>
            <w:i w:val="0"/>
            <w:color w:val="auto"/>
            <w:sz w:val="22"/>
            <w:szCs w:val="22"/>
          </w:rPr>
          <w:lastRenderedPageBreak/>
          <w:t>Transform image base 64 in flow document to image</w:t>
        </w:r>
        <w:r w:rsidRPr="001669BE">
          <w:rPr>
            <w:rFonts w:ascii="Times New Roman" w:eastAsia="MS Gothic" w:hAnsi="Times New Roman" w:cs="Times New Roman" w:hint="eastAsia"/>
            <w:b/>
            <w:iCs/>
            <w:snapToGrid/>
            <w:color w:val="4F81BD"/>
            <w:sz w:val="22"/>
            <w:szCs w:val="22"/>
            <w:lang w:eastAsia="en-US"/>
          </w:rPr>
          <w:t xml:space="preserve"> </w:t>
        </w:r>
      </w:ins>
    </w:p>
    <w:p w:rsidR="00742A6D" w:rsidRPr="00D60E4A" w:rsidRDefault="00742A6D" w:rsidP="00742A6D">
      <w:pPr>
        <w:pStyle w:val="comment"/>
        <w:numPr>
          <w:ilvl w:val="0"/>
          <w:numId w:val="11"/>
        </w:numPr>
        <w:rPr>
          <w:ins w:id="13566" w:author="HungNguyen" w:date="2012-04-17T17:38:00Z"/>
          <w:rFonts w:ascii="Cambria" w:eastAsia="MS Gothic" w:hAnsi="Cambria" w:cs="Times New Roman"/>
          <w:b/>
          <w:iCs/>
          <w:snapToGrid/>
          <w:color w:val="4F81BD"/>
          <w:sz w:val="22"/>
          <w:szCs w:val="22"/>
          <w:lang w:eastAsia="en-US"/>
        </w:rPr>
      </w:pPr>
      <w:ins w:id="13567" w:author="HungNguyen" w:date="2012-04-17T17:38: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742A6D" w:rsidRPr="00D229E5" w:rsidTr="00EA6731">
        <w:trPr>
          <w:cnfStyle w:val="100000000000" w:firstRow="1" w:lastRow="0" w:firstColumn="0" w:lastColumn="0" w:oddVBand="0" w:evenVBand="0" w:oddHBand="0" w:evenHBand="0" w:firstRowFirstColumn="0" w:firstRowLastColumn="0" w:lastRowFirstColumn="0" w:lastRowLastColumn="0"/>
          <w:ins w:id="13568" w:author="HungNguyen" w:date="2012-04-17T17:38:00Z"/>
        </w:trPr>
        <w:tc>
          <w:tcPr>
            <w:tcW w:w="577" w:type="dxa"/>
          </w:tcPr>
          <w:p w:rsidR="00742A6D" w:rsidRPr="00CC3540" w:rsidRDefault="00742A6D" w:rsidP="00EA6731">
            <w:pPr>
              <w:widowControl w:val="0"/>
              <w:spacing w:before="120"/>
              <w:ind w:left="-14" w:right="14"/>
              <w:jc w:val="center"/>
              <w:rPr>
                <w:ins w:id="13569" w:author="HungNguyen" w:date="2012-04-17T17:38:00Z"/>
                <w:b w:val="0"/>
                <w:lang w:eastAsia="ja-JP"/>
              </w:rPr>
            </w:pPr>
            <w:ins w:id="13570" w:author="HungNguyen" w:date="2012-04-17T17:38:00Z">
              <w:r w:rsidRPr="00CC3540">
                <w:rPr>
                  <w:rFonts w:ascii="Tahoma" w:eastAsia="MS Mincho" w:hAnsi="Tahoma" w:cs="Arial"/>
                  <w:b w:val="0"/>
                  <w:snapToGrid w:val="0"/>
                  <w:color w:val="auto"/>
                  <w:sz w:val="20"/>
                  <w:szCs w:val="20"/>
                  <w:lang w:eastAsia="ja-JP"/>
                </w:rPr>
                <w:t>No</w:t>
              </w:r>
            </w:ins>
          </w:p>
        </w:tc>
        <w:tc>
          <w:tcPr>
            <w:tcW w:w="1601" w:type="dxa"/>
          </w:tcPr>
          <w:p w:rsidR="00742A6D" w:rsidRPr="00CC3540" w:rsidRDefault="00742A6D" w:rsidP="00EA6731">
            <w:pPr>
              <w:widowControl w:val="0"/>
              <w:spacing w:before="120"/>
              <w:ind w:left="-14" w:right="14"/>
              <w:jc w:val="center"/>
              <w:rPr>
                <w:ins w:id="13571" w:author="HungNguyen" w:date="2012-04-17T17:38:00Z"/>
                <w:b w:val="0"/>
                <w:lang w:eastAsia="ja-JP"/>
              </w:rPr>
            </w:pPr>
            <w:ins w:id="13572" w:author="HungNguyen" w:date="2012-04-17T17:38:00Z">
              <w:r w:rsidRPr="00CC3540">
                <w:rPr>
                  <w:rFonts w:ascii="Tahoma" w:eastAsia="MS Mincho" w:hAnsi="Tahoma" w:cs="Arial"/>
                  <w:b w:val="0"/>
                  <w:snapToGrid w:val="0"/>
                  <w:color w:val="auto"/>
                  <w:sz w:val="20"/>
                  <w:szCs w:val="20"/>
                  <w:lang w:eastAsia="ja-JP"/>
                </w:rPr>
                <w:t>Parameter</w:t>
              </w:r>
            </w:ins>
          </w:p>
        </w:tc>
        <w:tc>
          <w:tcPr>
            <w:tcW w:w="1620" w:type="dxa"/>
          </w:tcPr>
          <w:p w:rsidR="00742A6D" w:rsidRPr="00CC3540" w:rsidRDefault="00742A6D" w:rsidP="00EA6731">
            <w:pPr>
              <w:widowControl w:val="0"/>
              <w:spacing w:before="120"/>
              <w:ind w:left="-14" w:right="14"/>
              <w:jc w:val="center"/>
              <w:rPr>
                <w:ins w:id="13573" w:author="HungNguyen" w:date="2012-04-17T17:38:00Z"/>
                <w:b w:val="0"/>
                <w:lang w:eastAsia="ja-JP"/>
              </w:rPr>
            </w:pPr>
            <w:ins w:id="13574" w:author="HungNguyen" w:date="2012-04-17T17:38:00Z">
              <w:r w:rsidRPr="00CC3540">
                <w:rPr>
                  <w:rFonts w:ascii="Tahoma" w:eastAsia="MS Mincho" w:hAnsi="Tahoma" w:cs="Arial"/>
                  <w:b w:val="0"/>
                  <w:snapToGrid w:val="0"/>
                  <w:color w:val="auto"/>
                  <w:sz w:val="20"/>
                  <w:szCs w:val="20"/>
                  <w:lang w:eastAsia="ja-JP"/>
                </w:rPr>
                <w:t>Type</w:t>
              </w:r>
            </w:ins>
          </w:p>
        </w:tc>
        <w:tc>
          <w:tcPr>
            <w:tcW w:w="810" w:type="dxa"/>
          </w:tcPr>
          <w:p w:rsidR="00742A6D" w:rsidRPr="00CC3540" w:rsidRDefault="00742A6D" w:rsidP="00EA6731">
            <w:pPr>
              <w:widowControl w:val="0"/>
              <w:spacing w:before="120"/>
              <w:ind w:left="-14" w:right="14"/>
              <w:jc w:val="center"/>
              <w:rPr>
                <w:ins w:id="13575" w:author="HungNguyen" w:date="2012-04-17T17:38:00Z"/>
                <w:b w:val="0"/>
                <w:lang w:eastAsia="ja-JP"/>
              </w:rPr>
            </w:pPr>
            <w:ins w:id="13576" w:author="HungNguyen" w:date="2012-04-17T17:38:00Z">
              <w:r w:rsidRPr="00CC3540">
                <w:rPr>
                  <w:rFonts w:ascii="Tahoma" w:eastAsia="MS Mincho" w:hAnsi="Tahoma" w:cs="Arial"/>
                  <w:b w:val="0"/>
                  <w:snapToGrid w:val="0"/>
                  <w:color w:val="auto"/>
                  <w:sz w:val="20"/>
                  <w:szCs w:val="20"/>
                  <w:lang w:eastAsia="ja-JP"/>
                </w:rPr>
                <w:t>In/out</w:t>
              </w:r>
            </w:ins>
          </w:p>
        </w:tc>
        <w:tc>
          <w:tcPr>
            <w:tcW w:w="1080" w:type="dxa"/>
          </w:tcPr>
          <w:p w:rsidR="00742A6D" w:rsidRPr="00CC3540" w:rsidRDefault="00742A6D" w:rsidP="00EA6731">
            <w:pPr>
              <w:widowControl w:val="0"/>
              <w:spacing w:before="120"/>
              <w:ind w:left="-14" w:right="14"/>
              <w:jc w:val="center"/>
              <w:rPr>
                <w:ins w:id="13577" w:author="HungNguyen" w:date="2012-04-17T17:38:00Z"/>
                <w:b w:val="0"/>
                <w:lang w:eastAsia="ja-JP"/>
              </w:rPr>
            </w:pPr>
            <w:ins w:id="13578" w:author="HungNguyen" w:date="2012-04-17T17:38:00Z">
              <w:r w:rsidRPr="00CC3540">
                <w:rPr>
                  <w:rFonts w:ascii="Tahoma" w:eastAsia="MS Mincho" w:hAnsi="Tahoma" w:cs="Arial"/>
                  <w:b w:val="0"/>
                  <w:snapToGrid w:val="0"/>
                  <w:color w:val="auto"/>
                  <w:sz w:val="20"/>
                  <w:szCs w:val="20"/>
                  <w:lang w:eastAsia="ja-JP"/>
                </w:rPr>
                <w:t>Default</w:t>
              </w:r>
            </w:ins>
          </w:p>
        </w:tc>
        <w:tc>
          <w:tcPr>
            <w:tcW w:w="3877" w:type="dxa"/>
          </w:tcPr>
          <w:p w:rsidR="00742A6D" w:rsidRPr="00CC3540" w:rsidRDefault="00742A6D" w:rsidP="00EA6731">
            <w:pPr>
              <w:widowControl w:val="0"/>
              <w:spacing w:before="120"/>
              <w:ind w:left="-14" w:right="14"/>
              <w:jc w:val="center"/>
              <w:rPr>
                <w:ins w:id="13579" w:author="HungNguyen" w:date="2012-04-17T17:38:00Z"/>
                <w:b w:val="0"/>
                <w:lang w:eastAsia="ja-JP"/>
              </w:rPr>
            </w:pPr>
            <w:ins w:id="13580" w:author="HungNguyen" w:date="2012-04-17T17:38:00Z">
              <w:r w:rsidRPr="00CC3540">
                <w:rPr>
                  <w:rFonts w:ascii="Tahoma" w:eastAsia="MS Mincho" w:hAnsi="Tahoma" w:cs="Arial"/>
                  <w:b w:val="0"/>
                  <w:snapToGrid w:val="0"/>
                  <w:color w:val="auto"/>
                  <w:sz w:val="20"/>
                  <w:szCs w:val="20"/>
                  <w:lang w:eastAsia="ja-JP"/>
                </w:rPr>
                <w:t>Description</w:t>
              </w:r>
            </w:ins>
          </w:p>
        </w:tc>
      </w:tr>
      <w:tr w:rsidR="00742A6D" w:rsidRPr="008D0F7B" w:rsidTr="00EA6731">
        <w:trPr>
          <w:ins w:id="13581" w:author="HungNguyen" w:date="2012-04-17T17:38:00Z"/>
        </w:trPr>
        <w:tc>
          <w:tcPr>
            <w:tcW w:w="577" w:type="dxa"/>
          </w:tcPr>
          <w:p w:rsidR="00742A6D" w:rsidRPr="00CC3540" w:rsidRDefault="00742A6D" w:rsidP="00EA6731">
            <w:pPr>
              <w:pStyle w:val="comment"/>
              <w:ind w:left="0"/>
              <w:rPr>
                <w:ins w:id="13582" w:author="HungNguyen" w:date="2012-04-17T17:38:00Z"/>
                <w:rFonts w:ascii="Times New Roman" w:hAnsi="Times New Roman" w:cs="Times New Roman"/>
                <w:i w:val="0"/>
                <w:color w:val="auto"/>
                <w:sz w:val="22"/>
                <w:szCs w:val="22"/>
              </w:rPr>
            </w:pPr>
            <w:ins w:id="13583" w:author="HungNguyen" w:date="2012-04-17T17:38:00Z">
              <w:r w:rsidRPr="00CC3540">
                <w:rPr>
                  <w:rFonts w:ascii="Times New Roman" w:hAnsi="Times New Roman" w:cs="Times New Roman"/>
                  <w:i w:val="0"/>
                  <w:color w:val="auto"/>
                  <w:sz w:val="22"/>
                  <w:szCs w:val="22"/>
                </w:rPr>
                <w:t>01</w:t>
              </w:r>
            </w:ins>
          </w:p>
        </w:tc>
        <w:tc>
          <w:tcPr>
            <w:tcW w:w="1601" w:type="dxa"/>
          </w:tcPr>
          <w:p w:rsidR="00742A6D" w:rsidRPr="00CC3540" w:rsidRDefault="00742A6D" w:rsidP="00EA6731">
            <w:pPr>
              <w:pStyle w:val="comment"/>
              <w:ind w:left="0"/>
              <w:rPr>
                <w:ins w:id="13584" w:author="HungNguyen" w:date="2012-04-17T17:38:00Z"/>
                <w:rFonts w:ascii="Times New Roman" w:hAnsi="Times New Roman" w:cs="Times New Roman"/>
                <w:i w:val="0"/>
                <w:color w:val="auto"/>
                <w:sz w:val="22"/>
                <w:szCs w:val="22"/>
              </w:rPr>
            </w:pPr>
            <w:ins w:id="13585" w:author="HungNguyen" w:date="2012-04-17T17:39:00Z">
              <w:r>
                <w:rPr>
                  <w:rFonts w:ascii="Times New Roman" w:hAnsi="Times New Roman" w:cs="Times New Roman"/>
                  <w:i w:val="0"/>
                  <w:color w:val="auto"/>
                  <w:sz w:val="22"/>
                  <w:szCs w:val="22"/>
                </w:rPr>
                <w:t>flowDocument</w:t>
              </w:r>
            </w:ins>
          </w:p>
        </w:tc>
        <w:tc>
          <w:tcPr>
            <w:tcW w:w="1620" w:type="dxa"/>
          </w:tcPr>
          <w:p w:rsidR="00742A6D" w:rsidRPr="00CC3540" w:rsidRDefault="00742A6D" w:rsidP="00EA6731">
            <w:pPr>
              <w:pStyle w:val="comment"/>
              <w:ind w:left="0"/>
              <w:rPr>
                <w:ins w:id="13586" w:author="HungNguyen" w:date="2012-04-17T17:38:00Z"/>
                <w:rFonts w:ascii="Times New Roman" w:hAnsi="Times New Roman" w:cs="Times New Roman"/>
                <w:i w:val="0"/>
                <w:color w:val="auto"/>
                <w:sz w:val="22"/>
                <w:szCs w:val="22"/>
              </w:rPr>
            </w:pPr>
            <w:ins w:id="13587" w:author="HungNguyen" w:date="2012-04-17T17:39:00Z">
              <w:r>
                <w:rPr>
                  <w:rFonts w:ascii="Times New Roman" w:hAnsi="Times New Roman" w:cs="Times New Roman"/>
                  <w:i w:val="0"/>
                  <w:color w:val="auto"/>
                  <w:sz w:val="22"/>
                  <w:szCs w:val="22"/>
                </w:rPr>
                <w:t>FlowDocument</w:t>
              </w:r>
            </w:ins>
          </w:p>
        </w:tc>
        <w:tc>
          <w:tcPr>
            <w:tcW w:w="810" w:type="dxa"/>
          </w:tcPr>
          <w:p w:rsidR="00742A6D" w:rsidRPr="00CC3540" w:rsidRDefault="00742A6D" w:rsidP="00EA6731">
            <w:pPr>
              <w:pStyle w:val="comment"/>
              <w:ind w:left="0"/>
              <w:rPr>
                <w:ins w:id="13588" w:author="HungNguyen" w:date="2012-04-17T17:38:00Z"/>
                <w:rFonts w:ascii="Times New Roman" w:hAnsi="Times New Roman" w:cs="Times New Roman"/>
                <w:i w:val="0"/>
                <w:color w:val="auto"/>
                <w:sz w:val="22"/>
                <w:szCs w:val="22"/>
              </w:rPr>
            </w:pPr>
            <w:ins w:id="13589" w:author="HungNguyen" w:date="2012-04-17T17:38:00Z">
              <w:r w:rsidRPr="00CC3540">
                <w:rPr>
                  <w:rFonts w:ascii="Times New Roman" w:hAnsi="Times New Roman" w:cs="Times New Roman"/>
                  <w:i w:val="0"/>
                  <w:color w:val="auto"/>
                  <w:sz w:val="22"/>
                  <w:szCs w:val="22"/>
                </w:rPr>
                <w:t>In</w:t>
              </w:r>
            </w:ins>
          </w:p>
        </w:tc>
        <w:tc>
          <w:tcPr>
            <w:tcW w:w="1080" w:type="dxa"/>
          </w:tcPr>
          <w:p w:rsidR="00742A6D" w:rsidRPr="00CC3540" w:rsidRDefault="00742A6D" w:rsidP="00EA6731">
            <w:pPr>
              <w:pStyle w:val="comment"/>
              <w:ind w:left="0"/>
              <w:rPr>
                <w:ins w:id="13590" w:author="HungNguyen" w:date="2012-04-17T17:38:00Z"/>
                <w:rFonts w:ascii="Times New Roman" w:hAnsi="Times New Roman" w:cs="Times New Roman"/>
                <w:i w:val="0"/>
                <w:color w:val="auto"/>
                <w:sz w:val="22"/>
                <w:szCs w:val="22"/>
              </w:rPr>
            </w:pPr>
          </w:p>
        </w:tc>
        <w:tc>
          <w:tcPr>
            <w:tcW w:w="3877" w:type="dxa"/>
          </w:tcPr>
          <w:p w:rsidR="00742A6D" w:rsidRPr="00CC3540" w:rsidRDefault="00742A6D" w:rsidP="00EA6731">
            <w:pPr>
              <w:pStyle w:val="comment"/>
              <w:ind w:left="0"/>
              <w:rPr>
                <w:ins w:id="13591" w:author="HungNguyen" w:date="2012-04-17T17:38:00Z"/>
                <w:rFonts w:ascii="Times New Roman" w:hAnsi="Times New Roman" w:cs="Times New Roman"/>
                <w:i w:val="0"/>
                <w:color w:val="auto"/>
                <w:sz w:val="22"/>
                <w:szCs w:val="22"/>
              </w:rPr>
            </w:pPr>
            <w:ins w:id="13592" w:author="HungNguyen" w:date="2012-04-17T17:38:00Z">
              <w:r w:rsidRPr="00CC3540">
                <w:rPr>
                  <w:rFonts w:ascii="Times New Roman" w:hAnsi="Times New Roman" w:cs="Times New Roman"/>
                  <w:i w:val="0"/>
                  <w:color w:val="auto"/>
                  <w:sz w:val="22"/>
                  <w:szCs w:val="22"/>
                </w:rPr>
                <w:t>The parameter</w:t>
              </w:r>
            </w:ins>
          </w:p>
        </w:tc>
      </w:tr>
      <w:tr w:rsidR="00742A6D" w:rsidRPr="008D0F7B" w:rsidTr="00EA6731">
        <w:trPr>
          <w:ins w:id="13593" w:author="HungNguyen" w:date="2012-04-17T17:40:00Z"/>
        </w:trPr>
        <w:tc>
          <w:tcPr>
            <w:tcW w:w="577" w:type="dxa"/>
          </w:tcPr>
          <w:p w:rsidR="00742A6D" w:rsidRPr="00CC3540" w:rsidRDefault="00742A6D" w:rsidP="00EA6731">
            <w:pPr>
              <w:pStyle w:val="comment"/>
              <w:ind w:left="0"/>
              <w:rPr>
                <w:ins w:id="13594" w:author="HungNguyen" w:date="2012-04-17T17:40:00Z"/>
                <w:rFonts w:ascii="Times New Roman" w:hAnsi="Times New Roman" w:cs="Times New Roman"/>
                <w:i w:val="0"/>
                <w:color w:val="auto"/>
                <w:sz w:val="22"/>
                <w:szCs w:val="22"/>
              </w:rPr>
            </w:pPr>
            <w:ins w:id="13595" w:author="HungNguyen" w:date="2012-04-17T17:40:00Z">
              <w:r>
                <w:rPr>
                  <w:rFonts w:ascii="Times New Roman" w:hAnsi="Times New Roman" w:cs="Times New Roman"/>
                  <w:i w:val="0"/>
                  <w:color w:val="auto"/>
                  <w:sz w:val="22"/>
                  <w:szCs w:val="22"/>
                </w:rPr>
                <w:t>02</w:t>
              </w:r>
            </w:ins>
          </w:p>
        </w:tc>
        <w:tc>
          <w:tcPr>
            <w:tcW w:w="1601" w:type="dxa"/>
          </w:tcPr>
          <w:p w:rsidR="00742A6D" w:rsidRDefault="00742A6D" w:rsidP="00EA6731">
            <w:pPr>
              <w:pStyle w:val="comment"/>
              <w:ind w:left="0"/>
              <w:rPr>
                <w:ins w:id="13596" w:author="HungNguyen" w:date="2012-04-17T17:40:00Z"/>
                <w:rFonts w:ascii="Times New Roman" w:hAnsi="Times New Roman" w:cs="Times New Roman"/>
                <w:i w:val="0"/>
                <w:color w:val="auto"/>
                <w:sz w:val="22"/>
                <w:szCs w:val="22"/>
              </w:rPr>
            </w:pPr>
            <w:ins w:id="13597" w:author="HungNguyen" w:date="2012-04-17T17:40:00Z">
              <w:r>
                <w:rPr>
                  <w:rFonts w:ascii="Times New Roman" w:hAnsi="Times New Roman" w:cs="Times New Roman"/>
                  <w:i w:val="0"/>
                  <w:color w:val="auto"/>
                  <w:sz w:val="22"/>
                  <w:szCs w:val="22"/>
                </w:rPr>
                <w:t>&lt;return&gt;</w:t>
              </w:r>
            </w:ins>
          </w:p>
        </w:tc>
        <w:tc>
          <w:tcPr>
            <w:tcW w:w="1620" w:type="dxa"/>
          </w:tcPr>
          <w:p w:rsidR="00742A6D" w:rsidRDefault="00742A6D" w:rsidP="00EA6731">
            <w:pPr>
              <w:pStyle w:val="comment"/>
              <w:ind w:left="0"/>
              <w:rPr>
                <w:ins w:id="13598" w:author="HungNguyen" w:date="2012-04-17T17:40:00Z"/>
                <w:rFonts w:ascii="Times New Roman" w:hAnsi="Times New Roman" w:cs="Times New Roman"/>
                <w:i w:val="0"/>
                <w:color w:val="auto"/>
                <w:sz w:val="22"/>
                <w:szCs w:val="22"/>
              </w:rPr>
            </w:pPr>
            <w:ins w:id="13599" w:author="HungNguyen" w:date="2012-04-17T17:40:00Z">
              <w:r>
                <w:rPr>
                  <w:rFonts w:ascii="Times New Roman" w:hAnsi="Times New Roman" w:cs="Times New Roman"/>
                  <w:i w:val="0"/>
                  <w:color w:val="auto"/>
                  <w:sz w:val="22"/>
                  <w:szCs w:val="22"/>
                </w:rPr>
                <w:t>FlowDocument</w:t>
              </w:r>
            </w:ins>
          </w:p>
        </w:tc>
        <w:tc>
          <w:tcPr>
            <w:tcW w:w="810" w:type="dxa"/>
          </w:tcPr>
          <w:p w:rsidR="00742A6D" w:rsidRPr="00CC3540" w:rsidRDefault="00742A6D" w:rsidP="00EA6731">
            <w:pPr>
              <w:pStyle w:val="comment"/>
              <w:ind w:left="0"/>
              <w:rPr>
                <w:ins w:id="13600" w:author="HungNguyen" w:date="2012-04-17T17:40:00Z"/>
                <w:rFonts w:ascii="Times New Roman" w:hAnsi="Times New Roman" w:cs="Times New Roman"/>
                <w:i w:val="0"/>
                <w:color w:val="auto"/>
                <w:sz w:val="22"/>
                <w:szCs w:val="22"/>
              </w:rPr>
            </w:pPr>
            <w:ins w:id="13601" w:author="HungNguyen" w:date="2012-04-17T17:40:00Z">
              <w:r>
                <w:rPr>
                  <w:rFonts w:ascii="Times New Roman" w:hAnsi="Times New Roman" w:cs="Times New Roman"/>
                  <w:i w:val="0"/>
                  <w:color w:val="auto"/>
                  <w:sz w:val="22"/>
                  <w:szCs w:val="22"/>
                </w:rPr>
                <w:t>Out</w:t>
              </w:r>
            </w:ins>
          </w:p>
        </w:tc>
        <w:tc>
          <w:tcPr>
            <w:tcW w:w="1080" w:type="dxa"/>
          </w:tcPr>
          <w:p w:rsidR="00742A6D" w:rsidRPr="00CC3540" w:rsidRDefault="00742A6D" w:rsidP="00EA6731">
            <w:pPr>
              <w:pStyle w:val="comment"/>
              <w:ind w:left="0"/>
              <w:rPr>
                <w:ins w:id="13602" w:author="HungNguyen" w:date="2012-04-17T17:40:00Z"/>
                <w:rFonts w:ascii="Times New Roman" w:hAnsi="Times New Roman" w:cs="Times New Roman"/>
                <w:i w:val="0"/>
                <w:color w:val="auto"/>
                <w:sz w:val="22"/>
                <w:szCs w:val="22"/>
              </w:rPr>
            </w:pPr>
          </w:p>
        </w:tc>
        <w:tc>
          <w:tcPr>
            <w:tcW w:w="3877" w:type="dxa"/>
          </w:tcPr>
          <w:p w:rsidR="00742A6D" w:rsidRPr="00CC3540" w:rsidRDefault="00742A6D" w:rsidP="00EA6731">
            <w:pPr>
              <w:pStyle w:val="comment"/>
              <w:ind w:left="0"/>
              <w:rPr>
                <w:ins w:id="13603" w:author="HungNguyen" w:date="2012-04-17T17:40:00Z"/>
                <w:rFonts w:ascii="Times New Roman" w:hAnsi="Times New Roman" w:cs="Times New Roman"/>
                <w:i w:val="0"/>
                <w:color w:val="auto"/>
                <w:sz w:val="22"/>
                <w:szCs w:val="22"/>
              </w:rPr>
            </w:pPr>
            <w:ins w:id="13604" w:author="HungNguyen" w:date="2012-04-17T17:40:00Z">
              <w:r w:rsidRPr="00CC3540">
                <w:rPr>
                  <w:rFonts w:ascii="Times New Roman" w:hAnsi="Times New Roman" w:cs="Times New Roman"/>
                  <w:i w:val="0"/>
                  <w:color w:val="auto"/>
                  <w:sz w:val="22"/>
                  <w:szCs w:val="22"/>
                </w:rPr>
                <w:t>The returned result of method</w:t>
              </w:r>
            </w:ins>
          </w:p>
        </w:tc>
      </w:tr>
    </w:tbl>
    <w:p w:rsidR="00742A6D" w:rsidRPr="00002CBC" w:rsidRDefault="00742A6D">
      <w:pPr>
        <w:rPr>
          <w:ins w:id="13605" w:author="HungNguyen" w:date="2012-04-17T17:37:00Z"/>
        </w:rPr>
        <w:pPrChange w:id="13606" w:author="HungNguyen" w:date="2012-04-17T17:38:00Z">
          <w:pPr>
            <w:pStyle w:val="Heading6"/>
          </w:pPr>
        </w:pPrChange>
      </w:pPr>
    </w:p>
    <w:p w:rsidR="00742A6D" w:rsidRDefault="00742A6D">
      <w:pPr>
        <w:pStyle w:val="Heading6"/>
        <w:rPr>
          <w:ins w:id="13607" w:author="HungNguyen" w:date="2012-04-17T17:41:00Z"/>
        </w:rPr>
      </w:pPr>
      <w:ins w:id="13608" w:author="HungNguyen" w:date="2012-04-17T17:40:00Z">
        <w:r>
          <w:t>Transfo</w:t>
        </w:r>
      </w:ins>
      <w:ins w:id="13609" w:author="HungNguyen" w:date="2012-04-17T17:41:00Z">
        <w:r>
          <w:t>rm64ToImage method</w:t>
        </w:r>
      </w:ins>
    </w:p>
    <w:p w:rsidR="00742A6D" w:rsidRDefault="00742A6D" w:rsidP="00742A6D">
      <w:pPr>
        <w:pStyle w:val="ListParagraph"/>
        <w:numPr>
          <w:ilvl w:val="0"/>
          <w:numId w:val="11"/>
        </w:numPr>
        <w:autoSpaceDE w:val="0"/>
        <w:autoSpaceDN w:val="0"/>
        <w:adjustRightInd w:val="0"/>
        <w:spacing w:after="0" w:line="240" w:lineRule="auto"/>
        <w:rPr>
          <w:ins w:id="13610" w:author="HungNguyen" w:date="2012-04-17T17:42:00Z"/>
          <w:rFonts w:ascii="Cambria" w:eastAsia="MS Gothic" w:hAnsi="Cambria"/>
          <w:b/>
          <w:bCs/>
          <w:i/>
          <w:iCs/>
          <w:color w:val="4F81BD"/>
        </w:rPr>
      </w:pPr>
      <w:ins w:id="13611" w:author="HungNguyen" w:date="2012-04-17T17:41:00Z">
        <w:r w:rsidRPr="00D60E4A">
          <w:rPr>
            <w:rFonts w:ascii="Cambria" w:eastAsia="MS Gothic" w:hAnsi="Cambria"/>
            <w:b/>
            <w:bCs/>
            <w:i/>
            <w:iCs/>
            <w:color w:val="4F81BD"/>
          </w:rPr>
          <w:t xml:space="preserve">Method Declaration:   </w:t>
        </w:r>
      </w:ins>
    </w:p>
    <w:p w:rsidR="00742A6D" w:rsidRPr="00D60E4A" w:rsidRDefault="00742A6D">
      <w:pPr>
        <w:pStyle w:val="ListParagraph"/>
        <w:autoSpaceDE w:val="0"/>
        <w:autoSpaceDN w:val="0"/>
        <w:adjustRightInd w:val="0"/>
        <w:spacing w:after="0" w:line="240" w:lineRule="auto"/>
        <w:rPr>
          <w:ins w:id="13612" w:author="HungNguyen" w:date="2012-04-17T17:41:00Z"/>
          <w:rFonts w:ascii="Cambria" w:eastAsia="MS Gothic" w:hAnsi="Cambria"/>
          <w:b/>
          <w:bCs/>
          <w:i/>
          <w:iCs/>
          <w:color w:val="4F81BD"/>
        </w:rPr>
        <w:pPrChange w:id="13613" w:author="HungNguyen" w:date="2012-04-17T17:42:00Z">
          <w:pPr>
            <w:pStyle w:val="ListParagraph"/>
            <w:numPr>
              <w:numId w:val="11"/>
            </w:numPr>
            <w:autoSpaceDE w:val="0"/>
            <w:autoSpaceDN w:val="0"/>
            <w:adjustRightInd w:val="0"/>
            <w:spacing w:after="0" w:line="240" w:lineRule="auto"/>
            <w:ind w:hanging="360"/>
          </w:pPr>
        </w:pPrChange>
      </w:pPr>
    </w:p>
    <w:p w:rsidR="00742A6D" w:rsidRPr="00742A6D" w:rsidRDefault="00742A6D">
      <w:pPr>
        <w:pStyle w:val="ListParagraph"/>
        <w:autoSpaceDE w:val="0"/>
        <w:autoSpaceDN w:val="0"/>
        <w:adjustRightInd w:val="0"/>
        <w:spacing w:after="0" w:line="240" w:lineRule="auto"/>
        <w:ind w:firstLine="720"/>
        <w:rPr>
          <w:ins w:id="13614" w:author="HungNguyen" w:date="2012-04-17T17:41:00Z"/>
          <w:rFonts w:ascii="Consolas" w:eastAsiaTheme="minorEastAsia" w:hAnsi="Consolas" w:cs="Consolas"/>
          <w:sz w:val="19"/>
          <w:szCs w:val="19"/>
          <w:lang w:eastAsia="ja-JP"/>
        </w:rPr>
        <w:pPrChange w:id="13615" w:author="HungNguyen" w:date="2012-04-17T17:41:00Z">
          <w:pPr>
            <w:pStyle w:val="ListParagraph"/>
            <w:numPr>
              <w:numId w:val="11"/>
            </w:numPr>
            <w:autoSpaceDE w:val="0"/>
            <w:autoSpaceDN w:val="0"/>
            <w:adjustRightInd w:val="0"/>
            <w:spacing w:after="0" w:line="240" w:lineRule="auto"/>
            <w:ind w:hanging="360"/>
          </w:pPr>
        </w:pPrChange>
      </w:pPr>
      <w:proofErr w:type="gramStart"/>
      <w:ins w:id="13616" w:author="HungNguyen" w:date="2012-04-17T17:41:00Z">
        <w:r w:rsidRPr="00742A6D">
          <w:rPr>
            <w:rFonts w:ascii="Consolas" w:eastAsiaTheme="minorEastAsia" w:hAnsi="Consolas" w:cs="Consolas"/>
            <w:color w:val="0000FF"/>
            <w:sz w:val="19"/>
            <w:szCs w:val="19"/>
            <w:lang w:eastAsia="ja-JP"/>
          </w:rPr>
          <w:t>public</w:t>
        </w:r>
        <w:proofErr w:type="gramEnd"/>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static</w:t>
        </w:r>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void</w:t>
        </w:r>
        <w:r w:rsidRPr="00742A6D">
          <w:rPr>
            <w:rFonts w:ascii="Consolas" w:eastAsiaTheme="minorEastAsia" w:hAnsi="Consolas" w:cs="Consolas"/>
            <w:sz w:val="19"/>
            <w:szCs w:val="19"/>
            <w:lang w:eastAsia="ja-JP"/>
          </w:rPr>
          <w:t xml:space="preserve"> Transform64ToImage(</w:t>
        </w:r>
        <w:r w:rsidRPr="00742A6D">
          <w:rPr>
            <w:rFonts w:ascii="Consolas" w:eastAsiaTheme="minorEastAsia" w:hAnsi="Consolas" w:cs="Consolas"/>
            <w:color w:val="2B91AF"/>
            <w:sz w:val="19"/>
            <w:szCs w:val="19"/>
            <w:lang w:eastAsia="ja-JP"/>
          </w:rPr>
          <w:t>Inline</w:t>
        </w:r>
        <w:r w:rsidRPr="00742A6D">
          <w:rPr>
            <w:rFonts w:ascii="Consolas" w:eastAsiaTheme="minorEastAsia" w:hAnsi="Consolas" w:cs="Consolas"/>
            <w:sz w:val="19"/>
            <w:szCs w:val="19"/>
            <w:lang w:eastAsia="ja-JP"/>
          </w:rPr>
          <w:t xml:space="preserve"> inline)</w:t>
        </w:r>
      </w:ins>
    </w:p>
    <w:p w:rsidR="00742A6D" w:rsidRPr="00D60E4A" w:rsidRDefault="00742A6D" w:rsidP="00742A6D">
      <w:pPr>
        <w:autoSpaceDE w:val="0"/>
        <w:autoSpaceDN w:val="0"/>
        <w:adjustRightInd w:val="0"/>
        <w:spacing w:after="0" w:line="240" w:lineRule="auto"/>
        <w:rPr>
          <w:ins w:id="13617" w:author="HungNguyen" w:date="2012-04-17T17:41:00Z"/>
          <w:rFonts w:ascii="Cambria" w:eastAsia="MS Gothic" w:hAnsi="Cambria"/>
          <w:b/>
          <w:bCs/>
          <w:i/>
          <w:iCs/>
          <w:color w:val="4F81BD"/>
        </w:rPr>
      </w:pPr>
    </w:p>
    <w:p w:rsidR="00742A6D" w:rsidRPr="005027D1" w:rsidRDefault="00742A6D" w:rsidP="00742A6D">
      <w:pPr>
        <w:pStyle w:val="comment"/>
        <w:numPr>
          <w:ilvl w:val="0"/>
          <w:numId w:val="11"/>
        </w:numPr>
        <w:rPr>
          <w:ins w:id="13618" w:author="HungNguyen" w:date="2012-04-17T17:41:00Z"/>
          <w:i w:val="0"/>
          <w:color w:val="auto"/>
        </w:rPr>
      </w:pPr>
      <w:ins w:id="13619" w:author="HungNguyen" w:date="2012-04-17T17:41: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742A6D" w:rsidRPr="00CC3540" w:rsidRDefault="00742A6D" w:rsidP="00742A6D">
      <w:pPr>
        <w:pStyle w:val="comment"/>
        <w:ind w:firstLine="720"/>
        <w:rPr>
          <w:ins w:id="13620" w:author="HungNguyen" w:date="2012-04-17T17:41:00Z"/>
          <w:rFonts w:ascii="Cambria" w:eastAsia="MS Gothic" w:hAnsi="Cambria" w:cs="Times New Roman"/>
          <w:b/>
          <w:iCs/>
          <w:snapToGrid/>
          <w:color w:val="4F81BD"/>
          <w:sz w:val="22"/>
          <w:szCs w:val="22"/>
          <w:lang w:eastAsia="en-US"/>
        </w:rPr>
      </w:pPr>
      <w:ins w:id="13621" w:author="HungNguyen" w:date="2012-04-17T17:41:00Z">
        <w:r>
          <w:rPr>
            <w:rFonts w:ascii="Times New Roman" w:hAnsi="Times New Roman" w:cs="Times New Roman"/>
            <w:i w:val="0"/>
            <w:color w:val="auto"/>
            <w:sz w:val="22"/>
            <w:szCs w:val="22"/>
          </w:rPr>
          <w:t xml:space="preserve">Transform image base 64 in </w:t>
        </w:r>
      </w:ins>
      <w:ins w:id="13622" w:author="HungNguyen" w:date="2012-04-17T17:42:00Z">
        <w:r>
          <w:rPr>
            <w:rFonts w:ascii="Times New Roman" w:hAnsi="Times New Roman" w:cs="Times New Roman"/>
            <w:i w:val="0"/>
            <w:color w:val="auto"/>
            <w:sz w:val="22"/>
            <w:szCs w:val="22"/>
          </w:rPr>
          <w:t>inline</w:t>
        </w:r>
      </w:ins>
      <w:ins w:id="13623" w:author="HungNguyen" w:date="2012-04-17T17:41:00Z">
        <w:r>
          <w:rPr>
            <w:rFonts w:ascii="Times New Roman" w:hAnsi="Times New Roman" w:cs="Times New Roman"/>
            <w:i w:val="0"/>
            <w:color w:val="auto"/>
            <w:sz w:val="22"/>
            <w:szCs w:val="22"/>
          </w:rPr>
          <w:t xml:space="preserve"> to image</w:t>
        </w:r>
        <w:r w:rsidRPr="001669BE">
          <w:rPr>
            <w:rFonts w:ascii="Times New Roman" w:eastAsia="MS Gothic" w:hAnsi="Times New Roman" w:cs="Times New Roman" w:hint="eastAsia"/>
            <w:b/>
            <w:iCs/>
            <w:snapToGrid/>
            <w:color w:val="4F81BD"/>
            <w:sz w:val="22"/>
            <w:szCs w:val="22"/>
            <w:lang w:eastAsia="en-US"/>
          </w:rPr>
          <w:t xml:space="preserve"> </w:t>
        </w:r>
      </w:ins>
    </w:p>
    <w:p w:rsidR="00742A6D" w:rsidRPr="00D60E4A" w:rsidRDefault="00742A6D" w:rsidP="00742A6D">
      <w:pPr>
        <w:pStyle w:val="comment"/>
        <w:numPr>
          <w:ilvl w:val="0"/>
          <w:numId w:val="11"/>
        </w:numPr>
        <w:rPr>
          <w:ins w:id="13624" w:author="HungNguyen" w:date="2012-04-17T17:41:00Z"/>
          <w:rFonts w:ascii="Cambria" w:eastAsia="MS Gothic" w:hAnsi="Cambria" w:cs="Times New Roman"/>
          <w:b/>
          <w:iCs/>
          <w:snapToGrid/>
          <w:color w:val="4F81BD"/>
          <w:sz w:val="22"/>
          <w:szCs w:val="22"/>
          <w:lang w:eastAsia="en-US"/>
        </w:rPr>
      </w:pPr>
      <w:ins w:id="13625" w:author="HungNguyen" w:date="2012-04-17T17:41: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742A6D" w:rsidRPr="00D229E5" w:rsidTr="00EA6731">
        <w:trPr>
          <w:cnfStyle w:val="100000000000" w:firstRow="1" w:lastRow="0" w:firstColumn="0" w:lastColumn="0" w:oddVBand="0" w:evenVBand="0" w:oddHBand="0" w:evenHBand="0" w:firstRowFirstColumn="0" w:firstRowLastColumn="0" w:lastRowFirstColumn="0" w:lastRowLastColumn="0"/>
          <w:ins w:id="13626" w:author="HungNguyen" w:date="2012-04-17T17:41:00Z"/>
        </w:trPr>
        <w:tc>
          <w:tcPr>
            <w:tcW w:w="577" w:type="dxa"/>
          </w:tcPr>
          <w:p w:rsidR="00742A6D" w:rsidRPr="00CC3540" w:rsidRDefault="00742A6D" w:rsidP="00EA6731">
            <w:pPr>
              <w:widowControl w:val="0"/>
              <w:spacing w:before="120"/>
              <w:ind w:left="-14" w:right="14"/>
              <w:jc w:val="center"/>
              <w:rPr>
                <w:ins w:id="13627" w:author="HungNguyen" w:date="2012-04-17T17:41:00Z"/>
                <w:b w:val="0"/>
                <w:lang w:eastAsia="ja-JP"/>
              </w:rPr>
            </w:pPr>
            <w:ins w:id="13628" w:author="HungNguyen" w:date="2012-04-17T17:41:00Z">
              <w:r w:rsidRPr="00CC3540">
                <w:rPr>
                  <w:rFonts w:ascii="Tahoma" w:eastAsia="MS Mincho" w:hAnsi="Tahoma" w:cs="Arial"/>
                  <w:b w:val="0"/>
                  <w:snapToGrid w:val="0"/>
                  <w:color w:val="auto"/>
                  <w:sz w:val="20"/>
                  <w:szCs w:val="20"/>
                  <w:lang w:eastAsia="ja-JP"/>
                </w:rPr>
                <w:t>No</w:t>
              </w:r>
            </w:ins>
          </w:p>
        </w:tc>
        <w:tc>
          <w:tcPr>
            <w:tcW w:w="1601" w:type="dxa"/>
          </w:tcPr>
          <w:p w:rsidR="00742A6D" w:rsidRPr="00CC3540" w:rsidRDefault="00742A6D" w:rsidP="00EA6731">
            <w:pPr>
              <w:widowControl w:val="0"/>
              <w:spacing w:before="120"/>
              <w:ind w:left="-14" w:right="14"/>
              <w:jc w:val="center"/>
              <w:rPr>
                <w:ins w:id="13629" w:author="HungNguyen" w:date="2012-04-17T17:41:00Z"/>
                <w:b w:val="0"/>
                <w:lang w:eastAsia="ja-JP"/>
              </w:rPr>
            </w:pPr>
            <w:ins w:id="13630" w:author="HungNguyen" w:date="2012-04-17T17:41:00Z">
              <w:r w:rsidRPr="00CC3540">
                <w:rPr>
                  <w:rFonts w:ascii="Tahoma" w:eastAsia="MS Mincho" w:hAnsi="Tahoma" w:cs="Arial"/>
                  <w:b w:val="0"/>
                  <w:snapToGrid w:val="0"/>
                  <w:color w:val="auto"/>
                  <w:sz w:val="20"/>
                  <w:szCs w:val="20"/>
                  <w:lang w:eastAsia="ja-JP"/>
                </w:rPr>
                <w:t>Parameter</w:t>
              </w:r>
            </w:ins>
          </w:p>
        </w:tc>
        <w:tc>
          <w:tcPr>
            <w:tcW w:w="1620" w:type="dxa"/>
          </w:tcPr>
          <w:p w:rsidR="00742A6D" w:rsidRPr="00CC3540" w:rsidRDefault="00742A6D" w:rsidP="00EA6731">
            <w:pPr>
              <w:widowControl w:val="0"/>
              <w:spacing w:before="120"/>
              <w:ind w:left="-14" w:right="14"/>
              <w:jc w:val="center"/>
              <w:rPr>
                <w:ins w:id="13631" w:author="HungNguyen" w:date="2012-04-17T17:41:00Z"/>
                <w:b w:val="0"/>
                <w:lang w:eastAsia="ja-JP"/>
              </w:rPr>
            </w:pPr>
            <w:ins w:id="13632" w:author="HungNguyen" w:date="2012-04-17T17:41:00Z">
              <w:r w:rsidRPr="00CC3540">
                <w:rPr>
                  <w:rFonts w:ascii="Tahoma" w:eastAsia="MS Mincho" w:hAnsi="Tahoma" w:cs="Arial"/>
                  <w:b w:val="0"/>
                  <w:snapToGrid w:val="0"/>
                  <w:color w:val="auto"/>
                  <w:sz w:val="20"/>
                  <w:szCs w:val="20"/>
                  <w:lang w:eastAsia="ja-JP"/>
                </w:rPr>
                <w:t>Type</w:t>
              </w:r>
            </w:ins>
          </w:p>
        </w:tc>
        <w:tc>
          <w:tcPr>
            <w:tcW w:w="810" w:type="dxa"/>
          </w:tcPr>
          <w:p w:rsidR="00742A6D" w:rsidRPr="00CC3540" w:rsidRDefault="00742A6D" w:rsidP="00EA6731">
            <w:pPr>
              <w:widowControl w:val="0"/>
              <w:spacing w:before="120"/>
              <w:ind w:left="-14" w:right="14"/>
              <w:jc w:val="center"/>
              <w:rPr>
                <w:ins w:id="13633" w:author="HungNguyen" w:date="2012-04-17T17:41:00Z"/>
                <w:b w:val="0"/>
                <w:lang w:eastAsia="ja-JP"/>
              </w:rPr>
            </w:pPr>
            <w:ins w:id="13634" w:author="HungNguyen" w:date="2012-04-17T17:41:00Z">
              <w:r w:rsidRPr="00CC3540">
                <w:rPr>
                  <w:rFonts w:ascii="Tahoma" w:eastAsia="MS Mincho" w:hAnsi="Tahoma" w:cs="Arial"/>
                  <w:b w:val="0"/>
                  <w:snapToGrid w:val="0"/>
                  <w:color w:val="auto"/>
                  <w:sz w:val="20"/>
                  <w:szCs w:val="20"/>
                  <w:lang w:eastAsia="ja-JP"/>
                </w:rPr>
                <w:t>In/out</w:t>
              </w:r>
            </w:ins>
          </w:p>
        </w:tc>
        <w:tc>
          <w:tcPr>
            <w:tcW w:w="1080" w:type="dxa"/>
          </w:tcPr>
          <w:p w:rsidR="00742A6D" w:rsidRPr="00CC3540" w:rsidRDefault="00742A6D" w:rsidP="00EA6731">
            <w:pPr>
              <w:widowControl w:val="0"/>
              <w:spacing w:before="120"/>
              <w:ind w:left="-14" w:right="14"/>
              <w:jc w:val="center"/>
              <w:rPr>
                <w:ins w:id="13635" w:author="HungNguyen" w:date="2012-04-17T17:41:00Z"/>
                <w:b w:val="0"/>
                <w:lang w:eastAsia="ja-JP"/>
              </w:rPr>
            </w:pPr>
            <w:ins w:id="13636" w:author="HungNguyen" w:date="2012-04-17T17:41:00Z">
              <w:r w:rsidRPr="00CC3540">
                <w:rPr>
                  <w:rFonts w:ascii="Tahoma" w:eastAsia="MS Mincho" w:hAnsi="Tahoma" w:cs="Arial"/>
                  <w:b w:val="0"/>
                  <w:snapToGrid w:val="0"/>
                  <w:color w:val="auto"/>
                  <w:sz w:val="20"/>
                  <w:szCs w:val="20"/>
                  <w:lang w:eastAsia="ja-JP"/>
                </w:rPr>
                <w:t>Default</w:t>
              </w:r>
            </w:ins>
          </w:p>
        </w:tc>
        <w:tc>
          <w:tcPr>
            <w:tcW w:w="3877" w:type="dxa"/>
          </w:tcPr>
          <w:p w:rsidR="00742A6D" w:rsidRPr="00CC3540" w:rsidRDefault="00742A6D" w:rsidP="00EA6731">
            <w:pPr>
              <w:widowControl w:val="0"/>
              <w:spacing w:before="120"/>
              <w:ind w:left="-14" w:right="14"/>
              <w:jc w:val="center"/>
              <w:rPr>
                <w:ins w:id="13637" w:author="HungNguyen" w:date="2012-04-17T17:41:00Z"/>
                <w:b w:val="0"/>
                <w:lang w:eastAsia="ja-JP"/>
              </w:rPr>
            </w:pPr>
            <w:ins w:id="13638" w:author="HungNguyen" w:date="2012-04-17T17:41:00Z">
              <w:r w:rsidRPr="00CC3540">
                <w:rPr>
                  <w:rFonts w:ascii="Tahoma" w:eastAsia="MS Mincho" w:hAnsi="Tahoma" w:cs="Arial"/>
                  <w:b w:val="0"/>
                  <w:snapToGrid w:val="0"/>
                  <w:color w:val="auto"/>
                  <w:sz w:val="20"/>
                  <w:szCs w:val="20"/>
                  <w:lang w:eastAsia="ja-JP"/>
                </w:rPr>
                <w:t>Description</w:t>
              </w:r>
            </w:ins>
          </w:p>
        </w:tc>
      </w:tr>
      <w:tr w:rsidR="00742A6D" w:rsidRPr="008D0F7B" w:rsidTr="00EA6731">
        <w:trPr>
          <w:ins w:id="13639" w:author="HungNguyen" w:date="2012-04-17T17:41:00Z"/>
        </w:trPr>
        <w:tc>
          <w:tcPr>
            <w:tcW w:w="577" w:type="dxa"/>
          </w:tcPr>
          <w:p w:rsidR="00742A6D" w:rsidRPr="00CC3540" w:rsidRDefault="00742A6D" w:rsidP="00EA6731">
            <w:pPr>
              <w:pStyle w:val="comment"/>
              <w:ind w:left="0"/>
              <w:rPr>
                <w:ins w:id="13640" w:author="HungNguyen" w:date="2012-04-17T17:41:00Z"/>
                <w:rFonts w:ascii="Times New Roman" w:hAnsi="Times New Roman" w:cs="Times New Roman"/>
                <w:i w:val="0"/>
                <w:color w:val="auto"/>
                <w:sz w:val="22"/>
                <w:szCs w:val="22"/>
              </w:rPr>
            </w:pPr>
            <w:ins w:id="13641" w:author="HungNguyen" w:date="2012-04-17T17:41:00Z">
              <w:r w:rsidRPr="00CC3540">
                <w:rPr>
                  <w:rFonts w:ascii="Times New Roman" w:hAnsi="Times New Roman" w:cs="Times New Roman"/>
                  <w:i w:val="0"/>
                  <w:color w:val="auto"/>
                  <w:sz w:val="22"/>
                  <w:szCs w:val="22"/>
                </w:rPr>
                <w:t>01</w:t>
              </w:r>
            </w:ins>
          </w:p>
        </w:tc>
        <w:tc>
          <w:tcPr>
            <w:tcW w:w="1601" w:type="dxa"/>
          </w:tcPr>
          <w:p w:rsidR="00742A6D" w:rsidRPr="00CC3540" w:rsidRDefault="00742A6D" w:rsidP="00EA6731">
            <w:pPr>
              <w:pStyle w:val="comment"/>
              <w:ind w:left="0"/>
              <w:rPr>
                <w:ins w:id="13642" w:author="HungNguyen" w:date="2012-04-17T17:41:00Z"/>
                <w:rFonts w:ascii="Times New Roman" w:hAnsi="Times New Roman" w:cs="Times New Roman"/>
                <w:i w:val="0"/>
                <w:color w:val="auto"/>
                <w:sz w:val="22"/>
                <w:szCs w:val="22"/>
              </w:rPr>
            </w:pPr>
            <w:ins w:id="13643" w:author="HungNguyen" w:date="2012-04-17T17:43:00Z">
              <w:r>
                <w:rPr>
                  <w:rFonts w:ascii="Times New Roman" w:hAnsi="Times New Roman" w:cs="Times New Roman"/>
                  <w:i w:val="0"/>
                  <w:color w:val="auto"/>
                  <w:sz w:val="22"/>
                  <w:szCs w:val="22"/>
                </w:rPr>
                <w:t>Inline</w:t>
              </w:r>
            </w:ins>
          </w:p>
        </w:tc>
        <w:tc>
          <w:tcPr>
            <w:tcW w:w="1620" w:type="dxa"/>
          </w:tcPr>
          <w:p w:rsidR="00742A6D" w:rsidRPr="00CC3540" w:rsidRDefault="00742A6D" w:rsidP="00EA6731">
            <w:pPr>
              <w:pStyle w:val="comment"/>
              <w:ind w:left="0"/>
              <w:rPr>
                <w:ins w:id="13644" w:author="HungNguyen" w:date="2012-04-17T17:41:00Z"/>
                <w:rFonts w:ascii="Times New Roman" w:hAnsi="Times New Roman" w:cs="Times New Roman"/>
                <w:i w:val="0"/>
                <w:color w:val="auto"/>
                <w:sz w:val="22"/>
                <w:szCs w:val="22"/>
              </w:rPr>
            </w:pPr>
            <w:ins w:id="13645" w:author="HungNguyen" w:date="2012-04-17T17:43:00Z">
              <w:r>
                <w:rPr>
                  <w:rFonts w:ascii="Times New Roman" w:hAnsi="Times New Roman" w:cs="Times New Roman"/>
                  <w:i w:val="0"/>
                  <w:color w:val="auto"/>
                  <w:sz w:val="22"/>
                  <w:szCs w:val="22"/>
                </w:rPr>
                <w:t>Inline</w:t>
              </w:r>
            </w:ins>
          </w:p>
        </w:tc>
        <w:tc>
          <w:tcPr>
            <w:tcW w:w="810" w:type="dxa"/>
          </w:tcPr>
          <w:p w:rsidR="00742A6D" w:rsidRPr="00CC3540" w:rsidRDefault="00742A6D" w:rsidP="00EA6731">
            <w:pPr>
              <w:pStyle w:val="comment"/>
              <w:ind w:left="0"/>
              <w:rPr>
                <w:ins w:id="13646" w:author="HungNguyen" w:date="2012-04-17T17:41:00Z"/>
                <w:rFonts w:ascii="Times New Roman" w:hAnsi="Times New Roman" w:cs="Times New Roman"/>
                <w:i w:val="0"/>
                <w:color w:val="auto"/>
                <w:sz w:val="22"/>
                <w:szCs w:val="22"/>
              </w:rPr>
            </w:pPr>
            <w:ins w:id="13647" w:author="HungNguyen" w:date="2012-04-17T17:41:00Z">
              <w:r w:rsidRPr="00CC3540">
                <w:rPr>
                  <w:rFonts w:ascii="Times New Roman" w:hAnsi="Times New Roman" w:cs="Times New Roman"/>
                  <w:i w:val="0"/>
                  <w:color w:val="auto"/>
                  <w:sz w:val="22"/>
                  <w:szCs w:val="22"/>
                </w:rPr>
                <w:t>In</w:t>
              </w:r>
            </w:ins>
          </w:p>
        </w:tc>
        <w:tc>
          <w:tcPr>
            <w:tcW w:w="1080" w:type="dxa"/>
          </w:tcPr>
          <w:p w:rsidR="00742A6D" w:rsidRPr="00CC3540" w:rsidRDefault="00742A6D" w:rsidP="00EA6731">
            <w:pPr>
              <w:pStyle w:val="comment"/>
              <w:ind w:left="0"/>
              <w:rPr>
                <w:ins w:id="13648" w:author="HungNguyen" w:date="2012-04-17T17:41:00Z"/>
                <w:rFonts w:ascii="Times New Roman" w:hAnsi="Times New Roman" w:cs="Times New Roman"/>
                <w:i w:val="0"/>
                <w:color w:val="auto"/>
                <w:sz w:val="22"/>
                <w:szCs w:val="22"/>
              </w:rPr>
            </w:pPr>
          </w:p>
        </w:tc>
        <w:tc>
          <w:tcPr>
            <w:tcW w:w="3877" w:type="dxa"/>
          </w:tcPr>
          <w:p w:rsidR="00742A6D" w:rsidRPr="00CC3540" w:rsidRDefault="00742A6D" w:rsidP="00EA6731">
            <w:pPr>
              <w:pStyle w:val="comment"/>
              <w:ind w:left="0"/>
              <w:rPr>
                <w:ins w:id="13649" w:author="HungNguyen" w:date="2012-04-17T17:41:00Z"/>
                <w:rFonts w:ascii="Times New Roman" w:hAnsi="Times New Roman" w:cs="Times New Roman"/>
                <w:i w:val="0"/>
                <w:color w:val="auto"/>
                <w:sz w:val="22"/>
                <w:szCs w:val="22"/>
              </w:rPr>
            </w:pPr>
            <w:ins w:id="13650" w:author="HungNguyen" w:date="2012-04-17T17:41:00Z">
              <w:r w:rsidRPr="00CC3540">
                <w:rPr>
                  <w:rFonts w:ascii="Times New Roman" w:hAnsi="Times New Roman" w:cs="Times New Roman"/>
                  <w:i w:val="0"/>
                  <w:color w:val="auto"/>
                  <w:sz w:val="22"/>
                  <w:szCs w:val="22"/>
                </w:rPr>
                <w:t>The parameter</w:t>
              </w:r>
            </w:ins>
          </w:p>
        </w:tc>
      </w:tr>
    </w:tbl>
    <w:p w:rsidR="00742A6D" w:rsidRPr="00002CBC" w:rsidRDefault="00742A6D">
      <w:pPr>
        <w:rPr>
          <w:ins w:id="13651" w:author="HungNguyen" w:date="2012-04-17T17:40:00Z"/>
        </w:rPr>
        <w:pPrChange w:id="13652" w:author="HungNguyen" w:date="2012-04-17T17:41:00Z">
          <w:pPr>
            <w:pStyle w:val="Heading6"/>
          </w:pPr>
        </w:pPrChange>
      </w:pPr>
    </w:p>
    <w:p w:rsidR="00742A6D" w:rsidRDefault="00742A6D">
      <w:pPr>
        <w:pStyle w:val="Heading6"/>
        <w:rPr>
          <w:ins w:id="13653" w:author="HungNguyen" w:date="2012-04-17T17:43:00Z"/>
        </w:rPr>
      </w:pPr>
      <w:ins w:id="13654" w:author="HungNguyen" w:date="2012-04-17T17:43:00Z">
        <w:r>
          <w:t>Transform64ToImage method</w:t>
        </w:r>
      </w:ins>
    </w:p>
    <w:p w:rsidR="00742A6D" w:rsidRDefault="00742A6D" w:rsidP="00742A6D">
      <w:pPr>
        <w:pStyle w:val="ListParagraph"/>
        <w:numPr>
          <w:ilvl w:val="0"/>
          <w:numId w:val="11"/>
        </w:numPr>
        <w:autoSpaceDE w:val="0"/>
        <w:autoSpaceDN w:val="0"/>
        <w:adjustRightInd w:val="0"/>
        <w:spacing w:after="0" w:line="240" w:lineRule="auto"/>
        <w:rPr>
          <w:ins w:id="13655" w:author="HungNguyen" w:date="2012-04-17T17:43:00Z"/>
          <w:rFonts w:ascii="Cambria" w:eastAsia="MS Gothic" w:hAnsi="Cambria"/>
          <w:b/>
          <w:bCs/>
          <w:i/>
          <w:iCs/>
          <w:color w:val="4F81BD"/>
        </w:rPr>
      </w:pPr>
      <w:ins w:id="13656" w:author="HungNguyen" w:date="2012-04-17T17:43:00Z">
        <w:r w:rsidRPr="00D60E4A">
          <w:rPr>
            <w:rFonts w:ascii="Cambria" w:eastAsia="MS Gothic" w:hAnsi="Cambria"/>
            <w:b/>
            <w:bCs/>
            <w:i/>
            <w:iCs/>
            <w:color w:val="4F81BD"/>
          </w:rPr>
          <w:t xml:space="preserve">Method Declaration:   </w:t>
        </w:r>
      </w:ins>
    </w:p>
    <w:p w:rsidR="00742A6D" w:rsidRPr="00D60E4A" w:rsidRDefault="00742A6D" w:rsidP="00742A6D">
      <w:pPr>
        <w:pStyle w:val="ListParagraph"/>
        <w:autoSpaceDE w:val="0"/>
        <w:autoSpaceDN w:val="0"/>
        <w:adjustRightInd w:val="0"/>
        <w:spacing w:after="0" w:line="240" w:lineRule="auto"/>
        <w:rPr>
          <w:ins w:id="13657" w:author="HungNguyen" w:date="2012-04-17T17:43:00Z"/>
          <w:rFonts w:ascii="Cambria" w:eastAsia="MS Gothic" w:hAnsi="Cambria"/>
          <w:b/>
          <w:bCs/>
          <w:i/>
          <w:iCs/>
          <w:color w:val="4F81BD"/>
        </w:rPr>
      </w:pPr>
    </w:p>
    <w:p w:rsidR="00742A6D" w:rsidRPr="00742A6D" w:rsidRDefault="00742A6D" w:rsidP="00742A6D">
      <w:pPr>
        <w:pStyle w:val="ListParagraph"/>
        <w:autoSpaceDE w:val="0"/>
        <w:autoSpaceDN w:val="0"/>
        <w:adjustRightInd w:val="0"/>
        <w:spacing w:after="0" w:line="240" w:lineRule="auto"/>
        <w:ind w:firstLine="720"/>
        <w:rPr>
          <w:ins w:id="13658" w:author="HungNguyen" w:date="2012-04-17T17:43:00Z"/>
          <w:rFonts w:ascii="Consolas" w:eastAsiaTheme="minorEastAsia" w:hAnsi="Consolas" w:cs="Consolas"/>
          <w:sz w:val="19"/>
          <w:szCs w:val="19"/>
          <w:lang w:eastAsia="ja-JP"/>
        </w:rPr>
      </w:pPr>
      <w:proofErr w:type="gramStart"/>
      <w:ins w:id="13659" w:author="HungNguyen" w:date="2012-04-17T17:43:00Z">
        <w:r w:rsidRPr="00742A6D">
          <w:rPr>
            <w:rFonts w:ascii="Consolas" w:eastAsiaTheme="minorEastAsia" w:hAnsi="Consolas" w:cs="Consolas"/>
            <w:color w:val="0000FF"/>
            <w:sz w:val="19"/>
            <w:szCs w:val="19"/>
            <w:lang w:eastAsia="ja-JP"/>
          </w:rPr>
          <w:t>public</w:t>
        </w:r>
        <w:proofErr w:type="gramEnd"/>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static</w:t>
        </w:r>
        <w:r w:rsidRPr="00742A6D">
          <w:rPr>
            <w:rFonts w:ascii="Consolas" w:eastAsiaTheme="minorEastAsia" w:hAnsi="Consolas" w:cs="Consolas"/>
            <w:sz w:val="19"/>
            <w:szCs w:val="19"/>
            <w:lang w:eastAsia="ja-JP"/>
          </w:rPr>
          <w:t xml:space="preserve"> </w:t>
        </w:r>
        <w:r w:rsidRPr="00742A6D">
          <w:rPr>
            <w:rFonts w:ascii="Consolas" w:eastAsiaTheme="minorEastAsia" w:hAnsi="Consolas" w:cs="Consolas"/>
            <w:color w:val="0000FF"/>
            <w:sz w:val="19"/>
            <w:szCs w:val="19"/>
            <w:lang w:eastAsia="ja-JP"/>
          </w:rPr>
          <w:t>void</w:t>
        </w:r>
        <w:r w:rsidRPr="00742A6D">
          <w:rPr>
            <w:rFonts w:ascii="Consolas" w:eastAsiaTheme="minorEastAsia" w:hAnsi="Consolas" w:cs="Consolas"/>
            <w:sz w:val="19"/>
            <w:szCs w:val="19"/>
            <w:lang w:eastAsia="ja-JP"/>
          </w:rPr>
          <w:t xml:space="preserve"> Transform64ToImage(</w:t>
        </w:r>
        <w:r w:rsidRPr="00742A6D">
          <w:rPr>
            <w:rFonts w:ascii="Consolas" w:eastAsiaTheme="minorEastAsia" w:hAnsi="Consolas" w:cs="Consolas"/>
            <w:color w:val="2B91AF"/>
            <w:sz w:val="19"/>
            <w:szCs w:val="19"/>
            <w:lang w:eastAsia="ja-JP"/>
          </w:rPr>
          <w:t>Inline</w:t>
        </w:r>
        <w:r w:rsidRPr="00742A6D">
          <w:rPr>
            <w:rFonts w:ascii="Consolas" w:eastAsiaTheme="minorEastAsia" w:hAnsi="Consolas" w:cs="Consolas"/>
            <w:sz w:val="19"/>
            <w:szCs w:val="19"/>
            <w:lang w:eastAsia="ja-JP"/>
          </w:rPr>
          <w:t xml:space="preserve"> inline)</w:t>
        </w:r>
      </w:ins>
    </w:p>
    <w:p w:rsidR="00742A6D" w:rsidRPr="00D60E4A" w:rsidRDefault="00742A6D" w:rsidP="00742A6D">
      <w:pPr>
        <w:autoSpaceDE w:val="0"/>
        <w:autoSpaceDN w:val="0"/>
        <w:adjustRightInd w:val="0"/>
        <w:spacing w:after="0" w:line="240" w:lineRule="auto"/>
        <w:rPr>
          <w:ins w:id="13660" w:author="HungNguyen" w:date="2012-04-17T17:43:00Z"/>
          <w:rFonts w:ascii="Cambria" w:eastAsia="MS Gothic" w:hAnsi="Cambria"/>
          <w:b/>
          <w:bCs/>
          <w:i/>
          <w:iCs/>
          <w:color w:val="4F81BD"/>
        </w:rPr>
      </w:pPr>
    </w:p>
    <w:p w:rsidR="00742A6D" w:rsidRPr="005027D1" w:rsidRDefault="00742A6D" w:rsidP="00742A6D">
      <w:pPr>
        <w:pStyle w:val="comment"/>
        <w:numPr>
          <w:ilvl w:val="0"/>
          <w:numId w:val="11"/>
        </w:numPr>
        <w:rPr>
          <w:ins w:id="13661" w:author="HungNguyen" w:date="2012-04-17T17:43:00Z"/>
          <w:i w:val="0"/>
          <w:color w:val="auto"/>
        </w:rPr>
      </w:pPr>
      <w:ins w:id="13662" w:author="HungNguyen" w:date="2012-04-17T17:43: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742A6D" w:rsidRPr="00CC3540" w:rsidRDefault="00742A6D" w:rsidP="00742A6D">
      <w:pPr>
        <w:pStyle w:val="comment"/>
        <w:ind w:firstLine="720"/>
        <w:rPr>
          <w:ins w:id="13663" w:author="HungNguyen" w:date="2012-04-17T17:43:00Z"/>
          <w:rFonts w:ascii="Cambria" w:eastAsia="MS Gothic" w:hAnsi="Cambria" w:cs="Times New Roman"/>
          <w:b/>
          <w:iCs/>
          <w:snapToGrid/>
          <w:color w:val="4F81BD"/>
          <w:sz w:val="22"/>
          <w:szCs w:val="22"/>
          <w:lang w:eastAsia="en-US"/>
        </w:rPr>
      </w:pPr>
      <w:ins w:id="13664" w:author="HungNguyen" w:date="2012-04-17T17:43:00Z">
        <w:r>
          <w:rPr>
            <w:rFonts w:ascii="Times New Roman" w:hAnsi="Times New Roman" w:cs="Times New Roman"/>
            <w:i w:val="0"/>
            <w:color w:val="auto"/>
            <w:sz w:val="22"/>
            <w:szCs w:val="22"/>
          </w:rPr>
          <w:t>Transform image base 64 in block to image</w:t>
        </w:r>
        <w:r w:rsidRPr="001669BE">
          <w:rPr>
            <w:rFonts w:ascii="Times New Roman" w:eastAsia="MS Gothic" w:hAnsi="Times New Roman" w:cs="Times New Roman" w:hint="eastAsia"/>
            <w:b/>
            <w:iCs/>
            <w:snapToGrid/>
            <w:color w:val="4F81BD"/>
            <w:sz w:val="22"/>
            <w:szCs w:val="22"/>
            <w:lang w:eastAsia="en-US"/>
          </w:rPr>
          <w:t xml:space="preserve"> </w:t>
        </w:r>
      </w:ins>
    </w:p>
    <w:p w:rsidR="00742A6D" w:rsidRPr="00D60E4A" w:rsidRDefault="00742A6D" w:rsidP="00742A6D">
      <w:pPr>
        <w:pStyle w:val="comment"/>
        <w:numPr>
          <w:ilvl w:val="0"/>
          <w:numId w:val="11"/>
        </w:numPr>
        <w:rPr>
          <w:ins w:id="13665" w:author="HungNguyen" w:date="2012-04-17T17:43:00Z"/>
          <w:rFonts w:ascii="Cambria" w:eastAsia="MS Gothic" w:hAnsi="Cambria" w:cs="Times New Roman"/>
          <w:b/>
          <w:iCs/>
          <w:snapToGrid/>
          <w:color w:val="4F81BD"/>
          <w:sz w:val="22"/>
          <w:szCs w:val="22"/>
          <w:lang w:eastAsia="en-US"/>
        </w:rPr>
      </w:pPr>
      <w:ins w:id="13666" w:author="HungNguyen" w:date="2012-04-17T17:43: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742A6D" w:rsidRPr="00D229E5" w:rsidTr="00EA6731">
        <w:trPr>
          <w:cnfStyle w:val="100000000000" w:firstRow="1" w:lastRow="0" w:firstColumn="0" w:lastColumn="0" w:oddVBand="0" w:evenVBand="0" w:oddHBand="0" w:evenHBand="0" w:firstRowFirstColumn="0" w:firstRowLastColumn="0" w:lastRowFirstColumn="0" w:lastRowLastColumn="0"/>
          <w:ins w:id="13667" w:author="HungNguyen" w:date="2012-04-17T17:43:00Z"/>
        </w:trPr>
        <w:tc>
          <w:tcPr>
            <w:tcW w:w="577" w:type="dxa"/>
          </w:tcPr>
          <w:p w:rsidR="00742A6D" w:rsidRPr="00CC3540" w:rsidRDefault="00742A6D" w:rsidP="00EA6731">
            <w:pPr>
              <w:widowControl w:val="0"/>
              <w:spacing w:before="120"/>
              <w:ind w:left="-14" w:right="14"/>
              <w:jc w:val="center"/>
              <w:rPr>
                <w:ins w:id="13668" w:author="HungNguyen" w:date="2012-04-17T17:43:00Z"/>
                <w:b w:val="0"/>
                <w:lang w:eastAsia="ja-JP"/>
              </w:rPr>
            </w:pPr>
            <w:ins w:id="13669" w:author="HungNguyen" w:date="2012-04-17T17:43:00Z">
              <w:r w:rsidRPr="00CC3540">
                <w:rPr>
                  <w:rFonts w:ascii="Tahoma" w:eastAsia="MS Mincho" w:hAnsi="Tahoma" w:cs="Arial"/>
                  <w:b w:val="0"/>
                  <w:snapToGrid w:val="0"/>
                  <w:color w:val="auto"/>
                  <w:sz w:val="20"/>
                  <w:szCs w:val="20"/>
                  <w:lang w:eastAsia="ja-JP"/>
                </w:rPr>
                <w:t>No</w:t>
              </w:r>
            </w:ins>
          </w:p>
        </w:tc>
        <w:tc>
          <w:tcPr>
            <w:tcW w:w="1601" w:type="dxa"/>
          </w:tcPr>
          <w:p w:rsidR="00742A6D" w:rsidRPr="00CC3540" w:rsidRDefault="00742A6D" w:rsidP="00EA6731">
            <w:pPr>
              <w:widowControl w:val="0"/>
              <w:spacing w:before="120"/>
              <w:ind w:left="-14" w:right="14"/>
              <w:jc w:val="center"/>
              <w:rPr>
                <w:ins w:id="13670" w:author="HungNguyen" w:date="2012-04-17T17:43:00Z"/>
                <w:b w:val="0"/>
                <w:lang w:eastAsia="ja-JP"/>
              </w:rPr>
            </w:pPr>
            <w:ins w:id="13671" w:author="HungNguyen" w:date="2012-04-17T17:43:00Z">
              <w:r w:rsidRPr="00CC3540">
                <w:rPr>
                  <w:rFonts w:ascii="Tahoma" w:eastAsia="MS Mincho" w:hAnsi="Tahoma" w:cs="Arial"/>
                  <w:b w:val="0"/>
                  <w:snapToGrid w:val="0"/>
                  <w:color w:val="auto"/>
                  <w:sz w:val="20"/>
                  <w:szCs w:val="20"/>
                  <w:lang w:eastAsia="ja-JP"/>
                </w:rPr>
                <w:t>Parameter</w:t>
              </w:r>
            </w:ins>
          </w:p>
        </w:tc>
        <w:tc>
          <w:tcPr>
            <w:tcW w:w="1620" w:type="dxa"/>
          </w:tcPr>
          <w:p w:rsidR="00742A6D" w:rsidRPr="00CC3540" w:rsidRDefault="00742A6D" w:rsidP="00EA6731">
            <w:pPr>
              <w:widowControl w:val="0"/>
              <w:spacing w:before="120"/>
              <w:ind w:left="-14" w:right="14"/>
              <w:jc w:val="center"/>
              <w:rPr>
                <w:ins w:id="13672" w:author="HungNguyen" w:date="2012-04-17T17:43:00Z"/>
                <w:b w:val="0"/>
                <w:lang w:eastAsia="ja-JP"/>
              </w:rPr>
            </w:pPr>
            <w:ins w:id="13673" w:author="HungNguyen" w:date="2012-04-17T17:43:00Z">
              <w:r w:rsidRPr="00CC3540">
                <w:rPr>
                  <w:rFonts w:ascii="Tahoma" w:eastAsia="MS Mincho" w:hAnsi="Tahoma" w:cs="Arial"/>
                  <w:b w:val="0"/>
                  <w:snapToGrid w:val="0"/>
                  <w:color w:val="auto"/>
                  <w:sz w:val="20"/>
                  <w:szCs w:val="20"/>
                  <w:lang w:eastAsia="ja-JP"/>
                </w:rPr>
                <w:t>Type</w:t>
              </w:r>
            </w:ins>
          </w:p>
        </w:tc>
        <w:tc>
          <w:tcPr>
            <w:tcW w:w="810" w:type="dxa"/>
          </w:tcPr>
          <w:p w:rsidR="00742A6D" w:rsidRPr="00CC3540" w:rsidRDefault="00742A6D" w:rsidP="00EA6731">
            <w:pPr>
              <w:widowControl w:val="0"/>
              <w:spacing w:before="120"/>
              <w:ind w:left="-14" w:right="14"/>
              <w:jc w:val="center"/>
              <w:rPr>
                <w:ins w:id="13674" w:author="HungNguyen" w:date="2012-04-17T17:43:00Z"/>
                <w:b w:val="0"/>
                <w:lang w:eastAsia="ja-JP"/>
              </w:rPr>
            </w:pPr>
            <w:ins w:id="13675" w:author="HungNguyen" w:date="2012-04-17T17:43:00Z">
              <w:r w:rsidRPr="00CC3540">
                <w:rPr>
                  <w:rFonts w:ascii="Tahoma" w:eastAsia="MS Mincho" w:hAnsi="Tahoma" w:cs="Arial"/>
                  <w:b w:val="0"/>
                  <w:snapToGrid w:val="0"/>
                  <w:color w:val="auto"/>
                  <w:sz w:val="20"/>
                  <w:szCs w:val="20"/>
                  <w:lang w:eastAsia="ja-JP"/>
                </w:rPr>
                <w:t>In/out</w:t>
              </w:r>
            </w:ins>
          </w:p>
        </w:tc>
        <w:tc>
          <w:tcPr>
            <w:tcW w:w="1080" w:type="dxa"/>
          </w:tcPr>
          <w:p w:rsidR="00742A6D" w:rsidRPr="00CC3540" w:rsidRDefault="00742A6D" w:rsidP="00EA6731">
            <w:pPr>
              <w:widowControl w:val="0"/>
              <w:spacing w:before="120"/>
              <w:ind w:left="-14" w:right="14"/>
              <w:jc w:val="center"/>
              <w:rPr>
                <w:ins w:id="13676" w:author="HungNguyen" w:date="2012-04-17T17:43:00Z"/>
                <w:b w:val="0"/>
                <w:lang w:eastAsia="ja-JP"/>
              </w:rPr>
            </w:pPr>
            <w:ins w:id="13677" w:author="HungNguyen" w:date="2012-04-17T17:43:00Z">
              <w:r w:rsidRPr="00CC3540">
                <w:rPr>
                  <w:rFonts w:ascii="Tahoma" w:eastAsia="MS Mincho" w:hAnsi="Tahoma" w:cs="Arial"/>
                  <w:b w:val="0"/>
                  <w:snapToGrid w:val="0"/>
                  <w:color w:val="auto"/>
                  <w:sz w:val="20"/>
                  <w:szCs w:val="20"/>
                  <w:lang w:eastAsia="ja-JP"/>
                </w:rPr>
                <w:t>Default</w:t>
              </w:r>
            </w:ins>
          </w:p>
        </w:tc>
        <w:tc>
          <w:tcPr>
            <w:tcW w:w="3877" w:type="dxa"/>
          </w:tcPr>
          <w:p w:rsidR="00742A6D" w:rsidRPr="00CC3540" w:rsidRDefault="00742A6D" w:rsidP="00EA6731">
            <w:pPr>
              <w:widowControl w:val="0"/>
              <w:spacing w:before="120"/>
              <w:ind w:left="-14" w:right="14"/>
              <w:jc w:val="center"/>
              <w:rPr>
                <w:ins w:id="13678" w:author="HungNguyen" w:date="2012-04-17T17:43:00Z"/>
                <w:b w:val="0"/>
                <w:lang w:eastAsia="ja-JP"/>
              </w:rPr>
            </w:pPr>
            <w:ins w:id="13679" w:author="HungNguyen" w:date="2012-04-17T17:43:00Z">
              <w:r w:rsidRPr="00CC3540">
                <w:rPr>
                  <w:rFonts w:ascii="Tahoma" w:eastAsia="MS Mincho" w:hAnsi="Tahoma" w:cs="Arial"/>
                  <w:b w:val="0"/>
                  <w:snapToGrid w:val="0"/>
                  <w:color w:val="auto"/>
                  <w:sz w:val="20"/>
                  <w:szCs w:val="20"/>
                  <w:lang w:eastAsia="ja-JP"/>
                </w:rPr>
                <w:t>Description</w:t>
              </w:r>
            </w:ins>
          </w:p>
        </w:tc>
      </w:tr>
      <w:tr w:rsidR="00742A6D" w:rsidRPr="008D0F7B" w:rsidTr="00EA6731">
        <w:trPr>
          <w:ins w:id="13680" w:author="HungNguyen" w:date="2012-04-17T17:43:00Z"/>
        </w:trPr>
        <w:tc>
          <w:tcPr>
            <w:tcW w:w="577" w:type="dxa"/>
          </w:tcPr>
          <w:p w:rsidR="00742A6D" w:rsidRPr="00CC3540" w:rsidRDefault="00742A6D" w:rsidP="00EA6731">
            <w:pPr>
              <w:pStyle w:val="comment"/>
              <w:ind w:left="0"/>
              <w:rPr>
                <w:ins w:id="13681" w:author="HungNguyen" w:date="2012-04-17T17:43:00Z"/>
                <w:rFonts w:ascii="Times New Roman" w:hAnsi="Times New Roman" w:cs="Times New Roman"/>
                <w:i w:val="0"/>
                <w:color w:val="auto"/>
                <w:sz w:val="22"/>
                <w:szCs w:val="22"/>
              </w:rPr>
            </w:pPr>
            <w:ins w:id="13682" w:author="HungNguyen" w:date="2012-04-17T17:43:00Z">
              <w:r w:rsidRPr="00CC3540">
                <w:rPr>
                  <w:rFonts w:ascii="Times New Roman" w:hAnsi="Times New Roman" w:cs="Times New Roman"/>
                  <w:i w:val="0"/>
                  <w:color w:val="auto"/>
                  <w:sz w:val="22"/>
                  <w:szCs w:val="22"/>
                </w:rPr>
                <w:t>01</w:t>
              </w:r>
            </w:ins>
          </w:p>
        </w:tc>
        <w:tc>
          <w:tcPr>
            <w:tcW w:w="1601" w:type="dxa"/>
          </w:tcPr>
          <w:p w:rsidR="00742A6D" w:rsidRPr="00CC3540" w:rsidRDefault="00742A6D" w:rsidP="00EA6731">
            <w:pPr>
              <w:pStyle w:val="comment"/>
              <w:ind w:left="0"/>
              <w:rPr>
                <w:ins w:id="13683" w:author="HungNguyen" w:date="2012-04-17T17:43:00Z"/>
                <w:rFonts w:ascii="Times New Roman" w:hAnsi="Times New Roman" w:cs="Times New Roman"/>
                <w:i w:val="0"/>
                <w:color w:val="auto"/>
                <w:sz w:val="22"/>
                <w:szCs w:val="22"/>
              </w:rPr>
            </w:pPr>
            <w:ins w:id="13684" w:author="HungNguyen" w:date="2012-04-17T17:44:00Z">
              <w:r>
                <w:rPr>
                  <w:rFonts w:ascii="Times New Roman" w:hAnsi="Times New Roman" w:cs="Times New Roman"/>
                  <w:i w:val="0"/>
                  <w:color w:val="auto"/>
                  <w:sz w:val="22"/>
                  <w:szCs w:val="22"/>
                </w:rPr>
                <w:t>block</w:t>
              </w:r>
            </w:ins>
          </w:p>
        </w:tc>
        <w:tc>
          <w:tcPr>
            <w:tcW w:w="1620" w:type="dxa"/>
          </w:tcPr>
          <w:p w:rsidR="00742A6D" w:rsidRPr="00CC3540" w:rsidRDefault="00742A6D" w:rsidP="00EA6731">
            <w:pPr>
              <w:pStyle w:val="comment"/>
              <w:ind w:left="0"/>
              <w:rPr>
                <w:ins w:id="13685" w:author="HungNguyen" w:date="2012-04-17T17:43:00Z"/>
                <w:rFonts w:ascii="Times New Roman" w:hAnsi="Times New Roman" w:cs="Times New Roman"/>
                <w:i w:val="0"/>
                <w:color w:val="auto"/>
                <w:sz w:val="22"/>
                <w:szCs w:val="22"/>
              </w:rPr>
            </w:pPr>
            <w:ins w:id="13686" w:author="HungNguyen" w:date="2012-04-17T17:44:00Z">
              <w:r>
                <w:rPr>
                  <w:rFonts w:ascii="Times New Roman" w:hAnsi="Times New Roman" w:cs="Times New Roman"/>
                  <w:i w:val="0"/>
                  <w:color w:val="auto"/>
                  <w:sz w:val="22"/>
                  <w:szCs w:val="22"/>
                </w:rPr>
                <w:t>Block</w:t>
              </w:r>
            </w:ins>
          </w:p>
        </w:tc>
        <w:tc>
          <w:tcPr>
            <w:tcW w:w="810" w:type="dxa"/>
          </w:tcPr>
          <w:p w:rsidR="00742A6D" w:rsidRPr="00CC3540" w:rsidRDefault="00742A6D" w:rsidP="00EA6731">
            <w:pPr>
              <w:pStyle w:val="comment"/>
              <w:ind w:left="0"/>
              <w:rPr>
                <w:ins w:id="13687" w:author="HungNguyen" w:date="2012-04-17T17:43:00Z"/>
                <w:rFonts w:ascii="Times New Roman" w:hAnsi="Times New Roman" w:cs="Times New Roman"/>
                <w:i w:val="0"/>
                <w:color w:val="auto"/>
                <w:sz w:val="22"/>
                <w:szCs w:val="22"/>
              </w:rPr>
            </w:pPr>
            <w:ins w:id="13688" w:author="HungNguyen" w:date="2012-04-17T17:43:00Z">
              <w:r w:rsidRPr="00CC3540">
                <w:rPr>
                  <w:rFonts w:ascii="Times New Roman" w:hAnsi="Times New Roman" w:cs="Times New Roman"/>
                  <w:i w:val="0"/>
                  <w:color w:val="auto"/>
                  <w:sz w:val="22"/>
                  <w:szCs w:val="22"/>
                </w:rPr>
                <w:t>In</w:t>
              </w:r>
            </w:ins>
          </w:p>
        </w:tc>
        <w:tc>
          <w:tcPr>
            <w:tcW w:w="1080" w:type="dxa"/>
          </w:tcPr>
          <w:p w:rsidR="00742A6D" w:rsidRPr="00CC3540" w:rsidRDefault="00742A6D" w:rsidP="00EA6731">
            <w:pPr>
              <w:pStyle w:val="comment"/>
              <w:ind w:left="0"/>
              <w:rPr>
                <w:ins w:id="13689" w:author="HungNguyen" w:date="2012-04-17T17:43:00Z"/>
                <w:rFonts w:ascii="Times New Roman" w:hAnsi="Times New Roman" w:cs="Times New Roman"/>
                <w:i w:val="0"/>
                <w:color w:val="auto"/>
                <w:sz w:val="22"/>
                <w:szCs w:val="22"/>
              </w:rPr>
            </w:pPr>
          </w:p>
        </w:tc>
        <w:tc>
          <w:tcPr>
            <w:tcW w:w="3877" w:type="dxa"/>
          </w:tcPr>
          <w:p w:rsidR="00742A6D" w:rsidRPr="00CC3540" w:rsidRDefault="00742A6D" w:rsidP="00EA6731">
            <w:pPr>
              <w:pStyle w:val="comment"/>
              <w:ind w:left="0"/>
              <w:rPr>
                <w:ins w:id="13690" w:author="HungNguyen" w:date="2012-04-17T17:43:00Z"/>
                <w:rFonts w:ascii="Times New Roman" w:hAnsi="Times New Roman" w:cs="Times New Roman"/>
                <w:i w:val="0"/>
                <w:color w:val="auto"/>
                <w:sz w:val="22"/>
                <w:szCs w:val="22"/>
              </w:rPr>
            </w:pPr>
            <w:ins w:id="13691" w:author="HungNguyen" w:date="2012-04-17T17:43:00Z">
              <w:r w:rsidRPr="00CC3540">
                <w:rPr>
                  <w:rFonts w:ascii="Times New Roman" w:hAnsi="Times New Roman" w:cs="Times New Roman"/>
                  <w:i w:val="0"/>
                  <w:color w:val="auto"/>
                  <w:sz w:val="22"/>
                  <w:szCs w:val="22"/>
                </w:rPr>
                <w:t>The parameter</w:t>
              </w:r>
            </w:ins>
          </w:p>
        </w:tc>
      </w:tr>
    </w:tbl>
    <w:p w:rsidR="00742A6D" w:rsidRPr="00002CBC" w:rsidRDefault="00742A6D">
      <w:pPr>
        <w:rPr>
          <w:ins w:id="13692" w:author="HungNguyen" w:date="2012-04-17T17:43:00Z"/>
        </w:rPr>
        <w:pPrChange w:id="13693" w:author="HungNguyen" w:date="2012-04-17T17:43:00Z">
          <w:pPr>
            <w:pStyle w:val="Heading6"/>
          </w:pPr>
        </w:pPrChange>
      </w:pPr>
    </w:p>
    <w:p w:rsidR="00742A6D" w:rsidRDefault="00742A6D">
      <w:pPr>
        <w:pStyle w:val="Heading6"/>
        <w:rPr>
          <w:ins w:id="13694" w:author="HungNguyen" w:date="2012-04-17T17:44:00Z"/>
        </w:rPr>
      </w:pPr>
      <w:ins w:id="13695" w:author="HungNguyen" w:date="2012-04-17T17:44:00Z">
        <w:r>
          <w:t xml:space="preserve"> TransformImageTo64String method</w:t>
        </w:r>
      </w:ins>
    </w:p>
    <w:p w:rsidR="00742A6D" w:rsidRDefault="00742A6D" w:rsidP="00742A6D">
      <w:pPr>
        <w:pStyle w:val="ListParagraph"/>
        <w:numPr>
          <w:ilvl w:val="0"/>
          <w:numId w:val="11"/>
        </w:numPr>
        <w:autoSpaceDE w:val="0"/>
        <w:autoSpaceDN w:val="0"/>
        <w:adjustRightInd w:val="0"/>
        <w:spacing w:after="0" w:line="240" w:lineRule="auto"/>
        <w:rPr>
          <w:ins w:id="13696" w:author="HungNguyen" w:date="2012-04-17T17:44:00Z"/>
          <w:rFonts w:ascii="Cambria" w:eastAsia="MS Gothic" w:hAnsi="Cambria"/>
          <w:b/>
          <w:bCs/>
          <w:i/>
          <w:iCs/>
          <w:color w:val="4F81BD"/>
        </w:rPr>
      </w:pPr>
      <w:ins w:id="13697" w:author="HungNguyen" w:date="2012-04-17T17:44:00Z">
        <w:r w:rsidRPr="00D60E4A">
          <w:rPr>
            <w:rFonts w:ascii="Cambria" w:eastAsia="MS Gothic" w:hAnsi="Cambria"/>
            <w:b/>
            <w:bCs/>
            <w:i/>
            <w:iCs/>
            <w:color w:val="4F81BD"/>
          </w:rPr>
          <w:t xml:space="preserve">Method Declaration:   </w:t>
        </w:r>
      </w:ins>
    </w:p>
    <w:p w:rsidR="00742A6D" w:rsidRPr="00D60E4A" w:rsidRDefault="00742A6D" w:rsidP="00742A6D">
      <w:pPr>
        <w:pStyle w:val="ListParagraph"/>
        <w:autoSpaceDE w:val="0"/>
        <w:autoSpaceDN w:val="0"/>
        <w:adjustRightInd w:val="0"/>
        <w:spacing w:after="0" w:line="240" w:lineRule="auto"/>
        <w:rPr>
          <w:ins w:id="13698" w:author="HungNguyen" w:date="2012-04-17T17:44:00Z"/>
          <w:rFonts w:ascii="Cambria" w:eastAsia="MS Gothic" w:hAnsi="Cambria"/>
          <w:b/>
          <w:bCs/>
          <w:i/>
          <w:iCs/>
          <w:color w:val="4F81BD"/>
        </w:rPr>
      </w:pPr>
    </w:p>
    <w:p w:rsidR="00742A6D" w:rsidRDefault="00742A6D">
      <w:pPr>
        <w:autoSpaceDE w:val="0"/>
        <w:autoSpaceDN w:val="0"/>
        <w:adjustRightInd w:val="0"/>
        <w:spacing w:after="0" w:line="240" w:lineRule="auto"/>
        <w:ind w:left="720" w:firstLine="720"/>
        <w:rPr>
          <w:ins w:id="13699" w:author="HungNguyen" w:date="2012-04-17T17:46:00Z"/>
          <w:rFonts w:ascii="Consolas" w:eastAsiaTheme="minorEastAsia" w:hAnsi="Consolas" w:cs="Consolas"/>
          <w:sz w:val="19"/>
          <w:szCs w:val="19"/>
          <w:lang w:eastAsia="ja-JP"/>
        </w:rPr>
        <w:pPrChange w:id="13700" w:author="HungNguyen" w:date="2012-04-17T17:46:00Z">
          <w:pPr>
            <w:autoSpaceDE w:val="0"/>
            <w:autoSpaceDN w:val="0"/>
            <w:adjustRightInd w:val="0"/>
            <w:spacing w:after="0" w:line="240" w:lineRule="auto"/>
          </w:pPr>
        </w:pPrChange>
      </w:pPr>
      <w:proofErr w:type="gramStart"/>
      <w:ins w:id="13701" w:author="HungNguyen" w:date="2012-04-17T17:46: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TransformImageTo64String(</w:t>
        </w:r>
        <w:r>
          <w:rPr>
            <w:rFonts w:ascii="Consolas" w:eastAsiaTheme="minorEastAsia" w:hAnsi="Consolas" w:cs="Consolas"/>
            <w:color w:val="2B91AF"/>
            <w:sz w:val="19"/>
            <w:szCs w:val="19"/>
            <w:lang w:eastAsia="ja-JP"/>
          </w:rPr>
          <w:t>FlowDocument</w:t>
        </w:r>
        <w:r>
          <w:rPr>
            <w:rFonts w:ascii="Consolas" w:eastAsiaTheme="minorEastAsia" w:hAnsi="Consolas" w:cs="Consolas"/>
            <w:sz w:val="19"/>
            <w:szCs w:val="19"/>
            <w:lang w:eastAsia="ja-JP"/>
          </w:rPr>
          <w:t xml:space="preserve"> flowDocument)</w:t>
        </w:r>
      </w:ins>
    </w:p>
    <w:p w:rsidR="00742A6D" w:rsidRPr="00D60E4A" w:rsidRDefault="00742A6D" w:rsidP="00742A6D">
      <w:pPr>
        <w:autoSpaceDE w:val="0"/>
        <w:autoSpaceDN w:val="0"/>
        <w:adjustRightInd w:val="0"/>
        <w:spacing w:after="0" w:line="240" w:lineRule="auto"/>
        <w:rPr>
          <w:ins w:id="13702" w:author="HungNguyen" w:date="2012-04-17T17:44:00Z"/>
          <w:rFonts w:ascii="Cambria" w:eastAsia="MS Gothic" w:hAnsi="Cambria"/>
          <w:b/>
          <w:bCs/>
          <w:i/>
          <w:iCs/>
          <w:color w:val="4F81BD"/>
        </w:rPr>
      </w:pPr>
    </w:p>
    <w:p w:rsidR="00742A6D" w:rsidRPr="005027D1" w:rsidRDefault="00742A6D" w:rsidP="00742A6D">
      <w:pPr>
        <w:pStyle w:val="comment"/>
        <w:numPr>
          <w:ilvl w:val="0"/>
          <w:numId w:val="11"/>
        </w:numPr>
        <w:rPr>
          <w:ins w:id="13703" w:author="HungNguyen" w:date="2012-04-17T17:44:00Z"/>
          <w:i w:val="0"/>
          <w:color w:val="auto"/>
        </w:rPr>
      </w:pPr>
      <w:ins w:id="13704" w:author="HungNguyen" w:date="2012-04-17T17:44:00Z">
        <w:r w:rsidRPr="00D60E4A">
          <w:rPr>
            <w:rFonts w:ascii="Cambria" w:eastAsia="MS Gothic" w:hAnsi="Cambria" w:cs="Times New Roman"/>
            <w:b/>
            <w:iCs/>
            <w:snapToGrid/>
            <w:color w:val="4F81BD"/>
            <w:sz w:val="22"/>
            <w:szCs w:val="22"/>
            <w:lang w:eastAsia="en-US"/>
          </w:rPr>
          <w:lastRenderedPageBreak/>
          <w:t>Method Description</w:t>
        </w:r>
        <w:r>
          <w:rPr>
            <w:i w:val="0"/>
            <w:color w:val="auto"/>
          </w:rPr>
          <w:t>:</w:t>
        </w:r>
      </w:ins>
    </w:p>
    <w:p w:rsidR="00AA793C" w:rsidRPr="00AA793C" w:rsidRDefault="00AA793C">
      <w:pPr>
        <w:pStyle w:val="comment"/>
        <w:ind w:firstLine="720"/>
        <w:rPr>
          <w:ins w:id="13705" w:author="HungNguyen" w:date="2012-04-17T17:48:00Z"/>
          <w:rFonts w:ascii="Cambria" w:eastAsia="MS Gothic" w:hAnsi="Cambria" w:cs="Times New Roman"/>
          <w:b/>
          <w:iCs/>
          <w:snapToGrid/>
          <w:color w:val="4F81BD"/>
          <w:sz w:val="22"/>
          <w:szCs w:val="22"/>
          <w:lang w:eastAsia="en-US"/>
          <w:rPrChange w:id="13706" w:author="HungNguyen" w:date="2012-04-17T17:48:00Z">
            <w:rPr>
              <w:ins w:id="13707" w:author="HungNguyen" w:date="2012-04-17T17:48:00Z"/>
              <w:rFonts w:ascii="Times New Roman" w:hAnsi="Times New Roman" w:cs="Times New Roman"/>
              <w:i w:val="0"/>
              <w:color w:val="auto"/>
              <w:sz w:val="22"/>
              <w:szCs w:val="22"/>
            </w:rPr>
          </w:rPrChange>
        </w:rPr>
        <w:pPrChange w:id="13708" w:author="HungNguyen" w:date="2012-04-17T17:48:00Z">
          <w:pPr>
            <w:pStyle w:val="comment"/>
            <w:numPr>
              <w:numId w:val="11"/>
            </w:numPr>
            <w:ind w:hanging="360"/>
          </w:pPr>
        </w:pPrChange>
      </w:pPr>
      <w:ins w:id="13709" w:author="HungNguyen" w:date="2012-04-17T17:48:00Z">
        <w:r>
          <w:rPr>
            <w:rFonts w:ascii="Times New Roman" w:hAnsi="Times New Roman" w:cs="Times New Roman"/>
            <w:i w:val="0"/>
            <w:color w:val="auto"/>
            <w:sz w:val="22"/>
            <w:szCs w:val="22"/>
          </w:rPr>
          <w:t>Transform image to string base 64</w:t>
        </w:r>
      </w:ins>
    </w:p>
    <w:p w:rsidR="00742A6D" w:rsidRPr="00D60E4A" w:rsidRDefault="00742A6D" w:rsidP="00742A6D">
      <w:pPr>
        <w:pStyle w:val="comment"/>
        <w:numPr>
          <w:ilvl w:val="0"/>
          <w:numId w:val="11"/>
        </w:numPr>
        <w:rPr>
          <w:ins w:id="13710" w:author="HungNguyen" w:date="2012-04-17T17:44:00Z"/>
          <w:rFonts w:ascii="Cambria" w:eastAsia="MS Gothic" w:hAnsi="Cambria" w:cs="Times New Roman"/>
          <w:b/>
          <w:iCs/>
          <w:snapToGrid/>
          <w:color w:val="4F81BD"/>
          <w:sz w:val="22"/>
          <w:szCs w:val="22"/>
          <w:lang w:eastAsia="en-US"/>
        </w:rPr>
      </w:pPr>
      <w:ins w:id="13711" w:author="HungNguyen" w:date="2012-04-17T17:44: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742A6D" w:rsidRPr="00D229E5" w:rsidTr="00EA6731">
        <w:trPr>
          <w:cnfStyle w:val="100000000000" w:firstRow="1" w:lastRow="0" w:firstColumn="0" w:lastColumn="0" w:oddVBand="0" w:evenVBand="0" w:oddHBand="0" w:evenHBand="0" w:firstRowFirstColumn="0" w:firstRowLastColumn="0" w:lastRowFirstColumn="0" w:lastRowLastColumn="0"/>
          <w:ins w:id="13712" w:author="HungNguyen" w:date="2012-04-17T17:44:00Z"/>
        </w:trPr>
        <w:tc>
          <w:tcPr>
            <w:tcW w:w="577" w:type="dxa"/>
          </w:tcPr>
          <w:p w:rsidR="00742A6D" w:rsidRPr="00CC3540" w:rsidRDefault="00742A6D" w:rsidP="00EA6731">
            <w:pPr>
              <w:widowControl w:val="0"/>
              <w:spacing w:before="120"/>
              <w:ind w:left="-14" w:right="14"/>
              <w:jc w:val="center"/>
              <w:rPr>
                <w:ins w:id="13713" w:author="HungNguyen" w:date="2012-04-17T17:44:00Z"/>
                <w:b w:val="0"/>
                <w:lang w:eastAsia="ja-JP"/>
              </w:rPr>
            </w:pPr>
            <w:ins w:id="13714" w:author="HungNguyen" w:date="2012-04-17T17:44:00Z">
              <w:r w:rsidRPr="00CC3540">
                <w:rPr>
                  <w:rFonts w:ascii="Tahoma" w:eastAsia="MS Mincho" w:hAnsi="Tahoma" w:cs="Arial"/>
                  <w:b w:val="0"/>
                  <w:snapToGrid w:val="0"/>
                  <w:color w:val="auto"/>
                  <w:sz w:val="20"/>
                  <w:szCs w:val="20"/>
                  <w:lang w:eastAsia="ja-JP"/>
                </w:rPr>
                <w:t>No</w:t>
              </w:r>
            </w:ins>
          </w:p>
        </w:tc>
        <w:tc>
          <w:tcPr>
            <w:tcW w:w="1601" w:type="dxa"/>
          </w:tcPr>
          <w:p w:rsidR="00742A6D" w:rsidRPr="00CC3540" w:rsidRDefault="00742A6D" w:rsidP="00EA6731">
            <w:pPr>
              <w:widowControl w:val="0"/>
              <w:spacing w:before="120"/>
              <w:ind w:left="-14" w:right="14"/>
              <w:jc w:val="center"/>
              <w:rPr>
                <w:ins w:id="13715" w:author="HungNguyen" w:date="2012-04-17T17:44:00Z"/>
                <w:b w:val="0"/>
                <w:lang w:eastAsia="ja-JP"/>
              </w:rPr>
            </w:pPr>
            <w:ins w:id="13716" w:author="HungNguyen" w:date="2012-04-17T17:44:00Z">
              <w:r w:rsidRPr="00CC3540">
                <w:rPr>
                  <w:rFonts w:ascii="Tahoma" w:eastAsia="MS Mincho" w:hAnsi="Tahoma" w:cs="Arial"/>
                  <w:b w:val="0"/>
                  <w:snapToGrid w:val="0"/>
                  <w:color w:val="auto"/>
                  <w:sz w:val="20"/>
                  <w:szCs w:val="20"/>
                  <w:lang w:eastAsia="ja-JP"/>
                </w:rPr>
                <w:t>Parameter</w:t>
              </w:r>
            </w:ins>
          </w:p>
        </w:tc>
        <w:tc>
          <w:tcPr>
            <w:tcW w:w="1620" w:type="dxa"/>
          </w:tcPr>
          <w:p w:rsidR="00742A6D" w:rsidRPr="00CC3540" w:rsidRDefault="00742A6D" w:rsidP="00EA6731">
            <w:pPr>
              <w:widowControl w:val="0"/>
              <w:spacing w:before="120"/>
              <w:ind w:left="-14" w:right="14"/>
              <w:jc w:val="center"/>
              <w:rPr>
                <w:ins w:id="13717" w:author="HungNguyen" w:date="2012-04-17T17:44:00Z"/>
                <w:b w:val="0"/>
                <w:lang w:eastAsia="ja-JP"/>
              </w:rPr>
            </w:pPr>
            <w:ins w:id="13718" w:author="HungNguyen" w:date="2012-04-17T17:44:00Z">
              <w:r w:rsidRPr="00CC3540">
                <w:rPr>
                  <w:rFonts w:ascii="Tahoma" w:eastAsia="MS Mincho" w:hAnsi="Tahoma" w:cs="Arial"/>
                  <w:b w:val="0"/>
                  <w:snapToGrid w:val="0"/>
                  <w:color w:val="auto"/>
                  <w:sz w:val="20"/>
                  <w:szCs w:val="20"/>
                  <w:lang w:eastAsia="ja-JP"/>
                </w:rPr>
                <w:t>Type</w:t>
              </w:r>
            </w:ins>
          </w:p>
        </w:tc>
        <w:tc>
          <w:tcPr>
            <w:tcW w:w="810" w:type="dxa"/>
          </w:tcPr>
          <w:p w:rsidR="00742A6D" w:rsidRPr="00CC3540" w:rsidRDefault="00742A6D" w:rsidP="00EA6731">
            <w:pPr>
              <w:widowControl w:val="0"/>
              <w:spacing w:before="120"/>
              <w:ind w:left="-14" w:right="14"/>
              <w:jc w:val="center"/>
              <w:rPr>
                <w:ins w:id="13719" w:author="HungNguyen" w:date="2012-04-17T17:44:00Z"/>
                <w:b w:val="0"/>
                <w:lang w:eastAsia="ja-JP"/>
              </w:rPr>
            </w:pPr>
            <w:ins w:id="13720" w:author="HungNguyen" w:date="2012-04-17T17:44:00Z">
              <w:r w:rsidRPr="00CC3540">
                <w:rPr>
                  <w:rFonts w:ascii="Tahoma" w:eastAsia="MS Mincho" w:hAnsi="Tahoma" w:cs="Arial"/>
                  <w:b w:val="0"/>
                  <w:snapToGrid w:val="0"/>
                  <w:color w:val="auto"/>
                  <w:sz w:val="20"/>
                  <w:szCs w:val="20"/>
                  <w:lang w:eastAsia="ja-JP"/>
                </w:rPr>
                <w:t>In/out</w:t>
              </w:r>
            </w:ins>
          </w:p>
        </w:tc>
        <w:tc>
          <w:tcPr>
            <w:tcW w:w="1080" w:type="dxa"/>
          </w:tcPr>
          <w:p w:rsidR="00742A6D" w:rsidRPr="00CC3540" w:rsidRDefault="00742A6D" w:rsidP="00EA6731">
            <w:pPr>
              <w:widowControl w:val="0"/>
              <w:spacing w:before="120"/>
              <w:ind w:left="-14" w:right="14"/>
              <w:jc w:val="center"/>
              <w:rPr>
                <w:ins w:id="13721" w:author="HungNguyen" w:date="2012-04-17T17:44:00Z"/>
                <w:b w:val="0"/>
                <w:lang w:eastAsia="ja-JP"/>
              </w:rPr>
            </w:pPr>
            <w:ins w:id="13722" w:author="HungNguyen" w:date="2012-04-17T17:44:00Z">
              <w:r w:rsidRPr="00CC3540">
                <w:rPr>
                  <w:rFonts w:ascii="Tahoma" w:eastAsia="MS Mincho" w:hAnsi="Tahoma" w:cs="Arial"/>
                  <w:b w:val="0"/>
                  <w:snapToGrid w:val="0"/>
                  <w:color w:val="auto"/>
                  <w:sz w:val="20"/>
                  <w:szCs w:val="20"/>
                  <w:lang w:eastAsia="ja-JP"/>
                </w:rPr>
                <w:t>Default</w:t>
              </w:r>
            </w:ins>
          </w:p>
        </w:tc>
        <w:tc>
          <w:tcPr>
            <w:tcW w:w="3877" w:type="dxa"/>
          </w:tcPr>
          <w:p w:rsidR="00742A6D" w:rsidRPr="00CC3540" w:rsidRDefault="00742A6D" w:rsidP="00EA6731">
            <w:pPr>
              <w:widowControl w:val="0"/>
              <w:spacing w:before="120"/>
              <w:ind w:left="-14" w:right="14"/>
              <w:jc w:val="center"/>
              <w:rPr>
                <w:ins w:id="13723" w:author="HungNguyen" w:date="2012-04-17T17:44:00Z"/>
                <w:b w:val="0"/>
                <w:lang w:eastAsia="ja-JP"/>
              </w:rPr>
            </w:pPr>
            <w:ins w:id="13724" w:author="HungNguyen" w:date="2012-04-17T17:44:00Z">
              <w:r w:rsidRPr="00CC3540">
                <w:rPr>
                  <w:rFonts w:ascii="Tahoma" w:eastAsia="MS Mincho" w:hAnsi="Tahoma" w:cs="Arial"/>
                  <w:b w:val="0"/>
                  <w:snapToGrid w:val="0"/>
                  <w:color w:val="auto"/>
                  <w:sz w:val="20"/>
                  <w:szCs w:val="20"/>
                  <w:lang w:eastAsia="ja-JP"/>
                </w:rPr>
                <w:t>Description</w:t>
              </w:r>
            </w:ins>
          </w:p>
        </w:tc>
      </w:tr>
      <w:tr w:rsidR="00742A6D" w:rsidRPr="008D0F7B" w:rsidTr="00EA6731">
        <w:trPr>
          <w:ins w:id="13725" w:author="HungNguyen" w:date="2012-04-17T17:44:00Z"/>
        </w:trPr>
        <w:tc>
          <w:tcPr>
            <w:tcW w:w="577" w:type="dxa"/>
          </w:tcPr>
          <w:p w:rsidR="00742A6D" w:rsidRPr="00CC3540" w:rsidRDefault="00742A6D" w:rsidP="00EA6731">
            <w:pPr>
              <w:pStyle w:val="comment"/>
              <w:ind w:left="0"/>
              <w:rPr>
                <w:ins w:id="13726" w:author="HungNguyen" w:date="2012-04-17T17:44:00Z"/>
                <w:rFonts w:ascii="Times New Roman" w:hAnsi="Times New Roman" w:cs="Times New Roman"/>
                <w:i w:val="0"/>
                <w:color w:val="auto"/>
                <w:sz w:val="22"/>
                <w:szCs w:val="22"/>
              </w:rPr>
            </w:pPr>
            <w:ins w:id="13727" w:author="HungNguyen" w:date="2012-04-17T17:44:00Z">
              <w:r w:rsidRPr="00CC3540">
                <w:rPr>
                  <w:rFonts w:ascii="Times New Roman" w:hAnsi="Times New Roman" w:cs="Times New Roman"/>
                  <w:i w:val="0"/>
                  <w:color w:val="auto"/>
                  <w:sz w:val="22"/>
                  <w:szCs w:val="22"/>
                </w:rPr>
                <w:t>01</w:t>
              </w:r>
            </w:ins>
          </w:p>
        </w:tc>
        <w:tc>
          <w:tcPr>
            <w:tcW w:w="1601" w:type="dxa"/>
          </w:tcPr>
          <w:p w:rsidR="00742A6D" w:rsidRPr="00CC3540" w:rsidRDefault="00AA793C" w:rsidP="00EA6731">
            <w:pPr>
              <w:pStyle w:val="comment"/>
              <w:ind w:left="0"/>
              <w:rPr>
                <w:ins w:id="13728" w:author="HungNguyen" w:date="2012-04-17T17:44:00Z"/>
                <w:rFonts w:ascii="Times New Roman" w:hAnsi="Times New Roman" w:cs="Times New Roman"/>
                <w:i w:val="0"/>
                <w:color w:val="auto"/>
                <w:sz w:val="22"/>
                <w:szCs w:val="22"/>
              </w:rPr>
            </w:pPr>
            <w:ins w:id="13729" w:author="HungNguyen" w:date="2012-04-17T17:49:00Z">
              <w:r>
                <w:rPr>
                  <w:rFonts w:ascii="Times New Roman" w:hAnsi="Times New Roman" w:cs="Times New Roman"/>
                  <w:i w:val="0"/>
                  <w:color w:val="auto"/>
                  <w:sz w:val="22"/>
                  <w:szCs w:val="22"/>
                </w:rPr>
                <w:t>flowDocument</w:t>
              </w:r>
            </w:ins>
          </w:p>
        </w:tc>
        <w:tc>
          <w:tcPr>
            <w:tcW w:w="1620" w:type="dxa"/>
          </w:tcPr>
          <w:p w:rsidR="00742A6D" w:rsidRPr="00CC3540" w:rsidRDefault="00AA793C" w:rsidP="00EA6731">
            <w:pPr>
              <w:pStyle w:val="comment"/>
              <w:ind w:left="0"/>
              <w:rPr>
                <w:ins w:id="13730" w:author="HungNguyen" w:date="2012-04-17T17:44:00Z"/>
                <w:rFonts w:ascii="Times New Roman" w:hAnsi="Times New Roman" w:cs="Times New Roman"/>
                <w:i w:val="0"/>
                <w:color w:val="auto"/>
                <w:sz w:val="22"/>
                <w:szCs w:val="22"/>
              </w:rPr>
            </w:pPr>
            <w:ins w:id="13731" w:author="HungNguyen" w:date="2012-04-17T17:49:00Z">
              <w:r>
                <w:rPr>
                  <w:rFonts w:ascii="Times New Roman" w:hAnsi="Times New Roman" w:cs="Times New Roman"/>
                  <w:i w:val="0"/>
                  <w:color w:val="auto"/>
                  <w:sz w:val="22"/>
                  <w:szCs w:val="22"/>
                </w:rPr>
                <w:t>FlowDocument</w:t>
              </w:r>
            </w:ins>
          </w:p>
        </w:tc>
        <w:tc>
          <w:tcPr>
            <w:tcW w:w="810" w:type="dxa"/>
          </w:tcPr>
          <w:p w:rsidR="00742A6D" w:rsidRPr="00CC3540" w:rsidRDefault="00742A6D" w:rsidP="00EA6731">
            <w:pPr>
              <w:pStyle w:val="comment"/>
              <w:ind w:left="0"/>
              <w:rPr>
                <w:ins w:id="13732" w:author="HungNguyen" w:date="2012-04-17T17:44:00Z"/>
                <w:rFonts w:ascii="Times New Roman" w:hAnsi="Times New Roman" w:cs="Times New Roman"/>
                <w:i w:val="0"/>
                <w:color w:val="auto"/>
                <w:sz w:val="22"/>
                <w:szCs w:val="22"/>
              </w:rPr>
            </w:pPr>
            <w:ins w:id="13733" w:author="HungNguyen" w:date="2012-04-17T17:44:00Z">
              <w:r w:rsidRPr="00CC3540">
                <w:rPr>
                  <w:rFonts w:ascii="Times New Roman" w:hAnsi="Times New Roman" w:cs="Times New Roman"/>
                  <w:i w:val="0"/>
                  <w:color w:val="auto"/>
                  <w:sz w:val="22"/>
                  <w:szCs w:val="22"/>
                </w:rPr>
                <w:t>In</w:t>
              </w:r>
            </w:ins>
          </w:p>
        </w:tc>
        <w:tc>
          <w:tcPr>
            <w:tcW w:w="1080" w:type="dxa"/>
          </w:tcPr>
          <w:p w:rsidR="00742A6D" w:rsidRPr="00CC3540" w:rsidRDefault="00742A6D" w:rsidP="00EA6731">
            <w:pPr>
              <w:pStyle w:val="comment"/>
              <w:ind w:left="0"/>
              <w:rPr>
                <w:ins w:id="13734" w:author="HungNguyen" w:date="2012-04-17T17:44:00Z"/>
                <w:rFonts w:ascii="Times New Roman" w:hAnsi="Times New Roman" w:cs="Times New Roman"/>
                <w:i w:val="0"/>
                <w:color w:val="auto"/>
                <w:sz w:val="22"/>
                <w:szCs w:val="22"/>
              </w:rPr>
            </w:pPr>
          </w:p>
        </w:tc>
        <w:tc>
          <w:tcPr>
            <w:tcW w:w="3877" w:type="dxa"/>
          </w:tcPr>
          <w:p w:rsidR="00742A6D" w:rsidRPr="00CC3540" w:rsidRDefault="00742A6D" w:rsidP="00EA6731">
            <w:pPr>
              <w:pStyle w:val="comment"/>
              <w:ind w:left="0"/>
              <w:rPr>
                <w:ins w:id="13735" w:author="HungNguyen" w:date="2012-04-17T17:44:00Z"/>
                <w:rFonts w:ascii="Times New Roman" w:hAnsi="Times New Roman" w:cs="Times New Roman"/>
                <w:i w:val="0"/>
                <w:color w:val="auto"/>
                <w:sz w:val="22"/>
                <w:szCs w:val="22"/>
              </w:rPr>
            </w:pPr>
            <w:ins w:id="13736" w:author="HungNguyen" w:date="2012-04-17T17:44:00Z">
              <w:r w:rsidRPr="00CC3540">
                <w:rPr>
                  <w:rFonts w:ascii="Times New Roman" w:hAnsi="Times New Roman" w:cs="Times New Roman"/>
                  <w:i w:val="0"/>
                  <w:color w:val="auto"/>
                  <w:sz w:val="22"/>
                  <w:szCs w:val="22"/>
                </w:rPr>
                <w:t>The parameter</w:t>
              </w:r>
            </w:ins>
          </w:p>
        </w:tc>
      </w:tr>
      <w:tr w:rsidR="00AA793C" w:rsidRPr="008D0F7B" w:rsidTr="00EA6731">
        <w:trPr>
          <w:ins w:id="13737" w:author="HungNguyen" w:date="2012-04-17T17:49:00Z"/>
        </w:trPr>
        <w:tc>
          <w:tcPr>
            <w:tcW w:w="577" w:type="dxa"/>
          </w:tcPr>
          <w:p w:rsidR="00AA793C" w:rsidRPr="00CC3540" w:rsidRDefault="00AA793C" w:rsidP="00EA6731">
            <w:pPr>
              <w:pStyle w:val="comment"/>
              <w:ind w:left="0"/>
              <w:rPr>
                <w:ins w:id="13738" w:author="HungNguyen" w:date="2012-04-17T17:49:00Z"/>
                <w:rFonts w:ascii="Times New Roman" w:hAnsi="Times New Roman" w:cs="Times New Roman"/>
                <w:i w:val="0"/>
                <w:color w:val="auto"/>
                <w:sz w:val="22"/>
                <w:szCs w:val="22"/>
              </w:rPr>
            </w:pPr>
            <w:ins w:id="13739" w:author="HungNguyen" w:date="2012-04-17T17:49:00Z">
              <w:r>
                <w:rPr>
                  <w:rFonts w:ascii="Times New Roman" w:hAnsi="Times New Roman" w:cs="Times New Roman"/>
                  <w:i w:val="0"/>
                  <w:color w:val="auto"/>
                  <w:sz w:val="22"/>
                  <w:szCs w:val="22"/>
                </w:rPr>
                <w:t>02</w:t>
              </w:r>
            </w:ins>
          </w:p>
        </w:tc>
        <w:tc>
          <w:tcPr>
            <w:tcW w:w="1601" w:type="dxa"/>
          </w:tcPr>
          <w:p w:rsidR="00AA793C" w:rsidRDefault="00AA793C" w:rsidP="00EA6731">
            <w:pPr>
              <w:pStyle w:val="comment"/>
              <w:ind w:left="0"/>
              <w:rPr>
                <w:ins w:id="13740" w:author="HungNguyen" w:date="2012-04-17T17:49:00Z"/>
                <w:rFonts w:ascii="Times New Roman" w:hAnsi="Times New Roman" w:cs="Times New Roman"/>
                <w:i w:val="0"/>
                <w:color w:val="auto"/>
                <w:sz w:val="22"/>
                <w:szCs w:val="22"/>
              </w:rPr>
            </w:pPr>
            <w:ins w:id="13741" w:author="HungNguyen" w:date="2012-04-17T17:49:00Z">
              <w:r>
                <w:rPr>
                  <w:rFonts w:ascii="Times New Roman" w:hAnsi="Times New Roman" w:cs="Times New Roman"/>
                  <w:i w:val="0"/>
                  <w:color w:val="auto"/>
                  <w:sz w:val="22"/>
                  <w:szCs w:val="22"/>
                </w:rPr>
                <w:t>&lt;return&gt;</w:t>
              </w:r>
            </w:ins>
          </w:p>
        </w:tc>
        <w:tc>
          <w:tcPr>
            <w:tcW w:w="1620" w:type="dxa"/>
          </w:tcPr>
          <w:p w:rsidR="00AA793C" w:rsidRDefault="00AA793C" w:rsidP="00EA6731">
            <w:pPr>
              <w:pStyle w:val="comment"/>
              <w:ind w:left="0"/>
              <w:rPr>
                <w:ins w:id="13742" w:author="HungNguyen" w:date="2012-04-17T17:49:00Z"/>
                <w:rFonts w:ascii="Times New Roman" w:hAnsi="Times New Roman" w:cs="Times New Roman"/>
                <w:i w:val="0"/>
                <w:color w:val="auto"/>
                <w:sz w:val="22"/>
                <w:szCs w:val="22"/>
              </w:rPr>
            </w:pPr>
            <w:ins w:id="13743" w:author="HungNguyen" w:date="2012-04-17T17:49:00Z">
              <w:r>
                <w:rPr>
                  <w:rFonts w:ascii="Times New Roman" w:hAnsi="Times New Roman" w:cs="Times New Roman"/>
                  <w:i w:val="0"/>
                  <w:color w:val="auto"/>
                  <w:sz w:val="22"/>
                  <w:szCs w:val="22"/>
                </w:rPr>
                <w:t>String</w:t>
              </w:r>
            </w:ins>
          </w:p>
        </w:tc>
        <w:tc>
          <w:tcPr>
            <w:tcW w:w="810" w:type="dxa"/>
          </w:tcPr>
          <w:p w:rsidR="00AA793C" w:rsidRPr="00CC3540" w:rsidRDefault="00AA793C" w:rsidP="00EA6731">
            <w:pPr>
              <w:pStyle w:val="comment"/>
              <w:ind w:left="0"/>
              <w:rPr>
                <w:ins w:id="13744" w:author="HungNguyen" w:date="2012-04-17T17:49:00Z"/>
                <w:rFonts w:ascii="Times New Roman" w:hAnsi="Times New Roman" w:cs="Times New Roman"/>
                <w:i w:val="0"/>
                <w:color w:val="auto"/>
                <w:sz w:val="22"/>
                <w:szCs w:val="22"/>
              </w:rPr>
            </w:pPr>
            <w:ins w:id="13745" w:author="HungNguyen" w:date="2012-04-17T17:49:00Z">
              <w:r>
                <w:rPr>
                  <w:rFonts w:ascii="Times New Roman" w:hAnsi="Times New Roman" w:cs="Times New Roman"/>
                  <w:i w:val="0"/>
                  <w:color w:val="auto"/>
                  <w:sz w:val="22"/>
                  <w:szCs w:val="22"/>
                </w:rPr>
                <w:t>Out</w:t>
              </w:r>
            </w:ins>
          </w:p>
        </w:tc>
        <w:tc>
          <w:tcPr>
            <w:tcW w:w="1080" w:type="dxa"/>
          </w:tcPr>
          <w:p w:rsidR="00AA793C" w:rsidRPr="00CC3540" w:rsidRDefault="00AA793C" w:rsidP="00EA6731">
            <w:pPr>
              <w:pStyle w:val="comment"/>
              <w:ind w:left="0"/>
              <w:rPr>
                <w:ins w:id="13746" w:author="HungNguyen" w:date="2012-04-17T17:49: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747" w:author="HungNguyen" w:date="2012-04-17T17:49:00Z"/>
                <w:rFonts w:ascii="Times New Roman" w:hAnsi="Times New Roman" w:cs="Times New Roman"/>
                <w:i w:val="0"/>
                <w:color w:val="auto"/>
                <w:sz w:val="22"/>
                <w:szCs w:val="22"/>
              </w:rPr>
            </w:pPr>
            <w:ins w:id="13748" w:author="HungNguyen" w:date="2012-04-17T17:49:00Z">
              <w:r w:rsidRPr="00CC3540">
                <w:rPr>
                  <w:rFonts w:ascii="Times New Roman" w:hAnsi="Times New Roman" w:cs="Times New Roman"/>
                  <w:i w:val="0"/>
                  <w:color w:val="auto"/>
                  <w:sz w:val="22"/>
                  <w:szCs w:val="22"/>
                </w:rPr>
                <w:t>The returned result of method</w:t>
              </w:r>
            </w:ins>
          </w:p>
        </w:tc>
      </w:tr>
    </w:tbl>
    <w:p w:rsidR="00742A6D" w:rsidRPr="00002CBC" w:rsidRDefault="00742A6D">
      <w:pPr>
        <w:rPr>
          <w:ins w:id="13749" w:author="HungNguyen" w:date="2012-04-17T17:44:00Z"/>
        </w:rPr>
        <w:pPrChange w:id="13750" w:author="HungNguyen" w:date="2012-04-17T17:44:00Z">
          <w:pPr>
            <w:pStyle w:val="Heading6"/>
          </w:pPr>
        </w:pPrChange>
      </w:pPr>
    </w:p>
    <w:p w:rsidR="00AA793C" w:rsidRDefault="00AA793C">
      <w:pPr>
        <w:pStyle w:val="Heading6"/>
        <w:rPr>
          <w:ins w:id="13751" w:author="HungNguyen" w:date="2012-04-17T17:50:00Z"/>
        </w:rPr>
      </w:pPr>
      <w:ins w:id="13752" w:author="HungNguyen" w:date="2012-04-17T17:50:00Z">
        <w:r>
          <w:t xml:space="preserve"> ToByteArray method</w:t>
        </w:r>
      </w:ins>
    </w:p>
    <w:p w:rsidR="00AA793C" w:rsidRDefault="00AA793C" w:rsidP="00AA793C">
      <w:pPr>
        <w:pStyle w:val="ListParagraph"/>
        <w:numPr>
          <w:ilvl w:val="0"/>
          <w:numId w:val="11"/>
        </w:numPr>
        <w:autoSpaceDE w:val="0"/>
        <w:autoSpaceDN w:val="0"/>
        <w:adjustRightInd w:val="0"/>
        <w:spacing w:after="0" w:line="240" w:lineRule="auto"/>
        <w:rPr>
          <w:ins w:id="13753" w:author="HungNguyen" w:date="2012-04-17T17:51:00Z"/>
          <w:rFonts w:ascii="Cambria" w:eastAsia="MS Gothic" w:hAnsi="Cambria"/>
          <w:b/>
          <w:bCs/>
          <w:i/>
          <w:iCs/>
          <w:color w:val="4F81BD"/>
        </w:rPr>
      </w:pPr>
      <w:ins w:id="13754" w:author="HungNguyen" w:date="2012-04-17T17:51:00Z">
        <w:r w:rsidRPr="00D60E4A">
          <w:rPr>
            <w:rFonts w:ascii="Cambria" w:eastAsia="MS Gothic" w:hAnsi="Cambria"/>
            <w:b/>
            <w:bCs/>
            <w:i/>
            <w:iCs/>
            <w:color w:val="4F81BD"/>
          </w:rPr>
          <w:t xml:space="preserve">Method Declaration:   </w:t>
        </w:r>
      </w:ins>
    </w:p>
    <w:p w:rsidR="00AA793C" w:rsidRPr="00D60E4A" w:rsidRDefault="00AA793C" w:rsidP="00AA793C">
      <w:pPr>
        <w:pStyle w:val="ListParagraph"/>
        <w:autoSpaceDE w:val="0"/>
        <w:autoSpaceDN w:val="0"/>
        <w:adjustRightInd w:val="0"/>
        <w:spacing w:after="0" w:line="240" w:lineRule="auto"/>
        <w:rPr>
          <w:ins w:id="13755" w:author="HungNguyen" w:date="2012-04-17T17:51:00Z"/>
          <w:rFonts w:ascii="Cambria" w:eastAsia="MS Gothic" w:hAnsi="Cambria"/>
          <w:b/>
          <w:bCs/>
          <w:i/>
          <w:iCs/>
          <w:color w:val="4F81BD"/>
        </w:rPr>
      </w:pPr>
    </w:p>
    <w:p w:rsidR="00AA793C" w:rsidRDefault="00AA793C">
      <w:pPr>
        <w:autoSpaceDE w:val="0"/>
        <w:autoSpaceDN w:val="0"/>
        <w:adjustRightInd w:val="0"/>
        <w:spacing w:after="0" w:line="240" w:lineRule="auto"/>
        <w:ind w:left="720" w:firstLine="720"/>
        <w:rPr>
          <w:ins w:id="13756" w:author="HungNguyen" w:date="2012-04-17T17:51:00Z"/>
          <w:rFonts w:ascii="Consolas" w:eastAsiaTheme="minorEastAsia" w:hAnsi="Consolas" w:cs="Consolas"/>
          <w:sz w:val="19"/>
          <w:szCs w:val="19"/>
          <w:lang w:eastAsia="ja-JP"/>
        </w:rPr>
        <w:pPrChange w:id="13757" w:author="HungNguyen" w:date="2012-04-17T17:51:00Z">
          <w:pPr>
            <w:autoSpaceDE w:val="0"/>
            <w:autoSpaceDN w:val="0"/>
            <w:adjustRightInd w:val="0"/>
            <w:spacing w:after="0" w:line="240" w:lineRule="auto"/>
          </w:pPr>
        </w:pPrChange>
      </w:pPr>
      <w:proofErr w:type="gramStart"/>
      <w:ins w:id="13758" w:author="HungNguyen" w:date="2012-04-17T17:51: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byte</w:t>
        </w:r>
        <w:r>
          <w:rPr>
            <w:rFonts w:ascii="Consolas" w:eastAsiaTheme="minorEastAsia" w:hAnsi="Consolas" w:cs="Consolas"/>
            <w:sz w:val="19"/>
            <w:szCs w:val="19"/>
            <w:lang w:eastAsia="ja-JP"/>
          </w:rPr>
          <w:t>[] ToByteArray(</w:t>
        </w:r>
        <w:r>
          <w:rPr>
            <w:rFonts w:ascii="Consolas" w:eastAsiaTheme="minorEastAsia" w:hAnsi="Consolas" w:cs="Consolas"/>
            <w:color w:val="2B91AF"/>
            <w:sz w:val="19"/>
            <w:szCs w:val="19"/>
            <w:lang w:eastAsia="ja-JP"/>
          </w:rPr>
          <w:t>FlowDocument</w:t>
        </w:r>
        <w:r>
          <w:rPr>
            <w:rFonts w:ascii="Consolas" w:eastAsiaTheme="minorEastAsia" w:hAnsi="Consolas" w:cs="Consolas"/>
            <w:sz w:val="19"/>
            <w:szCs w:val="19"/>
            <w:lang w:eastAsia="ja-JP"/>
          </w:rPr>
          <w:t xml:space="preserve"> flowDocument)</w:t>
        </w:r>
      </w:ins>
    </w:p>
    <w:p w:rsidR="00AA793C" w:rsidRPr="00D60E4A" w:rsidRDefault="00AA793C" w:rsidP="00AA793C">
      <w:pPr>
        <w:autoSpaceDE w:val="0"/>
        <w:autoSpaceDN w:val="0"/>
        <w:adjustRightInd w:val="0"/>
        <w:spacing w:after="0" w:line="240" w:lineRule="auto"/>
        <w:rPr>
          <w:ins w:id="13759" w:author="HungNguyen" w:date="2012-04-17T17:51:00Z"/>
          <w:rFonts w:ascii="Cambria" w:eastAsia="MS Gothic" w:hAnsi="Cambria"/>
          <w:b/>
          <w:bCs/>
          <w:i/>
          <w:iCs/>
          <w:color w:val="4F81BD"/>
        </w:rPr>
      </w:pPr>
    </w:p>
    <w:p w:rsidR="00AA793C" w:rsidRPr="005027D1" w:rsidRDefault="00AA793C" w:rsidP="00AA793C">
      <w:pPr>
        <w:pStyle w:val="comment"/>
        <w:numPr>
          <w:ilvl w:val="0"/>
          <w:numId w:val="11"/>
        </w:numPr>
        <w:rPr>
          <w:ins w:id="13760" w:author="HungNguyen" w:date="2012-04-17T17:51:00Z"/>
          <w:i w:val="0"/>
          <w:color w:val="auto"/>
        </w:rPr>
      </w:pPr>
      <w:ins w:id="13761" w:author="HungNguyen" w:date="2012-04-17T17:51: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AA793C" w:rsidRPr="00CC3540" w:rsidRDefault="00AA793C" w:rsidP="00AA793C">
      <w:pPr>
        <w:pStyle w:val="comment"/>
        <w:ind w:firstLine="720"/>
        <w:rPr>
          <w:ins w:id="13762" w:author="HungNguyen" w:date="2012-04-17T17:51:00Z"/>
          <w:rFonts w:ascii="Cambria" w:eastAsia="MS Gothic" w:hAnsi="Cambria" w:cs="Times New Roman"/>
          <w:b/>
          <w:iCs/>
          <w:snapToGrid/>
          <w:color w:val="4F81BD"/>
          <w:sz w:val="22"/>
          <w:szCs w:val="22"/>
          <w:lang w:eastAsia="en-US"/>
        </w:rPr>
      </w:pPr>
      <w:ins w:id="13763" w:author="HungNguyen" w:date="2012-04-17T17:52:00Z">
        <w:r>
          <w:rPr>
            <w:rFonts w:ascii="Times New Roman" w:hAnsi="Times New Roman" w:cs="Times New Roman"/>
            <w:i w:val="0"/>
            <w:color w:val="auto"/>
            <w:sz w:val="22"/>
            <w:szCs w:val="22"/>
          </w:rPr>
          <w:t>Convert flow document to byte array</w:t>
        </w:r>
      </w:ins>
    </w:p>
    <w:p w:rsidR="00AA793C" w:rsidRPr="00D60E4A" w:rsidRDefault="00AA793C" w:rsidP="00AA793C">
      <w:pPr>
        <w:pStyle w:val="comment"/>
        <w:numPr>
          <w:ilvl w:val="0"/>
          <w:numId w:val="11"/>
        </w:numPr>
        <w:rPr>
          <w:ins w:id="13764" w:author="HungNguyen" w:date="2012-04-17T17:51:00Z"/>
          <w:rFonts w:ascii="Cambria" w:eastAsia="MS Gothic" w:hAnsi="Cambria" w:cs="Times New Roman"/>
          <w:b/>
          <w:iCs/>
          <w:snapToGrid/>
          <w:color w:val="4F81BD"/>
          <w:sz w:val="22"/>
          <w:szCs w:val="22"/>
          <w:lang w:eastAsia="en-US"/>
        </w:rPr>
      </w:pPr>
      <w:ins w:id="13765" w:author="HungNguyen" w:date="2012-04-17T17:51: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AA793C" w:rsidRPr="00D229E5" w:rsidTr="00EA6731">
        <w:trPr>
          <w:cnfStyle w:val="100000000000" w:firstRow="1" w:lastRow="0" w:firstColumn="0" w:lastColumn="0" w:oddVBand="0" w:evenVBand="0" w:oddHBand="0" w:evenHBand="0" w:firstRowFirstColumn="0" w:firstRowLastColumn="0" w:lastRowFirstColumn="0" w:lastRowLastColumn="0"/>
          <w:ins w:id="13766" w:author="HungNguyen" w:date="2012-04-17T17:51:00Z"/>
        </w:trPr>
        <w:tc>
          <w:tcPr>
            <w:tcW w:w="577" w:type="dxa"/>
          </w:tcPr>
          <w:p w:rsidR="00AA793C" w:rsidRPr="00CC3540" w:rsidRDefault="00AA793C" w:rsidP="00EA6731">
            <w:pPr>
              <w:widowControl w:val="0"/>
              <w:spacing w:before="120"/>
              <w:ind w:left="-14" w:right="14"/>
              <w:jc w:val="center"/>
              <w:rPr>
                <w:ins w:id="13767" w:author="HungNguyen" w:date="2012-04-17T17:51:00Z"/>
                <w:b w:val="0"/>
                <w:lang w:eastAsia="ja-JP"/>
              </w:rPr>
            </w:pPr>
            <w:ins w:id="13768" w:author="HungNguyen" w:date="2012-04-17T17:51:00Z">
              <w:r w:rsidRPr="00CC3540">
                <w:rPr>
                  <w:rFonts w:ascii="Tahoma" w:eastAsia="MS Mincho" w:hAnsi="Tahoma" w:cs="Arial"/>
                  <w:b w:val="0"/>
                  <w:snapToGrid w:val="0"/>
                  <w:color w:val="auto"/>
                  <w:sz w:val="20"/>
                  <w:szCs w:val="20"/>
                  <w:lang w:eastAsia="ja-JP"/>
                </w:rPr>
                <w:t>No</w:t>
              </w:r>
            </w:ins>
          </w:p>
        </w:tc>
        <w:tc>
          <w:tcPr>
            <w:tcW w:w="1601" w:type="dxa"/>
          </w:tcPr>
          <w:p w:rsidR="00AA793C" w:rsidRPr="00CC3540" w:rsidRDefault="00AA793C" w:rsidP="00EA6731">
            <w:pPr>
              <w:widowControl w:val="0"/>
              <w:spacing w:before="120"/>
              <w:ind w:left="-14" w:right="14"/>
              <w:jc w:val="center"/>
              <w:rPr>
                <w:ins w:id="13769" w:author="HungNguyen" w:date="2012-04-17T17:51:00Z"/>
                <w:b w:val="0"/>
                <w:lang w:eastAsia="ja-JP"/>
              </w:rPr>
            </w:pPr>
            <w:ins w:id="13770" w:author="HungNguyen" w:date="2012-04-17T17:51:00Z">
              <w:r w:rsidRPr="00CC3540">
                <w:rPr>
                  <w:rFonts w:ascii="Tahoma" w:eastAsia="MS Mincho" w:hAnsi="Tahoma" w:cs="Arial"/>
                  <w:b w:val="0"/>
                  <w:snapToGrid w:val="0"/>
                  <w:color w:val="auto"/>
                  <w:sz w:val="20"/>
                  <w:szCs w:val="20"/>
                  <w:lang w:eastAsia="ja-JP"/>
                </w:rPr>
                <w:t>Parameter</w:t>
              </w:r>
            </w:ins>
          </w:p>
        </w:tc>
        <w:tc>
          <w:tcPr>
            <w:tcW w:w="1620" w:type="dxa"/>
          </w:tcPr>
          <w:p w:rsidR="00AA793C" w:rsidRPr="00CC3540" w:rsidRDefault="00AA793C" w:rsidP="00EA6731">
            <w:pPr>
              <w:widowControl w:val="0"/>
              <w:spacing w:before="120"/>
              <w:ind w:left="-14" w:right="14"/>
              <w:jc w:val="center"/>
              <w:rPr>
                <w:ins w:id="13771" w:author="HungNguyen" w:date="2012-04-17T17:51:00Z"/>
                <w:b w:val="0"/>
                <w:lang w:eastAsia="ja-JP"/>
              </w:rPr>
            </w:pPr>
            <w:ins w:id="13772" w:author="HungNguyen" w:date="2012-04-17T17:51:00Z">
              <w:r w:rsidRPr="00CC3540">
                <w:rPr>
                  <w:rFonts w:ascii="Tahoma" w:eastAsia="MS Mincho" w:hAnsi="Tahoma" w:cs="Arial"/>
                  <w:b w:val="0"/>
                  <w:snapToGrid w:val="0"/>
                  <w:color w:val="auto"/>
                  <w:sz w:val="20"/>
                  <w:szCs w:val="20"/>
                  <w:lang w:eastAsia="ja-JP"/>
                </w:rPr>
                <w:t>Type</w:t>
              </w:r>
            </w:ins>
          </w:p>
        </w:tc>
        <w:tc>
          <w:tcPr>
            <w:tcW w:w="810" w:type="dxa"/>
          </w:tcPr>
          <w:p w:rsidR="00AA793C" w:rsidRPr="00CC3540" w:rsidRDefault="00AA793C" w:rsidP="00EA6731">
            <w:pPr>
              <w:widowControl w:val="0"/>
              <w:spacing w:before="120"/>
              <w:ind w:left="-14" w:right="14"/>
              <w:jc w:val="center"/>
              <w:rPr>
                <w:ins w:id="13773" w:author="HungNguyen" w:date="2012-04-17T17:51:00Z"/>
                <w:b w:val="0"/>
                <w:lang w:eastAsia="ja-JP"/>
              </w:rPr>
            </w:pPr>
            <w:ins w:id="13774" w:author="HungNguyen" w:date="2012-04-17T17:51:00Z">
              <w:r w:rsidRPr="00CC3540">
                <w:rPr>
                  <w:rFonts w:ascii="Tahoma" w:eastAsia="MS Mincho" w:hAnsi="Tahoma" w:cs="Arial"/>
                  <w:b w:val="0"/>
                  <w:snapToGrid w:val="0"/>
                  <w:color w:val="auto"/>
                  <w:sz w:val="20"/>
                  <w:szCs w:val="20"/>
                  <w:lang w:eastAsia="ja-JP"/>
                </w:rPr>
                <w:t>In/out</w:t>
              </w:r>
            </w:ins>
          </w:p>
        </w:tc>
        <w:tc>
          <w:tcPr>
            <w:tcW w:w="1080" w:type="dxa"/>
          </w:tcPr>
          <w:p w:rsidR="00AA793C" w:rsidRPr="00CC3540" w:rsidRDefault="00AA793C" w:rsidP="00EA6731">
            <w:pPr>
              <w:widowControl w:val="0"/>
              <w:spacing w:before="120"/>
              <w:ind w:left="-14" w:right="14"/>
              <w:jc w:val="center"/>
              <w:rPr>
                <w:ins w:id="13775" w:author="HungNguyen" w:date="2012-04-17T17:51:00Z"/>
                <w:b w:val="0"/>
                <w:lang w:eastAsia="ja-JP"/>
              </w:rPr>
            </w:pPr>
            <w:ins w:id="13776" w:author="HungNguyen" w:date="2012-04-17T17:51:00Z">
              <w:r w:rsidRPr="00CC3540">
                <w:rPr>
                  <w:rFonts w:ascii="Tahoma" w:eastAsia="MS Mincho" w:hAnsi="Tahoma" w:cs="Arial"/>
                  <w:b w:val="0"/>
                  <w:snapToGrid w:val="0"/>
                  <w:color w:val="auto"/>
                  <w:sz w:val="20"/>
                  <w:szCs w:val="20"/>
                  <w:lang w:eastAsia="ja-JP"/>
                </w:rPr>
                <w:t>Default</w:t>
              </w:r>
            </w:ins>
          </w:p>
        </w:tc>
        <w:tc>
          <w:tcPr>
            <w:tcW w:w="3877" w:type="dxa"/>
          </w:tcPr>
          <w:p w:rsidR="00AA793C" w:rsidRPr="00CC3540" w:rsidRDefault="00AA793C" w:rsidP="00EA6731">
            <w:pPr>
              <w:widowControl w:val="0"/>
              <w:spacing w:before="120"/>
              <w:ind w:left="-14" w:right="14"/>
              <w:jc w:val="center"/>
              <w:rPr>
                <w:ins w:id="13777" w:author="HungNguyen" w:date="2012-04-17T17:51:00Z"/>
                <w:b w:val="0"/>
                <w:lang w:eastAsia="ja-JP"/>
              </w:rPr>
            </w:pPr>
            <w:ins w:id="13778" w:author="HungNguyen" w:date="2012-04-17T17:51:00Z">
              <w:r w:rsidRPr="00CC3540">
                <w:rPr>
                  <w:rFonts w:ascii="Tahoma" w:eastAsia="MS Mincho" w:hAnsi="Tahoma" w:cs="Arial"/>
                  <w:b w:val="0"/>
                  <w:snapToGrid w:val="0"/>
                  <w:color w:val="auto"/>
                  <w:sz w:val="20"/>
                  <w:szCs w:val="20"/>
                  <w:lang w:eastAsia="ja-JP"/>
                </w:rPr>
                <w:t>Description</w:t>
              </w:r>
            </w:ins>
          </w:p>
        </w:tc>
      </w:tr>
      <w:tr w:rsidR="00AA793C" w:rsidRPr="008D0F7B" w:rsidTr="00EA6731">
        <w:trPr>
          <w:ins w:id="13779" w:author="HungNguyen" w:date="2012-04-17T17:51:00Z"/>
        </w:trPr>
        <w:tc>
          <w:tcPr>
            <w:tcW w:w="577" w:type="dxa"/>
          </w:tcPr>
          <w:p w:rsidR="00AA793C" w:rsidRPr="00CC3540" w:rsidRDefault="00AA793C" w:rsidP="00EA6731">
            <w:pPr>
              <w:pStyle w:val="comment"/>
              <w:ind w:left="0"/>
              <w:rPr>
                <w:ins w:id="13780" w:author="HungNguyen" w:date="2012-04-17T17:51:00Z"/>
                <w:rFonts w:ascii="Times New Roman" w:hAnsi="Times New Roman" w:cs="Times New Roman"/>
                <w:i w:val="0"/>
                <w:color w:val="auto"/>
                <w:sz w:val="22"/>
                <w:szCs w:val="22"/>
              </w:rPr>
            </w:pPr>
            <w:ins w:id="13781" w:author="HungNguyen" w:date="2012-04-17T17:51:00Z">
              <w:r w:rsidRPr="00CC3540">
                <w:rPr>
                  <w:rFonts w:ascii="Times New Roman" w:hAnsi="Times New Roman" w:cs="Times New Roman"/>
                  <w:i w:val="0"/>
                  <w:color w:val="auto"/>
                  <w:sz w:val="22"/>
                  <w:szCs w:val="22"/>
                </w:rPr>
                <w:t>01</w:t>
              </w:r>
            </w:ins>
          </w:p>
        </w:tc>
        <w:tc>
          <w:tcPr>
            <w:tcW w:w="1601" w:type="dxa"/>
          </w:tcPr>
          <w:p w:rsidR="00AA793C" w:rsidRPr="00CC3540" w:rsidRDefault="00AA793C" w:rsidP="00EA6731">
            <w:pPr>
              <w:pStyle w:val="comment"/>
              <w:ind w:left="0"/>
              <w:rPr>
                <w:ins w:id="13782" w:author="HungNguyen" w:date="2012-04-17T17:51:00Z"/>
                <w:rFonts w:ascii="Times New Roman" w:hAnsi="Times New Roman" w:cs="Times New Roman"/>
                <w:i w:val="0"/>
                <w:color w:val="auto"/>
                <w:sz w:val="22"/>
                <w:szCs w:val="22"/>
              </w:rPr>
            </w:pPr>
            <w:ins w:id="13783" w:author="HungNguyen" w:date="2012-04-17T17:51:00Z">
              <w:r>
                <w:rPr>
                  <w:rFonts w:ascii="Times New Roman" w:hAnsi="Times New Roman" w:cs="Times New Roman"/>
                  <w:i w:val="0"/>
                  <w:color w:val="auto"/>
                  <w:sz w:val="22"/>
                  <w:szCs w:val="22"/>
                </w:rPr>
                <w:t>flowDocument</w:t>
              </w:r>
            </w:ins>
          </w:p>
        </w:tc>
        <w:tc>
          <w:tcPr>
            <w:tcW w:w="1620" w:type="dxa"/>
          </w:tcPr>
          <w:p w:rsidR="00AA793C" w:rsidRPr="00CC3540" w:rsidRDefault="00AA793C" w:rsidP="00EA6731">
            <w:pPr>
              <w:pStyle w:val="comment"/>
              <w:ind w:left="0"/>
              <w:rPr>
                <w:ins w:id="13784" w:author="HungNguyen" w:date="2012-04-17T17:51:00Z"/>
                <w:rFonts w:ascii="Times New Roman" w:hAnsi="Times New Roman" w:cs="Times New Roman"/>
                <w:i w:val="0"/>
                <w:color w:val="auto"/>
                <w:sz w:val="22"/>
                <w:szCs w:val="22"/>
              </w:rPr>
            </w:pPr>
            <w:ins w:id="13785" w:author="HungNguyen" w:date="2012-04-17T17:51:00Z">
              <w:r>
                <w:rPr>
                  <w:rFonts w:ascii="Times New Roman" w:hAnsi="Times New Roman" w:cs="Times New Roman"/>
                  <w:i w:val="0"/>
                  <w:color w:val="auto"/>
                  <w:sz w:val="22"/>
                  <w:szCs w:val="22"/>
                </w:rPr>
                <w:t>FlowDocument</w:t>
              </w:r>
            </w:ins>
          </w:p>
        </w:tc>
        <w:tc>
          <w:tcPr>
            <w:tcW w:w="810" w:type="dxa"/>
          </w:tcPr>
          <w:p w:rsidR="00AA793C" w:rsidRPr="00CC3540" w:rsidRDefault="00AA793C" w:rsidP="00EA6731">
            <w:pPr>
              <w:pStyle w:val="comment"/>
              <w:ind w:left="0"/>
              <w:rPr>
                <w:ins w:id="13786" w:author="HungNguyen" w:date="2012-04-17T17:51:00Z"/>
                <w:rFonts w:ascii="Times New Roman" w:hAnsi="Times New Roman" w:cs="Times New Roman"/>
                <w:i w:val="0"/>
                <w:color w:val="auto"/>
                <w:sz w:val="22"/>
                <w:szCs w:val="22"/>
              </w:rPr>
            </w:pPr>
            <w:ins w:id="13787" w:author="HungNguyen" w:date="2012-04-17T17:51:00Z">
              <w:r w:rsidRPr="00CC3540">
                <w:rPr>
                  <w:rFonts w:ascii="Times New Roman" w:hAnsi="Times New Roman" w:cs="Times New Roman"/>
                  <w:i w:val="0"/>
                  <w:color w:val="auto"/>
                  <w:sz w:val="22"/>
                  <w:szCs w:val="22"/>
                </w:rPr>
                <w:t>In</w:t>
              </w:r>
            </w:ins>
          </w:p>
        </w:tc>
        <w:tc>
          <w:tcPr>
            <w:tcW w:w="1080" w:type="dxa"/>
          </w:tcPr>
          <w:p w:rsidR="00AA793C" w:rsidRPr="00CC3540" w:rsidRDefault="00AA793C" w:rsidP="00EA6731">
            <w:pPr>
              <w:pStyle w:val="comment"/>
              <w:ind w:left="0"/>
              <w:rPr>
                <w:ins w:id="13788" w:author="HungNguyen" w:date="2012-04-17T17:51: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789" w:author="HungNguyen" w:date="2012-04-17T17:51:00Z"/>
                <w:rFonts w:ascii="Times New Roman" w:hAnsi="Times New Roman" w:cs="Times New Roman"/>
                <w:i w:val="0"/>
                <w:color w:val="auto"/>
                <w:sz w:val="22"/>
                <w:szCs w:val="22"/>
              </w:rPr>
            </w:pPr>
            <w:ins w:id="13790" w:author="HungNguyen" w:date="2012-04-17T17:51:00Z">
              <w:r w:rsidRPr="00CC3540">
                <w:rPr>
                  <w:rFonts w:ascii="Times New Roman" w:hAnsi="Times New Roman" w:cs="Times New Roman"/>
                  <w:i w:val="0"/>
                  <w:color w:val="auto"/>
                  <w:sz w:val="22"/>
                  <w:szCs w:val="22"/>
                </w:rPr>
                <w:t>The parameter</w:t>
              </w:r>
            </w:ins>
          </w:p>
        </w:tc>
      </w:tr>
      <w:tr w:rsidR="00AA793C" w:rsidRPr="008D0F7B" w:rsidTr="00EA6731">
        <w:trPr>
          <w:ins w:id="13791" w:author="HungNguyen" w:date="2012-04-17T17:51:00Z"/>
        </w:trPr>
        <w:tc>
          <w:tcPr>
            <w:tcW w:w="577" w:type="dxa"/>
          </w:tcPr>
          <w:p w:rsidR="00AA793C" w:rsidRPr="00CC3540" w:rsidRDefault="00AA793C" w:rsidP="00EA6731">
            <w:pPr>
              <w:pStyle w:val="comment"/>
              <w:ind w:left="0"/>
              <w:rPr>
                <w:ins w:id="13792" w:author="HungNguyen" w:date="2012-04-17T17:51:00Z"/>
                <w:rFonts w:ascii="Times New Roman" w:hAnsi="Times New Roman" w:cs="Times New Roman"/>
                <w:i w:val="0"/>
                <w:color w:val="auto"/>
                <w:sz w:val="22"/>
                <w:szCs w:val="22"/>
              </w:rPr>
            </w:pPr>
            <w:ins w:id="13793" w:author="HungNguyen" w:date="2012-04-17T17:51:00Z">
              <w:r>
                <w:rPr>
                  <w:rFonts w:ascii="Times New Roman" w:hAnsi="Times New Roman" w:cs="Times New Roman"/>
                  <w:i w:val="0"/>
                  <w:color w:val="auto"/>
                  <w:sz w:val="22"/>
                  <w:szCs w:val="22"/>
                </w:rPr>
                <w:t>02</w:t>
              </w:r>
            </w:ins>
          </w:p>
        </w:tc>
        <w:tc>
          <w:tcPr>
            <w:tcW w:w="1601" w:type="dxa"/>
          </w:tcPr>
          <w:p w:rsidR="00AA793C" w:rsidRDefault="00AA793C" w:rsidP="00EA6731">
            <w:pPr>
              <w:pStyle w:val="comment"/>
              <w:ind w:left="0"/>
              <w:rPr>
                <w:ins w:id="13794" w:author="HungNguyen" w:date="2012-04-17T17:51:00Z"/>
                <w:rFonts w:ascii="Times New Roman" w:hAnsi="Times New Roman" w:cs="Times New Roman"/>
                <w:i w:val="0"/>
                <w:color w:val="auto"/>
                <w:sz w:val="22"/>
                <w:szCs w:val="22"/>
              </w:rPr>
            </w:pPr>
            <w:ins w:id="13795" w:author="HungNguyen" w:date="2012-04-17T17:51:00Z">
              <w:r>
                <w:rPr>
                  <w:rFonts w:ascii="Times New Roman" w:hAnsi="Times New Roman" w:cs="Times New Roman"/>
                  <w:i w:val="0"/>
                  <w:color w:val="auto"/>
                  <w:sz w:val="22"/>
                  <w:szCs w:val="22"/>
                </w:rPr>
                <w:t>&lt;return&gt;</w:t>
              </w:r>
            </w:ins>
          </w:p>
        </w:tc>
        <w:tc>
          <w:tcPr>
            <w:tcW w:w="1620" w:type="dxa"/>
          </w:tcPr>
          <w:p w:rsidR="00AA793C" w:rsidRDefault="00AA793C" w:rsidP="00EA6731">
            <w:pPr>
              <w:pStyle w:val="comment"/>
              <w:ind w:left="0"/>
              <w:rPr>
                <w:ins w:id="13796" w:author="HungNguyen" w:date="2012-04-17T17:51:00Z"/>
                <w:rFonts w:ascii="Times New Roman" w:hAnsi="Times New Roman" w:cs="Times New Roman"/>
                <w:i w:val="0"/>
                <w:color w:val="auto"/>
                <w:sz w:val="22"/>
                <w:szCs w:val="22"/>
              </w:rPr>
            </w:pPr>
            <w:ins w:id="13797" w:author="HungNguyen" w:date="2012-04-17T17:52:00Z">
              <w:r>
                <w:rPr>
                  <w:rFonts w:ascii="Times New Roman" w:hAnsi="Times New Roman" w:cs="Times New Roman"/>
                  <w:i w:val="0"/>
                  <w:color w:val="auto"/>
                  <w:sz w:val="22"/>
                  <w:szCs w:val="22"/>
                </w:rPr>
                <w:t>Byte[]</w:t>
              </w:r>
            </w:ins>
          </w:p>
        </w:tc>
        <w:tc>
          <w:tcPr>
            <w:tcW w:w="810" w:type="dxa"/>
          </w:tcPr>
          <w:p w:rsidR="00AA793C" w:rsidRPr="00CC3540" w:rsidRDefault="00AA793C" w:rsidP="00EA6731">
            <w:pPr>
              <w:pStyle w:val="comment"/>
              <w:ind w:left="0"/>
              <w:rPr>
                <w:ins w:id="13798" w:author="HungNguyen" w:date="2012-04-17T17:51:00Z"/>
                <w:rFonts w:ascii="Times New Roman" w:hAnsi="Times New Roman" w:cs="Times New Roman"/>
                <w:i w:val="0"/>
                <w:color w:val="auto"/>
                <w:sz w:val="22"/>
                <w:szCs w:val="22"/>
              </w:rPr>
            </w:pPr>
            <w:ins w:id="13799" w:author="HungNguyen" w:date="2012-04-17T17:51:00Z">
              <w:r>
                <w:rPr>
                  <w:rFonts w:ascii="Times New Roman" w:hAnsi="Times New Roman" w:cs="Times New Roman"/>
                  <w:i w:val="0"/>
                  <w:color w:val="auto"/>
                  <w:sz w:val="22"/>
                  <w:szCs w:val="22"/>
                </w:rPr>
                <w:t>Out</w:t>
              </w:r>
            </w:ins>
          </w:p>
        </w:tc>
        <w:tc>
          <w:tcPr>
            <w:tcW w:w="1080" w:type="dxa"/>
          </w:tcPr>
          <w:p w:rsidR="00AA793C" w:rsidRPr="00CC3540" w:rsidRDefault="00AA793C" w:rsidP="00EA6731">
            <w:pPr>
              <w:pStyle w:val="comment"/>
              <w:ind w:left="0"/>
              <w:rPr>
                <w:ins w:id="13800" w:author="HungNguyen" w:date="2012-04-17T17:51: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801" w:author="HungNguyen" w:date="2012-04-17T17:51:00Z"/>
                <w:rFonts w:ascii="Times New Roman" w:hAnsi="Times New Roman" w:cs="Times New Roman"/>
                <w:i w:val="0"/>
                <w:color w:val="auto"/>
                <w:sz w:val="22"/>
                <w:szCs w:val="22"/>
              </w:rPr>
            </w:pPr>
            <w:ins w:id="13802" w:author="HungNguyen" w:date="2012-04-17T17:51:00Z">
              <w:r w:rsidRPr="00CC3540">
                <w:rPr>
                  <w:rFonts w:ascii="Times New Roman" w:hAnsi="Times New Roman" w:cs="Times New Roman"/>
                  <w:i w:val="0"/>
                  <w:color w:val="auto"/>
                  <w:sz w:val="22"/>
                  <w:szCs w:val="22"/>
                </w:rPr>
                <w:t>The returned result of method</w:t>
              </w:r>
            </w:ins>
          </w:p>
        </w:tc>
      </w:tr>
    </w:tbl>
    <w:p w:rsidR="00AA793C" w:rsidRPr="00002CBC" w:rsidRDefault="00AA793C">
      <w:pPr>
        <w:rPr>
          <w:ins w:id="13803" w:author="HungNguyen" w:date="2012-04-17T17:50:00Z"/>
        </w:rPr>
        <w:pPrChange w:id="13804" w:author="HungNguyen" w:date="2012-04-17T17:50:00Z">
          <w:pPr>
            <w:pStyle w:val="Heading6"/>
          </w:pPr>
        </w:pPrChange>
      </w:pPr>
    </w:p>
    <w:p w:rsidR="00AA793C" w:rsidRDefault="00AA793C">
      <w:pPr>
        <w:pStyle w:val="Heading6"/>
        <w:rPr>
          <w:ins w:id="13805" w:author="HungNguyen" w:date="2012-04-17T17:52:00Z"/>
        </w:rPr>
      </w:pPr>
      <w:ins w:id="13806" w:author="HungNguyen" w:date="2012-04-17T17:52:00Z">
        <w:r>
          <w:t xml:space="preserve"> BytesToBase64 method</w:t>
        </w:r>
      </w:ins>
    </w:p>
    <w:p w:rsidR="00AA793C" w:rsidRDefault="00AA793C" w:rsidP="00AA793C">
      <w:pPr>
        <w:pStyle w:val="ListParagraph"/>
        <w:numPr>
          <w:ilvl w:val="0"/>
          <w:numId w:val="11"/>
        </w:numPr>
        <w:autoSpaceDE w:val="0"/>
        <w:autoSpaceDN w:val="0"/>
        <w:adjustRightInd w:val="0"/>
        <w:spacing w:after="0" w:line="240" w:lineRule="auto"/>
        <w:rPr>
          <w:ins w:id="13807" w:author="HungNguyen" w:date="2012-04-17T17:53:00Z"/>
          <w:rFonts w:ascii="Cambria" w:eastAsia="MS Gothic" w:hAnsi="Cambria"/>
          <w:b/>
          <w:bCs/>
          <w:i/>
          <w:iCs/>
          <w:color w:val="4F81BD"/>
        </w:rPr>
      </w:pPr>
      <w:ins w:id="13808" w:author="HungNguyen" w:date="2012-04-17T17:53:00Z">
        <w:r w:rsidRPr="00D60E4A">
          <w:rPr>
            <w:rFonts w:ascii="Cambria" w:eastAsia="MS Gothic" w:hAnsi="Cambria"/>
            <w:b/>
            <w:bCs/>
            <w:i/>
            <w:iCs/>
            <w:color w:val="4F81BD"/>
          </w:rPr>
          <w:t xml:space="preserve">Method Declaration:   </w:t>
        </w:r>
      </w:ins>
    </w:p>
    <w:p w:rsidR="00AA793C" w:rsidRPr="00D60E4A" w:rsidRDefault="00AA793C" w:rsidP="00AA793C">
      <w:pPr>
        <w:pStyle w:val="ListParagraph"/>
        <w:autoSpaceDE w:val="0"/>
        <w:autoSpaceDN w:val="0"/>
        <w:adjustRightInd w:val="0"/>
        <w:spacing w:after="0" w:line="240" w:lineRule="auto"/>
        <w:rPr>
          <w:ins w:id="13809" w:author="HungNguyen" w:date="2012-04-17T17:53:00Z"/>
          <w:rFonts w:ascii="Cambria" w:eastAsia="MS Gothic" w:hAnsi="Cambria"/>
          <w:b/>
          <w:bCs/>
          <w:i/>
          <w:iCs/>
          <w:color w:val="4F81BD"/>
        </w:rPr>
      </w:pPr>
    </w:p>
    <w:p w:rsidR="00AA793C" w:rsidRDefault="00AA793C">
      <w:pPr>
        <w:autoSpaceDE w:val="0"/>
        <w:autoSpaceDN w:val="0"/>
        <w:adjustRightInd w:val="0"/>
        <w:spacing w:after="0" w:line="240" w:lineRule="auto"/>
        <w:ind w:left="720" w:firstLine="720"/>
        <w:rPr>
          <w:ins w:id="13810" w:author="HungNguyen" w:date="2012-04-17T17:53:00Z"/>
          <w:rFonts w:ascii="Consolas" w:eastAsiaTheme="minorEastAsia" w:hAnsi="Consolas" w:cs="Consolas"/>
          <w:sz w:val="19"/>
          <w:szCs w:val="19"/>
          <w:lang w:eastAsia="ja-JP"/>
        </w:rPr>
        <w:pPrChange w:id="13811" w:author="HungNguyen" w:date="2012-04-17T17:53:00Z">
          <w:pPr>
            <w:autoSpaceDE w:val="0"/>
            <w:autoSpaceDN w:val="0"/>
            <w:adjustRightInd w:val="0"/>
            <w:spacing w:after="0" w:line="240" w:lineRule="auto"/>
          </w:pPr>
        </w:pPrChange>
      </w:pPr>
      <w:proofErr w:type="gramStart"/>
      <w:ins w:id="13812" w:author="HungNguyen" w:date="2012-04-17T17:53: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BytesToBase64(</w:t>
        </w:r>
        <w:r>
          <w:rPr>
            <w:rFonts w:ascii="Consolas" w:eastAsiaTheme="minorEastAsia" w:hAnsi="Consolas" w:cs="Consolas"/>
            <w:color w:val="0000FF"/>
            <w:sz w:val="19"/>
            <w:szCs w:val="19"/>
            <w:lang w:eastAsia="ja-JP"/>
          </w:rPr>
          <w:t>byte</w:t>
        </w:r>
        <w:r>
          <w:rPr>
            <w:rFonts w:ascii="Consolas" w:eastAsiaTheme="minorEastAsia" w:hAnsi="Consolas" w:cs="Consolas"/>
            <w:sz w:val="19"/>
            <w:szCs w:val="19"/>
            <w:lang w:eastAsia="ja-JP"/>
          </w:rPr>
          <w:t>[] byteData)</w:t>
        </w:r>
      </w:ins>
    </w:p>
    <w:p w:rsidR="00AA793C" w:rsidRPr="00D60E4A" w:rsidRDefault="00AA793C" w:rsidP="00AA793C">
      <w:pPr>
        <w:autoSpaceDE w:val="0"/>
        <w:autoSpaceDN w:val="0"/>
        <w:adjustRightInd w:val="0"/>
        <w:spacing w:after="0" w:line="240" w:lineRule="auto"/>
        <w:rPr>
          <w:ins w:id="13813" w:author="HungNguyen" w:date="2012-04-17T17:53:00Z"/>
          <w:rFonts w:ascii="Cambria" w:eastAsia="MS Gothic" w:hAnsi="Cambria"/>
          <w:b/>
          <w:bCs/>
          <w:i/>
          <w:iCs/>
          <w:color w:val="4F81BD"/>
        </w:rPr>
      </w:pPr>
    </w:p>
    <w:p w:rsidR="00AA793C" w:rsidRPr="005027D1" w:rsidRDefault="00AA793C" w:rsidP="00AA793C">
      <w:pPr>
        <w:pStyle w:val="comment"/>
        <w:numPr>
          <w:ilvl w:val="0"/>
          <w:numId w:val="11"/>
        </w:numPr>
        <w:rPr>
          <w:ins w:id="13814" w:author="HungNguyen" w:date="2012-04-17T17:53:00Z"/>
          <w:i w:val="0"/>
          <w:color w:val="auto"/>
        </w:rPr>
      </w:pPr>
      <w:ins w:id="13815" w:author="HungNguyen" w:date="2012-04-17T17:53: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AA793C" w:rsidRPr="00CC3540" w:rsidRDefault="00AA793C" w:rsidP="00AA793C">
      <w:pPr>
        <w:pStyle w:val="comment"/>
        <w:ind w:firstLine="720"/>
        <w:rPr>
          <w:ins w:id="13816" w:author="HungNguyen" w:date="2012-04-17T17:53:00Z"/>
          <w:rFonts w:ascii="Cambria" w:eastAsia="MS Gothic" w:hAnsi="Cambria" w:cs="Times New Roman"/>
          <w:b/>
          <w:iCs/>
          <w:snapToGrid/>
          <w:color w:val="4F81BD"/>
          <w:sz w:val="22"/>
          <w:szCs w:val="22"/>
          <w:lang w:eastAsia="en-US"/>
        </w:rPr>
      </w:pPr>
      <w:ins w:id="13817" w:author="HungNguyen" w:date="2012-04-17T17:53:00Z">
        <w:r>
          <w:rPr>
            <w:rFonts w:ascii="Times New Roman" w:hAnsi="Times New Roman" w:cs="Times New Roman"/>
            <w:i w:val="0"/>
            <w:color w:val="auto"/>
            <w:sz w:val="22"/>
            <w:szCs w:val="22"/>
          </w:rPr>
          <w:t>Convert byte data base 64 to string</w:t>
        </w:r>
      </w:ins>
    </w:p>
    <w:p w:rsidR="00AA793C" w:rsidRPr="00D60E4A" w:rsidRDefault="00AA793C" w:rsidP="00AA793C">
      <w:pPr>
        <w:pStyle w:val="comment"/>
        <w:numPr>
          <w:ilvl w:val="0"/>
          <w:numId w:val="11"/>
        </w:numPr>
        <w:rPr>
          <w:ins w:id="13818" w:author="HungNguyen" w:date="2012-04-17T17:53:00Z"/>
          <w:rFonts w:ascii="Cambria" w:eastAsia="MS Gothic" w:hAnsi="Cambria" w:cs="Times New Roman"/>
          <w:b/>
          <w:iCs/>
          <w:snapToGrid/>
          <w:color w:val="4F81BD"/>
          <w:sz w:val="22"/>
          <w:szCs w:val="22"/>
          <w:lang w:eastAsia="en-US"/>
        </w:rPr>
      </w:pPr>
      <w:ins w:id="13819" w:author="HungNguyen" w:date="2012-04-17T17:53: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AA793C" w:rsidRPr="00D229E5" w:rsidTr="00EA6731">
        <w:trPr>
          <w:cnfStyle w:val="100000000000" w:firstRow="1" w:lastRow="0" w:firstColumn="0" w:lastColumn="0" w:oddVBand="0" w:evenVBand="0" w:oddHBand="0" w:evenHBand="0" w:firstRowFirstColumn="0" w:firstRowLastColumn="0" w:lastRowFirstColumn="0" w:lastRowLastColumn="0"/>
          <w:ins w:id="13820" w:author="HungNguyen" w:date="2012-04-17T17:53:00Z"/>
        </w:trPr>
        <w:tc>
          <w:tcPr>
            <w:tcW w:w="577" w:type="dxa"/>
          </w:tcPr>
          <w:p w:rsidR="00AA793C" w:rsidRPr="00CC3540" w:rsidRDefault="00AA793C" w:rsidP="00EA6731">
            <w:pPr>
              <w:widowControl w:val="0"/>
              <w:spacing w:before="120"/>
              <w:ind w:left="-14" w:right="14"/>
              <w:jc w:val="center"/>
              <w:rPr>
                <w:ins w:id="13821" w:author="HungNguyen" w:date="2012-04-17T17:53:00Z"/>
                <w:b w:val="0"/>
                <w:lang w:eastAsia="ja-JP"/>
              </w:rPr>
            </w:pPr>
            <w:ins w:id="13822" w:author="HungNguyen" w:date="2012-04-17T17:53:00Z">
              <w:r w:rsidRPr="00CC3540">
                <w:rPr>
                  <w:rFonts w:ascii="Tahoma" w:eastAsia="MS Mincho" w:hAnsi="Tahoma" w:cs="Arial"/>
                  <w:b w:val="0"/>
                  <w:snapToGrid w:val="0"/>
                  <w:color w:val="auto"/>
                  <w:sz w:val="20"/>
                  <w:szCs w:val="20"/>
                  <w:lang w:eastAsia="ja-JP"/>
                </w:rPr>
                <w:t>No</w:t>
              </w:r>
            </w:ins>
          </w:p>
        </w:tc>
        <w:tc>
          <w:tcPr>
            <w:tcW w:w="1601" w:type="dxa"/>
          </w:tcPr>
          <w:p w:rsidR="00AA793C" w:rsidRPr="00CC3540" w:rsidRDefault="00AA793C" w:rsidP="00EA6731">
            <w:pPr>
              <w:widowControl w:val="0"/>
              <w:spacing w:before="120"/>
              <w:ind w:left="-14" w:right="14"/>
              <w:jc w:val="center"/>
              <w:rPr>
                <w:ins w:id="13823" w:author="HungNguyen" w:date="2012-04-17T17:53:00Z"/>
                <w:b w:val="0"/>
                <w:lang w:eastAsia="ja-JP"/>
              </w:rPr>
            </w:pPr>
            <w:ins w:id="13824" w:author="HungNguyen" w:date="2012-04-17T17:53:00Z">
              <w:r w:rsidRPr="00CC3540">
                <w:rPr>
                  <w:rFonts w:ascii="Tahoma" w:eastAsia="MS Mincho" w:hAnsi="Tahoma" w:cs="Arial"/>
                  <w:b w:val="0"/>
                  <w:snapToGrid w:val="0"/>
                  <w:color w:val="auto"/>
                  <w:sz w:val="20"/>
                  <w:szCs w:val="20"/>
                  <w:lang w:eastAsia="ja-JP"/>
                </w:rPr>
                <w:t>Parameter</w:t>
              </w:r>
            </w:ins>
          </w:p>
        </w:tc>
        <w:tc>
          <w:tcPr>
            <w:tcW w:w="1620" w:type="dxa"/>
          </w:tcPr>
          <w:p w:rsidR="00AA793C" w:rsidRPr="00CC3540" w:rsidRDefault="00AA793C" w:rsidP="00EA6731">
            <w:pPr>
              <w:widowControl w:val="0"/>
              <w:spacing w:before="120"/>
              <w:ind w:left="-14" w:right="14"/>
              <w:jc w:val="center"/>
              <w:rPr>
                <w:ins w:id="13825" w:author="HungNguyen" w:date="2012-04-17T17:53:00Z"/>
                <w:b w:val="0"/>
                <w:lang w:eastAsia="ja-JP"/>
              </w:rPr>
            </w:pPr>
            <w:ins w:id="13826" w:author="HungNguyen" w:date="2012-04-17T17:53:00Z">
              <w:r w:rsidRPr="00CC3540">
                <w:rPr>
                  <w:rFonts w:ascii="Tahoma" w:eastAsia="MS Mincho" w:hAnsi="Tahoma" w:cs="Arial"/>
                  <w:b w:val="0"/>
                  <w:snapToGrid w:val="0"/>
                  <w:color w:val="auto"/>
                  <w:sz w:val="20"/>
                  <w:szCs w:val="20"/>
                  <w:lang w:eastAsia="ja-JP"/>
                </w:rPr>
                <w:t>Type</w:t>
              </w:r>
            </w:ins>
          </w:p>
        </w:tc>
        <w:tc>
          <w:tcPr>
            <w:tcW w:w="810" w:type="dxa"/>
          </w:tcPr>
          <w:p w:rsidR="00AA793C" w:rsidRPr="00CC3540" w:rsidRDefault="00AA793C" w:rsidP="00EA6731">
            <w:pPr>
              <w:widowControl w:val="0"/>
              <w:spacing w:before="120"/>
              <w:ind w:left="-14" w:right="14"/>
              <w:jc w:val="center"/>
              <w:rPr>
                <w:ins w:id="13827" w:author="HungNguyen" w:date="2012-04-17T17:53:00Z"/>
                <w:b w:val="0"/>
                <w:lang w:eastAsia="ja-JP"/>
              </w:rPr>
            </w:pPr>
            <w:ins w:id="13828" w:author="HungNguyen" w:date="2012-04-17T17:53:00Z">
              <w:r w:rsidRPr="00CC3540">
                <w:rPr>
                  <w:rFonts w:ascii="Tahoma" w:eastAsia="MS Mincho" w:hAnsi="Tahoma" w:cs="Arial"/>
                  <w:b w:val="0"/>
                  <w:snapToGrid w:val="0"/>
                  <w:color w:val="auto"/>
                  <w:sz w:val="20"/>
                  <w:szCs w:val="20"/>
                  <w:lang w:eastAsia="ja-JP"/>
                </w:rPr>
                <w:t>In/out</w:t>
              </w:r>
            </w:ins>
          </w:p>
        </w:tc>
        <w:tc>
          <w:tcPr>
            <w:tcW w:w="1080" w:type="dxa"/>
          </w:tcPr>
          <w:p w:rsidR="00AA793C" w:rsidRPr="00CC3540" w:rsidRDefault="00AA793C" w:rsidP="00EA6731">
            <w:pPr>
              <w:widowControl w:val="0"/>
              <w:spacing w:before="120"/>
              <w:ind w:left="-14" w:right="14"/>
              <w:jc w:val="center"/>
              <w:rPr>
                <w:ins w:id="13829" w:author="HungNguyen" w:date="2012-04-17T17:53:00Z"/>
                <w:b w:val="0"/>
                <w:lang w:eastAsia="ja-JP"/>
              </w:rPr>
            </w:pPr>
            <w:ins w:id="13830" w:author="HungNguyen" w:date="2012-04-17T17:53:00Z">
              <w:r w:rsidRPr="00CC3540">
                <w:rPr>
                  <w:rFonts w:ascii="Tahoma" w:eastAsia="MS Mincho" w:hAnsi="Tahoma" w:cs="Arial"/>
                  <w:b w:val="0"/>
                  <w:snapToGrid w:val="0"/>
                  <w:color w:val="auto"/>
                  <w:sz w:val="20"/>
                  <w:szCs w:val="20"/>
                  <w:lang w:eastAsia="ja-JP"/>
                </w:rPr>
                <w:t>Default</w:t>
              </w:r>
            </w:ins>
          </w:p>
        </w:tc>
        <w:tc>
          <w:tcPr>
            <w:tcW w:w="3877" w:type="dxa"/>
          </w:tcPr>
          <w:p w:rsidR="00AA793C" w:rsidRPr="00CC3540" w:rsidRDefault="00AA793C" w:rsidP="00EA6731">
            <w:pPr>
              <w:widowControl w:val="0"/>
              <w:spacing w:before="120"/>
              <w:ind w:left="-14" w:right="14"/>
              <w:jc w:val="center"/>
              <w:rPr>
                <w:ins w:id="13831" w:author="HungNguyen" w:date="2012-04-17T17:53:00Z"/>
                <w:b w:val="0"/>
                <w:lang w:eastAsia="ja-JP"/>
              </w:rPr>
            </w:pPr>
            <w:ins w:id="13832" w:author="HungNguyen" w:date="2012-04-17T17:53:00Z">
              <w:r w:rsidRPr="00CC3540">
                <w:rPr>
                  <w:rFonts w:ascii="Tahoma" w:eastAsia="MS Mincho" w:hAnsi="Tahoma" w:cs="Arial"/>
                  <w:b w:val="0"/>
                  <w:snapToGrid w:val="0"/>
                  <w:color w:val="auto"/>
                  <w:sz w:val="20"/>
                  <w:szCs w:val="20"/>
                  <w:lang w:eastAsia="ja-JP"/>
                </w:rPr>
                <w:t>Description</w:t>
              </w:r>
            </w:ins>
          </w:p>
        </w:tc>
      </w:tr>
      <w:tr w:rsidR="00AA793C" w:rsidRPr="008D0F7B" w:rsidTr="00EA6731">
        <w:trPr>
          <w:ins w:id="13833" w:author="HungNguyen" w:date="2012-04-17T17:53:00Z"/>
        </w:trPr>
        <w:tc>
          <w:tcPr>
            <w:tcW w:w="577" w:type="dxa"/>
          </w:tcPr>
          <w:p w:rsidR="00AA793C" w:rsidRPr="00CC3540" w:rsidRDefault="00AA793C" w:rsidP="00EA6731">
            <w:pPr>
              <w:pStyle w:val="comment"/>
              <w:ind w:left="0"/>
              <w:rPr>
                <w:ins w:id="13834" w:author="HungNguyen" w:date="2012-04-17T17:53:00Z"/>
                <w:rFonts w:ascii="Times New Roman" w:hAnsi="Times New Roman" w:cs="Times New Roman"/>
                <w:i w:val="0"/>
                <w:color w:val="auto"/>
                <w:sz w:val="22"/>
                <w:szCs w:val="22"/>
              </w:rPr>
            </w:pPr>
            <w:ins w:id="13835" w:author="HungNguyen" w:date="2012-04-17T17:53:00Z">
              <w:r w:rsidRPr="00CC3540">
                <w:rPr>
                  <w:rFonts w:ascii="Times New Roman" w:hAnsi="Times New Roman" w:cs="Times New Roman"/>
                  <w:i w:val="0"/>
                  <w:color w:val="auto"/>
                  <w:sz w:val="22"/>
                  <w:szCs w:val="22"/>
                </w:rPr>
                <w:t>01</w:t>
              </w:r>
            </w:ins>
          </w:p>
        </w:tc>
        <w:tc>
          <w:tcPr>
            <w:tcW w:w="1601" w:type="dxa"/>
          </w:tcPr>
          <w:p w:rsidR="00AA793C" w:rsidRPr="00CC3540" w:rsidRDefault="00AA793C" w:rsidP="00EA6731">
            <w:pPr>
              <w:pStyle w:val="comment"/>
              <w:ind w:left="0"/>
              <w:rPr>
                <w:ins w:id="13836" w:author="HungNguyen" w:date="2012-04-17T17:53:00Z"/>
                <w:rFonts w:ascii="Times New Roman" w:hAnsi="Times New Roman" w:cs="Times New Roman"/>
                <w:i w:val="0"/>
                <w:color w:val="auto"/>
                <w:sz w:val="22"/>
                <w:szCs w:val="22"/>
              </w:rPr>
            </w:pPr>
            <w:ins w:id="13837" w:author="HungNguyen" w:date="2012-04-17T17:54:00Z">
              <w:r>
                <w:rPr>
                  <w:rFonts w:ascii="Times New Roman" w:hAnsi="Times New Roman" w:cs="Times New Roman"/>
                  <w:i w:val="0"/>
                  <w:color w:val="auto"/>
                  <w:sz w:val="22"/>
                  <w:szCs w:val="22"/>
                </w:rPr>
                <w:t>byteData</w:t>
              </w:r>
            </w:ins>
          </w:p>
        </w:tc>
        <w:tc>
          <w:tcPr>
            <w:tcW w:w="1620" w:type="dxa"/>
          </w:tcPr>
          <w:p w:rsidR="00AA793C" w:rsidRPr="00CC3540" w:rsidRDefault="00AA793C" w:rsidP="00EA6731">
            <w:pPr>
              <w:pStyle w:val="comment"/>
              <w:ind w:left="0"/>
              <w:rPr>
                <w:ins w:id="13838" w:author="HungNguyen" w:date="2012-04-17T17:53:00Z"/>
                <w:rFonts w:ascii="Times New Roman" w:hAnsi="Times New Roman" w:cs="Times New Roman"/>
                <w:i w:val="0"/>
                <w:color w:val="auto"/>
                <w:sz w:val="22"/>
                <w:szCs w:val="22"/>
              </w:rPr>
            </w:pPr>
            <w:ins w:id="13839" w:author="HungNguyen" w:date="2012-04-17T17:54:00Z">
              <w:r>
                <w:rPr>
                  <w:rFonts w:ascii="Times New Roman" w:hAnsi="Times New Roman" w:cs="Times New Roman"/>
                  <w:i w:val="0"/>
                  <w:color w:val="auto"/>
                  <w:sz w:val="22"/>
                  <w:szCs w:val="22"/>
                </w:rPr>
                <w:t>Byte[]</w:t>
              </w:r>
            </w:ins>
          </w:p>
        </w:tc>
        <w:tc>
          <w:tcPr>
            <w:tcW w:w="810" w:type="dxa"/>
          </w:tcPr>
          <w:p w:rsidR="00AA793C" w:rsidRPr="00CC3540" w:rsidRDefault="00AA793C" w:rsidP="00EA6731">
            <w:pPr>
              <w:pStyle w:val="comment"/>
              <w:ind w:left="0"/>
              <w:rPr>
                <w:ins w:id="13840" w:author="HungNguyen" w:date="2012-04-17T17:53:00Z"/>
                <w:rFonts w:ascii="Times New Roman" w:hAnsi="Times New Roman" w:cs="Times New Roman"/>
                <w:i w:val="0"/>
                <w:color w:val="auto"/>
                <w:sz w:val="22"/>
                <w:szCs w:val="22"/>
              </w:rPr>
            </w:pPr>
            <w:ins w:id="13841" w:author="HungNguyen" w:date="2012-04-17T17:53:00Z">
              <w:r w:rsidRPr="00CC3540">
                <w:rPr>
                  <w:rFonts w:ascii="Times New Roman" w:hAnsi="Times New Roman" w:cs="Times New Roman"/>
                  <w:i w:val="0"/>
                  <w:color w:val="auto"/>
                  <w:sz w:val="22"/>
                  <w:szCs w:val="22"/>
                </w:rPr>
                <w:t>In</w:t>
              </w:r>
            </w:ins>
          </w:p>
        </w:tc>
        <w:tc>
          <w:tcPr>
            <w:tcW w:w="1080" w:type="dxa"/>
          </w:tcPr>
          <w:p w:rsidR="00AA793C" w:rsidRPr="00CC3540" w:rsidRDefault="00AA793C" w:rsidP="00EA6731">
            <w:pPr>
              <w:pStyle w:val="comment"/>
              <w:ind w:left="0"/>
              <w:rPr>
                <w:ins w:id="13842" w:author="HungNguyen" w:date="2012-04-17T17:53: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843" w:author="HungNguyen" w:date="2012-04-17T17:53:00Z"/>
                <w:rFonts w:ascii="Times New Roman" w:hAnsi="Times New Roman" w:cs="Times New Roman"/>
                <w:i w:val="0"/>
                <w:color w:val="auto"/>
                <w:sz w:val="22"/>
                <w:szCs w:val="22"/>
              </w:rPr>
            </w:pPr>
            <w:ins w:id="13844" w:author="HungNguyen" w:date="2012-04-17T17:53:00Z">
              <w:r w:rsidRPr="00CC3540">
                <w:rPr>
                  <w:rFonts w:ascii="Times New Roman" w:hAnsi="Times New Roman" w:cs="Times New Roman"/>
                  <w:i w:val="0"/>
                  <w:color w:val="auto"/>
                  <w:sz w:val="22"/>
                  <w:szCs w:val="22"/>
                </w:rPr>
                <w:t>The parameter</w:t>
              </w:r>
            </w:ins>
          </w:p>
        </w:tc>
      </w:tr>
      <w:tr w:rsidR="00AA793C" w:rsidRPr="008D0F7B" w:rsidTr="00EA6731">
        <w:trPr>
          <w:ins w:id="13845" w:author="HungNguyen" w:date="2012-04-17T17:53:00Z"/>
        </w:trPr>
        <w:tc>
          <w:tcPr>
            <w:tcW w:w="577" w:type="dxa"/>
          </w:tcPr>
          <w:p w:rsidR="00AA793C" w:rsidRPr="00CC3540" w:rsidRDefault="00AA793C" w:rsidP="00EA6731">
            <w:pPr>
              <w:pStyle w:val="comment"/>
              <w:ind w:left="0"/>
              <w:rPr>
                <w:ins w:id="13846" w:author="HungNguyen" w:date="2012-04-17T17:53:00Z"/>
                <w:rFonts w:ascii="Times New Roman" w:hAnsi="Times New Roman" w:cs="Times New Roman"/>
                <w:i w:val="0"/>
                <w:color w:val="auto"/>
                <w:sz w:val="22"/>
                <w:szCs w:val="22"/>
              </w:rPr>
            </w:pPr>
            <w:ins w:id="13847" w:author="HungNguyen" w:date="2012-04-17T17:53:00Z">
              <w:r>
                <w:rPr>
                  <w:rFonts w:ascii="Times New Roman" w:hAnsi="Times New Roman" w:cs="Times New Roman"/>
                  <w:i w:val="0"/>
                  <w:color w:val="auto"/>
                  <w:sz w:val="22"/>
                  <w:szCs w:val="22"/>
                </w:rPr>
                <w:t>02</w:t>
              </w:r>
            </w:ins>
          </w:p>
        </w:tc>
        <w:tc>
          <w:tcPr>
            <w:tcW w:w="1601" w:type="dxa"/>
          </w:tcPr>
          <w:p w:rsidR="00AA793C" w:rsidRDefault="00AA793C" w:rsidP="00EA6731">
            <w:pPr>
              <w:pStyle w:val="comment"/>
              <w:ind w:left="0"/>
              <w:rPr>
                <w:ins w:id="13848" w:author="HungNguyen" w:date="2012-04-17T17:53:00Z"/>
                <w:rFonts w:ascii="Times New Roman" w:hAnsi="Times New Roman" w:cs="Times New Roman"/>
                <w:i w:val="0"/>
                <w:color w:val="auto"/>
                <w:sz w:val="22"/>
                <w:szCs w:val="22"/>
              </w:rPr>
            </w:pPr>
            <w:ins w:id="13849" w:author="HungNguyen" w:date="2012-04-17T17:53:00Z">
              <w:r>
                <w:rPr>
                  <w:rFonts w:ascii="Times New Roman" w:hAnsi="Times New Roman" w:cs="Times New Roman"/>
                  <w:i w:val="0"/>
                  <w:color w:val="auto"/>
                  <w:sz w:val="22"/>
                  <w:szCs w:val="22"/>
                </w:rPr>
                <w:t>&lt;return&gt;</w:t>
              </w:r>
            </w:ins>
          </w:p>
        </w:tc>
        <w:tc>
          <w:tcPr>
            <w:tcW w:w="1620" w:type="dxa"/>
          </w:tcPr>
          <w:p w:rsidR="00AA793C" w:rsidRDefault="00AA793C" w:rsidP="00EA6731">
            <w:pPr>
              <w:pStyle w:val="comment"/>
              <w:ind w:left="0"/>
              <w:rPr>
                <w:ins w:id="13850" w:author="HungNguyen" w:date="2012-04-17T17:53:00Z"/>
                <w:rFonts w:ascii="Times New Roman" w:hAnsi="Times New Roman" w:cs="Times New Roman"/>
                <w:i w:val="0"/>
                <w:color w:val="auto"/>
                <w:sz w:val="22"/>
                <w:szCs w:val="22"/>
              </w:rPr>
            </w:pPr>
            <w:ins w:id="13851" w:author="HungNguyen" w:date="2012-04-17T17:54:00Z">
              <w:r>
                <w:rPr>
                  <w:rFonts w:ascii="Times New Roman" w:hAnsi="Times New Roman" w:cs="Times New Roman"/>
                  <w:i w:val="0"/>
                  <w:color w:val="auto"/>
                  <w:sz w:val="22"/>
                  <w:szCs w:val="22"/>
                </w:rPr>
                <w:t>String</w:t>
              </w:r>
            </w:ins>
          </w:p>
        </w:tc>
        <w:tc>
          <w:tcPr>
            <w:tcW w:w="810" w:type="dxa"/>
          </w:tcPr>
          <w:p w:rsidR="00AA793C" w:rsidRPr="00CC3540" w:rsidRDefault="00AA793C" w:rsidP="00EA6731">
            <w:pPr>
              <w:pStyle w:val="comment"/>
              <w:ind w:left="0"/>
              <w:rPr>
                <w:ins w:id="13852" w:author="HungNguyen" w:date="2012-04-17T17:53:00Z"/>
                <w:rFonts w:ascii="Times New Roman" w:hAnsi="Times New Roman" w:cs="Times New Roman"/>
                <w:i w:val="0"/>
                <w:color w:val="auto"/>
                <w:sz w:val="22"/>
                <w:szCs w:val="22"/>
              </w:rPr>
            </w:pPr>
            <w:ins w:id="13853" w:author="HungNguyen" w:date="2012-04-17T17:53:00Z">
              <w:r>
                <w:rPr>
                  <w:rFonts w:ascii="Times New Roman" w:hAnsi="Times New Roman" w:cs="Times New Roman"/>
                  <w:i w:val="0"/>
                  <w:color w:val="auto"/>
                  <w:sz w:val="22"/>
                  <w:szCs w:val="22"/>
                </w:rPr>
                <w:t>Out</w:t>
              </w:r>
            </w:ins>
          </w:p>
        </w:tc>
        <w:tc>
          <w:tcPr>
            <w:tcW w:w="1080" w:type="dxa"/>
          </w:tcPr>
          <w:p w:rsidR="00AA793C" w:rsidRPr="00CC3540" w:rsidRDefault="00AA793C" w:rsidP="00EA6731">
            <w:pPr>
              <w:pStyle w:val="comment"/>
              <w:ind w:left="0"/>
              <w:rPr>
                <w:ins w:id="13854" w:author="HungNguyen" w:date="2012-04-17T17:53: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855" w:author="HungNguyen" w:date="2012-04-17T17:53:00Z"/>
                <w:rFonts w:ascii="Times New Roman" w:hAnsi="Times New Roman" w:cs="Times New Roman"/>
                <w:i w:val="0"/>
                <w:color w:val="auto"/>
                <w:sz w:val="22"/>
                <w:szCs w:val="22"/>
              </w:rPr>
            </w:pPr>
            <w:ins w:id="13856" w:author="HungNguyen" w:date="2012-04-17T17:53:00Z">
              <w:r w:rsidRPr="00CC3540">
                <w:rPr>
                  <w:rFonts w:ascii="Times New Roman" w:hAnsi="Times New Roman" w:cs="Times New Roman"/>
                  <w:i w:val="0"/>
                  <w:color w:val="auto"/>
                  <w:sz w:val="22"/>
                  <w:szCs w:val="22"/>
                </w:rPr>
                <w:t>The returned result of method</w:t>
              </w:r>
            </w:ins>
          </w:p>
        </w:tc>
      </w:tr>
    </w:tbl>
    <w:p w:rsidR="00AA793C" w:rsidRPr="00002CBC" w:rsidRDefault="00AA793C">
      <w:pPr>
        <w:rPr>
          <w:ins w:id="13857" w:author="HungNguyen" w:date="2012-04-17T17:52:00Z"/>
        </w:rPr>
        <w:pPrChange w:id="13858" w:author="HungNguyen" w:date="2012-04-17T17:53:00Z">
          <w:pPr>
            <w:pStyle w:val="Heading6"/>
          </w:pPr>
        </w:pPrChange>
      </w:pPr>
    </w:p>
    <w:p w:rsidR="00AA793C" w:rsidRDefault="00AA793C">
      <w:pPr>
        <w:pStyle w:val="Heading6"/>
        <w:rPr>
          <w:ins w:id="13859" w:author="HungNguyen" w:date="2012-04-17T17:54:00Z"/>
        </w:rPr>
      </w:pPr>
      <w:ins w:id="13860" w:author="HungNguyen" w:date="2012-04-17T17:54:00Z">
        <w:r>
          <w:lastRenderedPageBreak/>
          <w:t xml:space="preserve"> Base64ToBytes method</w:t>
        </w:r>
      </w:ins>
    </w:p>
    <w:p w:rsidR="00AA793C" w:rsidRDefault="00AA793C" w:rsidP="00AA793C">
      <w:pPr>
        <w:pStyle w:val="ListParagraph"/>
        <w:numPr>
          <w:ilvl w:val="0"/>
          <w:numId w:val="11"/>
        </w:numPr>
        <w:autoSpaceDE w:val="0"/>
        <w:autoSpaceDN w:val="0"/>
        <w:adjustRightInd w:val="0"/>
        <w:spacing w:after="0" w:line="240" w:lineRule="auto"/>
        <w:rPr>
          <w:ins w:id="13861" w:author="HungNguyen" w:date="2012-04-17T17:55:00Z"/>
          <w:rFonts w:ascii="Cambria" w:eastAsia="MS Gothic" w:hAnsi="Cambria"/>
          <w:b/>
          <w:bCs/>
          <w:i/>
          <w:iCs/>
          <w:color w:val="4F81BD"/>
        </w:rPr>
      </w:pPr>
      <w:ins w:id="13862" w:author="HungNguyen" w:date="2012-04-17T17:55:00Z">
        <w:r w:rsidRPr="00D60E4A">
          <w:rPr>
            <w:rFonts w:ascii="Cambria" w:eastAsia="MS Gothic" w:hAnsi="Cambria"/>
            <w:b/>
            <w:bCs/>
            <w:i/>
            <w:iCs/>
            <w:color w:val="4F81BD"/>
          </w:rPr>
          <w:t xml:space="preserve">Method Declaration:   </w:t>
        </w:r>
      </w:ins>
    </w:p>
    <w:p w:rsidR="00AA793C" w:rsidRPr="00D60E4A" w:rsidRDefault="00AA793C" w:rsidP="00AA793C">
      <w:pPr>
        <w:pStyle w:val="ListParagraph"/>
        <w:autoSpaceDE w:val="0"/>
        <w:autoSpaceDN w:val="0"/>
        <w:adjustRightInd w:val="0"/>
        <w:spacing w:after="0" w:line="240" w:lineRule="auto"/>
        <w:rPr>
          <w:ins w:id="13863" w:author="HungNguyen" w:date="2012-04-17T17:55:00Z"/>
          <w:rFonts w:ascii="Cambria" w:eastAsia="MS Gothic" w:hAnsi="Cambria"/>
          <w:b/>
          <w:bCs/>
          <w:i/>
          <w:iCs/>
          <w:color w:val="4F81BD"/>
        </w:rPr>
      </w:pPr>
    </w:p>
    <w:p w:rsidR="00AA793C" w:rsidRDefault="00AA793C">
      <w:pPr>
        <w:autoSpaceDE w:val="0"/>
        <w:autoSpaceDN w:val="0"/>
        <w:adjustRightInd w:val="0"/>
        <w:spacing w:after="0" w:line="240" w:lineRule="auto"/>
        <w:ind w:left="720" w:firstLine="720"/>
        <w:rPr>
          <w:ins w:id="13864" w:author="HungNguyen" w:date="2012-04-17T17:55:00Z"/>
          <w:rFonts w:ascii="Consolas" w:eastAsiaTheme="minorEastAsia" w:hAnsi="Consolas" w:cs="Consolas"/>
          <w:sz w:val="19"/>
          <w:szCs w:val="19"/>
          <w:lang w:eastAsia="ja-JP"/>
        </w:rPr>
        <w:pPrChange w:id="13865" w:author="HungNguyen" w:date="2012-04-17T17:55:00Z">
          <w:pPr>
            <w:autoSpaceDE w:val="0"/>
            <w:autoSpaceDN w:val="0"/>
            <w:adjustRightInd w:val="0"/>
            <w:spacing w:after="0" w:line="240" w:lineRule="auto"/>
          </w:pPr>
        </w:pPrChange>
      </w:pPr>
      <w:proofErr w:type="gramStart"/>
      <w:ins w:id="13866" w:author="HungNguyen" w:date="2012-04-17T17:55: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byte</w:t>
        </w:r>
        <w:r>
          <w:rPr>
            <w:rFonts w:ascii="Consolas" w:eastAsiaTheme="minorEastAsia" w:hAnsi="Consolas" w:cs="Consolas"/>
            <w:sz w:val="19"/>
            <w:szCs w:val="19"/>
            <w:lang w:eastAsia="ja-JP"/>
          </w:rPr>
          <w:t>[] Base64ToBytes(</w:t>
        </w:r>
        <w:r>
          <w:rPr>
            <w:rFonts w:ascii="Consolas" w:eastAsiaTheme="minorEastAsia" w:hAnsi="Consolas" w:cs="Consolas"/>
            <w:color w:val="0000FF"/>
            <w:sz w:val="19"/>
            <w:szCs w:val="19"/>
            <w:lang w:eastAsia="ja-JP"/>
          </w:rPr>
          <w:t>string</w:t>
        </w:r>
        <w:r>
          <w:rPr>
            <w:rFonts w:ascii="Consolas" w:eastAsiaTheme="minorEastAsia" w:hAnsi="Consolas" w:cs="Consolas"/>
            <w:sz w:val="19"/>
            <w:szCs w:val="19"/>
            <w:lang w:eastAsia="ja-JP"/>
          </w:rPr>
          <w:t xml:space="preserve"> sText_Base64)</w:t>
        </w:r>
      </w:ins>
    </w:p>
    <w:p w:rsidR="00AA793C" w:rsidRPr="00D60E4A" w:rsidRDefault="00AA793C" w:rsidP="00AA793C">
      <w:pPr>
        <w:autoSpaceDE w:val="0"/>
        <w:autoSpaceDN w:val="0"/>
        <w:adjustRightInd w:val="0"/>
        <w:spacing w:after="0" w:line="240" w:lineRule="auto"/>
        <w:rPr>
          <w:ins w:id="13867" w:author="HungNguyen" w:date="2012-04-17T17:55:00Z"/>
          <w:rFonts w:ascii="Cambria" w:eastAsia="MS Gothic" w:hAnsi="Cambria"/>
          <w:b/>
          <w:bCs/>
          <w:i/>
          <w:iCs/>
          <w:color w:val="4F81BD"/>
        </w:rPr>
      </w:pPr>
    </w:p>
    <w:p w:rsidR="00AA793C" w:rsidRPr="005027D1" w:rsidRDefault="00AA793C" w:rsidP="00AA793C">
      <w:pPr>
        <w:pStyle w:val="comment"/>
        <w:numPr>
          <w:ilvl w:val="0"/>
          <w:numId w:val="11"/>
        </w:numPr>
        <w:rPr>
          <w:ins w:id="13868" w:author="HungNguyen" w:date="2012-04-17T17:55:00Z"/>
          <w:i w:val="0"/>
          <w:color w:val="auto"/>
        </w:rPr>
      </w:pPr>
      <w:ins w:id="13869" w:author="HungNguyen" w:date="2012-04-17T17:55: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AA793C" w:rsidRPr="00CC3540" w:rsidRDefault="00AA793C" w:rsidP="00AA793C">
      <w:pPr>
        <w:pStyle w:val="comment"/>
        <w:ind w:firstLine="720"/>
        <w:rPr>
          <w:ins w:id="13870" w:author="HungNguyen" w:date="2012-04-17T17:55:00Z"/>
          <w:rFonts w:ascii="Cambria" w:eastAsia="MS Gothic" w:hAnsi="Cambria" w:cs="Times New Roman"/>
          <w:b/>
          <w:iCs/>
          <w:snapToGrid/>
          <w:color w:val="4F81BD"/>
          <w:sz w:val="22"/>
          <w:szCs w:val="22"/>
          <w:lang w:eastAsia="en-US"/>
        </w:rPr>
      </w:pPr>
      <w:ins w:id="13871" w:author="HungNguyen" w:date="2012-04-17T17:55:00Z">
        <w:r>
          <w:rPr>
            <w:rFonts w:ascii="Times New Roman" w:hAnsi="Times New Roman" w:cs="Times New Roman"/>
            <w:i w:val="0"/>
            <w:color w:val="auto"/>
            <w:sz w:val="22"/>
            <w:szCs w:val="22"/>
          </w:rPr>
          <w:t>Convert string base 64 to byte base 64</w:t>
        </w:r>
      </w:ins>
    </w:p>
    <w:p w:rsidR="00AA793C" w:rsidRPr="00D60E4A" w:rsidRDefault="00AA793C" w:rsidP="00AA793C">
      <w:pPr>
        <w:pStyle w:val="comment"/>
        <w:numPr>
          <w:ilvl w:val="0"/>
          <w:numId w:val="11"/>
        </w:numPr>
        <w:rPr>
          <w:ins w:id="13872" w:author="HungNguyen" w:date="2012-04-17T17:55:00Z"/>
          <w:rFonts w:ascii="Cambria" w:eastAsia="MS Gothic" w:hAnsi="Cambria" w:cs="Times New Roman"/>
          <w:b/>
          <w:iCs/>
          <w:snapToGrid/>
          <w:color w:val="4F81BD"/>
          <w:sz w:val="22"/>
          <w:szCs w:val="22"/>
          <w:lang w:eastAsia="en-US"/>
        </w:rPr>
      </w:pPr>
      <w:ins w:id="13873" w:author="HungNguyen" w:date="2012-04-17T17:55: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AA793C" w:rsidRPr="00D229E5" w:rsidTr="00EA6731">
        <w:trPr>
          <w:cnfStyle w:val="100000000000" w:firstRow="1" w:lastRow="0" w:firstColumn="0" w:lastColumn="0" w:oddVBand="0" w:evenVBand="0" w:oddHBand="0" w:evenHBand="0" w:firstRowFirstColumn="0" w:firstRowLastColumn="0" w:lastRowFirstColumn="0" w:lastRowLastColumn="0"/>
          <w:ins w:id="13874" w:author="HungNguyen" w:date="2012-04-17T17:55:00Z"/>
        </w:trPr>
        <w:tc>
          <w:tcPr>
            <w:tcW w:w="577" w:type="dxa"/>
          </w:tcPr>
          <w:p w:rsidR="00AA793C" w:rsidRPr="00CC3540" w:rsidRDefault="00AA793C" w:rsidP="00EA6731">
            <w:pPr>
              <w:widowControl w:val="0"/>
              <w:spacing w:before="120"/>
              <w:ind w:left="-14" w:right="14"/>
              <w:jc w:val="center"/>
              <w:rPr>
                <w:ins w:id="13875" w:author="HungNguyen" w:date="2012-04-17T17:55:00Z"/>
                <w:b w:val="0"/>
                <w:lang w:eastAsia="ja-JP"/>
              </w:rPr>
            </w:pPr>
            <w:ins w:id="13876" w:author="HungNguyen" w:date="2012-04-17T17:55:00Z">
              <w:r w:rsidRPr="00CC3540">
                <w:rPr>
                  <w:rFonts w:ascii="Tahoma" w:eastAsia="MS Mincho" w:hAnsi="Tahoma" w:cs="Arial"/>
                  <w:b w:val="0"/>
                  <w:snapToGrid w:val="0"/>
                  <w:color w:val="auto"/>
                  <w:sz w:val="20"/>
                  <w:szCs w:val="20"/>
                  <w:lang w:eastAsia="ja-JP"/>
                </w:rPr>
                <w:t>No</w:t>
              </w:r>
            </w:ins>
          </w:p>
        </w:tc>
        <w:tc>
          <w:tcPr>
            <w:tcW w:w="1601" w:type="dxa"/>
          </w:tcPr>
          <w:p w:rsidR="00AA793C" w:rsidRPr="00CC3540" w:rsidRDefault="00AA793C" w:rsidP="00EA6731">
            <w:pPr>
              <w:widowControl w:val="0"/>
              <w:spacing w:before="120"/>
              <w:ind w:left="-14" w:right="14"/>
              <w:jc w:val="center"/>
              <w:rPr>
                <w:ins w:id="13877" w:author="HungNguyen" w:date="2012-04-17T17:55:00Z"/>
                <w:b w:val="0"/>
                <w:lang w:eastAsia="ja-JP"/>
              </w:rPr>
            </w:pPr>
            <w:ins w:id="13878" w:author="HungNguyen" w:date="2012-04-17T17:55:00Z">
              <w:r w:rsidRPr="00CC3540">
                <w:rPr>
                  <w:rFonts w:ascii="Tahoma" w:eastAsia="MS Mincho" w:hAnsi="Tahoma" w:cs="Arial"/>
                  <w:b w:val="0"/>
                  <w:snapToGrid w:val="0"/>
                  <w:color w:val="auto"/>
                  <w:sz w:val="20"/>
                  <w:szCs w:val="20"/>
                  <w:lang w:eastAsia="ja-JP"/>
                </w:rPr>
                <w:t>Parameter</w:t>
              </w:r>
            </w:ins>
          </w:p>
        </w:tc>
        <w:tc>
          <w:tcPr>
            <w:tcW w:w="1620" w:type="dxa"/>
          </w:tcPr>
          <w:p w:rsidR="00AA793C" w:rsidRPr="00CC3540" w:rsidRDefault="00AA793C" w:rsidP="00EA6731">
            <w:pPr>
              <w:widowControl w:val="0"/>
              <w:spacing w:before="120"/>
              <w:ind w:left="-14" w:right="14"/>
              <w:jc w:val="center"/>
              <w:rPr>
                <w:ins w:id="13879" w:author="HungNguyen" w:date="2012-04-17T17:55:00Z"/>
                <w:b w:val="0"/>
                <w:lang w:eastAsia="ja-JP"/>
              </w:rPr>
            </w:pPr>
            <w:ins w:id="13880" w:author="HungNguyen" w:date="2012-04-17T17:55:00Z">
              <w:r w:rsidRPr="00CC3540">
                <w:rPr>
                  <w:rFonts w:ascii="Tahoma" w:eastAsia="MS Mincho" w:hAnsi="Tahoma" w:cs="Arial"/>
                  <w:b w:val="0"/>
                  <w:snapToGrid w:val="0"/>
                  <w:color w:val="auto"/>
                  <w:sz w:val="20"/>
                  <w:szCs w:val="20"/>
                  <w:lang w:eastAsia="ja-JP"/>
                </w:rPr>
                <w:t>Type</w:t>
              </w:r>
            </w:ins>
          </w:p>
        </w:tc>
        <w:tc>
          <w:tcPr>
            <w:tcW w:w="810" w:type="dxa"/>
          </w:tcPr>
          <w:p w:rsidR="00AA793C" w:rsidRPr="00CC3540" w:rsidRDefault="00AA793C" w:rsidP="00EA6731">
            <w:pPr>
              <w:widowControl w:val="0"/>
              <w:spacing w:before="120"/>
              <w:ind w:left="-14" w:right="14"/>
              <w:jc w:val="center"/>
              <w:rPr>
                <w:ins w:id="13881" w:author="HungNguyen" w:date="2012-04-17T17:55:00Z"/>
                <w:b w:val="0"/>
                <w:lang w:eastAsia="ja-JP"/>
              </w:rPr>
            </w:pPr>
            <w:ins w:id="13882" w:author="HungNguyen" w:date="2012-04-17T17:55:00Z">
              <w:r w:rsidRPr="00CC3540">
                <w:rPr>
                  <w:rFonts w:ascii="Tahoma" w:eastAsia="MS Mincho" w:hAnsi="Tahoma" w:cs="Arial"/>
                  <w:b w:val="0"/>
                  <w:snapToGrid w:val="0"/>
                  <w:color w:val="auto"/>
                  <w:sz w:val="20"/>
                  <w:szCs w:val="20"/>
                  <w:lang w:eastAsia="ja-JP"/>
                </w:rPr>
                <w:t>In/out</w:t>
              </w:r>
            </w:ins>
          </w:p>
        </w:tc>
        <w:tc>
          <w:tcPr>
            <w:tcW w:w="1080" w:type="dxa"/>
          </w:tcPr>
          <w:p w:rsidR="00AA793C" w:rsidRPr="00CC3540" w:rsidRDefault="00AA793C" w:rsidP="00EA6731">
            <w:pPr>
              <w:widowControl w:val="0"/>
              <w:spacing w:before="120"/>
              <w:ind w:left="-14" w:right="14"/>
              <w:jc w:val="center"/>
              <w:rPr>
                <w:ins w:id="13883" w:author="HungNguyen" w:date="2012-04-17T17:55:00Z"/>
                <w:b w:val="0"/>
                <w:lang w:eastAsia="ja-JP"/>
              </w:rPr>
            </w:pPr>
            <w:ins w:id="13884" w:author="HungNguyen" w:date="2012-04-17T17:55:00Z">
              <w:r w:rsidRPr="00CC3540">
                <w:rPr>
                  <w:rFonts w:ascii="Tahoma" w:eastAsia="MS Mincho" w:hAnsi="Tahoma" w:cs="Arial"/>
                  <w:b w:val="0"/>
                  <w:snapToGrid w:val="0"/>
                  <w:color w:val="auto"/>
                  <w:sz w:val="20"/>
                  <w:szCs w:val="20"/>
                  <w:lang w:eastAsia="ja-JP"/>
                </w:rPr>
                <w:t>Default</w:t>
              </w:r>
            </w:ins>
          </w:p>
        </w:tc>
        <w:tc>
          <w:tcPr>
            <w:tcW w:w="3877" w:type="dxa"/>
          </w:tcPr>
          <w:p w:rsidR="00AA793C" w:rsidRPr="00CC3540" w:rsidRDefault="00AA793C" w:rsidP="00EA6731">
            <w:pPr>
              <w:widowControl w:val="0"/>
              <w:spacing w:before="120"/>
              <w:ind w:left="-14" w:right="14"/>
              <w:jc w:val="center"/>
              <w:rPr>
                <w:ins w:id="13885" w:author="HungNguyen" w:date="2012-04-17T17:55:00Z"/>
                <w:b w:val="0"/>
                <w:lang w:eastAsia="ja-JP"/>
              </w:rPr>
            </w:pPr>
            <w:ins w:id="13886" w:author="HungNguyen" w:date="2012-04-17T17:55:00Z">
              <w:r w:rsidRPr="00CC3540">
                <w:rPr>
                  <w:rFonts w:ascii="Tahoma" w:eastAsia="MS Mincho" w:hAnsi="Tahoma" w:cs="Arial"/>
                  <w:b w:val="0"/>
                  <w:snapToGrid w:val="0"/>
                  <w:color w:val="auto"/>
                  <w:sz w:val="20"/>
                  <w:szCs w:val="20"/>
                  <w:lang w:eastAsia="ja-JP"/>
                </w:rPr>
                <w:t>Description</w:t>
              </w:r>
            </w:ins>
          </w:p>
        </w:tc>
      </w:tr>
      <w:tr w:rsidR="00AA793C" w:rsidRPr="008D0F7B" w:rsidTr="00EA6731">
        <w:trPr>
          <w:ins w:id="13887" w:author="HungNguyen" w:date="2012-04-17T17:55:00Z"/>
        </w:trPr>
        <w:tc>
          <w:tcPr>
            <w:tcW w:w="577" w:type="dxa"/>
          </w:tcPr>
          <w:p w:rsidR="00AA793C" w:rsidRPr="00CC3540" w:rsidRDefault="00AA793C" w:rsidP="00EA6731">
            <w:pPr>
              <w:pStyle w:val="comment"/>
              <w:ind w:left="0"/>
              <w:rPr>
                <w:ins w:id="13888" w:author="HungNguyen" w:date="2012-04-17T17:55:00Z"/>
                <w:rFonts w:ascii="Times New Roman" w:hAnsi="Times New Roman" w:cs="Times New Roman"/>
                <w:i w:val="0"/>
                <w:color w:val="auto"/>
                <w:sz w:val="22"/>
                <w:szCs w:val="22"/>
              </w:rPr>
            </w:pPr>
            <w:ins w:id="13889" w:author="HungNguyen" w:date="2012-04-17T17:55:00Z">
              <w:r w:rsidRPr="00CC3540">
                <w:rPr>
                  <w:rFonts w:ascii="Times New Roman" w:hAnsi="Times New Roman" w:cs="Times New Roman"/>
                  <w:i w:val="0"/>
                  <w:color w:val="auto"/>
                  <w:sz w:val="22"/>
                  <w:szCs w:val="22"/>
                </w:rPr>
                <w:t>01</w:t>
              </w:r>
            </w:ins>
          </w:p>
        </w:tc>
        <w:tc>
          <w:tcPr>
            <w:tcW w:w="1601" w:type="dxa"/>
          </w:tcPr>
          <w:p w:rsidR="00AA793C" w:rsidRPr="00CC3540" w:rsidRDefault="00AA793C" w:rsidP="00EA6731">
            <w:pPr>
              <w:pStyle w:val="comment"/>
              <w:ind w:left="0"/>
              <w:rPr>
                <w:ins w:id="13890" w:author="HungNguyen" w:date="2012-04-17T17:55:00Z"/>
                <w:rFonts w:ascii="Times New Roman" w:hAnsi="Times New Roman" w:cs="Times New Roman"/>
                <w:i w:val="0"/>
                <w:color w:val="auto"/>
                <w:sz w:val="22"/>
                <w:szCs w:val="22"/>
              </w:rPr>
            </w:pPr>
            <w:ins w:id="13891" w:author="HungNguyen" w:date="2012-04-17T17:55:00Z">
              <w:r>
                <w:rPr>
                  <w:rFonts w:ascii="Times New Roman" w:hAnsi="Times New Roman" w:cs="Times New Roman"/>
                  <w:i w:val="0"/>
                  <w:color w:val="auto"/>
                  <w:sz w:val="22"/>
                  <w:szCs w:val="22"/>
                </w:rPr>
                <w:t>sText_Base64</w:t>
              </w:r>
            </w:ins>
          </w:p>
        </w:tc>
        <w:tc>
          <w:tcPr>
            <w:tcW w:w="1620" w:type="dxa"/>
          </w:tcPr>
          <w:p w:rsidR="00AA793C" w:rsidRPr="00CC3540" w:rsidRDefault="00AA793C" w:rsidP="00EA6731">
            <w:pPr>
              <w:pStyle w:val="comment"/>
              <w:ind w:left="0"/>
              <w:rPr>
                <w:ins w:id="13892" w:author="HungNguyen" w:date="2012-04-17T17:55:00Z"/>
                <w:rFonts w:ascii="Times New Roman" w:hAnsi="Times New Roman" w:cs="Times New Roman"/>
                <w:i w:val="0"/>
                <w:color w:val="auto"/>
                <w:sz w:val="22"/>
                <w:szCs w:val="22"/>
              </w:rPr>
            </w:pPr>
            <w:ins w:id="13893" w:author="HungNguyen" w:date="2012-04-17T17:56:00Z">
              <w:r>
                <w:rPr>
                  <w:rFonts w:ascii="Times New Roman" w:hAnsi="Times New Roman" w:cs="Times New Roman"/>
                  <w:i w:val="0"/>
                  <w:color w:val="auto"/>
                  <w:sz w:val="22"/>
                  <w:szCs w:val="22"/>
                </w:rPr>
                <w:t>String</w:t>
              </w:r>
            </w:ins>
          </w:p>
        </w:tc>
        <w:tc>
          <w:tcPr>
            <w:tcW w:w="810" w:type="dxa"/>
          </w:tcPr>
          <w:p w:rsidR="00AA793C" w:rsidRPr="00CC3540" w:rsidRDefault="00AA793C" w:rsidP="00EA6731">
            <w:pPr>
              <w:pStyle w:val="comment"/>
              <w:ind w:left="0"/>
              <w:rPr>
                <w:ins w:id="13894" w:author="HungNguyen" w:date="2012-04-17T17:55:00Z"/>
                <w:rFonts w:ascii="Times New Roman" w:hAnsi="Times New Roman" w:cs="Times New Roman"/>
                <w:i w:val="0"/>
                <w:color w:val="auto"/>
                <w:sz w:val="22"/>
                <w:szCs w:val="22"/>
              </w:rPr>
            </w:pPr>
            <w:ins w:id="13895" w:author="HungNguyen" w:date="2012-04-17T17:55:00Z">
              <w:r w:rsidRPr="00CC3540">
                <w:rPr>
                  <w:rFonts w:ascii="Times New Roman" w:hAnsi="Times New Roman" w:cs="Times New Roman"/>
                  <w:i w:val="0"/>
                  <w:color w:val="auto"/>
                  <w:sz w:val="22"/>
                  <w:szCs w:val="22"/>
                </w:rPr>
                <w:t>In</w:t>
              </w:r>
            </w:ins>
          </w:p>
        </w:tc>
        <w:tc>
          <w:tcPr>
            <w:tcW w:w="1080" w:type="dxa"/>
          </w:tcPr>
          <w:p w:rsidR="00AA793C" w:rsidRPr="00CC3540" w:rsidRDefault="00AA793C" w:rsidP="00EA6731">
            <w:pPr>
              <w:pStyle w:val="comment"/>
              <w:ind w:left="0"/>
              <w:rPr>
                <w:ins w:id="13896" w:author="HungNguyen" w:date="2012-04-17T17:55: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897" w:author="HungNguyen" w:date="2012-04-17T17:55:00Z"/>
                <w:rFonts w:ascii="Times New Roman" w:hAnsi="Times New Roman" w:cs="Times New Roman"/>
                <w:i w:val="0"/>
                <w:color w:val="auto"/>
                <w:sz w:val="22"/>
                <w:szCs w:val="22"/>
              </w:rPr>
            </w:pPr>
            <w:ins w:id="13898" w:author="HungNguyen" w:date="2012-04-17T17:55:00Z">
              <w:r w:rsidRPr="00CC3540">
                <w:rPr>
                  <w:rFonts w:ascii="Times New Roman" w:hAnsi="Times New Roman" w:cs="Times New Roman"/>
                  <w:i w:val="0"/>
                  <w:color w:val="auto"/>
                  <w:sz w:val="22"/>
                  <w:szCs w:val="22"/>
                </w:rPr>
                <w:t>The parameter</w:t>
              </w:r>
            </w:ins>
          </w:p>
        </w:tc>
      </w:tr>
      <w:tr w:rsidR="00AA793C" w:rsidRPr="008D0F7B" w:rsidTr="00EA6731">
        <w:trPr>
          <w:ins w:id="13899" w:author="HungNguyen" w:date="2012-04-17T17:55:00Z"/>
        </w:trPr>
        <w:tc>
          <w:tcPr>
            <w:tcW w:w="577" w:type="dxa"/>
          </w:tcPr>
          <w:p w:rsidR="00AA793C" w:rsidRPr="00CC3540" w:rsidRDefault="00AA793C" w:rsidP="00EA6731">
            <w:pPr>
              <w:pStyle w:val="comment"/>
              <w:ind w:left="0"/>
              <w:rPr>
                <w:ins w:id="13900" w:author="HungNguyen" w:date="2012-04-17T17:55:00Z"/>
                <w:rFonts w:ascii="Times New Roman" w:hAnsi="Times New Roman" w:cs="Times New Roman"/>
                <w:i w:val="0"/>
                <w:color w:val="auto"/>
                <w:sz w:val="22"/>
                <w:szCs w:val="22"/>
              </w:rPr>
            </w:pPr>
            <w:ins w:id="13901" w:author="HungNguyen" w:date="2012-04-17T17:55:00Z">
              <w:r>
                <w:rPr>
                  <w:rFonts w:ascii="Times New Roman" w:hAnsi="Times New Roman" w:cs="Times New Roman"/>
                  <w:i w:val="0"/>
                  <w:color w:val="auto"/>
                  <w:sz w:val="22"/>
                  <w:szCs w:val="22"/>
                </w:rPr>
                <w:t>02</w:t>
              </w:r>
            </w:ins>
          </w:p>
        </w:tc>
        <w:tc>
          <w:tcPr>
            <w:tcW w:w="1601" w:type="dxa"/>
          </w:tcPr>
          <w:p w:rsidR="00AA793C" w:rsidRDefault="00AA793C" w:rsidP="00EA6731">
            <w:pPr>
              <w:pStyle w:val="comment"/>
              <w:ind w:left="0"/>
              <w:rPr>
                <w:ins w:id="13902" w:author="HungNguyen" w:date="2012-04-17T17:55:00Z"/>
                <w:rFonts w:ascii="Times New Roman" w:hAnsi="Times New Roman" w:cs="Times New Roman"/>
                <w:i w:val="0"/>
                <w:color w:val="auto"/>
                <w:sz w:val="22"/>
                <w:szCs w:val="22"/>
              </w:rPr>
            </w:pPr>
            <w:ins w:id="13903" w:author="HungNguyen" w:date="2012-04-17T17:55:00Z">
              <w:r>
                <w:rPr>
                  <w:rFonts w:ascii="Times New Roman" w:hAnsi="Times New Roman" w:cs="Times New Roman"/>
                  <w:i w:val="0"/>
                  <w:color w:val="auto"/>
                  <w:sz w:val="22"/>
                  <w:szCs w:val="22"/>
                </w:rPr>
                <w:t>&lt;return&gt;</w:t>
              </w:r>
            </w:ins>
          </w:p>
        </w:tc>
        <w:tc>
          <w:tcPr>
            <w:tcW w:w="1620" w:type="dxa"/>
          </w:tcPr>
          <w:p w:rsidR="00AA793C" w:rsidRDefault="00AA793C" w:rsidP="00EA6731">
            <w:pPr>
              <w:pStyle w:val="comment"/>
              <w:ind w:left="0"/>
              <w:rPr>
                <w:ins w:id="13904" w:author="HungNguyen" w:date="2012-04-17T17:55:00Z"/>
                <w:rFonts w:ascii="Times New Roman" w:hAnsi="Times New Roman" w:cs="Times New Roman"/>
                <w:i w:val="0"/>
                <w:color w:val="auto"/>
                <w:sz w:val="22"/>
                <w:szCs w:val="22"/>
              </w:rPr>
            </w:pPr>
            <w:ins w:id="13905" w:author="HungNguyen" w:date="2012-04-17T17:56:00Z">
              <w:r>
                <w:rPr>
                  <w:rFonts w:ascii="Times New Roman" w:hAnsi="Times New Roman" w:cs="Times New Roman"/>
                  <w:i w:val="0"/>
                  <w:color w:val="auto"/>
                  <w:sz w:val="22"/>
                  <w:szCs w:val="22"/>
                </w:rPr>
                <w:t>Byte[]</w:t>
              </w:r>
            </w:ins>
          </w:p>
        </w:tc>
        <w:tc>
          <w:tcPr>
            <w:tcW w:w="810" w:type="dxa"/>
          </w:tcPr>
          <w:p w:rsidR="00AA793C" w:rsidRPr="00CC3540" w:rsidRDefault="00AA793C" w:rsidP="00EA6731">
            <w:pPr>
              <w:pStyle w:val="comment"/>
              <w:ind w:left="0"/>
              <w:rPr>
                <w:ins w:id="13906" w:author="HungNguyen" w:date="2012-04-17T17:55:00Z"/>
                <w:rFonts w:ascii="Times New Roman" w:hAnsi="Times New Roman" w:cs="Times New Roman"/>
                <w:i w:val="0"/>
                <w:color w:val="auto"/>
                <w:sz w:val="22"/>
                <w:szCs w:val="22"/>
              </w:rPr>
            </w:pPr>
            <w:ins w:id="13907" w:author="HungNguyen" w:date="2012-04-17T17:55:00Z">
              <w:r>
                <w:rPr>
                  <w:rFonts w:ascii="Times New Roman" w:hAnsi="Times New Roman" w:cs="Times New Roman"/>
                  <w:i w:val="0"/>
                  <w:color w:val="auto"/>
                  <w:sz w:val="22"/>
                  <w:szCs w:val="22"/>
                </w:rPr>
                <w:t>Out</w:t>
              </w:r>
            </w:ins>
          </w:p>
        </w:tc>
        <w:tc>
          <w:tcPr>
            <w:tcW w:w="1080" w:type="dxa"/>
          </w:tcPr>
          <w:p w:rsidR="00AA793C" w:rsidRPr="00CC3540" w:rsidRDefault="00AA793C" w:rsidP="00EA6731">
            <w:pPr>
              <w:pStyle w:val="comment"/>
              <w:ind w:left="0"/>
              <w:rPr>
                <w:ins w:id="13908" w:author="HungNguyen" w:date="2012-04-17T17:55:00Z"/>
                <w:rFonts w:ascii="Times New Roman" w:hAnsi="Times New Roman" w:cs="Times New Roman"/>
                <w:i w:val="0"/>
                <w:color w:val="auto"/>
                <w:sz w:val="22"/>
                <w:szCs w:val="22"/>
              </w:rPr>
            </w:pPr>
          </w:p>
        </w:tc>
        <w:tc>
          <w:tcPr>
            <w:tcW w:w="3877" w:type="dxa"/>
          </w:tcPr>
          <w:p w:rsidR="00AA793C" w:rsidRPr="00CC3540" w:rsidRDefault="00AA793C" w:rsidP="00EA6731">
            <w:pPr>
              <w:pStyle w:val="comment"/>
              <w:ind w:left="0"/>
              <w:rPr>
                <w:ins w:id="13909" w:author="HungNguyen" w:date="2012-04-17T17:55:00Z"/>
                <w:rFonts w:ascii="Times New Roman" w:hAnsi="Times New Roman" w:cs="Times New Roman"/>
                <w:i w:val="0"/>
                <w:color w:val="auto"/>
                <w:sz w:val="22"/>
                <w:szCs w:val="22"/>
              </w:rPr>
            </w:pPr>
            <w:ins w:id="13910" w:author="HungNguyen" w:date="2012-04-17T17:55:00Z">
              <w:r w:rsidRPr="00CC3540">
                <w:rPr>
                  <w:rFonts w:ascii="Times New Roman" w:hAnsi="Times New Roman" w:cs="Times New Roman"/>
                  <w:i w:val="0"/>
                  <w:color w:val="auto"/>
                  <w:sz w:val="22"/>
                  <w:szCs w:val="22"/>
                </w:rPr>
                <w:t>The returned result of method</w:t>
              </w:r>
            </w:ins>
          </w:p>
        </w:tc>
      </w:tr>
    </w:tbl>
    <w:p w:rsidR="00AA793C" w:rsidRPr="00002CBC" w:rsidRDefault="00AA793C">
      <w:pPr>
        <w:rPr>
          <w:ins w:id="13911" w:author="HungNguyen" w:date="2012-04-17T17:54:00Z"/>
        </w:rPr>
        <w:pPrChange w:id="13912" w:author="HungNguyen" w:date="2012-04-17T17:54:00Z">
          <w:pPr>
            <w:pStyle w:val="Heading6"/>
          </w:pPr>
        </w:pPrChange>
      </w:pPr>
    </w:p>
    <w:p w:rsidR="00AA793C" w:rsidRDefault="00AA793C">
      <w:pPr>
        <w:pStyle w:val="Heading6"/>
        <w:rPr>
          <w:ins w:id="13913" w:author="HungNguyen" w:date="2012-04-17T17:56:00Z"/>
        </w:rPr>
      </w:pPr>
      <w:ins w:id="13914" w:author="HungNguyen" w:date="2012-04-17T17:56:00Z">
        <w:r>
          <w:t xml:space="preserve"> LoadXAMLPackage method</w:t>
        </w:r>
      </w:ins>
    </w:p>
    <w:p w:rsidR="00502A92" w:rsidRDefault="00502A92" w:rsidP="00502A92">
      <w:pPr>
        <w:pStyle w:val="ListParagraph"/>
        <w:numPr>
          <w:ilvl w:val="0"/>
          <w:numId w:val="11"/>
        </w:numPr>
        <w:autoSpaceDE w:val="0"/>
        <w:autoSpaceDN w:val="0"/>
        <w:adjustRightInd w:val="0"/>
        <w:spacing w:after="0" w:line="240" w:lineRule="auto"/>
        <w:rPr>
          <w:ins w:id="13915" w:author="HungNguyen" w:date="2012-04-17T17:56:00Z"/>
          <w:rFonts w:ascii="Cambria" w:eastAsia="MS Gothic" w:hAnsi="Cambria"/>
          <w:b/>
          <w:bCs/>
          <w:i/>
          <w:iCs/>
          <w:color w:val="4F81BD"/>
        </w:rPr>
      </w:pPr>
      <w:ins w:id="13916" w:author="HungNguyen" w:date="2012-04-17T17:56:00Z">
        <w:r w:rsidRPr="00D60E4A">
          <w:rPr>
            <w:rFonts w:ascii="Cambria" w:eastAsia="MS Gothic" w:hAnsi="Cambria"/>
            <w:b/>
            <w:bCs/>
            <w:i/>
            <w:iCs/>
            <w:color w:val="4F81BD"/>
          </w:rPr>
          <w:t xml:space="preserve">Method Declaration:   </w:t>
        </w:r>
      </w:ins>
    </w:p>
    <w:p w:rsidR="00502A92" w:rsidRPr="00D60E4A" w:rsidRDefault="00502A92" w:rsidP="00502A92">
      <w:pPr>
        <w:pStyle w:val="ListParagraph"/>
        <w:autoSpaceDE w:val="0"/>
        <w:autoSpaceDN w:val="0"/>
        <w:adjustRightInd w:val="0"/>
        <w:spacing w:after="0" w:line="240" w:lineRule="auto"/>
        <w:rPr>
          <w:ins w:id="13917" w:author="HungNguyen" w:date="2012-04-17T17:56:00Z"/>
          <w:rFonts w:ascii="Cambria" w:eastAsia="MS Gothic" w:hAnsi="Cambria"/>
          <w:b/>
          <w:bCs/>
          <w:i/>
          <w:iCs/>
          <w:color w:val="4F81BD"/>
        </w:rPr>
      </w:pPr>
    </w:p>
    <w:p w:rsidR="00502A92" w:rsidRDefault="00502A92">
      <w:pPr>
        <w:autoSpaceDE w:val="0"/>
        <w:autoSpaceDN w:val="0"/>
        <w:adjustRightInd w:val="0"/>
        <w:spacing w:after="0" w:line="240" w:lineRule="auto"/>
        <w:ind w:left="720" w:firstLine="720"/>
        <w:rPr>
          <w:ins w:id="13918" w:author="HungNguyen" w:date="2012-04-17T17:57:00Z"/>
          <w:rFonts w:ascii="Consolas" w:eastAsiaTheme="minorEastAsia" w:hAnsi="Consolas" w:cs="Consolas"/>
          <w:sz w:val="19"/>
          <w:szCs w:val="19"/>
          <w:lang w:eastAsia="ja-JP"/>
        </w:rPr>
        <w:pPrChange w:id="13919" w:author="HungNguyen" w:date="2012-04-17T17:57:00Z">
          <w:pPr>
            <w:autoSpaceDE w:val="0"/>
            <w:autoSpaceDN w:val="0"/>
            <w:adjustRightInd w:val="0"/>
            <w:spacing w:after="0" w:line="240" w:lineRule="auto"/>
          </w:pPr>
        </w:pPrChange>
      </w:pPr>
      <w:proofErr w:type="gramStart"/>
      <w:ins w:id="13920" w:author="HungNguyen" w:date="2012-04-17T17:57:00Z">
        <w:r>
          <w:rPr>
            <w:rFonts w:ascii="Consolas" w:eastAsiaTheme="minorEastAsia" w:hAnsi="Consolas" w:cs="Consolas"/>
            <w:color w:val="0000FF"/>
            <w:sz w:val="19"/>
            <w:szCs w:val="19"/>
            <w:lang w:eastAsia="ja-JP"/>
          </w:rPr>
          <w:t>public</w:t>
        </w:r>
        <w:proofErr w:type="gramEnd"/>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static</w:t>
        </w:r>
        <w:r>
          <w:rPr>
            <w:rFonts w:ascii="Consolas" w:eastAsiaTheme="minorEastAsia" w:hAnsi="Consolas" w:cs="Consolas"/>
            <w:sz w:val="19"/>
            <w:szCs w:val="19"/>
            <w:lang w:eastAsia="ja-JP"/>
          </w:rPr>
          <w:t xml:space="preserve"> </w:t>
        </w:r>
        <w:r>
          <w:rPr>
            <w:rFonts w:ascii="Consolas" w:eastAsiaTheme="minorEastAsia" w:hAnsi="Consolas" w:cs="Consolas"/>
            <w:color w:val="2B91AF"/>
            <w:sz w:val="19"/>
            <w:szCs w:val="19"/>
            <w:lang w:eastAsia="ja-JP"/>
          </w:rPr>
          <w:t>FlowDocument</w:t>
        </w:r>
        <w:r>
          <w:rPr>
            <w:rFonts w:ascii="Consolas" w:eastAsiaTheme="minorEastAsia" w:hAnsi="Consolas" w:cs="Consolas"/>
            <w:sz w:val="19"/>
            <w:szCs w:val="19"/>
            <w:lang w:eastAsia="ja-JP"/>
          </w:rPr>
          <w:t xml:space="preserve"> LoadXAMLPackage(</w:t>
        </w:r>
        <w:r>
          <w:rPr>
            <w:rFonts w:ascii="Consolas" w:eastAsiaTheme="minorEastAsia" w:hAnsi="Consolas" w:cs="Consolas"/>
            <w:color w:val="0000FF"/>
            <w:sz w:val="19"/>
            <w:szCs w:val="19"/>
            <w:lang w:eastAsia="ja-JP"/>
          </w:rPr>
          <w:t>byte</w:t>
        </w:r>
        <w:r>
          <w:rPr>
            <w:rFonts w:ascii="Consolas" w:eastAsiaTheme="minorEastAsia" w:hAnsi="Consolas" w:cs="Consolas"/>
            <w:sz w:val="19"/>
            <w:szCs w:val="19"/>
            <w:lang w:eastAsia="ja-JP"/>
          </w:rPr>
          <w:t>[] arrayByte)</w:t>
        </w:r>
      </w:ins>
    </w:p>
    <w:p w:rsidR="00502A92" w:rsidRPr="00D60E4A" w:rsidRDefault="00502A92" w:rsidP="00502A92">
      <w:pPr>
        <w:autoSpaceDE w:val="0"/>
        <w:autoSpaceDN w:val="0"/>
        <w:adjustRightInd w:val="0"/>
        <w:spacing w:after="0" w:line="240" w:lineRule="auto"/>
        <w:rPr>
          <w:ins w:id="13921" w:author="HungNguyen" w:date="2012-04-17T17:56:00Z"/>
          <w:rFonts w:ascii="Cambria" w:eastAsia="MS Gothic" w:hAnsi="Cambria"/>
          <w:b/>
          <w:bCs/>
          <w:i/>
          <w:iCs/>
          <w:color w:val="4F81BD"/>
        </w:rPr>
      </w:pPr>
    </w:p>
    <w:p w:rsidR="00502A92" w:rsidRPr="005027D1" w:rsidRDefault="00502A92" w:rsidP="00502A92">
      <w:pPr>
        <w:pStyle w:val="comment"/>
        <w:numPr>
          <w:ilvl w:val="0"/>
          <w:numId w:val="11"/>
        </w:numPr>
        <w:rPr>
          <w:ins w:id="13922" w:author="HungNguyen" w:date="2012-04-17T17:56:00Z"/>
          <w:i w:val="0"/>
          <w:color w:val="auto"/>
        </w:rPr>
      </w:pPr>
      <w:ins w:id="13923" w:author="HungNguyen" w:date="2012-04-17T17:56:00Z">
        <w:r w:rsidRPr="00D60E4A">
          <w:rPr>
            <w:rFonts w:ascii="Cambria" w:eastAsia="MS Gothic" w:hAnsi="Cambria" w:cs="Times New Roman"/>
            <w:b/>
            <w:iCs/>
            <w:snapToGrid/>
            <w:color w:val="4F81BD"/>
            <w:sz w:val="22"/>
            <w:szCs w:val="22"/>
            <w:lang w:eastAsia="en-US"/>
          </w:rPr>
          <w:t>Method Description</w:t>
        </w:r>
        <w:r>
          <w:rPr>
            <w:i w:val="0"/>
            <w:color w:val="auto"/>
          </w:rPr>
          <w:t>:</w:t>
        </w:r>
      </w:ins>
    </w:p>
    <w:p w:rsidR="00502A92" w:rsidRPr="00CC3540" w:rsidRDefault="00502A92" w:rsidP="00502A92">
      <w:pPr>
        <w:pStyle w:val="comment"/>
        <w:ind w:firstLine="720"/>
        <w:rPr>
          <w:ins w:id="13924" w:author="HungNguyen" w:date="2012-04-17T17:56:00Z"/>
          <w:rFonts w:ascii="Cambria" w:eastAsia="MS Gothic" w:hAnsi="Cambria" w:cs="Times New Roman"/>
          <w:b/>
          <w:iCs/>
          <w:snapToGrid/>
          <w:color w:val="4F81BD"/>
          <w:sz w:val="22"/>
          <w:szCs w:val="22"/>
          <w:lang w:eastAsia="en-US"/>
        </w:rPr>
      </w:pPr>
      <w:ins w:id="13925" w:author="HungNguyen" w:date="2012-04-17T17:58:00Z">
        <w:r>
          <w:rPr>
            <w:rFonts w:ascii="Times New Roman" w:hAnsi="Times New Roman" w:cs="Times New Roman"/>
            <w:i w:val="0"/>
            <w:color w:val="auto"/>
            <w:sz w:val="22"/>
            <w:szCs w:val="22"/>
          </w:rPr>
          <w:t>Load array byte to flow document</w:t>
        </w:r>
      </w:ins>
    </w:p>
    <w:p w:rsidR="00502A92" w:rsidRPr="00D60E4A" w:rsidRDefault="00502A92" w:rsidP="00502A92">
      <w:pPr>
        <w:pStyle w:val="comment"/>
        <w:numPr>
          <w:ilvl w:val="0"/>
          <w:numId w:val="11"/>
        </w:numPr>
        <w:rPr>
          <w:ins w:id="13926" w:author="HungNguyen" w:date="2012-04-17T17:56:00Z"/>
          <w:rFonts w:ascii="Cambria" w:eastAsia="MS Gothic" w:hAnsi="Cambria" w:cs="Times New Roman"/>
          <w:b/>
          <w:iCs/>
          <w:snapToGrid/>
          <w:color w:val="4F81BD"/>
          <w:sz w:val="22"/>
          <w:szCs w:val="22"/>
          <w:lang w:eastAsia="en-US"/>
        </w:rPr>
      </w:pPr>
      <w:ins w:id="13927" w:author="HungNguyen" w:date="2012-04-17T17:56:00Z">
        <w:r w:rsidRPr="001669BE">
          <w:rPr>
            <w:rFonts w:ascii="Times New Roman" w:eastAsia="MS Gothic" w:hAnsi="Times New Roman" w:cs="Times New Roman" w:hint="eastAsia"/>
            <w:b/>
            <w:iCs/>
            <w:snapToGrid/>
            <w:color w:val="4F81BD"/>
            <w:sz w:val="22"/>
            <w:szCs w:val="22"/>
            <w:lang w:eastAsia="en-US"/>
          </w:rPr>
          <w:t>Parameters &amp; return</w:t>
        </w:r>
      </w:ins>
    </w:p>
    <w:tbl>
      <w:tblPr>
        <w:tblStyle w:val="MediumShading1-Accent110"/>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7"/>
        <w:gridCol w:w="1601"/>
        <w:gridCol w:w="1620"/>
        <w:gridCol w:w="810"/>
        <w:gridCol w:w="1080"/>
        <w:gridCol w:w="3877"/>
      </w:tblGrid>
      <w:tr w:rsidR="00502A92" w:rsidRPr="00D229E5" w:rsidTr="00EA6731">
        <w:trPr>
          <w:cnfStyle w:val="100000000000" w:firstRow="1" w:lastRow="0" w:firstColumn="0" w:lastColumn="0" w:oddVBand="0" w:evenVBand="0" w:oddHBand="0" w:evenHBand="0" w:firstRowFirstColumn="0" w:firstRowLastColumn="0" w:lastRowFirstColumn="0" w:lastRowLastColumn="0"/>
          <w:ins w:id="13928" w:author="HungNguyen" w:date="2012-04-17T17:56:00Z"/>
        </w:trPr>
        <w:tc>
          <w:tcPr>
            <w:tcW w:w="577" w:type="dxa"/>
          </w:tcPr>
          <w:p w:rsidR="00502A92" w:rsidRPr="00CC3540" w:rsidRDefault="00502A92" w:rsidP="00EA6731">
            <w:pPr>
              <w:widowControl w:val="0"/>
              <w:spacing w:before="120"/>
              <w:ind w:left="-14" w:right="14"/>
              <w:jc w:val="center"/>
              <w:rPr>
                <w:ins w:id="13929" w:author="HungNguyen" w:date="2012-04-17T17:56:00Z"/>
                <w:b w:val="0"/>
                <w:lang w:eastAsia="ja-JP"/>
              </w:rPr>
            </w:pPr>
            <w:ins w:id="13930" w:author="HungNguyen" w:date="2012-04-17T17:56:00Z">
              <w:r w:rsidRPr="00CC3540">
                <w:rPr>
                  <w:rFonts w:ascii="Tahoma" w:eastAsia="MS Mincho" w:hAnsi="Tahoma" w:cs="Arial"/>
                  <w:b w:val="0"/>
                  <w:snapToGrid w:val="0"/>
                  <w:color w:val="auto"/>
                  <w:sz w:val="20"/>
                  <w:szCs w:val="20"/>
                  <w:lang w:eastAsia="ja-JP"/>
                </w:rPr>
                <w:t>No</w:t>
              </w:r>
            </w:ins>
          </w:p>
        </w:tc>
        <w:tc>
          <w:tcPr>
            <w:tcW w:w="1601" w:type="dxa"/>
          </w:tcPr>
          <w:p w:rsidR="00502A92" w:rsidRPr="00CC3540" w:rsidRDefault="00502A92" w:rsidP="00EA6731">
            <w:pPr>
              <w:widowControl w:val="0"/>
              <w:spacing w:before="120"/>
              <w:ind w:left="-14" w:right="14"/>
              <w:jc w:val="center"/>
              <w:rPr>
                <w:ins w:id="13931" w:author="HungNguyen" w:date="2012-04-17T17:56:00Z"/>
                <w:b w:val="0"/>
                <w:lang w:eastAsia="ja-JP"/>
              </w:rPr>
            </w:pPr>
            <w:ins w:id="13932" w:author="HungNguyen" w:date="2012-04-17T17:56:00Z">
              <w:r w:rsidRPr="00CC3540">
                <w:rPr>
                  <w:rFonts w:ascii="Tahoma" w:eastAsia="MS Mincho" w:hAnsi="Tahoma" w:cs="Arial"/>
                  <w:b w:val="0"/>
                  <w:snapToGrid w:val="0"/>
                  <w:color w:val="auto"/>
                  <w:sz w:val="20"/>
                  <w:szCs w:val="20"/>
                  <w:lang w:eastAsia="ja-JP"/>
                </w:rPr>
                <w:t>Parameter</w:t>
              </w:r>
            </w:ins>
          </w:p>
        </w:tc>
        <w:tc>
          <w:tcPr>
            <w:tcW w:w="1620" w:type="dxa"/>
          </w:tcPr>
          <w:p w:rsidR="00502A92" w:rsidRPr="00CC3540" w:rsidRDefault="00502A92" w:rsidP="00EA6731">
            <w:pPr>
              <w:widowControl w:val="0"/>
              <w:spacing w:before="120"/>
              <w:ind w:left="-14" w:right="14"/>
              <w:jc w:val="center"/>
              <w:rPr>
                <w:ins w:id="13933" w:author="HungNguyen" w:date="2012-04-17T17:56:00Z"/>
                <w:b w:val="0"/>
                <w:lang w:eastAsia="ja-JP"/>
              </w:rPr>
            </w:pPr>
            <w:ins w:id="13934" w:author="HungNguyen" w:date="2012-04-17T17:56:00Z">
              <w:r w:rsidRPr="00CC3540">
                <w:rPr>
                  <w:rFonts w:ascii="Tahoma" w:eastAsia="MS Mincho" w:hAnsi="Tahoma" w:cs="Arial"/>
                  <w:b w:val="0"/>
                  <w:snapToGrid w:val="0"/>
                  <w:color w:val="auto"/>
                  <w:sz w:val="20"/>
                  <w:szCs w:val="20"/>
                  <w:lang w:eastAsia="ja-JP"/>
                </w:rPr>
                <w:t>Type</w:t>
              </w:r>
            </w:ins>
          </w:p>
        </w:tc>
        <w:tc>
          <w:tcPr>
            <w:tcW w:w="810" w:type="dxa"/>
          </w:tcPr>
          <w:p w:rsidR="00502A92" w:rsidRPr="00CC3540" w:rsidRDefault="00502A92" w:rsidP="00EA6731">
            <w:pPr>
              <w:widowControl w:val="0"/>
              <w:spacing w:before="120"/>
              <w:ind w:left="-14" w:right="14"/>
              <w:jc w:val="center"/>
              <w:rPr>
                <w:ins w:id="13935" w:author="HungNguyen" w:date="2012-04-17T17:56:00Z"/>
                <w:b w:val="0"/>
                <w:lang w:eastAsia="ja-JP"/>
              </w:rPr>
            </w:pPr>
            <w:ins w:id="13936" w:author="HungNguyen" w:date="2012-04-17T17:56:00Z">
              <w:r w:rsidRPr="00CC3540">
                <w:rPr>
                  <w:rFonts w:ascii="Tahoma" w:eastAsia="MS Mincho" w:hAnsi="Tahoma" w:cs="Arial"/>
                  <w:b w:val="0"/>
                  <w:snapToGrid w:val="0"/>
                  <w:color w:val="auto"/>
                  <w:sz w:val="20"/>
                  <w:szCs w:val="20"/>
                  <w:lang w:eastAsia="ja-JP"/>
                </w:rPr>
                <w:t>In/out</w:t>
              </w:r>
            </w:ins>
          </w:p>
        </w:tc>
        <w:tc>
          <w:tcPr>
            <w:tcW w:w="1080" w:type="dxa"/>
          </w:tcPr>
          <w:p w:rsidR="00502A92" w:rsidRPr="00CC3540" w:rsidRDefault="00502A92" w:rsidP="00EA6731">
            <w:pPr>
              <w:widowControl w:val="0"/>
              <w:spacing w:before="120"/>
              <w:ind w:left="-14" w:right="14"/>
              <w:jc w:val="center"/>
              <w:rPr>
                <w:ins w:id="13937" w:author="HungNguyen" w:date="2012-04-17T17:56:00Z"/>
                <w:b w:val="0"/>
                <w:lang w:eastAsia="ja-JP"/>
              </w:rPr>
            </w:pPr>
            <w:ins w:id="13938" w:author="HungNguyen" w:date="2012-04-17T17:56:00Z">
              <w:r w:rsidRPr="00CC3540">
                <w:rPr>
                  <w:rFonts w:ascii="Tahoma" w:eastAsia="MS Mincho" w:hAnsi="Tahoma" w:cs="Arial"/>
                  <w:b w:val="0"/>
                  <w:snapToGrid w:val="0"/>
                  <w:color w:val="auto"/>
                  <w:sz w:val="20"/>
                  <w:szCs w:val="20"/>
                  <w:lang w:eastAsia="ja-JP"/>
                </w:rPr>
                <w:t>Default</w:t>
              </w:r>
            </w:ins>
          </w:p>
        </w:tc>
        <w:tc>
          <w:tcPr>
            <w:tcW w:w="3877" w:type="dxa"/>
          </w:tcPr>
          <w:p w:rsidR="00502A92" w:rsidRPr="00CC3540" w:rsidRDefault="00502A92" w:rsidP="00EA6731">
            <w:pPr>
              <w:widowControl w:val="0"/>
              <w:spacing w:before="120"/>
              <w:ind w:left="-14" w:right="14"/>
              <w:jc w:val="center"/>
              <w:rPr>
                <w:ins w:id="13939" w:author="HungNguyen" w:date="2012-04-17T17:56:00Z"/>
                <w:b w:val="0"/>
                <w:lang w:eastAsia="ja-JP"/>
              </w:rPr>
            </w:pPr>
            <w:ins w:id="13940" w:author="HungNguyen" w:date="2012-04-17T17:56:00Z">
              <w:r w:rsidRPr="00CC3540">
                <w:rPr>
                  <w:rFonts w:ascii="Tahoma" w:eastAsia="MS Mincho" w:hAnsi="Tahoma" w:cs="Arial"/>
                  <w:b w:val="0"/>
                  <w:snapToGrid w:val="0"/>
                  <w:color w:val="auto"/>
                  <w:sz w:val="20"/>
                  <w:szCs w:val="20"/>
                  <w:lang w:eastAsia="ja-JP"/>
                </w:rPr>
                <w:t>Description</w:t>
              </w:r>
            </w:ins>
          </w:p>
        </w:tc>
      </w:tr>
      <w:tr w:rsidR="00502A92" w:rsidRPr="008D0F7B" w:rsidTr="00EA6731">
        <w:trPr>
          <w:ins w:id="13941" w:author="HungNguyen" w:date="2012-04-17T17:56:00Z"/>
        </w:trPr>
        <w:tc>
          <w:tcPr>
            <w:tcW w:w="577" w:type="dxa"/>
          </w:tcPr>
          <w:p w:rsidR="00502A92" w:rsidRPr="00CC3540" w:rsidRDefault="00502A92" w:rsidP="00EA6731">
            <w:pPr>
              <w:pStyle w:val="comment"/>
              <w:ind w:left="0"/>
              <w:rPr>
                <w:ins w:id="13942" w:author="HungNguyen" w:date="2012-04-17T17:56:00Z"/>
                <w:rFonts w:ascii="Times New Roman" w:hAnsi="Times New Roman" w:cs="Times New Roman"/>
                <w:i w:val="0"/>
                <w:color w:val="auto"/>
                <w:sz w:val="22"/>
                <w:szCs w:val="22"/>
              </w:rPr>
            </w:pPr>
            <w:ins w:id="13943" w:author="HungNguyen" w:date="2012-04-17T17:56:00Z">
              <w:r w:rsidRPr="00CC3540">
                <w:rPr>
                  <w:rFonts w:ascii="Times New Roman" w:hAnsi="Times New Roman" w:cs="Times New Roman"/>
                  <w:i w:val="0"/>
                  <w:color w:val="auto"/>
                  <w:sz w:val="22"/>
                  <w:szCs w:val="22"/>
                </w:rPr>
                <w:t>01</w:t>
              </w:r>
            </w:ins>
          </w:p>
        </w:tc>
        <w:tc>
          <w:tcPr>
            <w:tcW w:w="1601" w:type="dxa"/>
          </w:tcPr>
          <w:p w:rsidR="00502A92" w:rsidRPr="00CC3540" w:rsidRDefault="00502A92" w:rsidP="00EA6731">
            <w:pPr>
              <w:pStyle w:val="comment"/>
              <w:ind w:left="0"/>
              <w:rPr>
                <w:ins w:id="13944" w:author="HungNguyen" w:date="2012-04-17T17:56:00Z"/>
                <w:rFonts w:ascii="Times New Roman" w:hAnsi="Times New Roman" w:cs="Times New Roman"/>
                <w:i w:val="0"/>
                <w:color w:val="auto"/>
                <w:sz w:val="22"/>
                <w:szCs w:val="22"/>
              </w:rPr>
            </w:pPr>
            <w:ins w:id="13945" w:author="HungNguyen" w:date="2012-04-17T17:58:00Z">
              <w:r>
                <w:rPr>
                  <w:rFonts w:ascii="Times New Roman" w:hAnsi="Times New Roman" w:cs="Times New Roman"/>
                  <w:i w:val="0"/>
                  <w:color w:val="auto"/>
                  <w:sz w:val="22"/>
                  <w:szCs w:val="22"/>
                </w:rPr>
                <w:t>arrayByte</w:t>
              </w:r>
            </w:ins>
          </w:p>
        </w:tc>
        <w:tc>
          <w:tcPr>
            <w:tcW w:w="1620" w:type="dxa"/>
          </w:tcPr>
          <w:p w:rsidR="00502A92" w:rsidRPr="00CC3540" w:rsidRDefault="00502A92" w:rsidP="00EA6731">
            <w:pPr>
              <w:pStyle w:val="comment"/>
              <w:ind w:left="0"/>
              <w:rPr>
                <w:ins w:id="13946" w:author="HungNguyen" w:date="2012-04-17T17:56:00Z"/>
                <w:rFonts w:ascii="Times New Roman" w:hAnsi="Times New Roman" w:cs="Times New Roman"/>
                <w:i w:val="0"/>
                <w:color w:val="auto"/>
                <w:sz w:val="22"/>
                <w:szCs w:val="22"/>
              </w:rPr>
            </w:pPr>
            <w:ins w:id="13947" w:author="HungNguyen" w:date="2012-04-17T17:58:00Z">
              <w:r>
                <w:rPr>
                  <w:rFonts w:ascii="Times New Roman" w:hAnsi="Times New Roman" w:cs="Times New Roman"/>
                  <w:i w:val="0"/>
                  <w:color w:val="auto"/>
                  <w:sz w:val="22"/>
                  <w:szCs w:val="22"/>
                </w:rPr>
                <w:t>Byte[]</w:t>
              </w:r>
            </w:ins>
          </w:p>
        </w:tc>
        <w:tc>
          <w:tcPr>
            <w:tcW w:w="810" w:type="dxa"/>
          </w:tcPr>
          <w:p w:rsidR="00502A92" w:rsidRPr="00CC3540" w:rsidRDefault="00502A92" w:rsidP="00EA6731">
            <w:pPr>
              <w:pStyle w:val="comment"/>
              <w:ind w:left="0"/>
              <w:rPr>
                <w:ins w:id="13948" w:author="HungNguyen" w:date="2012-04-17T17:56:00Z"/>
                <w:rFonts w:ascii="Times New Roman" w:hAnsi="Times New Roman" w:cs="Times New Roman"/>
                <w:i w:val="0"/>
                <w:color w:val="auto"/>
                <w:sz w:val="22"/>
                <w:szCs w:val="22"/>
              </w:rPr>
            </w:pPr>
            <w:ins w:id="13949" w:author="HungNguyen" w:date="2012-04-17T17:56:00Z">
              <w:r w:rsidRPr="00CC3540">
                <w:rPr>
                  <w:rFonts w:ascii="Times New Roman" w:hAnsi="Times New Roman" w:cs="Times New Roman"/>
                  <w:i w:val="0"/>
                  <w:color w:val="auto"/>
                  <w:sz w:val="22"/>
                  <w:szCs w:val="22"/>
                </w:rPr>
                <w:t>In</w:t>
              </w:r>
            </w:ins>
          </w:p>
        </w:tc>
        <w:tc>
          <w:tcPr>
            <w:tcW w:w="1080" w:type="dxa"/>
          </w:tcPr>
          <w:p w:rsidR="00502A92" w:rsidRPr="00CC3540" w:rsidRDefault="00502A92" w:rsidP="00EA6731">
            <w:pPr>
              <w:pStyle w:val="comment"/>
              <w:ind w:left="0"/>
              <w:rPr>
                <w:ins w:id="13950" w:author="HungNguyen" w:date="2012-04-17T17:56:00Z"/>
                <w:rFonts w:ascii="Times New Roman" w:hAnsi="Times New Roman" w:cs="Times New Roman"/>
                <w:i w:val="0"/>
                <w:color w:val="auto"/>
                <w:sz w:val="22"/>
                <w:szCs w:val="22"/>
              </w:rPr>
            </w:pPr>
          </w:p>
        </w:tc>
        <w:tc>
          <w:tcPr>
            <w:tcW w:w="3877" w:type="dxa"/>
          </w:tcPr>
          <w:p w:rsidR="00502A92" w:rsidRPr="00CC3540" w:rsidRDefault="00502A92" w:rsidP="00EA6731">
            <w:pPr>
              <w:pStyle w:val="comment"/>
              <w:ind w:left="0"/>
              <w:rPr>
                <w:ins w:id="13951" w:author="HungNguyen" w:date="2012-04-17T17:56:00Z"/>
                <w:rFonts w:ascii="Times New Roman" w:hAnsi="Times New Roman" w:cs="Times New Roman"/>
                <w:i w:val="0"/>
                <w:color w:val="auto"/>
                <w:sz w:val="22"/>
                <w:szCs w:val="22"/>
              </w:rPr>
            </w:pPr>
            <w:ins w:id="13952" w:author="HungNguyen" w:date="2012-04-17T17:56:00Z">
              <w:r w:rsidRPr="00CC3540">
                <w:rPr>
                  <w:rFonts w:ascii="Times New Roman" w:hAnsi="Times New Roman" w:cs="Times New Roman"/>
                  <w:i w:val="0"/>
                  <w:color w:val="auto"/>
                  <w:sz w:val="22"/>
                  <w:szCs w:val="22"/>
                </w:rPr>
                <w:t>The parameter</w:t>
              </w:r>
            </w:ins>
          </w:p>
        </w:tc>
      </w:tr>
      <w:tr w:rsidR="00502A92" w:rsidRPr="008D0F7B" w:rsidTr="00EA6731">
        <w:trPr>
          <w:ins w:id="13953" w:author="HungNguyen" w:date="2012-04-17T17:56:00Z"/>
        </w:trPr>
        <w:tc>
          <w:tcPr>
            <w:tcW w:w="577" w:type="dxa"/>
          </w:tcPr>
          <w:p w:rsidR="00502A92" w:rsidRPr="00CC3540" w:rsidRDefault="00502A92" w:rsidP="00EA6731">
            <w:pPr>
              <w:pStyle w:val="comment"/>
              <w:ind w:left="0"/>
              <w:rPr>
                <w:ins w:id="13954" w:author="HungNguyen" w:date="2012-04-17T17:56:00Z"/>
                <w:rFonts w:ascii="Times New Roman" w:hAnsi="Times New Roman" w:cs="Times New Roman"/>
                <w:i w:val="0"/>
                <w:color w:val="auto"/>
                <w:sz w:val="22"/>
                <w:szCs w:val="22"/>
              </w:rPr>
            </w:pPr>
            <w:ins w:id="13955" w:author="HungNguyen" w:date="2012-04-17T17:56:00Z">
              <w:r>
                <w:rPr>
                  <w:rFonts w:ascii="Times New Roman" w:hAnsi="Times New Roman" w:cs="Times New Roman"/>
                  <w:i w:val="0"/>
                  <w:color w:val="auto"/>
                  <w:sz w:val="22"/>
                  <w:szCs w:val="22"/>
                </w:rPr>
                <w:t>02</w:t>
              </w:r>
            </w:ins>
          </w:p>
        </w:tc>
        <w:tc>
          <w:tcPr>
            <w:tcW w:w="1601" w:type="dxa"/>
          </w:tcPr>
          <w:p w:rsidR="00502A92" w:rsidRDefault="00502A92" w:rsidP="00EA6731">
            <w:pPr>
              <w:pStyle w:val="comment"/>
              <w:ind w:left="0"/>
              <w:rPr>
                <w:ins w:id="13956" w:author="HungNguyen" w:date="2012-04-17T17:56:00Z"/>
                <w:rFonts w:ascii="Times New Roman" w:hAnsi="Times New Roman" w:cs="Times New Roman"/>
                <w:i w:val="0"/>
                <w:color w:val="auto"/>
                <w:sz w:val="22"/>
                <w:szCs w:val="22"/>
              </w:rPr>
            </w:pPr>
            <w:ins w:id="13957" w:author="HungNguyen" w:date="2012-04-17T17:56:00Z">
              <w:r>
                <w:rPr>
                  <w:rFonts w:ascii="Times New Roman" w:hAnsi="Times New Roman" w:cs="Times New Roman"/>
                  <w:i w:val="0"/>
                  <w:color w:val="auto"/>
                  <w:sz w:val="22"/>
                  <w:szCs w:val="22"/>
                </w:rPr>
                <w:t>&lt;return&gt;</w:t>
              </w:r>
            </w:ins>
          </w:p>
        </w:tc>
        <w:tc>
          <w:tcPr>
            <w:tcW w:w="1620" w:type="dxa"/>
          </w:tcPr>
          <w:p w:rsidR="00502A92" w:rsidRDefault="00502A92" w:rsidP="00EA6731">
            <w:pPr>
              <w:pStyle w:val="comment"/>
              <w:ind w:left="0"/>
              <w:rPr>
                <w:ins w:id="13958" w:author="HungNguyen" w:date="2012-04-17T17:56:00Z"/>
                <w:rFonts w:ascii="Times New Roman" w:hAnsi="Times New Roman" w:cs="Times New Roman"/>
                <w:i w:val="0"/>
                <w:color w:val="auto"/>
                <w:sz w:val="22"/>
                <w:szCs w:val="22"/>
              </w:rPr>
            </w:pPr>
            <w:ins w:id="13959" w:author="HungNguyen" w:date="2012-04-17T17:58:00Z">
              <w:r>
                <w:rPr>
                  <w:rFonts w:ascii="Times New Roman" w:hAnsi="Times New Roman" w:cs="Times New Roman"/>
                  <w:i w:val="0"/>
                  <w:color w:val="auto"/>
                  <w:sz w:val="22"/>
                  <w:szCs w:val="22"/>
                </w:rPr>
                <w:t>FlowDocument</w:t>
              </w:r>
            </w:ins>
          </w:p>
        </w:tc>
        <w:tc>
          <w:tcPr>
            <w:tcW w:w="810" w:type="dxa"/>
          </w:tcPr>
          <w:p w:rsidR="00502A92" w:rsidRPr="00CC3540" w:rsidRDefault="00502A92" w:rsidP="00EA6731">
            <w:pPr>
              <w:pStyle w:val="comment"/>
              <w:ind w:left="0"/>
              <w:rPr>
                <w:ins w:id="13960" w:author="HungNguyen" w:date="2012-04-17T17:56:00Z"/>
                <w:rFonts w:ascii="Times New Roman" w:hAnsi="Times New Roman" w:cs="Times New Roman"/>
                <w:i w:val="0"/>
                <w:color w:val="auto"/>
                <w:sz w:val="22"/>
                <w:szCs w:val="22"/>
              </w:rPr>
            </w:pPr>
            <w:ins w:id="13961" w:author="HungNguyen" w:date="2012-04-17T17:56:00Z">
              <w:r>
                <w:rPr>
                  <w:rFonts w:ascii="Times New Roman" w:hAnsi="Times New Roman" w:cs="Times New Roman"/>
                  <w:i w:val="0"/>
                  <w:color w:val="auto"/>
                  <w:sz w:val="22"/>
                  <w:szCs w:val="22"/>
                </w:rPr>
                <w:t>Out</w:t>
              </w:r>
            </w:ins>
          </w:p>
        </w:tc>
        <w:tc>
          <w:tcPr>
            <w:tcW w:w="1080" w:type="dxa"/>
          </w:tcPr>
          <w:p w:rsidR="00502A92" w:rsidRPr="00CC3540" w:rsidRDefault="00502A92" w:rsidP="00EA6731">
            <w:pPr>
              <w:pStyle w:val="comment"/>
              <w:ind w:left="0"/>
              <w:rPr>
                <w:ins w:id="13962" w:author="HungNguyen" w:date="2012-04-17T17:56:00Z"/>
                <w:rFonts w:ascii="Times New Roman" w:hAnsi="Times New Roman" w:cs="Times New Roman"/>
                <w:i w:val="0"/>
                <w:color w:val="auto"/>
                <w:sz w:val="22"/>
                <w:szCs w:val="22"/>
              </w:rPr>
            </w:pPr>
          </w:p>
        </w:tc>
        <w:tc>
          <w:tcPr>
            <w:tcW w:w="3877" w:type="dxa"/>
          </w:tcPr>
          <w:p w:rsidR="00502A92" w:rsidRPr="00CC3540" w:rsidRDefault="00502A92" w:rsidP="00EA6731">
            <w:pPr>
              <w:pStyle w:val="comment"/>
              <w:ind w:left="0"/>
              <w:rPr>
                <w:ins w:id="13963" w:author="HungNguyen" w:date="2012-04-17T17:56:00Z"/>
                <w:rFonts w:ascii="Times New Roman" w:hAnsi="Times New Roman" w:cs="Times New Roman"/>
                <w:i w:val="0"/>
                <w:color w:val="auto"/>
                <w:sz w:val="22"/>
                <w:szCs w:val="22"/>
              </w:rPr>
            </w:pPr>
            <w:ins w:id="13964" w:author="HungNguyen" w:date="2012-04-17T17:56:00Z">
              <w:r w:rsidRPr="00CC3540">
                <w:rPr>
                  <w:rFonts w:ascii="Times New Roman" w:hAnsi="Times New Roman" w:cs="Times New Roman"/>
                  <w:i w:val="0"/>
                  <w:color w:val="auto"/>
                  <w:sz w:val="22"/>
                  <w:szCs w:val="22"/>
                </w:rPr>
                <w:t>The returned result of method</w:t>
              </w:r>
            </w:ins>
          </w:p>
        </w:tc>
      </w:tr>
    </w:tbl>
    <w:p w:rsidR="00AA793C" w:rsidRPr="00002CBC" w:rsidRDefault="00AA793C">
      <w:pPr>
        <w:rPr>
          <w:ins w:id="13965" w:author="HungNguyen" w:date="2012-04-17T17:56:00Z"/>
        </w:rPr>
        <w:pPrChange w:id="13966" w:author="HungNguyen" w:date="2012-04-17T17:56:00Z">
          <w:pPr>
            <w:pStyle w:val="Heading6"/>
          </w:pPr>
        </w:pPrChange>
      </w:pPr>
    </w:p>
    <w:p w:rsidR="00751F11" w:rsidRDefault="00751F11" w:rsidP="00751F11">
      <w:pPr>
        <w:pStyle w:val="Heading4"/>
        <w:tabs>
          <w:tab w:val="left" w:pos="4208"/>
        </w:tabs>
        <w:rPr>
          <w:ins w:id="13967" w:author="Nguyen Ho Hai" w:date="2012-02-22T22:24:00Z"/>
        </w:rPr>
      </w:pPr>
      <w:proofErr w:type="spellStart"/>
      <w:proofErr w:type="gramStart"/>
      <w:ins w:id="13968" w:author="Nguyen Ho Hai" w:date="2012-02-22T22:24:00Z">
        <w:r>
          <w:t>FileExporter</w:t>
        </w:r>
        <w:proofErr w:type="spellEnd"/>
        <w:r>
          <w:t xml:space="preserve">  class</w:t>
        </w:r>
        <w:proofErr w:type="gramEnd"/>
      </w:ins>
    </w:p>
    <w:p w:rsidR="00751F11" w:rsidRDefault="00751F11" w:rsidP="00751F11">
      <w:pPr>
        <w:pStyle w:val="Heading5"/>
        <w:tabs>
          <w:tab w:val="left" w:pos="4208"/>
        </w:tabs>
        <w:rPr>
          <w:ins w:id="13969" w:author="HungNguyen" w:date="2012-04-17T18:07:00Z"/>
        </w:rPr>
      </w:pPr>
      <w:ins w:id="13970" w:author="Nguyen Ho Hai" w:date="2012-02-22T22:24:00Z">
        <w:r>
          <w:t>Attributes</w:t>
        </w:r>
      </w:ins>
    </w:p>
    <w:tbl>
      <w:tblPr>
        <w:tblStyle w:val="LightList-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70"/>
        <w:gridCol w:w="1788"/>
        <w:gridCol w:w="1620"/>
        <w:gridCol w:w="1080"/>
        <w:gridCol w:w="990"/>
        <w:gridCol w:w="3528"/>
      </w:tblGrid>
      <w:tr w:rsidR="007032A5" w:rsidRPr="0042744C" w:rsidTr="00EA6731">
        <w:trPr>
          <w:cnfStyle w:val="100000000000" w:firstRow="1" w:lastRow="0" w:firstColumn="0" w:lastColumn="0" w:oddVBand="0" w:evenVBand="0" w:oddHBand="0" w:evenHBand="0" w:firstRowFirstColumn="0" w:firstRowLastColumn="0" w:lastRowFirstColumn="0" w:lastRowLastColumn="0"/>
          <w:ins w:id="13971" w:author="HungNguyen" w:date="2012-04-17T18:07:00Z"/>
        </w:trPr>
        <w:tc>
          <w:tcPr>
            <w:tcW w:w="570" w:type="dxa"/>
          </w:tcPr>
          <w:p w:rsidR="007032A5" w:rsidRPr="00DF160A" w:rsidRDefault="007032A5" w:rsidP="00EA6731">
            <w:pPr>
              <w:pStyle w:val="TableCaption"/>
              <w:jc w:val="center"/>
              <w:rPr>
                <w:ins w:id="13972" w:author="HungNguyen" w:date="2012-04-17T18:07:00Z"/>
                <w:b/>
              </w:rPr>
            </w:pPr>
            <w:ins w:id="13973" w:author="HungNguyen" w:date="2012-04-17T18:07:00Z">
              <w:r w:rsidRPr="00DF160A">
                <w:rPr>
                  <w:b/>
                  <w:color w:val="auto"/>
                </w:rPr>
                <w:t>No</w:t>
              </w:r>
            </w:ins>
          </w:p>
        </w:tc>
        <w:tc>
          <w:tcPr>
            <w:tcW w:w="1788" w:type="dxa"/>
          </w:tcPr>
          <w:p w:rsidR="007032A5" w:rsidRPr="00DF160A" w:rsidRDefault="007032A5" w:rsidP="00EA6731">
            <w:pPr>
              <w:pStyle w:val="TableCaption"/>
              <w:jc w:val="center"/>
              <w:rPr>
                <w:ins w:id="13974" w:author="HungNguyen" w:date="2012-04-17T18:07:00Z"/>
                <w:b/>
                <w:lang w:eastAsia="ja-JP"/>
              </w:rPr>
            </w:pPr>
            <w:ins w:id="13975" w:author="HungNguyen" w:date="2012-04-17T18:07:00Z">
              <w:r w:rsidRPr="00DF160A">
                <w:rPr>
                  <w:b/>
                  <w:color w:val="auto"/>
                  <w:lang w:eastAsia="ja-JP"/>
                </w:rPr>
                <w:t>Attribute</w:t>
              </w:r>
            </w:ins>
          </w:p>
        </w:tc>
        <w:tc>
          <w:tcPr>
            <w:tcW w:w="1620" w:type="dxa"/>
          </w:tcPr>
          <w:p w:rsidR="007032A5" w:rsidRPr="00DF160A" w:rsidRDefault="007032A5" w:rsidP="00EA6731">
            <w:pPr>
              <w:pStyle w:val="TableCaption"/>
              <w:jc w:val="center"/>
              <w:rPr>
                <w:ins w:id="13976" w:author="HungNguyen" w:date="2012-04-17T18:07:00Z"/>
                <w:b/>
                <w:lang w:eastAsia="ja-JP"/>
              </w:rPr>
            </w:pPr>
            <w:ins w:id="13977" w:author="HungNguyen" w:date="2012-04-17T18:07:00Z">
              <w:r w:rsidRPr="00DF160A">
                <w:rPr>
                  <w:b/>
                  <w:color w:val="auto"/>
                  <w:lang w:eastAsia="ja-JP"/>
                </w:rPr>
                <w:t>Type</w:t>
              </w:r>
            </w:ins>
          </w:p>
        </w:tc>
        <w:tc>
          <w:tcPr>
            <w:tcW w:w="1080" w:type="dxa"/>
          </w:tcPr>
          <w:p w:rsidR="007032A5" w:rsidRPr="00DF160A" w:rsidRDefault="007032A5" w:rsidP="00EA6731">
            <w:pPr>
              <w:pStyle w:val="TableCaption"/>
              <w:jc w:val="center"/>
              <w:rPr>
                <w:ins w:id="13978" w:author="HungNguyen" w:date="2012-04-17T18:07:00Z"/>
                <w:b/>
                <w:lang w:eastAsia="ja-JP"/>
              </w:rPr>
            </w:pPr>
            <w:ins w:id="13979" w:author="HungNguyen" w:date="2012-04-17T18:07:00Z">
              <w:r w:rsidRPr="00DF160A">
                <w:rPr>
                  <w:b/>
                  <w:color w:val="auto"/>
                  <w:lang w:eastAsia="ja-JP"/>
                </w:rPr>
                <w:t>Default</w:t>
              </w:r>
            </w:ins>
          </w:p>
        </w:tc>
        <w:tc>
          <w:tcPr>
            <w:tcW w:w="990" w:type="dxa"/>
          </w:tcPr>
          <w:p w:rsidR="007032A5" w:rsidRPr="00DF160A" w:rsidRDefault="007032A5" w:rsidP="00EA6731">
            <w:pPr>
              <w:pStyle w:val="TableCaption"/>
              <w:jc w:val="center"/>
              <w:rPr>
                <w:ins w:id="13980" w:author="HungNguyen" w:date="2012-04-17T18:07:00Z"/>
                <w:b/>
                <w:lang w:eastAsia="ja-JP"/>
              </w:rPr>
            </w:pPr>
            <w:ins w:id="13981" w:author="HungNguyen" w:date="2012-04-17T18:07:00Z">
              <w:r w:rsidRPr="00DF160A">
                <w:rPr>
                  <w:b/>
                  <w:color w:val="auto"/>
                  <w:lang w:eastAsia="ja-JP"/>
                </w:rPr>
                <w:t>Note</w:t>
              </w:r>
            </w:ins>
          </w:p>
        </w:tc>
        <w:tc>
          <w:tcPr>
            <w:tcW w:w="3528" w:type="dxa"/>
          </w:tcPr>
          <w:p w:rsidR="007032A5" w:rsidRPr="00DF160A" w:rsidRDefault="007032A5" w:rsidP="00EA6731">
            <w:pPr>
              <w:pStyle w:val="TableCaption"/>
              <w:jc w:val="center"/>
              <w:rPr>
                <w:ins w:id="13982" w:author="HungNguyen" w:date="2012-04-17T18:07:00Z"/>
                <w:b/>
                <w:lang w:eastAsia="ja-JP"/>
              </w:rPr>
            </w:pPr>
            <w:ins w:id="13983" w:author="HungNguyen" w:date="2012-04-17T18:07:00Z">
              <w:r w:rsidRPr="00DF160A">
                <w:rPr>
                  <w:b/>
                  <w:color w:val="auto"/>
                  <w:lang w:eastAsia="ja-JP"/>
                </w:rPr>
                <w:t>Description</w:t>
              </w:r>
            </w:ins>
          </w:p>
        </w:tc>
      </w:tr>
      <w:tr w:rsidR="007032A5" w:rsidRPr="00D85E98" w:rsidTr="00EA6731">
        <w:trPr>
          <w:ins w:id="13984" w:author="HungNguyen" w:date="2012-04-17T18:07:00Z"/>
        </w:trPr>
        <w:tc>
          <w:tcPr>
            <w:tcW w:w="570" w:type="dxa"/>
          </w:tcPr>
          <w:p w:rsidR="007032A5" w:rsidRPr="00DF160A" w:rsidRDefault="007032A5" w:rsidP="00EA6731">
            <w:pPr>
              <w:pStyle w:val="comment"/>
              <w:ind w:left="0"/>
              <w:rPr>
                <w:ins w:id="13985" w:author="HungNguyen" w:date="2012-04-17T18:07:00Z"/>
                <w:rFonts w:ascii="Times New Roman" w:hAnsi="Times New Roman" w:cs="Times New Roman"/>
                <w:i w:val="0"/>
                <w:color w:val="auto"/>
                <w:sz w:val="22"/>
                <w:szCs w:val="22"/>
              </w:rPr>
            </w:pPr>
            <w:ins w:id="13986" w:author="HungNguyen" w:date="2012-04-17T18:07:00Z">
              <w:r w:rsidRPr="00DF160A">
                <w:rPr>
                  <w:rFonts w:ascii="Times New Roman" w:hAnsi="Times New Roman" w:cs="Times New Roman"/>
                  <w:i w:val="0"/>
                  <w:color w:val="auto"/>
                  <w:sz w:val="22"/>
                  <w:szCs w:val="22"/>
                </w:rPr>
                <w:t>01</w:t>
              </w:r>
            </w:ins>
          </w:p>
        </w:tc>
        <w:tc>
          <w:tcPr>
            <w:tcW w:w="1788" w:type="dxa"/>
          </w:tcPr>
          <w:p w:rsidR="007032A5" w:rsidRPr="00DF160A" w:rsidRDefault="007032A5" w:rsidP="00EA6731">
            <w:pPr>
              <w:pStyle w:val="comment"/>
              <w:ind w:left="0"/>
              <w:rPr>
                <w:ins w:id="13987" w:author="HungNguyen" w:date="2012-04-17T18:07:00Z"/>
                <w:rFonts w:ascii="Times New Roman" w:hAnsi="Times New Roman" w:cs="Times New Roman"/>
                <w:i w:val="0"/>
                <w:color w:val="auto"/>
                <w:sz w:val="22"/>
                <w:szCs w:val="22"/>
              </w:rPr>
            </w:pPr>
            <w:ins w:id="13988" w:author="HungNguyen" w:date="2012-04-17T18:07:00Z">
              <w:r>
                <w:rPr>
                  <w:rFonts w:ascii="Times New Roman" w:hAnsi="Times New Roman" w:cs="Times New Roman"/>
                  <w:i w:val="0"/>
                  <w:color w:val="auto"/>
                  <w:sz w:val="22"/>
                  <w:szCs w:val="22"/>
                </w:rPr>
                <w:t>Log</w:t>
              </w:r>
            </w:ins>
          </w:p>
        </w:tc>
        <w:tc>
          <w:tcPr>
            <w:tcW w:w="1620" w:type="dxa"/>
          </w:tcPr>
          <w:p w:rsidR="007032A5" w:rsidRPr="00DF160A" w:rsidRDefault="007032A5" w:rsidP="00EA6731">
            <w:pPr>
              <w:pStyle w:val="comment"/>
              <w:ind w:left="0"/>
              <w:rPr>
                <w:ins w:id="13989" w:author="HungNguyen" w:date="2012-04-17T18:07:00Z"/>
                <w:rFonts w:ascii="Times New Roman" w:hAnsi="Times New Roman" w:cs="Times New Roman"/>
                <w:i w:val="0"/>
                <w:color w:val="auto"/>
                <w:sz w:val="22"/>
                <w:szCs w:val="22"/>
              </w:rPr>
            </w:pPr>
            <w:ins w:id="13990" w:author="HungNguyen" w:date="2012-04-17T18:07:00Z">
              <w:r>
                <w:rPr>
                  <w:rFonts w:ascii="Times New Roman" w:hAnsi="Times New Roman" w:cs="Times New Roman"/>
                  <w:i w:val="0"/>
                  <w:color w:val="auto"/>
                  <w:sz w:val="22"/>
                  <w:szCs w:val="22"/>
                </w:rPr>
                <w:t>ILog</w:t>
              </w:r>
            </w:ins>
          </w:p>
        </w:tc>
        <w:tc>
          <w:tcPr>
            <w:tcW w:w="1080" w:type="dxa"/>
          </w:tcPr>
          <w:p w:rsidR="007032A5" w:rsidRPr="00DF160A" w:rsidRDefault="007032A5" w:rsidP="00EA6731">
            <w:pPr>
              <w:pStyle w:val="comment"/>
              <w:ind w:left="0"/>
              <w:rPr>
                <w:ins w:id="13991" w:author="HungNguyen" w:date="2012-04-17T18:07:00Z"/>
                <w:rFonts w:ascii="Times New Roman" w:hAnsi="Times New Roman" w:cs="Times New Roman"/>
                <w:i w:val="0"/>
                <w:color w:val="auto"/>
                <w:sz w:val="22"/>
                <w:szCs w:val="22"/>
              </w:rPr>
            </w:pPr>
            <w:ins w:id="13992" w:author="HungNguyen" w:date="2012-04-17T18:07:00Z">
              <w:r>
                <w:rPr>
                  <w:rFonts w:ascii="Times New Roman" w:hAnsi="Times New Roman" w:cs="Times New Roman"/>
                  <w:i w:val="0"/>
                  <w:color w:val="auto"/>
                  <w:sz w:val="22"/>
                  <w:szCs w:val="22"/>
                </w:rPr>
                <w:t>Protected</w:t>
              </w:r>
            </w:ins>
          </w:p>
        </w:tc>
        <w:tc>
          <w:tcPr>
            <w:tcW w:w="990" w:type="dxa"/>
          </w:tcPr>
          <w:p w:rsidR="007032A5" w:rsidRPr="00DF160A" w:rsidRDefault="007032A5" w:rsidP="00EA6731">
            <w:pPr>
              <w:pStyle w:val="comment"/>
              <w:ind w:left="0"/>
              <w:rPr>
                <w:ins w:id="13993" w:author="HungNguyen" w:date="2012-04-17T18:07:00Z"/>
                <w:rFonts w:ascii="Times New Roman" w:hAnsi="Times New Roman" w:cs="Times New Roman"/>
                <w:i w:val="0"/>
                <w:color w:val="auto"/>
                <w:sz w:val="22"/>
                <w:szCs w:val="22"/>
              </w:rPr>
            </w:pPr>
            <w:ins w:id="13994" w:author="HungNguyen" w:date="2012-04-17T18:07:00Z">
              <w:r>
                <w:rPr>
                  <w:rFonts w:ascii="Times New Roman" w:hAnsi="Times New Roman" w:cs="Times New Roman"/>
                  <w:i w:val="0"/>
                  <w:color w:val="auto"/>
                  <w:sz w:val="22"/>
                  <w:szCs w:val="22"/>
                </w:rPr>
                <w:t>static</w:t>
              </w:r>
            </w:ins>
          </w:p>
        </w:tc>
        <w:tc>
          <w:tcPr>
            <w:tcW w:w="3528" w:type="dxa"/>
          </w:tcPr>
          <w:p w:rsidR="007032A5" w:rsidRPr="00DF160A" w:rsidRDefault="007032A5" w:rsidP="00EA6731">
            <w:pPr>
              <w:pStyle w:val="comment"/>
              <w:ind w:left="0"/>
              <w:rPr>
                <w:ins w:id="13995" w:author="HungNguyen" w:date="2012-04-17T18:07:00Z"/>
                <w:rFonts w:ascii="Times New Roman" w:hAnsi="Times New Roman" w:cs="Times New Roman"/>
                <w:i w:val="0"/>
                <w:color w:val="auto"/>
                <w:sz w:val="22"/>
                <w:szCs w:val="22"/>
              </w:rPr>
            </w:pPr>
            <w:ins w:id="13996" w:author="HungNguyen" w:date="2012-04-17T18:07:00Z">
              <w:r>
                <w:rPr>
                  <w:rFonts w:ascii="Times New Roman" w:hAnsi="Times New Roman" w:cs="Times New Roman"/>
                  <w:i w:val="0"/>
                  <w:color w:val="auto"/>
                  <w:sz w:val="22"/>
                  <w:szCs w:val="22"/>
                </w:rPr>
                <w:t>Used to write log</w:t>
              </w:r>
              <w:r w:rsidRPr="00DF160A">
                <w:rPr>
                  <w:rFonts w:ascii="Times New Roman" w:hAnsi="Times New Roman" w:cs="Times New Roman"/>
                  <w:i w:val="0"/>
                  <w:color w:val="auto"/>
                  <w:sz w:val="22"/>
                  <w:szCs w:val="22"/>
                </w:rPr>
                <w:t>.</w:t>
              </w:r>
            </w:ins>
          </w:p>
        </w:tc>
      </w:tr>
      <w:tr w:rsidR="007032A5" w:rsidRPr="00D85E98" w:rsidTr="00EA6731">
        <w:trPr>
          <w:ins w:id="13997" w:author="HungNguyen" w:date="2012-04-17T18:07:00Z"/>
        </w:trPr>
        <w:tc>
          <w:tcPr>
            <w:tcW w:w="570" w:type="dxa"/>
          </w:tcPr>
          <w:p w:rsidR="007032A5" w:rsidRPr="00DF160A" w:rsidRDefault="007032A5" w:rsidP="00EA6731">
            <w:pPr>
              <w:pStyle w:val="comment"/>
              <w:ind w:left="0"/>
              <w:rPr>
                <w:ins w:id="13998" w:author="HungNguyen" w:date="2012-04-17T18:07:00Z"/>
                <w:rFonts w:ascii="Times New Roman" w:hAnsi="Times New Roman" w:cs="Times New Roman"/>
                <w:i w:val="0"/>
                <w:color w:val="auto"/>
                <w:sz w:val="22"/>
                <w:szCs w:val="22"/>
              </w:rPr>
            </w:pPr>
            <w:ins w:id="13999" w:author="HungNguyen" w:date="2012-04-17T18:07:00Z">
              <w:r w:rsidRPr="00DF160A">
                <w:rPr>
                  <w:rFonts w:ascii="Times New Roman" w:hAnsi="Times New Roman" w:cs="Times New Roman"/>
                  <w:i w:val="0"/>
                  <w:color w:val="auto"/>
                  <w:sz w:val="22"/>
                  <w:szCs w:val="22"/>
                </w:rPr>
                <w:t>02</w:t>
              </w:r>
            </w:ins>
          </w:p>
        </w:tc>
        <w:tc>
          <w:tcPr>
            <w:tcW w:w="1788" w:type="dxa"/>
          </w:tcPr>
          <w:p w:rsidR="007032A5" w:rsidRPr="00DF160A" w:rsidRDefault="007032A5" w:rsidP="00EA6731">
            <w:pPr>
              <w:pStyle w:val="comment"/>
              <w:ind w:left="0"/>
              <w:rPr>
                <w:ins w:id="14000" w:author="HungNguyen" w:date="2012-04-17T18:07:00Z"/>
                <w:rFonts w:ascii="Times New Roman" w:hAnsi="Times New Roman" w:cs="Times New Roman"/>
                <w:i w:val="0"/>
                <w:color w:val="auto"/>
                <w:sz w:val="22"/>
                <w:szCs w:val="22"/>
              </w:rPr>
            </w:pPr>
            <w:ins w:id="14001" w:author="HungNguyen" w:date="2012-04-17T18:08:00Z">
              <w:r>
                <w:rPr>
                  <w:rFonts w:ascii="Times New Roman" w:hAnsi="Times New Roman" w:cs="Times New Roman"/>
                  <w:i w:val="0"/>
                  <w:color w:val="auto"/>
                  <w:sz w:val="22"/>
                  <w:szCs w:val="22"/>
                </w:rPr>
                <w:t>StrCodeName</w:t>
              </w:r>
            </w:ins>
          </w:p>
        </w:tc>
        <w:tc>
          <w:tcPr>
            <w:tcW w:w="1620" w:type="dxa"/>
          </w:tcPr>
          <w:p w:rsidR="007032A5" w:rsidRPr="00DF160A" w:rsidRDefault="007032A5" w:rsidP="00EA6731">
            <w:pPr>
              <w:pStyle w:val="comment"/>
              <w:ind w:left="0"/>
              <w:rPr>
                <w:ins w:id="14002" w:author="HungNguyen" w:date="2012-04-17T18:07:00Z"/>
                <w:rFonts w:ascii="Times New Roman" w:hAnsi="Times New Roman" w:cs="Times New Roman"/>
                <w:i w:val="0"/>
                <w:color w:val="auto"/>
                <w:sz w:val="22"/>
                <w:szCs w:val="22"/>
              </w:rPr>
            </w:pPr>
            <w:ins w:id="14003" w:author="HungNguyen" w:date="2012-04-17T18:08:00Z">
              <w:r>
                <w:rPr>
                  <w:rFonts w:ascii="Times New Roman" w:hAnsi="Times New Roman" w:cs="Times New Roman"/>
                  <w:i w:val="0"/>
                  <w:color w:val="auto"/>
                  <w:sz w:val="22"/>
                  <w:szCs w:val="22"/>
                </w:rPr>
                <w:t>String</w:t>
              </w:r>
            </w:ins>
          </w:p>
        </w:tc>
        <w:tc>
          <w:tcPr>
            <w:tcW w:w="1080" w:type="dxa"/>
          </w:tcPr>
          <w:p w:rsidR="007032A5" w:rsidRPr="00DF160A" w:rsidRDefault="007032A5" w:rsidP="00EA6731">
            <w:pPr>
              <w:pStyle w:val="comment"/>
              <w:ind w:left="0"/>
              <w:rPr>
                <w:ins w:id="14004" w:author="HungNguyen" w:date="2012-04-17T18:07:00Z"/>
                <w:rFonts w:ascii="Times New Roman" w:hAnsi="Times New Roman" w:cs="Times New Roman"/>
                <w:i w:val="0"/>
                <w:color w:val="auto"/>
                <w:sz w:val="22"/>
                <w:szCs w:val="22"/>
              </w:rPr>
            </w:pPr>
            <w:ins w:id="14005" w:author="HungNguyen" w:date="2012-04-17T18:07:00Z">
              <w:r>
                <w:rPr>
                  <w:rFonts w:ascii="Times New Roman" w:hAnsi="Times New Roman" w:cs="Times New Roman"/>
                  <w:i w:val="0"/>
                  <w:color w:val="auto"/>
                  <w:sz w:val="22"/>
                  <w:szCs w:val="22"/>
                </w:rPr>
                <w:t>Public</w:t>
              </w:r>
            </w:ins>
          </w:p>
        </w:tc>
        <w:tc>
          <w:tcPr>
            <w:tcW w:w="990" w:type="dxa"/>
          </w:tcPr>
          <w:p w:rsidR="007032A5" w:rsidRPr="00DF160A" w:rsidRDefault="007032A5" w:rsidP="00EA6731">
            <w:pPr>
              <w:pStyle w:val="comment"/>
              <w:ind w:left="0"/>
              <w:rPr>
                <w:ins w:id="14006" w:author="HungNguyen" w:date="2012-04-17T18:07:00Z"/>
                <w:rFonts w:ascii="Times New Roman" w:hAnsi="Times New Roman" w:cs="Times New Roman"/>
                <w:i w:val="0"/>
                <w:color w:val="auto"/>
                <w:sz w:val="22"/>
                <w:szCs w:val="22"/>
              </w:rPr>
            </w:pPr>
            <w:ins w:id="14007" w:author="HungNguyen" w:date="2012-04-17T18:07:00Z">
              <w:r>
                <w:rPr>
                  <w:rFonts w:ascii="Times New Roman" w:hAnsi="Times New Roman" w:cs="Times New Roman"/>
                  <w:i w:val="0"/>
                  <w:color w:val="auto"/>
                  <w:sz w:val="22"/>
                  <w:szCs w:val="22"/>
                </w:rPr>
                <w:t>static</w:t>
              </w:r>
            </w:ins>
          </w:p>
        </w:tc>
        <w:tc>
          <w:tcPr>
            <w:tcW w:w="3528" w:type="dxa"/>
          </w:tcPr>
          <w:p w:rsidR="007032A5" w:rsidRPr="00DF160A" w:rsidRDefault="007032A5" w:rsidP="00EA6731">
            <w:pPr>
              <w:pStyle w:val="comment"/>
              <w:ind w:left="0"/>
              <w:rPr>
                <w:ins w:id="14008" w:author="HungNguyen" w:date="2012-04-17T18:07:00Z"/>
                <w:rFonts w:ascii="Times New Roman" w:hAnsi="Times New Roman" w:cs="Times New Roman"/>
                <w:i w:val="0"/>
                <w:color w:val="auto"/>
                <w:sz w:val="22"/>
                <w:szCs w:val="22"/>
              </w:rPr>
            </w:pPr>
          </w:p>
        </w:tc>
      </w:tr>
    </w:tbl>
    <w:p w:rsidR="007032A5" w:rsidRPr="00002CBC" w:rsidRDefault="007032A5">
      <w:pPr>
        <w:rPr>
          <w:ins w:id="14009" w:author="Nguyen Ho Hai" w:date="2012-02-22T22:24:00Z"/>
        </w:rPr>
        <w:pPrChange w:id="14010" w:author="HungNguyen" w:date="2012-04-17T18:07:00Z">
          <w:pPr>
            <w:pStyle w:val="Heading5"/>
            <w:tabs>
              <w:tab w:val="left" w:pos="4208"/>
            </w:tabs>
          </w:pPr>
        </w:pPrChange>
      </w:pPr>
    </w:p>
    <w:p w:rsidR="00751F11" w:rsidRDefault="00751F11" w:rsidP="00751F11">
      <w:pPr>
        <w:pStyle w:val="Heading5"/>
        <w:tabs>
          <w:tab w:val="left" w:pos="4208"/>
        </w:tabs>
        <w:rPr>
          <w:ins w:id="14011" w:author="Nguyen Ho Hai" w:date="2012-02-22T22:24:00Z"/>
        </w:rPr>
      </w:pPr>
      <w:ins w:id="14012" w:author="Nguyen Ho Hai" w:date="2012-02-22T22:24:00Z">
        <w:r>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4013" w:author="Phuong Giang" w:date="2012-02-22T23:32:00Z">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55"/>
        <w:gridCol w:w="2205"/>
        <w:gridCol w:w="6416"/>
        <w:tblGridChange w:id="14014">
          <w:tblGrid>
            <w:gridCol w:w="955"/>
            <w:gridCol w:w="2205"/>
            <w:gridCol w:w="6416"/>
          </w:tblGrid>
        </w:tblGridChange>
      </w:tblGrid>
      <w:tr w:rsidR="00751F11" w:rsidRPr="00D229E5" w:rsidTr="00F77673">
        <w:trPr>
          <w:cnfStyle w:val="100000000000" w:firstRow="1" w:lastRow="0" w:firstColumn="0" w:lastColumn="0" w:oddVBand="0" w:evenVBand="0" w:oddHBand="0" w:evenHBand="0" w:firstRowFirstColumn="0" w:firstRowLastColumn="0" w:lastRowFirstColumn="0" w:lastRowLastColumn="0"/>
          <w:ins w:id="14015" w:author="Nguyen Ho Hai" w:date="2012-02-22T22:24:00Z"/>
        </w:trPr>
        <w:tc>
          <w:tcPr>
            <w:tcW w:w="955" w:type="dxa"/>
            <w:tcPrChange w:id="14016" w:author="Phuong Giang" w:date="2012-02-22T23:32:00Z">
              <w:tcPr>
                <w:tcW w:w="95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017" w:author="Nguyen Ho Hai" w:date="2012-02-22T22:24:00Z"/>
                <w:b w:val="0"/>
                <w:lang w:eastAsia="ja-JP"/>
                <w:rPrChange w:id="14018" w:author="Phuong Giang" w:date="2012-02-22T23:41:00Z">
                  <w:rPr>
                    <w:ins w:id="14019" w:author="Nguyen Ho Hai" w:date="2012-02-22T22:24:00Z"/>
                    <w:b/>
                    <w:bCs w:val="0"/>
                    <w:color w:val="800000"/>
                  </w:rPr>
                </w:rPrChange>
              </w:rPr>
              <w:pPrChange w:id="1402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021" w:author="Nguyen Ho Hai" w:date="2012-02-22T22:24:00Z">
              <w:r w:rsidRPr="00D229E5">
                <w:rPr>
                  <w:rFonts w:ascii="Tahoma" w:eastAsia="MS Mincho" w:hAnsi="Tahoma" w:cs="Arial"/>
                  <w:b w:val="0"/>
                  <w:snapToGrid w:val="0"/>
                  <w:color w:val="auto"/>
                  <w:sz w:val="20"/>
                  <w:szCs w:val="20"/>
                  <w:lang w:eastAsia="ja-JP"/>
                  <w:rPrChange w:id="14022" w:author="Phuong Giang" w:date="2012-02-22T23:41:00Z">
                    <w:rPr>
                      <w:b/>
                      <w:color w:val="800000"/>
                    </w:rPr>
                  </w:rPrChange>
                </w:rPr>
                <w:t>No</w:t>
              </w:r>
            </w:ins>
          </w:p>
        </w:tc>
        <w:tc>
          <w:tcPr>
            <w:tcW w:w="2205" w:type="dxa"/>
            <w:tcPrChange w:id="14023" w:author="Phuong Giang" w:date="2012-02-22T23:32:00Z">
              <w:tcPr>
                <w:tcW w:w="2205"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024" w:author="Nguyen Ho Hai" w:date="2012-02-22T22:24:00Z"/>
                <w:b w:val="0"/>
                <w:lang w:eastAsia="ja-JP"/>
                <w:rPrChange w:id="14025" w:author="Phuong Giang" w:date="2012-02-22T23:41:00Z">
                  <w:rPr>
                    <w:ins w:id="14026" w:author="Nguyen Ho Hai" w:date="2012-02-22T22:24:00Z"/>
                    <w:b/>
                    <w:bCs w:val="0"/>
                    <w:color w:val="800000"/>
                    <w:lang w:eastAsia="ja-JP"/>
                  </w:rPr>
                </w:rPrChange>
              </w:rPr>
              <w:pPrChange w:id="14027"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028" w:author="Nguyen Ho Hai" w:date="2012-02-22T22:24:00Z">
              <w:r w:rsidRPr="00D229E5">
                <w:rPr>
                  <w:rFonts w:ascii="Tahoma" w:eastAsia="MS Mincho" w:hAnsi="Tahoma" w:cs="Arial"/>
                  <w:b w:val="0"/>
                  <w:snapToGrid w:val="0"/>
                  <w:color w:val="auto"/>
                  <w:sz w:val="20"/>
                  <w:szCs w:val="20"/>
                  <w:lang w:eastAsia="ja-JP"/>
                  <w:rPrChange w:id="14029" w:author="Phuong Giang" w:date="2012-02-22T23:41:00Z">
                    <w:rPr>
                      <w:b/>
                      <w:color w:val="800000"/>
                      <w:lang w:eastAsia="ja-JP"/>
                    </w:rPr>
                  </w:rPrChange>
                </w:rPr>
                <w:t>Method</w:t>
              </w:r>
            </w:ins>
          </w:p>
        </w:tc>
        <w:tc>
          <w:tcPr>
            <w:tcW w:w="6416" w:type="dxa"/>
            <w:tcPrChange w:id="14030" w:author="Phuong Giang" w:date="2012-02-22T23:32:00Z">
              <w:tcPr>
                <w:tcW w:w="641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031" w:author="Nguyen Ho Hai" w:date="2012-02-22T22:24:00Z"/>
                <w:b w:val="0"/>
                <w:lang w:eastAsia="ja-JP"/>
                <w:rPrChange w:id="14032" w:author="Phuong Giang" w:date="2012-02-22T23:41:00Z">
                  <w:rPr>
                    <w:ins w:id="14033" w:author="Nguyen Ho Hai" w:date="2012-02-22T22:24:00Z"/>
                    <w:b/>
                    <w:bCs w:val="0"/>
                    <w:color w:val="800000"/>
                    <w:lang w:eastAsia="ja-JP"/>
                  </w:rPr>
                </w:rPrChange>
              </w:rPr>
              <w:pPrChange w:id="14034"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035" w:author="Nguyen Ho Hai" w:date="2012-02-22T22:24:00Z">
              <w:r w:rsidRPr="00D229E5">
                <w:rPr>
                  <w:rFonts w:ascii="Tahoma" w:eastAsia="MS Mincho" w:hAnsi="Tahoma" w:cs="Arial"/>
                  <w:b w:val="0"/>
                  <w:snapToGrid w:val="0"/>
                  <w:color w:val="auto"/>
                  <w:sz w:val="20"/>
                  <w:szCs w:val="20"/>
                  <w:lang w:eastAsia="ja-JP"/>
                  <w:rPrChange w:id="14036" w:author="Phuong Giang" w:date="2012-02-22T23:41:00Z">
                    <w:rPr>
                      <w:b/>
                      <w:color w:val="800000"/>
                      <w:lang w:eastAsia="ja-JP"/>
                    </w:rPr>
                  </w:rPrChange>
                </w:rPr>
                <w:t>Description</w:t>
              </w:r>
            </w:ins>
          </w:p>
        </w:tc>
      </w:tr>
      <w:tr w:rsidR="00751F11" w:rsidRPr="00D229E5" w:rsidTr="00F77673">
        <w:trPr>
          <w:ins w:id="14037" w:author="Nguyen Ho Hai" w:date="2012-02-22T22:24:00Z"/>
        </w:trPr>
        <w:tc>
          <w:tcPr>
            <w:tcW w:w="955" w:type="dxa"/>
            <w:tcPrChange w:id="14038" w:author="Phuong Giang" w:date="2012-02-22T23:32:00Z">
              <w:tcPr>
                <w:tcW w:w="955" w:type="dxa"/>
              </w:tcPr>
            </w:tcPrChange>
          </w:tcPr>
          <w:p w:rsidR="00751F11" w:rsidRPr="00D229E5" w:rsidRDefault="00751F11" w:rsidP="00995D66">
            <w:pPr>
              <w:pStyle w:val="comment"/>
              <w:ind w:left="0"/>
              <w:rPr>
                <w:ins w:id="14039" w:author="Nguyen Ho Hai" w:date="2012-02-22T22:24:00Z"/>
                <w:rFonts w:ascii="Times New Roman" w:hAnsi="Times New Roman" w:cs="Times New Roman"/>
                <w:i w:val="0"/>
                <w:color w:val="auto"/>
                <w:sz w:val="22"/>
                <w:szCs w:val="22"/>
                <w:rPrChange w:id="14040" w:author="Phuong Giang" w:date="2012-02-22T23:42:00Z">
                  <w:rPr>
                    <w:ins w:id="14041" w:author="Nguyen Ho Hai" w:date="2012-02-22T22:24:00Z"/>
                    <w:i w:val="0"/>
                    <w:color w:val="auto"/>
                    <w:sz w:val="18"/>
                    <w:szCs w:val="18"/>
                  </w:rPr>
                </w:rPrChange>
              </w:rPr>
            </w:pPr>
            <w:ins w:id="14042" w:author="Nguyen Ho Hai" w:date="2012-02-22T22:24:00Z">
              <w:r w:rsidRPr="00D229E5">
                <w:rPr>
                  <w:rFonts w:ascii="Times New Roman" w:hAnsi="Times New Roman" w:cs="Times New Roman"/>
                  <w:i w:val="0"/>
                  <w:color w:val="auto"/>
                  <w:sz w:val="22"/>
                  <w:szCs w:val="22"/>
                  <w:rPrChange w:id="14043" w:author="Phuong Giang" w:date="2012-02-22T23:42:00Z">
                    <w:rPr>
                      <w:b/>
                      <w:bCs w:val="0"/>
                      <w:i w:val="0"/>
                      <w:color w:val="auto"/>
                      <w:sz w:val="18"/>
                      <w:szCs w:val="18"/>
                      <w:lang w:eastAsia="en-US"/>
                    </w:rPr>
                  </w:rPrChange>
                </w:rPr>
                <w:lastRenderedPageBreak/>
                <w:t>01</w:t>
              </w:r>
            </w:ins>
          </w:p>
        </w:tc>
        <w:tc>
          <w:tcPr>
            <w:tcW w:w="2205" w:type="dxa"/>
            <w:tcPrChange w:id="14044" w:author="Phuong Giang" w:date="2012-02-22T23:32:00Z">
              <w:tcPr>
                <w:tcW w:w="2205" w:type="dxa"/>
              </w:tcPr>
            </w:tcPrChange>
          </w:tcPr>
          <w:p w:rsidR="00751F11" w:rsidRPr="00D229E5" w:rsidRDefault="00751F11" w:rsidP="00995D66">
            <w:pPr>
              <w:pStyle w:val="comment"/>
              <w:ind w:left="0"/>
              <w:rPr>
                <w:ins w:id="14045" w:author="Nguyen Ho Hai" w:date="2012-02-22T22:24:00Z"/>
                <w:rFonts w:ascii="Times New Roman" w:hAnsi="Times New Roman" w:cs="Times New Roman"/>
                <w:i w:val="0"/>
                <w:color w:val="auto"/>
                <w:sz w:val="22"/>
                <w:szCs w:val="22"/>
                <w:rPrChange w:id="14046" w:author="Phuong Giang" w:date="2012-02-22T23:42:00Z">
                  <w:rPr>
                    <w:ins w:id="14047" w:author="Nguyen Ho Hai" w:date="2012-02-22T22:24:00Z"/>
                    <w:i w:val="0"/>
                    <w:color w:val="auto"/>
                    <w:sz w:val="18"/>
                    <w:szCs w:val="18"/>
                  </w:rPr>
                </w:rPrChange>
              </w:rPr>
            </w:pPr>
            <w:ins w:id="14048" w:author="Nguyen Ho Hai" w:date="2012-02-22T22:24:00Z">
              <w:r w:rsidRPr="00D229E5">
                <w:rPr>
                  <w:rFonts w:ascii="Times New Roman" w:hAnsi="Times New Roman" w:cs="Times New Roman"/>
                  <w:i w:val="0"/>
                  <w:color w:val="auto"/>
                  <w:sz w:val="22"/>
                  <w:szCs w:val="22"/>
                  <w:rPrChange w:id="14049" w:author="Phuong Giang" w:date="2012-02-22T23:42:00Z">
                    <w:rPr>
                      <w:b/>
                      <w:bCs w:val="0"/>
                      <w:i w:val="0"/>
                      <w:color w:val="auto"/>
                      <w:sz w:val="18"/>
                      <w:szCs w:val="18"/>
                      <w:lang w:eastAsia="en-US"/>
                    </w:rPr>
                  </w:rPrChange>
                </w:rPr>
                <w:t>Export</w:t>
              </w:r>
            </w:ins>
          </w:p>
        </w:tc>
        <w:tc>
          <w:tcPr>
            <w:tcW w:w="6416" w:type="dxa"/>
            <w:tcPrChange w:id="14050" w:author="Phuong Giang" w:date="2012-02-22T23:32:00Z">
              <w:tcPr>
                <w:tcW w:w="6416" w:type="dxa"/>
              </w:tcPr>
            </w:tcPrChange>
          </w:tcPr>
          <w:p w:rsidR="00751F11" w:rsidRPr="00D229E5" w:rsidRDefault="00751F11" w:rsidP="00995D66">
            <w:pPr>
              <w:pStyle w:val="comment"/>
              <w:ind w:left="0"/>
              <w:rPr>
                <w:ins w:id="14051" w:author="Nguyen Ho Hai" w:date="2012-02-22T22:24:00Z"/>
                <w:rFonts w:ascii="Times New Roman" w:hAnsi="Times New Roman" w:cs="Times New Roman"/>
                <w:i w:val="0"/>
                <w:color w:val="auto"/>
                <w:sz w:val="22"/>
                <w:szCs w:val="22"/>
                <w:rPrChange w:id="14052" w:author="Phuong Giang" w:date="2012-02-22T23:42:00Z">
                  <w:rPr>
                    <w:ins w:id="14053" w:author="Nguyen Ho Hai" w:date="2012-02-22T22:24:00Z"/>
                    <w:i w:val="0"/>
                    <w:color w:val="auto"/>
                    <w:sz w:val="18"/>
                    <w:szCs w:val="18"/>
                  </w:rPr>
                </w:rPrChange>
              </w:rPr>
            </w:pPr>
            <w:ins w:id="14054" w:author="Nguyen Ho Hai" w:date="2012-02-22T22:24:00Z">
              <w:r w:rsidRPr="00D229E5">
                <w:rPr>
                  <w:rFonts w:ascii="Times New Roman" w:hAnsi="Times New Roman" w:cs="Times New Roman"/>
                  <w:i w:val="0"/>
                  <w:color w:val="auto"/>
                  <w:sz w:val="22"/>
                  <w:szCs w:val="22"/>
                  <w:rPrChange w:id="14055" w:author="Phuong Giang" w:date="2012-02-22T23:42:00Z">
                    <w:rPr>
                      <w:b/>
                      <w:bCs w:val="0"/>
                      <w:i w:val="0"/>
                      <w:color w:val="auto"/>
                      <w:sz w:val="18"/>
                      <w:szCs w:val="18"/>
                      <w:lang w:eastAsia="en-US"/>
                    </w:rPr>
                  </w:rPrChange>
                </w:rPr>
                <w:t>Export file to doc</w:t>
              </w:r>
            </w:ins>
            <w:ins w:id="14056" w:author="HungNguyen" w:date="2012-04-17T18:09:00Z">
              <w:r w:rsidR="007032A5">
                <w:rPr>
                  <w:rFonts w:ascii="Times New Roman" w:hAnsi="Times New Roman" w:cs="Times New Roman"/>
                  <w:i w:val="0"/>
                  <w:color w:val="auto"/>
                  <w:sz w:val="22"/>
                  <w:szCs w:val="22"/>
                </w:rPr>
                <w:t>,docx,pdf</w:t>
              </w:r>
            </w:ins>
            <w:ins w:id="14057" w:author="Nguyen Ho Hai" w:date="2012-02-22T22:24:00Z">
              <w:del w:id="14058" w:author="HungNguyen" w:date="2012-04-17T18:09:00Z">
                <w:r w:rsidRPr="00D229E5" w:rsidDel="007032A5">
                  <w:rPr>
                    <w:rFonts w:ascii="Times New Roman" w:hAnsi="Times New Roman" w:cs="Times New Roman"/>
                    <w:i w:val="0"/>
                    <w:color w:val="auto"/>
                    <w:sz w:val="22"/>
                    <w:szCs w:val="22"/>
                    <w:rPrChange w:id="14059" w:author="Phuong Giang" w:date="2012-02-22T23:42:00Z">
                      <w:rPr>
                        <w:b/>
                        <w:bCs w:val="0"/>
                        <w:i w:val="0"/>
                        <w:color w:val="auto"/>
                        <w:sz w:val="18"/>
                        <w:szCs w:val="18"/>
                        <w:lang w:eastAsia="en-US"/>
                      </w:rPr>
                    </w:rPrChange>
                  </w:rPr>
                  <w:delText>x or pptx</w:delText>
                </w:r>
              </w:del>
            </w:ins>
          </w:p>
        </w:tc>
      </w:tr>
      <w:tr w:rsidR="007032A5" w:rsidRPr="00D229E5" w:rsidTr="00F77673">
        <w:trPr>
          <w:ins w:id="14060" w:author="HungNguyen" w:date="2012-04-17T18:09:00Z"/>
        </w:trPr>
        <w:tc>
          <w:tcPr>
            <w:tcW w:w="955" w:type="dxa"/>
          </w:tcPr>
          <w:p w:rsidR="007032A5" w:rsidRPr="00D229E5" w:rsidRDefault="007032A5" w:rsidP="00995D66">
            <w:pPr>
              <w:pStyle w:val="comment"/>
              <w:ind w:left="0"/>
              <w:rPr>
                <w:ins w:id="14061" w:author="HungNguyen" w:date="2012-04-17T18:09:00Z"/>
                <w:rFonts w:ascii="Times New Roman" w:hAnsi="Times New Roman" w:cs="Times New Roman"/>
                <w:i w:val="0"/>
                <w:color w:val="auto"/>
                <w:sz w:val="22"/>
                <w:szCs w:val="22"/>
              </w:rPr>
            </w:pPr>
            <w:ins w:id="14062" w:author="HungNguyen" w:date="2012-04-17T18:09:00Z">
              <w:r>
                <w:rPr>
                  <w:rFonts w:ascii="Times New Roman" w:hAnsi="Times New Roman" w:cs="Times New Roman"/>
                  <w:i w:val="0"/>
                  <w:color w:val="auto"/>
                  <w:sz w:val="22"/>
                  <w:szCs w:val="22"/>
                </w:rPr>
                <w:t>02</w:t>
              </w:r>
            </w:ins>
          </w:p>
        </w:tc>
        <w:tc>
          <w:tcPr>
            <w:tcW w:w="2205" w:type="dxa"/>
          </w:tcPr>
          <w:p w:rsidR="007032A5" w:rsidRPr="00D229E5" w:rsidRDefault="007032A5" w:rsidP="00995D66">
            <w:pPr>
              <w:pStyle w:val="comment"/>
              <w:ind w:left="0"/>
              <w:rPr>
                <w:ins w:id="14063" w:author="HungNguyen" w:date="2012-04-17T18:09:00Z"/>
                <w:rFonts w:ascii="Times New Roman" w:hAnsi="Times New Roman" w:cs="Times New Roman"/>
                <w:i w:val="0"/>
                <w:color w:val="auto"/>
                <w:sz w:val="22"/>
                <w:szCs w:val="22"/>
              </w:rPr>
            </w:pPr>
            <w:ins w:id="14064" w:author="HungNguyen" w:date="2012-04-17T18:09:00Z">
              <w:r>
                <w:rPr>
                  <w:rFonts w:ascii="Times New Roman" w:hAnsi="Times New Roman" w:cs="Times New Roman"/>
                  <w:i w:val="0"/>
                  <w:color w:val="auto"/>
                  <w:sz w:val="22"/>
                  <w:szCs w:val="22"/>
                </w:rPr>
                <w:t>ExportToRtf</w:t>
              </w:r>
            </w:ins>
          </w:p>
        </w:tc>
        <w:tc>
          <w:tcPr>
            <w:tcW w:w="6416" w:type="dxa"/>
          </w:tcPr>
          <w:p w:rsidR="007032A5" w:rsidRPr="00D229E5" w:rsidRDefault="007032A5" w:rsidP="00995D66">
            <w:pPr>
              <w:pStyle w:val="comment"/>
              <w:ind w:left="0"/>
              <w:rPr>
                <w:ins w:id="14065" w:author="HungNguyen" w:date="2012-04-17T18:09:00Z"/>
                <w:rFonts w:ascii="Times New Roman" w:hAnsi="Times New Roman" w:cs="Times New Roman"/>
                <w:i w:val="0"/>
                <w:color w:val="auto"/>
                <w:sz w:val="22"/>
                <w:szCs w:val="22"/>
              </w:rPr>
            </w:pPr>
            <w:ins w:id="14066" w:author="HungNguyen" w:date="2012-04-17T18:09:00Z">
              <w:r>
                <w:rPr>
                  <w:rFonts w:ascii="Times New Roman" w:hAnsi="Times New Roman" w:cs="Times New Roman"/>
                  <w:i w:val="0"/>
                  <w:color w:val="auto"/>
                  <w:sz w:val="22"/>
                  <w:szCs w:val="22"/>
                </w:rPr>
                <w:t>Export file to rtf format</w:t>
              </w:r>
            </w:ins>
          </w:p>
        </w:tc>
      </w:tr>
      <w:tr w:rsidR="007032A5" w:rsidRPr="00D229E5" w:rsidTr="00F77673">
        <w:trPr>
          <w:ins w:id="14067" w:author="HungNguyen" w:date="2012-04-17T18:09:00Z"/>
        </w:trPr>
        <w:tc>
          <w:tcPr>
            <w:tcW w:w="955" w:type="dxa"/>
          </w:tcPr>
          <w:p w:rsidR="007032A5" w:rsidRDefault="007032A5" w:rsidP="00995D66">
            <w:pPr>
              <w:pStyle w:val="comment"/>
              <w:ind w:left="0"/>
              <w:rPr>
                <w:ins w:id="14068" w:author="HungNguyen" w:date="2012-04-17T18:09:00Z"/>
                <w:rFonts w:ascii="Times New Roman" w:hAnsi="Times New Roman" w:cs="Times New Roman"/>
                <w:i w:val="0"/>
                <w:color w:val="auto"/>
                <w:sz w:val="22"/>
                <w:szCs w:val="22"/>
              </w:rPr>
            </w:pPr>
            <w:ins w:id="14069" w:author="HungNguyen" w:date="2012-04-17T18:09:00Z">
              <w:r>
                <w:rPr>
                  <w:rFonts w:ascii="Times New Roman" w:hAnsi="Times New Roman" w:cs="Times New Roman"/>
                  <w:i w:val="0"/>
                  <w:color w:val="auto"/>
                  <w:sz w:val="22"/>
                  <w:szCs w:val="22"/>
                </w:rPr>
                <w:t>03</w:t>
              </w:r>
            </w:ins>
          </w:p>
        </w:tc>
        <w:tc>
          <w:tcPr>
            <w:tcW w:w="2205" w:type="dxa"/>
          </w:tcPr>
          <w:p w:rsidR="007032A5" w:rsidRDefault="007032A5" w:rsidP="00995D66">
            <w:pPr>
              <w:pStyle w:val="comment"/>
              <w:ind w:left="0"/>
              <w:rPr>
                <w:ins w:id="14070" w:author="HungNguyen" w:date="2012-04-17T18:09:00Z"/>
                <w:rFonts w:ascii="Times New Roman" w:hAnsi="Times New Roman" w:cs="Times New Roman"/>
                <w:i w:val="0"/>
                <w:color w:val="auto"/>
                <w:sz w:val="22"/>
                <w:szCs w:val="22"/>
              </w:rPr>
            </w:pPr>
            <w:ins w:id="14071" w:author="HungNguyen" w:date="2012-04-17T18:10:00Z">
              <w:r>
                <w:rPr>
                  <w:rFonts w:ascii="Times New Roman" w:hAnsi="Times New Roman" w:cs="Times New Roman"/>
                  <w:i w:val="0"/>
                  <w:color w:val="auto"/>
                  <w:sz w:val="22"/>
                  <w:szCs w:val="22"/>
                </w:rPr>
                <w:t>Convert</w:t>
              </w:r>
            </w:ins>
            <w:ins w:id="14072" w:author="HungNguyen" w:date="2012-04-17T18:09:00Z">
              <w:r>
                <w:rPr>
                  <w:rFonts w:ascii="Times New Roman" w:hAnsi="Times New Roman" w:cs="Times New Roman"/>
                  <w:i w:val="0"/>
                  <w:color w:val="auto"/>
                  <w:sz w:val="22"/>
                  <w:szCs w:val="22"/>
                </w:rPr>
                <w:t>ToDoc</w:t>
              </w:r>
            </w:ins>
          </w:p>
        </w:tc>
        <w:tc>
          <w:tcPr>
            <w:tcW w:w="6416" w:type="dxa"/>
          </w:tcPr>
          <w:p w:rsidR="007032A5" w:rsidRDefault="007032A5" w:rsidP="00995D66">
            <w:pPr>
              <w:pStyle w:val="comment"/>
              <w:ind w:left="0"/>
              <w:rPr>
                <w:ins w:id="14073" w:author="HungNguyen" w:date="2012-04-17T18:09:00Z"/>
                <w:rFonts w:ascii="Times New Roman" w:hAnsi="Times New Roman" w:cs="Times New Roman"/>
                <w:i w:val="0"/>
                <w:color w:val="auto"/>
                <w:sz w:val="22"/>
                <w:szCs w:val="22"/>
              </w:rPr>
            </w:pPr>
            <w:ins w:id="14074" w:author="HungNguyen" w:date="2012-04-17T18:10:00Z">
              <w:r>
                <w:rPr>
                  <w:rFonts w:ascii="Times New Roman" w:hAnsi="Times New Roman" w:cs="Times New Roman"/>
                  <w:i w:val="0"/>
                  <w:color w:val="auto"/>
                  <w:sz w:val="22"/>
                  <w:szCs w:val="22"/>
                </w:rPr>
                <w:t>Convert file to doc, docx</w:t>
              </w:r>
            </w:ins>
          </w:p>
        </w:tc>
      </w:tr>
      <w:tr w:rsidR="007032A5" w:rsidRPr="00D229E5" w:rsidTr="00F77673">
        <w:trPr>
          <w:ins w:id="14075" w:author="HungNguyen" w:date="2012-04-17T18:10:00Z"/>
        </w:trPr>
        <w:tc>
          <w:tcPr>
            <w:tcW w:w="955" w:type="dxa"/>
          </w:tcPr>
          <w:p w:rsidR="007032A5" w:rsidRDefault="007032A5" w:rsidP="00995D66">
            <w:pPr>
              <w:pStyle w:val="comment"/>
              <w:ind w:left="0"/>
              <w:rPr>
                <w:ins w:id="14076" w:author="HungNguyen" w:date="2012-04-17T18:10:00Z"/>
                <w:rFonts w:ascii="Times New Roman" w:hAnsi="Times New Roman" w:cs="Times New Roman"/>
                <w:i w:val="0"/>
                <w:color w:val="auto"/>
                <w:sz w:val="22"/>
                <w:szCs w:val="22"/>
              </w:rPr>
            </w:pPr>
            <w:ins w:id="14077" w:author="HungNguyen" w:date="2012-04-17T18:10:00Z">
              <w:r>
                <w:rPr>
                  <w:rFonts w:ascii="Times New Roman" w:hAnsi="Times New Roman" w:cs="Times New Roman"/>
                  <w:i w:val="0"/>
                  <w:color w:val="auto"/>
                  <w:sz w:val="22"/>
                  <w:szCs w:val="22"/>
                </w:rPr>
                <w:t>04</w:t>
              </w:r>
            </w:ins>
          </w:p>
        </w:tc>
        <w:tc>
          <w:tcPr>
            <w:tcW w:w="2205" w:type="dxa"/>
          </w:tcPr>
          <w:p w:rsidR="007032A5" w:rsidRDefault="007032A5" w:rsidP="00995D66">
            <w:pPr>
              <w:pStyle w:val="comment"/>
              <w:ind w:left="0"/>
              <w:rPr>
                <w:ins w:id="14078" w:author="HungNguyen" w:date="2012-04-17T18:10:00Z"/>
                <w:rFonts w:ascii="Times New Roman" w:hAnsi="Times New Roman" w:cs="Times New Roman"/>
                <w:i w:val="0"/>
                <w:color w:val="auto"/>
                <w:sz w:val="22"/>
                <w:szCs w:val="22"/>
              </w:rPr>
            </w:pPr>
            <w:ins w:id="14079" w:author="HungNguyen" w:date="2012-04-17T18:10:00Z">
              <w:r>
                <w:rPr>
                  <w:rFonts w:ascii="Times New Roman" w:hAnsi="Times New Roman" w:cs="Times New Roman"/>
                  <w:i w:val="0"/>
                  <w:color w:val="auto"/>
                  <w:sz w:val="22"/>
                  <w:szCs w:val="22"/>
                </w:rPr>
                <w:t>ConvertToPdf</w:t>
              </w:r>
            </w:ins>
          </w:p>
        </w:tc>
        <w:tc>
          <w:tcPr>
            <w:tcW w:w="6416" w:type="dxa"/>
          </w:tcPr>
          <w:p w:rsidR="007032A5" w:rsidRDefault="007032A5" w:rsidP="00995D66">
            <w:pPr>
              <w:pStyle w:val="comment"/>
              <w:ind w:left="0"/>
              <w:rPr>
                <w:ins w:id="14080" w:author="HungNguyen" w:date="2012-04-17T18:10:00Z"/>
                <w:rFonts w:ascii="Times New Roman" w:hAnsi="Times New Roman" w:cs="Times New Roman"/>
                <w:i w:val="0"/>
                <w:color w:val="auto"/>
                <w:sz w:val="22"/>
                <w:szCs w:val="22"/>
              </w:rPr>
            </w:pPr>
            <w:ins w:id="14081" w:author="HungNguyen" w:date="2012-04-17T18:10:00Z">
              <w:r>
                <w:rPr>
                  <w:rFonts w:ascii="Times New Roman" w:hAnsi="Times New Roman" w:cs="Times New Roman"/>
                  <w:i w:val="0"/>
                  <w:color w:val="auto"/>
                  <w:sz w:val="22"/>
                  <w:szCs w:val="22"/>
                </w:rPr>
                <w:t>Convert file to pdf</w:t>
              </w:r>
            </w:ins>
          </w:p>
        </w:tc>
      </w:tr>
    </w:tbl>
    <w:p w:rsidR="00751F11" w:rsidRPr="00D60E4A" w:rsidRDefault="00751F11" w:rsidP="00751F11">
      <w:pPr>
        <w:rPr>
          <w:ins w:id="14082" w:author="Nguyen Ho Hai" w:date="2012-02-22T22:24:00Z"/>
        </w:rPr>
      </w:pPr>
    </w:p>
    <w:p w:rsidR="00751F11" w:rsidRPr="00D60E4A" w:rsidRDefault="00751F11" w:rsidP="00751F11">
      <w:pPr>
        <w:pStyle w:val="Heading6"/>
        <w:tabs>
          <w:tab w:val="left" w:pos="4208"/>
        </w:tabs>
        <w:rPr>
          <w:ins w:id="14083" w:author="Nguyen Ho Hai" w:date="2012-02-22T22:24:00Z"/>
        </w:rPr>
      </w:pPr>
      <w:ins w:id="14084" w:author="Nguyen Ho Hai" w:date="2012-02-22T22:24:00Z">
        <w:r>
          <w:t>Export method</w:t>
        </w:r>
      </w:ins>
    </w:p>
    <w:p w:rsidR="00751F11" w:rsidRPr="00D60E4A" w:rsidRDefault="00751F11" w:rsidP="00751F11">
      <w:pPr>
        <w:pStyle w:val="ListParagraph"/>
        <w:numPr>
          <w:ilvl w:val="0"/>
          <w:numId w:val="11"/>
        </w:numPr>
        <w:autoSpaceDE w:val="0"/>
        <w:autoSpaceDN w:val="0"/>
        <w:adjustRightInd w:val="0"/>
        <w:spacing w:after="0" w:line="240" w:lineRule="auto"/>
        <w:rPr>
          <w:ins w:id="14085" w:author="Nguyen Ho Hai" w:date="2012-02-22T22:24:00Z"/>
          <w:rFonts w:ascii="Cambria" w:eastAsia="MS Gothic" w:hAnsi="Cambria"/>
          <w:b/>
          <w:bCs/>
          <w:i/>
          <w:iCs/>
          <w:color w:val="4F81BD"/>
        </w:rPr>
      </w:pPr>
      <w:ins w:id="14086" w:author="Nguyen Ho Hai" w:date="2012-02-22T22:24:00Z">
        <w:r w:rsidRPr="00D60E4A">
          <w:rPr>
            <w:rFonts w:ascii="Cambria" w:eastAsia="MS Gothic" w:hAnsi="Cambria"/>
            <w:b/>
            <w:bCs/>
            <w:i/>
            <w:iCs/>
            <w:color w:val="4F81BD"/>
          </w:rPr>
          <w:t xml:space="preserve">Method Declaration:   </w:t>
        </w:r>
      </w:ins>
    </w:p>
    <w:p w:rsidR="007032A5" w:rsidRPr="007032A5" w:rsidRDefault="007032A5">
      <w:pPr>
        <w:pStyle w:val="ListParagraph"/>
        <w:autoSpaceDE w:val="0"/>
        <w:autoSpaceDN w:val="0"/>
        <w:adjustRightInd w:val="0"/>
        <w:spacing w:after="0" w:line="240" w:lineRule="auto"/>
        <w:ind w:firstLine="720"/>
        <w:rPr>
          <w:ins w:id="14087" w:author="HungNguyen" w:date="2012-04-17T18:11:00Z"/>
          <w:rFonts w:ascii="Consolas" w:eastAsiaTheme="minorEastAsia" w:hAnsi="Consolas" w:cs="Consolas"/>
          <w:sz w:val="19"/>
          <w:szCs w:val="19"/>
          <w:lang w:eastAsia="ja-JP"/>
        </w:rPr>
        <w:pPrChange w:id="14088" w:author="HungNguyen" w:date="2012-04-17T18:11:00Z">
          <w:pPr>
            <w:pStyle w:val="ListParagraph"/>
            <w:numPr>
              <w:numId w:val="11"/>
            </w:numPr>
            <w:autoSpaceDE w:val="0"/>
            <w:autoSpaceDN w:val="0"/>
            <w:adjustRightInd w:val="0"/>
            <w:spacing w:after="0" w:line="240" w:lineRule="auto"/>
            <w:ind w:hanging="360"/>
          </w:pPr>
        </w:pPrChange>
      </w:pPr>
      <w:ins w:id="14089" w:author="HungNguyen" w:date="2012-04-17T18:11:00Z">
        <w:r w:rsidRPr="007032A5">
          <w:rPr>
            <w:rFonts w:ascii="Consolas" w:eastAsiaTheme="minorEastAsia" w:hAnsi="Consolas" w:cs="Consolas"/>
            <w:color w:val="0000FF"/>
            <w:sz w:val="19"/>
            <w:szCs w:val="19"/>
            <w:lang w:eastAsia="ja-JP"/>
          </w:rPr>
          <w:t>public</w:t>
        </w:r>
        <w:r w:rsidRPr="007032A5">
          <w:rPr>
            <w:rFonts w:ascii="Consolas" w:eastAsiaTheme="minorEastAsia" w:hAnsi="Consolas" w:cs="Consolas"/>
            <w:sz w:val="19"/>
            <w:szCs w:val="19"/>
            <w:lang w:eastAsia="ja-JP"/>
          </w:rPr>
          <w:t xml:space="preserve"> </w:t>
        </w:r>
        <w:r w:rsidRPr="007032A5">
          <w:rPr>
            <w:rFonts w:ascii="Consolas" w:eastAsiaTheme="minorEastAsia" w:hAnsi="Consolas" w:cs="Consolas"/>
            <w:color w:val="0000FF"/>
            <w:sz w:val="19"/>
            <w:szCs w:val="19"/>
            <w:lang w:eastAsia="ja-JP"/>
          </w:rPr>
          <w:t>static</w:t>
        </w:r>
        <w:r w:rsidRPr="007032A5">
          <w:rPr>
            <w:rFonts w:ascii="Consolas" w:eastAsiaTheme="minorEastAsia" w:hAnsi="Consolas" w:cs="Consolas"/>
            <w:sz w:val="19"/>
            <w:szCs w:val="19"/>
            <w:lang w:eastAsia="ja-JP"/>
          </w:rPr>
          <w:t xml:space="preserve"> </w:t>
        </w:r>
        <w:r w:rsidRPr="007032A5">
          <w:rPr>
            <w:rFonts w:ascii="Consolas" w:eastAsiaTheme="minorEastAsia" w:hAnsi="Consolas" w:cs="Consolas"/>
            <w:color w:val="0000FF"/>
            <w:sz w:val="19"/>
            <w:szCs w:val="19"/>
            <w:lang w:eastAsia="ja-JP"/>
          </w:rPr>
          <w:t>bool</w:t>
        </w:r>
        <w:r w:rsidRPr="007032A5">
          <w:rPr>
            <w:rFonts w:ascii="Consolas" w:eastAsiaTheme="minorEastAsia" w:hAnsi="Consolas" w:cs="Consolas"/>
            <w:sz w:val="19"/>
            <w:szCs w:val="19"/>
            <w:lang w:eastAsia="ja-JP"/>
          </w:rPr>
          <w:t xml:space="preserve"> Export(</w:t>
        </w:r>
        <w:r w:rsidRPr="007032A5">
          <w:rPr>
            <w:rFonts w:ascii="Consolas" w:eastAsiaTheme="minorEastAsia" w:hAnsi="Consolas" w:cs="Consolas"/>
            <w:color w:val="2B91AF"/>
            <w:sz w:val="19"/>
            <w:szCs w:val="19"/>
            <w:lang w:eastAsia="ja-JP"/>
          </w:rPr>
          <w:t>RichTextBox</w:t>
        </w:r>
        <w:r w:rsidRPr="007032A5">
          <w:rPr>
            <w:rFonts w:ascii="Consolas" w:eastAsiaTheme="minorEastAsia" w:hAnsi="Consolas" w:cs="Consolas"/>
            <w:sz w:val="19"/>
            <w:szCs w:val="19"/>
            <w:lang w:eastAsia="ja-JP"/>
          </w:rPr>
          <w:t xml:space="preserve"> richTextBox, </w:t>
        </w:r>
        <w:r w:rsidRPr="007032A5">
          <w:rPr>
            <w:rFonts w:ascii="Consolas" w:eastAsiaTheme="minorEastAsia" w:hAnsi="Consolas" w:cs="Consolas"/>
            <w:color w:val="0000FF"/>
            <w:sz w:val="19"/>
            <w:szCs w:val="19"/>
            <w:lang w:eastAsia="ja-JP"/>
          </w:rPr>
          <w:t>string</w:t>
        </w:r>
        <w:r w:rsidRPr="007032A5">
          <w:rPr>
            <w:rFonts w:ascii="Consolas" w:eastAsiaTheme="minorEastAsia" w:hAnsi="Consolas" w:cs="Consolas"/>
            <w:sz w:val="19"/>
            <w:szCs w:val="19"/>
            <w:lang w:eastAsia="ja-JP"/>
          </w:rPr>
          <w:t xml:space="preserve"> fileType, </w:t>
        </w:r>
        <w:r w:rsidRPr="007032A5">
          <w:rPr>
            <w:rFonts w:ascii="Consolas" w:eastAsiaTheme="minorEastAsia" w:hAnsi="Consolas" w:cs="Consolas"/>
            <w:color w:val="0000FF"/>
            <w:sz w:val="19"/>
            <w:szCs w:val="19"/>
            <w:lang w:eastAsia="ja-JP"/>
          </w:rPr>
          <w:t>string</w:t>
        </w:r>
        <w:r w:rsidRPr="007032A5">
          <w:rPr>
            <w:rFonts w:ascii="Consolas" w:eastAsiaTheme="minorEastAsia" w:hAnsi="Consolas" w:cs="Consolas"/>
            <w:sz w:val="19"/>
            <w:szCs w:val="19"/>
            <w:lang w:eastAsia="ja-JP"/>
          </w:rPr>
          <w:t xml:space="preserve"> fileName)</w:t>
        </w:r>
      </w:ins>
    </w:p>
    <w:p w:rsidR="00751F11" w:rsidRPr="00C32B95" w:rsidDel="007032A5" w:rsidRDefault="00751F11">
      <w:pPr>
        <w:autoSpaceDE w:val="0"/>
        <w:autoSpaceDN w:val="0"/>
        <w:adjustRightInd w:val="0"/>
        <w:spacing w:after="0" w:line="240" w:lineRule="auto"/>
        <w:ind w:left="720" w:firstLine="720"/>
        <w:rPr>
          <w:ins w:id="14090" w:author="Nguyen Ho Hai" w:date="2012-02-22T22:24:00Z"/>
          <w:del w:id="14091" w:author="HungNguyen" w:date="2012-04-17T18:11:00Z"/>
          <w:rFonts w:ascii="Consolas" w:eastAsiaTheme="minorEastAsia" w:hAnsi="Consolas" w:cs="Consolas"/>
          <w:sz w:val="19"/>
          <w:szCs w:val="19"/>
          <w:lang w:eastAsia="ja-JP"/>
        </w:rPr>
        <w:pPrChange w:id="14092" w:author="Nguyen Ho Hai" w:date="2012-02-22T22:26:00Z">
          <w:pPr>
            <w:autoSpaceDE w:val="0"/>
            <w:autoSpaceDN w:val="0"/>
            <w:adjustRightInd w:val="0"/>
            <w:spacing w:after="0" w:line="240" w:lineRule="auto"/>
            <w:ind w:firstLine="720"/>
          </w:pPr>
        </w:pPrChange>
      </w:pPr>
      <w:ins w:id="14093" w:author="Nguyen Ho Hai" w:date="2012-02-22T22:24:00Z">
        <w:del w:id="14094" w:author="HungNguyen" w:date="2012-04-17T18:11:00Z">
          <w:r w:rsidDel="007032A5">
            <w:rPr>
              <w:rFonts w:ascii="Tahoma" w:eastAsiaTheme="minorEastAsia" w:hAnsi="Tahoma" w:cs="Tahoma"/>
              <w:sz w:val="20"/>
              <w:szCs w:val="20"/>
              <w:lang w:eastAsia="ja-JP"/>
            </w:rPr>
            <w:delText>public bool Export</w:delText>
          </w:r>
          <w:r w:rsidRPr="005B77C3" w:rsidDel="007032A5">
            <w:rPr>
              <w:rFonts w:ascii="Tahoma" w:eastAsiaTheme="minorEastAsia" w:hAnsi="Tahoma" w:cs="Tahoma"/>
              <w:sz w:val="20"/>
              <w:szCs w:val="20"/>
              <w:lang w:eastAsia="ja-JP"/>
            </w:rPr>
            <w:delText>(</w:delText>
          </w:r>
          <w:r w:rsidDel="007032A5">
            <w:rPr>
              <w:rFonts w:ascii="Tahoma" w:eastAsiaTheme="minorEastAsia" w:hAnsi="Tahoma" w:cs="Tahoma"/>
              <w:sz w:val="20"/>
              <w:szCs w:val="20"/>
              <w:lang w:eastAsia="ja-JP"/>
            </w:rPr>
            <w:delText>TeachingPlan teachingPlan, string fileType, string fileName, string filePath</w:delText>
          </w:r>
          <w:r w:rsidRPr="005B77C3" w:rsidDel="007032A5">
            <w:rPr>
              <w:rFonts w:ascii="Tahoma" w:eastAsiaTheme="minorEastAsia" w:hAnsi="Tahoma" w:cs="Tahoma"/>
              <w:sz w:val="20"/>
              <w:szCs w:val="20"/>
              <w:lang w:eastAsia="ja-JP"/>
            </w:rPr>
            <w:delText>)</w:delText>
          </w:r>
          <w:r w:rsidDel="007032A5">
            <w:rPr>
              <w:rFonts w:ascii="Tahoma" w:eastAsiaTheme="minorEastAsia" w:hAnsi="Tahoma" w:cs="Tahoma"/>
              <w:sz w:val="20"/>
              <w:szCs w:val="20"/>
              <w:lang w:eastAsia="ja-JP"/>
            </w:rPr>
            <w:delText xml:space="preserve"> </w:delText>
          </w:r>
        </w:del>
      </w:ins>
    </w:p>
    <w:p w:rsidR="00751F11" w:rsidRDefault="00751F11" w:rsidP="00751F11">
      <w:pPr>
        <w:autoSpaceDE w:val="0"/>
        <w:autoSpaceDN w:val="0"/>
        <w:adjustRightInd w:val="0"/>
        <w:spacing w:after="0" w:line="240" w:lineRule="auto"/>
        <w:rPr>
          <w:ins w:id="14095" w:author="Nguyen Ho Hai" w:date="2012-02-22T22:24:00Z"/>
          <w:rFonts w:ascii="Consolas" w:eastAsiaTheme="minorEastAsia" w:hAnsi="Consolas" w:cs="Consolas"/>
          <w:sz w:val="19"/>
          <w:szCs w:val="19"/>
          <w:lang w:eastAsia="ja-JP"/>
        </w:rPr>
      </w:pPr>
    </w:p>
    <w:p w:rsidR="00751F11" w:rsidRPr="00D60E4A" w:rsidRDefault="00751F11" w:rsidP="00751F11">
      <w:pPr>
        <w:pStyle w:val="ListParagraph"/>
        <w:numPr>
          <w:ilvl w:val="0"/>
          <w:numId w:val="11"/>
        </w:numPr>
        <w:autoSpaceDE w:val="0"/>
        <w:autoSpaceDN w:val="0"/>
        <w:adjustRightInd w:val="0"/>
        <w:spacing w:after="0" w:line="240" w:lineRule="auto"/>
        <w:rPr>
          <w:ins w:id="14096" w:author="Nguyen Ho Hai" w:date="2012-02-22T22:24:00Z"/>
          <w:rFonts w:ascii="Cambria" w:eastAsia="MS Gothic" w:hAnsi="Cambria"/>
          <w:b/>
          <w:bCs/>
          <w:i/>
          <w:iCs/>
          <w:color w:val="4F81BD"/>
        </w:rPr>
      </w:pPr>
      <w:ins w:id="14097" w:author="Nguyen Ho Hai" w:date="2012-02-22T22:24:00Z">
        <w:r w:rsidRPr="00D60E4A">
          <w:rPr>
            <w:rFonts w:ascii="Cambria" w:eastAsia="MS Gothic" w:hAnsi="Cambria"/>
            <w:b/>
            <w:bCs/>
            <w:i/>
            <w:iCs/>
            <w:color w:val="4F81BD"/>
          </w:rPr>
          <w:t>Method Description:</w:t>
        </w:r>
      </w:ins>
    </w:p>
    <w:p w:rsidR="00751F11" w:rsidRDefault="007032A5" w:rsidP="00751F11">
      <w:pPr>
        <w:pStyle w:val="comment"/>
        <w:ind w:firstLine="720"/>
        <w:rPr>
          <w:ins w:id="14098" w:author="Nguyen Ho Hai" w:date="2012-02-22T22:24:00Z"/>
          <w:i w:val="0"/>
          <w:color w:val="auto"/>
          <w:sz w:val="18"/>
          <w:szCs w:val="18"/>
        </w:rPr>
      </w:pPr>
      <w:ins w:id="14099" w:author="HungNguyen" w:date="2012-04-17T18:12:00Z">
        <w:r w:rsidRPr="00CC3540">
          <w:rPr>
            <w:rFonts w:ascii="Times New Roman" w:hAnsi="Times New Roman" w:cs="Times New Roman"/>
            <w:i w:val="0"/>
            <w:color w:val="auto"/>
            <w:sz w:val="22"/>
            <w:szCs w:val="22"/>
          </w:rPr>
          <w:t>Export file to doc</w:t>
        </w:r>
        <w:r>
          <w:rPr>
            <w:rFonts w:ascii="Times New Roman" w:hAnsi="Times New Roman" w:cs="Times New Roman"/>
            <w:i w:val="0"/>
            <w:color w:val="auto"/>
            <w:sz w:val="22"/>
            <w:szCs w:val="22"/>
          </w:rPr>
          <w:t>, docx, pdf.</w:t>
        </w:r>
      </w:ins>
      <w:ins w:id="14100" w:author="Nguyen Ho Hai" w:date="2012-02-22T22:24:00Z">
        <w:del w:id="14101" w:author="HungNguyen" w:date="2012-04-17T18:12:00Z">
          <w:r w:rsidR="00751F11" w:rsidDel="007032A5">
            <w:rPr>
              <w:i w:val="0"/>
              <w:color w:val="auto"/>
              <w:sz w:val="18"/>
              <w:szCs w:val="18"/>
            </w:rPr>
            <w:delText>Export file to docx or pptx</w:delText>
          </w:r>
        </w:del>
      </w:ins>
    </w:p>
    <w:p w:rsidR="00751F11" w:rsidRPr="00D60E4A" w:rsidRDefault="00751F11" w:rsidP="00751F11">
      <w:pPr>
        <w:pStyle w:val="ListParagraph"/>
        <w:numPr>
          <w:ilvl w:val="0"/>
          <w:numId w:val="11"/>
        </w:numPr>
        <w:autoSpaceDE w:val="0"/>
        <w:autoSpaceDN w:val="0"/>
        <w:adjustRightInd w:val="0"/>
        <w:spacing w:after="0" w:line="240" w:lineRule="auto"/>
        <w:rPr>
          <w:ins w:id="14102" w:author="Nguyen Ho Hai" w:date="2012-02-22T22:24:00Z"/>
          <w:rFonts w:ascii="Cambria" w:eastAsia="MS Gothic" w:hAnsi="Cambria"/>
          <w:b/>
          <w:bCs/>
          <w:i/>
          <w:iCs/>
          <w:color w:val="4F81BD"/>
        </w:rPr>
      </w:pPr>
      <w:ins w:id="14103" w:author="Nguyen Ho Hai" w:date="2012-02-22T22:24:00Z">
        <w:del w:id="14104" w:author="Phuong Giang" w:date="2012-02-23T00:02:00Z">
          <w:r w:rsidRPr="00D60E4A" w:rsidDel="001669BE">
            <w:rPr>
              <w:rFonts w:ascii="Cambria" w:eastAsia="MS Gothic" w:hAnsi="Cambria" w:hint="eastAsia"/>
              <w:b/>
              <w:bCs/>
              <w:i/>
              <w:iCs/>
              <w:color w:val="4F81BD"/>
            </w:rPr>
            <w:delText>Parameters &amp; return</w:delText>
          </w:r>
        </w:del>
      </w:ins>
      <w:ins w:id="14105" w:author="Phuong Giang" w:date="2012-02-23T00:02:00Z">
        <w:r w:rsidR="001669BE"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4106" w:author="HungNguyen" w:date="2012-04-17T18:14:00Z">
          <w:tblPr>
            <w:tblW w:w="507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51"/>
        <w:gridCol w:w="1429"/>
        <w:gridCol w:w="1440"/>
        <w:gridCol w:w="900"/>
        <w:gridCol w:w="983"/>
        <w:gridCol w:w="4397"/>
        <w:tblGridChange w:id="14107">
          <w:tblGrid>
            <w:gridCol w:w="569"/>
            <w:gridCol w:w="1326"/>
            <w:gridCol w:w="1369"/>
            <w:gridCol w:w="998"/>
            <w:gridCol w:w="1059"/>
            <w:gridCol w:w="4397"/>
          </w:tblGrid>
        </w:tblGridChange>
      </w:tblGrid>
      <w:tr w:rsidR="00751F11" w:rsidRPr="00D229E5" w:rsidTr="007032A5">
        <w:trPr>
          <w:cnfStyle w:val="100000000000" w:firstRow="1" w:lastRow="0" w:firstColumn="0" w:lastColumn="0" w:oddVBand="0" w:evenVBand="0" w:oddHBand="0" w:evenHBand="0" w:firstRowFirstColumn="0" w:firstRowLastColumn="0" w:lastRowFirstColumn="0" w:lastRowLastColumn="0"/>
          <w:ins w:id="14108" w:author="Nguyen Ho Hai" w:date="2012-02-22T22:24:00Z"/>
        </w:trPr>
        <w:tc>
          <w:tcPr>
            <w:tcW w:w="551" w:type="dxa"/>
            <w:tcPrChange w:id="14109" w:author="HungNguyen" w:date="2012-04-17T18:14:00Z">
              <w:tcPr>
                <w:tcW w:w="568"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110" w:author="Nguyen Ho Hai" w:date="2012-02-22T22:24:00Z"/>
                <w:b w:val="0"/>
                <w:lang w:eastAsia="ja-JP"/>
                <w:rPrChange w:id="14111" w:author="Phuong Giang" w:date="2012-02-22T23:41:00Z">
                  <w:rPr>
                    <w:ins w:id="14112" w:author="Nguyen Ho Hai" w:date="2012-02-22T22:24:00Z"/>
                    <w:b/>
                    <w:bCs w:val="0"/>
                    <w:color w:val="800000"/>
                  </w:rPr>
                </w:rPrChange>
              </w:rPr>
              <w:pPrChange w:id="14113"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114" w:author="Nguyen Ho Hai" w:date="2012-02-22T22:24:00Z">
              <w:r w:rsidRPr="00D229E5">
                <w:rPr>
                  <w:rFonts w:ascii="Tahoma" w:eastAsia="MS Mincho" w:hAnsi="Tahoma" w:cs="Arial"/>
                  <w:b w:val="0"/>
                  <w:snapToGrid w:val="0"/>
                  <w:color w:val="auto"/>
                  <w:sz w:val="20"/>
                  <w:szCs w:val="20"/>
                  <w:lang w:eastAsia="ja-JP"/>
                  <w:rPrChange w:id="14115" w:author="Phuong Giang" w:date="2012-02-22T23:41:00Z">
                    <w:rPr>
                      <w:b/>
                      <w:color w:val="800000"/>
                    </w:rPr>
                  </w:rPrChange>
                </w:rPr>
                <w:t>No</w:t>
              </w:r>
            </w:ins>
          </w:p>
        </w:tc>
        <w:tc>
          <w:tcPr>
            <w:tcW w:w="1429" w:type="dxa"/>
            <w:tcPrChange w:id="14116" w:author="HungNguyen" w:date="2012-04-17T18:14:00Z">
              <w:tcPr>
                <w:tcW w:w="1326"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117" w:author="Nguyen Ho Hai" w:date="2012-02-22T22:24:00Z"/>
                <w:b w:val="0"/>
                <w:lang w:eastAsia="ja-JP"/>
                <w:rPrChange w:id="14118" w:author="Phuong Giang" w:date="2012-02-22T23:41:00Z">
                  <w:rPr>
                    <w:ins w:id="14119" w:author="Nguyen Ho Hai" w:date="2012-02-22T22:24:00Z"/>
                    <w:b/>
                    <w:bCs w:val="0"/>
                    <w:color w:val="800000"/>
                    <w:lang w:eastAsia="ja-JP"/>
                  </w:rPr>
                </w:rPrChange>
              </w:rPr>
              <w:pPrChange w:id="14120"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121" w:author="Nguyen Ho Hai" w:date="2012-02-22T22:24:00Z">
              <w:r w:rsidRPr="00D229E5">
                <w:rPr>
                  <w:rFonts w:ascii="Tahoma" w:eastAsia="MS Mincho" w:hAnsi="Tahoma" w:cs="Arial"/>
                  <w:b w:val="0"/>
                  <w:snapToGrid w:val="0"/>
                  <w:color w:val="auto"/>
                  <w:sz w:val="20"/>
                  <w:szCs w:val="20"/>
                  <w:lang w:eastAsia="ja-JP"/>
                  <w:rPrChange w:id="14122" w:author="Phuong Giang" w:date="2012-02-22T23:41:00Z">
                    <w:rPr>
                      <w:b/>
                      <w:color w:val="800000"/>
                      <w:lang w:eastAsia="ja-JP"/>
                    </w:rPr>
                  </w:rPrChange>
                </w:rPr>
                <w:t>Parameter</w:t>
              </w:r>
            </w:ins>
          </w:p>
        </w:tc>
        <w:tc>
          <w:tcPr>
            <w:tcW w:w="1440" w:type="dxa"/>
            <w:tcPrChange w:id="14123" w:author="HungNguyen" w:date="2012-04-17T18:14:00Z">
              <w:tcPr>
                <w:tcW w:w="136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124" w:author="Nguyen Ho Hai" w:date="2012-02-22T22:24:00Z"/>
                <w:b w:val="0"/>
                <w:lang w:eastAsia="ja-JP"/>
                <w:rPrChange w:id="14125" w:author="Phuong Giang" w:date="2012-02-22T23:41:00Z">
                  <w:rPr>
                    <w:ins w:id="14126" w:author="Nguyen Ho Hai" w:date="2012-02-22T22:24:00Z"/>
                    <w:b/>
                    <w:bCs w:val="0"/>
                    <w:color w:val="800000"/>
                    <w:lang w:eastAsia="ja-JP"/>
                  </w:rPr>
                </w:rPrChange>
              </w:rPr>
              <w:pPrChange w:id="14127"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128" w:author="Nguyen Ho Hai" w:date="2012-02-22T22:24:00Z">
              <w:r w:rsidRPr="00D229E5">
                <w:rPr>
                  <w:rFonts w:ascii="Tahoma" w:eastAsia="MS Mincho" w:hAnsi="Tahoma" w:cs="Arial"/>
                  <w:b w:val="0"/>
                  <w:snapToGrid w:val="0"/>
                  <w:color w:val="auto"/>
                  <w:sz w:val="20"/>
                  <w:szCs w:val="20"/>
                  <w:lang w:eastAsia="ja-JP"/>
                  <w:rPrChange w:id="14129" w:author="Phuong Giang" w:date="2012-02-22T23:41:00Z">
                    <w:rPr>
                      <w:b/>
                      <w:color w:val="800000"/>
                      <w:lang w:eastAsia="ja-JP"/>
                    </w:rPr>
                  </w:rPrChange>
                </w:rPr>
                <w:t>Type</w:t>
              </w:r>
            </w:ins>
          </w:p>
        </w:tc>
        <w:tc>
          <w:tcPr>
            <w:tcW w:w="900" w:type="dxa"/>
            <w:tcPrChange w:id="14130" w:author="HungNguyen" w:date="2012-04-17T18:14:00Z">
              <w:tcPr>
                <w:tcW w:w="998"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131" w:author="Nguyen Ho Hai" w:date="2012-02-22T22:24:00Z"/>
                <w:b w:val="0"/>
                <w:lang w:eastAsia="ja-JP"/>
                <w:rPrChange w:id="14132" w:author="Phuong Giang" w:date="2012-02-22T23:41:00Z">
                  <w:rPr>
                    <w:ins w:id="14133" w:author="Nguyen Ho Hai" w:date="2012-02-22T22:24:00Z"/>
                    <w:b/>
                    <w:bCs w:val="0"/>
                    <w:color w:val="800000"/>
                    <w:lang w:eastAsia="ja-JP"/>
                  </w:rPr>
                </w:rPrChange>
              </w:rPr>
              <w:pPrChange w:id="14134"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135" w:author="Nguyen Ho Hai" w:date="2012-02-22T22:24:00Z">
              <w:r w:rsidRPr="00D229E5">
                <w:rPr>
                  <w:rFonts w:ascii="Tahoma" w:eastAsia="MS Mincho" w:hAnsi="Tahoma" w:cs="Arial"/>
                  <w:b w:val="0"/>
                  <w:snapToGrid w:val="0"/>
                  <w:color w:val="auto"/>
                  <w:sz w:val="20"/>
                  <w:szCs w:val="20"/>
                  <w:lang w:eastAsia="ja-JP"/>
                  <w:rPrChange w:id="14136" w:author="Phuong Giang" w:date="2012-02-22T23:41:00Z">
                    <w:rPr>
                      <w:b/>
                      <w:color w:val="800000"/>
                      <w:lang w:eastAsia="ja-JP"/>
                    </w:rPr>
                  </w:rPrChange>
                </w:rPr>
                <w:t>In/out</w:t>
              </w:r>
            </w:ins>
          </w:p>
        </w:tc>
        <w:tc>
          <w:tcPr>
            <w:tcW w:w="983" w:type="dxa"/>
            <w:tcPrChange w:id="14137" w:author="HungNguyen" w:date="2012-04-17T18:14:00Z">
              <w:tcPr>
                <w:tcW w:w="1059"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138" w:author="Nguyen Ho Hai" w:date="2012-02-22T22:24:00Z"/>
                <w:b w:val="0"/>
                <w:lang w:eastAsia="ja-JP"/>
                <w:rPrChange w:id="14139" w:author="Phuong Giang" w:date="2012-02-22T23:41:00Z">
                  <w:rPr>
                    <w:ins w:id="14140" w:author="Nguyen Ho Hai" w:date="2012-02-22T22:24:00Z"/>
                    <w:b/>
                    <w:bCs w:val="0"/>
                    <w:color w:val="800000"/>
                    <w:lang w:eastAsia="ja-JP"/>
                  </w:rPr>
                </w:rPrChange>
              </w:rPr>
              <w:pPrChange w:id="14141"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142" w:author="Nguyen Ho Hai" w:date="2012-02-22T22:24:00Z">
              <w:r w:rsidRPr="00D229E5">
                <w:rPr>
                  <w:rFonts w:ascii="Tahoma" w:eastAsia="MS Mincho" w:hAnsi="Tahoma" w:cs="Arial"/>
                  <w:b w:val="0"/>
                  <w:snapToGrid w:val="0"/>
                  <w:color w:val="auto"/>
                  <w:sz w:val="20"/>
                  <w:szCs w:val="20"/>
                  <w:lang w:eastAsia="ja-JP"/>
                  <w:rPrChange w:id="14143" w:author="Phuong Giang" w:date="2012-02-22T23:41:00Z">
                    <w:rPr>
                      <w:b/>
                      <w:color w:val="800000"/>
                      <w:lang w:eastAsia="ja-JP"/>
                    </w:rPr>
                  </w:rPrChange>
                </w:rPr>
                <w:t>Default</w:t>
              </w:r>
            </w:ins>
          </w:p>
        </w:tc>
        <w:tc>
          <w:tcPr>
            <w:tcW w:w="4397" w:type="dxa"/>
            <w:tcPrChange w:id="14144" w:author="HungNguyen" w:date="2012-04-17T18:14:00Z">
              <w:tcPr>
                <w:tcW w:w="4397" w:type="dxa"/>
                <w:shd w:val="clear" w:color="auto" w:fill="FFE8E1"/>
              </w:tcPr>
            </w:tcPrChange>
          </w:tcPr>
          <w:p w:rsidR="00751F11" w:rsidRPr="00D229E5" w:rsidRDefault="00751F1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145" w:author="Nguyen Ho Hai" w:date="2012-02-22T22:24:00Z"/>
                <w:b w:val="0"/>
                <w:lang w:eastAsia="ja-JP"/>
                <w:rPrChange w:id="14146" w:author="Phuong Giang" w:date="2012-02-22T23:41:00Z">
                  <w:rPr>
                    <w:ins w:id="14147" w:author="Nguyen Ho Hai" w:date="2012-02-22T22:24:00Z"/>
                    <w:b/>
                    <w:bCs w:val="0"/>
                    <w:color w:val="800000"/>
                    <w:lang w:eastAsia="ja-JP"/>
                  </w:rPr>
                </w:rPrChange>
              </w:rPr>
              <w:pPrChange w:id="14148" w:author="Phuong Giang" w:date="2012-02-22T23:41:00Z">
                <w:pPr>
                  <w:pStyle w:val="TableCaption"/>
                  <w:jc w:val="center"/>
                  <w:cnfStyle w:val="100000000000" w:firstRow="1" w:lastRow="0" w:firstColumn="0" w:lastColumn="0" w:oddVBand="0" w:evenVBand="0" w:oddHBand="0" w:evenHBand="0" w:firstRowFirstColumn="0" w:firstRowLastColumn="0" w:lastRowFirstColumn="0" w:lastRowLastColumn="0"/>
                </w:pPr>
              </w:pPrChange>
            </w:pPr>
            <w:ins w:id="14149" w:author="Nguyen Ho Hai" w:date="2012-02-22T22:24:00Z">
              <w:r w:rsidRPr="00D229E5">
                <w:rPr>
                  <w:rFonts w:ascii="Tahoma" w:eastAsia="MS Mincho" w:hAnsi="Tahoma" w:cs="Arial"/>
                  <w:b w:val="0"/>
                  <w:snapToGrid w:val="0"/>
                  <w:color w:val="auto"/>
                  <w:sz w:val="20"/>
                  <w:szCs w:val="20"/>
                  <w:lang w:eastAsia="ja-JP"/>
                  <w:rPrChange w:id="14150" w:author="Phuong Giang" w:date="2012-02-22T23:41:00Z">
                    <w:rPr>
                      <w:b/>
                      <w:color w:val="800000"/>
                      <w:lang w:eastAsia="ja-JP"/>
                    </w:rPr>
                  </w:rPrChange>
                </w:rPr>
                <w:t>Description</w:t>
              </w:r>
            </w:ins>
          </w:p>
        </w:tc>
      </w:tr>
      <w:tr w:rsidR="00751F11" w:rsidTr="007032A5">
        <w:trPr>
          <w:ins w:id="14151" w:author="Nguyen Ho Hai" w:date="2012-02-22T22:24:00Z"/>
        </w:trPr>
        <w:tc>
          <w:tcPr>
            <w:tcW w:w="551" w:type="dxa"/>
            <w:tcPrChange w:id="14152" w:author="HungNguyen" w:date="2012-04-17T18:14:00Z">
              <w:tcPr>
                <w:tcW w:w="568" w:type="dxa"/>
              </w:tcPr>
            </w:tcPrChange>
          </w:tcPr>
          <w:p w:rsidR="00751F11" w:rsidRPr="00D229E5" w:rsidRDefault="00751F11" w:rsidP="00995D66">
            <w:pPr>
              <w:pStyle w:val="comment"/>
              <w:ind w:left="0"/>
              <w:rPr>
                <w:ins w:id="14153" w:author="Nguyen Ho Hai" w:date="2012-02-22T22:24:00Z"/>
                <w:rFonts w:ascii="Times New Roman" w:hAnsi="Times New Roman" w:cs="Times New Roman"/>
                <w:i w:val="0"/>
                <w:color w:val="auto"/>
                <w:sz w:val="22"/>
                <w:szCs w:val="22"/>
                <w:rPrChange w:id="14154" w:author="Phuong Giang" w:date="2012-02-22T23:42:00Z">
                  <w:rPr>
                    <w:ins w:id="14155" w:author="Nguyen Ho Hai" w:date="2012-02-22T22:24:00Z"/>
                    <w:i w:val="0"/>
                    <w:color w:val="auto"/>
                    <w:sz w:val="18"/>
                    <w:szCs w:val="18"/>
                  </w:rPr>
                </w:rPrChange>
              </w:rPr>
            </w:pPr>
            <w:ins w:id="14156" w:author="Nguyen Ho Hai" w:date="2012-02-22T22:24:00Z">
              <w:r w:rsidRPr="00D229E5">
                <w:rPr>
                  <w:rFonts w:ascii="Times New Roman" w:hAnsi="Times New Roman" w:cs="Times New Roman"/>
                  <w:i w:val="0"/>
                  <w:color w:val="auto"/>
                  <w:sz w:val="22"/>
                  <w:szCs w:val="22"/>
                  <w:rPrChange w:id="14157" w:author="Phuong Giang" w:date="2012-02-22T23:42:00Z">
                    <w:rPr>
                      <w:b/>
                      <w:bCs w:val="0"/>
                      <w:i w:val="0"/>
                      <w:color w:val="auto"/>
                      <w:sz w:val="18"/>
                      <w:szCs w:val="18"/>
                      <w:lang w:eastAsia="en-US"/>
                    </w:rPr>
                  </w:rPrChange>
                </w:rPr>
                <w:t>01</w:t>
              </w:r>
            </w:ins>
          </w:p>
        </w:tc>
        <w:tc>
          <w:tcPr>
            <w:tcW w:w="1429" w:type="dxa"/>
            <w:tcPrChange w:id="14158" w:author="HungNguyen" w:date="2012-04-17T18:14:00Z">
              <w:tcPr>
                <w:tcW w:w="1326" w:type="dxa"/>
              </w:tcPr>
            </w:tcPrChange>
          </w:tcPr>
          <w:p w:rsidR="00751F11" w:rsidRPr="00D229E5" w:rsidRDefault="007032A5" w:rsidP="00995D66">
            <w:pPr>
              <w:pStyle w:val="comment"/>
              <w:ind w:left="0"/>
              <w:rPr>
                <w:ins w:id="14159" w:author="Nguyen Ho Hai" w:date="2012-02-22T22:24:00Z"/>
                <w:rFonts w:ascii="Times New Roman" w:hAnsi="Times New Roman" w:cs="Times New Roman"/>
                <w:i w:val="0"/>
                <w:color w:val="auto"/>
                <w:sz w:val="22"/>
                <w:szCs w:val="22"/>
                <w:rPrChange w:id="14160" w:author="Phuong Giang" w:date="2012-02-22T23:42:00Z">
                  <w:rPr>
                    <w:ins w:id="14161" w:author="Nguyen Ho Hai" w:date="2012-02-22T22:24:00Z"/>
                    <w:i w:val="0"/>
                    <w:color w:val="auto"/>
                    <w:sz w:val="18"/>
                    <w:szCs w:val="18"/>
                  </w:rPr>
                </w:rPrChange>
              </w:rPr>
            </w:pPr>
            <w:ins w:id="14162" w:author="HungNguyen" w:date="2012-04-17T18:12:00Z">
              <w:r>
                <w:rPr>
                  <w:rFonts w:ascii="Times New Roman" w:hAnsi="Times New Roman" w:cs="Times New Roman"/>
                  <w:i w:val="0"/>
                  <w:color w:val="auto"/>
                  <w:sz w:val="22"/>
                  <w:szCs w:val="22"/>
                </w:rPr>
                <w:t>r</w:t>
              </w:r>
            </w:ins>
            <w:ins w:id="14163" w:author="HungNguyen" w:date="2012-04-17T18:13:00Z">
              <w:r>
                <w:rPr>
                  <w:rFonts w:ascii="Times New Roman" w:hAnsi="Times New Roman" w:cs="Times New Roman"/>
                  <w:i w:val="0"/>
                  <w:color w:val="auto"/>
                  <w:sz w:val="22"/>
                  <w:szCs w:val="22"/>
                </w:rPr>
                <w:t>ichTextBox</w:t>
              </w:r>
            </w:ins>
            <w:ins w:id="14164" w:author="Nguyen Ho Hai" w:date="2012-02-22T22:24:00Z">
              <w:del w:id="14165" w:author="HungNguyen" w:date="2012-04-17T18:12:00Z">
                <w:r w:rsidR="00751F11" w:rsidRPr="00D229E5" w:rsidDel="007032A5">
                  <w:rPr>
                    <w:rFonts w:ascii="Times New Roman" w:hAnsi="Times New Roman" w:cs="Times New Roman"/>
                    <w:i w:val="0"/>
                    <w:color w:val="auto"/>
                    <w:sz w:val="22"/>
                    <w:szCs w:val="22"/>
                    <w:rPrChange w:id="14166" w:author="Phuong Giang" w:date="2012-02-22T23:42:00Z">
                      <w:rPr>
                        <w:b/>
                        <w:bCs w:val="0"/>
                        <w:i w:val="0"/>
                        <w:color w:val="auto"/>
                        <w:sz w:val="18"/>
                        <w:szCs w:val="18"/>
                        <w:lang w:eastAsia="en-US"/>
                      </w:rPr>
                    </w:rPrChange>
                  </w:rPr>
                  <w:delText>teachingPlan</w:delText>
                </w:r>
              </w:del>
            </w:ins>
          </w:p>
        </w:tc>
        <w:tc>
          <w:tcPr>
            <w:tcW w:w="1440" w:type="dxa"/>
            <w:tcPrChange w:id="14167" w:author="HungNguyen" w:date="2012-04-17T18:14:00Z">
              <w:tcPr>
                <w:tcW w:w="1369" w:type="dxa"/>
              </w:tcPr>
            </w:tcPrChange>
          </w:tcPr>
          <w:p w:rsidR="00751F11" w:rsidRPr="00D229E5" w:rsidRDefault="00751F11" w:rsidP="00995D66">
            <w:pPr>
              <w:pStyle w:val="comment"/>
              <w:ind w:left="0"/>
              <w:rPr>
                <w:ins w:id="14168" w:author="Nguyen Ho Hai" w:date="2012-02-22T22:24:00Z"/>
                <w:rFonts w:ascii="Times New Roman" w:hAnsi="Times New Roman" w:cs="Times New Roman"/>
                <w:i w:val="0"/>
                <w:color w:val="auto"/>
                <w:sz w:val="22"/>
                <w:szCs w:val="22"/>
                <w:rPrChange w:id="14169" w:author="Phuong Giang" w:date="2012-02-22T23:42:00Z">
                  <w:rPr>
                    <w:ins w:id="14170" w:author="Nguyen Ho Hai" w:date="2012-02-22T22:24:00Z"/>
                    <w:i w:val="0"/>
                    <w:color w:val="auto"/>
                    <w:sz w:val="18"/>
                    <w:szCs w:val="18"/>
                  </w:rPr>
                </w:rPrChange>
              </w:rPr>
            </w:pPr>
            <w:ins w:id="14171" w:author="Nguyen Ho Hai" w:date="2012-02-22T22:24:00Z">
              <w:del w:id="14172" w:author="HungNguyen" w:date="2012-04-17T18:13:00Z">
                <w:r w:rsidRPr="00D229E5" w:rsidDel="007032A5">
                  <w:rPr>
                    <w:rFonts w:ascii="Times New Roman" w:hAnsi="Times New Roman" w:cs="Times New Roman"/>
                    <w:i w:val="0"/>
                    <w:color w:val="auto"/>
                    <w:sz w:val="22"/>
                    <w:szCs w:val="22"/>
                    <w:rPrChange w:id="14173" w:author="Phuong Giang" w:date="2012-02-22T23:42:00Z">
                      <w:rPr>
                        <w:b/>
                        <w:bCs w:val="0"/>
                        <w:i w:val="0"/>
                        <w:color w:val="auto"/>
                        <w:sz w:val="18"/>
                        <w:szCs w:val="18"/>
                        <w:lang w:eastAsia="en-US"/>
                      </w:rPr>
                    </w:rPrChange>
                  </w:rPr>
                  <w:delText>TeachingPlan</w:delText>
                </w:r>
              </w:del>
            </w:ins>
            <w:ins w:id="14174" w:author="HungNguyen" w:date="2012-04-17T18:13:00Z">
              <w:r w:rsidR="007032A5">
                <w:rPr>
                  <w:rFonts w:ascii="Times New Roman" w:hAnsi="Times New Roman" w:cs="Times New Roman"/>
                  <w:i w:val="0"/>
                  <w:color w:val="auto"/>
                  <w:sz w:val="22"/>
                  <w:szCs w:val="22"/>
                </w:rPr>
                <w:t>RichTextBox</w:t>
              </w:r>
            </w:ins>
          </w:p>
        </w:tc>
        <w:tc>
          <w:tcPr>
            <w:tcW w:w="900" w:type="dxa"/>
            <w:tcPrChange w:id="14175" w:author="HungNguyen" w:date="2012-04-17T18:14:00Z">
              <w:tcPr>
                <w:tcW w:w="998" w:type="dxa"/>
              </w:tcPr>
            </w:tcPrChange>
          </w:tcPr>
          <w:p w:rsidR="00751F11" w:rsidRPr="00D229E5" w:rsidRDefault="00751F11" w:rsidP="00995D66">
            <w:pPr>
              <w:pStyle w:val="comment"/>
              <w:ind w:left="0"/>
              <w:rPr>
                <w:ins w:id="14176" w:author="Nguyen Ho Hai" w:date="2012-02-22T22:24:00Z"/>
                <w:rFonts w:ascii="Times New Roman" w:hAnsi="Times New Roman" w:cs="Times New Roman"/>
                <w:i w:val="0"/>
                <w:color w:val="auto"/>
                <w:sz w:val="22"/>
                <w:szCs w:val="22"/>
                <w:rPrChange w:id="14177" w:author="Phuong Giang" w:date="2012-02-22T23:42:00Z">
                  <w:rPr>
                    <w:ins w:id="14178" w:author="Nguyen Ho Hai" w:date="2012-02-22T22:24:00Z"/>
                    <w:i w:val="0"/>
                    <w:color w:val="auto"/>
                    <w:sz w:val="18"/>
                    <w:szCs w:val="18"/>
                  </w:rPr>
                </w:rPrChange>
              </w:rPr>
            </w:pPr>
            <w:ins w:id="14179" w:author="Nguyen Ho Hai" w:date="2012-02-22T22:24:00Z">
              <w:r w:rsidRPr="00D229E5">
                <w:rPr>
                  <w:rFonts w:ascii="Times New Roman" w:hAnsi="Times New Roman" w:cs="Times New Roman"/>
                  <w:i w:val="0"/>
                  <w:color w:val="auto"/>
                  <w:sz w:val="22"/>
                  <w:szCs w:val="22"/>
                  <w:rPrChange w:id="14180" w:author="Phuong Giang" w:date="2012-02-22T23:42:00Z">
                    <w:rPr>
                      <w:b/>
                      <w:bCs w:val="0"/>
                      <w:i w:val="0"/>
                      <w:color w:val="auto"/>
                      <w:sz w:val="18"/>
                      <w:szCs w:val="18"/>
                      <w:lang w:eastAsia="en-US"/>
                    </w:rPr>
                  </w:rPrChange>
                </w:rPr>
                <w:t xml:space="preserve">In </w:t>
              </w:r>
            </w:ins>
          </w:p>
        </w:tc>
        <w:tc>
          <w:tcPr>
            <w:tcW w:w="983" w:type="dxa"/>
            <w:tcPrChange w:id="14181" w:author="HungNguyen" w:date="2012-04-17T18:14:00Z">
              <w:tcPr>
                <w:tcW w:w="1059" w:type="dxa"/>
              </w:tcPr>
            </w:tcPrChange>
          </w:tcPr>
          <w:p w:rsidR="00751F11" w:rsidRPr="00D229E5" w:rsidRDefault="00751F11" w:rsidP="00995D66">
            <w:pPr>
              <w:pStyle w:val="comment"/>
              <w:ind w:left="0"/>
              <w:rPr>
                <w:ins w:id="14182" w:author="Nguyen Ho Hai" w:date="2012-02-22T22:24:00Z"/>
                <w:rFonts w:ascii="Times New Roman" w:hAnsi="Times New Roman" w:cs="Times New Roman"/>
                <w:i w:val="0"/>
                <w:sz w:val="22"/>
                <w:szCs w:val="22"/>
                <w:rPrChange w:id="14183" w:author="Phuong Giang" w:date="2012-02-22T23:42:00Z">
                  <w:rPr>
                    <w:ins w:id="14184" w:author="Nguyen Ho Hai" w:date="2012-02-22T22:24:00Z"/>
                    <w:i w:val="0"/>
                    <w:sz w:val="18"/>
                    <w:szCs w:val="18"/>
                  </w:rPr>
                </w:rPrChange>
              </w:rPr>
            </w:pPr>
          </w:p>
        </w:tc>
        <w:tc>
          <w:tcPr>
            <w:tcW w:w="4397" w:type="dxa"/>
            <w:tcPrChange w:id="14185" w:author="HungNguyen" w:date="2012-04-17T18:14:00Z">
              <w:tcPr>
                <w:tcW w:w="4397" w:type="dxa"/>
              </w:tcPr>
            </w:tcPrChange>
          </w:tcPr>
          <w:p w:rsidR="00751F11" w:rsidRPr="00D229E5" w:rsidRDefault="00751F11" w:rsidP="00995D66">
            <w:pPr>
              <w:pStyle w:val="comment"/>
              <w:ind w:left="0"/>
              <w:rPr>
                <w:ins w:id="14186" w:author="Nguyen Ho Hai" w:date="2012-02-22T22:24:00Z"/>
                <w:rFonts w:ascii="Times New Roman" w:hAnsi="Times New Roman" w:cs="Times New Roman"/>
                <w:i w:val="0"/>
                <w:color w:val="auto"/>
                <w:sz w:val="22"/>
                <w:szCs w:val="22"/>
                <w:rPrChange w:id="14187" w:author="Phuong Giang" w:date="2012-02-22T23:42:00Z">
                  <w:rPr>
                    <w:ins w:id="14188" w:author="Nguyen Ho Hai" w:date="2012-02-22T22:24:00Z"/>
                    <w:i w:val="0"/>
                    <w:color w:val="auto"/>
                    <w:sz w:val="18"/>
                    <w:szCs w:val="18"/>
                  </w:rPr>
                </w:rPrChange>
              </w:rPr>
            </w:pPr>
            <w:ins w:id="14189" w:author="Nguyen Ho Hai" w:date="2012-02-22T22:24:00Z">
              <w:del w:id="14190" w:author="HungNguyen" w:date="2012-04-17T18:13:00Z">
                <w:r w:rsidRPr="00D229E5" w:rsidDel="007032A5">
                  <w:rPr>
                    <w:rFonts w:ascii="Times New Roman" w:hAnsi="Times New Roman" w:cs="Times New Roman"/>
                    <w:i w:val="0"/>
                    <w:color w:val="auto"/>
                    <w:sz w:val="22"/>
                    <w:szCs w:val="22"/>
                    <w:rPrChange w:id="14191" w:author="Phuong Giang" w:date="2012-02-22T23:42:00Z">
                      <w:rPr>
                        <w:b/>
                        <w:bCs w:val="0"/>
                        <w:i w:val="0"/>
                        <w:color w:val="auto"/>
                        <w:sz w:val="18"/>
                        <w:szCs w:val="18"/>
                        <w:lang w:eastAsia="en-US"/>
                      </w:rPr>
                    </w:rPrChange>
                  </w:rPr>
                  <w:delText>The parameter contains the content which used to export to docx or pptx</w:delText>
                </w:r>
              </w:del>
            </w:ins>
            <w:ins w:id="14192" w:author="HungNguyen" w:date="2012-04-17T18:13:00Z">
              <w:r w:rsidR="007032A5">
                <w:rPr>
                  <w:rFonts w:ascii="Times New Roman" w:hAnsi="Times New Roman" w:cs="Times New Roman"/>
                  <w:i w:val="0"/>
                  <w:color w:val="auto"/>
                  <w:sz w:val="22"/>
                  <w:szCs w:val="22"/>
                </w:rPr>
                <w:t xml:space="preserve">parameter </w:t>
              </w:r>
            </w:ins>
          </w:p>
        </w:tc>
      </w:tr>
      <w:tr w:rsidR="00751F11" w:rsidTr="007032A5">
        <w:trPr>
          <w:ins w:id="14193" w:author="Nguyen Ho Hai" w:date="2012-02-22T22:24:00Z"/>
        </w:trPr>
        <w:tc>
          <w:tcPr>
            <w:tcW w:w="551" w:type="dxa"/>
            <w:tcPrChange w:id="14194" w:author="HungNguyen" w:date="2012-04-17T18:14:00Z">
              <w:tcPr>
                <w:tcW w:w="568" w:type="dxa"/>
              </w:tcPr>
            </w:tcPrChange>
          </w:tcPr>
          <w:p w:rsidR="00751F11" w:rsidRPr="00D229E5" w:rsidRDefault="00751F11" w:rsidP="00995D66">
            <w:pPr>
              <w:pStyle w:val="comment"/>
              <w:ind w:left="0"/>
              <w:rPr>
                <w:ins w:id="14195" w:author="Nguyen Ho Hai" w:date="2012-02-22T22:24:00Z"/>
                <w:rFonts w:ascii="Times New Roman" w:hAnsi="Times New Roman" w:cs="Times New Roman"/>
                <w:i w:val="0"/>
                <w:color w:val="auto"/>
                <w:sz w:val="22"/>
                <w:szCs w:val="22"/>
                <w:rPrChange w:id="14196" w:author="Phuong Giang" w:date="2012-02-22T23:42:00Z">
                  <w:rPr>
                    <w:ins w:id="14197" w:author="Nguyen Ho Hai" w:date="2012-02-22T22:24:00Z"/>
                    <w:i w:val="0"/>
                    <w:color w:val="auto"/>
                    <w:sz w:val="18"/>
                    <w:szCs w:val="18"/>
                  </w:rPr>
                </w:rPrChange>
              </w:rPr>
            </w:pPr>
            <w:ins w:id="14198" w:author="Nguyen Ho Hai" w:date="2012-02-22T22:24:00Z">
              <w:r w:rsidRPr="00D229E5">
                <w:rPr>
                  <w:rFonts w:ascii="Times New Roman" w:hAnsi="Times New Roman" w:cs="Times New Roman"/>
                  <w:i w:val="0"/>
                  <w:color w:val="auto"/>
                  <w:sz w:val="22"/>
                  <w:szCs w:val="22"/>
                  <w:rPrChange w:id="14199" w:author="Phuong Giang" w:date="2012-02-22T23:42:00Z">
                    <w:rPr>
                      <w:b/>
                      <w:bCs w:val="0"/>
                      <w:i w:val="0"/>
                      <w:color w:val="auto"/>
                      <w:sz w:val="18"/>
                      <w:szCs w:val="18"/>
                      <w:lang w:eastAsia="en-US"/>
                    </w:rPr>
                  </w:rPrChange>
                </w:rPr>
                <w:t>02</w:t>
              </w:r>
            </w:ins>
          </w:p>
        </w:tc>
        <w:tc>
          <w:tcPr>
            <w:tcW w:w="1429" w:type="dxa"/>
            <w:tcPrChange w:id="14200" w:author="HungNguyen" w:date="2012-04-17T18:14:00Z">
              <w:tcPr>
                <w:tcW w:w="1326" w:type="dxa"/>
              </w:tcPr>
            </w:tcPrChange>
          </w:tcPr>
          <w:p w:rsidR="00751F11" w:rsidRPr="00D229E5" w:rsidRDefault="00751F11" w:rsidP="00995D66">
            <w:pPr>
              <w:pStyle w:val="comment"/>
              <w:ind w:left="0"/>
              <w:rPr>
                <w:ins w:id="14201" w:author="Nguyen Ho Hai" w:date="2012-02-22T22:24:00Z"/>
                <w:rFonts w:ascii="Times New Roman" w:hAnsi="Times New Roman" w:cs="Times New Roman"/>
                <w:i w:val="0"/>
                <w:color w:val="auto"/>
                <w:sz w:val="22"/>
                <w:szCs w:val="22"/>
                <w:rPrChange w:id="14202" w:author="Phuong Giang" w:date="2012-02-22T23:42:00Z">
                  <w:rPr>
                    <w:ins w:id="14203" w:author="Nguyen Ho Hai" w:date="2012-02-22T22:24:00Z"/>
                    <w:i w:val="0"/>
                    <w:color w:val="auto"/>
                    <w:sz w:val="18"/>
                    <w:szCs w:val="18"/>
                  </w:rPr>
                </w:rPrChange>
              </w:rPr>
            </w:pPr>
            <w:ins w:id="14204" w:author="Nguyen Ho Hai" w:date="2012-02-22T22:24:00Z">
              <w:r w:rsidRPr="00D229E5">
                <w:rPr>
                  <w:rFonts w:ascii="Times New Roman" w:hAnsi="Times New Roman" w:cs="Times New Roman"/>
                  <w:i w:val="0"/>
                  <w:color w:val="auto"/>
                  <w:sz w:val="22"/>
                  <w:szCs w:val="22"/>
                  <w:rPrChange w:id="14205" w:author="Phuong Giang" w:date="2012-02-22T23:42:00Z">
                    <w:rPr>
                      <w:b/>
                      <w:bCs w:val="0"/>
                      <w:i w:val="0"/>
                      <w:color w:val="auto"/>
                      <w:sz w:val="18"/>
                      <w:szCs w:val="18"/>
                      <w:lang w:eastAsia="en-US"/>
                    </w:rPr>
                  </w:rPrChange>
                </w:rPr>
                <w:t>fileType</w:t>
              </w:r>
            </w:ins>
          </w:p>
        </w:tc>
        <w:tc>
          <w:tcPr>
            <w:tcW w:w="1440" w:type="dxa"/>
            <w:tcPrChange w:id="14206" w:author="HungNguyen" w:date="2012-04-17T18:14:00Z">
              <w:tcPr>
                <w:tcW w:w="1369" w:type="dxa"/>
              </w:tcPr>
            </w:tcPrChange>
          </w:tcPr>
          <w:p w:rsidR="00751F11" w:rsidRPr="00D229E5" w:rsidRDefault="00751F11" w:rsidP="00995D66">
            <w:pPr>
              <w:pStyle w:val="comment"/>
              <w:ind w:left="0"/>
              <w:rPr>
                <w:ins w:id="14207" w:author="Nguyen Ho Hai" w:date="2012-02-22T22:24:00Z"/>
                <w:rFonts w:ascii="Times New Roman" w:hAnsi="Times New Roman" w:cs="Times New Roman"/>
                <w:i w:val="0"/>
                <w:color w:val="auto"/>
                <w:sz w:val="22"/>
                <w:szCs w:val="22"/>
                <w:rPrChange w:id="14208" w:author="Phuong Giang" w:date="2012-02-22T23:42:00Z">
                  <w:rPr>
                    <w:ins w:id="14209" w:author="Nguyen Ho Hai" w:date="2012-02-22T22:24:00Z"/>
                    <w:i w:val="0"/>
                    <w:color w:val="auto"/>
                    <w:sz w:val="18"/>
                    <w:szCs w:val="18"/>
                  </w:rPr>
                </w:rPrChange>
              </w:rPr>
            </w:pPr>
            <w:ins w:id="14210" w:author="Nguyen Ho Hai" w:date="2012-02-22T22:24:00Z">
              <w:r w:rsidRPr="00D229E5">
                <w:rPr>
                  <w:rFonts w:ascii="Times New Roman" w:hAnsi="Times New Roman" w:cs="Times New Roman"/>
                  <w:i w:val="0"/>
                  <w:color w:val="auto"/>
                  <w:sz w:val="22"/>
                  <w:szCs w:val="22"/>
                  <w:rPrChange w:id="14211" w:author="Phuong Giang" w:date="2012-02-22T23:42:00Z">
                    <w:rPr>
                      <w:b/>
                      <w:bCs w:val="0"/>
                      <w:i w:val="0"/>
                      <w:color w:val="auto"/>
                      <w:sz w:val="18"/>
                      <w:szCs w:val="18"/>
                      <w:lang w:eastAsia="en-US"/>
                    </w:rPr>
                  </w:rPrChange>
                </w:rPr>
                <w:t>string</w:t>
              </w:r>
            </w:ins>
          </w:p>
        </w:tc>
        <w:tc>
          <w:tcPr>
            <w:tcW w:w="900" w:type="dxa"/>
            <w:tcPrChange w:id="14212" w:author="HungNguyen" w:date="2012-04-17T18:14:00Z">
              <w:tcPr>
                <w:tcW w:w="998" w:type="dxa"/>
              </w:tcPr>
            </w:tcPrChange>
          </w:tcPr>
          <w:p w:rsidR="00751F11" w:rsidRPr="00D229E5" w:rsidRDefault="00751F11" w:rsidP="00995D66">
            <w:pPr>
              <w:pStyle w:val="comment"/>
              <w:ind w:left="0"/>
              <w:rPr>
                <w:ins w:id="14213" w:author="Nguyen Ho Hai" w:date="2012-02-22T22:24:00Z"/>
                <w:rFonts w:ascii="Times New Roman" w:hAnsi="Times New Roman" w:cs="Times New Roman"/>
                <w:i w:val="0"/>
                <w:color w:val="auto"/>
                <w:sz w:val="22"/>
                <w:szCs w:val="22"/>
                <w:rPrChange w:id="14214" w:author="Phuong Giang" w:date="2012-02-22T23:42:00Z">
                  <w:rPr>
                    <w:ins w:id="14215" w:author="Nguyen Ho Hai" w:date="2012-02-22T22:24:00Z"/>
                    <w:i w:val="0"/>
                    <w:color w:val="auto"/>
                    <w:sz w:val="18"/>
                    <w:szCs w:val="18"/>
                  </w:rPr>
                </w:rPrChange>
              </w:rPr>
            </w:pPr>
            <w:ins w:id="14216" w:author="Nguyen Ho Hai" w:date="2012-02-22T22:24:00Z">
              <w:r w:rsidRPr="00D229E5">
                <w:rPr>
                  <w:rFonts w:ascii="Times New Roman" w:hAnsi="Times New Roman" w:cs="Times New Roman"/>
                  <w:i w:val="0"/>
                  <w:color w:val="auto"/>
                  <w:sz w:val="22"/>
                  <w:szCs w:val="22"/>
                  <w:rPrChange w:id="14217" w:author="Phuong Giang" w:date="2012-02-22T23:42:00Z">
                    <w:rPr>
                      <w:b/>
                      <w:bCs w:val="0"/>
                      <w:i w:val="0"/>
                      <w:color w:val="auto"/>
                      <w:sz w:val="18"/>
                      <w:szCs w:val="18"/>
                      <w:lang w:eastAsia="en-US"/>
                    </w:rPr>
                  </w:rPrChange>
                </w:rPr>
                <w:t>In</w:t>
              </w:r>
            </w:ins>
          </w:p>
        </w:tc>
        <w:tc>
          <w:tcPr>
            <w:tcW w:w="983" w:type="dxa"/>
            <w:tcPrChange w:id="14218" w:author="HungNguyen" w:date="2012-04-17T18:14:00Z">
              <w:tcPr>
                <w:tcW w:w="1059" w:type="dxa"/>
              </w:tcPr>
            </w:tcPrChange>
          </w:tcPr>
          <w:p w:rsidR="00751F11" w:rsidRPr="00D229E5" w:rsidRDefault="00751F11" w:rsidP="00995D66">
            <w:pPr>
              <w:pStyle w:val="comment"/>
              <w:ind w:left="0"/>
              <w:rPr>
                <w:ins w:id="14219" w:author="Nguyen Ho Hai" w:date="2012-02-22T22:24:00Z"/>
                <w:rFonts w:ascii="Times New Roman" w:hAnsi="Times New Roman" w:cs="Times New Roman"/>
                <w:i w:val="0"/>
                <w:sz w:val="22"/>
                <w:szCs w:val="22"/>
                <w:rPrChange w:id="14220" w:author="Phuong Giang" w:date="2012-02-22T23:42:00Z">
                  <w:rPr>
                    <w:ins w:id="14221" w:author="Nguyen Ho Hai" w:date="2012-02-22T22:24:00Z"/>
                    <w:i w:val="0"/>
                    <w:sz w:val="18"/>
                    <w:szCs w:val="18"/>
                  </w:rPr>
                </w:rPrChange>
              </w:rPr>
            </w:pPr>
          </w:p>
        </w:tc>
        <w:tc>
          <w:tcPr>
            <w:tcW w:w="4397" w:type="dxa"/>
            <w:tcPrChange w:id="14222" w:author="HungNguyen" w:date="2012-04-17T18:14:00Z">
              <w:tcPr>
                <w:tcW w:w="4397" w:type="dxa"/>
              </w:tcPr>
            </w:tcPrChange>
          </w:tcPr>
          <w:p w:rsidR="00751F11" w:rsidRPr="00D229E5" w:rsidRDefault="00751F11" w:rsidP="00995D66">
            <w:pPr>
              <w:pStyle w:val="comment"/>
              <w:ind w:left="0"/>
              <w:rPr>
                <w:ins w:id="14223" w:author="Nguyen Ho Hai" w:date="2012-02-22T22:24:00Z"/>
                <w:rFonts w:ascii="Times New Roman" w:hAnsi="Times New Roman" w:cs="Times New Roman"/>
                <w:i w:val="0"/>
                <w:color w:val="auto"/>
                <w:sz w:val="22"/>
                <w:szCs w:val="22"/>
                <w:rPrChange w:id="14224" w:author="Phuong Giang" w:date="2012-02-22T23:42:00Z">
                  <w:rPr>
                    <w:ins w:id="14225" w:author="Nguyen Ho Hai" w:date="2012-02-22T22:24:00Z"/>
                    <w:i w:val="0"/>
                    <w:color w:val="auto"/>
                    <w:sz w:val="18"/>
                    <w:szCs w:val="18"/>
                  </w:rPr>
                </w:rPrChange>
              </w:rPr>
            </w:pPr>
            <w:ins w:id="14226" w:author="Nguyen Ho Hai" w:date="2012-02-22T22:24:00Z">
              <w:r w:rsidRPr="00D229E5">
                <w:rPr>
                  <w:rFonts w:ascii="Times New Roman" w:hAnsi="Times New Roman" w:cs="Times New Roman"/>
                  <w:i w:val="0"/>
                  <w:color w:val="auto"/>
                  <w:sz w:val="22"/>
                  <w:szCs w:val="22"/>
                  <w:rPrChange w:id="14227" w:author="Phuong Giang" w:date="2012-02-22T23:42:00Z">
                    <w:rPr>
                      <w:b/>
                      <w:bCs w:val="0"/>
                      <w:i w:val="0"/>
                      <w:color w:val="auto"/>
                      <w:sz w:val="18"/>
                      <w:szCs w:val="18"/>
                      <w:lang w:eastAsia="en-US"/>
                    </w:rPr>
                  </w:rPrChange>
                </w:rPr>
                <w:t xml:space="preserve">The type of exported file, </w:t>
              </w:r>
            </w:ins>
            <w:ins w:id="14228" w:author="HungNguyen" w:date="2012-04-17T18:13:00Z">
              <w:r w:rsidR="007032A5">
                <w:rPr>
                  <w:rFonts w:ascii="Times New Roman" w:hAnsi="Times New Roman" w:cs="Times New Roman"/>
                  <w:i w:val="0"/>
                  <w:color w:val="auto"/>
                  <w:sz w:val="22"/>
                  <w:szCs w:val="22"/>
                </w:rPr>
                <w:t xml:space="preserve">doc, </w:t>
              </w:r>
            </w:ins>
            <w:ins w:id="14229" w:author="Nguyen Ho Hai" w:date="2012-02-22T22:24:00Z">
              <w:r w:rsidRPr="00D229E5">
                <w:rPr>
                  <w:rFonts w:ascii="Times New Roman" w:hAnsi="Times New Roman" w:cs="Times New Roman"/>
                  <w:i w:val="0"/>
                  <w:color w:val="auto"/>
                  <w:sz w:val="22"/>
                  <w:szCs w:val="22"/>
                  <w:rPrChange w:id="14230" w:author="Phuong Giang" w:date="2012-02-22T23:42:00Z">
                    <w:rPr>
                      <w:b/>
                      <w:bCs w:val="0"/>
                      <w:i w:val="0"/>
                      <w:color w:val="auto"/>
                      <w:sz w:val="18"/>
                      <w:szCs w:val="18"/>
                      <w:lang w:eastAsia="en-US"/>
                    </w:rPr>
                  </w:rPrChange>
                </w:rPr>
                <w:t xml:space="preserve">docx or </w:t>
              </w:r>
            </w:ins>
            <w:ins w:id="14231" w:author="HungNguyen" w:date="2012-04-17T18:13:00Z">
              <w:r w:rsidR="007032A5">
                <w:rPr>
                  <w:rFonts w:ascii="Times New Roman" w:hAnsi="Times New Roman" w:cs="Times New Roman"/>
                  <w:i w:val="0"/>
                  <w:color w:val="auto"/>
                  <w:sz w:val="22"/>
                  <w:szCs w:val="22"/>
                </w:rPr>
                <w:t>pdf</w:t>
              </w:r>
            </w:ins>
            <w:ins w:id="14232" w:author="Nguyen Ho Hai" w:date="2012-02-22T22:24:00Z">
              <w:del w:id="14233" w:author="HungNguyen" w:date="2012-04-17T18:13:00Z">
                <w:r w:rsidRPr="00D229E5" w:rsidDel="007032A5">
                  <w:rPr>
                    <w:rFonts w:ascii="Times New Roman" w:hAnsi="Times New Roman" w:cs="Times New Roman"/>
                    <w:i w:val="0"/>
                    <w:color w:val="auto"/>
                    <w:sz w:val="22"/>
                    <w:szCs w:val="22"/>
                    <w:rPrChange w:id="14234" w:author="Phuong Giang" w:date="2012-02-22T23:42:00Z">
                      <w:rPr>
                        <w:b/>
                        <w:bCs w:val="0"/>
                        <w:i w:val="0"/>
                        <w:color w:val="auto"/>
                        <w:sz w:val="18"/>
                        <w:szCs w:val="18"/>
                        <w:lang w:eastAsia="en-US"/>
                      </w:rPr>
                    </w:rPrChange>
                  </w:rPr>
                  <w:delText>pptx</w:delText>
                </w:r>
              </w:del>
            </w:ins>
          </w:p>
        </w:tc>
      </w:tr>
      <w:tr w:rsidR="00751F11" w:rsidTr="007032A5">
        <w:trPr>
          <w:ins w:id="14235" w:author="Nguyen Ho Hai" w:date="2012-02-22T22:24:00Z"/>
        </w:trPr>
        <w:tc>
          <w:tcPr>
            <w:tcW w:w="551" w:type="dxa"/>
            <w:tcPrChange w:id="14236" w:author="HungNguyen" w:date="2012-04-17T18:14:00Z">
              <w:tcPr>
                <w:tcW w:w="568" w:type="dxa"/>
              </w:tcPr>
            </w:tcPrChange>
          </w:tcPr>
          <w:p w:rsidR="00751F11" w:rsidRPr="00D229E5" w:rsidRDefault="00751F11" w:rsidP="00995D66">
            <w:pPr>
              <w:pStyle w:val="comment"/>
              <w:ind w:left="0"/>
              <w:rPr>
                <w:ins w:id="14237" w:author="Nguyen Ho Hai" w:date="2012-02-22T22:24:00Z"/>
                <w:rFonts w:ascii="Times New Roman" w:hAnsi="Times New Roman" w:cs="Times New Roman"/>
                <w:i w:val="0"/>
                <w:color w:val="auto"/>
                <w:sz w:val="22"/>
                <w:szCs w:val="22"/>
                <w:rPrChange w:id="14238" w:author="Phuong Giang" w:date="2012-02-22T23:42:00Z">
                  <w:rPr>
                    <w:ins w:id="14239" w:author="Nguyen Ho Hai" w:date="2012-02-22T22:24:00Z"/>
                    <w:i w:val="0"/>
                    <w:color w:val="auto"/>
                    <w:sz w:val="18"/>
                    <w:szCs w:val="18"/>
                  </w:rPr>
                </w:rPrChange>
              </w:rPr>
            </w:pPr>
            <w:ins w:id="14240" w:author="Nguyen Ho Hai" w:date="2012-02-22T22:24:00Z">
              <w:r w:rsidRPr="00D229E5">
                <w:rPr>
                  <w:rFonts w:ascii="Times New Roman" w:hAnsi="Times New Roman" w:cs="Times New Roman"/>
                  <w:i w:val="0"/>
                  <w:color w:val="auto"/>
                  <w:sz w:val="22"/>
                  <w:szCs w:val="22"/>
                  <w:rPrChange w:id="14241" w:author="Phuong Giang" w:date="2012-02-22T23:42:00Z">
                    <w:rPr>
                      <w:b/>
                      <w:bCs w:val="0"/>
                      <w:i w:val="0"/>
                      <w:color w:val="auto"/>
                      <w:sz w:val="18"/>
                      <w:szCs w:val="18"/>
                      <w:lang w:eastAsia="en-US"/>
                    </w:rPr>
                  </w:rPrChange>
                </w:rPr>
                <w:t>03</w:t>
              </w:r>
            </w:ins>
          </w:p>
        </w:tc>
        <w:tc>
          <w:tcPr>
            <w:tcW w:w="1429" w:type="dxa"/>
            <w:tcPrChange w:id="14242" w:author="HungNguyen" w:date="2012-04-17T18:14:00Z">
              <w:tcPr>
                <w:tcW w:w="1326" w:type="dxa"/>
              </w:tcPr>
            </w:tcPrChange>
          </w:tcPr>
          <w:p w:rsidR="00751F11" w:rsidRPr="00D229E5" w:rsidRDefault="00751F11" w:rsidP="00995D66">
            <w:pPr>
              <w:pStyle w:val="comment"/>
              <w:ind w:left="0"/>
              <w:rPr>
                <w:ins w:id="14243" w:author="Nguyen Ho Hai" w:date="2012-02-22T22:24:00Z"/>
                <w:rFonts w:ascii="Times New Roman" w:hAnsi="Times New Roman" w:cs="Times New Roman"/>
                <w:i w:val="0"/>
                <w:color w:val="auto"/>
                <w:sz w:val="22"/>
                <w:szCs w:val="22"/>
                <w:rPrChange w:id="14244" w:author="Phuong Giang" w:date="2012-02-22T23:42:00Z">
                  <w:rPr>
                    <w:ins w:id="14245" w:author="Nguyen Ho Hai" w:date="2012-02-22T22:24:00Z"/>
                    <w:i w:val="0"/>
                    <w:color w:val="auto"/>
                    <w:sz w:val="18"/>
                    <w:szCs w:val="18"/>
                  </w:rPr>
                </w:rPrChange>
              </w:rPr>
            </w:pPr>
            <w:ins w:id="14246" w:author="Nguyen Ho Hai" w:date="2012-02-22T22:24:00Z">
              <w:r w:rsidRPr="00D229E5">
                <w:rPr>
                  <w:rFonts w:ascii="Times New Roman" w:hAnsi="Times New Roman" w:cs="Times New Roman"/>
                  <w:i w:val="0"/>
                  <w:color w:val="auto"/>
                  <w:sz w:val="22"/>
                  <w:szCs w:val="22"/>
                  <w:rPrChange w:id="14247" w:author="Phuong Giang" w:date="2012-02-22T23:42:00Z">
                    <w:rPr>
                      <w:b/>
                      <w:bCs w:val="0"/>
                      <w:i w:val="0"/>
                      <w:color w:val="auto"/>
                      <w:sz w:val="18"/>
                      <w:szCs w:val="18"/>
                      <w:lang w:eastAsia="en-US"/>
                    </w:rPr>
                  </w:rPrChange>
                </w:rPr>
                <w:t>fileName</w:t>
              </w:r>
            </w:ins>
          </w:p>
        </w:tc>
        <w:tc>
          <w:tcPr>
            <w:tcW w:w="1440" w:type="dxa"/>
            <w:tcPrChange w:id="14248" w:author="HungNguyen" w:date="2012-04-17T18:14:00Z">
              <w:tcPr>
                <w:tcW w:w="1369" w:type="dxa"/>
              </w:tcPr>
            </w:tcPrChange>
          </w:tcPr>
          <w:p w:rsidR="00751F11" w:rsidRPr="00D229E5" w:rsidRDefault="00751F11" w:rsidP="00995D66">
            <w:pPr>
              <w:pStyle w:val="comment"/>
              <w:ind w:left="0"/>
              <w:rPr>
                <w:ins w:id="14249" w:author="Nguyen Ho Hai" w:date="2012-02-22T22:24:00Z"/>
                <w:rFonts w:ascii="Times New Roman" w:hAnsi="Times New Roman" w:cs="Times New Roman"/>
                <w:i w:val="0"/>
                <w:color w:val="auto"/>
                <w:sz w:val="22"/>
                <w:szCs w:val="22"/>
                <w:rPrChange w:id="14250" w:author="Phuong Giang" w:date="2012-02-22T23:42:00Z">
                  <w:rPr>
                    <w:ins w:id="14251" w:author="Nguyen Ho Hai" w:date="2012-02-22T22:24:00Z"/>
                    <w:i w:val="0"/>
                    <w:color w:val="auto"/>
                    <w:sz w:val="18"/>
                    <w:szCs w:val="18"/>
                  </w:rPr>
                </w:rPrChange>
              </w:rPr>
            </w:pPr>
            <w:ins w:id="14252" w:author="Nguyen Ho Hai" w:date="2012-02-22T22:24:00Z">
              <w:r w:rsidRPr="00D229E5">
                <w:rPr>
                  <w:rFonts w:ascii="Times New Roman" w:hAnsi="Times New Roman" w:cs="Times New Roman"/>
                  <w:i w:val="0"/>
                  <w:color w:val="auto"/>
                  <w:sz w:val="22"/>
                  <w:szCs w:val="22"/>
                  <w:rPrChange w:id="14253" w:author="Phuong Giang" w:date="2012-02-22T23:42:00Z">
                    <w:rPr>
                      <w:b/>
                      <w:bCs w:val="0"/>
                      <w:i w:val="0"/>
                      <w:color w:val="auto"/>
                      <w:sz w:val="18"/>
                      <w:szCs w:val="18"/>
                      <w:lang w:eastAsia="en-US"/>
                    </w:rPr>
                  </w:rPrChange>
                </w:rPr>
                <w:t>string</w:t>
              </w:r>
            </w:ins>
          </w:p>
        </w:tc>
        <w:tc>
          <w:tcPr>
            <w:tcW w:w="900" w:type="dxa"/>
            <w:tcPrChange w:id="14254" w:author="HungNguyen" w:date="2012-04-17T18:14:00Z">
              <w:tcPr>
                <w:tcW w:w="998" w:type="dxa"/>
              </w:tcPr>
            </w:tcPrChange>
          </w:tcPr>
          <w:p w:rsidR="00751F11" w:rsidRPr="00D229E5" w:rsidRDefault="00751F11" w:rsidP="00995D66">
            <w:pPr>
              <w:pStyle w:val="comment"/>
              <w:ind w:left="0"/>
              <w:rPr>
                <w:ins w:id="14255" w:author="Nguyen Ho Hai" w:date="2012-02-22T22:24:00Z"/>
                <w:rFonts w:ascii="Times New Roman" w:hAnsi="Times New Roman" w:cs="Times New Roman"/>
                <w:i w:val="0"/>
                <w:color w:val="auto"/>
                <w:sz w:val="22"/>
                <w:szCs w:val="22"/>
                <w:rPrChange w:id="14256" w:author="Phuong Giang" w:date="2012-02-22T23:42:00Z">
                  <w:rPr>
                    <w:ins w:id="14257" w:author="Nguyen Ho Hai" w:date="2012-02-22T22:24:00Z"/>
                    <w:i w:val="0"/>
                    <w:color w:val="auto"/>
                    <w:sz w:val="18"/>
                    <w:szCs w:val="18"/>
                  </w:rPr>
                </w:rPrChange>
              </w:rPr>
            </w:pPr>
            <w:ins w:id="14258" w:author="Nguyen Ho Hai" w:date="2012-02-22T22:24:00Z">
              <w:r w:rsidRPr="00D229E5">
                <w:rPr>
                  <w:rFonts w:ascii="Times New Roman" w:hAnsi="Times New Roman" w:cs="Times New Roman"/>
                  <w:i w:val="0"/>
                  <w:color w:val="auto"/>
                  <w:sz w:val="22"/>
                  <w:szCs w:val="22"/>
                  <w:rPrChange w:id="14259" w:author="Phuong Giang" w:date="2012-02-22T23:42:00Z">
                    <w:rPr>
                      <w:b/>
                      <w:bCs w:val="0"/>
                      <w:i w:val="0"/>
                      <w:color w:val="auto"/>
                      <w:sz w:val="18"/>
                      <w:szCs w:val="18"/>
                      <w:lang w:eastAsia="en-US"/>
                    </w:rPr>
                  </w:rPrChange>
                </w:rPr>
                <w:t>In</w:t>
              </w:r>
            </w:ins>
          </w:p>
        </w:tc>
        <w:tc>
          <w:tcPr>
            <w:tcW w:w="983" w:type="dxa"/>
            <w:tcPrChange w:id="14260" w:author="HungNguyen" w:date="2012-04-17T18:14:00Z">
              <w:tcPr>
                <w:tcW w:w="1059" w:type="dxa"/>
              </w:tcPr>
            </w:tcPrChange>
          </w:tcPr>
          <w:p w:rsidR="00751F11" w:rsidRPr="00D229E5" w:rsidRDefault="00751F11" w:rsidP="00995D66">
            <w:pPr>
              <w:pStyle w:val="comment"/>
              <w:ind w:left="0"/>
              <w:rPr>
                <w:ins w:id="14261" w:author="Nguyen Ho Hai" w:date="2012-02-22T22:24:00Z"/>
                <w:rFonts w:ascii="Times New Roman" w:hAnsi="Times New Roman" w:cs="Times New Roman"/>
                <w:i w:val="0"/>
                <w:sz w:val="22"/>
                <w:szCs w:val="22"/>
                <w:rPrChange w:id="14262" w:author="Phuong Giang" w:date="2012-02-22T23:42:00Z">
                  <w:rPr>
                    <w:ins w:id="14263" w:author="Nguyen Ho Hai" w:date="2012-02-22T22:24:00Z"/>
                    <w:i w:val="0"/>
                    <w:sz w:val="18"/>
                    <w:szCs w:val="18"/>
                  </w:rPr>
                </w:rPrChange>
              </w:rPr>
            </w:pPr>
          </w:p>
        </w:tc>
        <w:tc>
          <w:tcPr>
            <w:tcW w:w="4397" w:type="dxa"/>
            <w:tcPrChange w:id="14264" w:author="HungNguyen" w:date="2012-04-17T18:14:00Z">
              <w:tcPr>
                <w:tcW w:w="4397" w:type="dxa"/>
              </w:tcPr>
            </w:tcPrChange>
          </w:tcPr>
          <w:p w:rsidR="00751F11" w:rsidRPr="00D229E5" w:rsidRDefault="00751F11" w:rsidP="00995D66">
            <w:pPr>
              <w:pStyle w:val="comment"/>
              <w:ind w:left="0"/>
              <w:rPr>
                <w:ins w:id="14265" w:author="Nguyen Ho Hai" w:date="2012-02-22T22:24:00Z"/>
                <w:rFonts w:ascii="Times New Roman" w:hAnsi="Times New Roman" w:cs="Times New Roman"/>
                <w:i w:val="0"/>
                <w:color w:val="auto"/>
                <w:sz w:val="22"/>
                <w:szCs w:val="22"/>
                <w:rPrChange w:id="14266" w:author="Phuong Giang" w:date="2012-02-22T23:42:00Z">
                  <w:rPr>
                    <w:ins w:id="14267" w:author="Nguyen Ho Hai" w:date="2012-02-22T22:24:00Z"/>
                    <w:i w:val="0"/>
                    <w:color w:val="auto"/>
                    <w:sz w:val="18"/>
                    <w:szCs w:val="18"/>
                  </w:rPr>
                </w:rPrChange>
              </w:rPr>
            </w:pPr>
            <w:ins w:id="14268" w:author="Nguyen Ho Hai" w:date="2012-02-22T22:24:00Z">
              <w:r w:rsidRPr="00D229E5">
                <w:rPr>
                  <w:rFonts w:ascii="Times New Roman" w:hAnsi="Times New Roman" w:cs="Times New Roman"/>
                  <w:i w:val="0"/>
                  <w:color w:val="auto"/>
                  <w:sz w:val="22"/>
                  <w:szCs w:val="22"/>
                  <w:rPrChange w:id="14269" w:author="Phuong Giang" w:date="2012-02-22T23:42:00Z">
                    <w:rPr>
                      <w:b/>
                      <w:bCs w:val="0"/>
                      <w:i w:val="0"/>
                      <w:color w:val="auto"/>
                      <w:sz w:val="18"/>
                      <w:szCs w:val="18"/>
                      <w:lang w:eastAsia="en-US"/>
                    </w:rPr>
                  </w:rPrChange>
                </w:rPr>
                <w:t>The</w:t>
              </w:r>
            </w:ins>
            <w:ins w:id="14270" w:author="HungNguyen" w:date="2012-04-17T18:14:00Z">
              <w:r w:rsidR="007032A5">
                <w:rPr>
                  <w:rFonts w:ascii="Times New Roman" w:hAnsi="Times New Roman" w:cs="Times New Roman"/>
                  <w:i w:val="0"/>
                  <w:color w:val="auto"/>
                  <w:sz w:val="22"/>
                  <w:szCs w:val="22"/>
                </w:rPr>
                <w:t xml:space="preserve"> full path</w:t>
              </w:r>
            </w:ins>
            <w:ins w:id="14271" w:author="Nguyen Ho Hai" w:date="2012-02-22T22:24:00Z">
              <w:r w:rsidRPr="00D229E5">
                <w:rPr>
                  <w:rFonts w:ascii="Times New Roman" w:hAnsi="Times New Roman" w:cs="Times New Roman"/>
                  <w:i w:val="0"/>
                  <w:color w:val="auto"/>
                  <w:sz w:val="22"/>
                  <w:szCs w:val="22"/>
                  <w:rPrChange w:id="14272" w:author="Phuong Giang" w:date="2012-02-22T23:42:00Z">
                    <w:rPr>
                      <w:b/>
                      <w:bCs w:val="0"/>
                      <w:i w:val="0"/>
                      <w:color w:val="auto"/>
                      <w:sz w:val="18"/>
                      <w:szCs w:val="18"/>
                      <w:lang w:eastAsia="en-US"/>
                    </w:rPr>
                  </w:rPrChange>
                </w:rPr>
                <w:t xml:space="preserve"> name of exported file</w:t>
              </w:r>
            </w:ins>
          </w:p>
        </w:tc>
      </w:tr>
      <w:tr w:rsidR="00751F11" w:rsidDel="007032A5" w:rsidTr="007032A5">
        <w:trPr>
          <w:ins w:id="14273" w:author="Nguyen Ho Hai" w:date="2012-02-22T22:24:00Z"/>
          <w:del w:id="14274" w:author="HungNguyen" w:date="2012-04-17T18:14:00Z"/>
        </w:trPr>
        <w:tc>
          <w:tcPr>
            <w:tcW w:w="551" w:type="dxa"/>
            <w:tcPrChange w:id="14275" w:author="HungNguyen" w:date="2012-04-17T18:14:00Z">
              <w:tcPr>
                <w:tcW w:w="568" w:type="dxa"/>
              </w:tcPr>
            </w:tcPrChange>
          </w:tcPr>
          <w:p w:rsidR="00751F11" w:rsidRPr="00D229E5" w:rsidDel="007032A5" w:rsidRDefault="00751F11" w:rsidP="00995D66">
            <w:pPr>
              <w:pStyle w:val="comment"/>
              <w:ind w:left="0"/>
              <w:rPr>
                <w:ins w:id="14276" w:author="Nguyen Ho Hai" w:date="2012-02-22T22:24:00Z"/>
                <w:del w:id="14277" w:author="HungNguyen" w:date="2012-04-17T18:14:00Z"/>
                <w:rFonts w:ascii="Times New Roman" w:hAnsi="Times New Roman" w:cs="Times New Roman"/>
                <w:i w:val="0"/>
                <w:color w:val="auto"/>
                <w:sz w:val="22"/>
                <w:szCs w:val="22"/>
                <w:rPrChange w:id="14278" w:author="Phuong Giang" w:date="2012-02-22T23:42:00Z">
                  <w:rPr>
                    <w:ins w:id="14279" w:author="Nguyen Ho Hai" w:date="2012-02-22T22:24:00Z"/>
                    <w:del w:id="14280" w:author="HungNguyen" w:date="2012-04-17T18:14:00Z"/>
                    <w:i w:val="0"/>
                    <w:color w:val="auto"/>
                    <w:sz w:val="18"/>
                    <w:szCs w:val="18"/>
                  </w:rPr>
                </w:rPrChange>
              </w:rPr>
            </w:pPr>
            <w:ins w:id="14281" w:author="Nguyen Ho Hai" w:date="2012-02-22T22:24:00Z">
              <w:del w:id="14282" w:author="HungNguyen" w:date="2012-04-17T18:14:00Z">
                <w:r w:rsidRPr="00D229E5" w:rsidDel="007032A5">
                  <w:rPr>
                    <w:rFonts w:ascii="Times New Roman" w:hAnsi="Times New Roman" w:cs="Times New Roman"/>
                    <w:sz w:val="22"/>
                    <w:szCs w:val="22"/>
                    <w:rPrChange w:id="14283" w:author="Phuong Giang" w:date="2012-02-22T23:42:00Z">
                      <w:rPr>
                        <w:b/>
                        <w:sz w:val="18"/>
                        <w:szCs w:val="18"/>
                      </w:rPr>
                    </w:rPrChange>
                  </w:rPr>
                  <w:delText>04</w:delText>
                </w:r>
              </w:del>
            </w:ins>
          </w:p>
        </w:tc>
        <w:tc>
          <w:tcPr>
            <w:tcW w:w="1429" w:type="dxa"/>
            <w:tcPrChange w:id="14284" w:author="HungNguyen" w:date="2012-04-17T18:14:00Z">
              <w:tcPr>
                <w:tcW w:w="1326" w:type="dxa"/>
              </w:tcPr>
            </w:tcPrChange>
          </w:tcPr>
          <w:p w:rsidR="00751F11" w:rsidRPr="00D229E5" w:rsidDel="007032A5" w:rsidRDefault="00751F11" w:rsidP="00995D66">
            <w:pPr>
              <w:pStyle w:val="comment"/>
              <w:ind w:left="0"/>
              <w:rPr>
                <w:ins w:id="14285" w:author="Nguyen Ho Hai" w:date="2012-02-22T22:24:00Z"/>
                <w:del w:id="14286" w:author="HungNguyen" w:date="2012-04-17T18:14:00Z"/>
                <w:rFonts w:ascii="Times New Roman" w:hAnsi="Times New Roman" w:cs="Times New Roman"/>
                <w:i w:val="0"/>
                <w:color w:val="auto"/>
                <w:sz w:val="22"/>
                <w:szCs w:val="22"/>
                <w:rPrChange w:id="14287" w:author="Phuong Giang" w:date="2012-02-22T23:42:00Z">
                  <w:rPr>
                    <w:ins w:id="14288" w:author="Nguyen Ho Hai" w:date="2012-02-22T22:24:00Z"/>
                    <w:del w:id="14289" w:author="HungNguyen" w:date="2012-04-17T18:14:00Z"/>
                    <w:i w:val="0"/>
                    <w:color w:val="auto"/>
                    <w:sz w:val="18"/>
                    <w:szCs w:val="18"/>
                  </w:rPr>
                </w:rPrChange>
              </w:rPr>
            </w:pPr>
            <w:ins w:id="14290" w:author="Nguyen Ho Hai" w:date="2012-02-22T22:24:00Z">
              <w:del w:id="14291" w:author="HungNguyen" w:date="2012-04-17T18:14:00Z">
                <w:r w:rsidRPr="00D229E5" w:rsidDel="007032A5">
                  <w:rPr>
                    <w:rFonts w:ascii="Times New Roman" w:hAnsi="Times New Roman" w:cs="Times New Roman"/>
                    <w:sz w:val="22"/>
                    <w:szCs w:val="22"/>
                    <w:rPrChange w:id="14292" w:author="Phuong Giang" w:date="2012-02-22T23:42:00Z">
                      <w:rPr>
                        <w:b/>
                        <w:sz w:val="18"/>
                        <w:szCs w:val="18"/>
                      </w:rPr>
                    </w:rPrChange>
                  </w:rPr>
                  <w:delText>filePath</w:delText>
                </w:r>
              </w:del>
            </w:ins>
          </w:p>
        </w:tc>
        <w:tc>
          <w:tcPr>
            <w:tcW w:w="1440" w:type="dxa"/>
            <w:tcPrChange w:id="14293" w:author="HungNguyen" w:date="2012-04-17T18:14:00Z">
              <w:tcPr>
                <w:tcW w:w="1369" w:type="dxa"/>
              </w:tcPr>
            </w:tcPrChange>
          </w:tcPr>
          <w:p w:rsidR="00751F11" w:rsidRPr="00D229E5" w:rsidDel="007032A5" w:rsidRDefault="00751F11" w:rsidP="00995D66">
            <w:pPr>
              <w:pStyle w:val="comment"/>
              <w:ind w:left="0"/>
              <w:rPr>
                <w:ins w:id="14294" w:author="Nguyen Ho Hai" w:date="2012-02-22T22:24:00Z"/>
                <w:del w:id="14295" w:author="HungNguyen" w:date="2012-04-17T18:14:00Z"/>
                <w:rFonts w:ascii="Times New Roman" w:hAnsi="Times New Roman" w:cs="Times New Roman"/>
                <w:i w:val="0"/>
                <w:color w:val="auto"/>
                <w:sz w:val="22"/>
                <w:szCs w:val="22"/>
                <w:rPrChange w:id="14296" w:author="Phuong Giang" w:date="2012-02-22T23:42:00Z">
                  <w:rPr>
                    <w:ins w:id="14297" w:author="Nguyen Ho Hai" w:date="2012-02-22T22:24:00Z"/>
                    <w:del w:id="14298" w:author="HungNguyen" w:date="2012-04-17T18:14:00Z"/>
                    <w:i w:val="0"/>
                    <w:color w:val="auto"/>
                    <w:sz w:val="18"/>
                    <w:szCs w:val="18"/>
                  </w:rPr>
                </w:rPrChange>
              </w:rPr>
            </w:pPr>
            <w:ins w:id="14299" w:author="Nguyen Ho Hai" w:date="2012-02-22T22:24:00Z">
              <w:del w:id="14300" w:author="HungNguyen" w:date="2012-04-17T18:14:00Z">
                <w:r w:rsidRPr="00D229E5" w:rsidDel="007032A5">
                  <w:rPr>
                    <w:rFonts w:ascii="Times New Roman" w:hAnsi="Times New Roman" w:cs="Times New Roman"/>
                    <w:sz w:val="22"/>
                    <w:szCs w:val="22"/>
                    <w:rPrChange w:id="14301" w:author="Phuong Giang" w:date="2012-02-22T23:42:00Z">
                      <w:rPr>
                        <w:b/>
                        <w:sz w:val="18"/>
                        <w:szCs w:val="18"/>
                      </w:rPr>
                    </w:rPrChange>
                  </w:rPr>
                  <w:delText>string</w:delText>
                </w:r>
              </w:del>
            </w:ins>
          </w:p>
        </w:tc>
        <w:tc>
          <w:tcPr>
            <w:tcW w:w="900" w:type="dxa"/>
            <w:tcPrChange w:id="14302" w:author="HungNguyen" w:date="2012-04-17T18:14:00Z">
              <w:tcPr>
                <w:tcW w:w="998" w:type="dxa"/>
              </w:tcPr>
            </w:tcPrChange>
          </w:tcPr>
          <w:p w:rsidR="00751F11" w:rsidRPr="00D229E5" w:rsidDel="007032A5" w:rsidRDefault="00751F11" w:rsidP="00995D66">
            <w:pPr>
              <w:pStyle w:val="comment"/>
              <w:ind w:left="0"/>
              <w:rPr>
                <w:ins w:id="14303" w:author="Nguyen Ho Hai" w:date="2012-02-22T22:24:00Z"/>
                <w:del w:id="14304" w:author="HungNguyen" w:date="2012-04-17T18:14:00Z"/>
                <w:rFonts w:ascii="Times New Roman" w:hAnsi="Times New Roman" w:cs="Times New Roman"/>
                <w:i w:val="0"/>
                <w:color w:val="auto"/>
                <w:sz w:val="22"/>
                <w:szCs w:val="22"/>
                <w:rPrChange w:id="14305" w:author="Phuong Giang" w:date="2012-02-22T23:42:00Z">
                  <w:rPr>
                    <w:ins w:id="14306" w:author="Nguyen Ho Hai" w:date="2012-02-22T22:24:00Z"/>
                    <w:del w:id="14307" w:author="HungNguyen" w:date="2012-04-17T18:14:00Z"/>
                    <w:i w:val="0"/>
                    <w:color w:val="auto"/>
                    <w:sz w:val="18"/>
                    <w:szCs w:val="18"/>
                  </w:rPr>
                </w:rPrChange>
              </w:rPr>
            </w:pPr>
            <w:ins w:id="14308" w:author="Nguyen Ho Hai" w:date="2012-02-22T22:24:00Z">
              <w:del w:id="14309" w:author="HungNguyen" w:date="2012-04-17T18:14:00Z">
                <w:r w:rsidRPr="00D229E5" w:rsidDel="007032A5">
                  <w:rPr>
                    <w:rFonts w:ascii="Times New Roman" w:hAnsi="Times New Roman" w:cs="Times New Roman"/>
                    <w:sz w:val="22"/>
                    <w:szCs w:val="22"/>
                    <w:rPrChange w:id="14310" w:author="Phuong Giang" w:date="2012-02-22T23:42:00Z">
                      <w:rPr>
                        <w:b/>
                        <w:sz w:val="18"/>
                        <w:szCs w:val="18"/>
                      </w:rPr>
                    </w:rPrChange>
                  </w:rPr>
                  <w:delText>In</w:delText>
                </w:r>
              </w:del>
            </w:ins>
          </w:p>
        </w:tc>
        <w:tc>
          <w:tcPr>
            <w:tcW w:w="983" w:type="dxa"/>
            <w:tcPrChange w:id="14311" w:author="HungNguyen" w:date="2012-04-17T18:14:00Z">
              <w:tcPr>
                <w:tcW w:w="1059" w:type="dxa"/>
              </w:tcPr>
            </w:tcPrChange>
          </w:tcPr>
          <w:p w:rsidR="00751F11" w:rsidRPr="00D229E5" w:rsidDel="007032A5" w:rsidRDefault="00751F11" w:rsidP="00995D66">
            <w:pPr>
              <w:pStyle w:val="comment"/>
              <w:ind w:left="0"/>
              <w:rPr>
                <w:ins w:id="14312" w:author="Nguyen Ho Hai" w:date="2012-02-22T22:24:00Z"/>
                <w:del w:id="14313" w:author="HungNguyen" w:date="2012-04-17T18:14:00Z"/>
                <w:rFonts w:ascii="Times New Roman" w:hAnsi="Times New Roman" w:cs="Times New Roman"/>
                <w:i w:val="0"/>
                <w:sz w:val="22"/>
                <w:szCs w:val="22"/>
                <w:rPrChange w:id="14314" w:author="Phuong Giang" w:date="2012-02-22T23:42:00Z">
                  <w:rPr>
                    <w:ins w:id="14315" w:author="Nguyen Ho Hai" w:date="2012-02-22T22:24:00Z"/>
                    <w:del w:id="14316" w:author="HungNguyen" w:date="2012-04-17T18:14:00Z"/>
                    <w:i w:val="0"/>
                    <w:sz w:val="18"/>
                    <w:szCs w:val="18"/>
                  </w:rPr>
                </w:rPrChange>
              </w:rPr>
            </w:pPr>
          </w:p>
        </w:tc>
        <w:tc>
          <w:tcPr>
            <w:tcW w:w="4397" w:type="dxa"/>
            <w:tcPrChange w:id="14317" w:author="HungNguyen" w:date="2012-04-17T18:14:00Z">
              <w:tcPr>
                <w:tcW w:w="4397" w:type="dxa"/>
              </w:tcPr>
            </w:tcPrChange>
          </w:tcPr>
          <w:p w:rsidR="00751F11" w:rsidRPr="00D229E5" w:rsidDel="007032A5" w:rsidRDefault="00751F11" w:rsidP="00995D66">
            <w:pPr>
              <w:pStyle w:val="comment"/>
              <w:ind w:left="0"/>
              <w:rPr>
                <w:ins w:id="14318" w:author="Nguyen Ho Hai" w:date="2012-02-22T22:24:00Z"/>
                <w:del w:id="14319" w:author="HungNguyen" w:date="2012-04-17T18:14:00Z"/>
                <w:rFonts w:ascii="Times New Roman" w:hAnsi="Times New Roman" w:cs="Times New Roman"/>
                <w:i w:val="0"/>
                <w:color w:val="auto"/>
                <w:sz w:val="22"/>
                <w:szCs w:val="22"/>
                <w:rPrChange w:id="14320" w:author="Phuong Giang" w:date="2012-02-22T23:42:00Z">
                  <w:rPr>
                    <w:ins w:id="14321" w:author="Nguyen Ho Hai" w:date="2012-02-22T22:24:00Z"/>
                    <w:del w:id="14322" w:author="HungNguyen" w:date="2012-04-17T18:14:00Z"/>
                    <w:i w:val="0"/>
                    <w:color w:val="auto"/>
                    <w:sz w:val="18"/>
                    <w:szCs w:val="18"/>
                  </w:rPr>
                </w:rPrChange>
              </w:rPr>
            </w:pPr>
            <w:ins w:id="14323" w:author="Nguyen Ho Hai" w:date="2012-02-22T22:24:00Z">
              <w:del w:id="14324" w:author="HungNguyen" w:date="2012-04-17T18:14:00Z">
                <w:r w:rsidRPr="00D229E5" w:rsidDel="007032A5">
                  <w:rPr>
                    <w:rFonts w:ascii="Times New Roman" w:hAnsi="Times New Roman" w:cs="Times New Roman"/>
                    <w:sz w:val="22"/>
                    <w:szCs w:val="22"/>
                    <w:rPrChange w:id="14325" w:author="Phuong Giang" w:date="2012-02-22T23:42:00Z">
                      <w:rPr>
                        <w:b/>
                        <w:sz w:val="18"/>
                        <w:szCs w:val="18"/>
                      </w:rPr>
                    </w:rPrChange>
                  </w:rPr>
                  <w:delText>The path of exported file</w:delText>
                </w:r>
              </w:del>
            </w:ins>
          </w:p>
        </w:tc>
      </w:tr>
      <w:tr w:rsidR="00751F11" w:rsidTr="007032A5">
        <w:trPr>
          <w:ins w:id="14326" w:author="Nguyen Ho Hai" w:date="2012-02-22T22:24:00Z"/>
        </w:trPr>
        <w:tc>
          <w:tcPr>
            <w:tcW w:w="551" w:type="dxa"/>
            <w:tcPrChange w:id="14327" w:author="HungNguyen" w:date="2012-04-17T18:14:00Z">
              <w:tcPr>
                <w:tcW w:w="568" w:type="dxa"/>
              </w:tcPr>
            </w:tcPrChange>
          </w:tcPr>
          <w:p w:rsidR="00751F11" w:rsidRPr="00D229E5" w:rsidRDefault="00751F11" w:rsidP="00995D66">
            <w:pPr>
              <w:pStyle w:val="comment"/>
              <w:ind w:left="0"/>
              <w:rPr>
                <w:ins w:id="14328" w:author="Nguyen Ho Hai" w:date="2012-02-22T22:24:00Z"/>
                <w:rFonts w:ascii="Times New Roman" w:hAnsi="Times New Roman" w:cs="Times New Roman"/>
                <w:i w:val="0"/>
                <w:color w:val="auto"/>
                <w:sz w:val="22"/>
                <w:szCs w:val="22"/>
                <w:rPrChange w:id="14329" w:author="Phuong Giang" w:date="2012-02-22T23:42:00Z">
                  <w:rPr>
                    <w:ins w:id="14330" w:author="Nguyen Ho Hai" w:date="2012-02-22T22:24:00Z"/>
                    <w:i w:val="0"/>
                    <w:color w:val="auto"/>
                    <w:sz w:val="18"/>
                    <w:szCs w:val="18"/>
                  </w:rPr>
                </w:rPrChange>
              </w:rPr>
            </w:pPr>
            <w:ins w:id="14331" w:author="Nguyen Ho Hai" w:date="2012-02-22T22:24:00Z">
              <w:r w:rsidRPr="00D229E5">
                <w:rPr>
                  <w:rFonts w:ascii="Times New Roman" w:hAnsi="Times New Roman" w:cs="Times New Roman"/>
                  <w:i w:val="0"/>
                  <w:color w:val="auto"/>
                  <w:sz w:val="22"/>
                  <w:szCs w:val="22"/>
                  <w:rPrChange w:id="14332" w:author="Phuong Giang" w:date="2012-02-22T23:42:00Z">
                    <w:rPr>
                      <w:b/>
                      <w:bCs w:val="0"/>
                      <w:i w:val="0"/>
                      <w:color w:val="auto"/>
                      <w:sz w:val="18"/>
                      <w:szCs w:val="18"/>
                      <w:lang w:eastAsia="en-US"/>
                    </w:rPr>
                  </w:rPrChange>
                </w:rPr>
                <w:t>0</w:t>
              </w:r>
            </w:ins>
            <w:ins w:id="14333" w:author="HungNguyen" w:date="2012-04-17T18:14:00Z">
              <w:r w:rsidR="007032A5">
                <w:rPr>
                  <w:rFonts w:ascii="Times New Roman" w:hAnsi="Times New Roman" w:cs="Times New Roman"/>
                  <w:i w:val="0"/>
                  <w:color w:val="auto"/>
                  <w:sz w:val="22"/>
                  <w:szCs w:val="22"/>
                </w:rPr>
                <w:t>4</w:t>
              </w:r>
            </w:ins>
            <w:ins w:id="14334" w:author="Nguyen Ho Hai" w:date="2012-02-22T22:24:00Z">
              <w:del w:id="14335" w:author="HungNguyen" w:date="2012-04-17T18:14:00Z">
                <w:r w:rsidRPr="00D229E5" w:rsidDel="007032A5">
                  <w:rPr>
                    <w:rFonts w:ascii="Times New Roman" w:hAnsi="Times New Roman" w:cs="Times New Roman"/>
                    <w:i w:val="0"/>
                    <w:color w:val="auto"/>
                    <w:sz w:val="22"/>
                    <w:szCs w:val="22"/>
                    <w:rPrChange w:id="14336" w:author="Phuong Giang" w:date="2012-02-22T23:42:00Z">
                      <w:rPr>
                        <w:b/>
                        <w:bCs w:val="0"/>
                        <w:i w:val="0"/>
                        <w:color w:val="auto"/>
                        <w:sz w:val="18"/>
                        <w:szCs w:val="18"/>
                        <w:lang w:eastAsia="en-US"/>
                      </w:rPr>
                    </w:rPrChange>
                  </w:rPr>
                  <w:delText>5</w:delText>
                </w:r>
              </w:del>
            </w:ins>
          </w:p>
        </w:tc>
        <w:tc>
          <w:tcPr>
            <w:tcW w:w="1429" w:type="dxa"/>
            <w:tcPrChange w:id="14337" w:author="HungNguyen" w:date="2012-04-17T18:14:00Z">
              <w:tcPr>
                <w:tcW w:w="1326" w:type="dxa"/>
              </w:tcPr>
            </w:tcPrChange>
          </w:tcPr>
          <w:p w:rsidR="00751F11" w:rsidRPr="00D229E5" w:rsidRDefault="00751F11" w:rsidP="00995D66">
            <w:pPr>
              <w:pStyle w:val="comment"/>
              <w:ind w:left="0"/>
              <w:rPr>
                <w:ins w:id="14338" w:author="Nguyen Ho Hai" w:date="2012-02-22T22:24:00Z"/>
                <w:rFonts w:ascii="Times New Roman" w:hAnsi="Times New Roman" w:cs="Times New Roman"/>
                <w:i w:val="0"/>
                <w:color w:val="auto"/>
                <w:sz w:val="22"/>
                <w:szCs w:val="22"/>
                <w:rPrChange w:id="14339" w:author="Phuong Giang" w:date="2012-02-22T23:42:00Z">
                  <w:rPr>
                    <w:ins w:id="14340" w:author="Nguyen Ho Hai" w:date="2012-02-22T22:24:00Z"/>
                    <w:i w:val="0"/>
                    <w:color w:val="auto"/>
                    <w:sz w:val="18"/>
                    <w:szCs w:val="18"/>
                  </w:rPr>
                </w:rPrChange>
              </w:rPr>
            </w:pPr>
            <w:ins w:id="14341" w:author="Nguyen Ho Hai" w:date="2012-02-22T22:24:00Z">
              <w:r w:rsidRPr="00D229E5">
                <w:rPr>
                  <w:rFonts w:ascii="Times New Roman" w:hAnsi="Times New Roman" w:cs="Times New Roman"/>
                  <w:i w:val="0"/>
                  <w:color w:val="auto"/>
                  <w:sz w:val="22"/>
                  <w:szCs w:val="22"/>
                  <w:rPrChange w:id="14342" w:author="Phuong Giang" w:date="2012-02-22T23:42:00Z">
                    <w:rPr>
                      <w:b/>
                      <w:bCs w:val="0"/>
                      <w:i w:val="0"/>
                      <w:color w:val="auto"/>
                      <w:sz w:val="18"/>
                      <w:szCs w:val="18"/>
                      <w:lang w:eastAsia="en-US"/>
                    </w:rPr>
                  </w:rPrChange>
                </w:rPr>
                <w:t>&lt;return &gt;</w:t>
              </w:r>
            </w:ins>
          </w:p>
        </w:tc>
        <w:tc>
          <w:tcPr>
            <w:tcW w:w="1440" w:type="dxa"/>
            <w:tcPrChange w:id="14343" w:author="HungNguyen" w:date="2012-04-17T18:14:00Z">
              <w:tcPr>
                <w:tcW w:w="1369" w:type="dxa"/>
              </w:tcPr>
            </w:tcPrChange>
          </w:tcPr>
          <w:p w:rsidR="00751F11" w:rsidRPr="00D229E5" w:rsidRDefault="00751F11" w:rsidP="00995D66">
            <w:pPr>
              <w:pStyle w:val="comment"/>
              <w:ind w:left="0"/>
              <w:rPr>
                <w:ins w:id="14344" w:author="Nguyen Ho Hai" w:date="2012-02-22T22:24:00Z"/>
                <w:rFonts w:ascii="Times New Roman" w:hAnsi="Times New Roman" w:cs="Times New Roman"/>
                <w:i w:val="0"/>
                <w:color w:val="auto"/>
                <w:sz w:val="22"/>
                <w:szCs w:val="22"/>
                <w:rPrChange w:id="14345" w:author="Phuong Giang" w:date="2012-02-22T23:42:00Z">
                  <w:rPr>
                    <w:ins w:id="14346" w:author="Nguyen Ho Hai" w:date="2012-02-22T22:24:00Z"/>
                    <w:i w:val="0"/>
                    <w:color w:val="auto"/>
                    <w:sz w:val="18"/>
                    <w:szCs w:val="18"/>
                  </w:rPr>
                </w:rPrChange>
              </w:rPr>
            </w:pPr>
            <w:ins w:id="14347" w:author="Nguyen Ho Hai" w:date="2012-02-22T22:24:00Z">
              <w:r w:rsidRPr="00D229E5">
                <w:rPr>
                  <w:rFonts w:ascii="Times New Roman" w:hAnsi="Times New Roman" w:cs="Times New Roman"/>
                  <w:i w:val="0"/>
                  <w:color w:val="auto"/>
                  <w:sz w:val="22"/>
                  <w:szCs w:val="22"/>
                  <w:rPrChange w:id="14348" w:author="Phuong Giang" w:date="2012-02-22T23:42:00Z">
                    <w:rPr>
                      <w:b/>
                      <w:bCs w:val="0"/>
                      <w:i w:val="0"/>
                      <w:color w:val="auto"/>
                      <w:sz w:val="18"/>
                      <w:szCs w:val="18"/>
                      <w:lang w:eastAsia="en-US"/>
                    </w:rPr>
                  </w:rPrChange>
                </w:rPr>
                <w:t>bool</w:t>
              </w:r>
            </w:ins>
          </w:p>
        </w:tc>
        <w:tc>
          <w:tcPr>
            <w:tcW w:w="900" w:type="dxa"/>
            <w:tcPrChange w:id="14349" w:author="HungNguyen" w:date="2012-04-17T18:14:00Z">
              <w:tcPr>
                <w:tcW w:w="998" w:type="dxa"/>
              </w:tcPr>
            </w:tcPrChange>
          </w:tcPr>
          <w:p w:rsidR="00751F11" w:rsidRPr="00D229E5" w:rsidRDefault="00751F11" w:rsidP="00995D66">
            <w:pPr>
              <w:pStyle w:val="comment"/>
              <w:ind w:left="0"/>
              <w:rPr>
                <w:ins w:id="14350" w:author="Nguyen Ho Hai" w:date="2012-02-22T22:24:00Z"/>
                <w:rFonts w:ascii="Times New Roman" w:hAnsi="Times New Roman" w:cs="Times New Roman"/>
                <w:i w:val="0"/>
                <w:color w:val="auto"/>
                <w:sz w:val="22"/>
                <w:szCs w:val="22"/>
                <w:rPrChange w:id="14351" w:author="Phuong Giang" w:date="2012-02-22T23:42:00Z">
                  <w:rPr>
                    <w:ins w:id="14352" w:author="Nguyen Ho Hai" w:date="2012-02-22T22:24:00Z"/>
                    <w:i w:val="0"/>
                    <w:color w:val="auto"/>
                    <w:sz w:val="18"/>
                    <w:szCs w:val="18"/>
                  </w:rPr>
                </w:rPrChange>
              </w:rPr>
            </w:pPr>
            <w:ins w:id="14353" w:author="Nguyen Ho Hai" w:date="2012-02-22T22:24:00Z">
              <w:r w:rsidRPr="00D229E5">
                <w:rPr>
                  <w:rFonts w:ascii="Times New Roman" w:hAnsi="Times New Roman" w:cs="Times New Roman"/>
                  <w:i w:val="0"/>
                  <w:color w:val="auto"/>
                  <w:sz w:val="22"/>
                  <w:szCs w:val="22"/>
                  <w:rPrChange w:id="14354" w:author="Phuong Giang" w:date="2012-02-22T23:42:00Z">
                    <w:rPr>
                      <w:b/>
                      <w:bCs w:val="0"/>
                      <w:i w:val="0"/>
                      <w:color w:val="auto"/>
                      <w:sz w:val="18"/>
                      <w:szCs w:val="18"/>
                      <w:lang w:eastAsia="en-US"/>
                    </w:rPr>
                  </w:rPrChange>
                </w:rPr>
                <w:t>Out</w:t>
              </w:r>
            </w:ins>
          </w:p>
        </w:tc>
        <w:tc>
          <w:tcPr>
            <w:tcW w:w="983" w:type="dxa"/>
            <w:tcPrChange w:id="14355" w:author="HungNguyen" w:date="2012-04-17T18:14:00Z">
              <w:tcPr>
                <w:tcW w:w="1059" w:type="dxa"/>
              </w:tcPr>
            </w:tcPrChange>
          </w:tcPr>
          <w:p w:rsidR="00751F11" w:rsidRPr="00D229E5" w:rsidRDefault="00751F11" w:rsidP="00995D66">
            <w:pPr>
              <w:pStyle w:val="comment"/>
              <w:ind w:left="0"/>
              <w:rPr>
                <w:ins w:id="14356" w:author="Nguyen Ho Hai" w:date="2012-02-22T22:24:00Z"/>
                <w:rFonts w:ascii="Times New Roman" w:hAnsi="Times New Roman" w:cs="Times New Roman"/>
                <w:i w:val="0"/>
                <w:sz w:val="22"/>
                <w:szCs w:val="22"/>
                <w:rPrChange w:id="14357" w:author="Phuong Giang" w:date="2012-02-22T23:42:00Z">
                  <w:rPr>
                    <w:ins w:id="14358" w:author="Nguyen Ho Hai" w:date="2012-02-22T22:24:00Z"/>
                    <w:i w:val="0"/>
                    <w:sz w:val="18"/>
                    <w:szCs w:val="18"/>
                  </w:rPr>
                </w:rPrChange>
              </w:rPr>
            </w:pPr>
          </w:p>
        </w:tc>
        <w:tc>
          <w:tcPr>
            <w:tcW w:w="4397" w:type="dxa"/>
            <w:tcPrChange w:id="14359" w:author="HungNguyen" w:date="2012-04-17T18:14:00Z">
              <w:tcPr>
                <w:tcW w:w="4397" w:type="dxa"/>
              </w:tcPr>
            </w:tcPrChange>
          </w:tcPr>
          <w:p w:rsidR="00751F11" w:rsidRPr="00D229E5" w:rsidRDefault="00751F11" w:rsidP="00995D66">
            <w:pPr>
              <w:pStyle w:val="comment"/>
              <w:ind w:left="0"/>
              <w:rPr>
                <w:ins w:id="14360" w:author="Nguyen Ho Hai" w:date="2012-02-22T22:24:00Z"/>
                <w:rFonts w:ascii="Times New Roman" w:hAnsi="Times New Roman" w:cs="Times New Roman"/>
                <w:i w:val="0"/>
                <w:color w:val="auto"/>
                <w:sz w:val="22"/>
                <w:szCs w:val="22"/>
                <w:rPrChange w:id="14361" w:author="Phuong Giang" w:date="2012-02-22T23:42:00Z">
                  <w:rPr>
                    <w:ins w:id="14362" w:author="Nguyen Ho Hai" w:date="2012-02-22T22:24:00Z"/>
                    <w:i w:val="0"/>
                    <w:color w:val="auto"/>
                    <w:sz w:val="18"/>
                    <w:szCs w:val="18"/>
                  </w:rPr>
                </w:rPrChange>
              </w:rPr>
            </w:pPr>
            <w:ins w:id="14363" w:author="Nguyen Ho Hai" w:date="2012-02-22T22:24:00Z">
              <w:r w:rsidRPr="00D229E5">
                <w:rPr>
                  <w:rFonts w:ascii="Times New Roman" w:hAnsi="Times New Roman" w:cs="Times New Roman"/>
                  <w:i w:val="0"/>
                  <w:color w:val="auto"/>
                  <w:sz w:val="22"/>
                  <w:szCs w:val="22"/>
                  <w:rPrChange w:id="14364" w:author="Phuong Giang" w:date="2012-02-22T23:42:00Z">
                    <w:rPr>
                      <w:b/>
                      <w:bCs w:val="0"/>
                      <w:i w:val="0"/>
                      <w:color w:val="auto"/>
                      <w:sz w:val="18"/>
                      <w:szCs w:val="18"/>
                      <w:lang w:eastAsia="en-US"/>
                    </w:rPr>
                  </w:rPrChange>
                </w:rPr>
                <w:t>The returned result of method</w:t>
              </w:r>
            </w:ins>
          </w:p>
        </w:tc>
      </w:tr>
    </w:tbl>
    <w:p w:rsidR="001E773C" w:rsidRPr="001E773C" w:rsidRDefault="001E773C">
      <w:pPr>
        <w:rPr>
          <w:ins w:id="14365" w:author="Red Army" w:date="2012-02-22T21:32:00Z"/>
          <w:rPrChange w:id="14366" w:author="Red Army" w:date="2012-02-22T21:32:00Z">
            <w:rPr>
              <w:ins w:id="14367" w:author="Red Army" w:date="2012-02-22T21:32:00Z"/>
              <w:b/>
              <w:bCs/>
            </w:rPr>
          </w:rPrChange>
        </w:rPr>
        <w:pPrChange w:id="14368" w:author="Red Army" w:date="2012-02-22T21:32:00Z">
          <w:pPr>
            <w:keepNext/>
            <w:keepLines/>
            <w:numPr>
              <w:ilvl w:val="2"/>
              <w:numId w:val="5"/>
            </w:numPr>
            <w:tabs>
              <w:tab w:val="left" w:pos="4208"/>
            </w:tabs>
            <w:spacing w:before="200" w:after="0"/>
            <w:ind w:left="1224" w:hanging="504"/>
            <w:outlineLvl w:val="2"/>
          </w:pPr>
        </w:pPrChange>
      </w:pPr>
    </w:p>
    <w:p w:rsidR="001E773C" w:rsidRPr="00616EF6" w:rsidRDefault="001E773C">
      <w:pPr>
        <w:rPr>
          <w:ins w:id="14369" w:author="Red Army" w:date="2012-02-22T21:32:00Z"/>
        </w:rPr>
        <w:pPrChange w:id="14370" w:author="Red Army" w:date="2012-02-22T21:32:00Z">
          <w:pPr>
            <w:pStyle w:val="Heading3"/>
            <w:numPr>
              <w:numId w:val="8"/>
            </w:numPr>
            <w:tabs>
              <w:tab w:val="left" w:pos="4208"/>
            </w:tabs>
          </w:pPr>
        </w:pPrChange>
      </w:pPr>
    </w:p>
    <w:p w:rsidR="001E773C" w:rsidRPr="00616EF6" w:rsidRDefault="001E773C">
      <w:pPr>
        <w:pPrChange w:id="14371" w:author="HungNguyen" w:date="2012-02-22T19:47:00Z">
          <w:pPr>
            <w:pStyle w:val="Heading2"/>
          </w:pPr>
        </w:pPrChange>
      </w:pPr>
    </w:p>
    <w:p w:rsidR="007032A5" w:rsidRDefault="007032A5">
      <w:pPr>
        <w:pStyle w:val="Heading6"/>
        <w:rPr>
          <w:ins w:id="14372" w:author="HungNguyen" w:date="2012-04-17T18:15:00Z"/>
        </w:rPr>
      </w:pPr>
      <w:bookmarkStart w:id="14373" w:name="_Toc316714937"/>
      <w:ins w:id="14374" w:author="HungNguyen" w:date="2012-04-17T18:15:00Z">
        <w:r>
          <w:t>ExportToRtf method</w:t>
        </w:r>
      </w:ins>
    </w:p>
    <w:p w:rsidR="007032A5" w:rsidRPr="00D60E4A" w:rsidRDefault="007032A5" w:rsidP="007032A5">
      <w:pPr>
        <w:pStyle w:val="ListParagraph"/>
        <w:numPr>
          <w:ilvl w:val="0"/>
          <w:numId w:val="11"/>
        </w:numPr>
        <w:autoSpaceDE w:val="0"/>
        <w:autoSpaceDN w:val="0"/>
        <w:adjustRightInd w:val="0"/>
        <w:spacing w:after="0" w:line="240" w:lineRule="auto"/>
        <w:rPr>
          <w:ins w:id="14375" w:author="HungNguyen" w:date="2012-04-17T18:15:00Z"/>
          <w:rFonts w:ascii="Cambria" w:eastAsia="MS Gothic" w:hAnsi="Cambria"/>
          <w:b/>
          <w:bCs/>
          <w:i/>
          <w:iCs/>
          <w:color w:val="4F81BD"/>
        </w:rPr>
      </w:pPr>
      <w:ins w:id="14376" w:author="HungNguyen" w:date="2012-04-17T18:15:00Z">
        <w:r w:rsidRPr="00D60E4A">
          <w:rPr>
            <w:rFonts w:ascii="Cambria" w:eastAsia="MS Gothic" w:hAnsi="Cambria"/>
            <w:b/>
            <w:bCs/>
            <w:i/>
            <w:iCs/>
            <w:color w:val="4F81BD"/>
          </w:rPr>
          <w:t xml:space="preserve">Method Declaration:   </w:t>
        </w:r>
      </w:ins>
    </w:p>
    <w:p w:rsidR="007032A5" w:rsidRPr="007032A5" w:rsidRDefault="007032A5">
      <w:pPr>
        <w:pStyle w:val="ListParagraph"/>
        <w:autoSpaceDE w:val="0"/>
        <w:autoSpaceDN w:val="0"/>
        <w:adjustRightInd w:val="0"/>
        <w:spacing w:after="0" w:line="240" w:lineRule="auto"/>
        <w:ind w:firstLine="720"/>
        <w:rPr>
          <w:ins w:id="14377" w:author="HungNguyen" w:date="2012-04-17T18:15:00Z"/>
          <w:rFonts w:ascii="Consolas" w:eastAsiaTheme="minorEastAsia" w:hAnsi="Consolas" w:cs="Consolas"/>
          <w:sz w:val="19"/>
          <w:szCs w:val="19"/>
          <w:lang w:eastAsia="ja-JP"/>
        </w:rPr>
        <w:pPrChange w:id="14378" w:author="HungNguyen" w:date="2012-04-17T18:15:00Z">
          <w:pPr>
            <w:pStyle w:val="ListParagraph"/>
            <w:numPr>
              <w:numId w:val="11"/>
            </w:numPr>
            <w:autoSpaceDE w:val="0"/>
            <w:autoSpaceDN w:val="0"/>
            <w:adjustRightInd w:val="0"/>
            <w:spacing w:after="0" w:line="240" w:lineRule="auto"/>
            <w:ind w:hanging="360"/>
          </w:pPr>
        </w:pPrChange>
      </w:pPr>
      <w:proofErr w:type="gramStart"/>
      <w:ins w:id="14379" w:author="HungNguyen" w:date="2012-04-17T18:15:00Z">
        <w:r w:rsidRPr="007032A5">
          <w:rPr>
            <w:rFonts w:ascii="Consolas" w:eastAsiaTheme="minorEastAsia" w:hAnsi="Consolas" w:cs="Consolas"/>
            <w:color w:val="0000FF"/>
            <w:sz w:val="19"/>
            <w:szCs w:val="19"/>
            <w:lang w:eastAsia="ja-JP"/>
          </w:rPr>
          <w:t>public</w:t>
        </w:r>
        <w:proofErr w:type="gramEnd"/>
        <w:r w:rsidRPr="007032A5">
          <w:rPr>
            <w:rFonts w:ascii="Consolas" w:eastAsiaTheme="minorEastAsia" w:hAnsi="Consolas" w:cs="Consolas"/>
            <w:sz w:val="19"/>
            <w:szCs w:val="19"/>
            <w:lang w:eastAsia="ja-JP"/>
          </w:rPr>
          <w:t xml:space="preserve"> </w:t>
        </w:r>
        <w:r w:rsidRPr="007032A5">
          <w:rPr>
            <w:rFonts w:ascii="Consolas" w:eastAsiaTheme="minorEastAsia" w:hAnsi="Consolas" w:cs="Consolas"/>
            <w:color w:val="0000FF"/>
            <w:sz w:val="19"/>
            <w:szCs w:val="19"/>
            <w:lang w:eastAsia="ja-JP"/>
          </w:rPr>
          <w:t>static</w:t>
        </w:r>
        <w:r w:rsidRPr="007032A5">
          <w:rPr>
            <w:rFonts w:ascii="Consolas" w:eastAsiaTheme="minorEastAsia" w:hAnsi="Consolas" w:cs="Consolas"/>
            <w:sz w:val="19"/>
            <w:szCs w:val="19"/>
            <w:lang w:eastAsia="ja-JP"/>
          </w:rPr>
          <w:t xml:space="preserve"> </w:t>
        </w:r>
        <w:r w:rsidRPr="007032A5">
          <w:rPr>
            <w:rFonts w:ascii="Consolas" w:eastAsiaTheme="minorEastAsia" w:hAnsi="Consolas" w:cs="Consolas"/>
            <w:color w:val="0000FF"/>
            <w:sz w:val="19"/>
            <w:szCs w:val="19"/>
            <w:lang w:eastAsia="ja-JP"/>
          </w:rPr>
          <w:t>bool</w:t>
        </w:r>
        <w:r w:rsidRPr="007032A5">
          <w:rPr>
            <w:rFonts w:ascii="Consolas" w:eastAsiaTheme="minorEastAsia" w:hAnsi="Consolas" w:cs="Consolas"/>
            <w:sz w:val="19"/>
            <w:szCs w:val="19"/>
            <w:lang w:eastAsia="ja-JP"/>
          </w:rPr>
          <w:t xml:space="preserve"> ExportToRtf(</w:t>
        </w:r>
        <w:r w:rsidRPr="007032A5">
          <w:rPr>
            <w:rFonts w:ascii="Consolas" w:eastAsiaTheme="minorEastAsia" w:hAnsi="Consolas" w:cs="Consolas"/>
            <w:color w:val="2B91AF"/>
            <w:sz w:val="19"/>
            <w:szCs w:val="19"/>
            <w:lang w:eastAsia="ja-JP"/>
          </w:rPr>
          <w:t>RichTextBox</w:t>
        </w:r>
        <w:r w:rsidRPr="007032A5">
          <w:rPr>
            <w:rFonts w:ascii="Consolas" w:eastAsiaTheme="minorEastAsia" w:hAnsi="Consolas" w:cs="Consolas"/>
            <w:sz w:val="19"/>
            <w:szCs w:val="19"/>
            <w:lang w:eastAsia="ja-JP"/>
          </w:rPr>
          <w:t xml:space="preserve"> richTextBox, </w:t>
        </w:r>
        <w:r w:rsidRPr="007032A5">
          <w:rPr>
            <w:rFonts w:ascii="Consolas" w:eastAsiaTheme="minorEastAsia" w:hAnsi="Consolas" w:cs="Consolas"/>
            <w:color w:val="0000FF"/>
            <w:sz w:val="19"/>
            <w:szCs w:val="19"/>
            <w:lang w:eastAsia="ja-JP"/>
          </w:rPr>
          <w:t>string</w:t>
        </w:r>
        <w:r w:rsidRPr="007032A5">
          <w:rPr>
            <w:rFonts w:ascii="Consolas" w:eastAsiaTheme="minorEastAsia" w:hAnsi="Consolas" w:cs="Consolas"/>
            <w:sz w:val="19"/>
            <w:szCs w:val="19"/>
            <w:lang w:eastAsia="ja-JP"/>
          </w:rPr>
          <w:t xml:space="preserve"> fileName, </w:t>
        </w:r>
        <w:r w:rsidRPr="007032A5">
          <w:rPr>
            <w:rFonts w:ascii="Consolas" w:eastAsiaTheme="minorEastAsia" w:hAnsi="Consolas" w:cs="Consolas"/>
            <w:color w:val="0000FF"/>
            <w:sz w:val="19"/>
            <w:szCs w:val="19"/>
            <w:lang w:eastAsia="ja-JP"/>
          </w:rPr>
          <w:t>string</w:t>
        </w:r>
        <w:r w:rsidRPr="007032A5">
          <w:rPr>
            <w:rFonts w:ascii="Consolas" w:eastAsiaTheme="minorEastAsia" w:hAnsi="Consolas" w:cs="Consolas"/>
            <w:sz w:val="19"/>
            <w:szCs w:val="19"/>
            <w:lang w:eastAsia="ja-JP"/>
          </w:rPr>
          <w:t xml:space="preserve"> fileType)</w:t>
        </w:r>
      </w:ins>
    </w:p>
    <w:p w:rsidR="007032A5" w:rsidRDefault="007032A5" w:rsidP="007032A5">
      <w:pPr>
        <w:autoSpaceDE w:val="0"/>
        <w:autoSpaceDN w:val="0"/>
        <w:adjustRightInd w:val="0"/>
        <w:spacing w:after="0" w:line="240" w:lineRule="auto"/>
        <w:rPr>
          <w:ins w:id="14380" w:author="HungNguyen" w:date="2012-04-17T18:15:00Z"/>
          <w:rFonts w:ascii="Consolas" w:eastAsiaTheme="minorEastAsia" w:hAnsi="Consolas" w:cs="Consolas"/>
          <w:sz w:val="19"/>
          <w:szCs w:val="19"/>
          <w:lang w:eastAsia="ja-JP"/>
        </w:rPr>
      </w:pPr>
    </w:p>
    <w:p w:rsidR="007032A5" w:rsidRPr="00D60E4A" w:rsidRDefault="007032A5" w:rsidP="007032A5">
      <w:pPr>
        <w:pStyle w:val="ListParagraph"/>
        <w:numPr>
          <w:ilvl w:val="0"/>
          <w:numId w:val="11"/>
        </w:numPr>
        <w:autoSpaceDE w:val="0"/>
        <w:autoSpaceDN w:val="0"/>
        <w:adjustRightInd w:val="0"/>
        <w:spacing w:after="0" w:line="240" w:lineRule="auto"/>
        <w:rPr>
          <w:ins w:id="14381" w:author="HungNguyen" w:date="2012-04-17T18:15:00Z"/>
          <w:rFonts w:ascii="Cambria" w:eastAsia="MS Gothic" w:hAnsi="Cambria"/>
          <w:b/>
          <w:bCs/>
          <w:i/>
          <w:iCs/>
          <w:color w:val="4F81BD"/>
        </w:rPr>
      </w:pPr>
      <w:ins w:id="14382" w:author="HungNguyen" w:date="2012-04-17T18:15:00Z">
        <w:r w:rsidRPr="00D60E4A">
          <w:rPr>
            <w:rFonts w:ascii="Cambria" w:eastAsia="MS Gothic" w:hAnsi="Cambria"/>
            <w:b/>
            <w:bCs/>
            <w:i/>
            <w:iCs/>
            <w:color w:val="4F81BD"/>
          </w:rPr>
          <w:t>Method Description:</w:t>
        </w:r>
      </w:ins>
    </w:p>
    <w:p w:rsidR="007032A5" w:rsidRDefault="007032A5" w:rsidP="007032A5">
      <w:pPr>
        <w:pStyle w:val="comment"/>
        <w:ind w:firstLine="720"/>
        <w:rPr>
          <w:ins w:id="14383" w:author="HungNguyen" w:date="2012-04-17T18:15:00Z"/>
          <w:i w:val="0"/>
          <w:color w:val="auto"/>
          <w:sz w:val="18"/>
          <w:szCs w:val="18"/>
        </w:rPr>
      </w:pPr>
      <w:ins w:id="14384" w:author="HungNguyen" w:date="2012-04-17T18:15:00Z">
        <w:r>
          <w:rPr>
            <w:rFonts w:ascii="Times New Roman" w:hAnsi="Times New Roman" w:cs="Times New Roman"/>
            <w:i w:val="0"/>
            <w:color w:val="auto"/>
            <w:sz w:val="22"/>
            <w:szCs w:val="22"/>
          </w:rPr>
          <w:t xml:space="preserve">Export file to </w:t>
        </w:r>
      </w:ins>
      <w:ins w:id="14385" w:author="HungNguyen" w:date="2012-04-17T18:16:00Z">
        <w:r>
          <w:rPr>
            <w:rFonts w:ascii="Times New Roman" w:hAnsi="Times New Roman" w:cs="Times New Roman"/>
            <w:i w:val="0"/>
            <w:color w:val="auto"/>
            <w:sz w:val="22"/>
            <w:szCs w:val="22"/>
          </w:rPr>
          <w:t>rtf format</w:t>
        </w:r>
      </w:ins>
      <w:ins w:id="14386" w:author="HungNguyen" w:date="2012-04-17T18:15:00Z">
        <w:r>
          <w:rPr>
            <w:rFonts w:ascii="Times New Roman" w:hAnsi="Times New Roman" w:cs="Times New Roman"/>
            <w:i w:val="0"/>
            <w:color w:val="auto"/>
            <w:sz w:val="22"/>
            <w:szCs w:val="22"/>
          </w:rPr>
          <w:t>.</w:t>
        </w:r>
      </w:ins>
    </w:p>
    <w:p w:rsidR="007032A5" w:rsidRPr="00D60E4A" w:rsidRDefault="007032A5" w:rsidP="007032A5">
      <w:pPr>
        <w:pStyle w:val="ListParagraph"/>
        <w:numPr>
          <w:ilvl w:val="0"/>
          <w:numId w:val="11"/>
        </w:numPr>
        <w:autoSpaceDE w:val="0"/>
        <w:autoSpaceDN w:val="0"/>
        <w:adjustRightInd w:val="0"/>
        <w:spacing w:after="0" w:line="240" w:lineRule="auto"/>
        <w:rPr>
          <w:ins w:id="14387" w:author="HungNguyen" w:date="2012-04-17T18:15:00Z"/>
          <w:rFonts w:ascii="Cambria" w:eastAsia="MS Gothic" w:hAnsi="Cambria"/>
          <w:b/>
          <w:bCs/>
          <w:i/>
          <w:iCs/>
          <w:color w:val="4F81BD"/>
        </w:rPr>
      </w:pPr>
      <w:ins w:id="14388" w:author="HungNguyen" w:date="2012-04-17T18:15: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7032A5" w:rsidRPr="00D229E5" w:rsidTr="00EA6731">
        <w:trPr>
          <w:cnfStyle w:val="100000000000" w:firstRow="1" w:lastRow="0" w:firstColumn="0" w:lastColumn="0" w:oddVBand="0" w:evenVBand="0" w:oddHBand="0" w:evenHBand="0" w:firstRowFirstColumn="0" w:firstRowLastColumn="0" w:lastRowFirstColumn="0" w:lastRowLastColumn="0"/>
          <w:ins w:id="14389" w:author="HungNguyen" w:date="2012-04-17T18:15:00Z"/>
        </w:trPr>
        <w:tc>
          <w:tcPr>
            <w:tcW w:w="551" w:type="dxa"/>
          </w:tcPr>
          <w:p w:rsidR="007032A5" w:rsidRPr="00CC3540" w:rsidRDefault="007032A5" w:rsidP="00EA6731">
            <w:pPr>
              <w:widowControl w:val="0"/>
              <w:spacing w:before="120"/>
              <w:ind w:left="-14" w:right="14"/>
              <w:jc w:val="center"/>
              <w:rPr>
                <w:ins w:id="14390" w:author="HungNguyen" w:date="2012-04-17T18:15:00Z"/>
                <w:b w:val="0"/>
                <w:lang w:eastAsia="ja-JP"/>
              </w:rPr>
            </w:pPr>
            <w:ins w:id="14391" w:author="HungNguyen" w:date="2012-04-17T18:15:00Z">
              <w:r w:rsidRPr="00CC3540">
                <w:rPr>
                  <w:rFonts w:ascii="Tahoma" w:eastAsia="MS Mincho" w:hAnsi="Tahoma" w:cs="Arial"/>
                  <w:b w:val="0"/>
                  <w:snapToGrid w:val="0"/>
                  <w:color w:val="auto"/>
                  <w:sz w:val="20"/>
                  <w:szCs w:val="20"/>
                  <w:lang w:eastAsia="ja-JP"/>
                </w:rPr>
                <w:t>No</w:t>
              </w:r>
            </w:ins>
          </w:p>
        </w:tc>
        <w:tc>
          <w:tcPr>
            <w:tcW w:w="1429" w:type="dxa"/>
          </w:tcPr>
          <w:p w:rsidR="007032A5" w:rsidRPr="00CC3540" w:rsidRDefault="007032A5" w:rsidP="00EA6731">
            <w:pPr>
              <w:widowControl w:val="0"/>
              <w:spacing w:before="120"/>
              <w:ind w:left="-14" w:right="14"/>
              <w:jc w:val="center"/>
              <w:rPr>
                <w:ins w:id="14392" w:author="HungNguyen" w:date="2012-04-17T18:15:00Z"/>
                <w:b w:val="0"/>
                <w:lang w:eastAsia="ja-JP"/>
              </w:rPr>
            </w:pPr>
            <w:ins w:id="14393" w:author="HungNguyen" w:date="2012-04-17T18:15:00Z">
              <w:r w:rsidRPr="00CC3540">
                <w:rPr>
                  <w:rFonts w:ascii="Tahoma" w:eastAsia="MS Mincho" w:hAnsi="Tahoma" w:cs="Arial"/>
                  <w:b w:val="0"/>
                  <w:snapToGrid w:val="0"/>
                  <w:color w:val="auto"/>
                  <w:sz w:val="20"/>
                  <w:szCs w:val="20"/>
                  <w:lang w:eastAsia="ja-JP"/>
                </w:rPr>
                <w:t>Parameter</w:t>
              </w:r>
            </w:ins>
          </w:p>
        </w:tc>
        <w:tc>
          <w:tcPr>
            <w:tcW w:w="1440" w:type="dxa"/>
          </w:tcPr>
          <w:p w:rsidR="007032A5" w:rsidRPr="00CC3540" w:rsidRDefault="007032A5" w:rsidP="00EA6731">
            <w:pPr>
              <w:widowControl w:val="0"/>
              <w:spacing w:before="120"/>
              <w:ind w:left="-14" w:right="14"/>
              <w:jc w:val="center"/>
              <w:rPr>
                <w:ins w:id="14394" w:author="HungNguyen" w:date="2012-04-17T18:15:00Z"/>
                <w:b w:val="0"/>
                <w:lang w:eastAsia="ja-JP"/>
              </w:rPr>
            </w:pPr>
            <w:ins w:id="14395" w:author="HungNguyen" w:date="2012-04-17T18:15:00Z">
              <w:r w:rsidRPr="00CC3540">
                <w:rPr>
                  <w:rFonts w:ascii="Tahoma" w:eastAsia="MS Mincho" w:hAnsi="Tahoma" w:cs="Arial"/>
                  <w:b w:val="0"/>
                  <w:snapToGrid w:val="0"/>
                  <w:color w:val="auto"/>
                  <w:sz w:val="20"/>
                  <w:szCs w:val="20"/>
                  <w:lang w:eastAsia="ja-JP"/>
                </w:rPr>
                <w:t>Type</w:t>
              </w:r>
            </w:ins>
          </w:p>
        </w:tc>
        <w:tc>
          <w:tcPr>
            <w:tcW w:w="900" w:type="dxa"/>
          </w:tcPr>
          <w:p w:rsidR="007032A5" w:rsidRPr="00CC3540" w:rsidRDefault="007032A5" w:rsidP="00EA6731">
            <w:pPr>
              <w:widowControl w:val="0"/>
              <w:spacing w:before="120"/>
              <w:ind w:left="-14" w:right="14"/>
              <w:jc w:val="center"/>
              <w:rPr>
                <w:ins w:id="14396" w:author="HungNguyen" w:date="2012-04-17T18:15:00Z"/>
                <w:b w:val="0"/>
                <w:lang w:eastAsia="ja-JP"/>
              </w:rPr>
            </w:pPr>
            <w:ins w:id="14397" w:author="HungNguyen" w:date="2012-04-17T18:15:00Z">
              <w:r w:rsidRPr="00CC3540">
                <w:rPr>
                  <w:rFonts w:ascii="Tahoma" w:eastAsia="MS Mincho" w:hAnsi="Tahoma" w:cs="Arial"/>
                  <w:b w:val="0"/>
                  <w:snapToGrid w:val="0"/>
                  <w:color w:val="auto"/>
                  <w:sz w:val="20"/>
                  <w:szCs w:val="20"/>
                  <w:lang w:eastAsia="ja-JP"/>
                </w:rPr>
                <w:t>In/out</w:t>
              </w:r>
            </w:ins>
          </w:p>
        </w:tc>
        <w:tc>
          <w:tcPr>
            <w:tcW w:w="983" w:type="dxa"/>
          </w:tcPr>
          <w:p w:rsidR="007032A5" w:rsidRPr="00CC3540" w:rsidRDefault="007032A5" w:rsidP="00EA6731">
            <w:pPr>
              <w:widowControl w:val="0"/>
              <w:spacing w:before="120"/>
              <w:ind w:left="-14" w:right="14"/>
              <w:jc w:val="center"/>
              <w:rPr>
                <w:ins w:id="14398" w:author="HungNguyen" w:date="2012-04-17T18:15:00Z"/>
                <w:b w:val="0"/>
                <w:lang w:eastAsia="ja-JP"/>
              </w:rPr>
            </w:pPr>
            <w:ins w:id="14399" w:author="HungNguyen" w:date="2012-04-17T18:15:00Z">
              <w:r w:rsidRPr="00CC3540">
                <w:rPr>
                  <w:rFonts w:ascii="Tahoma" w:eastAsia="MS Mincho" w:hAnsi="Tahoma" w:cs="Arial"/>
                  <w:b w:val="0"/>
                  <w:snapToGrid w:val="0"/>
                  <w:color w:val="auto"/>
                  <w:sz w:val="20"/>
                  <w:szCs w:val="20"/>
                  <w:lang w:eastAsia="ja-JP"/>
                </w:rPr>
                <w:t>Default</w:t>
              </w:r>
            </w:ins>
          </w:p>
        </w:tc>
        <w:tc>
          <w:tcPr>
            <w:tcW w:w="4397" w:type="dxa"/>
          </w:tcPr>
          <w:p w:rsidR="007032A5" w:rsidRPr="00CC3540" w:rsidRDefault="007032A5" w:rsidP="00EA6731">
            <w:pPr>
              <w:widowControl w:val="0"/>
              <w:spacing w:before="120"/>
              <w:ind w:left="-14" w:right="14"/>
              <w:jc w:val="center"/>
              <w:rPr>
                <w:ins w:id="14400" w:author="HungNguyen" w:date="2012-04-17T18:15:00Z"/>
                <w:b w:val="0"/>
                <w:lang w:eastAsia="ja-JP"/>
              </w:rPr>
            </w:pPr>
            <w:ins w:id="14401" w:author="HungNguyen" w:date="2012-04-17T18:15:00Z">
              <w:r w:rsidRPr="00CC3540">
                <w:rPr>
                  <w:rFonts w:ascii="Tahoma" w:eastAsia="MS Mincho" w:hAnsi="Tahoma" w:cs="Arial"/>
                  <w:b w:val="0"/>
                  <w:snapToGrid w:val="0"/>
                  <w:color w:val="auto"/>
                  <w:sz w:val="20"/>
                  <w:szCs w:val="20"/>
                  <w:lang w:eastAsia="ja-JP"/>
                </w:rPr>
                <w:t>Description</w:t>
              </w:r>
            </w:ins>
          </w:p>
        </w:tc>
      </w:tr>
      <w:tr w:rsidR="007032A5" w:rsidTr="00EA6731">
        <w:trPr>
          <w:ins w:id="14402" w:author="HungNguyen" w:date="2012-04-17T18:15:00Z"/>
        </w:trPr>
        <w:tc>
          <w:tcPr>
            <w:tcW w:w="551" w:type="dxa"/>
          </w:tcPr>
          <w:p w:rsidR="007032A5" w:rsidRPr="00CC3540" w:rsidRDefault="007032A5" w:rsidP="00EA6731">
            <w:pPr>
              <w:pStyle w:val="comment"/>
              <w:ind w:left="0"/>
              <w:rPr>
                <w:ins w:id="14403" w:author="HungNguyen" w:date="2012-04-17T18:15:00Z"/>
                <w:rFonts w:ascii="Times New Roman" w:hAnsi="Times New Roman" w:cs="Times New Roman"/>
                <w:i w:val="0"/>
                <w:color w:val="auto"/>
                <w:sz w:val="22"/>
                <w:szCs w:val="22"/>
              </w:rPr>
            </w:pPr>
            <w:ins w:id="14404" w:author="HungNguyen" w:date="2012-04-17T18:15:00Z">
              <w:r w:rsidRPr="00CC3540">
                <w:rPr>
                  <w:rFonts w:ascii="Times New Roman" w:hAnsi="Times New Roman" w:cs="Times New Roman"/>
                  <w:i w:val="0"/>
                  <w:color w:val="auto"/>
                  <w:sz w:val="22"/>
                  <w:szCs w:val="22"/>
                </w:rPr>
                <w:t>01</w:t>
              </w:r>
            </w:ins>
          </w:p>
        </w:tc>
        <w:tc>
          <w:tcPr>
            <w:tcW w:w="1429" w:type="dxa"/>
          </w:tcPr>
          <w:p w:rsidR="007032A5" w:rsidRPr="00CC3540" w:rsidRDefault="007032A5" w:rsidP="00EA6731">
            <w:pPr>
              <w:pStyle w:val="comment"/>
              <w:ind w:left="0"/>
              <w:rPr>
                <w:ins w:id="14405" w:author="HungNguyen" w:date="2012-04-17T18:15:00Z"/>
                <w:rFonts w:ascii="Times New Roman" w:hAnsi="Times New Roman" w:cs="Times New Roman"/>
                <w:i w:val="0"/>
                <w:color w:val="auto"/>
                <w:sz w:val="22"/>
                <w:szCs w:val="22"/>
              </w:rPr>
            </w:pPr>
            <w:ins w:id="14406" w:author="HungNguyen" w:date="2012-04-17T18:15:00Z">
              <w:r>
                <w:rPr>
                  <w:rFonts w:ascii="Times New Roman" w:hAnsi="Times New Roman" w:cs="Times New Roman"/>
                  <w:i w:val="0"/>
                  <w:color w:val="auto"/>
                  <w:sz w:val="22"/>
                  <w:szCs w:val="22"/>
                </w:rPr>
                <w:t>richTextBox</w:t>
              </w:r>
            </w:ins>
          </w:p>
        </w:tc>
        <w:tc>
          <w:tcPr>
            <w:tcW w:w="1440" w:type="dxa"/>
          </w:tcPr>
          <w:p w:rsidR="007032A5" w:rsidRPr="00CC3540" w:rsidRDefault="007032A5" w:rsidP="00EA6731">
            <w:pPr>
              <w:pStyle w:val="comment"/>
              <w:ind w:left="0"/>
              <w:rPr>
                <w:ins w:id="14407" w:author="HungNguyen" w:date="2012-04-17T18:15:00Z"/>
                <w:rFonts w:ascii="Times New Roman" w:hAnsi="Times New Roman" w:cs="Times New Roman"/>
                <w:i w:val="0"/>
                <w:color w:val="auto"/>
                <w:sz w:val="22"/>
                <w:szCs w:val="22"/>
              </w:rPr>
            </w:pPr>
            <w:ins w:id="14408" w:author="HungNguyen" w:date="2012-04-17T18:15:00Z">
              <w:r>
                <w:rPr>
                  <w:rFonts w:ascii="Times New Roman" w:hAnsi="Times New Roman" w:cs="Times New Roman"/>
                  <w:i w:val="0"/>
                  <w:color w:val="auto"/>
                  <w:sz w:val="22"/>
                  <w:szCs w:val="22"/>
                </w:rPr>
                <w:t>RichTextBox</w:t>
              </w:r>
            </w:ins>
          </w:p>
        </w:tc>
        <w:tc>
          <w:tcPr>
            <w:tcW w:w="900" w:type="dxa"/>
          </w:tcPr>
          <w:p w:rsidR="007032A5" w:rsidRPr="00CC3540" w:rsidRDefault="007032A5" w:rsidP="00EA6731">
            <w:pPr>
              <w:pStyle w:val="comment"/>
              <w:ind w:left="0"/>
              <w:rPr>
                <w:ins w:id="14409" w:author="HungNguyen" w:date="2012-04-17T18:15:00Z"/>
                <w:rFonts w:ascii="Times New Roman" w:hAnsi="Times New Roman" w:cs="Times New Roman"/>
                <w:i w:val="0"/>
                <w:color w:val="auto"/>
                <w:sz w:val="22"/>
                <w:szCs w:val="22"/>
              </w:rPr>
            </w:pPr>
            <w:ins w:id="14410" w:author="HungNguyen" w:date="2012-04-17T18:15:00Z">
              <w:r w:rsidRPr="00CC3540">
                <w:rPr>
                  <w:rFonts w:ascii="Times New Roman" w:hAnsi="Times New Roman" w:cs="Times New Roman"/>
                  <w:i w:val="0"/>
                  <w:color w:val="auto"/>
                  <w:sz w:val="22"/>
                  <w:szCs w:val="22"/>
                </w:rPr>
                <w:t xml:space="preserve">In </w:t>
              </w:r>
            </w:ins>
          </w:p>
        </w:tc>
        <w:tc>
          <w:tcPr>
            <w:tcW w:w="983" w:type="dxa"/>
          </w:tcPr>
          <w:p w:rsidR="007032A5" w:rsidRPr="00CC3540" w:rsidRDefault="007032A5" w:rsidP="00EA6731">
            <w:pPr>
              <w:pStyle w:val="comment"/>
              <w:ind w:left="0"/>
              <w:rPr>
                <w:ins w:id="14411" w:author="HungNguyen" w:date="2012-04-17T18:15:00Z"/>
                <w:rFonts w:ascii="Times New Roman" w:hAnsi="Times New Roman" w:cs="Times New Roman"/>
                <w:i w:val="0"/>
                <w:sz w:val="22"/>
                <w:szCs w:val="22"/>
              </w:rPr>
            </w:pPr>
          </w:p>
        </w:tc>
        <w:tc>
          <w:tcPr>
            <w:tcW w:w="4397" w:type="dxa"/>
          </w:tcPr>
          <w:p w:rsidR="007032A5" w:rsidRPr="00CC3540" w:rsidRDefault="007032A5" w:rsidP="00EA6731">
            <w:pPr>
              <w:pStyle w:val="comment"/>
              <w:ind w:left="0"/>
              <w:rPr>
                <w:ins w:id="14412" w:author="HungNguyen" w:date="2012-04-17T18:15:00Z"/>
                <w:rFonts w:ascii="Times New Roman" w:hAnsi="Times New Roman" w:cs="Times New Roman"/>
                <w:i w:val="0"/>
                <w:color w:val="auto"/>
                <w:sz w:val="22"/>
                <w:szCs w:val="22"/>
              </w:rPr>
            </w:pPr>
            <w:ins w:id="14413" w:author="HungNguyen" w:date="2012-04-17T18:15:00Z">
              <w:r>
                <w:rPr>
                  <w:rFonts w:ascii="Times New Roman" w:hAnsi="Times New Roman" w:cs="Times New Roman"/>
                  <w:i w:val="0"/>
                  <w:color w:val="auto"/>
                  <w:sz w:val="22"/>
                  <w:szCs w:val="22"/>
                </w:rPr>
                <w:t xml:space="preserve">parameter </w:t>
              </w:r>
            </w:ins>
          </w:p>
        </w:tc>
      </w:tr>
      <w:tr w:rsidR="007032A5" w:rsidTr="00EA6731">
        <w:trPr>
          <w:ins w:id="14414" w:author="HungNguyen" w:date="2012-04-17T18:15:00Z"/>
        </w:trPr>
        <w:tc>
          <w:tcPr>
            <w:tcW w:w="551" w:type="dxa"/>
          </w:tcPr>
          <w:p w:rsidR="007032A5" w:rsidRPr="00CC3540" w:rsidRDefault="007032A5" w:rsidP="00EA6731">
            <w:pPr>
              <w:pStyle w:val="comment"/>
              <w:ind w:left="0"/>
              <w:rPr>
                <w:ins w:id="14415" w:author="HungNguyen" w:date="2012-04-17T18:15:00Z"/>
                <w:rFonts w:ascii="Times New Roman" w:hAnsi="Times New Roman" w:cs="Times New Roman"/>
                <w:i w:val="0"/>
                <w:color w:val="auto"/>
                <w:sz w:val="22"/>
                <w:szCs w:val="22"/>
              </w:rPr>
            </w:pPr>
            <w:ins w:id="14416" w:author="HungNguyen" w:date="2012-04-17T18:15:00Z">
              <w:r w:rsidRPr="00CC3540">
                <w:rPr>
                  <w:rFonts w:ascii="Times New Roman" w:hAnsi="Times New Roman" w:cs="Times New Roman"/>
                  <w:i w:val="0"/>
                  <w:color w:val="auto"/>
                  <w:sz w:val="22"/>
                  <w:szCs w:val="22"/>
                </w:rPr>
                <w:t>02</w:t>
              </w:r>
            </w:ins>
          </w:p>
        </w:tc>
        <w:tc>
          <w:tcPr>
            <w:tcW w:w="1429" w:type="dxa"/>
          </w:tcPr>
          <w:p w:rsidR="007032A5" w:rsidRPr="00CC3540" w:rsidRDefault="007032A5" w:rsidP="00EA6731">
            <w:pPr>
              <w:pStyle w:val="comment"/>
              <w:ind w:left="0"/>
              <w:rPr>
                <w:ins w:id="14417" w:author="HungNguyen" w:date="2012-04-17T18:15:00Z"/>
                <w:rFonts w:ascii="Times New Roman" w:hAnsi="Times New Roman" w:cs="Times New Roman"/>
                <w:i w:val="0"/>
                <w:color w:val="auto"/>
                <w:sz w:val="22"/>
                <w:szCs w:val="22"/>
              </w:rPr>
            </w:pPr>
            <w:ins w:id="14418" w:author="HungNguyen" w:date="2012-04-17T18:15:00Z">
              <w:r w:rsidRPr="00CC3540">
                <w:rPr>
                  <w:rFonts w:ascii="Times New Roman" w:hAnsi="Times New Roman" w:cs="Times New Roman"/>
                  <w:i w:val="0"/>
                  <w:color w:val="auto"/>
                  <w:sz w:val="22"/>
                  <w:szCs w:val="22"/>
                </w:rPr>
                <w:t>fileType</w:t>
              </w:r>
            </w:ins>
          </w:p>
        </w:tc>
        <w:tc>
          <w:tcPr>
            <w:tcW w:w="1440" w:type="dxa"/>
          </w:tcPr>
          <w:p w:rsidR="007032A5" w:rsidRPr="00CC3540" w:rsidRDefault="007032A5" w:rsidP="00EA6731">
            <w:pPr>
              <w:pStyle w:val="comment"/>
              <w:ind w:left="0"/>
              <w:rPr>
                <w:ins w:id="14419" w:author="HungNguyen" w:date="2012-04-17T18:15:00Z"/>
                <w:rFonts w:ascii="Times New Roman" w:hAnsi="Times New Roman" w:cs="Times New Roman"/>
                <w:i w:val="0"/>
                <w:color w:val="auto"/>
                <w:sz w:val="22"/>
                <w:szCs w:val="22"/>
              </w:rPr>
            </w:pPr>
            <w:ins w:id="14420" w:author="HungNguyen" w:date="2012-04-17T18:15:00Z">
              <w:r w:rsidRPr="00CC3540">
                <w:rPr>
                  <w:rFonts w:ascii="Times New Roman" w:hAnsi="Times New Roman" w:cs="Times New Roman"/>
                  <w:i w:val="0"/>
                  <w:color w:val="auto"/>
                  <w:sz w:val="22"/>
                  <w:szCs w:val="22"/>
                </w:rPr>
                <w:t>string</w:t>
              </w:r>
            </w:ins>
          </w:p>
        </w:tc>
        <w:tc>
          <w:tcPr>
            <w:tcW w:w="900" w:type="dxa"/>
          </w:tcPr>
          <w:p w:rsidR="007032A5" w:rsidRPr="00CC3540" w:rsidRDefault="007032A5" w:rsidP="00EA6731">
            <w:pPr>
              <w:pStyle w:val="comment"/>
              <w:ind w:left="0"/>
              <w:rPr>
                <w:ins w:id="14421" w:author="HungNguyen" w:date="2012-04-17T18:15:00Z"/>
                <w:rFonts w:ascii="Times New Roman" w:hAnsi="Times New Roman" w:cs="Times New Roman"/>
                <w:i w:val="0"/>
                <w:color w:val="auto"/>
                <w:sz w:val="22"/>
                <w:szCs w:val="22"/>
              </w:rPr>
            </w:pPr>
            <w:ins w:id="14422" w:author="HungNguyen" w:date="2012-04-17T18:15:00Z">
              <w:r w:rsidRPr="00CC3540">
                <w:rPr>
                  <w:rFonts w:ascii="Times New Roman" w:hAnsi="Times New Roman" w:cs="Times New Roman"/>
                  <w:i w:val="0"/>
                  <w:color w:val="auto"/>
                  <w:sz w:val="22"/>
                  <w:szCs w:val="22"/>
                </w:rPr>
                <w:t>In</w:t>
              </w:r>
            </w:ins>
          </w:p>
        </w:tc>
        <w:tc>
          <w:tcPr>
            <w:tcW w:w="983" w:type="dxa"/>
          </w:tcPr>
          <w:p w:rsidR="007032A5" w:rsidRPr="00CC3540" w:rsidRDefault="007032A5" w:rsidP="00EA6731">
            <w:pPr>
              <w:pStyle w:val="comment"/>
              <w:ind w:left="0"/>
              <w:rPr>
                <w:ins w:id="14423" w:author="HungNguyen" w:date="2012-04-17T18:15:00Z"/>
                <w:rFonts w:ascii="Times New Roman" w:hAnsi="Times New Roman" w:cs="Times New Roman"/>
                <w:i w:val="0"/>
                <w:sz w:val="22"/>
                <w:szCs w:val="22"/>
              </w:rPr>
            </w:pPr>
          </w:p>
        </w:tc>
        <w:tc>
          <w:tcPr>
            <w:tcW w:w="4397" w:type="dxa"/>
          </w:tcPr>
          <w:p w:rsidR="007032A5" w:rsidRPr="00CC3540" w:rsidRDefault="007032A5" w:rsidP="00EA6731">
            <w:pPr>
              <w:pStyle w:val="comment"/>
              <w:ind w:left="0"/>
              <w:rPr>
                <w:ins w:id="14424" w:author="HungNguyen" w:date="2012-04-17T18:15:00Z"/>
                <w:rFonts w:ascii="Times New Roman" w:hAnsi="Times New Roman" w:cs="Times New Roman"/>
                <w:i w:val="0"/>
                <w:color w:val="auto"/>
                <w:sz w:val="22"/>
                <w:szCs w:val="22"/>
              </w:rPr>
            </w:pPr>
            <w:ins w:id="14425" w:author="HungNguyen" w:date="2012-04-17T18:15:00Z">
              <w:r w:rsidRPr="00CC3540">
                <w:rPr>
                  <w:rFonts w:ascii="Times New Roman" w:hAnsi="Times New Roman" w:cs="Times New Roman"/>
                  <w:i w:val="0"/>
                  <w:color w:val="auto"/>
                  <w:sz w:val="22"/>
                  <w:szCs w:val="22"/>
                </w:rPr>
                <w:t xml:space="preserve">The type of exported file, </w:t>
              </w:r>
              <w:r>
                <w:rPr>
                  <w:rFonts w:ascii="Times New Roman" w:hAnsi="Times New Roman" w:cs="Times New Roman"/>
                  <w:i w:val="0"/>
                  <w:color w:val="auto"/>
                  <w:sz w:val="22"/>
                  <w:szCs w:val="22"/>
                </w:rPr>
                <w:t xml:space="preserve">doc, </w:t>
              </w:r>
              <w:r w:rsidRPr="00CC3540">
                <w:rPr>
                  <w:rFonts w:ascii="Times New Roman" w:hAnsi="Times New Roman" w:cs="Times New Roman"/>
                  <w:i w:val="0"/>
                  <w:color w:val="auto"/>
                  <w:sz w:val="22"/>
                  <w:szCs w:val="22"/>
                </w:rPr>
                <w:t xml:space="preserve">docx or </w:t>
              </w:r>
              <w:r>
                <w:rPr>
                  <w:rFonts w:ascii="Times New Roman" w:hAnsi="Times New Roman" w:cs="Times New Roman"/>
                  <w:i w:val="0"/>
                  <w:color w:val="auto"/>
                  <w:sz w:val="22"/>
                  <w:szCs w:val="22"/>
                </w:rPr>
                <w:t>pdf</w:t>
              </w:r>
            </w:ins>
          </w:p>
        </w:tc>
      </w:tr>
      <w:tr w:rsidR="007032A5" w:rsidTr="00EA6731">
        <w:trPr>
          <w:ins w:id="14426" w:author="HungNguyen" w:date="2012-04-17T18:15:00Z"/>
        </w:trPr>
        <w:tc>
          <w:tcPr>
            <w:tcW w:w="551" w:type="dxa"/>
          </w:tcPr>
          <w:p w:rsidR="007032A5" w:rsidRPr="00CC3540" w:rsidRDefault="007032A5" w:rsidP="00EA6731">
            <w:pPr>
              <w:pStyle w:val="comment"/>
              <w:ind w:left="0"/>
              <w:rPr>
                <w:ins w:id="14427" w:author="HungNguyen" w:date="2012-04-17T18:15:00Z"/>
                <w:rFonts w:ascii="Times New Roman" w:hAnsi="Times New Roman" w:cs="Times New Roman"/>
                <w:i w:val="0"/>
                <w:color w:val="auto"/>
                <w:sz w:val="22"/>
                <w:szCs w:val="22"/>
              </w:rPr>
            </w:pPr>
            <w:ins w:id="14428" w:author="HungNguyen" w:date="2012-04-17T18:15:00Z">
              <w:r w:rsidRPr="00CC3540">
                <w:rPr>
                  <w:rFonts w:ascii="Times New Roman" w:hAnsi="Times New Roman" w:cs="Times New Roman"/>
                  <w:i w:val="0"/>
                  <w:color w:val="auto"/>
                  <w:sz w:val="22"/>
                  <w:szCs w:val="22"/>
                </w:rPr>
                <w:lastRenderedPageBreak/>
                <w:t>03</w:t>
              </w:r>
            </w:ins>
          </w:p>
        </w:tc>
        <w:tc>
          <w:tcPr>
            <w:tcW w:w="1429" w:type="dxa"/>
          </w:tcPr>
          <w:p w:rsidR="007032A5" w:rsidRPr="00CC3540" w:rsidRDefault="007032A5" w:rsidP="00EA6731">
            <w:pPr>
              <w:pStyle w:val="comment"/>
              <w:ind w:left="0"/>
              <w:rPr>
                <w:ins w:id="14429" w:author="HungNguyen" w:date="2012-04-17T18:15:00Z"/>
                <w:rFonts w:ascii="Times New Roman" w:hAnsi="Times New Roman" w:cs="Times New Roman"/>
                <w:i w:val="0"/>
                <w:color w:val="auto"/>
                <w:sz w:val="22"/>
                <w:szCs w:val="22"/>
              </w:rPr>
            </w:pPr>
            <w:ins w:id="14430" w:author="HungNguyen" w:date="2012-04-17T18:15:00Z">
              <w:r w:rsidRPr="00CC3540">
                <w:rPr>
                  <w:rFonts w:ascii="Times New Roman" w:hAnsi="Times New Roman" w:cs="Times New Roman"/>
                  <w:i w:val="0"/>
                  <w:color w:val="auto"/>
                  <w:sz w:val="22"/>
                  <w:szCs w:val="22"/>
                </w:rPr>
                <w:t>fileName</w:t>
              </w:r>
            </w:ins>
          </w:p>
        </w:tc>
        <w:tc>
          <w:tcPr>
            <w:tcW w:w="1440" w:type="dxa"/>
          </w:tcPr>
          <w:p w:rsidR="007032A5" w:rsidRPr="00CC3540" w:rsidRDefault="007032A5" w:rsidP="00EA6731">
            <w:pPr>
              <w:pStyle w:val="comment"/>
              <w:ind w:left="0"/>
              <w:rPr>
                <w:ins w:id="14431" w:author="HungNguyen" w:date="2012-04-17T18:15:00Z"/>
                <w:rFonts w:ascii="Times New Roman" w:hAnsi="Times New Roman" w:cs="Times New Roman"/>
                <w:i w:val="0"/>
                <w:color w:val="auto"/>
                <w:sz w:val="22"/>
                <w:szCs w:val="22"/>
              </w:rPr>
            </w:pPr>
            <w:ins w:id="14432" w:author="HungNguyen" w:date="2012-04-17T18:15:00Z">
              <w:r w:rsidRPr="00CC3540">
                <w:rPr>
                  <w:rFonts w:ascii="Times New Roman" w:hAnsi="Times New Roman" w:cs="Times New Roman"/>
                  <w:i w:val="0"/>
                  <w:color w:val="auto"/>
                  <w:sz w:val="22"/>
                  <w:szCs w:val="22"/>
                </w:rPr>
                <w:t>string</w:t>
              </w:r>
            </w:ins>
          </w:p>
        </w:tc>
        <w:tc>
          <w:tcPr>
            <w:tcW w:w="900" w:type="dxa"/>
          </w:tcPr>
          <w:p w:rsidR="007032A5" w:rsidRPr="00CC3540" w:rsidRDefault="007032A5" w:rsidP="00EA6731">
            <w:pPr>
              <w:pStyle w:val="comment"/>
              <w:ind w:left="0"/>
              <w:rPr>
                <w:ins w:id="14433" w:author="HungNguyen" w:date="2012-04-17T18:15:00Z"/>
                <w:rFonts w:ascii="Times New Roman" w:hAnsi="Times New Roman" w:cs="Times New Roman"/>
                <w:i w:val="0"/>
                <w:color w:val="auto"/>
                <w:sz w:val="22"/>
                <w:szCs w:val="22"/>
              </w:rPr>
            </w:pPr>
            <w:ins w:id="14434" w:author="HungNguyen" w:date="2012-04-17T18:15:00Z">
              <w:r w:rsidRPr="00CC3540">
                <w:rPr>
                  <w:rFonts w:ascii="Times New Roman" w:hAnsi="Times New Roman" w:cs="Times New Roman"/>
                  <w:i w:val="0"/>
                  <w:color w:val="auto"/>
                  <w:sz w:val="22"/>
                  <w:szCs w:val="22"/>
                </w:rPr>
                <w:t>In</w:t>
              </w:r>
            </w:ins>
          </w:p>
        </w:tc>
        <w:tc>
          <w:tcPr>
            <w:tcW w:w="983" w:type="dxa"/>
          </w:tcPr>
          <w:p w:rsidR="007032A5" w:rsidRPr="00CC3540" w:rsidRDefault="007032A5" w:rsidP="00EA6731">
            <w:pPr>
              <w:pStyle w:val="comment"/>
              <w:ind w:left="0"/>
              <w:rPr>
                <w:ins w:id="14435" w:author="HungNguyen" w:date="2012-04-17T18:15:00Z"/>
                <w:rFonts w:ascii="Times New Roman" w:hAnsi="Times New Roman" w:cs="Times New Roman"/>
                <w:i w:val="0"/>
                <w:sz w:val="22"/>
                <w:szCs w:val="22"/>
              </w:rPr>
            </w:pPr>
          </w:p>
        </w:tc>
        <w:tc>
          <w:tcPr>
            <w:tcW w:w="4397" w:type="dxa"/>
          </w:tcPr>
          <w:p w:rsidR="007032A5" w:rsidRPr="00CC3540" w:rsidRDefault="007032A5" w:rsidP="00EA6731">
            <w:pPr>
              <w:pStyle w:val="comment"/>
              <w:ind w:left="0"/>
              <w:rPr>
                <w:ins w:id="14436" w:author="HungNguyen" w:date="2012-04-17T18:15:00Z"/>
                <w:rFonts w:ascii="Times New Roman" w:hAnsi="Times New Roman" w:cs="Times New Roman"/>
                <w:i w:val="0"/>
                <w:color w:val="auto"/>
                <w:sz w:val="22"/>
                <w:szCs w:val="22"/>
              </w:rPr>
            </w:pPr>
            <w:ins w:id="14437" w:author="HungNguyen" w:date="2012-04-17T18:15:00Z">
              <w:r w:rsidRPr="00CC3540">
                <w:rPr>
                  <w:rFonts w:ascii="Times New Roman" w:hAnsi="Times New Roman" w:cs="Times New Roman"/>
                  <w:i w:val="0"/>
                  <w:color w:val="auto"/>
                  <w:sz w:val="22"/>
                  <w:szCs w:val="22"/>
                </w:rPr>
                <w:t>The</w:t>
              </w:r>
              <w:r>
                <w:rPr>
                  <w:rFonts w:ascii="Times New Roman" w:hAnsi="Times New Roman" w:cs="Times New Roman"/>
                  <w:i w:val="0"/>
                  <w:color w:val="auto"/>
                  <w:sz w:val="22"/>
                  <w:szCs w:val="22"/>
                </w:rPr>
                <w:t xml:space="preserve"> full path</w:t>
              </w:r>
              <w:r w:rsidRPr="00CC3540">
                <w:rPr>
                  <w:rFonts w:ascii="Times New Roman" w:hAnsi="Times New Roman" w:cs="Times New Roman"/>
                  <w:i w:val="0"/>
                  <w:color w:val="auto"/>
                  <w:sz w:val="22"/>
                  <w:szCs w:val="22"/>
                </w:rPr>
                <w:t xml:space="preserve"> name of exported file</w:t>
              </w:r>
            </w:ins>
          </w:p>
        </w:tc>
      </w:tr>
      <w:tr w:rsidR="007032A5" w:rsidTr="00EA6731">
        <w:trPr>
          <w:ins w:id="14438" w:author="HungNguyen" w:date="2012-04-17T18:15:00Z"/>
        </w:trPr>
        <w:tc>
          <w:tcPr>
            <w:tcW w:w="551" w:type="dxa"/>
          </w:tcPr>
          <w:p w:rsidR="007032A5" w:rsidRPr="00CC3540" w:rsidRDefault="007032A5" w:rsidP="00EA6731">
            <w:pPr>
              <w:pStyle w:val="comment"/>
              <w:ind w:left="0"/>
              <w:rPr>
                <w:ins w:id="14439" w:author="HungNguyen" w:date="2012-04-17T18:15:00Z"/>
                <w:rFonts w:ascii="Times New Roman" w:hAnsi="Times New Roman" w:cs="Times New Roman"/>
                <w:i w:val="0"/>
                <w:color w:val="auto"/>
                <w:sz w:val="22"/>
                <w:szCs w:val="22"/>
              </w:rPr>
            </w:pPr>
            <w:ins w:id="14440" w:author="HungNguyen" w:date="2012-04-17T18:15:00Z">
              <w:r w:rsidRPr="00CC3540">
                <w:rPr>
                  <w:rFonts w:ascii="Times New Roman" w:hAnsi="Times New Roman" w:cs="Times New Roman"/>
                  <w:i w:val="0"/>
                  <w:color w:val="auto"/>
                  <w:sz w:val="22"/>
                  <w:szCs w:val="22"/>
                </w:rPr>
                <w:t>0</w:t>
              </w:r>
              <w:r>
                <w:rPr>
                  <w:rFonts w:ascii="Times New Roman" w:hAnsi="Times New Roman" w:cs="Times New Roman"/>
                  <w:i w:val="0"/>
                  <w:color w:val="auto"/>
                  <w:sz w:val="22"/>
                  <w:szCs w:val="22"/>
                </w:rPr>
                <w:t>4</w:t>
              </w:r>
            </w:ins>
          </w:p>
        </w:tc>
        <w:tc>
          <w:tcPr>
            <w:tcW w:w="1429" w:type="dxa"/>
          </w:tcPr>
          <w:p w:rsidR="007032A5" w:rsidRPr="00CC3540" w:rsidRDefault="007032A5" w:rsidP="00EA6731">
            <w:pPr>
              <w:pStyle w:val="comment"/>
              <w:ind w:left="0"/>
              <w:rPr>
                <w:ins w:id="14441" w:author="HungNguyen" w:date="2012-04-17T18:15:00Z"/>
                <w:rFonts w:ascii="Times New Roman" w:hAnsi="Times New Roman" w:cs="Times New Roman"/>
                <w:i w:val="0"/>
                <w:color w:val="auto"/>
                <w:sz w:val="22"/>
                <w:szCs w:val="22"/>
              </w:rPr>
            </w:pPr>
            <w:ins w:id="14442" w:author="HungNguyen" w:date="2012-04-17T18:15:00Z">
              <w:r w:rsidRPr="00CC3540">
                <w:rPr>
                  <w:rFonts w:ascii="Times New Roman" w:hAnsi="Times New Roman" w:cs="Times New Roman"/>
                  <w:i w:val="0"/>
                  <w:color w:val="auto"/>
                  <w:sz w:val="22"/>
                  <w:szCs w:val="22"/>
                </w:rPr>
                <w:t>&lt;return &gt;</w:t>
              </w:r>
            </w:ins>
          </w:p>
        </w:tc>
        <w:tc>
          <w:tcPr>
            <w:tcW w:w="1440" w:type="dxa"/>
          </w:tcPr>
          <w:p w:rsidR="007032A5" w:rsidRPr="00CC3540" w:rsidRDefault="007032A5" w:rsidP="00EA6731">
            <w:pPr>
              <w:pStyle w:val="comment"/>
              <w:ind w:left="0"/>
              <w:rPr>
                <w:ins w:id="14443" w:author="HungNguyen" w:date="2012-04-17T18:15:00Z"/>
                <w:rFonts w:ascii="Times New Roman" w:hAnsi="Times New Roman" w:cs="Times New Roman"/>
                <w:i w:val="0"/>
                <w:color w:val="auto"/>
                <w:sz w:val="22"/>
                <w:szCs w:val="22"/>
              </w:rPr>
            </w:pPr>
            <w:ins w:id="14444" w:author="HungNguyen" w:date="2012-04-17T18:15:00Z">
              <w:r w:rsidRPr="00CC3540">
                <w:rPr>
                  <w:rFonts w:ascii="Times New Roman" w:hAnsi="Times New Roman" w:cs="Times New Roman"/>
                  <w:i w:val="0"/>
                  <w:color w:val="auto"/>
                  <w:sz w:val="22"/>
                  <w:szCs w:val="22"/>
                </w:rPr>
                <w:t>bool</w:t>
              </w:r>
            </w:ins>
          </w:p>
        </w:tc>
        <w:tc>
          <w:tcPr>
            <w:tcW w:w="900" w:type="dxa"/>
          </w:tcPr>
          <w:p w:rsidR="007032A5" w:rsidRPr="00CC3540" w:rsidRDefault="007032A5" w:rsidP="00EA6731">
            <w:pPr>
              <w:pStyle w:val="comment"/>
              <w:ind w:left="0"/>
              <w:rPr>
                <w:ins w:id="14445" w:author="HungNguyen" w:date="2012-04-17T18:15:00Z"/>
                <w:rFonts w:ascii="Times New Roman" w:hAnsi="Times New Roman" w:cs="Times New Roman"/>
                <w:i w:val="0"/>
                <w:color w:val="auto"/>
                <w:sz w:val="22"/>
                <w:szCs w:val="22"/>
              </w:rPr>
            </w:pPr>
            <w:ins w:id="14446" w:author="HungNguyen" w:date="2012-04-17T18:15:00Z">
              <w:r w:rsidRPr="00CC3540">
                <w:rPr>
                  <w:rFonts w:ascii="Times New Roman" w:hAnsi="Times New Roman" w:cs="Times New Roman"/>
                  <w:i w:val="0"/>
                  <w:color w:val="auto"/>
                  <w:sz w:val="22"/>
                  <w:szCs w:val="22"/>
                </w:rPr>
                <w:t>Out</w:t>
              </w:r>
            </w:ins>
          </w:p>
        </w:tc>
        <w:tc>
          <w:tcPr>
            <w:tcW w:w="983" w:type="dxa"/>
          </w:tcPr>
          <w:p w:rsidR="007032A5" w:rsidRPr="00CC3540" w:rsidRDefault="007032A5" w:rsidP="00EA6731">
            <w:pPr>
              <w:pStyle w:val="comment"/>
              <w:ind w:left="0"/>
              <w:rPr>
                <w:ins w:id="14447" w:author="HungNguyen" w:date="2012-04-17T18:15:00Z"/>
                <w:rFonts w:ascii="Times New Roman" w:hAnsi="Times New Roman" w:cs="Times New Roman"/>
                <w:i w:val="0"/>
                <w:sz w:val="22"/>
                <w:szCs w:val="22"/>
              </w:rPr>
            </w:pPr>
          </w:p>
        </w:tc>
        <w:tc>
          <w:tcPr>
            <w:tcW w:w="4397" w:type="dxa"/>
          </w:tcPr>
          <w:p w:rsidR="007032A5" w:rsidRPr="00CC3540" w:rsidRDefault="007032A5" w:rsidP="00EA6731">
            <w:pPr>
              <w:pStyle w:val="comment"/>
              <w:ind w:left="0"/>
              <w:rPr>
                <w:ins w:id="14448" w:author="HungNguyen" w:date="2012-04-17T18:15:00Z"/>
                <w:rFonts w:ascii="Times New Roman" w:hAnsi="Times New Roman" w:cs="Times New Roman"/>
                <w:i w:val="0"/>
                <w:color w:val="auto"/>
                <w:sz w:val="22"/>
                <w:szCs w:val="22"/>
              </w:rPr>
            </w:pPr>
            <w:ins w:id="14449" w:author="HungNguyen" w:date="2012-04-17T18:15:00Z">
              <w:r w:rsidRPr="00CC3540">
                <w:rPr>
                  <w:rFonts w:ascii="Times New Roman" w:hAnsi="Times New Roman" w:cs="Times New Roman"/>
                  <w:i w:val="0"/>
                  <w:color w:val="auto"/>
                  <w:sz w:val="22"/>
                  <w:szCs w:val="22"/>
                </w:rPr>
                <w:t>The returned result of method</w:t>
              </w:r>
            </w:ins>
          </w:p>
        </w:tc>
      </w:tr>
    </w:tbl>
    <w:p w:rsidR="007032A5" w:rsidRPr="00CC3540" w:rsidRDefault="007032A5" w:rsidP="007032A5">
      <w:pPr>
        <w:rPr>
          <w:ins w:id="14450" w:author="HungNguyen" w:date="2012-04-17T18:15:00Z"/>
        </w:rPr>
      </w:pPr>
    </w:p>
    <w:p w:rsidR="007032A5" w:rsidRPr="00002CBC" w:rsidRDefault="007032A5">
      <w:pPr>
        <w:rPr>
          <w:ins w:id="14451" w:author="HungNguyen" w:date="2012-04-17T18:14:00Z"/>
        </w:rPr>
        <w:pPrChange w:id="14452" w:author="HungNguyen" w:date="2012-04-17T18:15:00Z">
          <w:pPr>
            <w:pStyle w:val="Heading6"/>
          </w:pPr>
        </w:pPrChange>
      </w:pPr>
    </w:p>
    <w:p w:rsidR="00BD7303" w:rsidRDefault="00BD7303">
      <w:pPr>
        <w:pStyle w:val="Heading6"/>
        <w:rPr>
          <w:ins w:id="14453" w:author="HungNguyen" w:date="2012-04-17T18:17:00Z"/>
        </w:rPr>
      </w:pPr>
      <w:ins w:id="14454" w:author="HungNguyen" w:date="2012-04-17T18:17:00Z">
        <w:r>
          <w:t>ConvertToDoc method</w:t>
        </w:r>
      </w:ins>
    </w:p>
    <w:p w:rsidR="00BD7303" w:rsidRPr="00D60E4A" w:rsidRDefault="00BD7303" w:rsidP="00BD7303">
      <w:pPr>
        <w:pStyle w:val="ListParagraph"/>
        <w:numPr>
          <w:ilvl w:val="0"/>
          <w:numId w:val="11"/>
        </w:numPr>
        <w:autoSpaceDE w:val="0"/>
        <w:autoSpaceDN w:val="0"/>
        <w:adjustRightInd w:val="0"/>
        <w:spacing w:after="0" w:line="240" w:lineRule="auto"/>
        <w:rPr>
          <w:ins w:id="14455" w:author="HungNguyen" w:date="2012-04-17T18:18:00Z"/>
          <w:rFonts w:ascii="Cambria" w:eastAsia="MS Gothic" w:hAnsi="Cambria"/>
          <w:b/>
          <w:bCs/>
          <w:i/>
          <w:iCs/>
          <w:color w:val="4F81BD"/>
        </w:rPr>
      </w:pPr>
      <w:ins w:id="14456" w:author="HungNguyen" w:date="2012-04-17T18:18:00Z">
        <w:r w:rsidRPr="00D60E4A">
          <w:rPr>
            <w:rFonts w:ascii="Cambria" w:eastAsia="MS Gothic" w:hAnsi="Cambria"/>
            <w:b/>
            <w:bCs/>
            <w:i/>
            <w:iCs/>
            <w:color w:val="4F81BD"/>
          </w:rPr>
          <w:t xml:space="preserve">Method Declaration:   </w:t>
        </w:r>
      </w:ins>
    </w:p>
    <w:p w:rsidR="00BD7303" w:rsidRPr="00BD7303" w:rsidRDefault="00BD7303">
      <w:pPr>
        <w:pStyle w:val="ListParagraph"/>
        <w:autoSpaceDE w:val="0"/>
        <w:autoSpaceDN w:val="0"/>
        <w:adjustRightInd w:val="0"/>
        <w:spacing w:after="0" w:line="240" w:lineRule="auto"/>
        <w:ind w:firstLine="720"/>
        <w:rPr>
          <w:ins w:id="14457" w:author="HungNguyen" w:date="2012-04-17T18:19:00Z"/>
          <w:rFonts w:ascii="Consolas" w:eastAsiaTheme="minorEastAsia" w:hAnsi="Consolas" w:cs="Consolas"/>
          <w:sz w:val="19"/>
          <w:szCs w:val="19"/>
          <w:lang w:eastAsia="ja-JP"/>
        </w:rPr>
        <w:pPrChange w:id="14458" w:author="HungNguyen" w:date="2012-04-17T18:19:00Z">
          <w:pPr>
            <w:pStyle w:val="ListParagraph"/>
            <w:numPr>
              <w:numId w:val="11"/>
            </w:numPr>
            <w:autoSpaceDE w:val="0"/>
            <w:autoSpaceDN w:val="0"/>
            <w:adjustRightInd w:val="0"/>
            <w:spacing w:after="0" w:line="240" w:lineRule="auto"/>
            <w:ind w:hanging="360"/>
          </w:pPr>
        </w:pPrChange>
      </w:pPr>
      <w:proofErr w:type="gramStart"/>
      <w:ins w:id="14459" w:author="HungNguyen" w:date="2012-04-17T18:19:00Z">
        <w:r w:rsidRPr="00BD7303">
          <w:rPr>
            <w:rFonts w:ascii="Consolas" w:eastAsiaTheme="minorEastAsia" w:hAnsi="Consolas" w:cs="Consolas"/>
            <w:color w:val="0000FF"/>
            <w:sz w:val="19"/>
            <w:szCs w:val="19"/>
            <w:lang w:eastAsia="ja-JP"/>
          </w:rPr>
          <w:t>public</w:t>
        </w:r>
        <w:proofErr w:type="gramEnd"/>
        <w:r w:rsidRPr="00BD7303">
          <w:rPr>
            <w:rFonts w:ascii="Consolas" w:eastAsiaTheme="minorEastAsia" w:hAnsi="Consolas" w:cs="Consolas"/>
            <w:sz w:val="19"/>
            <w:szCs w:val="19"/>
            <w:lang w:eastAsia="ja-JP"/>
          </w:rPr>
          <w:t xml:space="preserve"> </w:t>
        </w:r>
        <w:r w:rsidRPr="00BD7303">
          <w:rPr>
            <w:rFonts w:ascii="Consolas" w:eastAsiaTheme="minorEastAsia" w:hAnsi="Consolas" w:cs="Consolas"/>
            <w:color w:val="0000FF"/>
            <w:sz w:val="19"/>
            <w:szCs w:val="19"/>
            <w:lang w:eastAsia="ja-JP"/>
          </w:rPr>
          <w:t>static</w:t>
        </w:r>
        <w:r w:rsidRPr="00BD7303">
          <w:rPr>
            <w:rFonts w:ascii="Consolas" w:eastAsiaTheme="minorEastAsia" w:hAnsi="Consolas" w:cs="Consolas"/>
            <w:sz w:val="19"/>
            <w:szCs w:val="19"/>
            <w:lang w:eastAsia="ja-JP"/>
          </w:rPr>
          <w:t xml:space="preserve"> </w:t>
        </w:r>
        <w:r w:rsidRPr="00BD7303">
          <w:rPr>
            <w:rFonts w:ascii="Consolas" w:eastAsiaTheme="minorEastAsia" w:hAnsi="Consolas" w:cs="Consolas"/>
            <w:color w:val="0000FF"/>
            <w:sz w:val="19"/>
            <w:szCs w:val="19"/>
            <w:lang w:eastAsia="ja-JP"/>
          </w:rPr>
          <w:t>bool</w:t>
        </w:r>
        <w:r w:rsidRPr="00BD7303">
          <w:rPr>
            <w:rFonts w:ascii="Consolas" w:eastAsiaTheme="minorEastAsia" w:hAnsi="Consolas" w:cs="Consolas"/>
            <w:sz w:val="19"/>
            <w:szCs w:val="19"/>
            <w:lang w:eastAsia="ja-JP"/>
          </w:rPr>
          <w:t xml:space="preserve"> ConvertToDoc(</w:t>
        </w:r>
        <w:r w:rsidRPr="00BD7303">
          <w:rPr>
            <w:rFonts w:ascii="Consolas" w:eastAsiaTheme="minorEastAsia" w:hAnsi="Consolas" w:cs="Consolas"/>
            <w:color w:val="0000FF"/>
            <w:sz w:val="19"/>
            <w:szCs w:val="19"/>
            <w:lang w:eastAsia="ja-JP"/>
          </w:rPr>
          <w:t>string</w:t>
        </w:r>
        <w:r w:rsidRPr="00BD7303">
          <w:rPr>
            <w:rFonts w:ascii="Consolas" w:eastAsiaTheme="minorEastAsia" w:hAnsi="Consolas" w:cs="Consolas"/>
            <w:sz w:val="19"/>
            <w:szCs w:val="19"/>
            <w:lang w:eastAsia="ja-JP"/>
          </w:rPr>
          <w:t xml:space="preserve"> fileName, </w:t>
        </w:r>
        <w:r w:rsidRPr="00BD7303">
          <w:rPr>
            <w:rFonts w:ascii="Consolas" w:eastAsiaTheme="minorEastAsia" w:hAnsi="Consolas" w:cs="Consolas"/>
            <w:color w:val="0000FF"/>
            <w:sz w:val="19"/>
            <w:szCs w:val="19"/>
            <w:lang w:eastAsia="ja-JP"/>
          </w:rPr>
          <w:t>string</w:t>
        </w:r>
        <w:r w:rsidRPr="00BD7303">
          <w:rPr>
            <w:rFonts w:ascii="Consolas" w:eastAsiaTheme="minorEastAsia" w:hAnsi="Consolas" w:cs="Consolas"/>
            <w:sz w:val="19"/>
            <w:szCs w:val="19"/>
            <w:lang w:eastAsia="ja-JP"/>
          </w:rPr>
          <w:t xml:space="preserve"> fileType)</w:t>
        </w:r>
      </w:ins>
    </w:p>
    <w:p w:rsidR="00BD7303" w:rsidRDefault="00BD7303" w:rsidP="00BD7303">
      <w:pPr>
        <w:autoSpaceDE w:val="0"/>
        <w:autoSpaceDN w:val="0"/>
        <w:adjustRightInd w:val="0"/>
        <w:spacing w:after="0" w:line="240" w:lineRule="auto"/>
        <w:rPr>
          <w:ins w:id="14460" w:author="HungNguyen" w:date="2012-04-17T18:18:00Z"/>
          <w:rFonts w:ascii="Consolas" w:eastAsiaTheme="minorEastAsia" w:hAnsi="Consolas" w:cs="Consolas"/>
          <w:sz w:val="19"/>
          <w:szCs w:val="19"/>
          <w:lang w:eastAsia="ja-JP"/>
        </w:rPr>
      </w:pPr>
    </w:p>
    <w:p w:rsidR="00BD7303" w:rsidRPr="00D60E4A" w:rsidRDefault="00BD7303" w:rsidP="00BD7303">
      <w:pPr>
        <w:pStyle w:val="ListParagraph"/>
        <w:numPr>
          <w:ilvl w:val="0"/>
          <w:numId w:val="11"/>
        </w:numPr>
        <w:autoSpaceDE w:val="0"/>
        <w:autoSpaceDN w:val="0"/>
        <w:adjustRightInd w:val="0"/>
        <w:spacing w:after="0" w:line="240" w:lineRule="auto"/>
        <w:rPr>
          <w:ins w:id="14461" w:author="HungNguyen" w:date="2012-04-17T18:18:00Z"/>
          <w:rFonts w:ascii="Cambria" w:eastAsia="MS Gothic" w:hAnsi="Cambria"/>
          <w:b/>
          <w:bCs/>
          <w:i/>
          <w:iCs/>
          <w:color w:val="4F81BD"/>
        </w:rPr>
      </w:pPr>
      <w:ins w:id="14462" w:author="HungNguyen" w:date="2012-04-17T18:18:00Z">
        <w:r w:rsidRPr="00D60E4A">
          <w:rPr>
            <w:rFonts w:ascii="Cambria" w:eastAsia="MS Gothic" w:hAnsi="Cambria"/>
            <w:b/>
            <w:bCs/>
            <w:i/>
            <w:iCs/>
            <w:color w:val="4F81BD"/>
          </w:rPr>
          <w:t>Method Description:</w:t>
        </w:r>
      </w:ins>
    </w:p>
    <w:p w:rsidR="00BD7303" w:rsidRDefault="00BD7303" w:rsidP="00BD7303">
      <w:pPr>
        <w:pStyle w:val="comment"/>
        <w:ind w:firstLine="720"/>
        <w:rPr>
          <w:ins w:id="14463" w:author="HungNguyen" w:date="2012-04-17T18:18:00Z"/>
          <w:i w:val="0"/>
          <w:color w:val="auto"/>
          <w:sz w:val="18"/>
          <w:szCs w:val="18"/>
        </w:rPr>
      </w:pPr>
      <w:ins w:id="14464" w:author="HungNguyen" w:date="2012-04-17T18:19:00Z">
        <w:r>
          <w:rPr>
            <w:rFonts w:ascii="Times New Roman" w:hAnsi="Times New Roman" w:cs="Times New Roman"/>
            <w:i w:val="0"/>
            <w:color w:val="auto"/>
            <w:sz w:val="22"/>
            <w:szCs w:val="22"/>
          </w:rPr>
          <w:t>Convert to doc, docx</w:t>
        </w:r>
      </w:ins>
      <w:ins w:id="14465" w:author="HungNguyen" w:date="2012-04-17T18:18:00Z">
        <w:r>
          <w:rPr>
            <w:rFonts w:ascii="Times New Roman" w:hAnsi="Times New Roman" w:cs="Times New Roman"/>
            <w:i w:val="0"/>
            <w:color w:val="auto"/>
            <w:sz w:val="22"/>
            <w:szCs w:val="22"/>
          </w:rPr>
          <w:t>.</w:t>
        </w:r>
      </w:ins>
    </w:p>
    <w:p w:rsidR="00BD7303" w:rsidRPr="00D60E4A" w:rsidRDefault="00BD7303" w:rsidP="00BD7303">
      <w:pPr>
        <w:pStyle w:val="ListParagraph"/>
        <w:numPr>
          <w:ilvl w:val="0"/>
          <w:numId w:val="11"/>
        </w:numPr>
        <w:autoSpaceDE w:val="0"/>
        <w:autoSpaceDN w:val="0"/>
        <w:adjustRightInd w:val="0"/>
        <w:spacing w:after="0" w:line="240" w:lineRule="auto"/>
        <w:rPr>
          <w:ins w:id="14466" w:author="HungNguyen" w:date="2012-04-17T18:18:00Z"/>
          <w:rFonts w:ascii="Cambria" w:eastAsia="MS Gothic" w:hAnsi="Cambria"/>
          <w:b/>
          <w:bCs/>
          <w:i/>
          <w:iCs/>
          <w:color w:val="4F81BD"/>
        </w:rPr>
      </w:pPr>
      <w:ins w:id="14467" w:author="HungNguyen" w:date="2012-04-17T18:18: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BD7303" w:rsidRPr="00D229E5" w:rsidTr="00EA6731">
        <w:trPr>
          <w:cnfStyle w:val="100000000000" w:firstRow="1" w:lastRow="0" w:firstColumn="0" w:lastColumn="0" w:oddVBand="0" w:evenVBand="0" w:oddHBand="0" w:evenHBand="0" w:firstRowFirstColumn="0" w:firstRowLastColumn="0" w:lastRowFirstColumn="0" w:lastRowLastColumn="0"/>
          <w:ins w:id="14468" w:author="HungNguyen" w:date="2012-04-17T18:18:00Z"/>
        </w:trPr>
        <w:tc>
          <w:tcPr>
            <w:tcW w:w="551" w:type="dxa"/>
          </w:tcPr>
          <w:p w:rsidR="00BD7303" w:rsidRPr="00CC3540" w:rsidRDefault="00BD7303" w:rsidP="00EA6731">
            <w:pPr>
              <w:widowControl w:val="0"/>
              <w:spacing w:before="120"/>
              <w:ind w:left="-14" w:right="14"/>
              <w:jc w:val="center"/>
              <w:rPr>
                <w:ins w:id="14469" w:author="HungNguyen" w:date="2012-04-17T18:18:00Z"/>
                <w:b w:val="0"/>
                <w:lang w:eastAsia="ja-JP"/>
              </w:rPr>
            </w:pPr>
            <w:ins w:id="14470" w:author="HungNguyen" w:date="2012-04-17T18:18:00Z">
              <w:r w:rsidRPr="00CC3540">
                <w:rPr>
                  <w:rFonts w:ascii="Tahoma" w:eastAsia="MS Mincho" w:hAnsi="Tahoma" w:cs="Arial"/>
                  <w:b w:val="0"/>
                  <w:snapToGrid w:val="0"/>
                  <w:color w:val="auto"/>
                  <w:sz w:val="20"/>
                  <w:szCs w:val="20"/>
                  <w:lang w:eastAsia="ja-JP"/>
                </w:rPr>
                <w:t>No</w:t>
              </w:r>
            </w:ins>
          </w:p>
        </w:tc>
        <w:tc>
          <w:tcPr>
            <w:tcW w:w="1429" w:type="dxa"/>
          </w:tcPr>
          <w:p w:rsidR="00BD7303" w:rsidRPr="00CC3540" w:rsidRDefault="00BD7303" w:rsidP="00EA6731">
            <w:pPr>
              <w:widowControl w:val="0"/>
              <w:spacing w:before="120"/>
              <w:ind w:left="-14" w:right="14"/>
              <w:jc w:val="center"/>
              <w:rPr>
                <w:ins w:id="14471" w:author="HungNguyen" w:date="2012-04-17T18:18:00Z"/>
                <w:b w:val="0"/>
                <w:lang w:eastAsia="ja-JP"/>
              </w:rPr>
            </w:pPr>
            <w:ins w:id="14472" w:author="HungNguyen" w:date="2012-04-17T18:18:00Z">
              <w:r w:rsidRPr="00CC3540">
                <w:rPr>
                  <w:rFonts w:ascii="Tahoma" w:eastAsia="MS Mincho" w:hAnsi="Tahoma" w:cs="Arial"/>
                  <w:b w:val="0"/>
                  <w:snapToGrid w:val="0"/>
                  <w:color w:val="auto"/>
                  <w:sz w:val="20"/>
                  <w:szCs w:val="20"/>
                  <w:lang w:eastAsia="ja-JP"/>
                </w:rPr>
                <w:t>Parameter</w:t>
              </w:r>
            </w:ins>
          </w:p>
        </w:tc>
        <w:tc>
          <w:tcPr>
            <w:tcW w:w="1440" w:type="dxa"/>
          </w:tcPr>
          <w:p w:rsidR="00BD7303" w:rsidRPr="00CC3540" w:rsidRDefault="00BD7303" w:rsidP="00EA6731">
            <w:pPr>
              <w:widowControl w:val="0"/>
              <w:spacing w:before="120"/>
              <w:ind w:left="-14" w:right="14"/>
              <w:jc w:val="center"/>
              <w:rPr>
                <w:ins w:id="14473" w:author="HungNguyen" w:date="2012-04-17T18:18:00Z"/>
                <w:b w:val="0"/>
                <w:lang w:eastAsia="ja-JP"/>
              </w:rPr>
            </w:pPr>
            <w:ins w:id="14474" w:author="HungNguyen" w:date="2012-04-17T18:18:00Z">
              <w:r w:rsidRPr="00CC3540">
                <w:rPr>
                  <w:rFonts w:ascii="Tahoma" w:eastAsia="MS Mincho" w:hAnsi="Tahoma" w:cs="Arial"/>
                  <w:b w:val="0"/>
                  <w:snapToGrid w:val="0"/>
                  <w:color w:val="auto"/>
                  <w:sz w:val="20"/>
                  <w:szCs w:val="20"/>
                  <w:lang w:eastAsia="ja-JP"/>
                </w:rPr>
                <w:t>Type</w:t>
              </w:r>
            </w:ins>
          </w:p>
        </w:tc>
        <w:tc>
          <w:tcPr>
            <w:tcW w:w="900" w:type="dxa"/>
          </w:tcPr>
          <w:p w:rsidR="00BD7303" w:rsidRPr="00CC3540" w:rsidRDefault="00BD7303" w:rsidP="00EA6731">
            <w:pPr>
              <w:widowControl w:val="0"/>
              <w:spacing w:before="120"/>
              <w:ind w:left="-14" w:right="14"/>
              <w:jc w:val="center"/>
              <w:rPr>
                <w:ins w:id="14475" w:author="HungNguyen" w:date="2012-04-17T18:18:00Z"/>
                <w:b w:val="0"/>
                <w:lang w:eastAsia="ja-JP"/>
              </w:rPr>
            </w:pPr>
            <w:ins w:id="14476" w:author="HungNguyen" w:date="2012-04-17T18:18:00Z">
              <w:r w:rsidRPr="00CC3540">
                <w:rPr>
                  <w:rFonts w:ascii="Tahoma" w:eastAsia="MS Mincho" w:hAnsi="Tahoma" w:cs="Arial"/>
                  <w:b w:val="0"/>
                  <w:snapToGrid w:val="0"/>
                  <w:color w:val="auto"/>
                  <w:sz w:val="20"/>
                  <w:szCs w:val="20"/>
                  <w:lang w:eastAsia="ja-JP"/>
                </w:rPr>
                <w:t>In/out</w:t>
              </w:r>
            </w:ins>
          </w:p>
        </w:tc>
        <w:tc>
          <w:tcPr>
            <w:tcW w:w="983" w:type="dxa"/>
          </w:tcPr>
          <w:p w:rsidR="00BD7303" w:rsidRPr="00CC3540" w:rsidRDefault="00BD7303" w:rsidP="00EA6731">
            <w:pPr>
              <w:widowControl w:val="0"/>
              <w:spacing w:before="120"/>
              <w:ind w:left="-14" w:right="14"/>
              <w:jc w:val="center"/>
              <w:rPr>
                <w:ins w:id="14477" w:author="HungNguyen" w:date="2012-04-17T18:18:00Z"/>
                <w:b w:val="0"/>
                <w:lang w:eastAsia="ja-JP"/>
              </w:rPr>
            </w:pPr>
            <w:ins w:id="14478" w:author="HungNguyen" w:date="2012-04-17T18:18:00Z">
              <w:r w:rsidRPr="00CC3540">
                <w:rPr>
                  <w:rFonts w:ascii="Tahoma" w:eastAsia="MS Mincho" w:hAnsi="Tahoma" w:cs="Arial"/>
                  <w:b w:val="0"/>
                  <w:snapToGrid w:val="0"/>
                  <w:color w:val="auto"/>
                  <w:sz w:val="20"/>
                  <w:szCs w:val="20"/>
                  <w:lang w:eastAsia="ja-JP"/>
                </w:rPr>
                <w:t>Default</w:t>
              </w:r>
            </w:ins>
          </w:p>
        </w:tc>
        <w:tc>
          <w:tcPr>
            <w:tcW w:w="4397" w:type="dxa"/>
          </w:tcPr>
          <w:p w:rsidR="00BD7303" w:rsidRPr="00CC3540" w:rsidRDefault="00BD7303" w:rsidP="00EA6731">
            <w:pPr>
              <w:widowControl w:val="0"/>
              <w:spacing w:before="120"/>
              <w:ind w:left="-14" w:right="14"/>
              <w:jc w:val="center"/>
              <w:rPr>
                <w:ins w:id="14479" w:author="HungNguyen" w:date="2012-04-17T18:18:00Z"/>
                <w:b w:val="0"/>
                <w:lang w:eastAsia="ja-JP"/>
              </w:rPr>
            </w:pPr>
            <w:ins w:id="14480" w:author="HungNguyen" w:date="2012-04-17T18:18:00Z">
              <w:r w:rsidRPr="00CC3540">
                <w:rPr>
                  <w:rFonts w:ascii="Tahoma" w:eastAsia="MS Mincho" w:hAnsi="Tahoma" w:cs="Arial"/>
                  <w:b w:val="0"/>
                  <w:snapToGrid w:val="0"/>
                  <w:color w:val="auto"/>
                  <w:sz w:val="20"/>
                  <w:szCs w:val="20"/>
                  <w:lang w:eastAsia="ja-JP"/>
                </w:rPr>
                <w:t>Description</w:t>
              </w:r>
            </w:ins>
          </w:p>
        </w:tc>
      </w:tr>
      <w:tr w:rsidR="00BD7303" w:rsidTr="00EA6731">
        <w:trPr>
          <w:ins w:id="14481" w:author="HungNguyen" w:date="2012-04-17T18:18:00Z"/>
        </w:trPr>
        <w:tc>
          <w:tcPr>
            <w:tcW w:w="551" w:type="dxa"/>
          </w:tcPr>
          <w:p w:rsidR="00BD7303" w:rsidRPr="00CC3540" w:rsidRDefault="00BD7303" w:rsidP="00EA6731">
            <w:pPr>
              <w:pStyle w:val="comment"/>
              <w:ind w:left="0"/>
              <w:rPr>
                <w:ins w:id="14482" w:author="HungNguyen" w:date="2012-04-17T18:18:00Z"/>
                <w:rFonts w:ascii="Times New Roman" w:hAnsi="Times New Roman" w:cs="Times New Roman"/>
                <w:i w:val="0"/>
                <w:color w:val="auto"/>
                <w:sz w:val="22"/>
                <w:szCs w:val="22"/>
              </w:rPr>
            </w:pPr>
            <w:ins w:id="14483" w:author="HungNguyen" w:date="2012-04-17T18:18:00Z">
              <w:r>
                <w:rPr>
                  <w:rFonts w:ascii="Times New Roman" w:hAnsi="Times New Roman" w:cs="Times New Roman"/>
                  <w:i w:val="0"/>
                  <w:color w:val="auto"/>
                  <w:sz w:val="22"/>
                  <w:szCs w:val="22"/>
                </w:rPr>
                <w:t>0</w:t>
              </w:r>
            </w:ins>
            <w:ins w:id="14484" w:author="HungNguyen" w:date="2012-04-17T18:19:00Z">
              <w:r>
                <w:rPr>
                  <w:rFonts w:ascii="Times New Roman" w:hAnsi="Times New Roman" w:cs="Times New Roman"/>
                  <w:i w:val="0"/>
                  <w:color w:val="auto"/>
                  <w:sz w:val="22"/>
                  <w:szCs w:val="22"/>
                </w:rPr>
                <w:t>1</w:t>
              </w:r>
            </w:ins>
          </w:p>
        </w:tc>
        <w:tc>
          <w:tcPr>
            <w:tcW w:w="1429" w:type="dxa"/>
          </w:tcPr>
          <w:p w:rsidR="00BD7303" w:rsidRPr="00CC3540" w:rsidRDefault="00BD7303" w:rsidP="00EA6731">
            <w:pPr>
              <w:pStyle w:val="comment"/>
              <w:ind w:left="0"/>
              <w:rPr>
                <w:ins w:id="14485" w:author="HungNguyen" w:date="2012-04-17T18:18:00Z"/>
                <w:rFonts w:ascii="Times New Roman" w:hAnsi="Times New Roman" w:cs="Times New Roman"/>
                <w:i w:val="0"/>
                <w:color w:val="auto"/>
                <w:sz w:val="22"/>
                <w:szCs w:val="22"/>
              </w:rPr>
            </w:pPr>
            <w:ins w:id="14486" w:author="HungNguyen" w:date="2012-04-17T18:18:00Z">
              <w:r w:rsidRPr="00CC3540">
                <w:rPr>
                  <w:rFonts w:ascii="Times New Roman" w:hAnsi="Times New Roman" w:cs="Times New Roman"/>
                  <w:i w:val="0"/>
                  <w:color w:val="auto"/>
                  <w:sz w:val="22"/>
                  <w:szCs w:val="22"/>
                </w:rPr>
                <w:t>fileType</w:t>
              </w:r>
            </w:ins>
          </w:p>
        </w:tc>
        <w:tc>
          <w:tcPr>
            <w:tcW w:w="1440" w:type="dxa"/>
          </w:tcPr>
          <w:p w:rsidR="00BD7303" w:rsidRPr="00CC3540" w:rsidRDefault="00BD7303" w:rsidP="00EA6731">
            <w:pPr>
              <w:pStyle w:val="comment"/>
              <w:ind w:left="0"/>
              <w:rPr>
                <w:ins w:id="14487" w:author="HungNguyen" w:date="2012-04-17T18:18:00Z"/>
                <w:rFonts w:ascii="Times New Roman" w:hAnsi="Times New Roman" w:cs="Times New Roman"/>
                <w:i w:val="0"/>
                <w:color w:val="auto"/>
                <w:sz w:val="22"/>
                <w:szCs w:val="22"/>
              </w:rPr>
            </w:pPr>
            <w:ins w:id="14488" w:author="HungNguyen" w:date="2012-04-17T18:18:00Z">
              <w:r w:rsidRPr="00CC3540">
                <w:rPr>
                  <w:rFonts w:ascii="Times New Roman" w:hAnsi="Times New Roman" w:cs="Times New Roman"/>
                  <w:i w:val="0"/>
                  <w:color w:val="auto"/>
                  <w:sz w:val="22"/>
                  <w:szCs w:val="22"/>
                </w:rPr>
                <w:t>string</w:t>
              </w:r>
            </w:ins>
          </w:p>
        </w:tc>
        <w:tc>
          <w:tcPr>
            <w:tcW w:w="900" w:type="dxa"/>
          </w:tcPr>
          <w:p w:rsidR="00BD7303" w:rsidRPr="00CC3540" w:rsidRDefault="00BD7303" w:rsidP="00EA6731">
            <w:pPr>
              <w:pStyle w:val="comment"/>
              <w:ind w:left="0"/>
              <w:rPr>
                <w:ins w:id="14489" w:author="HungNguyen" w:date="2012-04-17T18:18:00Z"/>
                <w:rFonts w:ascii="Times New Roman" w:hAnsi="Times New Roman" w:cs="Times New Roman"/>
                <w:i w:val="0"/>
                <w:color w:val="auto"/>
                <w:sz w:val="22"/>
                <w:szCs w:val="22"/>
              </w:rPr>
            </w:pPr>
            <w:ins w:id="14490" w:author="HungNguyen" w:date="2012-04-17T18:18:00Z">
              <w:r w:rsidRPr="00CC3540">
                <w:rPr>
                  <w:rFonts w:ascii="Times New Roman" w:hAnsi="Times New Roman" w:cs="Times New Roman"/>
                  <w:i w:val="0"/>
                  <w:color w:val="auto"/>
                  <w:sz w:val="22"/>
                  <w:szCs w:val="22"/>
                </w:rPr>
                <w:t>In</w:t>
              </w:r>
            </w:ins>
          </w:p>
        </w:tc>
        <w:tc>
          <w:tcPr>
            <w:tcW w:w="983" w:type="dxa"/>
          </w:tcPr>
          <w:p w:rsidR="00BD7303" w:rsidRPr="00CC3540" w:rsidRDefault="00BD7303" w:rsidP="00EA6731">
            <w:pPr>
              <w:pStyle w:val="comment"/>
              <w:ind w:left="0"/>
              <w:rPr>
                <w:ins w:id="14491" w:author="HungNguyen" w:date="2012-04-17T18:18:00Z"/>
                <w:rFonts w:ascii="Times New Roman" w:hAnsi="Times New Roman" w:cs="Times New Roman"/>
                <w:i w:val="0"/>
                <w:sz w:val="22"/>
                <w:szCs w:val="22"/>
              </w:rPr>
            </w:pPr>
          </w:p>
        </w:tc>
        <w:tc>
          <w:tcPr>
            <w:tcW w:w="4397" w:type="dxa"/>
          </w:tcPr>
          <w:p w:rsidR="00BD7303" w:rsidRPr="00CC3540" w:rsidRDefault="00BD7303" w:rsidP="00EA6731">
            <w:pPr>
              <w:pStyle w:val="comment"/>
              <w:ind w:left="0"/>
              <w:rPr>
                <w:ins w:id="14492" w:author="HungNguyen" w:date="2012-04-17T18:18:00Z"/>
                <w:rFonts w:ascii="Times New Roman" w:hAnsi="Times New Roman" w:cs="Times New Roman"/>
                <w:i w:val="0"/>
                <w:color w:val="auto"/>
                <w:sz w:val="22"/>
                <w:szCs w:val="22"/>
              </w:rPr>
            </w:pPr>
            <w:ins w:id="14493" w:author="HungNguyen" w:date="2012-04-17T18:18:00Z">
              <w:r w:rsidRPr="00CC3540">
                <w:rPr>
                  <w:rFonts w:ascii="Times New Roman" w:hAnsi="Times New Roman" w:cs="Times New Roman"/>
                  <w:i w:val="0"/>
                  <w:color w:val="auto"/>
                  <w:sz w:val="22"/>
                  <w:szCs w:val="22"/>
                </w:rPr>
                <w:t xml:space="preserve">The type of exported file, </w:t>
              </w:r>
              <w:r>
                <w:rPr>
                  <w:rFonts w:ascii="Times New Roman" w:hAnsi="Times New Roman" w:cs="Times New Roman"/>
                  <w:i w:val="0"/>
                  <w:color w:val="auto"/>
                  <w:sz w:val="22"/>
                  <w:szCs w:val="22"/>
                </w:rPr>
                <w:t xml:space="preserve">doc, </w:t>
              </w:r>
              <w:r w:rsidRPr="00CC3540">
                <w:rPr>
                  <w:rFonts w:ascii="Times New Roman" w:hAnsi="Times New Roman" w:cs="Times New Roman"/>
                  <w:i w:val="0"/>
                  <w:color w:val="auto"/>
                  <w:sz w:val="22"/>
                  <w:szCs w:val="22"/>
                </w:rPr>
                <w:t xml:space="preserve">docx or </w:t>
              </w:r>
              <w:r>
                <w:rPr>
                  <w:rFonts w:ascii="Times New Roman" w:hAnsi="Times New Roman" w:cs="Times New Roman"/>
                  <w:i w:val="0"/>
                  <w:color w:val="auto"/>
                  <w:sz w:val="22"/>
                  <w:szCs w:val="22"/>
                </w:rPr>
                <w:t>pdf</w:t>
              </w:r>
            </w:ins>
          </w:p>
        </w:tc>
      </w:tr>
      <w:tr w:rsidR="00BD7303" w:rsidTr="00EA6731">
        <w:trPr>
          <w:ins w:id="14494" w:author="HungNguyen" w:date="2012-04-17T18:18:00Z"/>
        </w:trPr>
        <w:tc>
          <w:tcPr>
            <w:tcW w:w="551" w:type="dxa"/>
          </w:tcPr>
          <w:p w:rsidR="00BD7303" w:rsidRPr="00CC3540" w:rsidRDefault="00BD7303" w:rsidP="00EA6731">
            <w:pPr>
              <w:pStyle w:val="comment"/>
              <w:ind w:left="0"/>
              <w:rPr>
                <w:ins w:id="14495" w:author="HungNguyen" w:date="2012-04-17T18:18:00Z"/>
                <w:rFonts w:ascii="Times New Roman" w:hAnsi="Times New Roman" w:cs="Times New Roman"/>
                <w:i w:val="0"/>
                <w:color w:val="auto"/>
                <w:sz w:val="22"/>
                <w:szCs w:val="22"/>
              </w:rPr>
            </w:pPr>
            <w:ins w:id="14496" w:author="HungNguyen" w:date="2012-04-17T18:18:00Z">
              <w:r>
                <w:rPr>
                  <w:rFonts w:ascii="Times New Roman" w:hAnsi="Times New Roman" w:cs="Times New Roman"/>
                  <w:i w:val="0"/>
                  <w:color w:val="auto"/>
                  <w:sz w:val="22"/>
                  <w:szCs w:val="22"/>
                </w:rPr>
                <w:t>0</w:t>
              </w:r>
            </w:ins>
            <w:ins w:id="14497" w:author="HungNguyen" w:date="2012-04-17T18:19:00Z">
              <w:r>
                <w:rPr>
                  <w:rFonts w:ascii="Times New Roman" w:hAnsi="Times New Roman" w:cs="Times New Roman"/>
                  <w:i w:val="0"/>
                  <w:color w:val="auto"/>
                  <w:sz w:val="22"/>
                  <w:szCs w:val="22"/>
                </w:rPr>
                <w:t>2</w:t>
              </w:r>
            </w:ins>
          </w:p>
        </w:tc>
        <w:tc>
          <w:tcPr>
            <w:tcW w:w="1429" w:type="dxa"/>
          </w:tcPr>
          <w:p w:rsidR="00BD7303" w:rsidRPr="00CC3540" w:rsidRDefault="00BD7303" w:rsidP="00EA6731">
            <w:pPr>
              <w:pStyle w:val="comment"/>
              <w:ind w:left="0"/>
              <w:rPr>
                <w:ins w:id="14498" w:author="HungNguyen" w:date="2012-04-17T18:18:00Z"/>
                <w:rFonts w:ascii="Times New Roman" w:hAnsi="Times New Roman" w:cs="Times New Roman"/>
                <w:i w:val="0"/>
                <w:color w:val="auto"/>
                <w:sz w:val="22"/>
                <w:szCs w:val="22"/>
              </w:rPr>
            </w:pPr>
            <w:ins w:id="14499" w:author="HungNguyen" w:date="2012-04-17T18:18:00Z">
              <w:r w:rsidRPr="00CC3540">
                <w:rPr>
                  <w:rFonts w:ascii="Times New Roman" w:hAnsi="Times New Roman" w:cs="Times New Roman"/>
                  <w:i w:val="0"/>
                  <w:color w:val="auto"/>
                  <w:sz w:val="22"/>
                  <w:szCs w:val="22"/>
                </w:rPr>
                <w:t>fileName</w:t>
              </w:r>
            </w:ins>
          </w:p>
        </w:tc>
        <w:tc>
          <w:tcPr>
            <w:tcW w:w="1440" w:type="dxa"/>
          </w:tcPr>
          <w:p w:rsidR="00BD7303" w:rsidRPr="00CC3540" w:rsidRDefault="00BD7303" w:rsidP="00EA6731">
            <w:pPr>
              <w:pStyle w:val="comment"/>
              <w:ind w:left="0"/>
              <w:rPr>
                <w:ins w:id="14500" w:author="HungNguyen" w:date="2012-04-17T18:18:00Z"/>
                <w:rFonts w:ascii="Times New Roman" w:hAnsi="Times New Roman" w:cs="Times New Roman"/>
                <w:i w:val="0"/>
                <w:color w:val="auto"/>
                <w:sz w:val="22"/>
                <w:szCs w:val="22"/>
              </w:rPr>
            </w:pPr>
            <w:ins w:id="14501" w:author="HungNguyen" w:date="2012-04-17T18:18:00Z">
              <w:r w:rsidRPr="00CC3540">
                <w:rPr>
                  <w:rFonts w:ascii="Times New Roman" w:hAnsi="Times New Roman" w:cs="Times New Roman"/>
                  <w:i w:val="0"/>
                  <w:color w:val="auto"/>
                  <w:sz w:val="22"/>
                  <w:szCs w:val="22"/>
                </w:rPr>
                <w:t>string</w:t>
              </w:r>
            </w:ins>
          </w:p>
        </w:tc>
        <w:tc>
          <w:tcPr>
            <w:tcW w:w="900" w:type="dxa"/>
          </w:tcPr>
          <w:p w:rsidR="00BD7303" w:rsidRPr="00CC3540" w:rsidRDefault="00BD7303" w:rsidP="00EA6731">
            <w:pPr>
              <w:pStyle w:val="comment"/>
              <w:ind w:left="0"/>
              <w:rPr>
                <w:ins w:id="14502" w:author="HungNguyen" w:date="2012-04-17T18:18:00Z"/>
                <w:rFonts w:ascii="Times New Roman" w:hAnsi="Times New Roman" w:cs="Times New Roman"/>
                <w:i w:val="0"/>
                <w:color w:val="auto"/>
                <w:sz w:val="22"/>
                <w:szCs w:val="22"/>
              </w:rPr>
            </w:pPr>
            <w:ins w:id="14503" w:author="HungNguyen" w:date="2012-04-17T18:18:00Z">
              <w:r w:rsidRPr="00CC3540">
                <w:rPr>
                  <w:rFonts w:ascii="Times New Roman" w:hAnsi="Times New Roman" w:cs="Times New Roman"/>
                  <w:i w:val="0"/>
                  <w:color w:val="auto"/>
                  <w:sz w:val="22"/>
                  <w:szCs w:val="22"/>
                </w:rPr>
                <w:t>In</w:t>
              </w:r>
            </w:ins>
          </w:p>
        </w:tc>
        <w:tc>
          <w:tcPr>
            <w:tcW w:w="983" w:type="dxa"/>
          </w:tcPr>
          <w:p w:rsidR="00BD7303" w:rsidRPr="00CC3540" w:rsidRDefault="00BD7303" w:rsidP="00EA6731">
            <w:pPr>
              <w:pStyle w:val="comment"/>
              <w:ind w:left="0"/>
              <w:rPr>
                <w:ins w:id="14504" w:author="HungNguyen" w:date="2012-04-17T18:18:00Z"/>
                <w:rFonts w:ascii="Times New Roman" w:hAnsi="Times New Roman" w:cs="Times New Roman"/>
                <w:i w:val="0"/>
                <w:sz w:val="22"/>
                <w:szCs w:val="22"/>
              </w:rPr>
            </w:pPr>
          </w:p>
        </w:tc>
        <w:tc>
          <w:tcPr>
            <w:tcW w:w="4397" w:type="dxa"/>
          </w:tcPr>
          <w:p w:rsidR="00BD7303" w:rsidRPr="00CC3540" w:rsidRDefault="00BD7303" w:rsidP="00EA6731">
            <w:pPr>
              <w:pStyle w:val="comment"/>
              <w:ind w:left="0"/>
              <w:rPr>
                <w:ins w:id="14505" w:author="HungNguyen" w:date="2012-04-17T18:18:00Z"/>
                <w:rFonts w:ascii="Times New Roman" w:hAnsi="Times New Roman" w:cs="Times New Roman"/>
                <w:i w:val="0"/>
                <w:color w:val="auto"/>
                <w:sz w:val="22"/>
                <w:szCs w:val="22"/>
              </w:rPr>
            </w:pPr>
            <w:ins w:id="14506" w:author="HungNguyen" w:date="2012-04-17T18:18:00Z">
              <w:r w:rsidRPr="00CC3540">
                <w:rPr>
                  <w:rFonts w:ascii="Times New Roman" w:hAnsi="Times New Roman" w:cs="Times New Roman"/>
                  <w:i w:val="0"/>
                  <w:color w:val="auto"/>
                  <w:sz w:val="22"/>
                  <w:szCs w:val="22"/>
                </w:rPr>
                <w:t>The</w:t>
              </w:r>
              <w:r>
                <w:rPr>
                  <w:rFonts w:ascii="Times New Roman" w:hAnsi="Times New Roman" w:cs="Times New Roman"/>
                  <w:i w:val="0"/>
                  <w:color w:val="auto"/>
                  <w:sz w:val="22"/>
                  <w:szCs w:val="22"/>
                </w:rPr>
                <w:t xml:space="preserve"> full path</w:t>
              </w:r>
              <w:r w:rsidRPr="00CC3540">
                <w:rPr>
                  <w:rFonts w:ascii="Times New Roman" w:hAnsi="Times New Roman" w:cs="Times New Roman"/>
                  <w:i w:val="0"/>
                  <w:color w:val="auto"/>
                  <w:sz w:val="22"/>
                  <w:szCs w:val="22"/>
                </w:rPr>
                <w:t xml:space="preserve"> name of exported file</w:t>
              </w:r>
            </w:ins>
          </w:p>
        </w:tc>
      </w:tr>
      <w:tr w:rsidR="00BD7303" w:rsidTr="00EA6731">
        <w:trPr>
          <w:ins w:id="14507" w:author="HungNguyen" w:date="2012-04-17T18:18:00Z"/>
        </w:trPr>
        <w:tc>
          <w:tcPr>
            <w:tcW w:w="551" w:type="dxa"/>
          </w:tcPr>
          <w:p w:rsidR="00BD7303" w:rsidRPr="00CC3540" w:rsidRDefault="00BD7303" w:rsidP="00EA6731">
            <w:pPr>
              <w:pStyle w:val="comment"/>
              <w:ind w:left="0"/>
              <w:rPr>
                <w:ins w:id="14508" w:author="HungNguyen" w:date="2012-04-17T18:18:00Z"/>
                <w:rFonts w:ascii="Times New Roman" w:hAnsi="Times New Roman" w:cs="Times New Roman"/>
                <w:i w:val="0"/>
                <w:color w:val="auto"/>
                <w:sz w:val="22"/>
                <w:szCs w:val="22"/>
              </w:rPr>
            </w:pPr>
            <w:ins w:id="14509" w:author="HungNguyen" w:date="2012-04-17T18:18:00Z">
              <w:r w:rsidRPr="00CC3540">
                <w:rPr>
                  <w:rFonts w:ascii="Times New Roman" w:hAnsi="Times New Roman" w:cs="Times New Roman"/>
                  <w:i w:val="0"/>
                  <w:color w:val="auto"/>
                  <w:sz w:val="22"/>
                  <w:szCs w:val="22"/>
                </w:rPr>
                <w:t>0</w:t>
              </w:r>
            </w:ins>
            <w:ins w:id="14510" w:author="HungNguyen" w:date="2012-04-17T18:19:00Z">
              <w:r>
                <w:rPr>
                  <w:rFonts w:ascii="Times New Roman" w:hAnsi="Times New Roman" w:cs="Times New Roman"/>
                  <w:i w:val="0"/>
                  <w:color w:val="auto"/>
                  <w:sz w:val="22"/>
                  <w:szCs w:val="22"/>
                </w:rPr>
                <w:t>3</w:t>
              </w:r>
            </w:ins>
          </w:p>
        </w:tc>
        <w:tc>
          <w:tcPr>
            <w:tcW w:w="1429" w:type="dxa"/>
          </w:tcPr>
          <w:p w:rsidR="00BD7303" w:rsidRPr="00CC3540" w:rsidRDefault="00BD7303" w:rsidP="00EA6731">
            <w:pPr>
              <w:pStyle w:val="comment"/>
              <w:ind w:left="0"/>
              <w:rPr>
                <w:ins w:id="14511" w:author="HungNguyen" w:date="2012-04-17T18:18:00Z"/>
                <w:rFonts w:ascii="Times New Roman" w:hAnsi="Times New Roman" w:cs="Times New Roman"/>
                <w:i w:val="0"/>
                <w:color w:val="auto"/>
                <w:sz w:val="22"/>
                <w:szCs w:val="22"/>
              </w:rPr>
            </w:pPr>
            <w:ins w:id="14512" w:author="HungNguyen" w:date="2012-04-17T18:18:00Z">
              <w:r w:rsidRPr="00CC3540">
                <w:rPr>
                  <w:rFonts w:ascii="Times New Roman" w:hAnsi="Times New Roman" w:cs="Times New Roman"/>
                  <w:i w:val="0"/>
                  <w:color w:val="auto"/>
                  <w:sz w:val="22"/>
                  <w:szCs w:val="22"/>
                </w:rPr>
                <w:t>&lt;return &gt;</w:t>
              </w:r>
            </w:ins>
          </w:p>
        </w:tc>
        <w:tc>
          <w:tcPr>
            <w:tcW w:w="1440" w:type="dxa"/>
          </w:tcPr>
          <w:p w:rsidR="00BD7303" w:rsidRPr="00CC3540" w:rsidRDefault="00BD7303" w:rsidP="00EA6731">
            <w:pPr>
              <w:pStyle w:val="comment"/>
              <w:ind w:left="0"/>
              <w:rPr>
                <w:ins w:id="14513" w:author="HungNguyen" w:date="2012-04-17T18:18:00Z"/>
                <w:rFonts w:ascii="Times New Roman" w:hAnsi="Times New Roman" w:cs="Times New Roman"/>
                <w:i w:val="0"/>
                <w:color w:val="auto"/>
                <w:sz w:val="22"/>
                <w:szCs w:val="22"/>
              </w:rPr>
            </w:pPr>
            <w:ins w:id="14514" w:author="HungNguyen" w:date="2012-04-17T18:18:00Z">
              <w:r w:rsidRPr="00CC3540">
                <w:rPr>
                  <w:rFonts w:ascii="Times New Roman" w:hAnsi="Times New Roman" w:cs="Times New Roman"/>
                  <w:i w:val="0"/>
                  <w:color w:val="auto"/>
                  <w:sz w:val="22"/>
                  <w:szCs w:val="22"/>
                </w:rPr>
                <w:t>bool</w:t>
              </w:r>
            </w:ins>
          </w:p>
        </w:tc>
        <w:tc>
          <w:tcPr>
            <w:tcW w:w="900" w:type="dxa"/>
          </w:tcPr>
          <w:p w:rsidR="00BD7303" w:rsidRPr="00CC3540" w:rsidRDefault="00BD7303" w:rsidP="00EA6731">
            <w:pPr>
              <w:pStyle w:val="comment"/>
              <w:ind w:left="0"/>
              <w:rPr>
                <w:ins w:id="14515" w:author="HungNguyen" w:date="2012-04-17T18:18:00Z"/>
                <w:rFonts w:ascii="Times New Roman" w:hAnsi="Times New Roman" w:cs="Times New Roman"/>
                <w:i w:val="0"/>
                <w:color w:val="auto"/>
                <w:sz w:val="22"/>
                <w:szCs w:val="22"/>
              </w:rPr>
            </w:pPr>
            <w:ins w:id="14516" w:author="HungNguyen" w:date="2012-04-17T18:18:00Z">
              <w:r w:rsidRPr="00CC3540">
                <w:rPr>
                  <w:rFonts w:ascii="Times New Roman" w:hAnsi="Times New Roman" w:cs="Times New Roman"/>
                  <w:i w:val="0"/>
                  <w:color w:val="auto"/>
                  <w:sz w:val="22"/>
                  <w:szCs w:val="22"/>
                </w:rPr>
                <w:t>Out</w:t>
              </w:r>
            </w:ins>
          </w:p>
        </w:tc>
        <w:tc>
          <w:tcPr>
            <w:tcW w:w="983" w:type="dxa"/>
          </w:tcPr>
          <w:p w:rsidR="00BD7303" w:rsidRPr="00CC3540" w:rsidRDefault="00BD7303" w:rsidP="00EA6731">
            <w:pPr>
              <w:pStyle w:val="comment"/>
              <w:ind w:left="0"/>
              <w:rPr>
                <w:ins w:id="14517" w:author="HungNguyen" w:date="2012-04-17T18:18:00Z"/>
                <w:rFonts w:ascii="Times New Roman" w:hAnsi="Times New Roman" w:cs="Times New Roman"/>
                <w:i w:val="0"/>
                <w:sz w:val="22"/>
                <w:szCs w:val="22"/>
              </w:rPr>
            </w:pPr>
          </w:p>
        </w:tc>
        <w:tc>
          <w:tcPr>
            <w:tcW w:w="4397" w:type="dxa"/>
          </w:tcPr>
          <w:p w:rsidR="00BD7303" w:rsidRPr="00CC3540" w:rsidRDefault="00BD7303" w:rsidP="00EA6731">
            <w:pPr>
              <w:pStyle w:val="comment"/>
              <w:ind w:left="0"/>
              <w:rPr>
                <w:ins w:id="14518" w:author="HungNguyen" w:date="2012-04-17T18:18:00Z"/>
                <w:rFonts w:ascii="Times New Roman" w:hAnsi="Times New Roman" w:cs="Times New Roman"/>
                <w:i w:val="0"/>
                <w:color w:val="auto"/>
                <w:sz w:val="22"/>
                <w:szCs w:val="22"/>
              </w:rPr>
            </w:pPr>
            <w:ins w:id="14519" w:author="HungNguyen" w:date="2012-04-17T18:18:00Z">
              <w:r w:rsidRPr="00CC3540">
                <w:rPr>
                  <w:rFonts w:ascii="Times New Roman" w:hAnsi="Times New Roman" w:cs="Times New Roman"/>
                  <w:i w:val="0"/>
                  <w:color w:val="auto"/>
                  <w:sz w:val="22"/>
                  <w:szCs w:val="22"/>
                </w:rPr>
                <w:t>The returned result of method</w:t>
              </w:r>
            </w:ins>
          </w:p>
        </w:tc>
      </w:tr>
    </w:tbl>
    <w:p w:rsidR="00BD7303" w:rsidRPr="00002CBC" w:rsidRDefault="00BD7303">
      <w:pPr>
        <w:rPr>
          <w:ins w:id="14520" w:author="HungNguyen" w:date="2012-04-17T18:17:00Z"/>
        </w:rPr>
        <w:pPrChange w:id="14521" w:author="HungNguyen" w:date="2012-04-17T18:17:00Z">
          <w:pPr>
            <w:pStyle w:val="Heading6"/>
          </w:pPr>
        </w:pPrChange>
      </w:pPr>
    </w:p>
    <w:p w:rsidR="00BD7303" w:rsidRDefault="00BD7303">
      <w:pPr>
        <w:pStyle w:val="Heading6"/>
        <w:rPr>
          <w:ins w:id="14522" w:author="HungNguyen" w:date="2012-04-17T18:19:00Z"/>
        </w:rPr>
      </w:pPr>
      <w:ins w:id="14523" w:author="HungNguyen" w:date="2012-04-17T18:19:00Z">
        <w:r>
          <w:t>ConvertToPdf method</w:t>
        </w:r>
      </w:ins>
    </w:p>
    <w:p w:rsidR="00BD7303" w:rsidRPr="00D60E4A" w:rsidRDefault="00BD7303" w:rsidP="00BD7303">
      <w:pPr>
        <w:pStyle w:val="ListParagraph"/>
        <w:numPr>
          <w:ilvl w:val="0"/>
          <w:numId w:val="11"/>
        </w:numPr>
        <w:autoSpaceDE w:val="0"/>
        <w:autoSpaceDN w:val="0"/>
        <w:adjustRightInd w:val="0"/>
        <w:spacing w:after="0" w:line="240" w:lineRule="auto"/>
        <w:rPr>
          <w:ins w:id="14524" w:author="HungNguyen" w:date="2012-04-17T18:20:00Z"/>
          <w:rFonts w:ascii="Cambria" w:eastAsia="MS Gothic" w:hAnsi="Cambria"/>
          <w:b/>
          <w:bCs/>
          <w:i/>
          <w:iCs/>
          <w:color w:val="4F81BD"/>
        </w:rPr>
      </w:pPr>
      <w:ins w:id="14525" w:author="HungNguyen" w:date="2012-04-17T18:20:00Z">
        <w:r w:rsidRPr="00D60E4A">
          <w:rPr>
            <w:rFonts w:ascii="Cambria" w:eastAsia="MS Gothic" w:hAnsi="Cambria"/>
            <w:b/>
            <w:bCs/>
            <w:i/>
            <w:iCs/>
            <w:color w:val="4F81BD"/>
          </w:rPr>
          <w:t xml:space="preserve">Method Declaration:   </w:t>
        </w:r>
      </w:ins>
    </w:p>
    <w:p w:rsidR="00BD7303" w:rsidRPr="00BD7303" w:rsidRDefault="00BD7303">
      <w:pPr>
        <w:pStyle w:val="ListParagraph"/>
        <w:autoSpaceDE w:val="0"/>
        <w:autoSpaceDN w:val="0"/>
        <w:adjustRightInd w:val="0"/>
        <w:spacing w:after="0" w:line="240" w:lineRule="auto"/>
        <w:ind w:firstLine="720"/>
        <w:rPr>
          <w:ins w:id="14526" w:author="HungNguyen" w:date="2012-04-17T18:20:00Z"/>
          <w:rFonts w:ascii="Consolas" w:eastAsiaTheme="minorEastAsia" w:hAnsi="Consolas" w:cs="Consolas"/>
          <w:sz w:val="19"/>
          <w:szCs w:val="19"/>
          <w:lang w:eastAsia="ja-JP"/>
        </w:rPr>
        <w:pPrChange w:id="14527" w:author="HungNguyen" w:date="2012-04-17T18:20:00Z">
          <w:pPr>
            <w:pStyle w:val="ListParagraph"/>
            <w:numPr>
              <w:numId w:val="11"/>
            </w:numPr>
            <w:autoSpaceDE w:val="0"/>
            <w:autoSpaceDN w:val="0"/>
            <w:adjustRightInd w:val="0"/>
            <w:spacing w:after="0" w:line="240" w:lineRule="auto"/>
            <w:ind w:hanging="360"/>
          </w:pPr>
        </w:pPrChange>
      </w:pPr>
      <w:proofErr w:type="gramStart"/>
      <w:ins w:id="14528" w:author="HungNguyen" w:date="2012-04-17T18:20:00Z">
        <w:r w:rsidRPr="00BD7303">
          <w:rPr>
            <w:rFonts w:ascii="Consolas" w:eastAsiaTheme="minorEastAsia" w:hAnsi="Consolas" w:cs="Consolas"/>
            <w:color w:val="0000FF"/>
            <w:sz w:val="19"/>
            <w:szCs w:val="19"/>
            <w:lang w:eastAsia="ja-JP"/>
          </w:rPr>
          <w:t>public</w:t>
        </w:r>
        <w:proofErr w:type="gramEnd"/>
        <w:r w:rsidRPr="00BD7303">
          <w:rPr>
            <w:rFonts w:ascii="Consolas" w:eastAsiaTheme="minorEastAsia" w:hAnsi="Consolas" w:cs="Consolas"/>
            <w:sz w:val="19"/>
            <w:szCs w:val="19"/>
            <w:lang w:eastAsia="ja-JP"/>
          </w:rPr>
          <w:t xml:space="preserve"> </w:t>
        </w:r>
        <w:r w:rsidRPr="00BD7303">
          <w:rPr>
            <w:rFonts w:ascii="Consolas" w:eastAsiaTheme="minorEastAsia" w:hAnsi="Consolas" w:cs="Consolas"/>
            <w:color w:val="0000FF"/>
            <w:sz w:val="19"/>
            <w:szCs w:val="19"/>
            <w:lang w:eastAsia="ja-JP"/>
          </w:rPr>
          <w:t>static</w:t>
        </w:r>
        <w:r w:rsidRPr="00BD7303">
          <w:rPr>
            <w:rFonts w:ascii="Consolas" w:eastAsiaTheme="minorEastAsia" w:hAnsi="Consolas" w:cs="Consolas"/>
            <w:sz w:val="19"/>
            <w:szCs w:val="19"/>
            <w:lang w:eastAsia="ja-JP"/>
          </w:rPr>
          <w:t xml:space="preserve"> </w:t>
        </w:r>
        <w:r w:rsidRPr="00BD7303">
          <w:rPr>
            <w:rFonts w:ascii="Consolas" w:eastAsiaTheme="minorEastAsia" w:hAnsi="Consolas" w:cs="Consolas"/>
            <w:color w:val="0000FF"/>
            <w:sz w:val="19"/>
            <w:szCs w:val="19"/>
            <w:lang w:eastAsia="ja-JP"/>
          </w:rPr>
          <w:t>bool</w:t>
        </w:r>
        <w:r w:rsidRPr="00BD7303">
          <w:rPr>
            <w:rFonts w:ascii="Consolas" w:eastAsiaTheme="minorEastAsia" w:hAnsi="Consolas" w:cs="Consolas"/>
            <w:sz w:val="19"/>
            <w:szCs w:val="19"/>
            <w:lang w:eastAsia="ja-JP"/>
          </w:rPr>
          <w:t xml:space="preserve"> ConvertToPdf(</w:t>
        </w:r>
        <w:r w:rsidRPr="00BD7303">
          <w:rPr>
            <w:rFonts w:ascii="Consolas" w:eastAsiaTheme="minorEastAsia" w:hAnsi="Consolas" w:cs="Consolas"/>
            <w:color w:val="0000FF"/>
            <w:sz w:val="19"/>
            <w:szCs w:val="19"/>
            <w:lang w:eastAsia="ja-JP"/>
          </w:rPr>
          <w:t>string</w:t>
        </w:r>
        <w:r w:rsidRPr="00BD7303">
          <w:rPr>
            <w:rFonts w:ascii="Consolas" w:eastAsiaTheme="minorEastAsia" w:hAnsi="Consolas" w:cs="Consolas"/>
            <w:sz w:val="19"/>
            <w:szCs w:val="19"/>
            <w:lang w:eastAsia="ja-JP"/>
          </w:rPr>
          <w:t xml:space="preserve"> fileName, </w:t>
        </w:r>
        <w:r w:rsidRPr="00BD7303">
          <w:rPr>
            <w:rFonts w:ascii="Consolas" w:eastAsiaTheme="minorEastAsia" w:hAnsi="Consolas" w:cs="Consolas"/>
            <w:color w:val="0000FF"/>
            <w:sz w:val="19"/>
            <w:szCs w:val="19"/>
            <w:lang w:eastAsia="ja-JP"/>
          </w:rPr>
          <w:t>string</w:t>
        </w:r>
        <w:r w:rsidRPr="00BD7303">
          <w:rPr>
            <w:rFonts w:ascii="Consolas" w:eastAsiaTheme="minorEastAsia" w:hAnsi="Consolas" w:cs="Consolas"/>
            <w:sz w:val="19"/>
            <w:szCs w:val="19"/>
            <w:lang w:eastAsia="ja-JP"/>
          </w:rPr>
          <w:t xml:space="preserve"> fileType)</w:t>
        </w:r>
      </w:ins>
    </w:p>
    <w:p w:rsidR="00BD7303" w:rsidRPr="00BD7303" w:rsidRDefault="00BD7303" w:rsidP="00BD7303">
      <w:pPr>
        <w:pStyle w:val="ListParagraph"/>
        <w:autoSpaceDE w:val="0"/>
        <w:autoSpaceDN w:val="0"/>
        <w:adjustRightInd w:val="0"/>
        <w:spacing w:after="0" w:line="240" w:lineRule="auto"/>
        <w:ind w:firstLine="720"/>
        <w:rPr>
          <w:ins w:id="14529" w:author="HungNguyen" w:date="2012-04-17T18:20:00Z"/>
          <w:rFonts w:ascii="Consolas" w:eastAsiaTheme="minorEastAsia" w:hAnsi="Consolas" w:cs="Consolas"/>
          <w:sz w:val="19"/>
          <w:szCs w:val="19"/>
          <w:lang w:eastAsia="ja-JP"/>
        </w:rPr>
      </w:pPr>
    </w:p>
    <w:p w:rsidR="00BD7303" w:rsidRDefault="00BD7303" w:rsidP="00BD7303">
      <w:pPr>
        <w:autoSpaceDE w:val="0"/>
        <w:autoSpaceDN w:val="0"/>
        <w:adjustRightInd w:val="0"/>
        <w:spacing w:after="0" w:line="240" w:lineRule="auto"/>
        <w:rPr>
          <w:ins w:id="14530" w:author="HungNguyen" w:date="2012-04-17T18:20:00Z"/>
          <w:rFonts w:ascii="Consolas" w:eastAsiaTheme="minorEastAsia" w:hAnsi="Consolas" w:cs="Consolas"/>
          <w:sz w:val="19"/>
          <w:szCs w:val="19"/>
          <w:lang w:eastAsia="ja-JP"/>
        </w:rPr>
      </w:pPr>
    </w:p>
    <w:p w:rsidR="00BD7303" w:rsidRPr="00D60E4A" w:rsidRDefault="00BD7303" w:rsidP="00BD7303">
      <w:pPr>
        <w:pStyle w:val="ListParagraph"/>
        <w:numPr>
          <w:ilvl w:val="0"/>
          <w:numId w:val="11"/>
        </w:numPr>
        <w:autoSpaceDE w:val="0"/>
        <w:autoSpaceDN w:val="0"/>
        <w:adjustRightInd w:val="0"/>
        <w:spacing w:after="0" w:line="240" w:lineRule="auto"/>
        <w:rPr>
          <w:ins w:id="14531" w:author="HungNguyen" w:date="2012-04-17T18:20:00Z"/>
          <w:rFonts w:ascii="Cambria" w:eastAsia="MS Gothic" w:hAnsi="Cambria"/>
          <w:b/>
          <w:bCs/>
          <w:i/>
          <w:iCs/>
          <w:color w:val="4F81BD"/>
        </w:rPr>
      </w:pPr>
      <w:ins w:id="14532" w:author="HungNguyen" w:date="2012-04-17T18:20:00Z">
        <w:r w:rsidRPr="00D60E4A">
          <w:rPr>
            <w:rFonts w:ascii="Cambria" w:eastAsia="MS Gothic" w:hAnsi="Cambria"/>
            <w:b/>
            <w:bCs/>
            <w:i/>
            <w:iCs/>
            <w:color w:val="4F81BD"/>
          </w:rPr>
          <w:t>Method Description:</w:t>
        </w:r>
      </w:ins>
    </w:p>
    <w:p w:rsidR="00BD7303" w:rsidRDefault="00BD7303" w:rsidP="00BD7303">
      <w:pPr>
        <w:pStyle w:val="comment"/>
        <w:ind w:firstLine="720"/>
        <w:rPr>
          <w:ins w:id="14533" w:author="HungNguyen" w:date="2012-04-17T18:20:00Z"/>
          <w:i w:val="0"/>
          <w:color w:val="auto"/>
          <w:sz w:val="18"/>
          <w:szCs w:val="18"/>
        </w:rPr>
      </w:pPr>
      <w:ins w:id="14534" w:author="HungNguyen" w:date="2012-04-17T18:20:00Z">
        <w:r>
          <w:rPr>
            <w:rFonts w:ascii="Times New Roman" w:hAnsi="Times New Roman" w:cs="Times New Roman"/>
            <w:i w:val="0"/>
            <w:color w:val="auto"/>
            <w:sz w:val="22"/>
            <w:szCs w:val="22"/>
          </w:rPr>
          <w:t>Convert to pdf.</w:t>
        </w:r>
      </w:ins>
    </w:p>
    <w:p w:rsidR="00BD7303" w:rsidRPr="00D60E4A" w:rsidRDefault="00BD7303" w:rsidP="00BD7303">
      <w:pPr>
        <w:pStyle w:val="ListParagraph"/>
        <w:numPr>
          <w:ilvl w:val="0"/>
          <w:numId w:val="11"/>
        </w:numPr>
        <w:autoSpaceDE w:val="0"/>
        <w:autoSpaceDN w:val="0"/>
        <w:adjustRightInd w:val="0"/>
        <w:spacing w:after="0" w:line="240" w:lineRule="auto"/>
        <w:rPr>
          <w:ins w:id="14535" w:author="HungNguyen" w:date="2012-04-17T18:20:00Z"/>
          <w:rFonts w:ascii="Cambria" w:eastAsia="MS Gothic" w:hAnsi="Cambria"/>
          <w:b/>
          <w:bCs/>
          <w:i/>
          <w:iCs/>
          <w:color w:val="4F81BD"/>
        </w:rPr>
      </w:pPr>
      <w:ins w:id="14536" w:author="HungNguyen" w:date="2012-04-17T18:20: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BD7303" w:rsidRPr="00D229E5" w:rsidTr="00EA6731">
        <w:trPr>
          <w:cnfStyle w:val="100000000000" w:firstRow="1" w:lastRow="0" w:firstColumn="0" w:lastColumn="0" w:oddVBand="0" w:evenVBand="0" w:oddHBand="0" w:evenHBand="0" w:firstRowFirstColumn="0" w:firstRowLastColumn="0" w:lastRowFirstColumn="0" w:lastRowLastColumn="0"/>
          <w:ins w:id="14537" w:author="HungNguyen" w:date="2012-04-17T18:20:00Z"/>
        </w:trPr>
        <w:tc>
          <w:tcPr>
            <w:tcW w:w="551" w:type="dxa"/>
          </w:tcPr>
          <w:p w:rsidR="00BD7303" w:rsidRPr="00CC3540" w:rsidRDefault="00BD7303" w:rsidP="00EA6731">
            <w:pPr>
              <w:widowControl w:val="0"/>
              <w:spacing w:before="120"/>
              <w:ind w:left="-14" w:right="14"/>
              <w:jc w:val="center"/>
              <w:rPr>
                <w:ins w:id="14538" w:author="HungNguyen" w:date="2012-04-17T18:20:00Z"/>
                <w:b w:val="0"/>
                <w:lang w:eastAsia="ja-JP"/>
              </w:rPr>
            </w:pPr>
            <w:ins w:id="14539" w:author="HungNguyen" w:date="2012-04-17T18:20:00Z">
              <w:r w:rsidRPr="00CC3540">
                <w:rPr>
                  <w:rFonts w:ascii="Tahoma" w:eastAsia="MS Mincho" w:hAnsi="Tahoma" w:cs="Arial"/>
                  <w:b w:val="0"/>
                  <w:snapToGrid w:val="0"/>
                  <w:color w:val="auto"/>
                  <w:sz w:val="20"/>
                  <w:szCs w:val="20"/>
                  <w:lang w:eastAsia="ja-JP"/>
                </w:rPr>
                <w:t>No</w:t>
              </w:r>
            </w:ins>
          </w:p>
        </w:tc>
        <w:tc>
          <w:tcPr>
            <w:tcW w:w="1429" w:type="dxa"/>
          </w:tcPr>
          <w:p w:rsidR="00BD7303" w:rsidRPr="00CC3540" w:rsidRDefault="00BD7303" w:rsidP="00EA6731">
            <w:pPr>
              <w:widowControl w:val="0"/>
              <w:spacing w:before="120"/>
              <w:ind w:left="-14" w:right="14"/>
              <w:jc w:val="center"/>
              <w:rPr>
                <w:ins w:id="14540" w:author="HungNguyen" w:date="2012-04-17T18:20:00Z"/>
                <w:b w:val="0"/>
                <w:lang w:eastAsia="ja-JP"/>
              </w:rPr>
            </w:pPr>
            <w:ins w:id="14541" w:author="HungNguyen" w:date="2012-04-17T18:20:00Z">
              <w:r w:rsidRPr="00CC3540">
                <w:rPr>
                  <w:rFonts w:ascii="Tahoma" w:eastAsia="MS Mincho" w:hAnsi="Tahoma" w:cs="Arial"/>
                  <w:b w:val="0"/>
                  <w:snapToGrid w:val="0"/>
                  <w:color w:val="auto"/>
                  <w:sz w:val="20"/>
                  <w:szCs w:val="20"/>
                  <w:lang w:eastAsia="ja-JP"/>
                </w:rPr>
                <w:t>Parameter</w:t>
              </w:r>
            </w:ins>
          </w:p>
        </w:tc>
        <w:tc>
          <w:tcPr>
            <w:tcW w:w="1440" w:type="dxa"/>
          </w:tcPr>
          <w:p w:rsidR="00BD7303" w:rsidRPr="00CC3540" w:rsidRDefault="00BD7303" w:rsidP="00EA6731">
            <w:pPr>
              <w:widowControl w:val="0"/>
              <w:spacing w:before="120"/>
              <w:ind w:left="-14" w:right="14"/>
              <w:jc w:val="center"/>
              <w:rPr>
                <w:ins w:id="14542" w:author="HungNguyen" w:date="2012-04-17T18:20:00Z"/>
                <w:b w:val="0"/>
                <w:lang w:eastAsia="ja-JP"/>
              </w:rPr>
            </w:pPr>
            <w:ins w:id="14543" w:author="HungNguyen" w:date="2012-04-17T18:20:00Z">
              <w:r w:rsidRPr="00CC3540">
                <w:rPr>
                  <w:rFonts w:ascii="Tahoma" w:eastAsia="MS Mincho" w:hAnsi="Tahoma" w:cs="Arial"/>
                  <w:b w:val="0"/>
                  <w:snapToGrid w:val="0"/>
                  <w:color w:val="auto"/>
                  <w:sz w:val="20"/>
                  <w:szCs w:val="20"/>
                  <w:lang w:eastAsia="ja-JP"/>
                </w:rPr>
                <w:t>Type</w:t>
              </w:r>
            </w:ins>
          </w:p>
        </w:tc>
        <w:tc>
          <w:tcPr>
            <w:tcW w:w="900" w:type="dxa"/>
          </w:tcPr>
          <w:p w:rsidR="00BD7303" w:rsidRPr="00CC3540" w:rsidRDefault="00BD7303" w:rsidP="00EA6731">
            <w:pPr>
              <w:widowControl w:val="0"/>
              <w:spacing w:before="120"/>
              <w:ind w:left="-14" w:right="14"/>
              <w:jc w:val="center"/>
              <w:rPr>
                <w:ins w:id="14544" w:author="HungNguyen" w:date="2012-04-17T18:20:00Z"/>
                <w:b w:val="0"/>
                <w:lang w:eastAsia="ja-JP"/>
              </w:rPr>
            </w:pPr>
            <w:ins w:id="14545" w:author="HungNguyen" w:date="2012-04-17T18:20:00Z">
              <w:r w:rsidRPr="00CC3540">
                <w:rPr>
                  <w:rFonts w:ascii="Tahoma" w:eastAsia="MS Mincho" w:hAnsi="Tahoma" w:cs="Arial"/>
                  <w:b w:val="0"/>
                  <w:snapToGrid w:val="0"/>
                  <w:color w:val="auto"/>
                  <w:sz w:val="20"/>
                  <w:szCs w:val="20"/>
                  <w:lang w:eastAsia="ja-JP"/>
                </w:rPr>
                <w:t>In/out</w:t>
              </w:r>
            </w:ins>
          </w:p>
        </w:tc>
        <w:tc>
          <w:tcPr>
            <w:tcW w:w="983" w:type="dxa"/>
          </w:tcPr>
          <w:p w:rsidR="00BD7303" w:rsidRPr="00CC3540" w:rsidRDefault="00BD7303" w:rsidP="00EA6731">
            <w:pPr>
              <w:widowControl w:val="0"/>
              <w:spacing w:before="120"/>
              <w:ind w:left="-14" w:right="14"/>
              <w:jc w:val="center"/>
              <w:rPr>
                <w:ins w:id="14546" w:author="HungNguyen" w:date="2012-04-17T18:20:00Z"/>
                <w:b w:val="0"/>
                <w:lang w:eastAsia="ja-JP"/>
              </w:rPr>
            </w:pPr>
            <w:ins w:id="14547" w:author="HungNguyen" w:date="2012-04-17T18:20:00Z">
              <w:r w:rsidRPr="00CC3540">
                <w:rPr>
                  <w:rFonts w:ascii="Tahoma" w:eastAsia="MS Mincho" w:hAnsi="Tahoma" w:cs="Arial"/>
                  <w:b w:val="0"/>
                  <w:snapToGrid w:val="0"/>
                  <w:color w:val="auto"/>
                  <w:sz w:val="20"/>
                  <w:szCs w:val="20"/>
                  <w:lang w:eastAsia="ja-JP"/>
                </w:rPr>
                <w:t>Default</w:t>
              </w:r>
            </w:ins>
          </w:p>
        </w:tc>
        <w:tc>
          <w:tcPr>
            <w:tcW w:w="4397" w:type="dxa"/>
          </w:tcPr>
          <w:p w:rsidR="00BD7303" w:rsidRPr="00CC3540" w:rsidRDefault="00BD7303" w:rsidP="00EA6731">
            <w:pPr>
              <w:widowControl w:val="0"/>
              <w:spacing w:before="120"/>
              <w:ind w:left="-14" w:right="14"/>
              <w:jc w:val="center"/>
              <w:rPr>
                <w:ins w:id="14548" w:author="HungNguyen" w:date="2012-04-17T18:20:00Z"/>
                <w:b w:val="0"/>
                <w:lang w:eastAsia="ja-JP"/>
              </w:rPr>
            </w:pPr>
            <w:ins w:id="14549" w:author="HungNguyen" w:date="2012-04-17T18:20:00Z">
              <w:r w:rsidRPr="00CC3540">
                <w:rPr>
                  <w:rFonts w:ascii="Tahoma" w:eastAsia="MS Mincho" w:hAnsi="Tahoma" w:cs="Arial"/>
                  <w:b w:val="0"/>
                  <w:snapToGrid w:val="0"/>
                  <w:color w:val="auto"/>
                  <w:sz w:val="20"/>
                  <w:szCs w:val="20"/>
                  <w:lang w:eastAsia="ja-JP"/>
                </w:rPr>
                <w:t>Description</w:t>
              </w:r>
            </w:ins>
          </w:p>
        </w:tc>
      </w:tr>
      <w:tr w:rsidR="00BD7303" w:rsidTr="00EA6731">
        <w:trPr>
          <w:ins w:id="14550" w:author="HungNguyen" w:date="2012-04-17T18:20:00Z"/>
        </w:trPr>
        <w:tc>
          <w:tcPr>
            <w:tcW w:w="551" w:type="dxa"/>
          </w:tcPr>
          <w:p w:rsidR="00BD7303" w:rsidRPr="00CC3540" w:rsidRDefault="00BD7303" w:rsidP="00EA6731">
            <w:pPr>
              <w:pStyle w:val="comment"/>
              <w:ind w:left="0"/>
              <w:rPr>
                <w:ins w:id="14551" w:author="HungNguyen" w:date="2012-04-17T18:20:00Z"/>
                <w:rFonts w:ascii="Times New Roman" w:hAnsi="Times New Roman" w:cs="Times New Roman"/>
                <w:i w:val="0"/>
                <w:color w:val="auto"/>
                <w:sz w:val="22"/>
                <w:szCs w:val="22"/>
              </w:rPr>
            </w:pPr>
            <w:ins w:id="14552" w:author="HungNguyen" w:date="2012-04-17T18:20:00Z">
              <w:r>
                <w:rPr>
                  <w:rFonts w:ascii="Times New Roman" w:hAnsi="Times New Roman" w:cs="Times New Roman"/>
                  <w:i w:val="0"/>
                  <w:color w:val="auto"/>
                  <w:sz w:val="22"/>
                  <w:szCs w:val="22"/>
                </w:rPr>
                <w:t>01</w:t>
              </w:r>
            </w:ins>
          </w:p>
        </w:tc>
        <w:tc>
          <w:tcPr>
            <w:tcW w:w="1429" w:type="dxa"/>
          </w:tcPr>
          <w:p w:rsidR="00BD7303" w:rsidRPr="00CC3540" w:rsidRDefault="00BD7303" w:rsidP="00EA6731">
            <w:pPr>
              <w:pStyle w:val="comment"/>
              <w:ind w:left="0"/>
              <w:rPr>
                <w:ins w:id="14553" w:author="HungNguyen" w:date="2012-04-17T18:20:00Z"/>
                <w:rFonts w:ascii="Times New Roman" w:hAnsi="Times New Roman" w:cs="Times New Roman"/>
                <w:i w:val="0"/>
                <w:color w:val="auto"/>
                <w:sz w:val="22"/>
                <w:szCs w:val="22"/>
              </w:rPr>
            </w:pPr>
            <w:ins w:id="14554" w:author="HungNguyen" w:date="2012-04-17T18:20:00Z">
              <w:r w:rsidRPr="00CC3540">
                <w:rPr>
                  <w:rFonts w:ascii="Times New Roman" w:hAnsi="Times New Roman" w:cs="Times New Roman"/>
                  <w:i w:val="0"/>
                  <w:color w:val="auto"/>
                  <w:sz w:val="22"/>
                  <w:szCs w:val="22"/>
                </w:rPr>
                <w:t>fileType</w:t>
              </w:r>
            </w:ins>
          </w:p>
        </w:tc>
        <w:tc>
          <w:tcPr>
            <w:tcW w:w="1440" w:type="dxa"/>
          </w:tcPr>
          <w:p w:rsidR="00BD7303" w:rsidRPr="00CC3540" w:rsidRDefault="00BD7303" w:rsidP="00EA6731">
            <w:pPr>
              <w:pStyle w:val="comment"/>
              <w:ind w:left="0"/>
              <w:rPr>
                <w:ins w:id="14555" w:author="HungNguyen" w:date="2012-04-17T18:20:00Z"/>
                <w:rFonts w:ascii="Times New Roman" w:hAnsi="Times New Roman" w:cs="Times New Roman"/>
                <w:i w:val="0"/>
                <w:color w:val="auto"/>
                <w:sz w:val="22"/>
                <w:szCs w:val="22"/>
              </w:rPr>
            </w:pPr>
            <w:ins w:id="14556" w:author="HungNguyen" w:date="2012-04-17T18:20:00Z">
              <w:r w:rsidRPr="00CC3540">
                <w:rPr>
                  <w:rFonts w:ascii="Times New Roman" w:hAnsi="Times New Roman" w:cs="Times New Roman"/>
                  <w:i w:val="0"/>
                  <w:color w:val="auto"/>
                  <w:sz w:val="22"/>
                  <w:szCs w:val="22"/>
                </w:rPr>
                <w:t>string</w:t>
              </w:r>
            </w:ins>
          </w:p>
        </w:tc>
        <w:tc>
          <w:tcPr>
            <w:tcW w:w="900" w:type="dxa"/>
          </w:tcPr>
          <w:p w:rsidR="00BD7303" w:rsidRPr="00CC3540" w:rsidRDefault="00BD7303" w:rsidP="00EA6731">
            <w:pPr>
              <w:pStyle w:val="comment"/>
              <w:ind w:left="0"/>
              <w:rPr>
                <w:ins w:id="14557" w:author="HungNguyen" w:date="2012-04-17T18:20:00Z"/>
                <w:rFonts w:ascii="Times New Roman" w:hAnsi="Times New Roman" w:cs="Times New Roman"/>
                <w:i w:val="0"/>
                <w:color w:val="auto"/>
                <w:sz w:val="22"/>
                <w:szCs w:val="22"/>
              </w:rPr>
            </w:pPr>
            <w:ins w:id="14558" w:author="HungNguyen" w:date="2012-04-17T18:20:00Z">
              <w:r w:rsidRPr="00CC3540">
                <w:rPr>
                  <w:rFonts w:ascii="Times New Roman" w:hAnsi="Times New Roman" w:cs="Times New Roman"/>
                  <w:i w:val="0"/>
                  <w:color w:val="auto"/>
                  <w:sz w:val="22"/>
                  <w:szCs w:val="22"/>
                </w:rPr>
                <w:t>In</w:t>
              </w:r>
            </w:ins>
          </w:p>
        </w:tc>
        <w:tc>
          <w:tcPr>
            <w:tcW w:w="983" w:type="dxa"/>
          </w:tcPr>
          <w:p w:rsidR="00BD7303" w:rsidRPr="00CC3540" w:rsidRDefault="00BD7303" w:rsidP="00EA6731">
            <w:pPr>
              <w:pStyle w:val="comment"/>
              <w:ind w:left="0"/>
              <w:rPr>
                <w:ins w:id="14559" w:author="HungNguyen" w:date="2012-04-17T18:20:00Z"/>
                <w:rFonts w:ascii="Times New Roman" w:hAnsi="Times New Roman" w:cs="Times New Roman"/>
                <w:i w:val="0"/>
                <w:sz w:val="22"/>
                <w:szCs w:val="22"/>
              </w:rPr>
            </w:pPr>
          </w:p>
        </w:tc>
        <w:tc>
          <w:tcPr>
            <w:tcW w:w="4397" w:type="dxa"/>
          </w:tcPr>
          <w:p w:rsidR="00BD7303" w:rsidRPr="00CC3540" w:rsidRDefault="00BD7303" w:rsidP="00EA6731">
            <w:pPr>
              <w:pStyle w:val="comment"/>
              <w:ind w:left="0"/>
              <w:rPr>
                <w:ins w:id="14560" w:author="HungNguyen" w:date="2012-04-17T18:20:00Z"/>
                <w:rFonts w:ascii="Times New Roman" w:hAnsi="Times New Roman" w:cs="Times New Roman"/>
                <w:i w:val="0"/>
                <w:color w:val="auto"/>
                <w:sz w:val="22"/>
                <w:szCs w:val="22"/>
              </w:rPr>
            </w:pPr>
            <w:ins w:id="14561" w:author="HungNguyen" w:date="2012-04-17T18:20:00Z">
              <w:r w:rsidRPr="00CC3540">
                <w:rPr>
                  <w:rFonts w:ascii="Times New Roman" w:hAnsi="Times New Roman" w:cs="Times New Roman"/>
                  <w:i w:val="0"/>
                  <w:color w:val="auto"/>
                  <w:sz w:val="22"/>
                  <w:szCs w:val="22"/>
                </w:rPr>
                <w:t xml:space="preserve">The type of exported file, </w:t>
              </w:r>
              <w:r>
                <w:rPr>
                  <w:rFonts w:ascii="Times New Roman" w:hAnsi="Times New Roman" w:cs="Times New Roman"/>
                  <w:i w:val="0"/>
                  <w:color w:val="auto"/>
                  <w:sz w:val="22"/>
                  <w:szCs w:val="22"/>
                </w:rPr>
                <w:t xml:space="preserve">doc, </w:t>
              </w:r>
              <w:r w:rsidRPr="00CC3540">
                <w:rPr>
                  <w:rFonts w:ascii="Times New Roman" w:hAnsi="Times New Roman" w:cs="Times New Roman"/>
                  <w:i w:val="0"/>
                  <w:color w:val="auto"/>
                  <w:sz w:val="22"/>
                  <w:szCs w:val="22"/>
                </w:rPr>
                <w:t xml:space="preserve">docx or </w:t>
              </w:r>
              <w:r>
                <w:rPr>
                  <w:rFonts w:ascii="Times New Roman" w:hAnsi="Times New Roman" w:cs="Times New Roman"/>
                  <w:i w:val="0"/>
                  <w:color w:val="auto"/>
                  <w:sz w:val="22"/>
                  <w:szCs w:val="22"/>
                </w:rPr>
                <w:t>pdf</w:t>
              </w:r>
            </w:ins>
          </w:p>
        </w:tc>
      </w:tr>
      <w:tr w:rsidR="00BD7303" w:rsidTr="00EA6731">
        <w:trPr>
          <w:ins w:id="14562" w:author="HungNguyen" w:date="2012-04-17T18:20:00Z"/>
        </w:trPr>
        <w:tc>
          <w:tcPr>
            <w:tcW w:w="551" w:type="dxa"/>
          </w:tcPr>
          <w:p w:rsidR="00BD7303" w:rsidRPr="00CC3540" w:rsidRDefault="00BD7303" w:rsidP="00EA6731">
            <w:pPr>
              <w:pStyle w:val="comment"/>
              <w:ind w:left="0"/>
              <w:rPr>
                <w:ins w:id="14563" w:author="HungNguyen" w:date="2012-04-17T18:20:00Z"/>
                <w:rFonts w:ascii="Times New Roman" w:hAnsi="Times New Roman" w:cs="Times New Roman"/>
                <w:i w:val="0"/>
                <w:color w:val="auto"/>
                <w:sz w:val="22"/>
                <w:szCs w:val="22"/>
              </w:rPr>
            </w:pPr>
            <w:ins w:id="14564" w:author="HungNguyen" w:date="2012-04-17T18:20:00Z">
              <w:r>
                <w:rPr>
                  <w:rFonts w:ascii="Times New Roman" w:hAnsi="Times New Roman" w:cs="Times New Roman"/>
                  <w:i w:val="0"/>
                  <w:color w:val="auto"/>
                  <w:sz w:val="22"/>
                  <w:szCs w:val="22"/>
                </w:rPr>
                <w:t>02</w:t>
              </w:r>
            </w:ins>
          </w:p>
        </w:tc>
        <w:tc>
          <w:tcPr>
            <w:tcW w:w="1429" w:type="dxa"/>
          </w:tcPr>
          <w:p w:rsidR="00BD7303" w:rsidRPr="00CC3540" w:rsidRDefault="00BD7303" w:rsidP="00EA6731">
            <w:pPr>
              <w:pStyle w:val="comment"/>
              <w:ind w:left="0"/>
              <w:rPr>
                <w:ins w:id="14565" w:author="HungNguyen" w:date="2012-04-17T18:20:00Z"/>
                <w:rFonts w:ascii="Times New Roman" w:hAnsi="Times New Roman" w:cs="Times New Roman"/>
                <w:i w:val="0"/>
                <w:color w:val="auto"/>
                <w:sz w:val="22"/>
                <w:szCs w:val="22"/>
              </w:rPr>
            </w:pPr>
            <w:ins w:id="14566" w:author="HungNguyen" w:date="2012-04-17T18:20:00Z">
              <w:r w:rsidRPr="00CC3540">
                <w:rPr>
                  <w:rFonts w:ascii="Times New Roman" w:hAnsi="Times New Roman" w:cs="Times New Roman"/>
                  <w:i w:val="0"/>
                  <w:color w:val="auto"/>
                  <w:sz w:val="22"/>
                  <w:szCs w:val="22"/>
                </w:rPr>
                <w:t>fileName</w:t>
              </w:r>
            </w:ins>
          </w:p>
        </w:tc>
        <w:tc>
          <w:tcPr>
            <w:tcW w:w="1440" w:type="dxa"/>
          </w:tcPr>
          <w:p w:rsidR="00BD7303" w:rsidRPr="00CC3540" w:rsidRDefault="00BD7303" w:rsidP="00EA6731">
            <w:pPr>
              <w:pStyle w:val="comment"/>
              <w:ind w:left="0"/>
              <w:rPr>
                <w:ins w:id="14567" w:author="HungNguyen" w:date="2012-04-17T18:20:00Z"/>
                <w:rFonts w:ascii="Times New Roman" w:hAnsi="Times New Roman" w:cs="Times New Roman"/>
                <w:i w:val="0"/>
                <w:color w:val="auto"/>
                <w:sz w:val="22"/>
                <w:szCs w:val="22"/>
              </w:rPr>
            </w:pPr>
            <w:ins w:id="14568" w:author="HungNguyen" w:date="2012-04-17T18:20:00Z">
              <w:r w:rsidRPr="00CC3540">
                <w:rPr>
                  <w:rFonts w:ascii="Times New Roman" w:hAnsi="Times New Roman" w:cs="Times New Roman"/>
                  <w:i w:val="0"/>
                  <w:color w:val="auto"/>
                  <w:sz w:val="22"/>
                  <w:szCs w:val="22"/>
                </w:rPr>
                <w:t>string</w:t>
              </w:r>
            </w:ins>
          </w:p>
        </w:tc>
        <w:tc>
          <w:tcPr>
            <w:tcW w:w="900" w:type="dxa"/>
          </w:tcPr>
          <w:p w:rsidR="00BD7303" w:rsidRPr="00CC3540" w:rsidRDefault="00BD7303" w:rsidP="00EA6731">
            <w:pPr>
              <w:pStyle w:val="comment"/>
              <w:ind w:left="0"/>
              <w:rPr>
                <w:ins w:id="14569" w:author="HungNguyen" w:date="2012-04-17T18:20:00Z"/>
                <w:rFonts w:ascii="Times New Roman" w:hAnsi="Times New Roman" w:cs="Times New Roman"/>
                <w:i w:val="0"/>
                <w:color w:val="auto"/>
                <w:sz w:val="22"/>
                <w:szCs w:val="22"/>
              </w:rPr>
            </w:pPr>
            <w:ins w:id="14570" w:author="HungNguyen" w:date="2012-04-17T18:20:00Z">
              <w:r w:rsidRPr="00CC3540">
                <w:rPr>
                  <w:rFonts w:ascii="Times New Roman" w:hAnsi="Times New Roman" w:cs="Times New Roman"/>
                  <w:i w:val="0"/>
                  <w:color w:val="auto"/>
                  <w:sz w:val="22"/>
                  <w:szCs w:val="22"/>
                </w:rPr>
                <w:t>In</w:t>
              </w:r>
            </w:ins>
          </w:p>
        </w:tc>
        <w:tc>
          <w:tcPr>
            <w:tcW w:w="983" w:type="dxa"/>
          </w:tcPr>
          <w:p w:rsidR="00BD7303" w:rsidRPr="00CC3540" w:rsidRDefault="00BD7303" w:rsidP="00EA6731">
            <w:pPr>
              <w:pStyle w:val="comment"/>
              <w:ind w:left="0"/>
              <w:rPr>
                <w:ins w:id="14571" w:author="HungNguyen" w:date="2012-04-17T18:20:00Z"/>
                <w:rFonts w:ascii="Times New Roman" w:hAnsi="Times New Roman" w:cs="Times New Roman"/>
                <w:i w:val="0"/>
                <w:sz w:val="22"/>
                <w:szCs w:val="22"/>
              </w:rPr>
            </w:pPr>
          </w:p>
        </w:tc>
        <w:tc>
          <w:tcPr>
            <w:tcW w:w="4397" w:type="dxa"/>
          </w:tcPr>
          <w:p w:rsidR="00BD7303" w:rsidRPr="00CC3540" w:rsidRDefault="00BD7303" w:rsidP="00EA6731">
            <w:pPr>
              <w:pStyle w:val="comment"/>
              <w:ind w:left="0"/>
              <w:rPr>
                <w:ins w:id="14572" w:author="HungNguyen" w:date="2012-04-17T18:20:00Z"/>
                <w:rFonts w:ascii="Times New Roman" w:hAnsi="Times New Roman" w:cs="Times New Roman"/>
                <w:i w:val="0"/>
                <w:color w:val="auto"/>
                <w:sz w:val="22"/>
                <w:szCs w:val="22"/>
              </w:rPr>
            </w:pPr>
            <w:ins w:id="14573" w:author="HungNguyen" w:date="2012-04-17T18:20:00Z">
              <w:r w:rsidRPr="00CC3540">
                <w:rPr>
                  <w:rFonts w:ascii="Times New Roman" w:hAnsi="Times New Roman" w:cs="Times New Roman"/>
                  <w:i w:val="0"/>
                  <w:color w:val="auto"/>
                  <w:sz w:val="22"/>
                  <w:szCs w:val="22"/>
                </w:rPr>
                <w:t>The</w:t>
              </w:r>
              <w:r>
                <w:rPr>
                  <w:rFonts w:ascii="Times New Roman" w:hAnsi="Times New Roman" w:cs="Times New Roman"/>
                  <w:i w:val="0"/>
                  <w:color w:val="auto"/>
                  <w:sz w:val="22"/>
                  <w:szCs w:val="22"/>
                </w:rPr>
                <w:t xml:space="preserve"> full path</w:t>
              </w:r>
              <w:r w:rsidRPr="00CC3540">
                <w:rPr>
                  <w:rFonts w:ascii="Times New Roman" w:hAnsi="Times New Roman" w:cs="Times New Roman"/>
                  <w:i w:val="0"/>
                  <w:color w:val="auto"/>
                  <w:sz w:val="22"/>
                  <w:szCs w:val="22"/>
                </w:rPr>
                <w:t xml:space="preserve"> name of exported file</w:t>
              </w:r>
            </w:ins>
          </w:p>
        </w:tc>
      </w:tr>
      <w:tr w:rsidR="00BD7303" w:rsidTr="00EA6731">
        <w:trPr>
          <w:ins w:id="14574" w:author="HungNguyen" w:date="2012-04-17T18:20:00Z"/>
        </w:trPr>
        <w:tc>
          <w:tcPr>
            <w:tcW w:w="551" w:type="dxa"/>
          </w:tcPr>
          <w:p w:rsidR="00BD7303" w:rsidRPr="00CC3540" w:rsidRDefault="00BD7303" w:rsidP="00EA6731">
            <w:pPr>
              <w:pStyle w:val="comment"/>
              <w:ind w:left="0"/>
              <w:rPr>
                <w:ins w:id="14575" w:author="HungNguyen" w:date="2012-04-17T18:20:00Z"/>
                <w:rFonts w:ascii="Times New Roman" w:hAnsi="Times New Roman" w:cs="Times New Roman"/>
                <w:i w:val="0"/>
                <w:color w:val="auto"/>
                <w:sz w:val="22"/>
                <w:szCs w:val="22"/>
              </w:rPr>
            </w:pPr>
            <w:ins w:id="14576" w:author="HungNguyen" w:date="2012-04-17T18:20:00Z">
              <w:r w:rsidRPr="00CC3540">
                <w:rPr>
                  <w:rFonts w:ascii="Times New Roman" w:hAnsi="Times New Roman" w:cs="Times New Roman"/>
                  <w:i w:val="0"/>
                  <w:color w:val="auto"/>
                  <w:sz w:val="22"/>
                  <w:szCs w:val="22"/>
                </w:rPr>
                <w:t>0</w:t>
              </w:r>
              <w:r>
                <w:rPr>
                  <w:rFonts w:ascii="Times New Roman" w:hAnsi="Times New Roman" w:cs="Times New Roman"/>
                  <w:i w:val="0"/>
                  <w:color w:val="auto"/>
                  <w:sz w:val="22"/>
                  <w:szCs w:val="22"/>
                </w:rPr>
                <w:t>3</w:t>
              </w:r>
            </w:ins>
          </w:p>
        </w:tc>
        <w:tc>
          <w:tcPr>
            <w:tcW w:w="1429" w:type="dxa"/>
          </w:tcPr>
          <w:p w:rsidR="00BD7303" w:rsidRPr="00CC3540" w:rsidRDefault="00BD7303" w:rsidP="00EA6731">
            <w:pPr>
              <w:pStyle w:val="comment"/>
              <w:ind w:left="0"/>
              <w:rPr>
                <w:ins w:id="14577" w:author="HungNguyen" w:date="2012-04-17T18:20:00Z"/>
                <w:rFonts w:ascii="Times New Roman" w:hAnsi="Times New Roman" w:cs="Times New Roman"/>
                <w:i w:val="0"/>
                <w:color w:val="auto"/>
                <w:sz w:val="22"/>
                <w:szCs w:val="22"/>
              </w:rPr>
            </w:pPr>
            <w:ins w:id="14578" w:author="HungNguyen" w:date="2012-04-17T18:20:00Z">
              <w:r w:rsidRPr="00CC3540">
                <w:rPr>
                  <w:rFonts w:ascii="Times New Roman" w:hAnsi="Times New Roman" w:cs="Times New Roman"/>
                  <w:i w:val="0"/>
                  <w:color w:val="auto"/>
                  <w:sz w:val="22"/>
                  <w:szCs w:val="22"/>
                </w:rPr>
                <w:t>&lt;return &gt;</w:t>
              </w:r>
            </w:ins>
          </w:p>
        </w:tc>
        <w:tc>
          <w:tcPr>
            <w:tcW w:w="1440" w:type="dxa"/>
          </w:tcPr>
          <w:p w:rsidR="00BD7303" w:rsidRPr="00CC3540" w:rsidRDefault="00BD7303" w:rsidP="00EA6731">
            <w:pPr>
              <w:pStyle w:val="comment"/>
              <w:ind w:left="0"/>
              <w:rPr>
                <w:ins w:id="14579" w:author="HungNguyen" w:date="2012-04-17T18:20:00Z"/>
                <w:rFonts w:ascii="Times New Roman" w:hAnsi="Times New Roman" w:cs="Times New Roman"/>
                <w:i w:val="0"/>
                <w:color w:val="auto"/>
                <w:sz w:val="22"/>
                <w:szCs w:val="22"/>
              </w:rPr>
            </w:pPr>
            <w:ins w:id="14580" w:author="HungNguyen" w:date="2012-04-17T18:20:00Z">
              <w:r w:rsidRPr="00CC3540">
                <w:rPr>
                  <w:rFonts w:ascii="Times New Roman" w:hAnsi="Times New Roman" w:cs="Times New Roman"/>
                  <w:i w:val="0"/>
                  <w:color w:val="auto"/>
                  <w:sz w:val="22"/>
                  <w:szCs w:val="22"/>
                </w:rPr>
                <w:t>bool</w:t>
              </w:r>
            </w:ins>
          </w:p>
        </w:tc>
        <w:tc>
          <w:tcPr>
            <w:tcW w:w="900" w:type="dxa"/>
          </w:tcPr>
          <w:p w:rsidR="00BD7303" w:rsidRPr="00CC3540" w:rsidRDefault="00BD7303" w:rsidP="00EA6731">
            <w:pPr>
              <w:pStyle w:val="comment"/>
              <w:ind w:left="0"/>
              <w:rPr>
                <w:ins w:id="14581" w:author="HungNguyen" w:date="2012-04-17T18:20:00Z"/>
                <w:rFonts w:ascii="Times New Roman" w:hAnsi="Times New Roman" w:cs="Times New Roman"/>
                <w:i w:val="0"/>
                <w:color w:val="auto"/>
                <w:sz w:val="22"/>
                <w:szCs w:val="22"/>
              </w:rPr>
            </w:pPr>
            <w:ins w:id="14582" w:author="HungNguyen" w:date="2012-04-17T18:20:00Z">
              <w:r w:rsidRPr="00CC3540">
                <w:rPr>
                  <w:rFonts w:ascii="Times New Roman" w:hAnsi="Times New Roman" w:cs="Times New Roman"/>
                  <w:i w:val="0"/>
                  <w:color w:val="auto"/>
                  <w:sz w:val="22"/>
                  <w:szCs w:val="22"/>
                </w:rPr>
                <w:t>Out</w:t>
              </w:r>
            </w:ins>
          </w:p>
        </w:tc>
        <w:tc>
          <w:tcPr>
            <w:tcW w:w="983" w:type="dxa"/>
          </w:tcPr>
          <w:p w:rsidR="00BD7303" w:rsidRPr="00CC3540" w:rsidRDefault="00BD7303" w:rsidP="00EA6731">
            <w:pPr>
              <w:pStyle w:val="comment"/>
              <w:ind w:left="0"/>
              <w:rPr>
                <w:ins w:id="14583" w:author="HungNguyen" w:date="2012-04-17T18:20:00Z"/>
                <w:rFonts w:ascii="Times New Roman" w:hAnsi="Times New Roman" w:cs="Times New Roman"/>
                <w:i w:val="0"/>
                <w:sz w:val="22"/>
                <w:szCs w:val="22"/>
              </w:rPr>
            </w:pPr>
          </w:p>
        </w:tc>
        <w:tc>
          <w:tcPr>
            <w:tcW w:w="4397" w:type="dxa"/>
          </w:tcPr>
          <w:p w:rsidR="00BD7303" w:rsidRPr="00CC3540" w:rsidRDefault="00BD7303" w:rsidP="00EA6731">
            <w:pPr>
              <w:pStyle w:val="comment"/>
              <w:ind w:left="0"/>
              <w:rPr>
                <w:ins w:id="14584" w:author="HungNguyen" w:date="2012-04-17T18:20:00Z"/>
                <w:rFonts w:ascii="Times New Roman" w:hAnsi="Times New Roman" w:cs="Times New Roman"/>
                <w:i w:val="0"/>
                <w:color w:val="auto"/>
                <w:sz w:val="22"/>
                <w:szCs w:val="22"/>
              </w:rPr>
            </w:pPr>
            <w:ins w:id="14585" w:author="HungNguyen" w:date="2012-04-17T18:20:00Z">
              <w:r w:rsidRPr="00CC3540">
                <w:rPr>
                  <w:rFonts w:ascii="Times New Roman" w:hAnsi="Times New Roman" w:cs="Times New Roman"/>
                  <w:i w:val="0"/>
                  <w:color w:val="auto"/>
                  <w:sz w:val="22"/>
                  <w:szCs w:val="22"/>
                </w:rPr>
                <w:t>The returned result of method</w:t>
              </w:r>
            </w:ins>
          </w:p>
        </w:tc>
      </w:tr>
    </w:tbl>
    <w:p w:rsidR="00BD7303" w:rsidRPr="00002CBC" w:rsidRDefault="00BD7303">
      <w:pPr>
        <w:rPr>
          <w:ins w:id="14586" w:author="HungNguyen" w:date="2012-04-17T18:19:00Z"/>
        </w:rPr>
        <w:pPrChange w:id="14587" w:author="HungNguyen" w:date="2012-04-17T18:19:00Z">
          <w:pPr>
            <w:pStyle w:val="Heading6"/>
          </w:pPr>
        </w:pPrChange>
      </w:pPr>
    </w:p>
    <w:p w:rsidR="00750B85" w:rsidRDefault="00750B85">
      <w:pPr>
        <w:pStyle w:val="Heading4"/>
        <w:rPr>
          <w:ins w:id="14588" w:author="HungNguyen" w:date="2012-04-17T20:27:00Z"/>
        </w:rPr>
      </w:pPr>
      <w:ins w:id="14589" w:author="HungNguyen" w:date="2012-04-17T20:27:00Z">
        <w:r>
          <w:t>Utility class</w:t>
        </w:r>
      </w:ins>
    </w:p>
    <w:p w:rsidR="00750B85" w:rsidRDefault="00750B85" w:rsidP="00750B85">
      <w:pPr>
        <w:pStyle w:val="Heading5"/>
        <w:tabs>
          <w:tab w:val="left" w:pos="4208"/>
        </w:tabs>
        <w:rPr>
          <w:ins w:id="14590" w:author="HungNguyen" w:date="2012-04-17T20:28:00Z"/>
        </w:rPr>
      </w:pPr>
      <w:ins w:id="14591" w:author="HungNguyen" w:date="2012-04-17T20:28:00Z">
        <w:r>
          <w:t>Attributes</w:t>
        </w:r>
      </w:ins>
    </w:p>
    <w:p w:rsidR="00750B85" w:rsidRPr="00ED708E" w:rsidRDefault="00750B85">
      <w:pPr>
        <w:ind w:left="720" w:firstLine="720"/>
        <w:rPr>
          <w:ins w:id="14592" w:author="HungNguyen" w:date="2012-04-17T20:28:00Z"/>
        </w:rPr>
        <w:pPrChange w:id="14593" w:author="HungNguyen" w:date="2012-04-17T20:29:00Z">
          <w:pPr/>
        </w:pPrChange>
      </w:pPr>
      <w:ins w:id="14594" w:author="HungNguyen" w:date="2012-04-17T20:29:00Z">
        <w:r>
          <w:t>N/A</w:t>
        </w:r>
      </w:ins>
    </w:p>
    <w:p w:rsidR="00750B85" w:rsidRDefault="00750B85" w:rsidP="00750B85">
      <w:pPr>
        <w:pStyle w:val="Heading5"/>
        <w:tabs>
          <w:tab w:val="left" w:pos="4208"/>
        </w:tabs>
        <w:rPr>
          <w:ins w:id="14595" w:author="HungNguyen" w:date="2012-04-17T20:28:00Z"/>
        </w:rPr>
      </w:pPr>
      <w:ins w:id="14596" w:author="HungNguyen" w:date="2012-04-17T20:28:00Z">
        <w:r>
          <w:lastRenderedPageBreak/>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Change w:id="14597" w:author="HungNguyen" w:date="2012-04-17T20:43:00Z">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PrChange>
      </w:tblPr>
      <w:tblGrid>
        <w:gridCol w:w="955"/>
        <w:gridCol w:w="2483"/>
        <w:gridCol w:w="6138"/>
        <w:tblGridChange w:id="14598">
          <w:tblGrid>
            <w:gridCol w:w="955"/>
            <w:gridCol w:w="2205"/>
            <w:gridCol w:w="278"/>
            <w:gridCol w:w="6138"/>
          </w:tblGrid>
        </w:tblGridChange>
      </w:tblGrid>
      <w:tr w:rsidR="00750B85" w:rsidRPr="00D229E5" w:rsidTr="00C05D92">
        <w:trPr>
          <w:cnfStyle w:val="100000000000" w:firstRow="1" w:lastRow="0" w:firstColumn="0" w:lastColumn="0" w:oddVBand="0" w:evenVBand="0" w:oddHBand="0" w:evenHBand="0" w:firstRowFirstColumn="0" w:firstRowLastColumn="0" w:lastRowFirstColumn="0" w:lastRowLastColumn="0"/>
          <w:ins w:id="14599" w:author="HungNguyen" w:date="2012-04-17T20:28:00Z"/>
        </w:trPr>
        <w:tc>
          <w:tcPr>
            <w:tcW w:w="955" w:type="dxa"/>
            <w:tcPrChange w:id="14600" w:author="HungNguyen" w:date="2012-04-17T20:43:00Z">
              <w:tcPr>
                <w:tcW w:w="955" w:type="dxa"/>
              </w:tcPr>
            </w:tcPrChange>
          </w:tcPr>
          <w:p w:rsidR="00750B85" w:rsidRPr="00ED708E" w:rsidRDefault="00750B85" w:rsidP="00EA673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601" w:author="HungNguyen" w:date="2012-04-17T20:28:00Z"/>
                <w:b w:val="0"/>
                <w:lang w:eastAsia="ja-JP"/>
              </w:rPr>
            </w:pPr>
            <w:ins w:id="14602" w:author="HungNguyen" w:date="2012-04-17T20:28:00Z">
              <w:r w:rsidRPr="00ED708E">
                <w:rPr>
                  <w:rFonts w:ascii="Tahoma" w:eastAsia="MS Mincho" w:hAnsi="Tahoma" w:cs="Arial"/>
                  <w:b w:val="0"/>
                  <w:snapToGrid w:val="0"/>
                  <w:color w:val="auto"/>
                  <w:sz w:val="20"/>
                  <w:szCs w:val="20"/>
                  <w:lang w:eastAsia="ja-JP"/>
                </w:rPr>
                <w:t>No</w:t>
              </w:r>
            </w:ins>
          </w:p>
        </w:tc>
        <w:tc>
          <w:tcPr>
            <w:tcW w:w="2483" w:type="dxa"/>
            <w:tcPrChange w:id="14603" w:author="HungNguyen" w:date="2012-04-17T20:43:00Z">
              <w:tcPr>
                <w:tcW w:w="2205" w:type="dxa"/>
              </w:tcPr>
            </w:tcPrChange>
          </w:tcPr>
          <w:p w:rsidR="00750B85" w:rsidRPr="00ED708E" w:rsidRDefault="00750B85" w:rsidP="00EA673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604" w:author="HungNguyen" w:date="2012-04-17T20:28:00Z"/>
                <w:b w:val="0"/>
                <w:lang w:eastAsia="ja-JP"/>
              </w:rPr>
            </w:pPr>
            <w:ins w:id="14605" w:author="HungNguyen" w:date="2012-04-17T20:28:00Z">
              <w:r w:rsidRPr="00ED708E">
                <w:rPr>
                  <w:rFonts w:ascii="Tahoma" w:eastAsia="MS Mincho" w:hAnsi="Tahoma" w:cs="Arial"/>
                  <w:b w:val="0"/>
                  <w:snapToGrid w:val="0"/>
                  <w:color w:val="auto"/>
                  <w:sz w:val="20"/>
                  <w:szCs w:val="20"/>
                  <w:lang w:eastAsia="ja-JP"/>
                </w:rPr>
                <w:t>Method</w:t>
              </w:r>
            </w:ins>
          </w:p>
        </w:tc>
        <w:tc>
          <w:tcPr>
            <w:tcW w:w="6138" w:type="dxa"/>
            <w:tcPrChange w:id="14606" w:author="HungNguyen" w:date="2012-04-17T20:43:00Z">
              <w:tcPr>
                <w:tcW w:w="6416" w:type="dxa"/>
                <w:gridSpan w:val="2"/>
              </w:tcPr>
            </w:tcPrChange>
          </w:tcPr>
          <w:p w:rsidR="00750B85" w:rsidRPr="00ED708E" w:rsidRDefault="00750B85" w:rsidP="00EA6731">
            <w:pPr>
              <w:widowControl w:val="0"/>
              <w:spacing w:before="120"/>
              <w:ind w:left="-14" w:right="14"/>
              <w:jc w:val="center"/>
              <w:cnfStyle w:val="100000000000" w:firstRow="1" w:lastRow="0" w:firstColumn="0" w:lastColumn="0" w:oddVBand="0" w:evenVBand="0" w:oddHBand="0" w:evenHBand="0" w:firstRowFirstColumn="0" w:firstRowLastColumn="0" w:lastRowFirstColumn="0" w:lastRowLastColumn="0"/>
              <w:rPr>
                <w:ins w:id="14607" w:author="HungNguyen" w:date="2012-04-17T20:28:00Z"/>
                <w:b w:val="0"/>
                <w:lang w:eastAsia="ja-JP"/>
              </w:rPr>
            </w:pPr>
            <w:ins w:id="14608" w:author="HungNguyen" w:date="2012-04-17T20:28:00Z">
              <w:r w:rsidRPr="00ED708E">
                <w:rPr>
                  <w:rFonts w:ascii="Tahoma" w:eastAsia="MS Mincho" w:hAnsi="Tahoma" w:cs="Arial"/>
                  <w:b w:val="0"/>
                  <w:snapToGrid w:val="0"/>
                  <w:color w:val="auto"/>
                  <w:sz w:val="20"/>
                  <w:szCs w:val="20"/>
                  <w:lang w:eastAsia="ja-JP"/>
                </w:rPr>
                <w:t>Description</w:t>
              </w:r>
            </w:ins>
          </w:p>
        </w:tc>
      </w:tr>
      <w:tr w:rsidR="00750B85" w:rsidRPr="00D229E5" w:rsidTr="00C05D92">
        <w:trPr>
          <w:ins w:id="14609" w:author="HungNguyen" w:date="2012-04-17T20:28:00Z"/>
        </w:trPr>
        <w:tc>
          <w:tcPr>
            <w:tcW w:w="955" w:type="dxa"/>
            <w:tcPrChange w:id="14610" w:author="HungNguyen" w:date="2012-04-17T20:43:00Z">
              <w:tcPr>
                <w:tcW w:w="955" w:type="dxa"/>
              </w:tcPr>
            </w:tcPrChange>
          </w:tcPr>
          <w:p w:rsidR="00750B85" w:rsidRPr="00ED708E" w:rsidRDefault="00750B85" w:rsidP="00EA6731">
            <w:pPr>
              <w:pStyle w:val="comment"/>
              <w:ind w:left="0"/>
              <w:rPr>
                <w:ins w:id="14611" w:author="HungNguyen" w:date="2012-04-17T20:28:00Z"/>
                <w:rFonts w:ascii="Times New Roman" w:hAnsi="Times New Roman" w:cs="Times New Roman"/>
                <w:i w:val="0"/>
                <w:color w:val="auto"/>
                <w:sz w:val="22"/>
                <w:szCs w:val="22"/>
              </w:rPr>
            </w:pPr>
            <w:ins w:id="14612" w:author="HungNguyen" w:date="2012-04-17T20:28:00Z">
              <w:r w:rsidRPr="00ED708E">
                <w:rPr>
                  <w:rFonts w:ascii="Times New Roman" w:hAnsi="Times New Roman" w:cs="Times New Roman"/>
                  <w:i w:val="0"/>
                  <w:color w:val="auto"/>
                  <w:sz w:val="22"/>
                  <w:szCs w:val="22"/>
                </w:rPr>
                <w:t>01</w:t>
              </w:r>
            </w:ins>
          </w:p>
        </w:tc>
        <w:tc>
          <w:tcPr>
            <w:tcW w:w="2483" w:type="dxa"/>
            <w:tcPrChange w:id="14613" w:author="HungNguyen" w:date="2012-04-17T20:43:00Z">
              <w:tcPr>
                <w:tcW w:w="2205" w:type="dxa"/>
              </w:tcPr>
            </w:tcPrChange>
          </w:tcPr>
          <w:p w:rsidR="00750B85" w:rsidRPr="00ED708E" w:rsidRDefault="00750B85" w:rsidP="00EA6731">
            <w:pPr>
              <w:pStyle w:val="comment"/>
              <w:ind w:left="0"/>
              <w:rPr>
                <w:ins w:id="14614" w:author="HungNguyen" w:date="2012-04-17T20:28:00Z"/>
                <w:rFonts w:ascii="Times New Roman" w:hAnsi="Times New Roman" w:cs="Times New Roman"/>
                <w:i w:val="0"/>
                <w:color w:val="auto"/>
                <w:sz w:val="22"/>
                <w:szCs w:val="22"/>
              </w:rPr>
            </w:pPr>
            <w:ins w:id="14615" w:author="HungNguyen" w:date="2012-04-17T20:29:00Z">
              <w:r>
                <w:rPr>
                  <w:rFonts w:ascii="Times New Roman" w:hAnsi="Times New Roman" w:cs="Times New Roman"/>
                  <w:i w:val="0"/>
                  <w:color w:val="auto"/>
                  <w:sz w:val="22"/>
                  <w:szCs w:val="22"/>
                </w:rPr>
                <w:t>SerializeObject</w:t>
              </w:r>
            </w:ins>
          </w:p>
        </w:tc>
        <w:tc>
          <w:tcPr>
            <w:tcW w:w="6138" w:type="dxa"/>
            <w:tcPrChange w:id="14616" w:author="HungNguyen" w:date="2012-04-17T20:43:00Z">
              <w:tcPr>
                <w:tcW w:w="6416" w:type="dxa"/>
                <w:gridSpan w:val="2"/>
              </w:tcPr>
            </w:tcPrChange>
          </w:tcPr>
          <w:p w:rsidR="00750B85" w:rsidRPr="00ED708E" w:rsidRDefault="00EA6731" w:rsidP="00EA6731">
            <w:pPr>
              <w:pStyle w:val="comment"/>
              <w:ind w:left="0"/>
              <w:rPr>
                <w:ins w:id="14617" w:author="HungNguyen" w:date="2012-04-17T20:28:00Z"/>
                <w:rFonts w:ascii="Times New Roman" w:hAnsi="Times New Roman" w:cs="Times New Roman"/>
                <w:i w:val="0"/>
                <w:color w:val="auto"/>
                <w:sz w:val="22"/>
                <w:szCs w:val="22"/>
              </w:rPr>
            </w:pPr>
            <w:ins w:id="14618" w:author="HungNguyen" w:date="2012-04-17T20:29:00Z">
              <w:r>
                <w:rPr>
                  <w:rFonts w:ascii="Times New Roman" w:hAnsi="Times New Roman" w:cs="Times New Roman"/>
                  <w:i w:val="0"/>
                  <w:color w:val="auto"/>
                  <w:sz w:val="22"/>
                  <w:szCs w:val="22"/>
                </w:rPr>
                <w:t>Serialize object</w:t>
              </w:r>
            </w:ins>
          </w:p>
        </w:tc>
      </w:tr>
      <w:tr w:rsidR="00750B85" w:rsidRPr="00D229E5" w:rsidTr="00C05D92">
        <w:trPr>
          <w:ins w:id="14619" w:author="HungNguyen" w:date="2012-04-17T20:28:00Z"/>
        </w:trPr>
        <w:tc>
          <w:tcPr>
            <w:tcW w:w="955" w:type="dxa"/>
            <w:tcPrChange w:id="14620" w:author="HungNguyen" w:date="2012-04-17T20:43:00Z">
              <w:tcPr>
                <w:tcW w:w="955" w:type="dxa"/>
              </w:tcPr>
            </w:tcPrChange>
          </w:tcPr>
          <w:p w:rsidR="00750B85" w:rsidRPr="00D229E5" w:rsidRDefault="00750B85" w:rsidP="00EA6731">
            <w:pPr>
              <w:pStyle w:val="comment"/>
              <w:ind w:left="0"/>
              <w:rPr>
                <w:ins w:id="14621" w:author="HungNguyen" w:date="2012-04-17T20:28:00Z"/>
                <w:rFonts w:ascii="Times New Roman" w:hAnsi="Times New Roman" w:cs="Times New Roman"/>
                <w:i w:val="0"/>
                <w:color w:val="auto"/>
                <w:sz w:val="22"/>
                <w:szCs w:val="22"/>
              </w:rPr>
            </w:pPr>
            <w:ins w:id="14622" w:author="HungNguyen" w:date="2012-04-17T20:28:00Z">
              <w:r>
                <w:rPr>
                  <w:rFonts w:ascii="Times New Roman" w:hAnsi="Times New Roman" w:cs="Times New Roman"/>
                  <w:i w:val="0"/>
                  <w:color w:val="auto"/>
                  <w:sz w:val="22"/>
                  <w:szCs w:val="22"/>
                </w:rPr>
                <w:t>02</w:t>
              </w:r>
            </w:ins>
          </w:p>
        </w:tc>
        <w:tc>
          <w:tcPr>
            <w:tcW w:w="2483" w:type="dxa"/>
            <w:tcPrChange w:id="14623" w:author="HungNguyen" w:date="2012-04-17T20:43:00Z">
              <w:tcPr>
                <w:tcW w:w="2205" w:type="dxa"/>
              </w:tcPr>
            </w:tcPrChange>
          </w:tcPr>
          <w:p w:rsidR="00750B85" w:rsidRPr="00D229E5" w:rsidRDefault="00EA6731" w:rsidP="00EA6731">
            <w:pPr>
              <w:pStyle w:val="comment"/>
              <w:ind w:left="0"/>
              <w:rPr>
                <w:ins w:id="14624" w:author="HungNguyen" w:date="2012-04-17T20:28:00Z"/>
                <w:rFonts w:ascii="Times New Roman" w:hAnsi="Times New Roman" w:cs="Times New Roman"/>
                <w:i w:val="0"/>
                <w:color w:val="auto"/>
                <w:sz w:val="22"/>
                <w:szCs w:val="22"/>
              </w:rPr>
            </w:pPr>
            <w:ins w:id="14625" w:author="HungNguyen" w:date="2012-04-17T20:29:00Z">
              <w:r>
                <w:rPr>
                  <w:rFonts w:ascii="Times New Roman" w:hAnsi="Times New Roman" w:cs="Times New Roman"/>
                  <w:i w:val="0"/>
                  <w:color w:val="auto"/>
                  <w:sz w:val="22"/>
                  <w:szCs w:val="22"/>
                </w:rPr>
                <w:t>DeserializeObject</w:t>
              </w:r>
            </w:ins>
          </w:p>
        </w:tc>
        <w:tc>
          <w:tcPr>
            <w:tcW w:w="6138" w:type="dxa"/>
            <w:tcPrChange w:id="14626" w:author="HungNguyen" w:date="2012-04-17T20:43:00Z">
              <w:tcPr>
                <w:tcW w:w="6416" w:type="dxa"/>
                <w:gridSpan w:val="2"/>
              </w:tcPr>
            </w:tcPrChange>
          </w:tcPr>
          <w:p w:rsidR="00750B85" w:rsidRPr="00D229E5" w:rsidRDefault="00EA6731" w:rsidP="00EA6731">
            <w:pPr>
              <w:pStyle w:val="comment"/>
              <w:ind w:left="0"/>
              <w:rPr>
                <w:ins w:id="14627" w:author="HungNguyen" w:date="2012-04-17T20:28:00Z"/>
                <w:rFonts w:ascii="Times New Roman" w:hAnsi="Times New Roman" w:cs="Times New Roman"/>
                <w:i w:val="0"/>
                <w:color w:val="auto"/>
                <w:sz w:val="22"/>
                <w:szCs w:val="22"/>
              </w:rPr>
            </w:pPr>
            <w:ins w:id="14628" w:author="HungNguyen" w:date="2012-04-17T20:30:00Z">
              <w:r>
                <w:rPr>
                  <w:rFonts w:ascii="Times New Roman" w:hAnsi="Times New Roman" w:cs="Times New Roman"/>
                  <w:i w:val="0"/>
                  <w:color w:val="auto"/>
                  <w:sz w:val="22"/>
                  <w:szCs w:val="22"/>
                </w:rPr>
                <w:t>Deserialize object</w:t>
              </w:r>
            </w:ins>
          </w:p>
        </w:tc>
      </w:tr>
      <w:tr w:rsidR="00750B85" w:rsidRPr="00D229E5" w:rsidTr="00C05D92">
        <w:trPr>
          <w:ins w:id="14629" w:author="HungNguyen" w:date="2012-04-17T20:28:00Z"/>
        </w:trPr>
        <w:tc>
          <w:tcPr>
            <w:tcW w:w="955" w:type="dxa"/>
            <w:tcPrChange w:id="14630" w:author="HungNguyen" w:date="2012-04-17T20:43:00Z">
              <w:tcPr>
                <w:tcW w:w="955" w:type="dxa"/>
              </w:tcPr>
            </w:tcPrChange>
          </w:tcPr>
          <w:p w:rsidR="00750B85" w:rsidRDefault="00750B85" w:rsidP="00EA6731">
            <w:pPr>
              <w:pStyle w:val="comment"/>
              <w:ind w:left="0"/>
              <w:rPr>
                <w:ins w:id="14631" w:author="HungNguyen" w:date="2012-04-17T20:28:00Z"/>
                <w:rFonts w:ascii="Times New Roman" w:hAnsi="Times New Roman" w:cs="Times New Roman"/>
                <w:i w:val="0"/>
                <w:color w:val="auto"/>
                <w:sz w:val="22"/>
                <w:szCs w:val="22"/>
              </w:rPr>
            </w:pPr>
            <w:ins w:id="14632" w:author="HungNguyen" w:date="2012-04-17T20:28:00Z">
              <w:r>
                <w:rPr>
                  <w:rFonts w:ascii="Times New Roman" w:hAnsi="Times New Roman" w:cs="Times New Roman"/>
                  <w:i w:val="0"/>
                  <w:color w:val="auto"/>
                  <w:sz w:val="22"/>
                  <w:szCs w:val="22"/>
                </w:rPr>
                <w:t>03</w:t>
              </w:r>
            </w:ins>
          </w:p>
        </w:tc>
        <w:tc>
          <w:tcPr>
            <w:tcW w:w="2483" w:type="dxa"/>
            <w:tcPrChange w:id="14633" w:author="HungNguyen" w:date="2012-04-17T20:43:00Z">
              <w:tcPr>
                <w:tcW w:w="2205" w:type="dxa"/>
              </w:tcPr>
            </w:tcPrChange>
          </w:tcPr>
          <w:p w:rsidR="00750B85" w:rsidRDefault="00EA6731" w:rsidP="00EA6731">
            <w:pPr>
              <w:pStyle w:val="comment"/>
              <w:ind w:left="0"/>
              <w:rPr>
                <w:ins w:id="14634" w:author="HungNguyen" w:date="2012-04-17T20:28:00Z"/>
                <w:rFonts w:ascii="Times New Roman" w:hAnsi="Times New Roman" w:cs="Times New Roman"/>
                <w:i w:val="0"/>
                <w:color w:val="auto"/>
                <w:sz w:val="22"/>
                <w:szCs w:val="22"/>
              </w:rPr>
            </w:pPr>
            <w:ins w:id="14635" w:author="HungNguyen" w:date="2012-04-17T20:28:00Z">
              <w:r>
                <w:rPr>
                  <w:rFonts w:ascii="Times New Roman" w:hAnsi="Times New Roman" w:cs="Times New Roman"/>
                  <w:i w:val="0"/>
                  <w:color w:val="auto"/>
                  <w:sz w:val="22"/>
                  <w:szCs w:val="22"/>
                </w:rPr>
                <w:t>C</w:t>
              </w:r>
            </w:ins>
            <w:ins w:id="14636" w:author="HungNguyen" w:date="2012-04-17T20:30:00Z">
              <w:r>
                <w:rPr>
                  <w:rFonts w:ascii="Times New Roman" w:hAnsi="Times New Roman" w:cs="Times New Roman"/>
                  <w:i w:val="0"/>
                  <w:color w:val="auto"/>
                  <w:sz w:val="22"/>
                  <w:szCs w:val="22"/>
                </w:rPr>
                <w:t>loneElement</w:t>
              </w:r>
            </w:ins>
          </w:p>
        </w:tc>
        <w:tc>
          <w:tcPr>
            <w:tcW w:w="6138" w:type="dxa"/>
            <w:tcPrChange w:id="14637" w:author="HungNguyen" w:date="2012-04-17T20:43:00Z">
              <w:tcPr>
                <w:tcW w:w="6416" w:type="dxa"/>
                <w:gridSpan w:val="2"/>
              </w:tcPr>
            </w:tcPrChange>
          </w:tcPr>
          <w:p w:rsidR="00750B85" w:rsidRDefault="00EA6731" w:rsidP="00EA6731">
            <w:pPr>
              <w:pStyle w:val="comment"/>
              <w:ind w:left="0"/>
              <w:rPr>
                <w:ins w:id="14638" w:author="HungNguyen" w:date="2012-04-17T20:28:00Z"/>
                <w:rFonts w:ascii="Times New Roman" w:hAnsi="Times New Roman" w:cs="Times New Roman"/>
                <w:i w:val="0"/>
                <w:color w:val="auto"/>
                <w:sz w:val="22"/>
                <w:szCs w:val="22"/>
              </w:rPr>
            </w:pPr>
            <w:ins w:id="14639" w:author="HungNguyen" w:date="2012-04-17T20:42:00Z">
              <w:r>
                <w:rPr>
                  <w:rFonts w:ascii="Times New Roman" w:hAnsi="Times New Roman" w:cs="Times New Roman"/>
                  <w:i w:val="0"/>
                  <w:color w:val="auto"/>
                  <w:sz w:val="22"/>
                  <w:szCs w:val="22"/>
                </w:rPr>
                <w:t>Clone element</w:t>
              </w:r>
            </w:ins>
          </w:p>
        </w:tc>
      </w:tr>
      <w:tr w:rsidR="00750B85" w:rsidRPr="00D229E5" w:rsidTr="00C05D92">
        <w:trPr>
          <w:ins w:id="14640" w:author="HungNguyen" w:date="2012-04-17T20:28:00Z"/>
        </w:trPr>
        <w:tc>
          <w:tcPr>
            <w:tcW w:w="955" w:type="dxa"/>
            <w:tcPrChange w:id="14641" w:author="HungNguyen" w:date="2012-04-17T20:43:00Z">
              <w:tcPr>
                <w:tcW w:w="955" w:type="dxa"/>
              </w:tcPr>
            </w:tcPrChange>
          </w:tcPr>
          <w:p w:rsidR="00750B85" w:rsidRDefault="00750B85" w:rsidP="00EA6731">
            <w:pPr>
              <w:pStyle w:val="comment"/>
              <w:ind w:left="0"/>
              <w:rPr>
                <w:ins w:id="14642" w:author="HungNguyen" w:date="2012-04-17T20:28:00Z"/>
                <w:rFonts w:ascii="Times New Roman" w:hAnsi="Times New Roman" w:cs="Times New Roman"/>
                <w:i w:val="0"/>
                <w:color w:val="auto"/>
                <w:sz w:val="22"/>
                <w:szCs w:val="22"/>
              </w:rPr>
            </w:pPr>
            <w:ins w:id="14643" w:author="HungNguyen" w:date="2012-04-17T20:28:00Z">
              <w:r>
                <w:rPr>
                  <w:rFonts w:ascii="Times New Roman" w:hAnsi="Times New Roman" w:cs="Times New Roman"/>
                  <w:i w:val="0"/>
                  <w:color w:val="auto"/>
                  <w:sz w:val="22"/>
                  <w:szCs w:val="22"/>
                </w:rPr>
                <w:t>04</w:t>
              </w:r>
            </w:ins>
          </w:p>
        </w:tc>
        <w:tc>
          <w:tcPr>
            <w:tcW w:w="2483" w:type="dxa"/>
            <w:tcPrChange w:id="14644" w:author="HungNguyen" w:date="2012-04-17T20:43:00Z">
              <w:tcPr>
                <w:tcW w:w="2205" w:type="dxa"/>
              </w:tcPr>
            </w:tcPrChange>
          </w:tcPr>
          <w:p w:rsidR="00750B85" w:rsidRDefault="00C05D92" w:rsidP="00EA6731">
            <w:pPr>
              <w:pStyle w:val="comment"/>
              <w:ind w:left="0"/>
              <w:rPr>
                <w:ins w:id="14645" w:author="HungNguyen" w:date="2012-04-17T20:28:00Z"/>
                <w:rFonts w:ascii="Times New Roman" w:hAnsi="Times New Roman" w:cs="Times New Roman"/>
                <w:i w:val="0"/>
                <w:color w:val="auto"/>
                <w:sz w:val="22"/>
                <w:szCs w:val="22"/>
              </w:rPr>
            </w:pPr>
            <w:ins w:id="14646" w:author="HungNguyen" w:date="2012-04-17T20:42:00Z">
              <w:r>
                <w:rPr>
                  <w:rFonts w:ascii="Times New Roman" w:hAnsi="Times New Roman" w:cs="Times New Roman"/>
                  <w:i w:val="0"/>
                  <w:color w:val="auto"/>
                  <w:sz w:val="22"/>
                  <w:szCs w:val="22"/>
                </w:rPr>
                <w:t>GetInlineRichTextBox</w:t>
              </w:r>
            </w:ins>
          </w:p>
        </w:tc>
        <w:tc>
          <w:tcPr>
            <w:tcW w:w="6138" w:type="dxa"/>
            <w:tcPrChange w:id="14647" w:author="HungNguyen" w:date="2012-04-17T20:43:00Z">
              <w:tcPr>
                <w:tcW w:w="6416" w:type="dxa"/>
                <w:gridSpan w:val="2"/>
              </w:tcPr>
            </w:tcPrChange>
          </w:tcPr>
          <w:p w:rsidR="00750B85" w:rsidRDefault="00C05D92" w:rsidP="00EA6731">
            <w:pPr>
              <w:pStyle w:val="comment"/>
              <w:ind w:left="0"/>
              <w:rPr>
                <w:ins w:id="14648" w:author="HungNguyen" w:date="2012-04-17T20:28:00Z"/>
                <w:rFonts w:ascii="Times New Roman" w:hAnsi="Times New Roman" w:cs="Times New Roman"/>
                <w:i w:val="0"/>
                <w:color w:val="auto"/>
                <w:sz w:val="22"/>
                <w:szCs w:val="22"/>
              </w:rPr>
            </w:pPr>
            <w:ins w:id="14649" w:author="HungNguyen" w:date="2012-04-17T20:43:00Z">
              <w:r>
                <w:rPr>
                  <w:rFonts w:ascii="Times New Roman" w:hAnsi="Times New Roman" w:cs="Times New Roman"/>
                  <w:i w:val="0"/>
                  <w:color w:val="auto"/>
                  <w:sz w:val="22"/>
                  <w:szCs w:val="22"/>
                </w:rPr>
                <w:t>Get content inline richtextbox</w:t>
              </w:r>
            </w:ins>
          </w:p>
        </w:tc>
      </w:tr>
      <w:tr w:rsidR="00C05D92" w:rsidRPr="00D229E5" w:rsidTr="00C05D92">
        <w:trPr>
          <w:ins w:id="14650" w:author="HungNguyen" w:date="2012-04-17T20:43:00Z"/>
        </w:trPr>
        <w:tc>
          <w:tcPr>
            <w:tcW w:w="955" w:type="dxa"/>
          </w:tcPr>
          <w:p w:rsidR="00C05D92" w:rsidRDefault="00C05D92" w:rsidP="00EA6731">
            <w:pPr>
              <w:pStyle w:val="comment"/>
              <w:ind w:left="0"/>
              <w:rPr>
                <w:ins w:id="14651" w:author="HungNguyen" w:date="2012-04-17T20:43:00Z"/>
                <w:rFonts w:ascii="Times New Roman" w:hAnsi="Times New Roman" w:cs="Times New Roman"/>
                <w:i w:val="0"/>
                <w:color w:val="auto"/>
                <w:sz w:val="22"/>
                <w:szCs w:val="22"/>
              </w:rPr>
            </w:pPr>
            <w:ins w:id="14652" w:author="HungNguyen" w:date="2012-04-17T20:43:00Z">
              <w:r>
                <w:rPr>
                  <w:rFonts w:ascii="Times New Roman" w:hAnsi="Times New Roman" w:cs="Times New Roman"/>
                  <w:i w:val="0"/>
                  <w:color w:val="auto"/>
                  <w:sz w:val="22"/>
                  <w:szCs w:val="22"/>
                </w:rPr>
                <w:t>05</w:t>
              </w:r>
            </w:ins>
          </w:p>
        </w:tc>
        <w:tc>
          <w:tcPr>
            <w:tcW w:w="2483" w:type="dxa"/>
          </w:tcPr>
          <w:p w:rsidR="00C05D92" w:rsidRDefault="00C05D92" w:rsidP="00EA6731">
            <w:pPr>
              <w:pStyle w:val="comment"/>
              <w:ind w:left="0"/>
              <w:rPr>
                <w:ins w:id="14653" w:author="HungNguyen" w:date="2012-04-17T20:43:00Z"/>
                <w:rFonts w:ascii="Times New Roman" w:hAnsi="Times New Roman" w:cs="Times New Roman"/>
                <w:i w:val="0"/>
                <w:color w:val="auto"/>
                <w:sz w:val="22"/>
                <w:szCs w:val="22"/>
              </w:rPr>
            </w:pPr>
            <w:ins w:id="14654" w:author="HungNguyen" w:date="2012-04-17T20:43:00Z">
              <w:r>
                <w:rPr>
                  <w:rFonts w:ascii="Times New Roman" w:hAnsi="Times New Roman" w:cs="Times New Roman"/>
                  <w:i w:val="0"/>
                  <w:color w:val="auto"/>
                  <w:sz w:val="22"/>
                  <w:szCs w:val="22"/>
                </w:rPr>
                <w:t>ProcessBeforeSaving</w:t>
              </w:r>
            </w:ins>
          </w:p>
        </w:tc>
        <w:tc>
          <w:tcPr>
            <w:tcW w:w="6138" w:type="dxa"/>
          </w:tcPr>
          <w:p w:rsidR="00C05D92" w:rsidRDefault="00C05D92" w:rsidP="00EA6731">
            <w:pPr>
              <w:pStyle w:val="comment"/>
              <w:ind w:left="0"/>
              <w:rPr>
                <w:ins w:id="14655" w:author="HungNguyen" w:date="2012-04-17T20:43:00Z"/>
                <w:rFonts w:ascii="Times New Roman" w:hAnsi="Times New Roman" w:cs="Times New Roman"/>
                <w:i w:val="0"/>
                <w:color w:val="auto"/>
                <w:sz w:val="22"/>
                <w:szCs w:val="22"/>
              </w:rPr>
            </w:pPr>
            <w:ins w:id="14656" w:author="HungNguyen" w:date="2012-04-17T20:44:00Z">
              <w:r>
                <w:rPr>
                  <w:rFonts w:ascii="Times New Roman" w:hAnsi="Times New Roman" w:cs="Times New Roman"/>
                  <w:i w:val="0"/>
                  <w:color w:val="auto"/>
                  <w:sz w:val="22"/>
                  <w:szCs w:val="22"/>
                </w:rPr>
                <w:t>Process inline before save</w:t>
              </w:r>
            </w:ins>
          </w:p>
        </w:tc>
      </w:tr>
      <w:tr w:rsidR="00C05D92" w:rsidRPr="00D229E5" w:rsidTr="00C05D92">
        <w:trPr>
          <w:ins w:id="14657" w:author="HungNguyen" w:date="2012-04-17T20:43:00Z"/>
        </w:trPr>
        <w:tc>
          <w:tcPr>
            <w:tcW w:w="955" w:type="dxa"/>
          </w:tcPr>
          <w:p w:rsidR="00C05D92" w:rsidRDefault="00C05D92" w:rsidP="00EA6731">
            <w:pPr>
              <w:pStyle w:val="comment"/>
              <w:ind w:left="0"/>
              <w:rPr>
                <w:ins w:id="14658" w:author="HungNguyen" w:date="2012-04-17T20:43:00Z"/>
                <w:rFonts w:ascii="Times New Roman" w:hAnsi="Times New Roman" w:cs="Times New Roman"/>
                <w:i w:val="0"/>
                <w:color w:val="auto"/>
                <w:sz w:val="22"/>
                <w:szCs w:val="22"/>
              </w:rPr>
            </w:pPr>
            <w:ins w:id="14659" w:author="HungNguyen" w:date="2012-04-17T20:43:00Z">
              <w:r>
                <w:rPr>
                  <w:rFonts w:ascii="Times New Roman" w:hAnsi="Times New Roman" w:cs="Times New Roman"/>
                  <w:i w:val="0"/>
                  <w:color w:val="auto"/>
                  <w:sz w:val="22"/>
                  <w:szCs w:val="22"/>
                </w:rPr>
                <w:t>06</w:t>
              </w:r>
            </w:ins>
          </w:p>
        </w:tc>
        <w:tc>
          <w:tcPr>
            <w:tcW w:w="2483" w:type="dxa"/>
          </w:tcPr>
          <w:p w:rsidR="00C05D92" w:rsidRDefault="00C05D92" w:rsidP="00EA6731">
            <w:pPr>
              <w:pStyle w:val="comment"/>
              <w:ind w:left="0"/>
              <w:rPr>
                <w:ins w:id="14660" w:author="HungNguyen" w:date="2012-04-17T20:43:00Z"/>
                <w:rFonts w:ascii="Times New Roman" w:hAnsi="Times New Roman" w:cs="Times New Roman"/>
                <w:i w:val="0"/>
                <w:color w:val="auto"/>
                <w:sz w:val="22"/>
                <w:szCs w:val="22"/>
              </w:rPr>
            </w:pPr>
            <w:ins w:id="14661" w:author="HungNguyen" w:date="2012-04-17T20:44:00Z">
              <w:r>
                <w:rPr>
                  <w:rFonts w:ascii="Times New Roman" w:hAnsi="Times New Roman" w:cs="Times New Roman"/>
                  <w:i w:val="0"/>
                  <w:color w:val="auto"/>
                  <w:sz w:val="22"/>
                  <w:szCs w:val="22"/>
                </w:rPr>
                <w:t>ProcessBefore</w:t>
              </w:r>
            </w:ins>
            <w:ins w:id="14662" w:author="HungNguyen" w:date="2012-04-17T20:45:00Z">
              <w:r>
                <w:rPr>
                  <w:rFonts w:ascii="Times New Roman" w:hAnsi="Times New Roman" w:cs="Times New Roman"/>
                  <w:i w:val="0"/>
                  <w:color w:val="auto"/>
                  <w:sz w:val="22"/>
                  <w:szCs w:val="22"/>
                </w:rPr>
                <w:t>S</w:t>
              </w:r>
            </w:ins>
            <w:ins w:id="14663" w:author="HungNguyen" w:date="2012-04-17T20:44:00Z">
              <w:r>
                <w:rPr>
                  <w:rFonts w:ascii="Times New Roman" w:hAnsi="Times New Roman" w:cs="Times New Roman"/>
                  <w:i w:val="0"/>
                  <w:color w:val="auto"/>
                  <w:sz w:val="22"/>
                  <w:szCs w:val="22"/>
                </w:rPr>
                <w:t>aving</w:t>
              </w:r>
            </w:ins>
          </w:p>
        </w:tc>
        <w:tc>
          <w:tcPr>
            <w:tcW w:w="6138" w:type="dxa"/>
          </w:tcPr>
          <w:p w:rsidR="00C05D92" w:rsidRDefault="00C05D92" w:rsidP="00EA6731">
            <w:pPr>
              <w:pStyle w:val="comment"/>
              <w:ind w:left="0"/>
              <w:rPr>
                <w:ins w:id="14664" w:author="HungNguyen" w:date="2012-04-17T20:43:00Z"/>
                <w:rFonts w:ascii="Times New Roman" w:hAnsi="Times New Roman" w:cs="Times New Roman"/>
                <w:i w:val="0"/>
                <w:color w:val="auto"/>
                <w:sz w:val="22"/>
                <w:szCs w:val="22"/>
              </w:rPr>
            </w:pPr>
            <w:ins w:id="14665" w:author="HungNguyen" w:date="2012-04-17T20:45:00Z">
              <w:r>
                <w:rPr>
                  <w:rFonts w:ascii="Times New Roman" w:hAnsi="Times New Roman" w:cs="Times New Roman"/>
                  <w:i w:val="0"/>
                  <w:color w:val="auto"/>
                  <w:sz w:val="22"/>
                  <w:szCs w:val="22"/>
                </w:rPr>
                <w:t>Process block before save</w:t>
              </w:r>
            </w:ins>
          </w:p>
        </w:tc>
      </w:tr>
    </w:tbl>
    <w:p w:rsidR="00750B85" w:rsidRDefault="00750B85">
      <w:pPr>
        <w:rPr>
          <w:ins w:id="14666" w:author="HungNguyen" w:date="2012-04-17T20:45:00Z"/>
        </w:rPr>
        <w:pPrChange w:id="14667" w:author="HungNguyen" w:date="2012-04-17T20:27:00Z">
          <w:pPr>
            <w:pStyle w:val="Heading4"/>
          </w:pPr>
        </w:pPrChange>
      </w:pPr>
    </w:p>
    <w:p w:rsidR="00C05D92" w:rsidRPr="00002CBC" w:rsidRDefault="00C05D92">
      <w:pPr>
        <w:rPr>
          <w:ins w:id="14668" w:author="HungNguyen" w:date="2012-04-17T20:27:00Z"/>
        </w:rPr>
        <w:pPrChange w:id="14669" w:author="HungNguyen" w:date="2012-04-17T20:27:00Z">
          <w:pPr>
            <w:pStyle w:val="Heading4"/>
          </w:pPr>
        </w:pPrChange>
      </w:pPr>
    </w:p>
    <w:p w:rsidR="00C05D92" w:rsidRDefault="00C05D92">
      <w:pPr>
        <w:pStyle w:val="Heading6"/>
        <w:rPr>
          <w:ins w:id="14670" w:author="HungNguyen" w:date="2012-04-17T20:46:00Z"/>
        </w:rPr>
        <w:pPrChange w:id="14671" w:author="HungNguyen" w:date="2012-04-17T20:45:00Z">
          <w:pPr>
            <w:pStyle w:val="Heading5"/>
          </w:pPr>
        </w:pPrChange>
      </w:pPr>
      <w:ins w:id="14672" w:author="HungNguyen" w:date="2012-04-17T20:45:00Z">
        <w:r>
          <w:t>SerializeObject method</w:t>
        </w:r>
      </w:ins>
    </w:p>
    <w:p w:rsidR="00C05D92" w:rsidRPr="00D60E4A" w:rsidRDefault="00C05D92" w:rsidP="00C05D92">
      <w:pPr>
        <w:pStyle w:val="ListParagraph"/>
        <w:numPr>
          <w:ilvl w:val="0"/>
          <w:numId w:val="11"/>
        </w:numPr>
        <w:autoSpaceDE w:val="0"/>
        <w:autoSpaceDN w:val="0"/>
        <w:adjustRightInd w:val="0"/>
        <w:spacing w:after="0" w:line="240" w:lineRule="auto"/>
        <w:rPr>
          <w:ins w:id="14673" w:author="HungNguyen" w:date="2012-04-17T20:46:00Z"/>
          <w:rFonts w:ascii="Cambria" w:eastAsia="MS Gothic" w:hAnsi="Cambria"/>
          <w:b/>
          <w:bCs/>
          <w:i/>
          <w:iCs/>
          <w:color w:val="4F81BD"/>
        </w:rPr>
      </w:pPr>
      <w:ins w:id="14674" w:author="HungNguyen" w:date="2012-04-17T20:46:00Z">
        <w:r w:rsidRPr="00D60E4A">
          <w:rPr>
            <w:rFonts w:ascii="Cambria" w:eastAsia="MS Gothic" w:hAnsi="Cambria"/>
            <w:b/>
            <w:bCs/>
            <w:i/>
            <w:iCs/>
            <w:color w:val="4F81BD"/>
          </w:rPr>
          <w:t xml:space="preserve">Method Declaration:   </w:t>
        </w:r>
      </w:ins>
    </w:p>
    <w:p w:rsidR="00C05D92" w:rsidRPr="00C05D92" w:rsidRDefault="00C05D92">
      <w:pPr>
        <w:pStyle w:val="ListParagraph"/>
        <w:autoSpaceDE w:val="0"/>
        <w:autoSpaceDN w:val="0"/>
        <w:adjustRightInd w:val="0"/>
        <w:spacing w:after="0" w:line="240" w:lineRule="auto"/>
        <w:ind w:firstLine="720"/>
        <w:rPr>
          <w:ins w:id="14675" w:author="HungNguyen" w:date="2012-04-17T20:46:00Z"/>
          <w:rFonts w:ascii="Consolas" w:eastAsiaTheme="minorEastAsia" w:hAnsi="Consolas" w:cs="Consolas"/>
          <w:sz w:val="19"/>
          <w:szCs w:val="19"/>
          <w:lang w:eastAsia="ja-JP"/>
        </w:rPr>
        <w:pPrChange w:id="14676" w:author="HungNguyen" w:date="2012-04-17T20:46:00Z">
          <w:pPr>
            <w:pStyle w:val="ListParagraph"/>
            <w:numPr>
              <w:numId w:val="11"/>
            </w:numPr>
            <w:autoSpaceDE w:val="0"/>
            <w:autoSpaceDN w:val="0"/>
            <w:adjustRightInd w:val="0"/>
            <w:spacing w:after="0" w:line="240" w:lineRule="auto"/>
            <w:ind w:hanging="360"/>
          </w:pPr>
        </w:pPrChange>
      </w:pPr>
      <w:proofErr w:type="gramStart"/>
      <w:ins w:id="14677" w:author="HungNguyen" w:date="2012-04-17T20:46:00Z">
        <w:r w:rsidRPr="00C05D92">
          <w:rPr>
            <w:rFonts w:ascii="Consolas" w:eastAsiaTheme="minorEastAsia" w:hAnsi="Consolas" w:cs="Consolas"/>
            <w:color w:val="0000FF"/>
            <w:sz w:val="19"/>
            <w:szCs w:val="19"/>
            <w:lang w:eastAsia="ja-JP"/>
          </w:rPr>
          <w:t>public</w:t>
        </w:r>
        <w:proofErr w:type="gramEnd"/>
        <w:r w:rsidRPr="00C05D92">
          <w:rPr>
            <w:rFonts w:ascii="Consolas" w:eastAsiaTheme="minorEastAsia" w:hAnsi="Consolas" w:cs="Consolas"/>
            <w:sz w:val="19"/>
            <w:szCs w:val="19"/>
            <w:lang w:eastAsia="ja-JP"/>
          </w:rPr>
          <w:t xml:space="preserve"> </w:t>
        </w:r>
        <w:r w:rsidRPr="00C05D92">
          <w:rPr>
            <w:rFonts w:ascii="Consolas" w:eastAsiaTheme="minorEastAsia" w:hAnsi="Consolas" w:cs="Consolas"/>
            <w:color w:val="0000FF"/>
            <w:sz w:val="19"/>
            <w:szCs w:val="19"/>
            <w:lang w:eastAsia="ja-JP"/>
          </w:rPr>
          <w:t>static</w:t>
        </w:r>
        <w:r w:rsidRPr="00C05D92">
          <w:rPr>
            <w:rFonts w:ascii="Consolas" w:eastAsiaTheme="minorEastAsia" w:hAnsi="Consolas" w:cs="Consolas"/>
            <w:sz w:val="19"/>
            <w:szCs w:val="19"/>
            <w:lang w:eastAsia="ja-JP"/>
          </w:rPr>
          <w:t xml:space="preserve"> </w:t>
        </w:r>
        <w:r w:rsidRPr="00C05D92">
          <w:rPr>
            <w:rFonts w:ascii="Consolas" w:eastAsiaTheme="minorEastAsia" w:hAnsi="Consolas" w:cs="Consolas"/>
            <w:color w:val="0000FF"/>
            <w:sz w:val="19"/>
            <w:szCs w:val="19"/>
            <w:lang w:eastAsia="ja-JP"/>
          </w:rPr>
          <w:t>string</w:t>
        </w:r>
        <w:r w:rsidRPr="00C05D92">
          <w:rPr>
            <w:rFonts w:ascii="Consolas" w:eastAsiaTheme="minorEastAsia" w:hAnsi="Consolas" w:cs="Consolas"/>
            <w:sz w:val="19"/>
            <w:szCs w:val="19"/>
            <w:lang w:eastAsia="ja-JP"/>
          </w:rPr>
          <w:t xml:space="preserve"> </w:t>
        </w:r>
        <w:proofErr w:type="spellStart"/>
        <w:r w:rsidRPr="00C05D92">
          <w:rPr>
            <w:rFonts w:ascii="Consolas" w:eastAsiaTheme="minorEastAsia" w:hAnsi="Consolas" w:cs="Consolas"/>
            <w:sz w:val="19"/>
            <w:szCs w:val="19"/>
            <w:lang w:eastAsia="ja-JP"/>
          </w:rPr>
          <w:t>SerializeObject</w:t>
        </w:r>
        <w:proofErr w:type="spellEnd"/>
        <w:r w:rsidRPr="00C05D92">
          <w:rPr>
            <w:rFonts w:ascii="Consolas" w:eastAsiaTheme="minorEastAsia" w:hAnsi="Consolas" w:cs="Consolas"/>
            <w:sz w:val="19"/>
            <w:szCs w:val="19"/>
            <w:lang w:eastAsia="ja-JP"/>
          </w:rPr>
          <w:t>(</w:t>
        </w:r>
        <w:r w:rsidRPr="00C05D92">
          <w:rPr>
            <w:rFonts w:ascii="Consolas" w:eastAsiaTheme="minorEastAsia" w:hAnsi="Consolas" w:cs="Consolas"/>
            <w:color w:val="0000FF"/>
            <w:sz w:val="19"/>
            <w:szCs w:val="19"/>
            <w:lang w:eastAsia="ja-JP"/>
          </w:rPr>
          <w:t>object</w:t>
        </w:r>
        <w:r w:rsidRPr="00C05D92">
          <w:rPr>
            <w:rFonts w:ascii="Consolas" w:eastAsiaTheme="minorEastAsia" w:hAnsi="Consolas" w:cs="Consolas"/>
            <w:sz w:val="19"/>
            <w:szCs w:val="19"/>
            <w:lang w:eastAsia="ja-JP"/>
          </w:rPr>
          <w:t xml:space="preserve"> </w:t>
        </w:r>
        <w:proofErr w:type="spellStart"/>
        <w:r w:rsidRPr="00C05D92">
          <w:rPr>
            <w:rFonts w:ascii="Consolas" w:eastAsiaTheme="minorEastAsia" w:hAnsi="Consolas" w:cs="Consolas"/>
            <w:sz w:val="19"/>
            <w:szCs w:val="19"/>
            <w:lang w:eastAsia="ja-JP"/>
          </w:rPr>
          <w:t>obj</w:t>
        </w:r>
        <w:proofErr w:type="spellEnd"/>
        <w:r w:rsidRPr="00C05D92">
          <w:rPr>
            <w:rFonts w:ascii="Consolas" w:eastAsiaTheme="minorEastAsia" w:hAnsi="Consolas" w:cs="Consolas"/>
            <w:sz w:val="19"/>
            <w:szCs w:val="19"/>
            <w:lang w:eastAsia="ja-JP"/>
          </w:rPr>
          <w:t>)</w:t>
        </w:r>
      </w:ins>
    </w:p>
    <w:p w:rsidR="00C05D92" w:rsidRPr="007032A5" w:rsidRDefault="00C05D92" w:rsidP="00C05D92">
      <w:pPr>
        <w:pStyle w:val="ListParagraph"/>
        <w:autoSpaceDE w:val="0"/>
        <w:autoSpaceDN w:val="0"/>
        <w:adjustRightInd w:val="0"/>
        <w:spacing w:after="0" w:line="240" w:lineRule="auto"/>
        <w:ind w:firstLine="720"/>
        <w:rPr>
          <w:ins w:id="14678" w:author="HungNguyen" w:date="2012-04-17T20:46:00Z"/>
          <w:rFonts w:ascii="Consolas" w:eastAsiaTheme="minorEastAsia" w:hAnsi="Consolas" w:cs="Consolas"/>
          <w:sz w:val="19"/>
          <w:szCs w:val="19"/>
          <w:lang w:eastAsia="ja-JP"/>
        </w:rPr>
      </w:pPr>
    </w:p>
    <w:p w:rsidR="00C05D92" w:rsidRDefault="00C05D92" w:rsidP="00C05D92">
      <w:pPr>
        <w:autoSpaceDE w:val="0"/>
        <w:autoSpaceDN w:val="0"/>
        <w:adjustRightInd w:val="0"/>
        <w:spacing w:after="0" w:line="240" w:lineRule="auto"/>
        <w:rPr>
          <w:ins w:id="14679" w:author="HungNguyen" w:date="2012-04-17T20:46:00Z"/>
          <w:rFonts w:ascii="Consolas" w:eastAsiaTheme="minorEastAsia" w:hAnsi="Consolas" w:cs="Consolas"/>
          <w:sz w:val="19"/>
          <w:szCs w:val="19"/>
          <w:lang w:eastAsia="ja-JP"/>
        </w:rPr>
      </w:pPr>
    </w:p>
    <w:p w:rsidR="00C05D92" w:rsidRPr="00D60E4A" w:rsidRDefault="00C05D92" w:rsidP="00C05D92">
      <w:pPr>
        <w:pStyle w:val="ListParagraph"/>
        <w:numPr>
          <w:ilvl w:val="0"/>
          <w:numId w:val="11"/>
        </w:numPr>
        <w:autoSpaceDE w:val="0"/>
        <w:autoSpaceDN w:val="0"/>
        <w:adjustRightInd w:val="0"/>
        <w:spacing w:after="0" w:line="240" w:lineRule="auto"/>
        <w:rPr>
          <w:ins w:id="14680" w:author="HungNguyen" w:date="2012-04-17T20:46:00Z"/>
          <w:rFonts w:ascii="Cambria" w:eastAsia="MS Gothic" w:hAnsi="Cambria"/>
          <w:b/>
          <w:bCs/>
          <w:i/>
          <w:iCs/>
          <w:color w:val="4F81BD"/>
        </w:rPr>
      </w:pPr>
      <w:ins w:id="14681" w:author="HungNguyen" w:date="2012-04-17T20:46:00Z">
        <w:r w:rsidRPr="00D60E4A">
          <w:rPr>
            <w:rFonts w:ascii="Cambria" w:eastAsia="MS Gothic" w:hAnsi="Cambria"/>
            <w:b/>
            <w:bCs/>
            <w:i/>
            <w:iCs/>
            <w:color w:val="4F81BD"/>
          </w:rPr>
          <w:t>Method Description:</w:t>
        </w:r>
      </w:ins>
    </w:p>
    <w:p w:rsidR="00C05D92" w:rsidRDefault="00C05D92" w:rsidP="00C05D92">
      <w:pPr>
        <w:pStyle w:val="comment"/>
        <w:ind w:firstLine="720"/>
        <w:rPr>
          <w:ins w:id="14682" w:author="HungNguyen" w:date="2012-04-17T20:46:00Z"/>
          <w:i w:val="0"/>
          <w:color w:val="auto"/>
          <w:sz w:val="18"/>
          <w:szCs w:val="18"/>
        </w:rPr>
      </w:pPr>
      <w:ins w:id="14683" w:author="HungNguyen" w:date="2012-04-17T20:46:00Z">
        <w:r>
          <w:rPr>
            <w:rFonts w:ascii="Times New Roman" w:hAnsi="Times New Roman" w:cs="Times New Roman"/>
            <w:i w:val="0"/>
            <w:color w:val="auto"/>
            <w:sz w:val="22"/>
            <w:szCs w:val="22"/>
          </w:rPr>
          <w:t>Serialize object</w:t>
        </w:r>
      </w:ins>
      <w:ins w:id="14684" w:author="HungNguyen" w:date="2012-04-17T20:47:00Z">
        <w:r>
          <w:rPr>
            <w:rFonts w:ascii="Times New Roman" w:hAnsi="Times New Roman" w:cs="Times New Roman"/>
            <w:i w:val="0"/>
            <w:color w:val="auto"/>
            <w:sz w:val="22"/>
            <w:szCs w:val="22"/>
          </w:rPr>
          <w:t xml:space="preserve"> to string</w:t>
        </w:r>
      </w:ins>
      <w:ins w:id="14685" w:author="HungNguyen" w:date="2012-04-17T20:46:00Z">
        <w:r>
          <w:rPr>
            <w:rFonts w:ascii="Times New Roman" w:hAnsi="Times New Roman" w:cs="Times New Roman"/>
            <w:i w:val="0"/>
            <w:color w:val="auto"/>
            <w:sz w:val="22"/>
            <w:szCs w:val="22"/>
          </w:rPr>
          <w:t>.</w:t>
        </w:r>
      </w:ins>
    </w:p>
    <w:p w:rsidR="00C05D92" w:rsidRPr="00D60E4A" w:rsidRDefault="00C05D92" w:rsidP="00C05D92">
      <w:pPr>
        <w:pStyle w:val="ListParagraph"/>
        <w:numPr>
          <w:ilvl w:val="0"/>
          <w:numId w:val="11"/>
        </w:numPr>
        <w:autoSpaceDE w:val="0"/>
        <w:autoSpaceDN w:val="0"/>
        <w:adjustRightInd w:val="0"/>
        <w:spacing w:after="0" w:line="240" w:lineRule="auto"/>
        <w:rPr>
          <w:ins w:id="14686" w:author="HungNguyen" w:date="2012-04-17T20:46:00Z"/>
          <w:rFonts w:ascii="Cambria" w:eastAsia="MS Gothic" w:hAnsi="Cambria"/>
          <w:b/>
          <w:bCs/>
          <w:i/>
          <w:iCs/>
          <w:color w:val="4F81BD"/>
        </w:rPr>
      </w:pPr>
      <w:ins w:id="14687" w:author="HungNguyen" w:date="2012-04-17T20:46: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C05D92" w:rsidRPr="00D229E5" w:rsidTr="002919C6">
        <w:trPr>
          <w:cnfStyle w:val="100000000000" w:firstRow="1" w:lastRow="0" w:firstColumn="0" w:lastColumn="0" w:oddVBand="0" w:evenVBand="0" w:oddHBand="0" w:evenHBand="0" w:firstRowFirstColumn="0" w:firstRowLastColumn="0" w:lastRowFirstColumn="0" w:lastRowLastColumn="0"/>
          <w:ins w:id="14688" w:author="HungNguyen" w:date="2012-04-17T20:46:00Z"/>
        </w:trPr>
        <w:tc>
          <w:tcPr>
            <w:tcW w:w="551" w:type="dxa"/>
          </w:tcPr>
          <w:p w:rsidR="00C05D92" w:rsidRPr="00ED708E" w:rsidRDefault="00C05D92" w:rsidP="002919C6">
            <w:pPr>
              <w:widowControl w:val="0"/>
              <w:spacing w:before="120"/>
              <w:ind w:left="-14" w:right="14"/>
              <w:jc w:val="center"/>
              <w:rPr>
                <w:ins w:id="14689" w:author="HungNguyen" w:date="2012-04-17T20:46:00Z"/>
                <w:b w:val="0"/>
                <w:lang w:eastAsia="ja-JP"/>
              </w:rPr>
            </w:pPr>
            <w:ins w:id="14690" w:author="HungNguyen" w:date="2012-04-17T20:46:00Z">
              <w:r w:rsidRPr="00ED708E">
                <w:rPr>
                  <w:rFonts w:ascii="Tahoma" w:eastAsia="MS Mincho" w:hAnsi="Tahoma" w:cs="Arial"/>
                  <w:b w:val="0"/>
                  <w:snapToGrid w:val="0"/>
                  <w:color w:val="auto"/>
                  <w:sz w:val="20"/>
                  <w:szCs w:val="20"/>
                  <w:lang w:eastAsia="ja-JP"/>
                </w:rPr>
                <w:t>No</w:t>
              </w:r>
            </w:ins>
          </w:p>
        </w:tc>
        <w:tc>
          <w:tcPr>
            <w:tcW w:w="1429" w:type="dxa"/>
          </w:tcPr>
          <w:p w:rsidR="00C05D92" w:rsidRPr="00ED708E" w:rsidRDefault="00C05D92" w:rsidP="002919C6">
            <w:pPr>
              <w:widowControl w:val="0"/>
              <w:spacing w:before="120"/>
              <w:ind w:left="-14" w:right="14"/>
              <w:jc w:val="center"/>
              <w:rPr>
                <w:ins w:id="14691" w:author="HungNguyen" w:date="2012-04-17T20:46:00Z"/>
                <w:b w:val="0"/>
                <w:lang w:eastAsia="ja-JP"/>
              </w:rPr>
            </w:pPr>
            <w:ins w:id="14692" w:author="HungNguyen" w:date="2012-04-17T20:46:00Z">
              <w:r w:rsidRPr="00ED708E">
                <w:rPr>
                  <w:rFonts w:ascii="Tahoma" w:eastAsia="MS Mincho" w:hAnsi="Tahoma" w:cs="Arial"/>
                  <w:b w:val="0"/>
                  <w:snapToGrid w:val="0"/>
                  <w:color w:val="auto"/>
                  <w:sz w:val="20"/>
                  <w:szCs w:val="20"/>
                  <w:lang w:eastAsia="ja-JP"/>
                </w:rPr>
                <w:t>Parameter</w:t>
              </w:r>
            </w:ins>
          </w:p>
        </w:tc>
        <w:tc>
          <w:tcPr>
            <w:tcW w:w="1440" w:type="dxa"/>
          </w:tcPr>
          <w:p w:rsidR="00C05D92" w:rsidRPr="00ED708E" w:rsidRDefault="00C05D92" w:rsidP="002919C6">
            <w:pPr>
              <w:widowControl w:val="0"/>
              <w:spacing w:before="120"/>
              <w:ind w:left="-14" w:right="14"/>
              <w:jc w:val="center"/>
              <w:rPr>
                <w:ins w:id="14693" w:author="HungNguyen" w:date="2012-04-17T20:46:00Z"/>
                <w:b w:val="0"/>
                <w:lang w:eastAsia="ja-JP"/>
              </w:rPr>
            </w:pPr>
            <w:ins w:id="14694" w:author="HungNguyen" w:date="2012-04-17T20:46:00Z">
              <w:r w:rsidRPr="00ED708E">
                <w:rPr>
                  <w:rFonts w:ascii="Tahoma" w:eastAsia="MS Mincho" w:hAnsi="Tahoma" w:cs="Arial"/>
                  <w:b w:val="0"/>
                  <w:snapToGrid w:val="0"/>
                  <w:color w:val="auto"/>
                  <w:sz w:val="20"/>
                  <w:szCs w:val="20"/>
                  <w:lang w:eastAsia="ja-JP"/>
                </w:rPr>
                <w:t>Type</w:t>
              </w:r>
            </w:ins>
          </w:p>
        </w:tc>
        <w:tc>
          <w:tcPr>
            <w:tcW w:w="900" w:type="dxa"/>
          </w:tcPr>
          <w:p w:rsidR="00C05D92" w:rsidRPr="00ED708E" w:rsidRDefault="00C05D92" w:rsidP="002919C6">
            <w:pPr>
              <w:widowControl w:val="0"/>
              <w:spacing w:before="120"/>
              <w:ind w:left="-14" w:right="14"/>
              <w:jc w:val="center"/>
              <w:rPr>
                <w:ins w:id="14695" w:author="HungNguyen" w:date="2012-04-17T20:46:00Z"/>
                <w:b w:val="0"/>
                <w:lang w:eastAsia="ja-JP"/>
              </w:rPr>
            </w:pPr>
            <w:ins w:id="14696" w:author="HungNguyen" w:date="2012-04-17T20:46:00Z">
              <w:r w:rsidRPr="00ED708E">
                <w:rPr>
                  <w:rFonts w:ascii="Tahoma" w:eastAsia="MS Mincho" w:hAnsi="Tahoma" w:cs="Arial"/>
                  <w:b w:val="0"/>
                  <w:snapToGrid w:val="0"/>
                  <w:color w:val="auto"/>
                  <w:sz w:val="20"/>
                  <w:szCs w:val="20"/>
                  <w:lang w:eastAsia="ja-JP"/>
                </w:rPr>
                <w:t>In/out</w:t>
              </w:r>
            </w:ins>
          </w:p>
        </w:tc>
        <w:tc>
          <w:tcPr>
            <w:tcW w:w="983" w:type="dxa"/>
          </w:tcPr>
          <w:p w:rsidR="00C05D92" w:rsidRPr="00ED708E" w:rsidRDefault="00C05D92" w:rsidP="002919C6">
            <w:pPr>
              <w:widowControl w:val="0"/>
              <w:spacing w:before="120"/>
              <w:ind w:left="-14" w:right="14"/>
              <w:jc w:val="center"/>
              <w:rPr>
                <w:ins w:id="14697" w:author="HungNguyen" w:date="2012-04-17T20:46:00Z"/>
                <w:b w:val="0"/>
                <w:lang w:eastAsia="ja-JP"/>
              </w:rPr>
            </w:pPr>
            <w:ins w:id="14698" w:author="HungNguyen" w:date="2012-04-17T20:46:00Z">
              <w:r w:rsidRPr="00ED708E">
                <w:rPr>
                  <w:rFonts w:ascii="Tahoma" w:eastAsia="MS Mincho" w:hAnsi="Tahoma" w:cs="Arial"/>
                  <w:b w:val="0"/>
                  <w:snapToGrid w:val="0"/>
                  <w:color w:val="auto"/>
                  <w:sz w:val="20"/>
                  <w:szCs w:val="20"/>
                  <w:lang w:eastAsia="ja-JP"/>
                </w:rPr>
                <w:t>Default</w:t>
              </w:r>
            </w:ins>
          </w:p>
        </w:tc>
        <w:tc>
          <w:tcPr>
            <w:tcW w:w="4397" w:type="dxa"/>
          </w:tcPr>
          <w:p w:rsidR="00C05D92" w:rsidRPr="00ED708E" w:rsidRDefault="00C05D92" w:rsidP="002919C6">
            <w:pPr>
              <w:widowControl w:val="0"/>
              <w:spacing w:before="120"/>
              <w:ind w:left="-14" w:right="14"/>
              <w:jc w:val="center"/>
              <w:rPr>
                <w:ins w:id="14699" w:author="HungNguyen" w:date="2012-04-17T20:46:00Z"/>
                <w:b w:val="0"/>
                <w:lang w:eastAsia="ja-JP"/>
              </w:rPr>
            </w:pPr>
            <w:ins w:id="14700" w:author="HungNguyen" w:date="2012-04-17T20:46:00Z">
              <w:r w:rsidRPr="00ED708E">
                <w:rPr>
                  <w:rFonts w:ascii="Tahoma" w:eastAsia="MS Mincho" w:hAnsi="Tahoma" w:cs="Arial"/>
                  <w:b w:val="0"/>
                  <w:snapToGrid w:val="0"/>
                  <w:color w:val="auto"/>
                  <w:sz w:val="20"/>
                  <w:szCs w:val="20"/>
                  <w:lang w:eastAsia="ja-JP"/>
                </w:rPr>
                <w:t>Description</w:t>
              </w:r>
            </w:ins>
          </w:p>
        </w:tc>
      </w:tr>
      <w:tr w:rsidR="00C05D92" w:rsidTr="002919C6">
        <w:trPr>
          <w:ins w:id="14701" w:author="HungNguyen" w:date="2012-04-17T20:46:00Z"/>
        </w:trPr>
        <w:tc>
          <w:tcPr>
            <w:tcW w:w="551" w:type="dxa"/>
          </w:tcPr>
          <w:p w:rsidR="00C05D92" w:rsidRPr="00ED708E" w:rsidRDefault="00C05D92" w:rsidP="002919C6">
            <w:pPr>
              <w:pStyle w:val="comment"/>
              <w:ind w:left="0"/>
              <w:rPr>
                <w:ins w:id="14702" w:author="HungNguyen" w:date="2012-04-17T20:46:00Z"/>
                <w:rFonts w:ascii="Times New Roman" w:hAnsi="Times New Roman" w:cs="Times New Roman"/>
                <w:i w:val="0"/>
                <w:color w:val="auto"/>
                <w:sz w:val="22"/>
                <w:szCs w:val="22"/>
              </w:rPr>
            </w:pPr>
            <w:ins w:id="14703" w:author="HungNguyen" w:date="2012-04-17T20:46:00Z">
              <w:r w:rsidRPr="00ED708E">
                <w:rPr>
                  <w:rFonts w:ascii="Times New Roman" w:hAnsi="Times New Roman" w:cs="Times New Roman"/>
                  <w:i w:val="0"/>
                  <w:color w:val="auto"/>
                  <w:sz w:val="22"/>
                  <w:szCs w:val="22"/>
                </w:rPr>
                <w:t>01</w:t>
              </w:r>
            </w:ins>
          </w:p>
        </w:tc>
        <w:tc>
          <w:tcPr>
            <w:tcW w:w="1429" w:type="dxa"/>
          </w:tcPr>
          <w:p w:rsidR="00C05D92" w:rsidRPr="00ED708E" w:rsidRDefault="00C05D92" w:rsidP="002919C6">
            <w:pPr>
              <w:pStyle w:val="comment"/>
              <w:ind w:left="0"/>
              <w:rPr>
                <w:ins w:id="14704" w:author="HungNguyen" w:date="2012-04-17T20:46:00Z"/>
                <w:rFonts w:ascii="Times New Roman" w:hAnsi="Times New Roman" w:cs="Times New Roman"/>
                <w:i w:val="0"/>
                <w:color w:val="auto"/>
                <w:sz w:val="22"/>
                <w:szCs w:val="22"/>
              </w:rPr>
            </w:pPr>
            <w:proofErr w:type="spellStart"/>
            <w:ins w:id="14705" w:author="HungNguyen" w:date="2012-04-17T20:47:00Z">
              <w:r>
                <w:rPr>
                  <w:rFonts w:ascii="Times New Roman" w:hAnsi="Times New Roman" w:cs="Times New Roman"/>
                  <w:i w:val="0"/>
                  <w:color w:val="auto"/>
                  <w:sz w:val="22"/>
                  <w:szCs w:val="22"/>
                </w:rPr>
                <w:t>obj</w:t>
              </w:r>
            </w:ins>
            <w:proofErr w:type="spellEnd"/>
          </w:p>
        </w:tc>
        <w:tc>
          <w:tcPr>
            <w:tcW w:w="1440" w:type="dxa"/>
          </w:tcPr>
          <w:p w:rsidR="00C05D92" w:rsidRPr="00ED708E" w:rsidRDefault="00C05D92" w:rsidP="002919C6">
            <w:pPr>
              <w:pStyle w:val="comment"/>
              <w:ind w:left="0"/>
              <w:rPr>
                <w:ins w:id="14706" w:author="HungNguyen" w:date="2012-04-17T20:46:00Z"/>
                <w:rFonts w:ascii="Times New Roman" w:hAnsi="Times New Roman" w:cs="Times New Roman"/>
                <w:i w:val="0"/>
                <w:color w:val="auto"/>
                <w:sz w:val="22"/>
                <w:szCs w:val="22"/>
              </w:rPr>
            </w:pPr>
            <w:ins w:id="14707" w:author="HungNguyen" w:date="2012-04-17T20:47:00Z">
              <w:r>
                <w:rPr>
                  <w:rFonts w:ascii="Times New Roman" w:hAnsi="Times New Roman" w:cs="Times New Roman"/>
                  <w:i w:val="0"/>
                  <w:color w:val="auto"/>
                  <w:sz w:val="22"/>
                  <w:szCs w:val="22"/>
                </w:rPr>
                <w:t>object</w:t>
              </w:r>
            </w:ins>
          </w:p>
        </w:tc>
        <w:tc>
          <w:tcPr>
            <w:tcW w:w="900" w:type="dxa"/>
          </w:tcPr>
          <w:p w:rsidR="00C05D92" w:rsidRPr="00ED708E" w:rsidRDefault="00C05D92" w:rsidP="002919C6">
            <w:pPr>
              <w:pStyle w:val="comment"/>
              <w:ind w:left="0"/>
              <w:rPr>
                <w:ins w:id="14708" w:author="HungNguyen" w:date="2012-04-17T20:46:00Z"/>
                <w:rFonts w:ascii="Times New Roman" w:hAnsi="Times New Roman" w:cs="Times New Roman"/>
                <w:i w:val="0"/>
                <w:color w:val="auto"/>
                <w:sz w:val="22"/>
                <w:szCs w:val="22"/>
              </w:rPr>
            </w:pPr>
            <w:ins w:id="14709" w:author="HungNguyen" w:date="2012-04-17T20:46:00Z">
              <w:r w:rsidRPr="00ED708E">
                <w:rPr>
                  <w:rFonts w:ascii="Times New Roman" w:hAnsi="Times New Roman" w:cs="Times New Roman"/>
                  <w:i w:val="0"/>
                  <w:color w:val="auto"/>
                  <w:sz w:val="22"/>
                  <w:szCs w:val="22"/>
                </w:rPr>
                <w:t xml:space="preserve">In </w:t>
              </w:r>
            </w:ins>
          </w:p>
        </w:tc>
        <w:tc>
          <w:tcPr>
            <w:tcW w:w="983" w:type="dxa"/>
          </w:tcPr>
          <w:p w:rsidR="00C05D92" w:rsidRPr="00ED708E" w:rsidRDefault="00C05D92" w:rsidP="002919C6">
            <w:pPr>
              <w:pStyle w:val="comment"/>
              <w:ind w:left="0"/>
              <w:rPr>
                <w:ins w:id="14710" w:author="HungNguyen" w:date="2012-04-17T20:46:00Z"/>
                <w:rFonts w:ascii="Times New Roman" w:hAnsi="Times New Roman" w:cs="Times New Roman"/>
                <w:i w:val="0"/>
                <w:sz w:val="22"/>
                <w:szCs w:val="22"/>
              </w:rPr>
            </w:pPr>
          </w:p>
        </w:tc>
        <w:tc>
          <w:tcPr>
            <w:tcW w:w="4397" w:type="dxa"/>
          </w:tcPr>
          <w:p w:rsidR="00C05D92" w:rsidRPr="00ED708E" w:rsidRDefault="00C05D92" w:rsidP="002919C6">
            <w:pPr>
              <w:pStyle w:val="comment"/>
              <w:ind w:left="0"/>
              <w:rPr>
                <w:ins w:id="14711" w:author="HungNguyen" w:date="2012-04-17T20:46:00Z"/>
                <w:rFonts w:ascii="Times New Roman" w:hAnsi="Times New Roman" w:cs="Times New Roman"/>
                <w:i w:val="0"/>
                <w:color w:val="auto"/>
                <w:sz w:val="22"/>
                <w:szCs w:val="22"/>
              </w:rPr>
            </w:pPr>
            <w:ins w:id="14712" w:author="HungNguyen" w:date="2012-04-17T20:46:00Z">
              <w:r>
                <w:rPr>
                  <w:rFonts w:ascii="Times New Roman" w:hAnsi="Times New Roman" w:cs="Times New Roman"/>
                  <w:i w:val="0"/>
                  <w:color w:val="auto"/>
                  <w:sz w:val="22"/>
                  <w:szCs w:val="22"/>
                </w:rPr>
                <w:t xml:space="preserve">parameter </w:t>
              </w:r>
            </w:ins>
          </w:p>
        </w:tc>
      </w:tr>
      <w:tr w:rsidR="00C05D92" w:rsidTr="002919C6">
        <w:trPr>
          <w:ins w:id="14713" w:author="HungNguyen" w:date="2012-04-17T20:46:00Z"/>
        </w:trPr>
        <w:tc>
          <w:tcPr>
            <w:tcW w:w="551" w:type="dxa"/>
          </w:tcPr>
          <w:p w:rsidR="00C05D92" w:rsidRPr="00ED708E" w:rsidRDefault="00C05D92" w:rsidP="002919C6">
            <w:pPr>
              <w:pStyle w:val="comment"/>
              <w:ind w:left="0"/>
              <w:rPr>
                <w:ins w:id="14714" w:author="HungNguyen" w:date="2012-04-17T20:46:00Z"/>
                <w:rFonts w:ascii="Times New Roman" w:hAnsi="Times New Roman" w:cs="Times New Roman"/>
                <w:i w:val="0"/>
                <w:color w:val="auto"/>
                <w:sz w:val="22"/>
                <w:szCs w:val="22"/>
              </w:rPr>
            </w:pPr>
            <w:ins w:id="14715" w:author="HungNguyen" w:date="2012-04-17T20:46:00Z">
              <w:r w:rsidRPr="00ED708E">
                <w:rPr>
                  <w:rFonts w:ascii="Times New Roman" w:hAnsi="Times New Roman" w:cs="Times New Roman"/>
                  <w:i w:val="0"/>
                  <w:color w:val="auto"/>
                  <w:sz w:val="22"/>
                  <w:szCs w:val="22"/>
                </w:rPr>
                <w:t>0</w:t>
              </w:r>
            </w:ins>
            <w:ins w:id="14716" w:author="HungNguyen" w:date="2012-04-17T20:47:00Z">
              <w:r>
                <w:rPr>
                  <w:rFonts w:ascii="Times New Roman" w:hAnsi="Times New Roman" w:cs="Times New Roman"/>
                  <w:i w:val="0"/>
                  <w:color w:val="auto"/>
                  <w:sz w:val="22"/>
                  <w:szCs w:val="22"/>
                </w:rPr>
                <w:t>2</w:t>
              </w:r>
            </w:ins>
          </w:p>
        </w:tc>
        <w:tc>
          <w:tcPr>
            <w:tcW w:w="1429" w:type="dxa"/>
          </w:tcPr>
          <w:p w:rsidR="00C05D92" w:rsidRPr="00ED708E" w:rsidRDefault="00C05D92" w:rsidP="002919C6">
            <w:pPr>
              <w:pStyle w:val="comment"/>
              <w:ind w:left="0"/>
              <w:rPr>
                <w:ins w:id="14717" w:author="HungNguyen" w:date="2012-04-17T20:46:00Z"/>
                <w:rFonts w:ascii="Times New Roman" w:hAnsi="Times New Roman" w:cs="Times New Roman"/>
                <w:i w:val="0"/>
                <w:color w:val="auto"/>
                <w:sz w:val="22"/>
                <w:szCs w:val="22"/>
              </w:rPr>
            </w:pPr>
            <w:ins w:id="14718" w:author="HungNguyen" w:date="2012-04-17T20:46:00Z">
              <w:r w:rsidRPr="00ED708E">
                <w:rPr>
                  <w:rFonts w:ascii="Times New Roman" w:hAnsi="Times New Roman" w:cs="Times New Roman"/>
                  <w:i w:val="0"/>
                  <w:color w:val="auto"/>
                  <w:sz w:val="22"/>
                  <w:szCs w:val="22"/>
                </w:rPr>
                <w:t>&lt;return &gt;</w:t>
              </w:r>
            </w:ins>
          </w:p>
        </w:tc>
        <w:tc>
          <w:tcPr>
            <w:tcW w:w="1440" w:type="dxa"/>
          </w:tcPr>
          <w:p w:rsidR="00C05D92" w:rsidRPr="00ED708E" w:rsidRDefault="00C05D92" w:rsidP="002919C6">
            <w:pPr>
              <w:pStyle w:val="comment"/>
              <w:ind w:left="0"/>
              <w:rPr>
                <w:ins w:id="14719" w:author="HungNguyen" w:date="2012-04-17T20:46:00Z"/>
                <w:rFonts w:ascii="Times New Roman" w:hAnsi="Times New Roman" w:cs="Times New Roman"/>
                <w:i w:val="0"/>
                <w:color w:val="auto"/>
                <w:sz w:val="22"/>
                <w:szCs w:val="22"/>
              </w:rPr>
            </w:pPr>
            <w:ins w:id="14720" w:author="HungNguyen" w:date="2012-04-17T20:47:00Z">
              <w:r>
                <w:rPr>
                  <w:rFonts w:ascii="Times New Roman" w:hAnsi="Times New Roman" w:cs="Times New Roman"/>
                  <w:i w:val="0"/>
                  <w:color w:val="auto"/>
                  <w:sz w:val="22"/>
                  <w:szCs w:val="22"/>
                </w:rPr>
                <w:t>string</w:t>
              </w:r>
            </w:ins>
          </w:p>
        </w:tc>
        <w:tc>
          <w:tcPr>
            <w:tcW w:w="900" w:type="dxa"/>
          </w:tcPr>
          <w:p w:rsidR="00C05D92" w:rsidRPr="00ED708E" w:rsidRDefault="00C05D92" w:rsidP="002919C6">
            <w:pPr>
              <w:pStyle w:val="comment"/>
              <w:ind w:left="0"/>
              <w:rPr>
                <w:ins w:id="14721" w:author="HungNguyen" w:date="2012-04-17T20:46:00Z"/>
                <w:rFonts w:ascii="Times New Roman" w:hAnsi="Times New Roman" w:cs="Times New Roman"/>
                <w:i w:val="0"/>
                <w:color w:val="auto"/>
                <w:sz w:val="22"/>
                <w:szCs w:val="22"/>
              </w:rPr>
            </w:pPr>
            <w:ins w:id="14722" w:author="HungNguyen" w:date="2012-04-17T20:46:00Z">
              <w:r w:rsidRPr="00ED708E">
                <w:rPr>
                  <w:rFonts w:ascii="Times New Roman" w:hAnsi="Times New Roman" w:cs="Times New Roman"/>
                  <w:i w:val="0"/>
                  <w:color w:val="auto"/>
                  <w:sz w:val="22"/>
                  <w:szCs w:val="22"/>
                </w:rPr>
                <w:t>Out</w:t>
              </w:r>
            </w:ins>
          </w:p>
        </w:tc>
        <w:tc>
          <w:tcPr>
            <w:tcW w:w="983" w:type="dxa"/>
          </w:tcPr>
          <w:p w:rsidR="00C05D92" w:rsidRPr="00ED708E" w:rsidRDefault="00C05D92" w:rsidP="002919C6">
            <w:pPr>
              <w:pStyle w:val="comment"/>
              <w:ind w:left="0"/>
              <w:rPr>
                <w:ins w:id="14723" w:author="HungNguyen" w:date="2012-04-17T20:46:00Z"/>
                <w:rFonts w:ascii="Times New Roman" w:hAnsi="Times New Roman" w:cs="Times New Roman"/>
                <w:i w:val="0"/>
                <w:sz w:val="22"/>
                <w:szCs w:val="22"/>
              </w:rPr>
            </w:pPr>
          </w:p>
        </w:tc>
        <w:tc>
          <w:tcPr>
            <w:tcW w:w="4397" w:type="dxa"/>
          </w:tcPr>
          <w:p w:rsidR="00C05D92" w:rsidRPr="00ED708E" w:rsidRDefault="00C05D92" w:rsidP="002919C6">
            <w:pPr>
              <w:pStyle w:val="comment"/>
              <w:ind w:left="0"/>
              <w:rPr>
                <w:ins w:id="14724" w:author="HungNguyen" w:date="2012-04-17T20:46:00Z"/>
                <w:rFonts w:ascii="Times New Roman" w:hAnsi="Times New Roman" w:cs="Times New Roman"/>
                <w:i w:val="0"/>
                <w:color w:val="auto"/>
                <w:sz w:val="22"/>
                <w:szCs w:val="22"/>
              </w:rPr>
            </w:pPr>
            <w:ins w:id="14725" w:author="HungNguyen" w:date="2012-04-17T20:46:00Z">
              <w:r w:rsidRPr="00ED708E">
                <w:rPr>
                  <w:rFonts w:ascii="Times New Roman" w:hAnsi="Times New Roman" w:cs="Times New Roman"/>
                  <w:i w:val="0"/>
                  <w:color w:val="auto"/>
                  <w:sz w:val="22"/>
                  <w:szCs w:val="22"/>
                </w:rPr>
                <w:t>The returned result of method</w:t>
              </w:r>
            </w:ins>
          </w:p>
        </w:tc>
      </w:tr>
    </w:tbl>
    <w:p w:rsidR="00C05D92" w:rsidRPr="00ED708E" w:rsidRDefault="00C05D92" w:rsidP="00C05D92">
      <w:pPr>
        <w:rPr>
          <w:ins w:id="14726" w:author="HungNguyen" w:date="2012-04-17T20:46:00Z"/>
        </w:rPr>
      </w:pPr>
    </w:p>
    <w:p w:rsidR="00C05D92" w:rsidRPr="00002CBC" w:rsidRDefault="00C05D92">
      <w:pPr>
        <w:rPr>
          <w:ins w:id="14727" w:author="HungNguyen" w:date="2012-04-17T20:45:00Z"/>
        </w:rPr>
        <w:pPrChange w:id="14728" w:author="HungNguyen" w:date="2012-04-17T20:46:00Z">
          <w:pPr>
            <w:pStyle w:val="Heading5"/>
          </w:pPr>
        </w:pPrChange>
      </w:pPr>
    </w:p>
    <w:p w:rsidR="00C05D92" w:rsidRPr="00C05D92" w:rsidRDefault="00C05D92">
      <w:pPr>
        <w:rPr>
          <w:ins w:id="14729" w:author="HungNguyen" w:date="2012-04-17T20:45:00Z"/>
          <w:rPrChange w:id="14730" w:author="HungNguyen" w:date="2012-04-17T20:46:00Z">
            <w:rPr>
              <w:ins w:id="14731" w:author="HungNguyen" w:date="2012-04-17T20:45:00Z"/>
            </w:rPr>
          </w:rPrChange>
        </w:rPr>
        <w:pPrChange w:id="14732" w:author="HungNguyen" w:date="2012-04-17T20:46:00Z">
          <w:pPr>
            <w:pStyle w:val="Heading5"/>
          </w:pPr>
        </w:pPrChange>
      </w:pPr>
    </w:p>
    <w:p w:rsidR="009D3014" w:rsidRDefault="009D3014">
      <w:pPr>
        <w:pStyle w:val="Heading6"/>
        <w:rPr>
          <w:ins w:id="14733" w:author="HungNguyen" w:date="2012-04-17T20:47:00Z"/>
        </w:rPr>
      </w:pPr>
      <w:ins w:id="14734" w:author="HungNguyen" w:date="2012-04-17T20:47:00Z">
        <w:r>
          <w:t>DeserializeObject method</w:t>
        </w:r>
      </w:ins>
    </w:p>
    <w:p w:rsidR="009D3014" w:rsidRPr="00D60E4A" w:rsidRDefault="009D3014" w:rsidP="009D3014">
      <w:pPr>
        <w:pStyle w:val="ListParagraph"/>
        <w:numPr>
          <w:ilvl w:val="0"/>
          <w:numId w:val="11"/>
        </w:numPr>
        <w:autoSpaceDE w:val="0"/>
        <w:autoSpaceDN w:val="0"/>
        <w:adjustRightInd w:val="0"/>
        <w:spacing w:after="0" w:line="240" w:lineRule="auto"/>
        <w:rPr>
          <w:ins w:id="14735" w:author="HungNguyen" w:date="2012-04-17T20:48:00Z"/>
          <w:rFonts w:ascii="Cambria" w:eastAsia="MS Gothic" w:hAnsi="Cambria"/>
          <w:b/>
          <w:bCs/>
          <w:i/>
          <w:iCs/>
          <w:color w:val="4F81BD"/>
        </w:rPr>
      </w:pPr>
      <w:ins w:id="14736" w:author="HungNguyen" w:date="2012-04-17T20:48:00Z">
        <w:r w:rsidRPr="00D60E4A">
          <w:rPr>
            <w:rFonts w:ascii="Cambria" w:eastAsia="MS Gothic" w:hAnsi="Cambria"/>
            <w:b/>
            <w:bCs/>
            <w:i/>
            <w:iCs/>
            <w:color w:val="4F81BD"/>
          </w:rPr>
          <w:t xml:space="preserve">Method Declaration:   </w:t>
        </w:r>
      </w:ins>
    </w:p>
    <w:p w:rsidR="009D3014" w:rsidRPr="009D3014" w:rsidRDefault="009D3014">
      <w:pPr>
        <w:pStyle w:val="ListParagraph"/>
        <w:autoSpaceDE w:val="0"/>
        <w:autoSpaceDN w:val="0"/>
        <w:adjustRightInd w:val="0"/>
        <w:spacing w:after="0" w:line="240" w:lineRule="auto"/>
        <w:ind w:firstLine="720"/>
        <w:rPr>
          <w:ins w:id="14737" w:author="HungNguyen" w:date="2012-04-17T20:48:00Z"/>
          <w:rFonts w:ascii="Consolas" w:eastAsiaTheme="minorEastAsia" w:hAnsi="Consolas" w:cs="Consolas"/>
          <w:sz w:val="19"/>
          <w:szCs w:val="19"/>
          <w:lang w:eastAsia="ja-JP"/>
        </w:rPr>
        <w:pPrChange w:id="14738" w:author="HungNguyen" w:date="2012-04-17T20:48:00Z">
          <w:pPr>
            <w:pStyle w:val="ListParagraph"/>
            <w:numPr>
              <w:numId w:val="11"/>
            </w:numPr>
            <w:autoSpaceDE w:val="0"/>
            <w:autoSpaceDN w:val="0"/>
            <w:adjustRightInd w:val="0"/>
            <w:spacing w:after="0" w:line="240" w:lineRule="auto"/>
            <w:ind w:hanging="360"/>
          </w:pPr>
        </w:pPrChange>
      </w:pPr>
      <w:proofErr w:type="gramStart"/>
      <w:ins w:id="14739" w:author="HungNguyen" w:date="2012-04-17T20:48:00Z">
        <w:r w:rsidRPr="009D3014">
          <w:rPr>
            <w:rFonts w:ascii="Consolas" w:eastAsiaTheme="minorEastAsia" w:hAnsi="Consolas" w:cs="Consolas"/>
            <w:color w:val="0000FF"/>
            <w:sz w:val="19"/>
            <w:szCs w:val="19"/>
            <w:lang w:eastAsia="ja-JP"/>
          </w:rPr>
          <w:t>public</w:t>
        </w:r>
        <w:proofErr w:type="gramEnd"/>
        <w:r w:rsidRPr="009D3014">
          <w:rPr>
            <w:rFonts w:ascii="Consolas" w:eastAsiaTheme="minorEastAsia" w:hAnsi="Consolas" w:cs="Consolas"/>
            <w:sz w:val="19"/>
            <w:szCs w:val="19"/>
            <w:lang w:eastAsia="ja-JP"/>
          </w:rPr>
          <w:t xml:space="preserve"> </w:t>
        </w:r>
        <w:r w:rsidRPr="009D3014">
          <w:rPr>
            <w:rFonts w:ascii="Consolas" w:eastAsiaTheme="minorEastAsia" w:hAnsi="Consolas" w:cs="Consolas"/>
            <w:color w:val="0000FF"/>
            <w:sz w:val="19"/>
            <w:szCs w:val="19"/>
            <w:lang w:eastAsia="ja-JP"/>
          </w:rPr>
          <w:t>static</w:t>
        </w:r>
        <w:r w:rsidRPr="009D3014">
          <w:rPr>
            <w:rFonts w:ascii="Consolas" w:eastAsiaTheme="minorEastAsia" w:hAnsi="Consolas" w:cs="Consolas"/>
            <w:sz w:val="19"/>
            <w:szCs w:val="19"/>
            <w:lang w:eastAsia="ja-JP"/>
          </w:rPr>
          <w:t xml:space="preserve"> </w:t>
        </w:r>
        <w:r w:rsidRPr="009D3014">
          <w:rPr>
            <w:rFonts w:ascii="Consolas" w:eastAsiaTheme="minorEastAsia" w:hAnsi="Consolas" w:cs="Consolas"/>
            <w:color w:val="0000FF"/>
            <w:sz w:val="19"/>
            <w:szCs w:val="19"/>
            <w:lang w:eastAsia="ja-JP"/>
          </w:rPr>
          <w:t>object</w:t>
        </w:r>
        <w:r w:rsidRPr="009D3014">
          <w:rPr>
            <w:rFonts w:ascii="Consolas" w:eastAsiaTheme="minorEastAsia" w:hAnsi="Consolas" w:cs="Consolas"/>
            <w:sz w:val="19"/>
            <w:szCs w:val="19"/>
            <w:lang w:eastAsia="ja-JP"/>
          </w:rPr>
          <w:t xml:space="preserve"> </w:t>
        </w:r>
        <w:proofErr w:type="spellStart"/>
        <w:r w:rsidRPr="009D3014">
          <w:rPr>
            <w:rFonts w:ascii="Consolas" w:eastAsiaTheme="minorEastAsia" w:hAnsi="Consolas" w:cs="Consolas"/>
            <w:sz w:val="19"/>
            <w:szCs w:val="19"/>
            <w:lang w:eastAsia="ja-JP"/>
          </w:rPr>
          <w:t>DeserializeObject</w:t>
        </w:r>
        <w:proofErr w:type="spellEnd"/>
        <w:r w:rsidRPr="009D3014">
          <w:rPr>
            <w:rFonts w:ascii="Consolas" w:eastAsiaTheme="minorEastAsia" w:hAnsi="Consolas" w:cs="Consolas"/>
            <w:sz w:val="19"/>
            <w:szCs w:val="19"/>
            <w:lang w:eastAsia="ja-JP"/>
          </w:rPr>
          <w:t>(</w:t>
        </w:r>
        <w:r w:rsidRPr="009D3014">
          <w:rPr>
            <w:rFonts w:ascii="Consolas" w:eastAsiaTheme="minorEastAsia" w:hAnsi="Consolas" w:cs="Consolas"/>
            <w:color w:val="0000FF"/>
            <w:sz w:val="19"/>
            <w:szCs w:val="19"/>
            <w:lang w:eastAsia="ja-JP"/>
          </w:rPr>
          <w:t>string</w:t>
        </w:r>
        <w:r w:rsidRPr="009D3014">
          <w:rPr>
            <w:rFonts w:ascii="Consolas" w:eastAsiaTheme="minorEastAsia" w:hAnsi="Consolas" w:cs="Consolas"/>
            <w:sz w:val="19"/>
            <w:szCs w:val="19"/>
            <w:lang w:eastAsia="ja-JP"/>
          </w:rPr>
          <w:t xml:space="preserve"> </w:t>
        </w:r>
        <w:proofErr w:type="spellStart"/>
        <w:r w:rsidRPr="009D3014">
          <w:rPr>
            <w:rFonts w:ascii="Consolas" w:eastAsiaTheme="minorEastAsia" w:hAnsi="Consolas" w:cs="Consolas"/>
            <w:sz w:val="19"/>
            <w:szCs w:val="19"/>
            <w:lang w:eastAsia="ja-JP"/>
          </w:rPr>
          <w:t>xaml</w:t>
        </w:r>
        <w:proofErr w:type="spellEnd"/>
        <w:r w:rsidRPr="009D3014">
          <w:rPr>
            <w:rFonts w:ascii="Consolas" w:eastAsiaTheme="minorEastAsia" w:hAnsi="Consolas" w:cs="Consolas"/>
            <w:sz w:val="19"/>
            <w:szCs w:val="19"/>
            <w:lang w:eastAsia="ja-JP"/>
          </w:rPr>
          <w:t>)</w:t>
        </w:r>
      </w:ins>
    </w:p>
    <w:p w:rsidR="009D3014" w:rsidRPr="007032A5" w:rsidRDefault="009D3014" w:rsidP="009D3014">
      <w:pPr>
        <w:pStyle w:val="ListParagraph"/>
        <w:autoSpaceDE w:val="0"/>
        <w:autoSpaceDN w:val="0"/>
        <w:adjustRightInd w:val="0"/>
        <w:spacing w:after="0" w:line="240" w:lineRule="auto"/>
        <w:ind w:firstLine="720"/>
        <w:rPr>
          <w:ins w:id="14740" w:author="HungNguyen" w:date="2012-04-17T20:48:00Z"/>
          <w:rFonts w:ascii="Consolas" w:eastAsiaTheme="minorEastAsia" w:hAnsi="Consolas" w:cs="Consolas"/>
          <w:sz w:val="19"/>
          <w:szCs w:val="19"/>
          <w:lang w:eastAsia="ja-JP"/>
        </w:rPr>
      </w:pPr>
    </w:p>
    <w:p w:rsidR="009D3014" w:rsidRDefault="009D3014" w:rsidP="009D3014">
      <w:pPr>
        <w:autoSpaceDE w:val="0"/>
        <w:autoSpaceDN w:val="0"/>
        <w:adjustRightInd w:val="0"/>
        <w:spacing w:after="0" w:line="240" w:lineRule="auto"/>
        <w:rPr>
          <w:ins w:id="14741" w:author="HungNguyen" w:date="2012-04-17T20:48:00Z"/>
          <w:rFonts w:ascii="Consolas" w:eastAsiaTheme="minorEastAsia" w:hAnsi="Consolas" w:cs="Consolas"/>
          <w:sz w:val="19"/>
          <w:szCs w:val="19"/>
          <w:lang w:eastAsia="ja-JP"/>
        </w:rPr>
      </w:pPr>
    </w:p>
    <w:p w:rsidR="009D3014" w:rsidRPr="00D60E4A" w:rsidRDefault="009D3014" w:rsidP="009D3014">
      <w:pPr>
        <w:pStyle w:val="ListParagraph"/>
        <w:numPr>
          <w:ilvl w:val="0"/>
          <w:numId w:val="11"/>
        </w:numPr>
        <w:autoSpaceDE w:val="0"/>
        <w:autoSpaceDN w:val="0"/>
        <w:adjustRightInd w:val="0"/>
        <w:spacing w:after="0" w:line="240" w:lineRule="auto"/>
        <w:rPr>
          <w:ins w:id="14742" w:author="HungNguyen" w:date="2012-04-17T20:48:00Z"/>
          <w:rFonts w:ascii="Cambria" w:eastAsia="MS Gothic" w:hAnsi="Cambria"/>
          <w:b/>
          <w:bCs/>
          <w:i/>
          <w:iCs/>
          <w:color w:val="4F81BD"/>
        </w:rPr>
      </w:pPr>
      <w:ins w:id="14743" w:author="HungNguyen" w:date="2012-04-17T20:48:00Z">
        <w:r w:rsidRPr="00D60E4A">
          <w:rPr>
            <w:rFonts w:ascii="Cambria" w:eastAsia="MS Gothic" w:hAnsi="Cambria"/>
            <w:b/>
            <w:bCs/>
            <w:i/>
            <w:iCs/>
            <w:color w:val="4F81BD"/>
          </w:rPr>
          <w:t>Method Description:</w:t>
        </w:r>
      </w:ins>
    </w:p>
    <w:p w:rsidR="009D3014" w:rsidRDefault="009D3014" w:rsidP="009D3014">
      <w:pPr>
        <w:pStyle w:val="comment"/>
        <w:ind w:firstLine="720"/>
        <w:rPr>
          <w:ins w:id="14744" w:author="HungNguyen" w:date="2012-04-17T20:48:00Z"/>
          <w:i w:val="0"/>
          <w:color w:val="auto"/>
          <w:sz w:val="18"/>
          <w:szCs w:val="18"/>
        </w:rPr>
      </w:pPr>
      <w:ins w:id="14745" w:author="HungNguyen" w:date="2012-04-17T20:48:00Z">
        <w:r>
          <w:rPr>
            <w:rFonts w:ascii="Times New Roman" w:hAnsi="Times New Roman" w:cs="Times New Roman"/>
            <w:i w:val="0"/>
            <w:color w:val="auto"/>
            <w:sz w:val="22"/>
            <w:szCs w:val="22"/>
          </w:rPr>
          <w:t xml:space="preserve">Deserialize </w:t>
        </w:r>
      </w:ins>
      <w:ins w:id="14746" w:author="HungNguyen" w:date="2012-04-17T20:49:00Z">
        <w:r>
          <w:rPr>
            <w:rFonts w:ascii="Times New Roman" w:hAnsi="Times New Roman" w:cs="Times New Roman"/>
            <w:i w:val="0"/>
            <w:color w:val="auto"/>
            <w:sz w:val="22"/>
            <w:szCs w:val="22"/>
          </w:rPr>
          <w:t xml:space="preserve">string </w:t>
        </w:r>
      </w:ins>
      <w:ins w:id="14747" w:author="HungNguyen" w:date="2012-04-17T20:48:00Z">
        <w:r>
          <w:rPr>
            <w:rFonts w:ascii="Times New Roman" w:hAnsi="Times New Roman" w:cs="Times New Roman"/>
            <w:i w:val="0"/>
            <w:color w:val="auto"/>
            <w:sz w:val="22"/>
            <w:szCs w:val="22"/>
          </w:rPr>
          <w:t xml:space="preserve">to </w:t>
        </w:r>
      </w:ins>
      <w:ins w:id="14748" w:author="HungNguyen" w:date="2012-04-17T20:49:00Z">
        <w:r>
          <w:rPr>
            <w:rFonts w:ascii="Times New Roman" w:hAnsi="Times New Roman" w:cs="Times New Roman"/>
            <w:i w:val="0"/>
            <w:color w:val="auto"/>
            <w:sz w:val="22"/>
            <w:szCs w:val="22"/>
          </w:rPr>
          <w:t>object</w:t>
        </w:r>
      </w:ins>
      <w:ins w:id="14749" w:author="HungNguyen" w:date="2012-04-17T20:48:00Z">
        <w:r>
          <w:rPr>
            <w:rFonts w:ascii="Times New Roman" w:hAnsi="Times New Roman" w:cs="Times New Roman"/>
            <w:i w:val="0"/>
            <w:color w:val="auto"/>
            <w:sz w:val="22"/>
            <w:szCs w:val="22"/>
          </w:rPr>
          <w:t>.</w:t>
        </w:r>
      </w:ins>
    </w:p>
    <w:p w:rsidR="009D3014" w:rsidRPr="00D60E4A" w:rsidRDefault="009D3014" w:rsidP="009D3014">
      <w:pPr>
        <w:pStyle w:val="ListParagraph"/>
        <w:numPr>
          <w:ilvl w:val="0"/>
          <w:numId w:val="11"/>
        </w:numPr>
        <w:autoSpaceDE w:val="0"/>
        <w:autoSpaceDN w:val="0"/>
        <w:adjustRightInd w:val="0"/>
        <w:spacing w:after="0" w:line="240" w:lineRule="auto"/>
        <w:rPr>
          <w:ins w:id="14750" w:author="HungNguyen" w:date="2012-04-17T20:48:00Z"/>
          <w:rFonts w:ascii="Cambria" w:eastAsia="MS Gothic" w:hAnsi="Cambria"/>
          <w:b/>
          <w:bCs/>
          <w:i/>
          <w:iCs/>
          <w:color w:val="4F81BD"/>
        </w:rPr>
      </w:pPr>
      <w:ins w:id="14751" w:author="HungNguyen" w:date="2012-04-17T20:48: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9D3014" w:rsidRPr="00D229E5" w:rsidTr="002919C6">
        <w:trPr>
          <w:cnfStyle w:val="100000000000" w:firstRow="1" w:lastRow="0" w:firstColumn="0" w:lastColumn="0" w:oddVBand="0" w:evenVBand="0" w:oddHBand="0" w:evenHBand="0" w:firstRowFirstColumn="0" w:firstRowLastColumn="0" w:lastRowFirstColumn="0" w:lastRowLastColumn="0"/>
          <w:ins w:id="14752" w:author="HungNguyen" w:date="2012-04-17T20:48:00Z"/>
        </w:trPr>
        <w:tc>
          <w:tcPr>
            <w:tcW w:w="551" w:type="dxa"/>
          </w:tcPr>
          <w:p w:rsidR="009D3014" w:rsidRPr="00ED708E" w:rsidRDefault="009D3014" w:rsidP="002919C6">
            <w:pPr>
              <w:widowControl w:val="0"/>
              <w:spacing w:before="120"/>
              <w:ind w:left="-14" w:right="14"/>
              <w:jc w:val="center"/>
              <w:rPr>
                <w:ins w:id="14753" w:author="HungNguyen" w:date="2012-04-17T20:48:00Z"/>
                <w:b w:val="0"/>
                <w:lang w:eastAsia="ja-JP"/>
              </w:rPr>
            </w:pPr>
            <w:ins w:id="14754" w:author="HungNguyen" w:date="2012-04-17T20:48:00Z">
              <w:r w:rsidRPr="00ED708E">
                <w:rPr>
                  <w:rFonts w:ascii="Tahoma" w:eastAsia="MS Mincho" w:hAnsi="Tahoma" w:cs="Arial"/>
                  <w:b w:val="0"/>
                  <w:snapToGrid w:val="0"/>
                  <w:color w:val="auto"/>
                  <w:sz w:val="20"/>
                  <w:szCs w:val="20"/>
                  <w:lang w:eastAsia="ja-JP"/>
                </w:rPr>
                <w:t>No</w:t>
              </w:r>
            </w:ins>
          </w:p>
        </w:tc>
        <w:tc>
          <w:tcPr>
            <w:tcW w:w="1429" w:type="dxa"/>
          </w:tcPr>
          <w:p w:rsidR="009D3014" w:rsidRPr="00ED708E" w:rsidRDefault="009D3014" w:rsidP="002919C6">
            <w:pPr>
              <w:widowControl w:val="0"/>
              <w:spacing w:before="120"/>
              <w:ind w:left="-14" w:right="14"/>
              <w:jc w:val="center"/>
              <w:rPr>
                <w:ins w:id="14755" w:author="HungNguyen" w:date="2012-04-17T20:48:00Z"/>
                <w:b w:val="0"/>
                <w:lang w:eastAsia="ja-JP"/>
              </w:rPr>
            </w:pPr>
            <w:ins w:id="14756" w:author="HungNguyen" w:date="2012-04-17T20:48:00Z">
              <w:r w:rsidRPr="00ED708E">
                <w:rPr>
                  <w:rFonts w:ascii="Tahoma" w:eastAsia="MS Mincho" w:hAnsi="Tahoma" w:cs="Arial"/>
                  <w:b w:val="0"/>
                  <w:snapToGrid w:val="0"/>
                  <w:color w:val="auto"/>
                  <w:sz w:val="20"/>
                  <w:szCs w:val="20"/>
                  <w:lang w:eastAsia="ja-JP"/>
                </w:rPr>
                <w:t>Parameter</w:t>
              </w:r>
            </w:ins>
          </w:p>
        </w:tc>
        <w:tc>
          <w:tcPr>
            <w:tcW w:w="1440" w:type="dxa"/>
          </w:tcPr>
          <w:p w:rsidR="009D3014" w:rsidRPr="00ED708E" w:rsidRDefault="009D3014" w:rsidP="002919C6">
            <w:pPr>
              <w:widowControl w:val="0"/>
              <w:spacing w:before="120"/>
              <w:ind w:left="-14" w:right="14"/>
              <w:jc w:val="center"/>
              <w:rPr>
                <w:ins w:id="14757" w:author="HungNguyen" w:date="2012-04-17T20:48:00Z"/>
                <w:b w:val="0"/>
                <w:lang w:eastAsia="ja-JP"/>
              </w:rPr>
            </w:pPr>
            <w:ins w:id="14758" w:author="HungNguyen" w:date="2012-04-17T20:48:00Z">
              <w:r w:rsidRPr="00ED708E">
                <w:rPr>
                  <w:rFonts w:ascii="Tahoma" w:eastAsia="MS Mincho" w:hAnsi="Tahoma" w:cs="Arial"/>
                  <w:b w:val="0"/>
                  <w:snapToGrid w:val="0"/>
                  <w:color w:val="auto"/>
                  <w:sz w:val="20"/>
                  <w:szCs w:val="20"/>
                  <w:lang w:eastAsia="ja-JP"/>
                </w:rPr>
                <w:t>Type</w:t>
              </w:r>
            </w:ins>
          </w:p>
        </w:tc>
        <w:tc>
          <w:tcPr>
            <w:tcW w:w="900" w:type="dxa"/>
          </w:tcPr>
          <w:p w:rsidR="009D3014" w:rsidRPr="00ED708E" w:rsidRDefault="009D3014" w:rsidP="002919C6">
            <w:pPr>
              <w:widowControl w:val="0"/>
              <w:spacing w:before="120"/>
              <w:ind w:left="-14" w:right="14"/>
              <w:jc w:val="center"/>
              <w:rPr>
                <w:ins w:id="14759" w:author="HungNguyen" w:date="2012-04-17T20:48:00Z"/>
                <w:b w:val="0"/>
                <w:lang w:eastAsia="ja-JP"/>
              </w:rPr>
            </w:pPr>
            <w:ins w:id="14760" w:author="HungNguyen" w:date="2012-04-17T20:48:00Z">
              <w:r w:rsidRPr="00ED708E">
                <w:rPr>
                  <w:rFonts w:ascii="Tahoma" w:eastAsia="MS Mincho" w:hAnsi="Tahoma" w:cs="Arial"/>
                  <w:b w:val="0"/>
                  <w:snapToGrid w:val="0"/>
                  <w:color w:val="auto"/>
                  <w:sz w:val="20"/>
                  <w:szCs w:val="20"/>
                  <w:lang w:eastAsia="ja-JP"/>
                </w:rPr>
                <w:t>In/out</w:t>
              </w:r>
            </w:ins>
          </w:p>
        </w:tc>
        <w:tc>
          <w:tcPr>
            <w:tcW w:w="983" w:type="dxa"/>
          </w:tcPr>
          <w:p w:rsidR="009D3014" w:rsidRPr="00ED708E" w:rsidRDefault="009D3014" w:rsidP="002919C6">
            <w:pPr>
              <w:widowControl w:val="0"/>
              <w:spacing w:before="120"/>
              <w:ind w:left="-14" w:right="14"/>
              <w:jc w:val="center"/>
              <w:rPr>
                <w:ins w:id="14761" w:author="HungNguyen" w:date="2012-04-17T20:48:00Z"/>
                <w:b w:val="0"/>
                <w:lang w:eastAsia="ja-JP"/>
              </w:rPr>
            </w:pPr>
            <w:ins w:id="14762" w:author="HungNguyen" w:date="2012-04-17T20:48:00Z">
              <w:r w:rsidRPr="00ED708E">
                <w:rPr>
                  <w:rFonts w:ascii="Tahoma" w:eastAsia="MS Mincho" w:hAnsi="Tahoma" w:cs="Arial"/>
                  <w:b w:val="0"/>
                  <w:snapToGrid w:val="0"/>
                  <w:color w:val="auto"/>
                  <w:sz w:val="20"/>
                  <w:szCs w:val="20"/>
                  <w:lang w:eastAsia="ja-JP"/>
                </w:rPr>
                <w:t>Default</w:t>
              </w:r>
            </w:ins>
          </w:p>
        </w:tc>
        <w:tc>
          <w:tcPr>
            <w:tcW w:w="4397" w:type="dxa"/>
          </w:tcPr>
          <w:p w:rsidR="009D3014" w:rsidRPr="00ED708E" w:rsidRDefault="009D3014" w:rsidP="002919C6">
            <w:pPr>
              <w:widowControl w:val="0"/>
              <w:spacing w:before="120"/>
              <w:ind w:left="-14" w:right="14"/>
              <w:jc w:val="center"/>
              <w:rPr>
                <w:ins w:id="14763" w:author="HungNguyen" w:date="2012-04-17T20:48:00Z"/>
                <w:b w:val="0"/>
                <w:lang w:eastAsia="ja-JP"/>
              </w:rPr>
            </w:pPr>
            <w:ins w:id="14764" w:author="HungNguyen" w:date="2012-04-17T20:48:00Z">
              <w:r w:rsidRPr="00ED708E">
                <w:rPr>
                  <w:rFonts w:ascii="Tahoma" w:eastAsia="MS Mincho" w:hAnsi="Tahoma" w:cs="Arial"/>
                  <w:b w:val="0"/>
                  <w:snapToGrid w:val="0"/>
                  <w:color w:val="auto"/>
                  <w:sz w:val="20"/>
                  <w:szCs w:val="20"/>
                  <w:lang w:eastAsia="ja-JP"/>
                </w:rPr>
                <w:t>Description</w:t>
              </w:r>
            </w:ins>
          </w:p>
        </w:tc>
      </w:tr>
      <w:tr w:rsidR="009D3014" w:rsidTr="002919C6">
        <w:trPr>
          <w:ins w:id="14765" w:author="HungNguyen" w:date="2012-04-17T20:48:00Z"/>
        </w:trPr>
        <w:tc>
          <w:tcPr>
            <w:tcW w:w="551" w:type="dxa"/>
          </w:tcPr>
          <w:p w:rsidR="009D3014" w:rsidRPr="00ED708E" w:rsidRDefault="009D3014" w:rsidP="002919C6">
            <w:pPr>
              <w:pStyle w:val="comment"/>
              <w:ind w:left="0"/>
              <w:rPr>
                <w:ins w:id="14766" w:author="HungNguyen" w:date="2012-04-17T20:48:00Z"/>
                <w:rFonts w:ascii="Times New Roman" w:hAnsi="Times New Roman" w:cs="Times New Roman"/>
                <w:i w:val="0"/>
                <w:color w:val="auto"/>
                <w:sz w:val="22"/>
                <w:szCs w:val="22"/>
              </w:rPr>
            </w:pPr>
            <w:ins w:id="14767" w:author="HungNguyen" w:date="2012-04-17T20:48:00Z">
              <w:r w:rsidRPr="00ED708E">
                <w:rPr>
                  <w:rFonts w:ascii="Times New Roman" w:hAnsi="Times New Roman" w:cs="Times New Roman"/>
                  <w:i w:val="0"/>
                  <w:color w:val="auto"/>
                  <w:sz w:val="22"/>
                  <w:szCs w:val="22"/>
                </w:rPr>
                <w:lastRenderedPageBreak/>
                <w:t>01</w:t>
              </w:r>
            </w:ins>
          </w:p>
        </w:tc>
        <w:tc>
          <w:tcPr>
            <w:tcW w:w="1429" w:type="dxa"/>
          </w:tcPr>
          <w:p w:rsidR="009D3014" w:rsidRPr="00ED708E" w:rsidRDefault="009D3014" w:rsidP="002919C6">
            <w:pPr>
              <w:pStyle w:val="comment"/>
              <w:ind w:left="0"/>
              <w:rPr>
                <w:ins w:id="14768" w:author="HungNguyen" w:date="2012-04-17T20:48:00Z"/>
                <w:rFonts w:ascii="Times New Roman" w:hAnsi="Times New Roman" w:cs="Times New Roman"/>
                <w:i w:val="0"/>
                <w:color w:val="auto"/>
                <w:sz w:val="22"/>
                <w:szCs w:val="22"/>
              </w:rPr>
            </w:pPr>
            <w:proofErr w:type="spellStart"/>
            <w:ins w:id="14769" w:author="HungNguyen" w:date="2012-04-17T20:49:00Z">
              <w:r>
                <w:rPr>
                  <w:rFonts w:ascii="Times New Roman" w:hAnsi="Times New Roman" w:cs="Times New Roman"/>
                  <w:i w:val="0"/>
                  <w:color w:val="auto"/>
                  <w:sz w:val="22"/>
                  <w:szCs w:val="22"/>
                </w:rPr>
                <w:t>xaml</w:t>
              </w:r>
            </w:ins>
            <w:proofErr w:type="spellEnd"/>
          </w:p>
        </w:tc>
        <w:tc>
          <w:tcPr>
            <w:tcW w:w="1440" w:type="dxa"/>
          </w:tcPr>
          <w:p w:rsidR="009D3014" w:rsidRPr="00ED708E" w:rsidRDefault="009D3014" w:rsidP="002919C6">
            <w:pPr>
              <w:pStyle w:val="comment"/>
              <w:ind w:left="0"/>
              <w:rPr>
                <w:ins w:id="14770" w:author="HungNguyen" w:date="2012-04-17T20:48:00Z"/>
                <w:rFonts w:ascii="Times New Roman" w:hAnsi="Times New Roman" w:cs="Times New Roman"/>
                <w:i w:val="0"/>
                <w:color w:val="auto"/>
                <w:sz w:val="22"/>
                <w:szCs w:val="22"/>
              </w:rPr>
            </w:pPr>
            <w:ins w:id="14771" w:author="HungNguyen" w:date="2012-04-17T20:49:00Z">
              <w:r>
                <w:rPr>
                  <w:rFonts w:ascii="Times New Roman" w:hAnsi="Times New Roman" w:cs="Times New Roman"/>
                  <w:i w:val="0"/>
                  <w:color w:val="auto"/>
                  <w:sz w:val="22"/>
                  <w:szCs w:val="22"/>
                </w:rPr>
                <w:t>String</w:t>
              </w:r>
            </w:ins>
          </w:p>
        </w:tc>
        <w:tc>
          <w:tcPr>
            <w:tcW w:w="900" w:type="dxa"/>
          </w:tcPr>
          <w:p w:rsidR="009D3014" w:rsidRPr="00ED708E" w:rsidRDefault="009D3014" w:rsidP="002919C6">
            <w:pPr>
              <w:pStyle w:val="comment"/>
              <w:ind w:left="0"/>
              <w:rPr>
                <w:ins w:id="14772" w:author="HungNguyen" w:date="2012-04-17T20:48:00Z"/>
                <w:rFonts w:ascii="Times New Roman" w:hAnsi="Times New Roman" w:cs="Times New Roman"/>
                <w:i w:val="0"/>
                <w:color w:val="auto"/>
                <w:sz w:val="22"/>
                <w:szCs w:val="22"/>
              </w:rPr>
            </w:pPr>
            <w:ins w:id="14773" w:author="HungNguyen" w:date="2012-04-17T20:48:00Z">
              <w:r w:rsidRPr="00ED708E">
                <w:rPr>
                  <w:rFonts w:ascii="Times New Roman" w:hAnsi="Times New Roman" w:cs="Times New Roman"/>
                  <w:i w:val="0"/>
                  <w:color w:val="auto"/>
                  <w:sz w:val="22"/>
                  <w:szCs w:val="22"/>
                </w:rPr>
                <w:t xml:space="preserve">In </w:t>
              </w:r>
            </w:ins>
          </w:p>
        </w:tc>
        <w:tc>
          <w:tcPr>
            <w:tcW w:w="983" w:type="dxa"/>
          </w:tcPr>
          <w:p w:rsidR="009D3014" w:rsidRPr="00ED708E" w:rsidRDefault="009D3014" w:rsidP="002919C6">
            <w:pPr>
              <w:pStyle w:val="comment"/>
              <w:ind w:left="0"/>
              <w:rPr>
                <w:ins w:id="14774" w:author="HungNguyen" w:date="2012-04-17T20:48:00Z"/>
                <w:rFonts w:ascii="Times New Roman" w:hAnsi="Times New Roman" w:cs="Times New Roman"/>
                <w:i w:val="0"/>
                <w:sz w:val="22"/>
                <w:szCs w:val="22"/>
              </w:rPr>
            </w:pPr>
          </w:p>
        </w:tc>
        <w:tc>
          <w:tcPr>
            <w:tcW w:w="4397" w:type="dxa"/>
          </w:tcPr>
          <w:p w:rsidR="009D3014" w:rsidRPr="00ED708E" w:rsidRDefault="009D3014" w:rsidP="002919C6">
            <w:pPr>
              <w:pStyle w:val="comment"/>
              <w:ind w:left="0"/>
              <w:rPr>
                <w:ins w:id="14775" w:author="HungNguyen" w:date="2012-04-17T20:48:00Z"/>
                <w:rFonts w:ascii="Times New Roman" w:hAnsi="Times New Roman" w:cs="Times New Roman"/>
                <w:i w:val="0"/>
                <w:color w:val="auto"/>
                <w:sz w:val="22"/>
                <w:szCs w:val="22"/>
              </w:rPr>
            </w:pPr>
            <w:ins w:id="14776" w:author="HungNguyen" w:date="2012-04-17T20:48:00Z">
              <w:r>
                <w:rPr>
                  <w:rFonts w:ascii="Times New Roman" w:hAnsi="Times New Roman" w:cs="Times New Roman"/>
                  <w:i w:val="0"/>
                  <w:color w:val="auto"/>
                  <w:sz w:val="22"/>
                  <w:szCs w:val="22"/>
                </w:rPr>
                <w:t xml:space="preserve">parameter </w:t>
              </w:r>
            </w:ins>
          </w:p>
        </w:tc>
      </w:tr>
      <w:tr w:rsidR="009D3014" w:rsidTr="002919C6">
        <w:trPr>
          <w:ins w:id="14777" w:author="HungNguyen" w:date="2012-04-17T20:48:00Z"/>
        </w:trPr>
        <w:tc>
          <w:tcPr>
            <w:tcW w:w="551" w:type="dxa"/>
          </w:tcPr>
          <w:p w:rsidR="009D3014" w:rsidRPr="00ED708E" w:rsidRDefault="009D3014" w:rsidP="002919C6">
            <w:pPr>
              <w:pStyle w:val="comment"/>
              <w:ind w:left="0"/>
              <w:rPr>
                <w:ins w:id="14778" w:author="HungNguyen" w:date="2012-04-17T20:48:00Z"/>
                <w:rFonts w:ascii="Times New Roman" w:hAnsi="Times New Roman" w:cs="Times New Roman"/>
                <w:i w:val="0"/>
                <w:color w:val="auto"/>
                <w:sz w:val="22"/>
                <w:szCs w:val="22"/>
              </w:rPr>
            </w:pPr>
            <w:ins w:id="14779" w:author="HungNguyen" w:date="2012-04-17T20:48:00Z">
              <w:r w:rsidRPr="00ED708E">
                <w:rPr>
                  <w:rFonts w:ascii="Times New Roman" w:hAnsi="Times New Roman" w:cs="Times New Roman"/>
                  <w:i w:val="0"/>
                  <w:color w:val="auto"/>
                  <w:sz w:val="22"/>
                  <w:szCs w:val="22"/>
                </w:rPr>
                <w:t>0</w:t>
              </w:r>
              <w:r>
                <w:rPr>
                  <w:rFonts w:ascii="Times New Roman" w:hAnsi="Times New Roman" w:cs="Times New Roman"/>
                  <w:i w:val="0"/>
                  <w:color w:val="auto"/>
                  <w:sz w:val="22"/>
                  <w:szCs w:val="22"/>
                </w:rPr>
                <w:t>2</w:t>
              </w:r>
            </w:ins>
          </w:p>
        </w:tc>
        <w:tc>
          <w:tcPr>
            <w:tcW w:w="1429" w:type="dxa"/>
          </w:tcPr>
          <w:p w:rsidR="009D3014" w:rsidRPr="00ED708E" w:rsidRDefault="009D3014" w:rsidP="002919C6">
            <w:pPr>
              <w:pStyle w:val="comment"/>
              <w:ind w:left="0"/>
              <w:rPr>
                <w:ins w:id="14780" w:author="HungNguyen" w:date="2012-04-17T20:48:00Z"/>
                <w:rFonts w:ascii="Times New Roman" w:hAnsi="Times New Roman" w:cs="Times New Roman"/>
                <w:i w:val="0"/>
                <w:color w:val="auto"/>
                <w:sz w:val="22"/>
                <w:szCs w:val="22"/>
              </w:rPr>
            </w:pPr>
            <w:ins w:id="14781" w:author="HungNguyen" w:date="2012-04-17T20:48:00Z">
              <w:r w:rsidRPr="00ED708E">
                <w:rPr>
                  <w:rFonts w:ascii="Times New Roman" w:hAnsi="Times New Roman" w:cs="Times New Roman"/>
                  <w:i w:val="0"/>
                  <w:color w:val="auto"/>
                  <w:sz w:val="22"/>
                  <w:szCs w:val="22"/>
                </w:rPr>
                <w:t>&lt;return &gt;</w:t>
              </w:r>
            </w:ins>
          </w:p>
        </w:tc>
        <w:tc>
          <w:tcPr>
            <w:tcW w:w="1440" w:type="dxa"/>
          </w:tcPr>
          <w:p w:rsidR="009D3014" w:rsidRPr="00ED708E" w:rsidRDefault="009D3014" w:rsidP="002919C6">
            <w:pPr>
              <w:pStyle w:val="comment"/>
              <w:ind w:left="0"/>
              <w:rPr>
                <w:ins w:id="14782" w:author="HungNguyen" w:date="2012-04-17T20:48:00Z"/>
                <w:rFonts w:ascii="Times New Roman" w:hAnsi="Times New Roman" w:cs="Times New Roman"/>
                <w:i w:val="0"/>
                <w:color w:val="auto"/>
                <w:sz w:val="22"/>
                <w:szCs w:val="22"/>
              </w:rPr>
            </w:pPr>
            <w:ins w:id="14783" w:author="HungNguyen" w:date="2012-04-17T20:49:00Z">
              <w:r>
                <w:rPr>
                  <w:rFonts w:ascii="Times New Roman" w:hAnsi="Times New Roman" w:cs="Times New Roman"/>
                  <w:i w:val="0"/>
                  <w:color w:val="auto"/>
                  <w:sz w:val="22"/>
                  <w:szCs w:val="22"/>
                </w:rPr>
                <w:t>Object</w:t>
              </w:r>
            </w:ins>
          </w:p>
        </w:tc>
        <w:tc>
          <w:tcPr>
            <w:tcW w:w="900" w:type="dxa"/>
          </w:tcPr>
          <w:p w:rsidR="009D3014" w:rsidRPr="00ED708E" w:rsidRDefault="009D3014" w:rsidP="002919C6">
            <w:pPr>
              <w:pStyle w:val="comment"/>
              <w:ind w:left="0"/>
              <w:rPr>
                <w:ins w:id="14784" w:author="HungNguyen" w:date="2012-04-17T20:48:00Z"/>
                <w:rFonts w:ascii="Times New Roman" w:hAnsi="Times New Roman" w:cs="Times New Roman"/>
                <w:i w:val="0"/>
                <w:color w:val="auto"/>
                <w:sz w:val="22"/>
                <w:szCs w:val="22"/>
              </w:rPr>
            </w:pPr>
            <w:ins w:id="14785" w:author="HungNguyen" w:date="2012-04-17T20:48:00Z">
              <w:r w:rsidRPr="00ED708E">
                <w:rPr>
                  <w:rFonts w:ascii="Times New Roman" w:hAnsi="Times New Roman" w:cs="Times New Roman"/>
                  <w:i w:val="0"/>
                  <w:color w:val="auto"/>
                  <w:sz w:val="22"/>
                  <w:szCs w:val="22"/>
                </w:rPr>
                <w:t>Out</w:t>
              </w:r>
            </w:ins>
          </w:p>
        </w:tc>
        <w:tc>
          <w:tcPr>
            <w:tcW w:w="983" w:type="dxa"/>
          </w:tcPr>
          <w:p w:rsidR="009D3014" w:rsidRPr="00ED708E" w:rsidRDefault="009D3014" w:rsidP="002919C6">
            <w:pPr>
              <w:pStyle w:val="comment"/>
              <w:ind w:left="0"/>
              <w:rPr>
                <w:ins w:id="14786" w:author="HungNguyen" w:date="2012-04-17T20:48:00Z"/>
                <w:rFonts w:ascii="Times New Roman" w:hAnsi="Times New Roman" w:cs="Times New Roman"/>
                <w:i w:val="0"/>
                <w:sz w:val="22"/>
                <w:szCs w:val="22"/>
              </w:rPr>
            </w:pPr>
          </w:p>
        </w:tc>
        <w:tc>
          <w:tcPr>
            <w:tcW w:w="4397" w:type="dxa"/>
          </w:tcPr>
          <w:p w:rsidR="009D3014" w:rsidRPr="00ED708E" w:rsidRDefault="009D3014" w:rsidP="002919C6">
            <w:pPr>
              <w:pStyle w:val="comment"/>
              <w:ind w:left="0"/>
              <w:rPr>
                <w:ins w:id="14787" w:author="HungNguyen" w:date="2012-04-17T20:48:00Z"/>
                <w:rFonts w:ascii="Times New Roman" w:hAnsi="Times New Roman" w:cs="Times New Roman"/>
                <w:i w:val="0"/>
                <w:color w:val="auto"/>
                <w:sz w:val="22"/>
                <w:szCs w:val="22"/>
              </w:rPr>
            </w:pPr>
            <w:ins w:id="14788" w:author="HungNguyen" w:date="2012-04-17T20:48:00Z">
              <w:r w:rsidRPr="00ED708E">
                <w:rPr>
                  <w:rFonts w:ascii="Times New Roman" w:hAnsi="Times New Roman" w:cs="Times New Roman"/>
                  <w:i w:val="0"/>
                  <w:color w:val="auto"/>
                  <w:sz w:val="22"/>
                  <w:szCs w:val="22"/>
                </w:rPr>
                <w:t>The returned result of method</w:t>
              </w:r>
            </w:ins>
          </w:p>
        </w:tc>
      </w:tr>
    </w:tbl>
    <w:p w:rsidR="009D3014" w:rsidRPr="00002CBC" w:rsidRDefault="009D3014">
      <w:pPr>
        <w:rPr>
          <w:ins w:id="14789" w:author="HungNguyen" w:date="2012-04-17T20:47:00Z"/>
        </w:rPr>
        <w:pPrChange w:id="14790" w:author="HungNguyen" w:date="2012-04-17T20:47:00Z">
          <w:pPr>
            <w:pStyle w:val="Heading6"/>
          </w:pPr>
        </w:pPrChange>
      </w:pPr>
    </w:p>
    <w:p w:rsidR="00182187" w:rsidRDefault="00182187">
      <w:pPr>
        <w:pStyle w:val="Heading6"/>
        <w:rPr>
          <w:ins w:id="14791" w:author="HungNguyen" w:date="2012-04-17T20:50:00Z"/>
        </w:rPr>
      </w:pPr>
      <w:ins w:id="14792" w:author="HungNguyen" w:date="2012-04-17T20:50:00Z">
        <w:r>
          <w:t>CloneElement method</w:t>
        </w:r>
      </w:ins>
    </w:p>
    <w:p w:rsidR="00182187" w:rsidRPr="00D60E4A" w:rsidRDefault="00182187" w:rsidP="00182187">
      <w:pPr>
        <w:pStyle w:val="ListParagraph"/>
        <w:numPr>
          <w:ilvl w:val="0"/>
          <w:numId w:val="11"/>
        </w:numPr>
        <w:autoSpaceDE w:val="0"/>
        <w:autoSpaceDN w:val="0"/>
        <w:adjustRightInd w:val="0"/>
        <w:spacing w:after="0" w:line="240" w:lineRule="auto"/>
        <w:rPr>
          <w:ins w:id="14793" w:author="HungNguyen" w:date="2012-04-17T20:50:00Z"/>
          <w:rFonts w:ascii="Cambria" w:eastAsia="MS Gothic" w:hAnsi="Cambria"/>
          <w:b/>
          <w:bCs/>
          <w:i/>
          <w:iCs/>
          <w:color w:val="4F81BD"/>
        </w:rPr>
      </w:pPr>
      <w:ins w:id="14794" w:author="HungNguyen" w:date="2012-04-17T20:50:00Z">
        <w:r w:rsidRPr="00D60E4A">
          <w:rPr>
            <w:rFonts w:ascii="Cambria" w:eastAsia="MS Gothic" w:hAnsi="Cambria"/>
            <w:b/>
            <w:bCs/>
            <w:i/>
            <w:iCs/>
            <w:color w:val="4F81BD"/>
          </w:rPr>
          <w:t xml:space="preserve">Method Declaration:   </w:t>
        </w:r>
      </w:ins>
    </w:p>
    <w:p w:rsidR="00182187" w:rsidRPr="00182187" w:rsidRDefault="00182187">
      <w:pPr>
        <w:pStyle w:val="ListParagraph"/>
        <w:autoSpaceDE w:val="0"/>
        <w:autoSpaceDN w:val="0"/>
        <w:adjustRightInd w:val="0"/>
        <w:spacing w:after="0" w:line="240" w:lineRule="auto"/>
        <w:ind w:firstLine="720"/>
        <w:rPr>
          <w:ins w:id="14795" w:author="HungNguyen" w:date="2012-04-17T20:50:00Z"/>
          <w:rFonts w:ascii="Consolas" w:eastAsiaTheme="minorEastAsia" w:hAnsi="Consolas" w:cs="Consolas"/>
          <w:sz w:val="19"/>
          <w:szCs w:val="19"/>
          <w:lang w:eastAsia="ja-JP"/>
          <w:rPrChange w:id="14796" w:author="HungNguyen" w:date="2012-04-17T20:51:00Z">
            <w:rPr>
              <w:ins w:id="14797" w:author="HungNguyen" w:date="2012-04-17T20:50:00Z"/>
              <w:lang w:eastAsia="ja-JP"/>
            </w:rPr>
          </w:rPrChange>
        </w:rPr>
        <w:pPrChange w:id="14798" w:author="HungNguyen" w:date="2012-04-17T20:51:00Z">
          <w:pPr>
            <w:pStyle w:val="ListParagraph"/>
            <w:autoSpaceDE w:val="0"/>
            <w:autoSpaceDN w:val="0"/>
            <w:adjustRightInd w:val="0"/>
            <w:spacing w:after="0" w:line="240" w:lineRule="auto"/>
            <w:ind w:left="0"/>
          </w:pPr>
        </w:pPrChange>
      </w:pPr>
      <w:proofErr w:type="gramStart"/>
      <w:ins w:id="14799" w:author="HungNguyen" w:date="2012-04-17T20:51:00Z">
        <w:r w:rsidRPr="00182187">
          <w:rPr>
            <w:rFonts w:ascii="Consolas" w:eastAsiaTheme="minorEastAsia" w:hAnsi="Consolas" w:cs="Consolas"/>
            <w:color w:val="0000FF"/>
            <w:sz w:val="19"/>
            <w:szCs w:val="19"/>
            <w:lang w:eastAsia="ja-JP"/>
          </w:rPr>
          <w:t>public</w:t>
        </w:r>
        <w:proofErr w:type="gramEnd"/>
        <w:r w:rsidRPr="00182187">
          <w:rPr>
            <w:rFonts w:ascii="Consolas" w:eastAsiaTheme="minorEastAsia" w:hAnsi="Consolas" w:cs="Consolas"/>
            <w:sz w:val="19"/>
            <w:szCs w:val="19"/>
            <w:lang w:eastAsia="ja-JP"/>
          </w:rPr>
          <w:t xml:space="preserve"> </w:t>
        </w:r>
        <w:r w:rsidRPr="00182187">
          <w:rPr>
            <w:rFonts w:ascii="Consolas" w:eastAsiaTheme="minorEastAsia" w:hAnsi="Consolas" w:cs="Consolas"/>
            <w:color w:val="0000FF"/>
            <w:sz w:val="19"/>
            <w:szCs w:val="19"/>
            <w:lang w:eastAsia="ja-JP"/>
          </w:rPr>
          <w:t>static</w:t>
        </w:r>
        <w:r w:rsidRPr="00182187">
          <w:rPr>
            <w:rFonts w:ascii="Consolas" w:eastAsiaTheme="minorEastAsia" w:hAnsi="Consolas" w:cs="Consolas"/>
            <w:sz w:val="19"/>
            <w:szCs w:val="19"/>
            <w:lang w:eastAsia="ja-JP"/>
          </w:rPr>
          <w:t xml:space="preserve"> </w:t>
        </w:r>
        <w:r w:rsidRPr="00182187">
          <w:rPr>
            <w:rFonts w:ascii="Consolas" w:eastAsiaTheme="minorEastAsia" w:hAnsi="Consolas" w:cs="Consolas"/>
            <w:color w:val="0000FF"/>
            <w:sz w:val="19"/>
            <w:szCs w:val="19"/>
            <w:lang w:eastAsia="ja-JP"/>
          </w:rPr>
          <w:t>object</w:t>
        </w:r>
        <w:r w:rsidRPr="00182187">
          <w:rPr>
            <w:rFonts w:ascii="Consolas" w:eastAsiaTheme="minorEastAsia" w:hAnsi="Consolas" w:cs="Consolas"/>
            <w:sz w:val="19"/>
            <w:szCs w:val="19"/>
            <w:lang w:eastAsia="ja-JP"/>
          </w:rPr>
          <w:t xml:space="preserve"> </w:t>
        </w:r>
        <w:proofErr w:type="spellStart"/>
        <w:r w:rsidRPr="00182187">
          <w:rPr>
            <w:rFonts w:ascii="Consolas" w:eastAsiaTheme="minorEastAsia" w:hAnsi="Consolas" w:cs="Consolas"/>
            <w:sz w:val="19"/>
            <w:szCs w:val="19"/>
            <w:lang w:eastAsia="ja-JP"/>
          </w:rPr>
          <w:t>CloneElement</w:t>
        </w:r>
        <w:proofErr w:type="spellEnd"/>
        <w:r w:rsidRPr="00182187">
          <w:rPr>
            <w:rFonts w:ascii="Consolas" w:eastAsiaTheme="minorEastAsia" w:hAnsi="Consolas" w:cs="Consolas"/>
            <w:sz w:val="19"/>
            <w:szCs w:val="19"/>
            <w:lang w:eastAsia="ja-JP"/>
          </w:rPr>
          <w:t>(</w:t>
        </w:r>
        <w:r w:rsidRPr="00182187">
          <w:rPr>
            <w:rFonts w:ascii="Consolas" w:eastAsiaTheme="minorEastAsia" w:hAnsi="Consolas" w:cs="Consolas"/>
            <w:color w:val="0000FF"/>
            <w:sz w:val="19"/>
            <w:szCs w:val="19"/>
            <w:lang w:eastAsia="ja-JP"/>
          </w:rPr>
          <w:t>object</w:t>
        </w:r>
        <w:r w:rsidRPr="00182187">
          <w:rPr>
            <w:rFonts w:ascii="Consolas" w:eastAsiaTheme="minorEastAsia" w:hAnsi="Consolas" w:cs="Consolas"/>
            <w:sz w:val="19"/>
            <w:szCs w:val="19"/>
            <w:lang w:eastAsia="ja-JP"/>
          </w:rPr>
          <w:t xml:space="preserve"> </w:t>
        </w:r>
        <w:proofErr w:type="spellStart"/>
        <w:r w:rsidRPr="00182187">
          <w:rPr>
            <w:rFonts w:ascii="Consolas" w:eastAsiaTheme="minorEastAsia" w:hAnsi="Consolas" w:cs="Consolas"/>
            <w:sz w:val="19"/>
            <w:szCs w:val="19"/>
            <w:lang w:eastAsia="ja-JP"/>
          </w:rPr>
          <w:t>obj</w:t>
        </w:r>
        <w:proofErr w:type="spellEnd"/>
        <w:r w:rsidRPr="00182187">
          <w:rPr>
            <w:rFonts w:ascii="Consolas" w:eastAsiaTheme="minorEastAsia" w:hAnsi="Consolas" w:cs="Consolas"/>
            <w:sz w:val="19"/>
            <w:szCs w:val="19"/>
            <w:lang w:eastAsia="ja-JP"/>
          </w:rPr>
          <w:t>)</w:t>
        </w:r>
      </w:ins>
    </w:p>
    <w:p w:rsidR="00182187" w:rsidRPr="007032A5" w:rsidRDefault="00182187" w:rsidP="00182187">
      <w:pPr>
        <w:pStyle w:val="ListParagraph"/>
        <w:autoSpaceDE w:val="0"/>
        <w:autoSpaceDN w:val="0"/>
        <w:adjustRightInd w:val="0"/>
        <w:spacing w:after="0" w:line="240" w:lineRule="auto"/>
        <w:ind w:firstLine="720"/>
        <w:rPr>
          <w:ins w:id="14800" w:author="HungNguyen" w:date="2012-04-17T20:50:00Z"/>
          <w:rFonts w:ascii="Consolas" w:eastAsiaTheme="minorEastAsia" w:hAnsi="Consolas" w:cs="Consolas"/>
          <w:sz w:val="19"/>
          <w:szCs w:val="19"/>
          <w:lang w:eastAsia="ja-JP"/>
        </w:rPr>
      </w:pPr>
    </w:p>
    <w:p w:rsidR="00182187" w:rsidRDefault="00182187" w:rsidP="00182187">
      <w:pPr>
        <w:autoSpaceDE w:val="0"/>
        <w:autoSpaceDN w:val="0"/>
        <w:adjustRightInd w:val="0"/>
        <w:spacing w:after="0" w:line="240" w:lineRule="auto"/>
        <w:rPr>
          <w:ins w:id="14801" w:author="HungNguyen" w:date="2012-04-17T20:50:00Z"/>
          <w:rFonts w:ascii="Consolas" w:eastAsiaTheme="minorEastAsia" w:hAnsi="Consolas" w:cs="Consolas"/>
          <w:sz w:val="19"/>
          <w:szCs w:val="19"/>
          <w:lang w:eastAsia="ja-JP"/>
        </w:rPr>
      </w:pPr>
    </w:p>
    <w:p w:rsidR="00182187" w:rsidRPr="00D60E4A" w:rsidRDefault="00182187" w:rsidP="00182187">
      <w:pPr>
        <w:pStyle w:val="ListParagraph"/>
        <w:numPr>
          <w:ilvl w:val="0"/>
          <w:numId w:val="11"/>
        </w:numPr>
        <w:autoSpaceDE w:val="0"/>
        <w:autoSpaceDN w:val="0"/>
        <w:adjustRightInd w:val="0"/>
        <w:spacing w:after="0" w:line="240" w:lineRule="auto"/>
        <w:rPr>
          <w:ins w:id="14802" w:author="HungNguyen" w:date="2012-04-17T20:50:00Z"/>
          <w:rFonts w:ascii="Cambria" w:eastAsia="MS Gothic" w:hAnsi="Cambria"/>
          <w:b/>
          <w:bCs/>
          <w:i/>
          <w:iCs/>
          <w:color w:val="4F81BD"/>
        </w:rPr>
      </w:pPr>
      <w:ins w:id="14803" w:author="HungNguyen" w:date="2012-04-17T20:50:00Z">
        <w:r w:rsidRPr="00D60E4A">
          <w:rPr>
            <w:rFonts w:ascii="Cambria" w:eastAsia="MS Gothic" w:hAnsi="Cambria"/>
            <w:b/>
            <w:bCs/>
            <w:i/>
            <w:iCs/>
            <w:color w:val="4F81BD"/>
          </w:rPr>
          <w:t>Method Description:</w:t>
        </w:r>
      </w:ins>
    </w:p>
    <w:p w:rsidR="00182187" w:rsidRDefault="00182187" w:rsidP="00182187">
      <w:pPr>
        <w:pStyle w:val="comment"/>
        <w:ind w:firstLine="720"/>
        <w:rPr>
          <w:ins w:id="14804" w:author="HungNguyen" w:date="2012-04-17T20:50:00Z"/>
          <w:i w:val="0"/>
          <w:color w:val="auto"/>
          <w:sz w:val="18"/>
          <w:szCs w:val="18"/>
        </w:rPr>
      </w:pPr>
      <w:ins w:id="14805" w:author="HungNguyen" w:date="2012-04-17T20:51:00Z">
        <w:r>
          <w:rPr>
            <w:rFonts w:ascii="Times New Roman" w:hAnsi="Times New Roman" w:cs="Times New Roman"/>
            <w:i w:val="0"/>
            <w:color w:val="auto"/>
            <w:sz w:val="22"/>
            <w:szCs w:val="22"/>
          </w:rPr>
          <w:t>Clone element</w:t>
        </w:r>
      </w:ins>
      <w:ins w:id="14806" w:author="HungNguyen" w:date="2012-04-17T20:50:00Z">
        <w:r>
          <w:rPr>
            <w:rFonts w:ascii="Times New Roman" w:hAnsi="Times New Roman" w:cs="Times New Roman"/>
            <w:i w:val="0"/>
            <w:color w:val="auto"/>
            <w:sz w:val="22"/>
            <w:szCs w:val="22"/>
          </w:rPr>
          <w:t>.</w:t>
        </w:r>
      </w:ins>
    </w:p>
    <w:p w:rsidR="00182187" w:rsidRPr="00D60E4A" w:rsidRDefault="00182187" w:rsidP="00182187">
      <w:pPr>
        <w:pStyle w:val="ListParagraph"/>
        <w:numPr>
          <w:ilvl w:val="0"/>
          <w:numId w:val="11"/>
        </w:numPr>
        <w:autoSpaceDE w:val="0"/>
        <w:autoSpaceDN w:val="0"/>
        <w:adjustRightInd w:val="0"/>
        <w:spacing w:after="0" w:line="240" w:lineRule="auto"/>
        <w:rPr>
          <w:ins w:id="14807" w:author="HungNguyen" w:date="2012-04-17T20:50:00Z"/>
          <w:rFonts w:ascii="Cambria" w:eastAsia="MS Gothic" w:hAnsi="Cambria"/>
          <w:b/>
          <w:bCs/>
          <w:i/>
          <w:iCs/>
          <w:color w:val="4F81BD"/>
        </w:rPr>
      </w:pPr>
      <w:ins w:id="14808" w:author="HungNguyen" w:date="2012-04-17T20:50: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182187" w:rsidRPr="00D229E5" w:rsidTr="002919C6">
        <w:trPr>
          <w:cnfStyle w:val="100000000000" w:firstRow="1" w:lastRow="0" w:firstColumn="0" w:lastColumn="0" w:oddVBand="0" w:evenVBand="0" w:oddHBand="0" w:evenHBand="0" w:firstRowFirstColumn="0" w:firstRowLastColumn="0" w:lastRowFirstColumn="0" w:lastRowLastColumn="0"/>
          <w:ins w:id="14809" w:author="HungNguyen" w:date="2012-04-17T20:50:00Z"/>
        </w:trPr>
        <w:tc>
          <w:tcPr>
            <w:tcW w:w="551" w:type="dxa"/>
          </w:tcPr>
          <w:p w:rsidR="00182187" w:rsidRPr="00ED708E" w:rsidRDefault="00182187" w:rsidP="002919C6">
            <w:pPr>
              <w:widowControl w:val="0"/>
              <w:spacing w:before="120"/>
              <w:ind w:left="-14" w:right="14"/>
              <w:jc w:val="center"/>
              <w:rPr>
                <w:ins w:id="14810" w:author="HungNguyen" w:date="2012-04-17T20:50:00Z"/>
                <w:b w:val="0"/>
                <w:lang w:eastAsia="ja-JP"/>
              </w:rPr>
            </w:pPr>
            <w:ins w:id="14811" w:author="HungNguyen" w:date="2012-04-17T20:50:00Z">
              <w:r w:rsidRPr="00ED708E">
                <w:rPr>
                  <w:rFonts w:ascii="Tahoma" w:eastAsia="MS Mincho" w:hAnsi="Tahoma" w:cs="Arial"/>
                  <w:b w:val="0"/>
                  <w:snapToGrid w:val="0"/>
                  <w:color w:val="auto"/>
                  <w:sz w:val="20"/>
                  <w:szCs w:val="20"/>
                  <w:lang w:eastAsia="ja-JP"/>
                </w:rPr>
                <w:t>No</w:t>
              </w:r>
            </w:ins>
          </w:p>
        </w:tc>
        <w:tc>
          <w:tcPr>
            <w:tcW w:w="1429" w:type="dxa"/>
          </w:tcPr>
          <w:p w:rsidR="00182187" w:rsidRPr="00ED708E" w:rsidRDefault="00182187" w:rsidP="002919C6">
            <w:pPr>
              <w:widowControl w:val="0"/>
              <w:spacing w:before="120"/>
              <w:ind w:left="-14" w:right="14"/>
              <w:jc w:val="center"/>
              <w:rPr>
                <w:ins w:id="14812" w:author="HungNguyen" w:date="2012-04-17T20:50:00Z"/>
                <w:b w:val="0"/>
                <w:lang w:eastAsia="ja-JP"/>
              </w:rPr>
            </w:pPr>
            <w:ins w:id="14813" w:author="HungNguyen" w:date="2012-04-17T20:50:00Z">
              <w:r w:rsidRPr="00ED708E">
                <w:rPr>
                  <w:rFonts w:ascii="Tahoma" w:eastAsia="MS Mincho" w:hAnsi="Tahoma" w:cs="Arial"/>
                  <w:b w:val="0"/>
                  <w:snapToGrid w:val="0"/>
                  <w:color w:val="auto"/>
                  <w:sz w:val="20"/>
                  <w:szCs w:val="20"/>
                  <w:lang w:eastAsia="ja-JP"/>
                </w:rPr>
                <w:t>Parameter</w:t>
              </w:r>
            </w:ins>
          </w:p>
        </w:tc>
        <w:tc>
          <w:tcPr>
            <w:tcW w:w="1440" w:type="dxa"/>
          </w:tcPr>
          <w:p w:rsidR="00182187" w:rsidRPr="00ED708E" w:rsidRDefault="00182187" w:rsidP="002919C6">
            <w:pPr>
              <w:widowControl w:val="0"/>
              <w:spacing w:before="120"/>
              <w:ind w:left="-14" w:right="14"/>
              <w:jc w:val="center"/>
              <w:rPr>
                <w:ins w:id="14814" w:author="HungNguyen" w:date="2012-04-17T20:50:00Z"/>
                <w:b w:val="0"/>
                <w:lang w:eastAsia="ja-JP"/>
              </w:rPr>
            </w:pPr>
            <w:ins w:id="14815" w:author="HungNguyen" w:date="2012-04-17T20:50:00Z">
              <w:r w:rsidRPr="00ED708E">
                <w:rPr>
                  <w:rFonts w:ascii="Tahoma" w:eastAsia="MS Mincho" w:hAnsi="Tahoma" w:cs="Arial"/>
                  <w:b w:val="0"/>
                  <w:snapToGrid w:val="0"/>
                  <w:color w:val="auto"/>
                  <w:sz w:val="20"/>
                  <w:szCs w:val="20"/>
                  <w:lang w:eastAsia="ja-JP"/>
                </w:rPr>
                <w:t>Type</w:t>
              </w:r>
            </w:ins>
          </w:p>
        </w:tc>
        <w:tc>
          <w:tcPr>
            <w:tcW w:w="900" w:type="dxa"/>
          </w:tcPr>
          <w:p w:rsidR="00182187" w:rsidRPr="00ED708E" w:rsidRDefault="00182187" w:rsidP="002919C6">
            <w:pPr>
              <w:widowControl w:val="0"/>
              <w:spacing w:before="120"/>
              <w:ind w:left="-14" w:right="14"/>
              <w:jc w:val="center"/>
              <w:rPr>
                <w:ins w:id="14816" w:author="HungNguyen" w:date="2012-04-17T20:50:00Z"/>
                <w:b w:val="0"/>
                <w:lang w:eastAsia="ja-JP"/>
              </w:rPr>
            </w:pPr>
            <w:ins w:id="14817" w:author="HungNguyen" w:date="2012-04-17T20:50:00Z">
              <w:r w:rsidRPr="00ED708E">
                <w:rPr>
                  <w:rFonts w:ascii="Tahoma" w:eastAsia="MS Mincho" w:hAnsi="Tahoma" w:cs="Arial"/>
                  <w:b w:val="0"/>
                  <w:snapToGrid w:val="0"/>
                  <w:color w:val="auto"/>
                  <w:sz w:val="20"/>
                  <w:szCs w:val="20"/>
                  <w:lang w:eastAsia="ja-JP"/>
                </w:rPr>
                <w:t>In/out</w:t>
              </w:r>
            </w:ins>
          </w:p>
        </w:tc>
        <w:tc>
          <w:tcPr>
            <w:tcW w:w="983" w:type="dxa"/>
          </w:tcPr>
          <w:p w:rsidR="00182187" w:rsidRPr="00ED708E" w:rsidRDefault="00182187" w:rsidP="002919C6">
            <w:pPr>
              <w:widowControl w:val="0"/>
              <w:spacing w:before="120"/>
              <w:ind w:left="-14" w:right="14"/>
              <w:jc w:val="center"/>
              <w:rPr>
                <w:ins w:id="14818" w:author="HungNguyen" w:date="2012-04-17T20:50:00Z"/>
                <w:b w:val="0"/>
                <w:lang w:eastAsia="ja-JP"/>
              </w:rPr>
            </w:pPr>
            <w:ins w:id="14819" w:author="HungNguyen" w:date="2012-04-17T20:50:00Z">
              <w:r w:rsidRPr="00ED708E">
                <w:rPr>
                  <w:rFonts w:ascii="Tahoma" w:eastAsia="MS Mincho" w:hAnsi="Tahoma" w:cs="Arial"/>
                  <w:b w:val="0"/>
                  <w:snapToGrid w:val="0"/>
                  <w:color w:val="auto"/>
                  <w:sz w:val="20"/>
                  <w:szCs w:val="20"/>
                  <w:lang w:eastAsia="ja-JP"/>
                </w:rPr>
                <w:t>Default</w:t>
              </w:r>
            </w:ins>
          </w:p>
        </w:tc>
        <w:tc>
          <w:tcPr>
            <w:tcW w:w="4397" w:type="dxa"/>
          </w:tcPr>
          <w:p w:rsidR="00182187" w:rsidRPr="00ED708E" w:rsidRDefault="00182187" w:rsidP="002919C6">
            <w:pPr>
              <w:widowControl w:val="0"/>
              <w:spacing w:before="120"/>
              <w:ind w:left="-14" w:right="14"/>
              <w:jc w:val="center"/>
              <w:rPr>
                <w:ins w:id="14820" w:author="HungNguyen" w:date="2012-04-17T20:50:00Z"/>
                <w:b w:val="0"/>
                <w:lang w:eastAsia="ja-JP"/>
              </w:rPr>
            </w:pPr>
            <w:ins w:id="14821" w:author="HungNguyen" w:date="2012-04-17T20:50:00Z">
              <w:r w:rsidRPr="00ED708E">
                <w:rPr>
                  <w:rFonts w:ascii="Tahoma" w:eastAsia="MS Mincho" w:hAnsi="Tahoma" w:cs="Arial"/>
                  <w:b w:val="0"/>
                  <w:snapToGrid w:val="0"/>
                  <w:color w:val="auto"/>
                  <w:sz w:val="20"/>
                  <w:szCs w:val="20"/>
                  <w:lang w:eastAsia="ja-JP"/>
                </w:rPr>
                <w:t>Description</w:t>
              </w:r>
            </w:ins>
          </w:p>
        </w:tc>
      </w:tr>
      <w:tr w:rsidR="00182187" w:rsidTr="002919C6">
        <w:trPr>
          <w:ins w:id="14822" w:author="HungNguyen" w:date="2012-04-17T20:50:00Z"/>
        </w:trPr>
        <w:tc>
          <w:tcPr>
            <w:tcW w:w="551" w:type="dxa"/>
          </w:tcPr>
          <w:p w:rsidR="00182187" w:rsidRPr="00ED708E" w:rsidRDefault="00182187" w:rsidP="002919C6">
            <w:pPr>
              <w:pStyle w:val="comment"/>
              <w:ind w:left="0"/>
              <w:rPr>
                <w:ins w:id="14823" w:author="HungNguyen" w:date="2012-04-17T20:50:00Z"/>
                <w:rFonts w:ascii="Times New Roman" w:hAnsi="Times New Roman" w:cs="Times New Roman"/>
                <w:i w:val="0"/>
                <w:color w:val="auto"/>
                <w:sz w:val="22"/>
                <w:szCs w:val="22"/>
              </w:rPr>
            </w:pPr>
            <w:ins w:id="14824" w:author="HungNguyen" w:date="2012-04-17T20:50:00Z">
              <w:r w:rsidRPr="00ED708E">
                <w:rPr>
                  <w:rFonts w:ascii="Times New Roman" w:hAnsi="Times New Roman" w:cs="Times New Roman"/>
                  <w:i w:val="0"/>
                  <w:color w:val="auto"/>
                  <w:sz w:val="22"/>
                  <w:szCs w:val="22"/>
                </w:rPr>
                <w:t>01</w:t>
              </w:r>
            </w:ins>
          </w:p>
        </w:tc>
        <w:tc>
          <w:tcPr>
            <w:tcW w:w="1429" w:type="dxa"/>
          </w:tcPr>
          <w:p w:rsidR="00182187" w:rsidRPr="00ED708E" w:rsidRDefault="00182187" w:rsidP="002919C6">
            <w:pPr>
              <w:pStyle w:val="comment"/>
              <w:ind w:left="0"/>
              <w:rPr>
                <w:ins w:id="14825" w:author="HungNguyen" w:date="2012-04-17T20:50:00Z"/>
                <w:rFonts w:ascii="Times New Roman" w:hAnsi="Times New Roman" w:cs="Times New Roman"/>
                <w:i w:val="0"/>
                <w:color w:val="auto"/>
                <w:sz w:val="22"/>
                <w:szCs w:val="22"/>
              </w:rPr>
            </w:pPr>
            <w:proofErr w:type="spellStart"/>
            <w:ins w:id="14826" w:author="HungNguyen" w:date="2012-04-17T20:51:00Z">
              <w:r>
                <w:rPr>
                  <w:rFonts w:ascii="Times New Roman" w:hAnsi="Times New Roman" w:cs="Times New Roman"/>
                  <w:i w:val="0"/>
                  <w:color w:val="auto"/>
                  <w:sz w:val="22"/>
                  <w:szCs w:val="22"/>
                </w:rPr>
                <w:t>obj</w:t>
              </w:r>
            </w:ins>
            <w:proofErr w:type="spellEnd"/>
          </w:p>
        </w:tc>
        <w:tc>
          <w:tcPr>
            <w:tcW w:w="1440" w:type="dxa"/>
          </w:tcPr>
          <w:p w:rsidR="00182187" w:rsidRPr="00ED708E" w:rsidRDefault="00182187" w:rsidP="002919C6">
            <w:pPr>
              <w:pStyle w:val="comment"/>
              <w:ind w:left="0"/>
              <w:rPr>
                <w:ins w:id="14827" w:author="HungNguyen" w:date="2012-04-17T20:50:00Z"/>
                <w:rFonts w:ascii="Times New Roman" w:hAnsi="Times New Roman" w:cs="Times New Roman"/>
                <w:i w:val="0"/>
                <w:color w:val="auto"/>
                <w:sz w:val="22"/>
                <w:szCs w:val="22"/>
              </w:rPr>
            </w:pPr>
            <w:ins w:id="14828" w:author="HungNguyen" w:date="2012-04-17T20:51:00Z">
              <w:r>
                <w:rPr>
                  <w:rFonts w:ascii="Times New Roman" w:hAnsi="Times New Roman" w:cs="Times New Roman"/>
                  <w:i w:val="0"/>
                  <w:color w:val="auto"/>
                  <w:sz w:val="22"/>
                  <w:szCs w:val="22"/>
                </w:rPr>
                <w:t>Object</w:t>
              </w:r>
            </w:ins>
          </w:p>
        </w:tc>
        <w:tc>
          <w:tcPr>
            <w:tcW w:w="900" w:type="dxa"/>
          </w:tcPr>
          <w:p w:rsidR="00182187" w:rsidRPr="00ED708E" w:rsidRDefault="00182187" w:rsidP="002919C6">
            <w:pPr>
              <w:pStyle w:val="comment"/>
              <w:ind w:left="0"/>
              <w:rPr>
                <w:ins w:id="14829" w:author="HungNguyen" w:date="2012-04-17T20:50:00Z"/>
                <w:rFonts w:ascii="Times New Roman" w:hAnsi="Times New Roman" w:cs="Times New Roman"/>
                <w:i w:val="0"/>
                <w:color w:val="auto"/>
                <w:sz w:val="22"/>
                <w:szCs w:val="22"/>
              </w:rPr>
            </w:pPr>
            <w:ins w:id="14830" w:author="HungNguyen" w:date="2012-04-17T20:50:00Z">
              <w:r w:rsidRPr="00ED708E">
                <w:rPr>
                  <w:rFonts w:ascii="Times New Roman" w:hAnsi="Times New Roman" w:cs="Times New Roman"/>
                  <w:i w:val="0"/>
                  <w:color w:val="auto"/>
                  <w:sz w:val="22"/>
                  <w:szCs w:val="22"/>
                </w:rPr>
                <w:t xml:space="preserve">In </w:t>
              </w:r>
            </w:ins>
          </w:p>
        </w:tc>
        <w:tc>
          <w:tcPr>
            <w:tcW w:w="983" w:type="dxa"/>
          </w:tcPr>
          <w:p w:rsidR="00182187" w:rsidRPr="00ED708E" w:rsidRDefault="00182187" w:rsidP="002919C6">
            <w:pPr>
              <w:pStyle w:val="comment"/>
              <w:ind w:left="0"/>
              <w:rPr>
                <w:ins w:id="14831" w:author="HungNguyen" w:date="2012-04-17T20:50:00Z"/>
                <w:rFonts w:ascii="Times New Roman" w:hAnsi="Times New Roman" w:cs="Times New Roman"/>
                <w:i w:val="0"/>
                <w:sz w:val="22"/>
                <w:szCs w:val="22"/>
              </w:rPr>
            </w:pPr>
          </w:p>
        </w:tc>
        <w:tc>
          <w:tcPr>
            <w:tcW w:w="4397" w:type="dxa"/>
          </w:tcPr>
          <w:p w:rsidR="00182187" w:rsidRPr="00ED708E" w:rsidRDefault="00182187" w:rsidP="002919C6">
            <w:pPr>
              <w:pStyle w:val="comment"/>
              <w:ind w:left="0"/>
              <w:rPr>
                <w:ins w:id="14832" w:author="HungNguyen" w:date="2012-04-17T20:50:00Z"/>
                <w:rFonts w:ascii="Times New Roman" w:hAnsi="Times New Roman" w:cs="Times New Roman"/>
                <w:i w:val="0"/>
                <w:color w:val="auto"/>
                <w:sz w:val="22"/>
                <w:szCs w:val="22"/>
              </w:rPr>
            </w:pPr>
            <w:ins w:id="14833" w:author="HungNguyen" w:date="2012-04-17T20:50:00Z">
              <w:r>
                <w:rPr>
                  <w:rFonts w:ascii="Times New Roman" w:hAnsi="Times New Roman" w:cs="Times New Roman"/>
                  <w:i w:val="0"/>
                  <w:color w:val="auto"/>
                  <w:sz w:val="22"/>
                  <w:szCs w:val="22"/>
                </w:rPr>
                <w:t xml:space="preserve">parameter </w:t>
              </w:r>
            </w:ins>
          </w:p>
        </w:tc>
      </w:tr>
      <w:tr w:rsidR="00182187" w:rsidTr="002919C6">
        <w:trPr>
          <w:ins w:id="14834" w:author="HungNguyen" w:date="2012-04-17T20:50:00Z"/>
        </w:trPr>
        <w:tc>
          <w:tcPr>
            <w:tcW w:w="551" w:type="dxa"/>
          </w:tcPr>
          <w:p w:rsidR="00182187" w:rsidRPr="00ED708E" w:rsidRDefault="00182187" w:rsidP="002919C6">
            <w:pPr>
              <w:pStyle w:val="comment"/>
              <w:ind w:left="0"/>
              <w:rPr>
                <w:ins w:id="14835" w:author="HungNguyen" w:date="2012-04-17T20:50:00Z"/>
                <w:rFonts w:ascii="Times New Roman" w:hAnsi="Times New Roman" w:cs="Times New Roman"/>
                <w:i w:val="0"/>
                <w:color w:val="auto"/>
                <w:sz w:val="22"/>
                <w:szCs w:val="22"/>
              </w:rPr>
            </w:pPr>
            <w:ins w:id="14836" w:author="HungNguyen" w:date="2012-04-17T20:50:00Z">
              <w:r w:rsidRPr="00ED708E">
                <w:rPr>
                  <w:rFonts w:ascii="Times New Roman" w:hAnsi="Times New Roman" w:cs="Times New Roman"/>
                  <w:i w:val="0"/>
                  <w:color w:val="auto"/>
                  <w:sz w:val="22"/>
                  <w:szCs w:val="22"/>
                </w:rPr>
                <w:t>0</w:t>
              </w:r>
              <w:r>
                <w:rPr>
                  <w:rFonts w:ascii="Times New Roman" w:hAnsi="Times New Roman" w:cs="Times New Roman"/>
                  <w:i w:val="0"/>
                  <w:color w:val="auto"/>
                  <w:sz w:val="22"/>
                  <w:szCs w:val="22"/>
                </w:rPr>
                <w:t>2</w:t>
              </w:r>
            </w:ins>
          </w:p>
        </w:tc>
        <w:tc>
          <w:tcPr>
            <w:tcW w:w="1429" w:type="dxa"/>
          </w:tcPr>
          <w:p w:rsidR="00182187" w:rsidRPr="00ED708E" w:rsidRDefault="00182187" w:rsidP="002919C6">
            <w:pPr>
              <w:pStyle w:val="comment"/>
              <w:ind w:left="0"/>
              <w:rPr>
                <w:ins w:id="14837" w:author="HungNguyen" w:date="2012-04-17T20:50:00Z"/>
                <w:rFonts w:ascii="Times New Roman" w:hAnsi="Times New Roman" w:cs="Times New Roman"/>
                <w:i w:val="0"/>
                <w:color w:val="auto"/>
                <w:sz w:val="22"/>
                <w:szCs w:val="22"/>
              </w:rPr>
            </w:pPr>
            <w:ins w:id="14838" w:author="HungNguyen" w:date="2012-04-17T20:50:00Z">
              <w:r w:rsidRPr="00ED708E">
                <w:rPr>
                  <w:rFonts w:ascii="Times New Roman" w:hAnsi="Times New Roman" w:cs="Times New Roman"/>
                  <w:i w:val="0"/>
                  <w:color w:val="auto"/>
                  <w:sz w:val="22"/>
                  <w:szCs w:val="22"/>
                </w:rPr>
                <w:t>&lt;return &gt;</w:t>
              </w:r>
            </w:ins>
          </w:p>
        </w:tc>
        <w:tc>
          <w:tcPr>
            <w:tcW w:w="1440" w:type="dxa"/>
          </w:tcPr>
          <w:p w:rsidR="00182187" w:rsidRPr="00ED708E" w:rsidRDefault="00182187" w:rsidP="002919C6">
            <w:pPr>
              <w:pStyle w:val="comment"/>
              <w:ind w:left="0"/>
              <w:rPr>
                <w:ins w:id="14839" w:author="HungNguyen" w:date="2012-04-17T20:50:00Z"/>
                <w:rFonts w:ascii="Times New Roman" w:hAnsi="Times New Roman" w:cs="Times New Roman"/>
                <w:i w:val="0"/>
                <w:color w:val="auto"/>
                <w:sz w:val="22"/>
                <w:szCs w:val="22"/>
              </w:rPr>
            </w:pPr>
            <w:ins w:id="14840" w:author="HungNguyen" w:date="2012-04-17T20:50:00Z">
              <w:r>
                <w:rPr>
                  <w:rFonts w:ascii="Times New Roman" w:hAnsi="Times New Roman" w:cs="Times New Roman"/>
                  <w:i w:val="0"/>
                  <w:color w:val="auto"/>
                  <w:sz w:val="22"/>
                  <w:szCs w:val="22"/>
                </w:rPr>
                <w:t>Object</w:t>
              </w:r>
            </w:ins>
          </w:p>
        </w:tc>
        <w:tc>
          <w:tcPr>
            <w:tcW w:w="900" w:type="dxa"/>
          </w:tcPr>
          <w:p w:rsidR="00182187" w:rsidRPr="00ED708E" w:rsidRDefault="00182187" w:rsidP="002919C6">
            <w:pPr>
              <w:pStyle w:val="comment"/>
              <w:ind w:left="0"/>
              <w:rPr>
                <w:ins w:id="14841" w:author="HungNguyen" w:date="2012-04-17T20:50:00Z"/>
                <w:rFonts w:ascii="Times New Roman" w:hAnsi="Times New Roman" w:cs="Times New Roman"/>
                <w:i w:val="0"/>
                <w:color w:val="auto"/>
                <w:sz w:val="22"/>
                <w:szCs w:val="22"/>
              </w:rPr>
            </w:pPr>
            <w:ins w:id="14842" w:author="HungNguyen" w:date="2012-04-17T20:50:00Z">
              <w:r w:rsidRPr="00ED708E">
                <w:rPr>
                  <w:rFonts w:ascii="Times New Roman" w:hAnsi="Times New Roman" w:cs="Times New Roman"/>
                  <w:i w:val="0"/>
                  <w:color w:val="auto"/>
                  <w:sz w:val="22"/>
                  <w:szCs w:val="22"/>
                </w:rPr>
                <w:t>Out</w:t>
              </w:r>
            </w:ins>
          </w:p>
        </w:tc>
        <w:tc>
          <w:tcPr>
            <w:tcW w:w="983" w:type="dxa"/>
          </w:tcPr>
          <w:p w:rsidR="00182187" w:rsidRPr="00ED708E" w:rsidRDefault="00182187" w:rsidP="002919C6">
            <w:pPr>
              <w:pStyle w:val="comment"/>
              <w:ind w:left="0"/>
              <w:rPr>
                <w:ins w:id="14843" w:author="HungNguyen" w:date="2012-04-17T20:50:00Z"/>
                <w:rFonts w:ascii="Times New Roman" w:hAnsi="Times New Roman" w:cs="Times New Roman"/>
                <w:i w:val="0"/>
                <w:sz w:val="22"/>
                <w:szCs w:val="22"/>
              </w:rPr>
            </w:pPr>
          </w:p>
        </w:tc>
        <w:tc>
          <w:tcPr>
            <w:tcW w:w="4397" w:type="dxa"/>
          </w:tcPr>
          <w:p w:rsidR="00182187" w:rsidRPr="00ED708E" w:rsidRDefault="00182187" w:rsidP="002919C6">
            <w:pPr>
              <w:pStyle w:val="comment"/>
              <w:ind w:left="0"/>
              <w:rPr>
                <w:ins w:id="14844" w:author="HungNguyen" w:date="2012-04-17T20:50:00Z"/>
                <w:rFonts w:ascii="Times New Roman" w:hAnsi="Times New Roman" w:cs="Times New Roman"/>
                <w:i w:val="0"/>
                <w:color w:val="auto"/>
                <w:sz w:val="22"/>
                <w:szCs w:val="22"/>
              </w:rPr>
            </w:pPr>
            <w:ins w:id="14845" w:author="HungNguyen" w:date="2012-04-17T20:50:00Z">
              <w:r w:rsidRPr="00ED708E">
                <w:rPr>
                  <w:rFonts w:ascii="Times New Roman" w:hAnsi="Times New Roman" w:cs="Times New Roman"/>
                  <w:i w:val="0"/>
                  <w:color w:val="auto"/>
                  <w:sz w:val="22"/>
                  <w:szCs w:val="22"/>
                </w:rPr>
                <w:t>The returned result of method</w:t>
              </w:r>
            </w:ins>
          </w:p>
        </w:tc>
      </w:tr>
    </w:tbl>
    <w:p w:rsidR="00182187" w:rsidRPr="00002CBC" w:rsidRDefault="00182187">
      <w:pPr>
        <w:rPr>
          <w:ins w:id="14846" w:author="HungNguyen" w:date="2012-04-17T20:50:00Z"/>
        </w:rPr>
        <w:pPrChange w:id="14847" w:author="HungNguyen" w:date="2012-04-17T20:50:00Z">
          <w:pPr>
            <w:pStyle w:val="Heading6"/>
          </w:pPr>
        </w:pPrChange>
      </w:pPr>
    </w:p>
    <w:p w:rsidR="00182187" w:rsidRDefault="00182187">
      <w:pPr>
        <w:pStyle w:val="Heading6"/>
        <w:rPr>
          <w:ins w:id="14848" w:author="HungNguyen" w:date="2012-04-17T20:52:00Z"/>
        </w:rPr>
      </w:pPr>
      <w:ins w:id="14849" w:author="HungNguyen" w:date="2012-04-17T20:52:00Z">
        <w:r>
          <w:t>GetInlineRichTextBox method</w:t>
        </w:r>
      </w:ins>
    </w:p>
    <w:p w:rsidR="00BB63E9" w:rsidRPr="00D60E4A" w:rsidRDefault="00BB63E9" w:rsidP="00BB63E9">
      <w:pPr>
        <w:pStyle w:val="ListParagraph"/>
        <w:numPr>
          <w:ilvl w:val="0"/>
          <w:numId w:val="11"/>
        </w:numPr>
        <w:autoSpaceDE w:val="0"/>
        <w:autoSpaceDN w:val="0"/>
        <w:adjustRightInd w:val="0"/>
        <w:spacing w:after="0" w:line="240" w:lineRule="auto"/>
        <w:rPr>
          <w:ins w:id="14850" w:author="HungNguyen" w:date="2012-04-17T20:52:00Z"/>
          <w:rFonts w:ascii="Cambria" w:eastAsia="MS Gothic" w:hAnsi="Cambria"/>
          <w:b/>
          <w:bCs/>
          <w:i/>
          <w:iCs/>
          <w:color w:val="4F81BD"/>
        </w:rPr>
      </w:pPr>
      <w:ins w:id="14851" w:author="HungNguyen" w:date="2012-04-17T20:52:00Z">
        <w:r w:rsidRPr="00D60E4A">
          <w:rPr>
            <w:rFonts w:ascii="Cambria" w:eastAsia="MS Gothic" w:hAnsi="Cambria"/>
            <w:b/>
            <w:bCs/>
            <w:i/>
            <w:iCs/>
            <w:color w:val="4F81BD"/>
          </w:rPr>
          <w:t xml:space="preserve">Method Declaration:   </w:t>
        </w:r>
      </w:ins>
    </w:p>
    <w:p w:rsidR="00BB63E9" w:rsidRPr="00BB63E9" w:rsidRDefault="00BB63E9">
      <w:pPr>
        <w:pStyle w:val="ListParagraph"/>
        <w:autoSpaceDE w:val="0"/>
        <w:autoSpaceDN w:val="0"/>
        <w:adjustRightInd w:val="0"/>
        <w:spacing w:after="0" w:line="240" w:lineRule="auto"/>
        <w:ind w:firstLine="720"/>
        <w:rPr>
          <w:ins w:id="14852" w:author="HungNguyen" w:date="2012-04-17T20:53:00Z"/>
          <w:rFonts w:ascii="Consolas" w:eastAsiaTheme="minorEastAsia" w:hAnsi="Consolas" w:cs="Consolas"/>
          <w:sz w:val="19"/>
          <w:szCs w:val="19"/>
          <w:lang w:eastAsia="ja-JP"/>
        </w:rPr>
        <w:pPrChange w:id="14853" w:author="HungNguyen" w:date="2012-04-17T20:53:00Z">
          <w:pPr>
            <w:pStyle w:val="ListParagraph"/>
            <w:numPr>
              <w:numId w:val="11"/>
            </w:numPr>
            <w:autoSpaceDE w:val="0"/>
            <w:autoSpaceDN w:val="0"/>
            <w:adjustRightInd w:val="0"/>
            <w:spacing w:after="0" w:line="240" w:lineRule="auto"/>
            <w:ind w:hanging="360"/>
          </w:pPr>
        </w:pPrChange>
      </w:pPr>
      <w:proofErr w:type="gramStart"/>
      <w:ins w:id="14854" w:author="HungNguyen" w:date="2012-04-17T20:53:00Z">
        <w:r w:rsidRPr="00BB63E9">
          <w:rPr>
            <w:rFonts w:ascii="Consolas" w:eastAsiaTheme="minorEastAsia" w:hAnsi="Consolas" w:cs="Consolas"/>
            <w:color w:val="0000FF"/>
            <w:sz w:val="19"/>
            <w:szCs w:val="19"/>
            <w:lang w:eastAsia="ja-JP"/>
          </w:rPr>
          <w:t>public</w:t>
        </w:r>
        <w:proofErr w:type="gramEnd"/>
        <w:r w:rsidRPr="00BB63E9">
          <w:rPr>
            <w:rFonts w:ascii="Consolas" w:eastAsiaTheme="minorEastAsia" w:hAnsi="Consolas" w:cs="Consolas"/>
            <w:sz w:val="19"/>
            <w:szCs w:val="19"/>
            <w:lang w:eastAsia="ja-JP"/>
          </w:rPr>
          <w:t xml:space="preserve"> </w:t>
        </w:r>
        <w:r w:rsidRPr="00BB63E9">
          <w:rPr>
            <w:rFonts w:ascii="Consolas" w:eastAsiaTheme="minorEastAsia" w:hAnsi="Consolas" w:cs="Consolas"/>
            <w:color w:val="0000FF"/>
            <w:sz w:val="19"/>
            <w:szCs w:val="19"/>
            <w:lang w:eastAsia="ja-JP"/>
          </w:rPr>
          <w:t>static</w:t>
        </w:r>
        <w:r w:rsidRPr="00BB63E9">
          <w:rPr>
            <w:rFonts w:ascii="Consolas" w:eastAsiaTheme="minorEastAsia" w:hAnsi="Consolas" w:cs="Consolas"/>
            <w:sz w:val="19"/>
            <w:szCs w:val="19"/>
            <w:lang w:eastAsia="ja-JP"/>
          </w:rPr>
          <w:t xml:space="preserve"> </w:t>
        </w:r>
        <w:proofErr w:type="spellStart"/>
        <w:r w:rsidRPr="00BB63E9">
          <w:rPr>
            <w:rFonts w:ascii="Consolas" w:eastAsiaTheme="minorEastAsia" w:hAnsi="Consolas" w:cs="Consolas"/>
            <w:color w:val="2B91AF"/>
            <w:sz w:val="19"/>
            <w:szCs w:val="19"/>
            <w:lang w:eastAsia="ja-JP"/>
          </w:rPr>
          <w:t>IEnumerable</w:t>
        </w:r>
        <w:proofErr w:type="spellEnd"/>
        <w:r w:rsidRPr="00BB63E9">
          <w:rPr>
            <w:rFonts w:ascii="Consolas" w:eastAsiaTheme="minorEastAsia" w:hAnsi="Consolas" w:cs="Consolas"/>
            <w:sz w:val="19"/>
            <w:szCs w:val="19"/>
            <w:lang w:eastAsia="ja-JP"/>
          </w:rPr>
          <w:t>&lt;</w:t>
        </w:r>
        <w:proofErr w:type="spellStart"/>
        <w:r w:rsidRPr="00BB63E9">
          <w:rPr>
            <w:rFonts w:ascii="Consolas" w:eastAsiaTheme="minorEastAsia" w:hAnsi="Consolas" w:cs="Consolas"/>
            <w:color w:val="2B91AF"/>
            <w:sz w:val="19"/>
            <w:szCs w:val="19"/>
            <w:lang w:eastAsia="ja-JP"/>
          </w:rPr>
          <w:t>UIElement</w:t>
        </w:r>
        <w:proofErr w:type="spellEnd"/>
        <w:r w:rsidRPr="00BB63E9">
          <w:rPr>
            <w:rFonts w:ascii="Consolas" w:eastAsiaTheme="minorEastAsia" w:hAnsi="Consolas" w:cs="Consolas"/>
            <w:sz w:val="19"/>
            <w:szCs w:val="19"/>
            <w:lang w:eastAsia="ja-JP"/>
          </w:rPr>
          <w:t xml:space="preserve">&gt; </w:t>
        </w:r>
        <w:proofErr w:type="spellStart"/>
        <w:r w:rsidRPr="00BB63E9">
          <w:rPr>
            <w:rFonts w:ascii="Consolas" w:eastAsiaTheme="minorEastAsia" w:hAnsi="Consolas" w:cs="Consolas"/>
            <w:sz w:val="19"/>
            <w:szCs w:val="19"/>
            <w:lang w:eastAsia="ja-JP"/>
          </w:rPr>
          <w:t>GetInlineRichTextBoxs</w:t>
        </w:r>
        <w:proofErr w:type="spellEnd"/>
        <w:r w:rsidRPr="00BB63E9">
          <w:rPr>
            <w:rFonts w:ascii="Consolas" w:eastAsiaTheme="minorEastAsia" w:hAnsi="Consolas" w:cs="Consolas"/>
            <w:sz w:val="19"/>
            <w:szCs w:val="19"/>
            <w:lang w:eastAsia="ja-JP"/>
          </w:rPr>
          <w:t>(</w:t>
        </w:r>
        <w:proofErr w:type="spellStart"/>
        <w:r w:rsidRPr="00BB63E9">
          <w:rPr>
            <w:rFonts w:ascii="Consolas" w:eastAsiaTheme="minorEastAsia" w:hAnsi="Consolas" w:cs="Consolas"/>
            <w:color w:val="2B91AF"/>
            <w:sz w:val="19"/>
            <w:szCs w:val="19"/>
            <w:lang w:eastAsia="ja-JP"/>
          </w:rPr>
          <w:t>RichTextEditor</w:t>
        </w:r>
        <w:proofErr w:type="spellEnd"/>
        <w:r w:rsidRPr="00BB63E9">
          <w:rPr>
            <w:rFonts w:ascii="Consolas" w:eastAsiaTheme="minorEastAsia" w:hAnsi="Consolas" w:cs="Consolas"/>
            <w:sz w:val="19"/>
            <w:szCs w:val="19"/>
            <w:lang w:eastAsia="ja-JP"/>
          </w:rPr>
          <w:t xml:space="preserve"> </w:t>
        </w:r>
        <w:proofErr w:type="spellStart"/>
        <w:r w:rsidRPr="00BB63E9">
          <w:rPr>
            <w:rFonts w:ascii="Consolas" w:eastAsiaTheme="minorEastAsia" w:hAnsi="Consolas" w:cs="Consolas"/>
            <w:sz w:val="19"/>
            <w:szCs w:val="19"/>
            <w:lang w:eastAsia="ja-JP"/>
          </w:rPr>
          <w:t>rtb</w:t>
        </w:r>
        <w:proofErr w:type="spellEnd"/>
        <w:r w:rsidRPr="00BB63E9">
          <w:rPr>
            <w:rFonts w:ascii="Consolas" w:eastAsiaTheme="minorEastAsia" w:hAnsi="Consolas" w:cs="Consolas"/>
            <w:sz w:val="19"/>
            <w:szCs w:val="19"/>
            <w:lang w:eastAsia="ja-JP"/>
          </w:rPr>
          <w:t>)</w:t>
        </w:r>
      </w:ins>
    </w:p>
    <w:p w:rsidR="00BB63E9" w:rsidRPr="00ED708E" w:rsidRDefault="00BB63E9" w:rsidP="00BB63E9">
      <w:pPr>
        <w:pStyle w:val="ListParagraph"/>
        <w:autoSpaceDE w:val="0"/>
        <w:autoSpaceDN w:val="0"/>
        <w:adjustRightInd w:val="0"/>
        <w:spacing w:after="0" w:line="240" w:lineRule="auto"/>
        <w:ind w:firstLine="720"/>
        <w:rPr>
          <w:ins w:id="14855" w:author="HungNguyen" w:date="2012-04-17T20:52:00Z"/>
          <w:rFonts w:ascii="Consolas" w:eastAsiaTheme="minorEastAsia" w:hAnsi="Consolas" w:cs="Consolas"/>
          <w:sz w:val="19"/>
          <w:szCs w:val="19"/>
          <w:lang w:eastAsia="ja-JP"/>
        </w:rPr>
      </w:pPr>
    </w:p>
    <w:p w:rsidR="00BB63E9" w:rsidRPr="007032A5" w:rsidRDefault="00BB63E9" w:rsidP="00BB63E9">
      <w:pPr>
        <w:pStyle w:val="ListParagraph"/>
        <w:autoSpaceDE w:val="0"/>
        <w:autoSpaceDN w:val="0"/>
        <w:adjustRightInd w:val="0"/>
        <w:spacing w:after="0" w:line="240" w:lineRule="auto"/>
        <w:ind w:firstLine="720"/>
        <w:rPr>
          <w:ins w:id="14856" w:author="HungNguyen" w:date="2012-04-17T20:52:00Z"/>
          <w:rFonts w:ascii="Consolas" w:eastAsiaTheme="minorEastAsia" w:hAnsi="Consolas" w:cs="Consolas"/>
          <w:sz w:val="19"/>
          <w:szCs w:val="19"/>
          <w:lang w:eastAsia="ja-JP"/>
        </w:rPr>
      </w:pPr>
    </w:p>
    <w:p w:rsidR="00BB63E9" w:rsidRDefault="00BB63E9" w:rsidP="00BB63E9">
      <w:pPr>
        <w:autoSpaceDE w:val="0"/>
        <w:autoSpaceDN w:val="0"/>
        <w:adjustRightInd w:val="0"/>
        <w:spacing w:after="0" w:line="240" w:lineRule="auto"/>
        <w:rPr>
          <w:ins w:id="14857" w:author="HungNguyen" w:date="2012-04-17T20:52:00Z"/>
          <w:rFonts w:ascii="Consolas" w:eastAsiaTheme="minorEastAsia" w:hAnsi="Consolas" w:cs="Consolas"/>
          <w:sz w:val="19"/>
          <w:szCs w:val="19"/>
          <w:lang w:eastAsia="ja-JP"/>
        </w:rPr>
      </w:pPr>
    </w:p>
    <w:p w:rsidR="00BB63E9" w:rsidRPr="00D60E4A" w:rsidRDefault="00BB63E9" w:rsidP="00BB63E9">
      <w:pPr>
        <w:pStyle w:val="ListParagraph"/>
        <w:numPr>
          <w:ilvl w:val="0"/>
          <w:numId w:val="11"/>
        </w:numPr>
        <w:autoSpaceDE w:val="0"/>
        <w:autoSpaceDN w:val="0"/>
        <w:adjustRightInd w:val="0"/>
        <w:spacing w:after="0" w:line="240" w:lineRule="auto"/>
        <w:rPr>
          <w:ins w:id="14858" w:author="HungNguyen" w:date="2012-04-17T20:52:00Z"/>
          <w:rFonts w:ascii="Cambria" w:eastAsia="MS Gothic" w:hAnsi="Cambria"/>
          <w:b/>
          <w:bCs/>
          <w:i/>
          <w:iCs/>
          <w:color w:val="4F81BD"/>
        </w:rPr>
      </w:pPr>
      <w:ins w:id="14859" w:author="HungNguyen" w:date="2012-04-17T20:52:00Z">
        <w:r w:rsidRPr="00D60E4A">
          <w:rPr>
            <w:rFonts w:ascii="Cambria" w:eastAsia="MS Gothic" w:hAnsi="Cambria"/>
            <w:b/>
            <w:bCs/>
            <w:i/>
            <w:iCs/>
            <w:color w:val="4F81BD"/>
          </w:rPr>
          <w:t>Method Description:</w:t>
        </w:r>
      </w:ins>
    </w:p>
    <w:p w:rsidR="00BB63E9" w:rsidRDefault="00BB63E9" w:rsidP="00BB63E9">
      <w:pPr>
        <w:pStyle w:val="comment"/>
        <w:ind w:firstLine="720"/>
        <w:rPr>
          <w:ins w:id="14860" w:author="HungNguyen" w:date="2012-04-17T20:52:00Z"/>
          <w:i w:val="0"/>
          <w:color w:val="auto"/>
          <w:sz w:val="18"/>
          <w:szCs w:val="18"/>
        </w:rPr>
      </w:pPr>
      <w:ins w:id="14861" w:author="HungNguyen" w:date="2012-04-17T20:53:00Z">
        <w:r>
          <w:rPr>
            <w:rFonts w:ascii="Times New Roman" w:hAnsi="Times New Roman" w:cs="Times New Roman"/>
            <w:i w:val="0"/>
            <w:color w:val="auto"/>
            <w:sz w:val="22"/>
            <w:szCs w:val="22"/>
          </w:rPr>
          <w:t>Get content inline richtextbox</w:t>
        </w:r>
      </w:ins>
      <w:ins w:id="14862" w:author="HungNguyen" w:date="2012-04-17T20:52:00Z">
        <w:r>
          <w:rPr>
            <w:rFonts w:ascii="Times New Roman" w:hAnsi="Times New Roman" w:cs="Times New Roman"/>
            <w:i w:val="0"/>
            <w:color w:val="auto"/>
            <w:sz w:val="22"/>
            <w:szCs w:val="22"/>
          </w:rPr>
          <w:t>.</w:t>
        </w:r>
      </w:ins>
    </w:p>
    <w:p w:rsidR="00BB63E9" w:rsidRPr="00D60E4A" w:rsidRDefault="00BB63E9" w:rsidP="00BB63E9">
      <w:pPr>
        <w:pStyle w:val="ListParagraph"/>
        <w:numPr>
          <w:ilvl w:val="0"/>
          <w:numId w:val="11"/>
        </w:numPr>
        <w:autoSpaceDE w:val="0"/>
        <w:autoSpaceDN w:val="0"/>
        <w:adjustRightInd w:val="0"/>
        <w:spacing w:after="0" w:line="240" w:lineRule="auto"/>
        <w:rPr>
          <w:ins w:id="14863" w:author="HungNguyen" w:date="2012-04-17T20:52:00Z"/>
          <w:rFonts w:ascii="Cambria" w:eastAsia="MS Gothic" w:hAnsi="Cambria"/>
          <w:b/>
          <w:bCs/>
          <w:i/>
          <w:iCs/>
          <w:color w:val="4F81BD"/>
        </w:rPr>
      </w:pPr>
      <w:ins w:id="14864" w:author="HungNguyen" w:date="2012-04-17T20:52: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BB63E9" w:rsidRPr="00D229E5" w:rsidTr="002919C6">
        <w:trPr>
          <w:cnfStyle w:val="100000000000" w:firstRow="1" w:lastRow="0" w:firstColumn="0" w:lastColumn="0" w:oddVBand="0" w:evenVBand="0" w:oddHBand="0" w:evenHBand="0" w:firstRowFirstColumn="0" w:firstRowLastColumn="0" w:lastRowFirstColumn="0" w:lastRowLastColumn="0"/>
          <w:ins w:id="14865" w:author="HungNguyen" w:date="2012-04-17T20:52:00Z"/>
        </w:trPr>
        <w:tc>
          <w:tcPr>
            <w:tcW w:w="551" w:type="dxa"/>
          </w:tcPr>
          <w:p w:rsidR="00BB63E9" w:rsidRPr="00ED708E" w:rsidRDefault="00BB63E9" w:rsidP="002919C6">
            <w:pPr>
              <w:widowControl w:val="0"/>
              <w:spacing w:before="120"/>
              <w:ind w:left="-14" w:right="14"/>
              <w:jc w:val="center"/>
              <w:rPr>
                <w:ins w:id="14866" w:author="HungNguyen" w:date="2012-04-17T20:52:00Z"/>
                <w:b w:val="0"/>
                <w:lang w:eastAsia="ja-JP"/>
              </w:rPr>
            </w:pPr>
            <w:ins w:id="14867" w:author="HungNguyen" w:date="2012-04-17T20:52:00Z">
              <w:r w:rsidRPr="00ED708E">
                <w:rPr>
                  <w:rFonts w:ascii="Tahoma" w:eastAsia="MS Mincho" w:hAnsi="Tahoma" w:cs="Arial"/>
                  <w:b w:val="0"/>
                  <w:snapToGrid w:val="0"/>
                  <w:color w:val="auto"/>
                  <w:sz w:val="20"/>
                  <w:szCs w:val="20"/>
                  <w:lang w:eastAsia="ja-JP"/>
                </w:rPr>
                <w:t>No</w:t>
              </w:r>
            </w:ins>
          </w:p>
        </w:tc>
        <w:tc>
          <w:tcPr>
            <w:tcW w:w="1429" w:type="dxa"/>
          </w:tcPr>
          <w:p w:rsidR="00BB63E9" w:rsidRPr="00ED708E" w:rsidRDefault="00BB63E9" w:rsidP="002919C6">
            <w:pPr>
              <w:widowControl w:val="0"/>
              <w:spacing w:before="120"/>
              <w:ind w:left="-14" w:right="14"/>
              <w:jc w:val="center"/>
              <w:rPr>
                <w:ins w:id="14868" w:author="HungNguyen" w:date="2012-04-17T20:52:00Z"/>
                <w:b w:val="0"/>
                <w:lang w:eastAsia="ja-JP"/>
              </w:rPr>
            </w:pPr>
            <w:ins w:id="14869" w:author="HungNguyen" w:date="2012-04-17T20:52:00Z">
              <w:r w:rsidRPr="00ED708E">
                <w:rPr>
                  <w:rFonts w:ascii="Tahoma" w:eastAsia="MS Mincho" w:hAnsi="Tahoma" w:cs="Arial"/>
                  <w:b w:val="0"/>
                  <w:snapToGrid w:val="0"/>
                  <w:color w:val="auto"/>
                  <w:sz w:val="20"/>
                  <w:szCs w:val="20"/>
                  <w:lang w:eastAsia="ja-JP"/>
                </w:rPr>
                <w:t>Parameter</w:t>
              </w:r>
            </w:ins>
          </w:p>
        </w:tc>
        <w:tc>
          <w:tcPr>
            <w:tcW w:w="1440" w:type="dxa"/>
          </w:tcPr>
          <w:p w:rsidR="00BB63E9" w:rsidRPr="00ED708E" w:rsidRDefault="00BB63E9" w:rsidP="002919C6">
            <w:pPr>
              <w:widowControl w:val="0"/>
              <w:spacing w:before="120"/>
              <w:ind w:left="-14" w:right="14"/>
              <w:jc w:val="center"/>
              <w:rPr>
                <w:ins w:id="14870" w:author="HungNguyen" w:date="2012-04-17T20:52:00Z"/>
                <w:b w:val="0"/>
                <w:lang w:eastAsia="ja-JP"/>
              </w:rPr>
            </w:pPr>
            <w:ins w:id="14871" w:author="HungNguyen" w:date="2012-04-17T20:52:00Z">
              <w:r w:rsidRPr="00ED708E">
                <w:rPr>
                  <w:rFonts w:ascii="Tahoma" w:eastAsia="MS Mincho" w:hAnsi="Tahoma" w:cs="Arial"/>
                  <w:b w:val="0"/>
                  <w:snapToGrid w:val="0"/>
                  <w:color w:val="auto"/>
                  <w:sz w:val="20"/>
                  <w:szCs w:val="20"/>
                  <w:lang w:eastAsia="ja-JP"/>
                </w:rPr>
                <w:t>Type</w:t>
              </w:r>
            </w:ins>
          </w:p>
        </w:tc>
        <w:tc>
          <w:tcPr>
            <w:tcW w:w="900" w:type="dxa"/>
          </w:tcPr>
          <w:p w:rsidR="00BB63E9" w:rsidRPr="00ED708E" w:rsidRDefault="00BB63E9" w:rsidP="002919C6">
            <w:pPr>
              <w:widowControl w:val="0"/>
              <w:spacing w:before="120"/>
              <w:ind w:left="-14" w:right="14"/>
              <w:jc w:val="center"/>
              <w:rPr>
                <w:ins w:id="14872" w:author="HungNguyen" w:date="2012-04-17T20:52:00Z"/>
                <w:b w:val="0"/>
                <w:lang w:eastAsia="ja-JP"/>
              </w:rPr>
            </w:pPr>
            <w:ins w:id="14873" w:author="HungNguyen" w:date="2012-04-17T20:52:00Z">
              <w:r w:rsidRPr="00ED708E">
                <w:rPr>
                  <w:rFonts w:ascii="Tahoma" w:eastAsia="MS Mincho" w:hAnsi="Tahoma" w:cs="Arial"/>
                  <w:b w:val="0"/>
                  <w:snapToGrid w:val="0"/>
                  <w:color w:val="auto"/>
                  <w:sz w:val="20"/>
                  <w:szCs w:val="20"/>
                  <w:lang w:eastAsia="ja-JP"/>
                </w:rPr>
                <w:t>In/out</w:t>
              </w:r>
            </w:ins>
          </w:p>
        </w:tc>
        <w:tc>
          <w:tcPr>
            <w:tcW w:w="983" w:type="dxa"/>
          </w:tcPr>
          <w:p w:rsidR="00BB63E9" w:rsidRPr="00ED708E" w:rsidRDefault="00BB63E9" w:rsidP="002919C6">
            <w:pPr>
              <w:widowControl w:val="0"/>
              <w:spacing w:before="120"/>
              <w:ind w:left="-14" w:right="14"/>
              <w:jc w:val="center"/>
              <w:rPr>
                <w:ins w:id="14874" w:author="HungNguyen" w:date="2012-04-17T20:52:00Z"/>
                <w:b w:val="0"/>
                <w:lang w:eastAsia="ja-JP"/>
              </w:rPr>
            </w:pPr>
            <w:ins w:id="14875" w:author="HungNguyen" w:date="2012-04-17T20:52:00Z">
              <w:r w:rsidRPr="00ED708E">
                <w:rPr>
                  <w:rFonts w:ascii="Tahoma" w:eastAsia="MS Mincho" w:hAnsi="Tahoma" w:cs="Arial"/>
                  <w:b w:val="0"/>
                  <w:snapToGrid w:val="0"/>
                  <w:color w:val="auto"/>
                  <w:sz w:val="20"/>
                  <w:szCs w:val="20"/>
                  <w:lang w:eastAsia="ja-JP"/>
                </w:rPr>
                <w:t>Default</w:t>
              </w:r>
            </w:ins>
          </w:p>
        </w:tc>
        <w:tc>
          <w:tcPr>
            <w:tcW w:w="4397" w:type="dxa"/>
          </w:tcPr>
          <w:p w:rsidR="00BB63E9" w:rsidRPr="00ED708E" w:rsidRDefault="00BB63E9" w:rsidP="002919C6">
            <w:pPr>
              <w:widowControl w:val="0"/>
              <w:spacing w:before="120"/>
              <w:ind w:left="-14" w:right="14"/>
              <w:jc w:val="center"/>
              <w:rPr>
                <w:ins w:id="14876" w:author="HungNguyen" w:date="2012-04-17T20:52:00Z"/>
                <w:b w:val="0"/>
                <w:lang w:eastAsia="ja-JP"/>
              </w:rPr>
            </w:pPr>
            <w:ins w:id="14877" w:author="HungNguyen" w:date="2012-04-17T20:52:00Z">
              <w:r w:rsidRPr="00ED708E">
                <w:rPr>
                  <w:rFonts w:ascii="Tahoma" w:eastAsia="MS Mincho" w:hAnsi="Tahoma" w:cs="Arial"/>
                  <w:b w:val="0"/>
                  <w:snapToGrid w:val="0"/>
                  <w:color w:val="auto"/>
                  <w:sz w:val="20"/>
                  <w:szCs w:val="20"/>
                  <w:lang w:eastAsia="ja-JP"/>
                </w:rPr>
                <w:t>Description</w:t>
              </w:r>
            </w:ins>
          </w:p>
        </w:tc>
      </w:tr>
      <w:tr w:rsidR="00BB63E9" w:rsidTr="002919C6">
        <w:trPr>
          <w:ins w:id="14878" w:author="HungNguyen" w:date="2012-04-17T20:52:00Z"/>
        </w:trPr>
        <w:tc>
          <w:tcPr>
            <w:tcW w:w="551" w:type="dxa"/>
          </w:tcPr>
          <w:p w:rsidR="00BB63E9" w:rsidRPr="00ED708E" w:rsidRDefault="00BB63E9" w:rsidP="002919C6">
            <w:pPr>
              <w:pStyle w:val="comment"/>
              <w:ind w:left="0"/>
              <w:rPr>
                <w:ins w:id="14879" w:author="HungNguyen" w:date="2012-04-17T20:52:00Z"/>
                <w:rFonts w:ascii="Times New Roman" w:hAnsi="Times New Roman" w:cs="Times New Roman"/>
                <w:i w:val="0"/>
                <w:color w:val="auto"/>
                <w:sz w:val="22"/>
                <w:szCs w:val="22"/>
              </w:rPr>
            </w:pPr>
            <w:ins w:id="14880" w:author="HungNguyen" w:date="2012-04-17T20:52:00Z">
              <w:r w:rsidRPr="00ED708E">
                <w:rPr>
                  <w:rFonts w:ascii="Times New Roman" w:hAnsi="Times New Roman" w:cs="Times New Roman"/>
                  <w:i w:val="0"/>
                  <w:color w:val="auto"/>
                  <w:sz w:val="22"/>
                  <w:szCs w:val="22"/>
                </w:rPr>
                <w:t>01</w:t>
              </w:r>
            </w:ins>
          </w:p>
        </w:tc>
        <w:tc>
          <w:tcPr>
            <w:tcW w:w="1429" w:type="dxa"/>
          </w:tcPr>
          <w:p w:rsidR="00BB63E9" w:rsidRPr="00ED708E" w:rsidRDefault="00BB63E9" w:rsidP="002919C6">
            <w:pPr>
              <w:pStyle w:val="comment"/>
              <w:ind w:left="0"/>
              <w:rPr>
                <w:ins w:id="14881" w:author="HungNguyen" w:date="2012-04-17T20:52:00Z"/>
                <w:rFonts w:ascii="Times New Roman" w:hAnsi="Times New Roman" w:cs="Times New Roman"/>
                <w:i w:val="0"/>
                <w:color w:val="auto"/>
                <w:sz w:val="22"/>
                <w:szCs w:val="22"/>
              </w:rPr>
            </w:pPr>
            <w:proofErr w:type="spellStart"/>
            <w:ins w:id="14882" w:author="HungNguyen" w:date="2012-04-17T20:54:00Z">
              <w:r>
                <w:rPr>
                  <w:rFonts w:ascii="Times New Roman" w:hAnsi="Times New Roman" w:cs="Times New Roman"/>
                  <w:i w:val="0"/>
                  <w:color w:val="auto"/>
                  <w:sz w:val="22"/>
                  <w:szCs w:val="22"/>
                </w:rPr>
                <w:t>rtb</w:t>
              </w:r>
            </w:ins>
            <w:proofErr w:type="spellEnd"/>
          </w:p>
        </w:tc>
        <w:tc>
          <w:tcPr>
            <w:tcW w:w="1440" w:type="dxa"/>
          </w:tcPr>
          <w:p w:rsidR="00BB63E9" w:rsidRPr="00ED708E" w:rsidRDefault="00BB63E9" w:rsidP="002919C6">
            <w:pPr>
              <w:pStyle w:val="comment"/>
              <w:ind w:left="0"/>
              <w:rPr>
                <w:ins w:id="14883" w:author="HungNguyen" w:date="2012-04-17T20:52:00Z"/>
                <w:rFonts w:ascii="Times New Roman" w:hAnsi="Times New Roman" w:cs="Times New Roman"/>
                <w:i w:val="0"/>
                <w:color w:val="auto"/>
                <w:sz w:val="22"/>
                <w:szCs w:val="22"/>
              </w:rPr>
            </w:pPr>
            <w:proofErr w:type="spellStart"/>
            <w:ins w:id="14884" w:author="HungNguyen" w:date="2012-04-17T20:54:00Z">
              <w:r>
                <w:rPr>
                  <w:rFonts w:ascii="Times New Roman" w:hAnsi="Times New Roman" w:cs="Times New Roman"/>
                  <w:i w:val="0"/>
                  <w:color w:val="auto"/>
                  <w:sz w:val="22"/>
                  <w:szCs w:val="22"/>
                </w:rPr>
                <w:t>RichTextBox</w:t>
              </w:r>
            </w:ins>
            <w:proofErr w:type="spellEnd"/>
          </w:p>
        </w:tc>
        <w:tc>
          <w:tcPr>
            <w:tcW w:w="900" w:type="dxa"/>
          </w:tcPr>
          <w:p w:rsidR="00BB63E9" w:rsidRPr="00ED708E" w:rsidRDefault="00BB63E9" w:rsidP="002919C6">
            <w:pPr>
              <w:pStyle w:val="comment"/>
              <w:ind w:left="0"/>
              <w:rPr>
                <w:ins w:id="14885" w:author="HungNguyen" w:date="2012-04-17T20:52:00Z"/>
                <w:rFonts w:ascii="Times New Roman" w:hAnsi="Times New Roman" w:cs="Times New Roman"/>
                <w:i w:val="0"/>
                <w:color w:val="auto"/>
                <w:sz w:val="22"/>
                <w:szCs w:val="22"/>
              </w:rPr>
            </w:pPr>
            <w:ins w:id="14886" w:author="HungNguyen" w:date="2012-04-17T20:52:00Z">
              <w:r w:rsidRPr="00ED708E">
                <w:rPr>
                  <w:rFonts w:ascii="Times New Roman" w:hAnsi="Times New Roman" w:cs="Times New Roman"/>
                  <w:i w:val="0"/>
                  <w:color w:val="auto"/>
                  <w:sz w:val="22"/>
                  <w:szCs w:val="22"/>
                </w:rPr>
                <w:t xml:space="preserve">In </w:t>
              </w:r>
            </w:ins>
          </w:p>
        </w:tc>
        <w:tc>
          <w:tcPr>
            <w:tcW w:w="983" w:type="dxa"/>
          </w:tcPr>
          <w:p w:rsidR="00BB63E9" w:rsidRPr="00ED708E" w:rsidRDefault="00BB63E9" w:rsidP="002919C6">
            <w:pPr>
              <w:pStyle w:val="comment"/>
              <w:ind w:left="0"/>
              <w:rPr>
                <w:ins w:id="14887" w:author="HungNguyen" w:date="2012-04-17T20:52:00Z"/>
                <w:rFonts w:ascii="Times New Roman" w:hAnsi="Times New Roman" w:cs="Times New Roman"/>
                <w:i w:val="0"/>
                <w:sz w:val="22"/>
                <w:szCs w:val="22"/>
              </w:rPr>
            </w:pPr>
          </w:p>
        </w:tc>
        <w:tc>
          <w:tcPr>
            <w:tcW w:w="4397" w:type="dxa"/>
          </w:tcPr>
          <w:p w:rsidR="00BB63E9" w:rsidRPr="00ED708E" w:rsidRDefault="00BB63E9" w:rsidP="002919C6">
            <w:pPr>
              <w:pStyle w:val="comment"/>
              <w:ind w:left="0"/>
              <w:rPr>
                <w:ins w:id="14888" w:author="HungNguyen" w:date="2012-04-17T20:52:00Z"/>
                <w:rFonts w:ascii="Times New Roman" w:hAnsi="Times New Roman" w:cs="Times New Roman"/>
                <w:i w:val="0"/>
                <w:color w:val="auto"/>
                <w:sz w:val="22"/>
                <w:szCs w:val="22"/>
              </w:rPr>
            </w:pPr>
            <w:ins w:id="14889" w:author="HungNguyen" w:date="2012-04-17T20:52:00Z">
              <w:r>
                <w:rPr>
                  <w:rFonts w:ascii="Times New Roman" w:hAnsi="Times New Roman" w:cs="Times New Roman"/>
                  <w:i w:val="0"/>
                  <w:color w:val="auto"/>
                  <w:sz w:val="22"/>
                  <w:szCs w:val="22"/>
                </w:rPr>
                <w:t xml:space="preserve">parameter </w:t>
              </w:r>
            </w:ins>
          </w:p>
        </w:tc>
      </w:tr>
      <w:tr w:rsidR="00BB63E9" w:rsidTr="002919C6">
        <w:trPr>
          <w:ins w:id="14890" w:author="HungNguyen" w:date="2012-04-17T20:52:00Z"/>
        </w:trPr>
        <w:tc>
          <w:tcPr>
            <w:tcW w:w="551" w:type="dxa"/>
          </w:tcPr>
          <w:p w:rsidR="00BB63E9" w:rsidRPr="00ED708E" w:rsidRDefault="00BB63E9" w:rsidP="002919C6">
            <w:pPr>
              <w:pStyle w:val="comment"/>
              <w:ind w:left="0"/>
              <w:rPr>
                <w:ins w:id="14891" w:author="HungNguyen" w:date="2012-04-17T20:52:00Z"/>
                <w:rFonts w:ascii="Times New Roman" w:hAnsi="Times New Roman" w:cs="Times New Roman"/>
                <w:i w:val="0"/>
                <w:color w:val="auto"/>
                <w:sz w:val="22"/>
                <w:szCs w:val="22"/>
              </w:rPr>
            </w:pPr>
            <w:ins w:id="14892" w:author="HungNguyen" w:date="2012-04-17T20:52:00Z">
              <w:r w:rsidRPr="00ED708E">
                <w:rPr>
                  <w:rFonts w:ascii="Times New Roman" w:hAnsi="Times New Roman" w:cs="Times New Roman"/>
                  <w:i w:val="0"/>
                  <w:color w:val="auto"/>
                  <w:sz w:val="22"/>
                  <w:szCs w:val="22"/>
                </w:rPr>
                <w:t>0</w:t>
              </w:r>
              <w:r>
                <w:rPr>
                  <w:rFonts w:ascii="Times New Roman" w:hAnsi="Times New Roman" w:cs="Times New Roman"/>
                  <w:i w:val="0"/>
                  <w:color w:val="auto"/>
                  <w:sz w:val="22"/>
                  <w:szCs w:val="22"/>
                </w:rPr>
                <w:t>2</w:t>
              </w:r>
            </w:ins>
          </w:p>
        </w:tc>
        <w:tc>
          <w:tcPr>
            <w:tcW w:w="1429" w:type="dxa"/>
          </w:tcPr>
          <w:p w:rsidR="00BB63E9" w:rsidRPr="00ED708E" w:rsidRDefault="00BB63E9" w:rsidP="002919C6">
            <w:pPr>
              <w:pStyle w:val="comment"/>
              <w:ind w:left="0"/>
              <w:rPr>
                <w:ins w:id="14893" w:author="HungNguyen" w:date="2012-04-17T20:52:00Z"/>
                <w:rFonts w:ascii="Times New Roman" w:hAnsi="Times New Roman" w:cs="Times New Roman"/>
                <w:i w:val="0"/>
                <w:color w:val="auto"/>
                <w:sz w:val="22"/>
                <w:szCs w:val="22"/>
              </w:rPr>
            </w:pPr>
            <w:ins w:id="14894" w:author="HungNguyen" w:date="2012-04-17T20:52:00Z">
              <w:r w:rsidRPr="00ED708E">
                <w:rPr>
                  <w:rFonts w:ascii="Times New Roman" w:hAnsi="Times New Roman" w:cs="Times New Roman"/>
                  <w:i w:val="0"/>
                  <w:color w:val="auto"/>
                  <w:sz w:val="22"/>
                  <w:szCs w:val="22"/>
                </w:rPr>
                <w:t>&lt;return &gt;</w:t>
              </w:r>
            </w:ins>
          </w:p>
        </w:tc>
        <w:tc>
          <w:tcPr>
            <w:tcW w:w="1440" w:type="dxa"/>
          </w:tcPr>
          <w:p w:rsidR="00BB63E9" w:rsidRPr="00ED708E" w:rsidRDefault="00BB63E9" w:rsidP="002919C6">
            <w:pPr>
              <w:pStyle w:val="comment"/>
              <w:ind w:left="0"/>
              <w:rPr>
                <w:ins w:id="14895" w:author="HungNguyen" w:date="2012-04-17T20:52:00Z"/>
                <w:rFonts w:ascii="Times New Roman" w:hAnsi="Times New Roman" w:cs="Times New Roman"/>
                <w:i w:val="0"/>
                <w:color w:val="auto"/>
                <w:sz w:val="22"/>
                <w:szCs w:val="22"/>
              </w:rPr>
            </w:pPr>
            <w:proofErr w:type="spellStart"/>
            <w:ins w:id="14896" w:author="HungNguyen" w:date="2012-04-17T20:54:00Z">
              <w:r>
                <w:rPr>
                  <w:rFonts w:ascii="Times New Roman" w:hAnsi="Times New Roman" w:cs="Times New Roman"/>
                  <w:i w:val="0"/>
                  <w:color w:val="auto"/>
                  <w:sz w:val="22"/>
                  <w:szCs w:val="22"/>
                </w:rPr>
                <w:t>IEumerable</w:t>
              </w:r>
              <w:proofErr w:type="spellEnd"/>
              <w:r>
                <w:rPr>
                  <w:rFonts w:ascii="Times New Roman" w:hAnsi="Times New Roman" w:cs="Times New Roman"/>
                  <w:i w:val="0"/>
                  <w:color w:val="auto"/>
                  <w:sz w:val="22"/>
                  <w:szCs w:val="22"/>
                </w:rPr>
                <w:t>&lt;</w:t>
              </w:r>
              <w:proofErr w:type="spellStart"/>
              <w:r>
                <w:rPr>
                  <w:rFonts w:ascii="Times New Roman" w:hAnsi="Times New Roman" w:cs="Times New Roman"/>
                  <w:i w:val="0"/>
                  <w:color w:val="auto"/>
                  <w:sz w:val="22"/>
                  <w:szCs w:val="22"/>
                </w:rPr>
                <w:t>UIElement</w:t>
              </w:r>
              <w:proofErr w:type="spellEnd"/>
              <w:r>
                <w:rPr>
                  <w:rFonts w:ascii="Times New Roman" w:hAnsi="Times New Roman" w:cs="Times New Roman"/>
                  <w:i w:val="0"/>
                  <w:color w:val="auto"/>
                  <w:sz w:val="22"/>
                  <w:szCs w:val="22"/>
                </w:rPr>
                <w:t>&gt;</w:t>
              </w:r>
            </w:ins>
          </w:p>
        </w:tc>
        <w:tc>
          <w:tcPr>
            <w:tcW w:w="900" w:type="dxa"/>
          </w:tcPr>
          <w:p w:rsidR="00BB63E9" w:rsidRPr="00ED708E" w:rsidRDefault="00BB63E9" w:rsidP="002919C6">
            <w:pPr>
              <w:pStyle w:val="comment"/>
              <w:ind w:left="0"/>
              <w:rPr>
                <w:ins w:id="14897" w:author="HungNguyen" w:date="2012-04-17T20:52:00Z"/>
                <w:rFonts w:ascii="Times New Roman" w:hAnsi="Times New Roman" w:cs="Times New Roman"/>
                <w:i w:val="0"/>
                <w:color w:val="auto"/>
                <w:sz w:val="22"/>
                <w:szCs w:val="22"/>
              </w:rPr>
            </w:pPr>
            <w:ins w:id="14898" w:author="HungNguyen" w:date="2012-04-17T20:52:00Z">
              <w:r w:rsidRPr="00ED708E">
                <w:rPr>
                  <w:rFonts w:ascii="Times New Roman" w:hAnsi="Times New Roman" w:cs="Times New Roman"/>
                  <w:i w:val="0"/>
                  <w:color w:val="auto"/>
                  <w:sz w:val="22"/>
                  <w:szCs w:val="22"/>
                </w:rPr>
                <w:t>Out</w:t>
              </w:r>
            </w:ins>
          </w:p>
        </w:tc>
        <w:tc>
          <w:tcPr>
            <w:tcW w:w="983" w:type="dxa"/>
          </w:tcPr>
          <w:p w:rsidR="00BB63E9" w:rsidRPr="00ED708E" w:rsidRDefault="00BB63E9" w:rsidP="002919C6">
            <w:pPr>
              <w:pStyle w:val="comment"/>
              <w:ind w:left="0"/>
              <w:rPr>
                <w:ins w:id="14899" w:author="HungNguyen" w:date="2012-04-17T20:52:00Z"/>
                <w:rFonts w:ascii="Times New Roman" w:hAnsi="Times New Roman" w:cs="Times New Roman"/>
                <w:i w:val="0"/>
                <w:sz w:val="22"/>
                <w:szCs w:val="22"/>
              </w:rPr>
            </w:pPr>
          </w:p>
        </w:tc>
        <w:tc>
          <w:tcPr>
            <w:tcW w:w="4397" w:type="dxa"/>
          </w:tcPr>
          <w:p w:rsidR="00BB63E9" w:rsidRPr="00ED708E" w:rsidRDefault="00BB63E9" w:rsidP="002919C6">
            <w:pPr>
              <w:pStyle w:val="comment"/>
              <w:ind w:left="0"/>
              <w:rPr>
                <w:ins w:id="14900" w:author="HungNguyen" w:date="2012-04-17T20:52:00Z"/>
                <w:rFonts w:ascii="Times New Roman" w:hAnsi="Times New Roman" w:cs="Times New Roman"/>
                <w:i w:val="0"/>
                <w:color w:val="auto"/>
                <w:sz w:val="22"/>
                <w:szCs w:val="22"/>
              </w:rPr>
            </w:pPr>
            <w:ins w:id="14901" w:author="HungNguyen" w:date="2012-04-17T20:52:00Z">
              <w:r w:rsidRPr="00ED708E">
                <w:rPr>
                  <w:rFonts w:ascii="Times New Roman" w:hAnsi="Times New Roman" w:cs="Times New Roman"/>
                  <w:i w:val="0"/>
                  <w:color w:val="auto"/>
                  <w:sz w:val="22"/>
                  <w:szCs w:val="22"/>
                </w:rPr>
                <w:t>The returned result of method</w:t>
              </w:r>
            </w:ins>
          </w:p>
        </w:tc>
      </w:tr>
    </w:tbl>
    <w:p w:rsidR="00182187" w:rsidRPr="00002CBC" w:rsidRDefault="00182187">
      <w:pPr>
        <w:rPr>
          <w:ins w:id="14902" w:author="HungNguyen" w:date="2012-04-17T20:52:00Z"/>
        </w:rPr>
        <w:pPrChange w:id="14903" w:author="HungNguyen" w:date="2012-04-17T20:52:00Z">
          <w:pPr>
            <w:pStyle w:val="Heading6"/>
          </w:pPr>
        </w:pPrChange>
      </w:pPr>
    </w:p>
    <w:p w:rsidR="00BB63E9" w:rsidRDefault="00BB63E9">
      <w:pPr>
        <w:pStyle w:val="Heading6"/>
        <w:rPr>
          <w:ins w:id="14904" w:author="HungNguyen" w:date="2012-04-17T20:55:00Z"/>
        </w:rPr>
      </w:pPr>
      <w:ins w:id="14905" w:author="HungNguyen" w:date="2012-04-17T20:54:00Z">
        <w:r>
          <w:t>ProcessBeforeSaving method</w:t>
        </w:r>
      </w:ins>
    </w:p>
    <w:p w:rsidR="00BB63E9" w:rsidRPr="00D60E4A" w:rsidRDefault="00BB63E9" w:rsidP="00BB63E9">
      <w:pPr>
        <w:pStyle w:val="ListParagraph"/>
        <w:numPr>
          <w:ilvl w:val="0"/>
          <w:numId w:val="11"/>
        </w:numPr>
        <w:autoSpaceDE w:val="0"/>
        <w:autoSpaceDN w:val="0"/>
        <w:adjustRightInd w:val="0"/>
        <w:spacing w:after="0" w:line="240" w:lineRule="auto"/>
        <w:rPr>
          <w:ins w:id="14906" w:author="HungNguyen" w:date="2012-04-17T20:55:00Z"/>
          <w:rFonts w:ascii="Cambria" w:eastAsia="MS Gothic" w:hAnsi="Cambria"/>
          <w:b/>
          <w:bCs/>
          <w:i/>
          <w:iCs/>
          <w:color w:val="4F81BD"/>
        </w:rPr>
      </w:pPr>
      <w:ins w:id="14907" w:author="HungNguyen" w:date="2012-04-17T20:55:00Z">
        <w:r w:rsidRPr="00D60E4A">
          <w:rPr>
            <w:rFonts w:ascii="Cambria" w:eastAsia="MS Gothic" w:hAnsi="Cambria"/>
            <w:b/>
            <w:bCs/>
            <w:i/>
            <w:iCs/>
            <w:color w:val="4F81BD"/>
          </w:rPr>
          <w:t xml:space="preserve">Method Declaration:   </w:t>
        </w:r>
      </w:ins>
    </w:p>
    <w:p w:rsidR="00BB63E9" w:rsidRPr="00BB63E9" w:rsidRDefault="00BB63E9">
      <w:pPr>
        <w:pStyle w:val="ListParagraph"/>
        <w:autoSpaceDE w:val="0"/>
        <w:autoSpaceDN w:val="0"/>
        <w:adjustRightInd w:val="0"/>
        <w:spacing w:after="0" w:line="240" w:lineRule="auto"/>
        <w:ind w:firstLine="720"/>
        <w:rPr>
          <w:ins w:id="14908" w:author="HungNguyen" w:date="2012-04-17T20:55:00Z"/>
          <w:rFonts w:ascii="Consolas" w:eastAsiaTheme="minorEastAsia" w:hAnsi="Consolas" w:cs="Consolas"/>
          <w:sz w:val="19"/>
          <w:szCs w:val="19"/>
          <w:lang w:eastAsia="ja-JP"/>
        </w:rPr>
        <w:pPrChange w:id="14909" w:author="HungNguyen" w:date="2012-04-17T20:55:00Z">
          <w:pPr>
            <w:pStyle w:val="ListParagraph"/>
            <w:numPr>
              <w:numId w:val="11"/>
            </w:numPr>
            <w:autoSpaceDE w:val="0"/>
            <w:autoSpaceDN w:val="0"/>
            <w:adjustRightInd w:val="0"/>
            <w:spacing w:after="0" w:line="240" w:lineRule="auto"/>
            <w:ind w:hanging="360"/>
          </w:pPr>
        </w:pPrChange>
      </w:pPr>
      <w:proofErr w:type="gramStart"/>
      <w:ins w:id="14910" w:author="HungNguyen" w:date="2012-04-17T20:55:00Z">
        <w:r w:rsidRPr="00BB63E9">
          <w:rPr>
            <w:rFonts w:ascii="Consolas" w:eastAsiaTheme="minorEastAsia" w:hAnsi="Consolas" w:cs="Consolas"/>
            <w:color w:val="0000FF"/>
            <w:sz w:val="19"/>
            <w:szCs w:val="19"/>
            <w:lang w:eastAsia="ja-JP"/>
          </w:rPr>
          <w:t>public</w:t>
        </w:r>
        <w:proofErr w:type="gramEnd"/>
        <w:r w:rsidRPr="00BB63E9">
          <w:rPr>
            <w:rFonts w:ascii="Consolas" w:eastAsiaTheme="minorEastAsia" w:hAnsi="Consolas" w:cs="Consolas"/>
            <w:sz w:val="19"/>
            <w:szCs w:val="19"/>
            <w:lang w:eastAsia="ja-JP"/>
          </w:rPr>
          <w:t xml:space="preserve"> </w:t>
        </w:r>
        <w:r w:rsidRPr="00BB63E9">
          <w:rPr>
            <w:rFonts w:ascii="Consolas" w:eastAsiaTheme="minorEastAsia" w:hAnsi="Consolas" w:cs="Consolas"/>
            <w:color w:val="0000FF"/>
            <w:sz w:val="19"/>
            <w:szCs w:val="19"/>
            <w:lang w:eastAsia="ja-JP"/>
          </w:rPr>
          <w:t>static</w:t>
        </w:r>
        <w:r w:rsidRPr="00BB63E9">
          <w:rPr>
            <w:rFonts w:ascii="Consolas" w:eastAsiaTheme="minorEastAsia" w:hAnsi="Consolas" w:cs="Consolas"/>
            <w:sz w:val="19"/>
            <w:szCs w:val="19"/>
            <w:lang w:eastAsia="ja-JP"/>
          </w:rPr>
          <w:t xml:space="preserve"> </w:t>
        </w:r>
        <w:r w:rsidRPr="00BB63E9">
          <w:rPr>
            <w:rFonts w:ascii="Consolas" w:eastAsiaTheme="minorEastAsia" w:hAnsi="Consolas" w:cs="Consolas"/>
            <w:color w:val="0000FF"/>
            <w:sz w:val="19"/>
            <w:szCs w:val="19"/>
            <w:lang w:eastAsia="ja-JP"/>
          </w:rPr>
          <w:t>void</w:t>
        </w:r>
        <w:r w:rsidRPr="00BB63E9">
          <w:rPr>
            <w:rFonts w:ascii="Consolas" w:eastAsiaTheme="minorEastAsia" w:hAnsi="Consolas" w:cs="Consolas"/>
            <w:sz w:val="19"/>
            <w:szCs w:val="19"/>
            <w:lang w:eastAsia="ja-JP"/>
          </w:rPr>
          <w:t xml:space="preserve"> ProcessBeforeSaving(</w:t>
        </w:r>
        <w:r w:rsidRPr="00BB63E9">
          <w:rPr>
            <w:rFonts w:ascii="Consolas" w:eastAsiaTheme="minorEastAsia" w:hAnsi="Consolas" w:cs="Consolas"/>
            <w:color w:val="2B91AF"/>
            <w:sz w:val="19"/>
            <w:szCs w:val="19"/>
            <w:lang w:eastAsia="ja-JP"/>
          </w:rPr>
          <w:t>Inline</w:t>
        </w:r>
        <w:r w:rsidRPr="00BB63E9">
          <w:rPr>
            <w:rFonts w:ascii="Consolas" w:eastAsiaTheme="minorEastAsia" w:hAnsi="Consolas" w:cs="Consolas"/>
            <w:sz w:val="19"/>
            <w:szCs w:val="19"/>
            <w:lang w:eastAsia="ja-JP"/>
          </w:rPr>
          <w:t xml:space="preserve"> i)</w:t>
        </w:r>
      </w:ins>
    </w:p>
    <w:p w:rsidR="00BB63E9" w:rsidRPr="00BB63E9" w:rsidRDefault="00BB63E9" w:rsidP="00BB63E9">
      <w:pPr>
        <w:pStyle w:val="ListParagraph"/>
        <w:autoSpaceDE w:val="0"/>
        <w:autoSpaceDN w:val="0"/>
        <w:adjustRightInd w:val="0"/>
        <w:spacing w:after="0" w:line="240" w:lineRule="auto"/>
        <w:ind w:firstLine="720"/>
        <w:rPr>
          <w:ins w:id="14911" w:author="HungNguyen" w:date="2012-04-17T20:55:00Z"/>
          <w:rFonts w:ascii="Consolas" w:eastAsiaTheme="minorEastAsia" w:hAnsi="Consolas" w:cs="Consolas"/>
          <w:sz w:val="19"/>
          <w:szCs w:val="19"/>
          <w:lang w:eastAsia="ja-JP"/>
        </w:rPr>
      </w:pPr>
    </w:p>
    <w:p w:rsidR="00BB63E9" w:rsidRPr="00ED708E" w:rsidRDefault="00BB63E9" w:rsidP="00BB63E9">
      <w:pPr>
        <w:pStyle w:val="ListParagraph"/>
        <w:autoSpaceDE w:val="0"/>
        <w:autoSpaceDN w:val="0"/>
        <w:adjustRightInd w:val="0"/>
        <w:spacing w:after="0" w:line="240" w:lineRule="auto"/>
        <w:ind w:firstLine="720"/>
        <w:rPr>
          <w:ins w:id="14912" w:author="HungNguyen" w:date="2012-04-17T20:55:00Z"/>
          <w:rFonts w:ascii="Consolas" w:eastAsiaTheme="minorEastAsia" w:hAnsi="Consolas" w:cs="Consolas"/>
          <w:sz w:val="19"/>
          <w:szCs w:val="19"/>
          <w:lang w:eastAsia="ja-JP"/>
        </w:rPr>
      </w:pPr>
    </w:p>
    <w:p w:rsidR="00BB63E9" w:rsidRPr="007032A5" w:rsidRDefault="00BB63E9" w:rsidP="00BB63E9">
      <w:pPr>
        <w:pStyle w:val="ListParagraph"/>
        <w:autoSpaceDE w:val="0"/>
        <w:autoSpaceDN w:val="0"/>
        <w:adjustRightInd w:val="0"/>
        <w:spacing w:after="0" w:line="240" w:lineRule="auto"/>
        <w:ind w:firstLine="720"/>
        <w:rPr>
          <w:ins w:id="14913" w:author="HungNguyen" w:date="2012-04-17T20:55:00Z"/>
          <w:rFonts w:ascii="Consolas" w:eastAsiaTheme="minorEastAsia" w:hAnsi="Consolas" w:cs="Consolas"/>
          <w:sz w:val="19"/>
          <w:szCs w:val="19"/>
          <w:lang w:eastAsia="ja-JP"/>
        </w:rPr>
      </w:pPr>
    </w:p>
    <w:p w:rsidR="00BB63E9" w:rsidRDefault="00BB63E9" w:rsidP="00BB63E9">
      <w:pPr>
        <w:autoSpaceDE w:val="0"/>
        <w:autoSpaceDN w:val="0"/>
        <w:adjustRightInd w:val="0"/>
        <w:spacing w:after="0" w:line="240" w:lineRule="auto"/>
        <w:rPr>
          <w:ins w:id="14914" w:author="HungNguyen" w:date="2012-04-17T20:55:00Z"/>
          <w:rFonts w:ascii="Consolas" w:eastAsiaTheme="minorEastAsia" w:hAnsi="Consolas" w:cs="Consolas"/>
          <w:sz w:val="19"/>
          <w:szCs w:val="19"/>
          <w:lang w:eastAsia="ja-JP"/>
        </w:rPr>
      </w:pPr>
    </w:p>
    <w:p w:rsidR="00BB63E9" w:rsidRPr="00D60E4A" w:rsidRDefault="00BB63E9" w:rsidP="00BB63E9">
      <w:pPr>
        <w:pStyle w:val="ListParagraph"/>
        <w:numPr>
          <w:ilvl w:val="0"/>
          <w:numId w:val="11"/>
        </w:numPr>
        <w:autoSpaceDE w:val="0"/>
        <w:autoSpaceDN w:val="0"/>
        <w:adjustRightInd w:val="0"/>
        <w:spacing w:after="0" w:line="240" w:lineRule="auto"/>
        <w:rPr>
          <w:ins w:id="14915" w:author="HungNguyen" w:date="2012-04-17T20:55:00Z"/>
          <w:rFonts w:ascii="Cambria" w:eastAsia="MS Gothic" w:hAnsi="Cambria"/>
          <w:b/>
          <w:bCs/>
          <w:i/>
          <w:iCs/>
          <w:color w:val="4F81BD"/>
        </w:rPr>
      </w:pPr>
      <w:ins w:id="14916" w:author="HungNguyen" w:date="2012-04-17T20:55:00Z">
        <w:r w:rsidRPr="00D60E4A">
          <w:rPr>
            <w:rFonts w:ascii="Cambria" w:eastAsia="MS Gothic" w:hAnsi="Cambria"/>
            <w:b/>
            <w:bCs/>
            <w:i/>
            <w:iCs/>
            <w:color w:val="4F81BD"/>
          </w:rPr>
          <w:t>Method Description:</w:t>
        </w:r>
      </w:ins>
    </w:p>
    <w:p w:rsidR="00BB63E9" w:rsidRDefault="00BB63E9" w:rsidP="00BB63E9">
      <w:pPr>
        <w:pStyle w:val="comment"/>
        <w:ind w:firstLine="720"/>
        <w:rPr>
          <w:ins w:id="14917" w:author="HungNguyen" w:date="2012-04-17T20:55:00Z"/>
          <w:i w:val="0"/>
          <w:color w:val="auto"/>
          <w:sz w:val="18"/>
          <w:szCs w:val="18"/>
        </w:rPr>
      </w:pPr>
      <w:ins w:id="14918" w:author="HungNguyen" w:date="2012-04-17T20:56:00Z">
        <w:r>
          <w:rPr>
            <w:rFonts w:ascii="Times New Roman" w:hAnsi="Times New Roman" w:cs="Times New Roman"/>
            <w:i w:val="0"/>
            <w:color w:val="auto"/>
            <w:sz w:val="22"/>
            <w:szCs w:val="22"/>
          </w:rPr>
          <w:lastRenderedPageBreak/>
          <w:t>Process inline before save</w:t>
        </w:r>
      </w:ins>
      <w:ins w:id="14919" w:author="HungNguyen" w:date="2012-04-17T20:55:00Z">
        <w:r>
          <w:rPr>
            <w:rFonts w:ascii="Times New Roman" w:hAnsi="Times New Roman" w:cs="Times New Roman"/>
            <w:i w:val="0"/>
            <w:color w:val="auto"/>
            <w:sz w:val="22"/>
            <w:szCs w:val="22"/>
          </w:rPr>
          <w:t>.</w:t>
        </w:r>
      </w:ins>
    </w:p>
    <w:p w:rsidR="00BB63E9" w:rsidRPr="00D60E4A" w:rsidRDefault="00BB63E9" w:rsidP="00BB63E9">
      <w:pPr>
        <w:pStyle w:val="ListParagraph"/>
        <w:numPr>
          <w:ilvl w:val="0"/>
          <w:numId w:val="11"/>
        </w:numPr>
        <w:autoSpaceDE w:val="0"/>
        <w:autoSpaceDN w:val="0"/>
        <w:adjustRightInd w:val="0"/>
        <w:spacing w:after="0" w:line="240" w:lineRule="auto"/>
        <w:rPr>
          <w:ins w:id="14920" w:author="HungNguyen" w:date="2012-04-17T20:55:00Z"/>
          <w:rFonts w:ascii="Cambria" w:eastAsia="MS Gothic" w:hAnsi="Cambria"/>
          <w:b/>
          <w:bCs/>
          <w:i/>
          <w:iCs/>
          <w:color w:val="4F81BD"/>
        </w:rPr>
      </w:pPr>
      <w:ins w:id="14921" w:author="HungNguyen" w:date="2012-04-17T20:55: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BB63E9" w:rsidRPr="00D229E5" w:rsidTr="002919C6">
        <w:trPr>
          <w:cnfStyle w:val="100000000000" w:firstRow="1" w:lastRow="0" w:firstColumn="0" w:lastColumn="0" w:oddVBand="0" w:evenVBand="0" w:oddHBand="0" w:evenHBand="0" w:firstRowFirstColumn="0" w:firstRowLastColumn="0" w:lastRowFirstColumn="0" w:lastRowLastColumn="0"/>
          <w:ins w:id="14922" w:author="HungNguyen" w:date="2012-04-17T20:55:00Z"/>
        </w:trPr>
        <w:tc>
          <w:tcPr>
            <w:tcW w:w="551" w:type="dxa"/>
          </w:tcPr>
          <w:p w:rsidR="00BB63E9" w:rsidRPr="00ED708E" w:rsidRDefault="00BB63E9" w:rsidP="002919C6">
            <w:pPr>
              <w:widowControl w:val="0"/>
              <w:spacing w:before="120"/>
              <w:ind w:left="-14" w:right="14"/>
              <w:jc w:val="center"/>
              <w:rPr>
                <w:ins w:id="14923" w:author="HungNguyen" w:date="2012-04-17T20:55:00Z"/>
                <w:b w:val="0"/>
                <w:lang w:eastAsia="ja-JP"/>
              </w:rPr>
            </w:pPr>
            <w:ins w:id="14924" w:author="HungNguyen" w:date="2012-04-17T20:55:00Z">
              <w:r w:rsidRPr="00ED708E">
                <w:rPr>
                  <w:rFonts w:ascii="Tahoma" w:eastAsia="MS Mincho" w:hAnsi="Tahoma" w:cs="Arial"/>
                  <w:b w:val="0"/>
                  <w:snapToGrid w:val="0"/>
                  <w:color w:val="auto"/>
                  <w:sz w:val="20"/>
                  <w:szCs w:val="20"/>
                  <w:lang w:eastAsia="ja-JP"/>
                </w:rPr>
                <w:t>No</w:t>
              </w:r>
            </w:ins>
          </w:p>
        </w:tc>
        <w:tc>
          <w:tcPr>
            <w:tcW w:w="1429" w:type="dxa"/>
          </w:tcPr>
          <w:p w:rsidR="00BB63E9" w:rsidRPr="00ED708E" w:rsidRDefault="00BB63E9" w:rsidP="002919C6">
            <w:pPr>
              <w:widowControl w:val="0"/>
              <w:spacing w:before="120"/>
              <w:ind w:left="-14" w:right="14"/>
              <w:jc w:val="center"/>
              <w:rPr>
                <w:ins w:id="14925" w:author="HungNguyen" w:date="2012-04-17T20:55:00Z"/>
                <w:b w:val="0"/>
                <w:lang w:eastAsia="ja-JP"/>
              </w:rPr>
            </w:pPr>
            <w:ins w:id="14926" w:author="HungNguyen" w:date="2012-04-17T20:55:00Z">
              <w:r w:rsidRPr="00ED708E">
                <w:rPr>
                  <w:rFonts w:ascii="Tahoma" w:eastAsia="MS Mincho" w:hAnsi="Tahoma" w:cs="Arial"/>
                  <w:b w:val="0"/>
                  <w:snapToGrid w:val="0"/>
                  <w:color w:val="auto"/>
                  <w:sz w:val="20"/>
                  <w:szCs w:val="20"/>
                  <w:lang w:eastAsia="ja-JP"/>
                </w:rPr>
                <w:t>Parameter</w:t>
              </w:r>
            </w:ins>
          </w:p>
        </w:tc>
        <w:tc>
          <w:tcPr>
            <w:tcW w:w="1440" w:type="dxa"/>
          </w:tcPr>
          <w:p w:rsidR="00BB63E9" w:rsidRPr="00ED708E" w:rsidRDefault="00BB63E9" w:rsidP="002919C6">
            <w:pPr>
              <w:widowControl w:val="0"/>
              <w:spacing w:before="120"/>
              <w:ind w:left="-14" w:right="14"/>
              <w:jc w:val="center"/>
              <w:rPr>
                <w:ins w:id="14927" w:author="HungNguyen" w:date="2012-04-17T20:55:00Z"/>
                <w:b w:val="0"/>
                <w:lang w:eastAsia="ja-JP"/>
              </w:rPr>
            </w:pPr>
            <w:ins w:id="14928" w:author="HungNguyen" w:date="2012-04-17T20:55:00Z">
              <w:r w:rsidRPr="00ED708E">
                <w:rPr>
                  <w:rFonts w:ascii="Tahoma" w:eastAsia="MS Mincho" w:hAnsi="Tahoma" w:cs="Arial"/>
                  <w:b w:val="0"/>
                  <w:snapToGrid w:val="0"/>
                  <w:color w:val="auto"/>
                  <w:sz w:val="20"/>
                  <w:szCs w:val="20"/>
                  <w:lang w:eastAsia="ja-JP"/>
                </w:rPr>
                <w:t>Type</w:t>
              </w:r>
            </w:ins>
          </w:p>
        </w:tc>
        <w:tc>
          <w:tcPr>
            <w:tcW w:w="900" w:type="dxa"/>
          </w:tcPr>
          <w:p w:rsidR="00BB63E9" w:rsidRPr="00ED708E" w:rsidRDefault="00BB63E9" w:rsidP="002919C6">
            <w:pPr>
              <w:widowControl w:val="0"/>
              <w:spacing w:before="120"/>
              <w:ind w:left="-14" w:right="14"/>
              <w:jc w:val="center"/>
              <w:rPr>
                <w:ins w:id="14929" w:author="HungNguyen" w:date="2012-04-17T20:55:00Z"/>
                <w:b w:val="0"/>
                <w:lang w:eastAsia="ja-JP"/>
              </w:rPr>
            </w:pPr>
            <w:ins w:id="14930" w:author="HungNguyen" w:date="2012-04-17T20:55:00Z">
              <w:r w:rsidRPr="00ED708E">
                <w:rPr>
                  <w:rFonts w:ascii="Tahoma" w:eastAsia="MS Mincho" w:hAnsi="Tahoma" w:cs="Arial"/>
                  <w:b w:val="0"/>
                  <w:snapToGrid w:val="0"/>
                  <w:color w:val="auto"/>
                  <w:sz w:val="20"/>
                  <w:szCs w:val="20"/>
                  <w:lang w:eastAsia="ja-JP"/>
                </w:rPr>
                <w:t>In/out</w:t>
              </w:r>
            </w:ins>
          </w:p>
        </w:tc>
        <w:tc>
          <w:tcPr>
            <w:tcW w:w="983" w:type="dxa"/>
          </w:tcPr>
          <w:p w:rsidR="00BB63E9" w:rsidRPr="00ED708E" w:rsidRDefault="00BB63E9" w:rsidP="002919C6">
            <w:pPr>
              <w:widowControl w:val="0"/>
              <w:spacing w:before="120"/>
              <w:ind w:left="-14" w:right="14"/>
              <w:jc w:val="center"/>
              <w:rPr>
                <w:ins w:id="14931" w:author="HungNguyen" w:date="2012-04-17T20:55:00Z"/>
                <w:b w:val="0"/>
                <w:lang w:eastAsia="ja-JP"/>
              </w:rPr>
            </w:pPr>
            <w:ins w:id="14932" w:author="HungNguyen" w:date="2012-04-17T20:55:00Z">
              <w:r w:rsidRPr="00ED708E">
                <w:rPr>
                  <w:rFonts w:ascii="Tahoma" w:eastAsia="MS Mincho" w:hAnsi="Tahoma" w:cs="Arial"/>
                  <w:b w:val="0"/>
                  <w:snapToGrid w:val="0"/>
                  <w:color w:val="auto"/>
                  <w:sz w:val="20"/>
                  <w:szCs w:val="20"/>
                  <w:lang w:eastAsia="ja-JP"/>
                </w:rPr>
                <w:t>Default</w:t>
              </w:r>
            </w:ins>
          </w:p>
        </w:tc>
        <w:tc>
          <w:tcPr>
            <w:tcW w:w="4397" w:type="dxa"/>
          </w:tcPr>
          <w:p w:rsidR="00BB63E9" w:rsidRPr="00ED708E" w:rsidRDefault="00BB63E9" w:rsidP="002919C6">
            <w:pPr>
              <w:widowControl w:val="0"/>
              <w:spacing w:before="120"/>
              <w:ind w:left="-14" w:right="14"/>
              <w:jc w:val="center"/>
              <w:rPr>
                <w:ins w:id="14933" w:author="HungNguyen" w:date="2012-04-17T20:55:00Z"/>
                <w:b w:val="0"/>
                <w:lang w:eastAsia="ja-JP"/>
              </w:rPr>
            </w:pPr>
            <w:ins w:id="14934" w:author="HungNguyen" w:date="2012-04-17T20:55:00Z">
              <w:r w:rsidRPr="00ED708E">
                <w:rPr>
                  <w:rFonts w:ascii="Tahoma" w:eastAsia="MS Mincho" w:hAnsi="Tahoma" w:cs="Arial"/>
                  <w:b w:val="0"/>
                  <w:snapToGrid w:val="0"/>
                  <w:color w:val="auto"/>
                  <w:sz w:val="20"/>
                  <w:szCs w:val="20"/>
                  <w:lang w:eastAsia="ja-JP"/>
                </w:rPr>
                <w:t>Description</w:t>
              </w:r>
            </w:ins>
          </w:p>
        </w:tc>
      </w:tr>
      <w:tr w:rsidR="00BB63E9" w:rsidTr="002919C6">
        <w:trPr>
          <w:ins w:id="14935" w:author="HungNguyen" w:date="2012-04-17T20:55:00Z"/>
        </w:trPr>
        <w:tc>
          <w:tcPr>
            <w:tcW w:w="551" w:type="dxa"/>
          </w:tcPr>
          <w:p w:rsidR="00BB63E9" w:rsidRPr="00ED708E" w:rsidRDefault="00BB63E9" w:rsidP="002919C6">
            <w:pPr>
              <w:pStyle w:val="comment"/>
              <w:ind w:left="0"/>
              <w:rPr>
                <w:ins w:id="14936" w:author="HungNguyen" w:date="2012-04-17T20:55:00Z"/>
                <w:rFonts w:ascii="Times New Roman" w:hAnsi="Times New Roman" w:cs="Times New Roman"/>
                <w:i w:val="0"/>
                <w:color w:val="auto"/>
                <w:sz w:val="22"/>
                <w:szCs w:val="22"/>
              </w:rPr>
            </w:pPr>
            <w:ins w:id="14937" w:author="HungNguyen" w:date="2012-04-17T20:55:00Z">
              <w:r w:rsidRPr="00ED708E">
                <w:rPr>
                  <w:rFonts w:ascii="Times New Roman" w:hAnsi="Times New Roman" w:cs="Times New Roman"/>
                  <w:i w:val="0"/>
                  <w:color w:val="auto"/>
                  <w:sz w:val="22"/>
                  <w:szCs w:val="22"/>
                </w:rPr>
                <w:t>01</w:t>
              </w:r>
            </w:ins>
          </w:p>
        </w:tc>
        <w:tc>
          <w:tcPr>
            <w:tcW w:w="1429" w:type="dxa"/>
          </w:tcPr>
          <w:p w:rsidR="00BB63E9" w:rsidRPr="00ED708E" w:rsidRDefault="00BB63E9" w:rsidP="002919C6">
            <w:pPr>
              <w:pStyle w:val="comment"/>
              <w:ind w:left="0"/>
              <w:rPr>
                <w:ins w:id="14938" w:author="HungNguyen" w:date="2012-04-17T20:55:00Z"/>
                <w:rFonts w:ascii="Times New Roman" w:hAnsi="Times New Roman" w:cs="Times New Roman"/>
                <w:i w:val="0"/>
                <w:color w:val="auto"/>
                <w:sz w:val="22"/>
                <w:szCs w:val="22"/>
              </w:rPr>
            </w:pPr>
            <w:ins w:id="14939" w:author="HungNguyen" w:date="2012-04-17T20:56:00Z">
              <w:r>
                <w:rPr>
                  <w:rFonts w:ascii="Times New Roman" w:hAnsi="Times New Roman" w:cs="Times New Roman"/>
                  <w:i w:val="0"/>
                  <w:color w:val="auto"/>
                  <w:sz w:val="22"/>
                  <w:szCs w:val="22"/>
                </w:rPr>
                <w:t>I</w:t>
              </w:r>
            </w:ins>
          </w:p>
        </w:tc>
        <w:tc>
          <w:tcPr>
            <w:tcW w:w="1440" w:type="dxa"/>
          </w:tcPr>
          <w:p w:rsidR="00BB63E9" w:rsidRPr="00ED708E" w:rsidRDefault="00BB63E9" w:rsidP="002919C6">
            <w:pPr>
              <w:pStyle w:val="comment"/>
              <w:ind w:left="0"/>
              <w:rPr>
                <w:ins w:id="14940" w:author="HungNguyen" w:date="2012-04-17T20:55:00Z"/>
                <w:rFonts w:ascii="Times New Roman" w:hAnsi="Times New Roman" w:cs="Times New Roman"/>
                <w:i w:val="0"/>
                <w:color w:val="auto"/>
                <w:sz w:val="22"/>
                <w:szCs w:val="22"/>
              </w:rPr>
            </w:pPr>
            <w:ins w:id="14941" w:author="HungNguyen" w:date="2012-04-17T20:56:00Z">
              <w:r>
                <w:rPr>
                  <w:rFonts w:ascii="Times New Roman" w:hAnsi="Times New Roman" w:cs="Times New Roman"/>
                  <w:i w:val="0"/>
                  <w:color w:val="auto"/>
                  <w:sz w:val="22"/>
                  <w:szCs w:val="22"/>
                </w:rPr>
                <w:t>Inline</w:t>
              </w:r>
            </w:ins>
          </w:p>
        </w:tc>
        <w:tc>
          <w:tcPr>
            <w:tcW w:w="900" w:type="dxa"/>
          </w:tcPr>
          <w:p w:rsidR="00BB63E9" w:rsidRPr="00ED708E" w:rsidRDefault="00BB63E9" w:rsidP="002919C6">
            <w:pPr>
              <w:pStyle w:val="comment"/>
              <w:ind w:left="0"/>
              <w:rPr>
                <w:ins w:id="14942" w:author="HungNguyen" w:date="2012-04-17T20:55:00Z"/>
                <w:rFonts w:ascii="Times New Roman" w:hAnsi="Times New Roman" w:cs="Times New Roman"/>
                <w:i w:val="0"/>
                <w:color w:val="auto"/>
                <w:sz w:val="22"/>
                <w:szCs w:val="22"/>
              </w:rPr>
            </w:pPr>
            <w:ins w:id="14943" w:author="HungNguyen" w:date="2012-04-17T20:55:00Z">
              <w:r w:rsidRPr="00ED708E">
                <w:rPr>
                  <w:rFonts w:ascii="Times New Roman" w:hAnsi="Times New Roman" w:cs="Times New Roman"/>
                  <w:i w:val="0"/>
                  <w:color w:val="auto"/>
                  <w:sz w:val="22"/>
                  <w:szCs w:val="22"/>
                </w:rPr>
                <w:t xml:space="preserve">In </w:t>
              </w:r>
            </w:ins>
          </w:p>
        </w:tc>
        <w:tc>
          <w:tcPr>
            <w:tcW w:w="983" w:type="dxa"/>
          </w:tcPr>
          <w:p w:rsidR="00BB63E9" w:rsidRPr="00ED708E" w:rsidRDefault="00BB63E9" w:rsidP="002919C6">
            <w:pPr>
              <w:pStyle w:val="comment"/>
              <w:ind w:left="0"/>
              <w:rPr>
                <w:ins w:id="14944" w:author="HungNguyen" w:date="2012-04-17T20:55:00Z"/>
                <w:rFonts w:ascii="Times New Roman" w:hAnsi="Times New Roman" w:cs="Times New Roman"/>
                <w:i w:val="0"/>
                <w:sz w:val="22"/>
                <w:szCs w:val="22"/>
              </w:rPr>
            </w:pPr>
          </w:p>
        </w:tc>
        <w:tc>
          <w:tcPr>
            <w:tcW w:w="4397" w:type="dxa"/>
          </w:tcPr>
          <w:p w:rsidR="00BB63E9" w:rsidRPr="00ED708E" w:rsidRDefault="00BB63E9" w:rsidP="002919C6">
            <w:pPr>
              <w:pStyle w:val="comment"/>
              <w:ind w:left="0"/>
              <w:rPr>
                <w:ins w:id="14945" w:author="HungNguyen" w:date="2012-04-17T20:55:00Z"/>
                <w:rFonts w:ascii="Times New Roman" w:hAnsi="Times New Roman" w:cs="Times New Roman"/>
                <w:i w:val="0"/>
                <w:color w:val="auto"/>
                <w:sz w:val="22"/>
                <w:szCs w:val="22"/>
              </w:rPr>
            </w:pPr>
            <w:ins w:id="14946" w:author="HungNguyen" w:date="2012-04-17T20:55:00Z">
              <w:r>
                <w:rPr>
                  <w:rFonts w:ascii="Times New Roman" w:hAnsi="Times New Roman" w:cs="Times New Roman"/>
                  <w:i w:val="0"/>
                  <w:color w:val="auto"/>
                  <w:sz w:val="22"/>
                  <w:szCs w:val="22"/>
                </w:rPr>
                <w:t xml:space="preserve">parameter </w:t>
              </w:r>
            </w:ins>
          </w:p>
        </w:tc>
      </w:tr>
    </w:tbl>
    <w:p w:rsidR="00BB63E9" w:rsidRPr="00ED708E" w:rsidRDefault="00BB63E9" w:rsidP="00BB63E9">
      <w:pPr>
        <w:rPr>
          <w:ins w:id="14947" w:author="HungNguyen" w:date="2012-04-17T20:55:00Z"/>
        </w:rPr>
      </w:pPr>
    </w:p>
    <w:p w:rsidR="00BB63E9" w:rsidRPr="00002CBC" w:rsidRDefault="00BB63E9">
      <w:pPr>
        <w:rPr>
          <w:ins w:id="14948" w:author="HungNguyen" w:date="2012-04-17T20:54:00Z"/>
        </w:rPr>
        <w:pPrChange w:id="14949" w:author="HungNguyen" w:date="2012-04-17T20:55:00Z">
          <w:pPr>
            <w:pStyle w:val="Heading6"/>
          </w:pPr>
        </w:pPrChange>
      </w:pPr>
    </w:p>
    <w:p w:rsidR="00BB63E9" w:rsidRDefault="00BB63E9">
      <w:pPr>
        <w:pStyle w:val="Heading6"/>
        <w:rPr>
          <w:ins w:id="14950" w:author="HungNguyen" w:date="2012-04-17T20:56:00Z"/>
        </w:rPr>
      </w:pPr>
      <w:ins w:id="14951" w:author="HungNguyen" w:date="2012-04-17T20:55:00Z">
        <w:r>
          <w:t>ProcessBeforeSaving method</w:t>
        </w:r>
      </w:ins>
    </w:p>
    <w:p w:rsidR="00BB63E9" w:rsidRPr="00D60E4A" w:rsidRDefault="00BB63E9" w:rsidP="00BB63E9">
      <w:pPr>
        <w:pStyle w:val="ListParagraph"/>
        <w:numPr>
          <w:ilvl w:val="0"/>
          <w:numId w:val="11"/>
        </w:numPr>
        <w:autoSpaceDE w:val="0"/>
        <w:autoSpaceDN w:val="0"/>
        <w:adjustRightInd w:val="0"/>
        <w:spacing w:after="0" w:line="240" w:lineRule="auto"/>
        <w:rPr>
          <w:ins w:id="14952" w:author="HungNguyen" w:date="2012-04-17T20:56:00Z"/>
          <w:rFonts w:ascii="Cambria" w:eastAsia="MS Gothic" w:hAnsi="Cambria"/>
          <w:b/>
          <w:bCs/>
          <w:i/>
          <w:iCs/>
          <w:color w:val="4F81BD"/>
        </w:rPr>
      </w:pPr>
      <w:ins w:id="14953" w:author="HungNguyen" w:date="2012-04-17T20:56:00Z">
        <w:r w:rsidRPr="00D60E4A">
          <w:rPr>
            <w:rFonts w:ascii="Cambria" w:eastAsia="MS Gothic" w:hAnsi="Cambria"/>
            <w:b/>
            <w:bCs/>
            <w:i/>
            <w:iCs/>
            <w:color w:val="4F81BD"/>
          </w:rPr>
          <w:t xml:space="preserve">Method Declaration:   </w:t>
        </w:r>
      </w:ins>
    </w:p>
    <w:p w:rsidR="00BB63E9" w:rsidRPr="00BB63E9" w:rsidRDefault="00BB63E9">
      <w:pPr>
        <w:pStyle w:val="ListParagraph"/>
        <w:autoSpaceDE w:val="0"/>
        <w:autoSpaceDN w:val="0"/>
        <w:adjustRightInd w:val="0"/>
        <w:spacing w:after="0" w:line="240" w:lineRule="auto"/>
        <w:ind w:firstLine="720"/>
        <w:rPr>
          <w:ins w:id="14954" w:author="HungNguyen" w:date="2012-04-17T20:57:00Z"/>
          <w:rFonts w:ascii="Consolas" w:eastAsiaTheme="minorEastAsia" w:hAnsi="Consolas" w:cs="Consolas"/>
          <w:sz w:val="19"/>
          <w:szCs w:val="19"/>
          <w:lang w:eastAsia="ja-JP"/>
        </w:rPr>
        <w:pPrChange w:id="14955" w:author="HungNguyen" w:date="2012-04-17T20:57:00Z">
          <w:pPr>
            <w:pStyle w:val="ListParagraph"/>
            <w:numPr>
              <w:numId w:val="11"/>
            </w:numPr>
            <w:autoSpaceDE w:val="0"/>
            <w:autoSpaceDN w:val="0"/>
            <w:adjustRightInd w:val="0"/>
            <w:spacing w:after="0" w:line="240" w:lineRule="auto"/>
            <w:ind w:hanging="360"/>
          </w:pPr>
        </w:pPrChange>
      </w:pPr>
      <w:proofErr w:type="gramStart"/>
      <w:ins w:id="14956" w:author="HungNguyen" w:date="2012-04-17T20:57:00Z">
        <w:r w:rsidRPr="00BB63E9">
          <w:rPr>
            <w:rFonts w:ascii="Consolas" w:eastAsiaTheme="minorEastAsia" w:hAnsi="Consolas" w:cs="Consolas"/>
            <w:color w:val="0000FF"/>
            <w:sz w:val="19"/>
            <w:szCs w:val="19"/>
            <w:lang w:eastAsia="ja-JP"/>
          </w:rPr>
          <w:t>public</w:t>
        </w:r>
        <w:proofErr w:type="gramEnd"/>
        <w:r w:rsidRPr="00BB63E9">
          <w:rPr>
            <w:rFonts w:ascii="Consolas" w:eastAsiaTheme="minorEastAsia" w:hAnsi="Consolas" w:cs="Consolas"/>
            <w:sz w:val="19"/>
            <w:szCs w:val="19"/>
            <w:lang w:eastAsia="ja-JP"/>
          </w:rPr>
          <w:t xml:space="preserve"> </w:t>
        </w:r>
        <w:r w:rsidRPr="00BB63E9">
          <w:rPr>
            <w:rFonts w:ascii="Consolas" w:eastAsiaTheme="minorEastAsia" w:hAnsi="Consolas" w:cs="Consolas"/>
            <w:color w:val="0000FF"/>
            <w:sz w:val="19"/>
            <w:szCs w:val="19"/>
            <w:lang w:eastAsia="ja-JP"/>
          </w:rPr>
          <w:t>static</w:t>
        </w:r>
        <w:r w:rsidRPr="00BB63E9">
          <w:rPr>
            <w:rFonts w:ascii="Consolas" w:eastAsiaTheme="minorEastAsia" w:hAnsi="Consolas" w:cs="Consolas"/>
            <w:sz w:val="19"/>
            <w:szCs w:val="19"/>
            <w:lang w:eastAsia="ja-JP"/>
          </w:rPr>
          <w:t xml:space="preserve"> </w:t>
        </w:r>
        <w:r w:rsidRPr="00BB63E9">
          <w:rPr>
            <w:rFonts w:ascii="Consolas" w:eastAsiaTheme="minorEastAsia" w:hAnsi="Consolas" w:cs="Consolas"/>
            <w:color w:val="0000FF"/>
            <w:sz w:val="19"/>
            <w:szCs w:val="19"/>
            <w:lang w:eastAsia="ja-JP"/>
          </w:rPr>
          <w:t>void</w:t>
        </w:r>
        <w:r w:rsidRPr="00BB63E9">
          <w:rPr>
            <w:rFonts w:ascii="Consolas" w:eastAsiaTheme="minorEastAsia" w:hAnsi="Consolas" w:cs="Consolas"/>
            <w:sz w:val="19"/>
            <w:szCs w:val="19"/>
            <w:lang w:eastAsia="ja-JP"/>
          </w:rPr>
          <w:t xml:space="preserve"> ProcessBeforeSaving(</w:t>
        </w:r>
        <w:r w:rsidRPr="00BB63E9">
          <w:rPr>
            <w:rFonts w:ascii="Consolas" w:eastAsiaTheme="minorEastAsia" w:hAnsi="Consolas" w:cs="Consolas"/>
            <w:color w:val="2B91AF"/>
            <w:sz w:val="19"/>
            <w:szCs w:val="19"/>
            <w:lang w:eastAsia="ja-JP"/>
          </w:rPr>
          <w:t>Block</w:t>
        </w:r>
        <w:r w:rsidRPr="00BB63E9">
          <w:rPr>
            <w:rFonts w:ascii="Consolas" w:eastAsiaTheme="minorEastAsia" w:hAnsi="Consolas" w:cs="Consolas"/>
            <w:sz w:val="19"/>
            <w:szCs w:val="19"/>
            <w:lang w:eastAsia="ja-JP"/>
          </w:rPr>
          <w:t xml:space="preserve"> b)</w:t>
        </w:r>
      </w:ins>
    </w:p>
    <w:p w:rsidR="00BB63E9" w:rsidRPr="00BB63E9" w:rsidRDefault="00BB63E9" w:rsidP="00BB63E9">
      <w:pPr>
        <w:pStyle w:val="ListParagraph"/>
        <w:autoSpaceDE w:val="0"/>
        <w:autoSpaceDN w:val="0"/>
        <w:adjustRightInd w:val="0"/>
        <w:spacing w:after="0" w:line="240" w:lineRule="auto"/>
        <w:ind w:firstLine="720"/>
        <w:rPr>
          <w:ins w:id="14957" w:author="HungNguyen" w:date="2012-04-17T20:56:00Z"/>
          <w:rFonts w:ascii="Consolas" w:eastAsiaTheme="minorEastAsia" w:hAnsi="Consolas" w:cs="Consolas"/>
          <w:sz w:val="19"/>
          <w:szCs w:val="19"/>
          <w:lang w:eastAsia="ja-JP"/>
        </w:rPr>
      </w:pPr>
    </w:p>
    <w:p w:rsidR="00BB63E9" w:rsidRPr="00BB63E9" w:rsidRDefault="00BB63E9" w:rsidP="00BB63E9">
      <w:pPr>
        <w:pStyle w:val="ListParagraph"/>
        <w:autoSpaceDE w:val="0"/>
        <w:autoSpaceDN w:val="0"/>
        <w:adjustRightInd w:val="0"/>
        <w:spacing w:after="0" w:line="240" w:lineRule="auto"/>
        <w:ind w:firstLine="720"/>
        <w:rPr>
          <w:ins w:id="14958" w:author="HungNguyen" w:date="2012-04-17T20:56:00Z"/>
          <w:rFonts w:ascii="Consolas" w:eastAsiaTheme="minorEastAsia" w:hAnsi="Consolas" w:cs="Consolas"/>
          <w:sz w:val="19"/>
          <w:szCs w:val="19"/>
          <w:lang w:eastAsia="ja-JP"/>
        </w:rPr>
      </w:pPr>
    </w:p>
    <w:p w:rsidR="00BB63E9" w:rsidRPr="00ED708E" w:rsidRDefault="00BB63E9" w:rsidP="00BB63E9">
      <w:pPr>
        <w:pStyle w:val="ListParagraph"/>
        <w:autoSpaceDE w:val="0"/>
        <w:autoSpaceDN w:val="0"/>
        <w:adjustRightInd w:val="0"/>
        <w:spacing w:after="0" w:line="240" w:lineRule="auto"/>
        <w:ind w:firstLine="720"/>
        <w:rPr>
          <w:ins w:id="14959" w:author="HungNguyen" w:date="2012-04-17T20:56:00Z"/>
          <w:rFonts w:ascii="Consolas" w:eastAsiaTheme="minorEastAsia" w:hAnsi="Consolas" w:cs="Consolas"/>
          <w:sz w:val="19"/>
          <w:szCs w:val="19"/>
          <w:lang w:eastAsia="ja-JP"/>
        </w:rPr>
      </w:pPr>
    </w:p>
    <w:p w:rsidR="00BB63E9" w:rsidRPr="007032A5" w:rsidRDefault="00BB63E9" w:rsidP="00BB63E9">
      <w:pPr>
        <w:pStyle w:val="ListParagraph"/>
        <w:autoSpaceDE w:val="0"/>
        <w:autoSpaceDN w:val="0"/>
        <w:adjustRightInd w:val="0"/>
        <w:spacing w:after="0" w:line="240" w:lineRule="auto"/>
        <w:ind w:firstLine="720"/>
        <w:rPr>
          <w:ins w:id="14960" w:author="HungNguyen" w:date="2012-04-17T20:56:00Z"/>
          <w:rFonts w:ascii="Consolas" w:eastAsiaTheme="minorEastAsia" w:hAnsi="Consolas" w:cs="Consolas"/>
          <w:sz w:val="19"/>
          <w:szCs w:val="19"/>
          <w:lang w:eastAsia="ja-JP"/>
        </w:rPr>
      </w:pPr>
    </w:p>
    <w:p w:rsidR="00BB63E9" w:rsidRDefault="00BB63E9" w:rsidP="00BB63E9">
      <w:pPr>
        <w:autoSpaceDE w:val="0"/>
        <w:autoSpaceDN w:val="0"/>
        <w:adjustRightInd w:val="0"/>
        <w:spacing w:after="0" w:line="240" w:lineRule="auto"/>
        <w:rPr>
          <w:ins w:id="14961" w:author="HungNguyen" w:date="2012-04-17T20:56:00Z"/>
          <w:rFonts w:ascii="Consolas" w:eastAsiaTheme="minorEastAsia" w:hAnsi="Consolas" w:cs="Consolas"/>
          <w:sz w:val="19"/>
          <w:szCs w:val="19"/>
          <w:lang w:eastAsia="ja-JP"/>
        </w:rPr>
      </w:pPr>
    </w:p>
    <w:p w:rsidR="00BB63E9" w:rsidRPr="00D60E4A" w:rsidRDefault="00BB63E9" w:rsidP="00BB63E9">
      <w:pPr>
        <w:pStyle w:val="ListParagraph"/>
        <w:numPr>
          <w:ilvl w:val="0"/>
          <w:numId w:val="11"/>
        </w:numPr>
        <w:autoSpaceDE w:val="0"/>
        <w:autoSpaceDN w:val="0"/>
        <w:adjustRightInd w:val="0"/>
        <w:spacing w:after="0" w:line="240" w:lineRule="auto"/>
        <w:rPr>
          <w:ins w:id="14962" w:author="HungNguyen" w:date="2012-04-17T20:56:00Z"/>
          <w:rFonts w:ascii="Cambria" w:eastAsia="MS Gothic" w:hAnsi="Cambria"/>
          <w:b/>
          <w:bCs/>
          <w:i/>
          <w:iCs/>
          <w:color w:val="4F81BD"/>
        </w:rPr>
      </w:pPr>
      <w:ins w:id="14963" w:author="HungNguyen" w:date="2012-04-17T20:56:00Z">
        <w:r w:rsidRPr="00D60E4A">
          <w:rPr>
            <w:rFonts w:ascii="Cambria" w:eastAsia="MS Gothic" w:hAnsi="Cambria"/>
            <w:b/>
            <w:bCs/>
            <w:i/>
            <w:iCs/>
            <w:color w:val="4F81BD"/>
          </w:rPr>
          <w:t>Method Description:</w:t>
        </w:r>
      </w:ins>
    </w:p>
    <w:p w:rsidR="00BB63E9" w:rsidRDefault="00BB63E9" w:rsidP="00BB63E9">
      <w:pPr>
        <w:pStyle w:val="comment"/>
        <w:ind w:firstLine="720"/>
        <w:rPr>
          <w:ins w:id="14964" w:author="HungNguyen" w:date="2012-04-17T20:56:00Z"/>
          <w:i w:val="0"/>
          <w:color w:val="auto"/>
          <w:sz w:val="18"/>
          <w:szCs w:val="18"/>
        </w:rPr>
      </w:pPr>
      <w:ins w:id="14965" w:author="HungNguyen" w:date="2012-04-17T20:57:00Z">
        <w:r>
          <w:rPr>
            <w:rFonts w:ascii="Times New Roman" w:hAnsi="Times New Roman" w:cs="Times New Roman"/>
            <w:i w:val="0"/>
            <w:color w:val="auto"/>
            <w:sz w:val="22"/>
            <w:szCs w:val="22"/>
          </w:rPr>
          <w:t>Process block before save</w:t>
        </w:r>
      </w:ins>
      <w:ins w:id="14966" w:author="HungNguyen" w:date="2012-04-17T20:56:00Z">
        <w:r>
          <w:rPr>
            <w:rFonts w:ascii="Times New Roman" w:hAnsi="Times New Roman" w:cs="Times New Roman"/>
            <w:i w:val="0"/>
            <w:color w:val="auto"/>
            <w:sz w:val="22"/>
            <w:szCs w:val="22"/>
          </w:rPr>
          <w:t>.</w:t>
        </w:r>
      </w:ins>
    </w:p>
    <w:p w:rsidR="00BB63E9" w:rsidRPr="00D60E4A" w:rsidRDefault="00BB63E9" w:rsidP="00BB63E9">
      <w:pPr>
        <w:pStyle w:val="ListParagraph"/>
        <w:numPr>
          <w:ilvl w:val="0"/>
          <w:numId w:val="11"/>
        </w:numPr>
        <w:autoSpaceDE w:val="0"/>
        <w:autoSpaceDN w:val="0"/>
        <w:adjustRightInd w:val="0"/>
        <w:spacing w:after="0" w:line="240" w:lineRule="auto"/>
        <w:rPr>
          <w:ins w:id="14967" w:author="HungNguyen" w:date="2012-04-17T20:56:00Z"/>
          <w:rFonts w:ascii="Cambria" w:eastAsia="MS Gothic" w:hAnsi="Cambria"/>
          <w:b/>
          <w:bCs/>
          <w:i/>
          <w:iCs/>
          <w:color w:val="4F81BD"/>
        </w:rPr>
      </w:pPr>
      <w:ins w:id="14968" w:author="HungNguyen" w:date="2012-04-17T20:56: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BB63E9" w:rsidRPr="00D229E5" w:rsidTr="002919C6">
        <w:trPr>
          <w:cnfStyle w:val="100000000000" w:firstRow="1" w:lastRow="0" w:firstColumn="0" w:lastColumn="0" w:oddVBand="0" w:evenVBand="0" w:oddHBand="0" w:evenHBand="0" w:firstRowFirstColumn="0" w:firstRowLastColumn="0" w:lastRowFirstColumn="0" w:lastRowLastColumn="0"/>
          <w:ins w:id="14969" w:author="HungNguyen" w:date="2012-04-17T20:56:00Z"/>
        </w:trPr>
        <w:tc>
          <w:tcPr>
            <w:tcW w:w="551" w:type="dxa"/>
          </w:tcPr>
          <w:p w:rsidR="00BB63E9" w:rsidRPr="00ED708E" w:rsidRDefault="00BB63E9" w:rsidP="002919C6">
            <w:pPr>
              <w:widowControl w:val="0"/>
              <w:spacing w:before="120"/>
              <w:ind w:left="-14" w:right="14"/>
              <w:jc w:val="center"/>
              <w:rPr>
                <w:ins w:id="14970" w:author="HungNguyen" w:date="2012-04-17T20:56:00Z"/>
                <w:b w:val="0"/>
                <w:lang w:eastAsia="ja-JP"/>
              </w:rPr>
            </w:pPr>
            <w:ins w:id="14971" w:author="HungNguyen" w:date="2012-04-17T20:56:00Z">
              <w:r w:rsidRPr="00ED708E">
                <w:rPr>
                  <w:rFonts w:ascii="Tahoma" w:eastAsia="MS Mincho" w:hAnsi="Tahoma" w:cs="Arial"/>
                  <w:b w:val="0"/>
                  <w:snapToGrid w:val="0"/>
                  <w:color w:val="auto"/>
                  <w:sz w:val="20"/>
                  <w:szCs w:val="20"/>
                  <w:lang w:eastAsia="ja-JP"/>
                </w:rPr>
                <w:t>No</w:t>
              </w:r>
            </w:ins>
          </w:p>
        </w:tc>
        <w:tc>
          <w:tcPr>
            <w:tcW w:w="1429" w:type="dxa"/>
          </w:tcPr>
          <w:p w:rsidR="00BB63E9" w:rsidRPr="00ED708E" w:rsidRDefault="00BB63E9" w:rsidP="002919C6">
            <w:pPr>
              <w:widowControl w:val="0"/>
              <w:spacing w:before="120"/>
              <w:ind w:left="-14" w:right="14"/>
              <w:jc w:val="center"/>
              <w:rPr>
                <w:ins w:id="14972" w:author="HungNguyen" w:date="2012-04-17T20:56:00Z"/>
                <w:b w:val="0"/>
                <w:lang w:eastAsia="ja-JP"/>
              </w:rPr>
            </w:pPr>
            <w:ins w:id="14973" w:author="HungNguyen" w:date="2012-04-17T20:56:00Z">
              <w:r w:rsidRPr="00ED708E">
                <w:rPr>
                  <w:rFonts w:ascii="Tahoma" w:eastAsia="MS Mincho" w:hAnsi="Tahoma" w:cs="Arial"/>
                  <w:b w:val="0"/>
                  <w:snapToGrid w:val="0"/>
                  <w:color w:val="auto"/>
                  <w:sz w:val="20"/>
                  <w:szCs w:val="20"/>
                  <w:lang w:eastAsia="ja-JP"/>
                </w:rPr>
                <w:t>Parameter</w:t>
              </w:r>
            </w:ins>
          </w:p>
        </w:tc>
        <w:tc>
          <w:tcPr>
            <w:tcW w:w="1440" w:type="dxa"/>
          </w:tcPr>
          <w:p w:rsidR="00BB63E9" w:rsidRPr="00ED708E" w:rsidRDefault="00BB63E9" w:rsidP="002919C6">
            <w:pPr>
              <w:widowControl w:val="0"/>
              <w:spacing w:before="120"/>
              <w:ind w:left="-14" w:right="14"/>
              <w:jc w:val="center"/>
              <w:rPr>
                <w:ins w:id="14974" w:author="HungNguyen" w:date="2012-04-17T20:56:00Z"/>
                <w:b w:val="0"/>
                <w:lang w:eastAsia="ja-JP"/>
              </w:rPr>
            </w:pPr>
            <w:ins w:id="14975" w:author="HungNguyen" w:date="2012-04-17T20:56:00Z">
              <w:r w:rsidRPr="00ED708E">
                <w:rPr>
                  <w:rFonts w:ascii="Tahoma" w:eastAsia="MS Mincho" w:hAnsi="Tahoma" w:cs="Arial"/>
                  <w:b w:val="0"/>
                  <w:snapToGrid w:val="0"/>
                  <w:color w:val="auto"/>
                  <w:sz w:val="20"/>
                  <w:szCs w:val="20"/>
                  <w:lang w:eastAsia="ja-JP"/>
                </w:rPr>
                <w:t>Type</w:t>
              </w:r>
            </w:ins>
          </w:p>
        </w:tc>
        <w:tc>
          <w:tcPr>
            <w:tcW w:w="900" w:type="dxa"/>
          </w:tcPr>
          <w:p w:rsidR="00BB63E9" w:rsidRPr="00ED708E" w:rsidRDefault="00BB63E9" w:rsidP="002919C6">
            <w:pPr>
              <w:widowControl w:val="0"/>
              <w:spacing w:before="120"/>
              <w:ind w:left="-14" w:right="14"/>
              <w:jc w:val="center"/>
              <w:rPr>
                <w:ins w:id="14976" w:author="HungNguyen" w:date="2012-04-17T20:56:00Z"/>
                <w:b w:val="0"/>
                <w:lang w:eastAsia="ja-JP"/>
              </w:rPr>
            </w:pPr>
            <w:ins w:id="14977" w:author="HungNguyen" w:date="2012-04-17T20:56:00Z">
              <w:r w:rsidRPr="00ED708E">
                <w:rPr>
                  <w:rFonts w:ascii="Tahoma" w:eastAsia="MS Mincho" w:hAnsi="Tahoma" w:cs="Arial"/>
                  <w:b w:val="0"/>
                  <w:snapToGrid w:val="0"/>
                  <w:color w:val="auto"/>
                  <w:sz w:val="20"/>
                  <w:szCs w:val="20"/>
                  <w:lang w:eastAsia="ja-JP"/>
                </w:rPr>
                <w:t>In/out</w:t>
              </w:r>
            </w:ins>
          </w:p>
        </w:tc>
        <w:tc>
          <w:tcPr>
            <w:tcW w:w="983" w:type="dxa"/>
          </w:tcPr>
          <w:p w:rsidR="00BB63E9" w:rsidRPr="00ED708E" w:rsidRDefault="00BB63E9" w:rsidP="002919C6">
            <w:pPr>
              <w:widowControl w:val="0"/>
              <w:spacing w:before="120"/>
              <w:ind w:left="-14" w:right="14"/>
              <w:jc w:val="center"/>
              <w:rPr>
                <w:ins w:id="14978" w:author="HungNguyen" w:date="2012-04-17T20:56:00Z"/>
                <w:b w:val="0"/>
                <w:lang w:eastAsia="ja-JP"/>
              </w:rPr>
            </w:pPr>
            <w:ins w:id="14979" w:author="HungNguyen" w:date="2012-04-17T20:56:00Z">
              <w:r w:rsidRPr="00ED708E">
                <w:rPr>
                  <w:rFonts w:ascii="Tahoma" w:eastAsia="MS Mincho" w:hAnsi="Tahoma" w:cs="Arial"/>
                  <w:b w:val="0"/>
                  <w:snapToGrid w:val="0"/>
                  <w:color w:val="auto"/>
                  <w:sz w:val="20"/>
                  <w:szCs w:val="20"/>
                  <w:lang w:eastAsia="ja-JP"/>
                </w:rPr>
                <w:t>Default</w:t>
              </w:r>
            </w:ins>
          </w:p>
        </w:tc>
        <w:tc>
          <w:tcPr>
            <w:tcW w:w="4397" w:type="dxa"/>
          </w:tcPr>
          <w:p w:rsidR="00BB63E9" w:rsidRPr="00ED708E" w:rsidRDefault="00BB63E9" w:rsidP="002919C6">
            <w:pPr>
              <w:widowControl w:val="0"/>
              <w:spacing w:before="120"/>
              <w:ind w:left="-14" w:right="14"/>
              <w:jc w:val="center"/>
              <w:rPr>
                <w:ins w:id="14980" w:author="HungNguyen" w:date="2012-04-17T20:56:00Z"/>
                <w:b w:val="0"/>
                <w:lang w:eastAsia="ja-JP"/>
              </w:rPr>
            </w:pPr>
            <w:ins w:id="14981" w:author="HungNguyen" w:date="2012-04-17T20:56:00Z">
              <w:r w:rsidRPr="00ED708E">
                <w:rPr>
                  <w:rFonts w:ascii="Tahoma" w:eastAsia="MS Mincho" w:hAnsi="Tahoma" w:cs="Arial"/>
                  <w:b w:val="0"/>
                  <w:snapToGrid w:val="0"/>
                  <w:color w:val="auto"/>
                  <w:sz w:val="20"/>
                  <w:szCs w:val="20"/>
                  <w:lang w:eastAsia="ja-JP"/>
                </w:rPr>
                <w:t>Description</w:t>
              </w:r>
            </w:ins>
          </w:p>
        </w:tc>
      </w:tr>
      <w:tr w:rsidR="00BB63E9" w:rsidTr="002919C6">
        <w:trPr>
          <w:ins w:id="14982" w:author="HungNguyen" w:date="2012-04-17T20:56:00Z"/>
        </w:trPr>
        <w:tc>
          <w:tcPr>
            <w:tcW w:w="551" w:type="dxa"/>
          </w:tcPr>
          <w:p w:rsidR="00BB63E9" w:rsidRPr="00ED708E" w:rsidRDefault="00BB63E9" w:rsidP="002919C6">
            <w:pPr>
              <w:pStyle w:val="comment"/>
              <w:ind w:left="0"/>
              <w:rPr>
                <w:ins w:id="14983" w:author="HungNguyen" w:date="2012-04-17T20:56:00Z"/>
                <w:rFonts w:ascii="Times New Roman" w:hAnsi="Times New Roman" w:cs="Times New Roman"/>
                <w:i w:val="0"/>
                <w:color w:val="auto"/>
                <w:sz w:val="22"/>
                <w:szCs w:val="22"/>
              </w:rPr>
            </w:pPr>
            <w:ins w:id="14984" w:author="HungNguyen" w:date="2012-04-17T20:56:00Z">
              <w:r w:rsidRPr="00ED708E">
                <w:rPr>
                  <w:rFonts w:ascii="Times New Roman" w:hAnsi="Times New Roman" w:cs="Times New Roman"/>
                  <w:i w:val="0"/>
                  <w:color w:val="auto"/>
                  <w:sz w:val="22"/>
                  <w:szCs w:val="22"/>
                </w:rPr>
                <w:t>01</w:t>
              </w:r>
            </w:ins>
          </w:p>
        </w:tc>
        <w:tc>
          <w:tcPr>
            <w:tcW w:w="1429" w:type="dxa"/>
          </w:tcPr>
          <w:p w:rsidR="00BB63E9" w:rsidRPr="00ED708E" w:rsidRDefault="00BB63E9" w:rsidP="002919C6">
            <w:pPr>
              <w:pStyle w:val="comment"/>
              <w:ind w:left="0"/>
              <w:rPr>
                <w:ins w:id="14985" w:author="HungNguyen" w:date="2012-04-17T20:56:00Z"/>
                <w:rFonts w:ascii="Times New Roman" w:hAnsi="Times New Roman" w:cs="Times New Roman"/>
                <w:i w:val="0"/>
                <w:color w:val="auto"/>
                <w:sz w:val="22"/>
                <w:szCs w:val="22"/>
              </w:rPr>
            </w:pPr>
            <w:ins w:id="14986" w:author="HungNguyen" w:date="2012-04-17T20:57:00Z">
              <w:r>
                <w:rPr>
                  <w:rFonts w:ascii="Times New Roman" w:hAnsi="Times New Roman" w:cs="Times New Roman"/>
                  <w:i w:val="0"/>
                  <w:color w:val="auto"/>
                  <w:sz w:val="22"/>
                  <w:szCs w:val="22"/>
                </w:rPr>
                <w:t>b</w:t>
              </w:r>
            </w:ins>
          </w:p>
        </w:tc>
        <w:tc>
          <w:tcPr>
            <w:tcW w:w="1440" w:type="dxa"/>
          </w:tcPr>
          <w:p w:rsidR="00BB63E9" w:rsidRPr="00ED708E" w:rsidRDefault="00BB63E9" w:rsidP="002919C6">
            <w:pPr>
              <w:pStyle w:val="comment"/>
              <w:ind w:left="0"/>
              <w:rPr>
                <w:ins w:id="14987" w:author="HungNguyen" w:date="2012-04-17T20:56:00Z"/>
                <w:rFonts w:ascii="Times New Roman" w:hAnsi="Times New Roman" w:cs="Times New Roman"/>
                <w:i w:val="0"/>
                <w:color w:val="auto"/>
                <w:sz w:val="22"/>
                <w:szCs w:val="22"/>
              </w:rPr>
            </w:pPr>
            <w:ins w:id="14988" w:author="HungNguyen" w:date="2012-04-17T20:57:00Z">
              <w:r>
                <w:rPr>
                  <w:rFonts w:ascii="Times New Roman" w:hAnsi="Times New Roman" w:cs="Times New Roman"/>
                  <w:i w:val="0"/>
                  <w:color w:val="auto"/>
                  <w:sz w:val="22"/>
                  <w:szCs w:val="22"/>
                </w:rPr>
                <w:t>Block</w:t>
              </w:r>
            </w:ins>
          </w:p>
        </w:tc>
        <w:tc>
          <w:tcPr>
            <w:tcW w:w="900" w:type="dxa"/>
          </w:tcPr>
          <w:p w:rsidR="00BB63E9" w:rsidRPr="00ED708E" w:rsidRDefault="00BB63E9" w:rsidP="002919C6">
            <w:pPr>
              <w:pStyle w:val="comment"/>
              <w:ind w:left="0"/>
              <w:rPr>
                <w:ins w:id="14989" w:author="HungNguyen" w:date="2012-04-17T20:56:00Z"/>
                <w:rFonts w:ascii="Times New Roman" w:hAnsi="Times New Roman" w:cs="Times New Roman"/>
                <w:i w:val="0"/>
                <w:color w:val="auto"/>
                <w:sz w:val="22"/>
                <w:szCs w:val="22"/>
              </w:rPr>
            </w:pPr>
            <w:ins w:id="14990" w:author="HungNguyen" w:date="2012-04-17T20:56:00Z">
              <w:r w:rsidRPr="00ED708E">
                <w:rPr>
                  <w:rFonts w:ascii="Times New Roman" w:hAnsi="Times New Roman" w:cs="Times New Roman"/>
                  <w:i w:val="0"/>
                  <w:color w:val="auto"/>
                  <w:sz w:val="22"/>
                  <w:szCs w:val="22"/>
                </w:rPr>
                <w:t xml:space="preserve">In </w:t>
              </w:r>
            </w:ins>
          </w:p>
        </w:tc>
        <w:tc>
          <w:tcPr>
            <w:tcW w:w="983" w:type="dxa"/>
          </w:tcPr>
          <w:p w:rsidR="00BB63E9" w:rsidRPr="00ED708E" w:rsidRDefault="00BB63E9" w:rsidP="002919C6">
            <w:pPr>
              <w:pStyle w:val="comment"/>
              <w:ind w:left="0"/>
              <w:rPr>
                <w:ins w:id="14991" w:author="HungNguyen" w:date="2012-04-17T20:56:00Z"/>
                <w:rFonts w:ascii="Times New Roman" w:hAnsi="Times New Roman" w:cs="Times New Roman"/>
                <w:i w:val="0"/>
                <w:sz w:val="22"/>
                <w:szCs w:val="22"/>
              </w:rPr>
            </w:pPr>
          </w:p>
        </w:tc>
        <w:tc>
          <w:tcPr>
            <w:tcW w:w="4397" w:type="dxa"/>
          </w:tcPr>
          <w:p w:rsidR="00BB63E9" w:rsidRPr="00ED708E" w:rsidRDefault="00BB63E9" w:rsidP="002919C6">
            <w:pPr>
              <w:pStyle w:val="comment"/>
              <w:ind w:left="0"/>
              <w:rPr>
                <w:ins w:id="14992" w:author="HungNguyen" w:date="2012-04-17T20:56:00Z"/>
                <w:rFonts w:ascii="Times New Roman" w:hAnsi="Times New Roman" w:cs="Times New Roman"/>
                <w:i w:val="0"/>
                <w:color w:val="auto"/>
                <w:sz w:val="22"/>
                <w:szCs w:val="22"/>
              </w:rPr>
            </w:pPr>
            <w:ins w:id="14993" w:author="HungNguyen" w:date="2012-04-17T20:56:00Z">
              <w:r>
                <w:rPr>
                  <w:rFonts w:ascii="Times New Roman" w:hAnsi="Times New Roman" w:cs="Times New Roman"/>
                  <w:i w:val="0"/>
                  <w:color w:val="auto"/>
                  <w:sz w:val="22"/>
                  <w:szCs w:val="22"/>
                </w:rPr>
                <w:t xml:space="preserve">parameter </w:t>
              </w:r>
            </w:ins>
          </w:p>
        </w:tc>
      </w:tr>
    </w:tbl>
    <w:p w:rsidR="00BB63E9" w:rsidRPr="00ED708E" w:rsidRDefault="00BB63E9" w:rsidP="00BB63E9">
      <w:pPr>
        <w:rPr>
          <w:ins w:id="14994" w:author="HungNguyen" w:date="2012-04-17T20:56:00Z"/>
        </w:rPr>
      </w:pPr>
    </w:p>
    <w:p w:rsidR="00BB63E9" w:rsidRPr="00002CBC" w:rsidRDefault="00BB63E9">
      <w:pPr>
        <w:rPr>
          <w:ins w:id="14995" w:author="HungNguyen" w:date="2012-04-17T20:55:00Z"/>
        </w:rPr>
        <w:pPrChange w:id="14996" w:author="HungNguyen" w:date="2012-04-17T20:56:00Z">
          <w:pPr>
            <w:pStyle w:val="Heading6"/>
          </w:pPr>
        </w:pPrChange>
      </w:pPr>
    </w:p>
    <w:p w:rsidR="002937ED" w:rsidRDefault="00002CBC">
      <w:pPr>
        <w:pStyle w:val="Heading4"/>
        <w:rPr>
          <w:ins w:id="14997" w:author="HungNguyen" w:date="2012-04-17T21:13:00Z"/>
        </w:rPr>
      </w:pPr>
      <w:ins w:id="14998" w:author="HungNguyen" w:date="2012-04-17T21:13:00Z">
        <w:r>
          <w:t>StringExtension class</w:t>
        </w:r>
      </w:ins>
    </w:p>
    <w:p w:rsidR="00002CBC" w:rsidRPr="00002CBC" w:rsidRDefault="00002CBC" w:rsidP="00002CBC">
      <w:pPr>
        <w:rPr>
          <w:ins w:id="14999" w:author="HungNguyen" w:date="2012-04-17T21:00:00Z"/>
          <w:rPrChange w:id="15000" w:author="HungNguyen" w:date="2012-04-17T21:13:00Z">
            <w:rPr>
              <w:ins w:id="15001" w:author="HungNguyen" w:date="2012-04-17T21:00:00Z"/>
            </w:rPr>
          </w:rPrChange>
        </w:rPr>
        <w:pPrChange w:id="15002" w:author="HungNguyen" w:date="2012-04-17T21:13:00Z">
          <w:pPr>
            <w:pStyle w:val="Heading4"/>
          </w:pPr>
        </w:pPrChange>
      </w:pPr>
    </w:p>
    <w:p w:rsidR="00002CBC" w:rsidRDefault="00002CBC" w:rsidP="00002CBC">
      <w:pPr>
        <w:pStyle w:val="Heading5"/>
        <w:rPr>
          <w:ins w:id="15003" w:author="HungNguyen" w:date="2012-04-17T21:14:00Z"/>
        </w:rPr>
        <w:pPrChange w:id="15004" w:author="HungNguyen" w:date="2012-04-17T21:14:00Z">
          <w:pPr>
            <w:pStyle w:val="Heading4"/>
          </w:pPr>
        </w:pPrChange>
      </w:pPr>
      <w:ins w:id="15005" w:author="HungNguyen" w:date="2012-04-17T21:14:00Z">
        <w:r>
          <w:t>Attributes</w:t>
        </w:r>
      </w:ins>
    </w:p>
    <w:p w:rsidR="00002CBC" w:rsidRDefault="00002CBC" w:rsidP="00002CBC">
      <w:pPr>
        <w:ind w:left="720" w:firstLine="720"/>
        <w:rPr>
          <w:ins w:id="15006" w:author="HungNguyen" w:date="2012-04-17T21:14:00Z"/>
        </w:rPr>
        <w:pPrChange w:id="15007" w:author="HungNguyen" w:date="2012-04-17T21:14:00Z">
          <w:pPr>
            <w:pStyle w:val="Heading4"/>
          </w:pPr>
        </w:pPrChange>
      </w:pPr>
      <w:ins w:id="15008" w:author="HungNguyen" w:date="2012-04-17T21:14:00Z">
        <w:r>
          <w:t>N/A</w:t>
        </w:r>
      </w:ins>
    </w:p>
    <w:p w:rsidR="00002CBC" w:rsidRPr="00002CBC" w:rsidRDefault="00002CBC" w:rsidP="00002CBC">
      <w:pPr>
        <w:ind w:left="720" w:firstLine="720"/>
        <w:rPr>
          <w:ins w:id="15009" w:author="HungNguyen" w:date="2012-04-17T21:14:00Z"/>
          <w:rPrChange w:id="15010" w:author="HungNguyen" w:date="2012-04-17T21:14:00Z">
            <w:rPr>
              <w:ins w:id="15011" w:author="HungNguyen" w:date="2012-04-17T21:14:00Z"/>
            </w:rPr>
          </w:rPrChange>
        </w:rPr>
        <w:pPrChange w:id="15012" w:author="HungNguyen" w:date="2012-04-17T21:14:00Z">
          <w:pPr>
            <w:pStyle w:val="Heading4"/>
          </w:pPr>
        </w:pPrChange>
      </w:pPr>
    </w:p>
    <w:p w:rsidR="00002CBC" w:rsidRDefault="00002CBC">
      <w:pPr>
        <w:pStyle w:val="Heading5"/>
        <w:rPr>
          <w:ins w:id="15013" w:author="HungNguyen" w:date="2012-04-17T21:14:00Z"/>
        </w:rPr>
      </w:pPr>
      <w:ins w:id="15014" w:author="HungNguyen" w:date="2012-04-17T21:14:00Z">
        <w:r>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483"/>
        <w:gridCol w:w="6138"/>
      </w:tblGrid>
      <w:tr w:rsidR="00002CBC" w:rsidRPr="00D229E5" w:rsidTr="002919C6">
        <w:trPr>
          <w:cnfStyle w:val="100000000000" w:firstRow="1" w:lastRow="0" w:firstColumn="0" w:lastColumn="0" w:oddVBand="0" w:evenVBand="0" w:oddHBand="0" w:evenHBand="0" w:firstRowFirstColumn="0" w:firstRowLastColumn="0" w:lastRowFirstColumn="0" w:lastRowLastColumn="0"/>
          <w:ins w:id="15015" w:author="HungNguyen" w:date="2012-04-17T21:14:00Z"/>
        </w:trPr>
        <w:tc>
          <w:tcPr>
            <w:tcW w:w="955" w:type="dxa"/>
          </w:tcPr>
          <w:p w:rsidR="00002CBC" w:rsidRPr="00ED708E" w:rsidRDefault="00002CBC" w:rsidP="002919C6">
            <w:pPr>
              <w:widowControl w:val="0"/>
              <w:spacing w:before="120"/>
              <w:ind w:left="-14" w:right="14"/>
              <w:jc w:val="center"/>
              <w:rPr>
                <w:ins w:id="15016" w:author="HungNguyen" w:date="2012-04-17T21:14:00Z"/>
                <w:b w:val="0"/>
                <w:lang w:eastAsia="ja-JP"/>
              </w:rPr>
            </w:pPr>
            <w:ins w:id="15017" w:author="HungNguyen" w:date="2012-04-17T21:14:00Z">
              <w:r w:rsidRPr="00ED708E">
                <w:rPr>
                  <w:rFonts w:ascii="Tahoma" w:eastAsia="MS Mincho" w:hAnsi="Tahoma" w:cs="Arial"/>
                  <w:b w:val="0"/>
                  <w:snapToGrid w:val="0"/>
                  <w:color w:val="auto"/>
                  <w:sz w:val="20"/>
                  <w:szCs w:val="20"/>
                  <w:lang w:eastAsia="ja-JP"/>
                </w:rPr>
                <w:t>No</w:t>
              </w:r>
            </w:ins>
          </w:p>
        </w:tc>
        <w:tc>
          <w:tcPr>
            <w:tcW w:w="2483" w:type="dxa"/>
          </w:tcPr>
          <w:p w:rsidR="00002CBC" w:rsidRPr="00ED708E" w:rsidRDefault="00002CBC" w:rsidP="002919C6">
            <w:pPr>
              <w:widowControl w:val="0"/>
              <w:spacing w:before="120"/>
              <w:ind w:left="-14" w:right="14"/>
              <w:jc w:val="center"/>
              <w:rPr>
                <w:ins w:id="15018" w:author="HungNguyen" w:date="2012-04-17T21:14:00Z"/>
                <w:b w:val="0"/>
                <w:lang w:eastAsia="ja-JP"/>
              </w:rPr>
            </w:pPr>
            <w:ins w:id="15019" w:author="HungNguyen" w:date="2012-04-17T21:14:00Z">
              <w:r w:rsidRPr="00ED708E">
                <w:rPr>
                  <w:rFonts w:ascii="Tahoma" w:eastAsia="MS Mincho" w:hAnsi="Tahoma" w:cs="Arial"/>
                  <w:b w:val="0"/>
                  <w:snapToGrid w:val="0"/>
                  <w:color w:val="auto"/>
                  <w:sz w:val="20"/>
                  <w:szCs w:val="20"/>
                  <w:lang w:eastAsia="ja-JP"/>
                </w:rPr>
                <w:t>Method</w:t>
              </w:r>
            </w:ins>
          </w:p>
        </w:tc>
        <w:tc>
          <w:tcPr>
            <w:tcW w:w="6138" w:type="dxa"/>
          </w:tcPr>
          <w:p w:rsidR="00002CBC" w:rsidRPr="00ED708E" w:rsidRDefault="00002CBC" w:rsidP="002919C6">
            <w:pPr>
              <w:widowControl w:val="0"/>
              <w:spacing w:before="120"/>
              <w:ind w:left="-14" w:right="14"/>
              <w:jc w:val="center"/>
              <w:rPr>
                <w:ins w:id="15020" w:author="HungNguyen" w:date="2012-04-17T21:14:00Z"/>
                <w:b w:val="0"/>
                <w:lang w:eastAsia="ja-JP"/>
              </w:rPr>
            </w:pPr>
            <w:ins w:id="15021" w:author="HungNguyen" w:date="2012-04-17T21:14:00Z">
              <w:r w:rsidRPr="00ED708E">
                <w:rPr>
                  <w:rFonts w:ascii="Tahoma" w:eastAsia="MS Mincho" w:hAnsi="Tahoma" w:cs="Arial"/>
                  <w:b w:val="0"/>
                  <w:snapToGrid w:val="0"/>
                  <w:color w:val="auto"/>
                  <w:sz w:val="20"/>
                  <w:szCs w:val="20"/>
                  <w:lang w:eastAsia="ja-JP"/>
                </w:rPr>
                <w:t>Description</w:t>
              </w:r>
            </w:ins>
          </w:p>
        </w:tc>
      </w:tr>
      <w:tr w:rsidR="00002CBC" w:rsidRPr="00D229E5" w:rsidTr="002919C6">
        <w:trPr>
          <w:ins w:id="15022" w:author="HungNguyen" w:date="2012-04-17T21:14:00Z"/>
        </w:trPr>
        <w:tc>
          <w:tcPr>
            <w:tcW w:w="955" w:type="dxa"/>
          </w:tcPr>
          <w:p w:rsidR="00002CBC" w:rsidRPr="00ED708E" w:rsidRDefault="00002CBC" w:rsidP="002919C6">
            <w:pPr>
              <w:pStyle w:val="comment"/>
              <w:ind w:left="0"/>
              <w:rPr>
                <w:ins w:id="15023" w:author="HungNguyen" w:date="2012-04-17T21:14:00Z"/>
                <w:rFonts w:ascii="Times New Roman" w:hAnsi="Times New Roman" w:cs="Times New Roman"/>
                <w:i w:val="0"/>
                <w:color w:val="auto"/>
                <w:sz w:val="22"/>
                <w:szCs w:val="22"/>
              </w:rPr>
            </w:pPr>
            <w:ins w:id="15024" w:author="HungNguyen" w:date="2012-04-17T21:14:00Z">
              <w:r w:rsidRPr="00ED708E">
                <w:rPr>
                  <w:rFonts w:ascii="Times New Roman" w:hAnsi="Times New Roman" w:cs="Times New Roman"/>
                  <w:i w:val="0"/>
                  <w:color w:val="auto"/>
                  <w:sz w:val="22"/>
                  <w:szCs w:val="22"/>
                </w:rPr>
                <w:t>01</w:t>
              </w:r>
            </w:ins>
          </w:p>
        </w:tc>
        <w:tc>
          <w:tcPr>
            <w:tcW w:w="2483" w:type="dxa"/>
          </w:tcPr>
          <w:p w:rsidR="00002CBC" w:rsidRPr="00ED708E" w:rsidRDefault="00002CBC" w:rsidP="002919C6">
            <w:pPr>
              <w:pStyle w:val="comment"/>
              <w:ind w:left="0"/>
              <w:rPr>
                <w:ins w:id="15025" w:author="HungNguyen" w:date="2012-04-17T21:14:00Z"/>
                <w:rFonts w:ascii="Times New Roman" w:hAnsi="Times New Roman" w:cs="Times New Roman"/>
                <w:i w:val="0"/>
                <w:color w:val="auto"/>
                <w:sz w:val="22"/>
                <w:szCs w:val="22"/>
              </w:rPr>
            </w:pPr>
            <w:ins w:id="15026" w:author="HungNguyen" w:date="2012-04-17T21:15:00Z">
              <w:r>
                <w:rPr>
                  <w:rFonts w:ascii="Times New Roman" w:hAnsi="Times New Roman" w:cs="Times New Roman"/>
                  <w:i w:val="0"/>
                  <w:color w:val="auto"/>
                  <w:sz w:val="22"/>
                  <w:szCs w:val="22"/>
                </w:rPr>
                <w:t>ConvertToRtf</w:t>
              </w:r>
            </w:ins>
          </w:p>
        </w:tc>
        <w:tc>
          <w:tcPr>
            <w:tcW w:w="6138" w:type="dxa"/>
          </w:tcPr>
          <w:p w:rsidR="00002CBC" w:rsidRPr="00ED708E" w:rsidRDefault="00002CBC" w:rsidP="002919C6">
            <w:pPr>
              <w:pStyle w:val="comment"/>
              <w:ind w:left="0"/>
              <w:rPr>
                <w:ins w:id="15027" w:author="HungNguyen" w:date="2012-04-17T21:14:00Z"/>
                <w:rFonts w:ascii="Times New Roman" w:hAnsi="Times New Roman" w:cs="Times New Roman"/>
                <w:i w:val="0"/>
                <w:color w:val="auto"/>
                <w:sz w:val="22"/>
                <w:szCs w:val="22"/>
              </w:rPr>
            </w:pPr>
          </w:p>
        </w:tc>
      </w:tr>
    </w:tbl>
    <w:p w:rsidR="00002CBC" w:rsidRPr="00002CBC" w:rsidRDefault="00002CBC" w:rsidP="00002CBC">
      <w:pPr>
        <w:rPr>
          <w:ins w:id="15028" w:author="HungNguyen" w:date="2012-04-17T21:14:00Z"/>
          <w:rPrChange w:id="15029" w:author="HungNguyen" w:date="2012-04-17T21:14:00Z">
            <w:rPr>
              <w:ins w:id="15030" w:author="HungNguyen" w:date="2012-04-17T21:14:00Z"/>
            </w:rPr>
          </w:rPrChange>
        </w:rPr>
        <w:pPrChange w:id="15031" w:author="HungNguyen" w:date="2012-04-17T21:14:00Z">
          <w:pPr>
            <w:pStyle w:val="Heading5"/>
          </w:pPr>
        </w:pPrChange>
      </w:pPr>
    </w:p>
    <w:p w:rsidR="00002CBC" w:rsidRDefault="00002CBC" w:rsidP="00002CBC">
      <w:pPr>
        <w:pStyle w:val="Heading6"/>
        <w:rPr>
          <w:ins w:id="15032" w:author="HungNguyen" w:date="2012-04-17T21:16:00Z"/>
        </w:rPr>
        <w:pPrChange w:id="15033" w:author="HungNguyen" w:date="2012-04-17T21:15:00Z">
          <w:pPr>
            <w:pStyle w:val="Heading5"/>
          </w:pPr>
        </w:pPrChange>
      </w:pPr>
      <w:ins w:id="15034" w:author="HungNguyen" w:date="2012-04-17T21:16:00Z">
        <w:r>
          <w:t>ConvertToRtf method</w:t>
        </w:r>
      </w:ins>
    </w:p>
    <w:p w:rsidR="00002CBC" w:rsidRPr="00D60E4A" w:rsidRDefault="00002CBC" w:rsidP="00002CBC">
      <w:pPr>
        <w:pStyle w:val="ListParagraph"/>
        <w:numPr>
          <w:ilvl w:val="0"/>
          <w:numId w:val="11"/>
        </w:numPr>
        <w:autoSpaceDE w:val="0"/>
        <w:autoSpaceDN w:val="0"/>
        <w:adjustRightInd w:val="0"/>
        <w:spacing w:after="0" w:line="240" w:lineRule="auto"/>
        <w:rPr>
          <w:ins w:id="15035" w:author="HungNguyen" w:date="2012-04-17T21:16:00Z"/>
          <w:rFonts w:ascii="Cambria" w:eastAsia="MS Gothic" w:hAnsi="Cambria"/>
          <w:b/>
          <w:bCs/>
          <w:i/>
          <w:iCs/>
          <w:color w:val="4F81BD"/>
        </w:rPr>
      </w:pPr>
      <w:ins w:id="15036" w:author="HungNguyen" w:date="2012-04-17T21:16:00Z">
        <w:r w:rsidRPr="00D60E4A">
          <w:rPr>
            <w:rFonts w:ascii="Cambria" w:eastAsia="MS Gothic" w:hAnsi="Cambria"/>
            <w:b/>
            <w:bCs/>
            <w:i/>
            <w:iCs/>
            <w:color w:val="4F81BD"/>
          </w:rPr>
          <w:t xml:space="preserve">Method Declaration:   </w:t>
        </w:r>
      </w:ins>
    </w:p>
    <w:p w:rsidR="00002CBC" w:rsidRPr="00002CBC" w:rsidRDefault="00002CBC" w:rsidP="00002CBC">
      <w:pPr>
        <w:pStyle w:val="ListParagraph"/>
        <w:autoSpaceDE w:val="0"/>
        <w:autoSpaceDN w:val="0"/>
        <w:adjustRightInd w:val="0"/>
        <w:spacing w:after="0" w:line="240" w:lineRule="auto"/>
        <w:ind w:firstLine="720"/>
        <w:rPr>
          <w:ins w:id="15037" w:author="HungNguyen" w:date="2012-04-17T21:16:00Z"/>
          <w:rFonts w:ascii="Consolas" w:eastAsiaTheme="minorEastAsia" w:hAnsi="Consolas" w:cs="Consolas"/>
          <w:sz w:val="19"/>
          <w:szCs w:val="19"/>
          <w:lang w:eastAsia="ja-JP"/>
        </w:rPr>
        <w:pPrChange w:id="15038" w:author="HungNguyen" w:date="2012-04-17T21:16:00Z">
          <w:pPr>
            <w:pStyle w:val="ListParagraph"/>
            <w:numPr>
              <w:numId w:val="11"/>
            </w:numPr>
            <w:autoSpaceDE w:val="0"/>
            <w:autoSpaceDN w:val="0"/>
            <w:adjustRightInd w:val="0"/>
            <w:spacing w:after="0" w:line="240" w:lineRule="auto"/>
            <w:ind w:hanging="360"/>
          </w:pPr>
        </w:pPrChange>
      </w:pPr>
      <w:proofErr w:type="gramStart"/>
      <w:ins w:id="15039" w:author="HungNguyen" w:date="2012-04-17T21:16:00Z">
        <w:r w:rsidRPr="00002CBC">
          <w:rPr>
            <w:rFonts w:ascii="Consolas" w:eastAsiaTheme="minorEastAsia" w:hAnsi="Consolas" w:cs="Consolas"/>
            <w:color w:val="0000FF"/>
            <w:sz w:val="19"/>
            <w:szCs w:val="19"/>
            <w:lang w:eastAsia="ja-JP"/>
          </w:rPr>
          <w:t>public</w:t>
        </w:r>
        <w:proofErr w:type="gramEnd"/>
        <w:r w:rsidRPr="00002CBC">
          <w:rPr>
            <w:rFonts w:ascii="Consolas" w:eastAsiaTheme="minorEastAsia" w:hAnsi="Consolas" w:cs="Consolas"/>
            <w:sz w:val="19"/>
            <w:szCs w:val="19"/>
            <w:lang w:eastAsia="ja-JP"/>
          </w:rPr>
          <w:t xml:space="preserve"> </w:t>
        </w:r>
        <w:r w:rsidRPr="00002CBC">
          <w:rPr>
            <w:rFonts w:ascii="Consolas" w:eastAsiaTheme="minorEastAsia" w:hAnsi="Consolas" w:cs="Consolas"/>
            <w:color w:val="0000FF"/>
            <w:sz w:val="19"/>
            <w:szCs w:val="19"/>
            <w:lang w:eastAsia="ja-JP"/>
          </w:rPr>
          <w:t>static</w:t>
        </w:r>
        <w:r w:rsidRPr="00002CBC">
          <w:rPr>
            <w:rFonts w:ascii="Consolas" w:eastAsiaTheme="minorEastAsia" w:hAnsi="Consolas" w:cs="Consolas"/>
            <w:sz w:val="19"/>
            <w:szCs w:val="19"/>
            <w:lang w:eastAsia="ja-JP"/>
          </w:rPr>
          <w:t xml:space="preserve"> </w:t>
        </w:r>
        <w:r w:rsidRPr="00002CBC">
          <w:rPr>
            <w:rFonts w:ascii="Consolas" w:eastAsiaTheme="minorEastAsia" w:hAnsi="Consolas" w:cs="Consolas"/>
            <w:color w:val="0000FF"/>
            <w:sz w:val="19"/>
            <w:szCs w:val="19"/>
            <w:lang w:eastAsia="ja-JP"/>
          </w:rPr>
          <w:t>string</w:t>
        </w:r>
        <w:r w:rsidRPr="00002CBC">
          <w:rPr>
            <w:rFonts w:ascii="Consolas" w:eastAsiaTheme="minorEastAsia" w:hAnsi="Consolas" w:cs="Consolas"/>
            <w:sz w:val="19"/>
            <w:szCs w:val="19"/>
            <w:lang w:eastAsia="ja-JP"/>
          </w:rPr>
          <w:t xml:space="preserve"> ConvertToRtf(</w:t>
        </w:r>
        <w:r w:rsidRPr="00002CBC">
          <w:rPr>
            <w:rFonts w:ascii="Consolas" w:eastAsiaTheme="minorEastAsia" w:hAnsi="Consolas" w:cs="Consolas"/>
            <w:color w:val="0000FF"/>
            <w:sz w:val="19"/>
            <w:szCs w:val="19"/>
            <w:lang w:eastAsia="ja-JP"/>
          </w:rPr>
          <w:t>this</w:t>
        </w:r>
        <w:r w:rsidRPr="00002CBC">
          <w:rPr>
            <w:rFonts w:ascii="Consolas" w:eastAsiaTheme="minorEastAsia" w:hAnsi="Consolas" w:cs="Consolas"/>
            <w:sz w:val="19"/>
            <w:szCs w:val="19"/>
            <w:lang w:eastAsia="ja-JP"/>
          </w:rPr>
          <w:t xml:space="preserve"> </w:t>
        </w:r>
        <w:r w:rsidRPr="00002CBC">
          <w:rPr>
            <w:rFonts w:ascii="Consolas" w:eastAsiaTheme="minorEastAsia" w:hAnsi="Consolas" w:cs="Consolas"/>
            <w:color w:val="0000FF"/>
            <w:sz w:val="19"/>
            <w:szCs w:val="19"/>
            <w:lang w:eastAsia="ja-JP"/>
          </w:rPr>
          <w:t>string</w:t>
        </w:r>
        <w:r w:rsidRPr="00002CBC">
          <w:rPr>
            <w:rFonts w:ascii="Consolas" w:eastAsiaTheme="minorEastAsia" w:hAnsi="Consolas" w:cs="Consolas"/>
            <w:sz w:val="19"/>
            <w:szCs w:val="19"/>
            <w:lang w:eastAsia="ja-JP"/>
          </w:rPr>
          <w:t xml:space="preserve"> value)</w:t>
        </w:r>
      </w:ins>
    </w:p>
    <w:p w:rsidR="00002CBC" w:rsidRPr="00C05D92" w:rsidRDefault="00002CBC" w:rsidP="00002CBC">
      <w:pPr>
        <w:pStyle w:val="ListParagraph"/>
        <w:autoSpaceDE w:val="0"/>
        <w:autoSpaceDN w:val="0"/>
        <w:adjustRightInd w:val="0"/>
        <w:spacing w:after="0" w:line="240" w:lineRule="auto"/>
        <w:ind w:firstLine="720"/>
        <w:rPr>
          <w:ins w:id="15040" w:author="HungNguyen" w:date="2012-04-17T21:16:00Z"/>
          <w:rFonts w:ascii="Consolas" w:eastAsiaTheme="minorEastAsia" w:hAnsi="Consolas" w:cs="Consolas"/>
          <w:sz w:val="19"/>
          <w:szCs w:val="19"/>
          <w:lang w:eastAsia="ja-JP"/>
        </w:rPr>
      </w:pPr>
    </w:p>
    <w:p w:rsidR="00002CBC" w:rsidRPr="007032A5" w:rsidRDefault="00002CBC" w:rsidP="00002CBC">
      <w:pPr>
        <w:pStyle w:val="ListParagraph"/>
        <w:autoSpaceDE w:val="0"/>
        <w:autoSpaceDN w:val="0"/>
        <w:adjustRightInd w:val="0"/>
        <w:spacing w:after="0" w:line="240" w:lineRule="auto"/>
        <w:ind w:firstLine="720"/>
        <w:rPr>
          <w:ins w:id="15041" w:author="HungNguyen" w:date="2012-04-17T21:16:00Z"/>
          <w:rFonts w:ascii="Consolas" w:eastAsiaTheme="minorEastAsia" w:hAnsi="Consolas" w:cs="Consolas"/>
          <w:sz w:val="19"/>
          <w:szCs w:val="19"/>
          <w:lang w:eastAsia="ja-JP"/>
        </w:rPr>
      </w:pPr>
    </w:p>
    <w:p w:rsidR="00002CBC" w:rsidRDefault="00002CBC" w:rsidP="00002CBC">
      <w:pPr>
        <w:autoSpaceDE w:val="0"/>
        <w:autoSpaceDN w:val="0"/>
        <w:adjustRightInd w:val="0"/>
        <w:spacing w:after="0" w:line="240" w:lineRule="auto"/>
        <w:rPr>
          <w:ins w:id="15042" w:author="HungNguyen" w:date="2012-04-17T21:16:00Z"/>
          <w:rFonts w:ascii="Consolas" w:eastAsiaTheme="minorEastAsia" w:hAnsi="Consolas" w:cs="Consolas"/>
          <w:sz w:val="19"/>
          <w:szCs w:val="19"/>
          <w:lang w:eastAsia="ja-JP"/>
        </w:rPr>
      </w:pPr>
    </w:p>
    <w:p w:rsidR="00002CBC" w:rsidRPr="00D60E4A" w:rsidRDefault="00002CBC" w:rsidP="00002CBC">
      <w:pPr>
        <w:pStyle w:val="ListParagraph"/>
        <w:numPr>
          <w:ilvl w:val="0"/>
          <w:numId w:val="11"/>
        </w:numPr>
        <w:autoSpaceDE w:val="0"/>
        <w:autoSpaceDN w:val="0"/>
        <w:adjustRightInd w:val="0"/>
        <w:spacing w:after="0" w:line="240" w:lineRule="auto"/>
        <w:rPr>
          <w:ins w:id="15043" w:author="HungNguyen" w:date="2012-04-17T21:16:00Z"/>
          <w:rFonts w:ascii="Cambria" w:eastAsia="MS Gothic" w:hAnsi="Cambria"/>
          <w:b/>
          <w:bCs/>
          <w:i/>
          <w:iCs/>
          <w:color w:val="4F81BD"/>
        </w:rPr>
      </w:pPr>
      <w:ins w:id="15044" w:author="HungNguyen" w:date="2012-04-17T21:16:00Z">
        <w:r w:rsidRPr="00D60E4A">
          <w:rPr>
            <w:rFonts w:ascii="Cambria" w:eastAsia="MS Gothic" w:hAnsi="Cambria"/>
            <w:b/>
            <w:bCs/>
            <w:i/>
            <w:iCs/>
            <w:color w:val="4F81BD"/>
          </w:rPr>
          <w:lastRenderedPageBreak/>
          <w:t>Method Description:</w:t>
        </w:r>
      </w:ins>
    </w:p>
    <w:p w:rsidR="00002CBC" w:rsidRDefault="00002CBC" w:rsidP="00002CBC">
      <w:pPr>
        <w:pStyle w:val="comment"/>
        <w:ind w:firstLine="720"/>
        <w:rPr>
          <w:ins w:id="15045" w:author="HungNguyen" w:date="2012-04-17T21:16:00Z"/>
          <w:i w:val="0"/>
          <w:color w:val="auto"/>
          <w:sz w:val="18"/>
          <w:szCs w:val="18"/>
        </w:rPr>
      </w:pPr>
    </w:p>
    <w:p w:rsidR="00002CBC" w:rsidRPr="00D60E4A" w:rsidRDefault="00002CBC" w:rsidP="00002CBC">
      <w:pPr>
        <w:pStyle w:val="ListParagraph"/>
        <w:numPr>
          <w:ilvl w:val="0"/>
          <w:numId w:val="11"/>
        </w:numPr>
        <w:autoSpaceDE w:val="0"/>
        <w:autoSpaceDN w:val="0"/>
        <w:adjustRightInd w:val="0"/>
        <w:spacing w:after="0" w:line="240" w:lineRule="auto"/>
        <w:rPr>
          <w:ins w:id="15046" w:author="HungNguyen" w:date="2012-04-17T21:16:00Z"/>
          <w:rFonts w:ascii="Cambria" w:eastAsia="MS Gothic" w:hAnsi="Cambria"/>
          <w:b/>
          <w:bCs/>
          <w:i/>
          <w:iCs/>
          <w:color w:val="4F81BD"/>
        </w:rPr>
      </w:pPr>
      <w:ins w:id="15047" w:author="HungNguyen" w:date="2012-04-17T21:16: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002CBC" w:rsidRPr="00D229E5" w:rsidTr="002919C6">
        <w:trPr>
          <w:cnfStyle w:val="100000000000" w:firstRow="1" w:lastRow="0" w:firstColumn="0" w:lastColumn="0" w:oddVBand="0" w:evenVBand="0" w:oddHBand="0" w:evenHBand="0" w:firstRowFirstColumn="0" w:firstRowLastColumn="0" w:lastRowFirstColumn="0" w:lastRowLastColumn="0"/>
          <w:ins w:id="15048" w:author="HungNguyen" w:date="2012-04-17T21:16:00Z"/>
        </w:trPr>
        <w:tc>
          <w:tcPr>
            <w:tcW w:w="551" w:type="dxa"/>
          </w:tcPr>
          <w:p w:rsidR="00002CBC" w:rsidRPr="00ED708E" w:rsidRDefault="00002CBC" w:rsidP="002919C6">
            <w:pPr>
              <w:widowControl w:val="0"/>
              <w:spacing w:before="120"/>
              <w:ind w:left="-14" w:right="14"/>
              <w:jc w:val="center"/>
              <w:rPr>
                <w:ins w:id="15049" w:author="HungNguyen" w:date="2012-04-17T21:16:00Z"/>
                <w:b w:val="0"/>
                <w:lang w:eastAsia="ja-JP"/>
              </w:rPr>
            </w:pPr>
            <w:ins w:id="15050" w:author="HungNguyen" w:date="2012-04-17T21:16:00Z">
              <w:r w:rsidRPr="00ED708E">
                <w:rPr>
                  <w:rFonts w:ascii="Tahoma" w:eastAsia="MS Mincho" w:hAnsi="Tahoma" w:cs="Arial"/>
                  <w:b w:val="0"/>
                  <w:snapToGrid w:val="0"/>
                  <w:color w:val="auto"/>
                  <w:sz w:val="20"/>
                  <w:szCs w:val="20"/>
                  <w:lang w:eastAsia="ja-JP"/>
                </w:rPr>
                <w:t>No</w:t>
              </w:r>
            </w:ins>
          </w:p>
        </w:tc>
        <w:tc>
          <w:tcPr>
            <w:tcW w:w="1429" w:type="dxa"/>
          </w:tcPr>
          <w:p w:rsidR="00002CBC" w:rsidRPr="00ED708E" w:rsidRDefault="00002CBC" w:rsidP="002919C6">
            <w:pPr>
              <w:widowControl w:val="0"/>
              <w:spacing w:before="120"/>
              <w:ind w:left="-14" w:right="14"/>
              <w:jc w:val="center"/>
              <w:rPr>
                <w:ins w:id="15051" w:author="HungNguyen" w:date="2012-04-17T21:16:00Z"/>
                <w:b w:val="0"/>
                <w:lang w:eastAsia="ja-JP"/>
              </w:rPr>
            </w:pPr>
            <w:ins w:id="15052" w:author="HungNguyen" w:date="2012-04-17T21:16:00Z">
              <w:r w:rsidRPr="00ED708E">
                <w:rPr>
                  <w:rFonts w:ascii="Tahoma" w:eastAsia="MS Mincho" w:hAnsi="Tahoma" w:cs="Arial"/>
                  <w:b w:val="0"/>
                  <w:snapToGrid w:val="0"/>
                  <w:color w:val="auto"/>
                  <w:sz w:val="20"/>
                  <w:szCs w:val="20"/>
                  <w:lang w:eastAsia="ja-JP"/>
                </w:rPr>
                <w:t>Parameter</w:t>
              </w:r>
            </w:ins>
          </w:p>
        </w:tc>
        <w:tc>
          <w:tcPr>
            <w:tcW w:w="1440" w:type="dxa"/>
          </w:tcPr>
          <w:p w:rsidR="00002CBC" w:rsidRPr="00ED708E" w:rsidRDefault="00002CBC" w:rsidP="002919C6">
            <w:pPr>
              <w:widowControl w:val="0"/>
              <w:spacing w:before="120"/>
              <w:ind w:left="-14" w:right="14"/>
              <w:jc w:val="center"/>
              <w:rPr>
                <w:ins w:id="15053" w:author="HungNguyen" w:date="2012-04-17T21:16:00Z"/>
                <w:b w:val="0"/>
                <w:lang w:eastAsia="ja-JP"/>
              </w:rPr>
            </w:pPr>
            <w:ins w:id="15054" w:author="HungNguyen" w:date="2012-04-17T21:16:00Z">
              <w:r w:rsidRPr="00ED708E">
                <w:rPr>
                  <w:rFonts w:ascii="Tahoma" w:eastAsia="MS Mincho" w:hAnsi="Tahoma" w:cs="Arial"/>
                  <w:b w:val="0"/>
                  <w:snapToGrid w:val="0"/>
                  <w:color w:val="auto"/>
                  <w:sz w:val="20"/>
                  <w:szCs w:val="20"/>
                  <w:lang w:eastAsia="ja-JP"/>
                </w:rPr>
                <w:t>Type</w:t>
              </w:r>
            </w:ins>
          </w:p>
        </w:tc>
        <w:tc>
          <w:tcPr>
            <w:tcW w:w="900" w:type="dxa"/>
          </w:tcPr>
          <w:p w:rsidR="00002CBC" w:rsidRPr="00ED708E" w:rsidRDefault="00002CBC" w:rsidP="002919C6">
            <w:pPr>
              <w:widowControl w:val="0"/>
              <w:spacing w:before="120"/>
              <w:ind w:left="-14" w:right="14"/>
              <w:jc w:val="center"/>
              <w:rPr>
                <w:ins w:id="15055" w:author="HungNguyen" w:date="2012-04-17T21:16:00Z"/>
                <w:b w:val="0"/>
                <w:lang w:eastAsia="ja-JP"/>
              </w:rPr>
            </w:pPr>
            <w:ins w:id="15056" w:author="HungNguyen" w:date="2012-04-17T21:16:00Z">
              <w:r w:rsidRPr="00ED708E">
                <w:rPr>
                  <w:rFonts w:ascii="Tahoma" w:eastAsia="MS Mincho" w:hAnsi="Tahoma" w:cs="Arial"/>
                  <w:b w:val="0"/>
                  <w:snapToGrid w:val="0"/>
                  <w:color w:val="auto"/>
                  <w:sz w:val="20"/>
                  <w:szCs w:val="20"/>
                  <w:lang w:eastAsia="ja-JP"/>
                </w:rPr>
                <w:t>In/out</w:t>
              </w:r>
            </w:ins>
          </w:p>
        </w:tc>
        <w:tc>
          <w:tcPr>
            <w:tcW w:w="983" w:type="dxa"/>
          </w:tcPr>
          <w:p w:rsidR="00002CBC" w:rsidRPr="00ED708E" w:rsidRDefault="00002CBC" w:rsidP="002919C6">
            <w:pPr>
              <w:widowControl w:val="0"/>
              <w:spacing w:before="120"/>
              <w:ind w:left="-14" w:right="14"/>
              <w:jc w:val="center"/>
              <w:rPr>
                <w:ins w:id="15057" w:author="HungNguyen" w:date="2012-04-17T21:16:00Z"/>
                <w:b w:val="0"/>
                <w:lang w:eastAsia="ja-JP"/>
              </w:rPr>
            </w:pPr>
            <w:ins w:id="15058" w:author="HungNguyen" w:date="2012-04-17T21:16:00Z">
              <w:r w:rsidRPr="00ED708E">
                <w:rPr>
                  <w:rFonts w:ascii="Tahoma" w:eastAsia="MS Mincho" w:hAnsi="Tahoma" w:cs="Arial"/>
                  <w:b w:val="0"/>
                  <w:snapToGrid w:val="0"/>
                  <w:color w:val="auto"/>
                  <w:sz w:val="20"/>
                  <w:szCs w:val="20"/>
                  <w:lang w:eastAsia="ja-JP"/>
                </w:rPr>
                <w:t>Default</w:t>
              </w:r>
            </w:ins>
          </w:p>
        </w:tc>
        <w:tc>
          <w:tcPr>
            <w:tcW w:w="4397" w:type="dxa"/>
          </w:tcPr>
          <w:p w:rsidR="00002CBC" w:rsidRPr="00ED708E" w:rsidRDefault="00002CBC" w:rsidP="002919C6">
            <w:pPr>
              <w:widowControl w:val="0"/>
              <w:spacing w:before="120"/>
              <w:ind w:left="-14" w:right="14"/>
              <w:jc w:val="center"/>
              <w:rPr>
                <w:ins w:id="15059" w:author="HungNguyen" w:date="2012-04-17T21:16:00Z"/>
                <w:b w:val="0"/>
                <w:lang w:eastAsia="ja-JP"/>
              </w:rPr>
            </w:pPr>
            <w:ins w:id="15060" w:author="HungNguyen" w:date="2012-04-17T21:16:00Z">
              <w:r w:rsidRPr="00ED708E">
                <w:rPr>
                  <w:rFonts w:ascii="Tahoma" w:eastAsia="MS Mincho" w:hAnsi="Tahoma" w:cs="Arial"/>
                  <w:b w:val="0"/>
                  <w:snapToGrid w:val="0"/>
                  <w:color w:val="auto"/>
                  <w:sz w:val="20"/>
                  <w:szCs w:val="20"/>
                  <w:lang w:eastAsia="ja-JP"/>
                </w:rPr>
                <w:t>Description</w:t>
              </w:r>
            </w:ins>
          </w:p>
        </w:tc>
      </w:tr>
      <w:tr w:rsidR="00002CBC" w:rsidTr="002919C6">
        <w:trPr>
          <w:ins w:id="15061" w:author="HungNguyen" w:date="2012-04-17T21:16:00Z"/>
        </w:trPr>
        <w:tc>
          <w:tcPr>
            <w:tcW w:w="551" w:type="dxa"/>
          </w:tcPr>
          <w:p w:rsidR="00002CBC" w:rsidRPr="00ED708E" w:rsidRDefault="00002CBC" w:rsidP="002919C6">
            <w:pPr>
              <w:pStyle w:val="comment"/>
              <w:ind w:left="0"/>
              <w:rPr>
                <w:ins w:id="15062" w:author="HungNguyen" w:date="2012-04-17T21:16:00Z"/>
                <w:rFonts w:ascii="Times New Roman" w:hAnsi="Times New Roman" w:cs="Times New Roman"/>
                <w:i w:val="0"/>
                <w:color w:val="auto"/>
                <w:sz w:val="22"/>
                <w:szCs w:val="22"/>
              </w:rPr>
            </w:pPr>
            <w:ins w:id="15063" w:author="HungNguyen" w:date="2012-04-17T21:16:00Z">
              <w:r w:rsidRPr="00ED708E">
                <w:rPr>
                  <w:rFonts w:ascii="Times New Roman" w:hAnsi="Times New Roman" w:cs="Times New Roman"/>
                  <w:i w:val="0"/>
                  <w:color w:val="auto"/>
                  <w:sz w:val="22"/>
                  <w:szCs w:val="22"/>
                </w:rPr>
                <w:t>01</w:t>
              </w:r>
            </w:ins>
          </w:p>
        </w:tc>
        <w:tc>
          <w:tcPr>
            <w:tcW w:w="1429" w:type="dxa"/>
          </w:tcPr>
          <w:p w:rsidR="00002CBC" w:rsidRPr="00ED708E" w:rsidRDefault="00002CBC" w:rsidP="002919C6">
            <w:pPr>
              <w:pStyle w:val="comment"/>
              <w:ind w:left="0"/>
              <w:rPr>
                <w:ins w:id="15064" w:author="HungNguyen" w:date="2012-04-17T21:16:00Z"/>
                <w:rFonts w:ascii="Times New Roman" w:hAnsi="Times New Roman" w:cs="Times New Roman"/>
                <w:i w:val="0"/>
                <w:color w:val="auto"/>
                <w:sz w:val="22"/>
                <w:szCs w:val="22"/>
              </w:rPr>
            </w:pPr>
            <w:ins w:id="15065" w:author="HungNguyen" w:date="2012-04-17T21:17:00Z">
              <w:r>
                <w:rPr>
                  <w:rFonts w:ascii="Times New Roman" w:hAnsi="Times New Roman" w:cs="Times New Roman"/>
                  <w:i w:val="0"/>
                  <w:color w:val="auto"/>
                  <w:sz w:val="22"/>
                  <w:szCs w:val="22"/>
                </w:rPr>
                <w:t>value</w:t>
              </w:r>
            </w:ins>
          </w:p>
        </w:tc>
        <w:tc>
          <w:tcPr>
            <w:tcW w:w="1440" w:type="dxa"/>
          </w:tcPr>
          <w:p w:rsidR="00002CBC" w:rsidRPr="00ED708E" w:rsidRDefault="00002CBC" w:rsidP="002919C6">
            <w:pPr>
              <w:pStyle w:val="comment"/>
              <w:ind w:left="0"/>
              <w:rPr>
                <w:ins w:id="15066" w:author="HungNguyen" w:date="2012-04-17T21:16:00Z"/>
                <w:rFonts w:ascii="Times New Roman" w:hAnsi="Times New Roman" w:cs="Times New Roman"/>
                <w:i w:val="0"/>
                <w:color w:val="auto"/>
                <w:sz w:val="22"/>
                <w:szCs w:val="22"/>
              </w:rPr>
            </w:pPr>
            <w:ins w:id="15067" w:author="HungNguyen" w:date="2012-04-17T21:17:00Z">
              <w:r>
                <w:rPr>
                  <w:rFonts w:ascii="Times New Roman" w:hAnsi="Times New Roman" w:cs="Times New Roman"/>
                  <w:i w:val="0"/>
                  <w:color w:val="auto"/>
                  <w:sz w:val="22"/>
                  <w:szCs w:val="22"/>
                </w:rPr>
                <w:t>String</w:t>
              </w:r>
            </w:ins>
          </w:p>
        </w:tc>
        <w:tc>
          <w:tcPr>
            <w:tcW w:w="900" w:type="dxa"/>
          </w:tcPr>
          <w:p w:rsidR="00002CBC" w:rsidRPr="00ED708E" w:rsidRDefault="00002CBC" w:rsidP="002919C6">
            <w:pPr>
              <w:pStyle w:val="comment"/>
              <w:ind w:left="0"/>
              <w:rPr>
                <w:ins w:id="15068" w:author="HungNguyen" w:date="2012-04-17T21:16:00Z"/>
                <w:rFonts w:ascii="Times New Roman" w:hAnsi="Times New Roman" w:cs="Times New Roman"/>
                <w:i w:val="0"/>
                <w:color w:val="auto"/>
                <w:sz w:val="22"/>
                <w:szCs w:val="22"/>
              </w:rPr>
            </w:pPr>
            <w:ins w:id="15069" w:author="HungNguyen" w:date="2012-04-17T21:16:00Z">
              <w:r w:rsidRPr="00ED708E">
                <w:rPr>
                  <w:rFonts w:ascii="Times New Roman" w:hAnsi="Times New Roman" w:cs="Times New Roman"/>
                  <w:i w:val="0"/>
                  <w:color w:val="auto"/>
                  <w:sz w:val="22"/>
                  <w:szCs w:val="22"/>
                </w:rPr>
                <w:t xml:space="preserve">In </w:t>
              </w:r>
            </w:ins>
          </w:p>
        </w:tc>
        <w:tc>
          <w:tcPr>
            <w:tcW w:w="983" w:type="dxa"/>
          </w:tcPr>
          <w:p w:rsidR="00002CBC" w:rsidRPr="00ED708E" w:rsidRDefault="00002CBC" w:rsidP="002919C6">
            <w:pPr>
              <w:pStyle w:val="comment"/>
              <w:ind w:left="0"/>
              <w:rPr>
                <w:ins w:id="15070" w:author="HungNguyen" w:date="2012-04-17T21:16:00Z"/>
                <w:rFonts w:ascii="Times New Roman" w:hAnsi="Times New Roman" w:cs="Times New Roman"/>
                <w:i w:val="0"/>
                <w:sz w:val="22"/>
                <w:szCs w:val="22"/>
              </w:rPr>
            </w:pPr>
          </w:p>
        </w:tc>
        <w:tc>
          <w:tcPr>
            <w:tcW w:w="4397" w:type="dxa"/>
          </w:tcPr>
          <w:p w:rsidR="00002CBC" w:rsidRPr="00ED708E" w:rsidRDefault="00002CBC" w:rsidP="002919C6">
            <w:pPr>
              <w:pStyle w:val="comment"/>
              <w:ind w:left="0"/>
              <w:rPr>
                <w:ins w:id="15071" w:author="HungNguyen" w:date="2012-04-17T21:16:00Z"/>
                <w:rFonts w:ascii="Times New Roman" w:hAnsi="Times New Roman" w:cs="Times New Roman"/>
                <w:i w:val="0"/>
                <w:color w:val="auto"/>
                <w:sz w:val="22"/>
                <w:szCs w:val="22"/>
              </w:rPr>
            </w:pPr>
            <w:ins w:id="15072" w:author="HungNguyen" w:date="2012-04-17T21:16:00Z">
              <w:r>
                <w:rPr>
                  <w:rFonts w:ascii="Times New Roman" w:hAnsi="Times New Roman" w:cs="Times New Roman"/>
                  <w:i w:val="0"/>
                  <w:color w:val="auto"/>
                  <w:sz w:val="22"/>
                  <w:szCs w:val="22"/>
                </w:rPr>
                <w:t xml:space="preserve">parameter </w:t>
              </w:r>
            </w:ins>
          </w:p>
        </w:tc>
      </w:tr>
      <w:tr w:rsidR="00002CBC" w:rsidTr="002919C6">
        <w:trPr>
          <w:ins w:id="15073" w:author="HungNguyen" w:date="2012-04-17T21:16:00Z"/>
        </w:trPr>
        <w:tc>
          <w:tcPr>
            <w:tcW w:w="551" w:type="dxa"/>
          </w:tcPr>
          <w:p w:rsidR="00002CBC" w:rsidRPr="00ED708E" w:rsidRDefault="00002CBC" w:rsidP="002919C6">
            <w:pPr>
              <w:pStyle w:val="comment"/>
              <w:ind w:left="0"/>
              <w:rPr>
                <w:ins w:id="15074" w:author="HungNguyen" w:date="2012-04-17T21:16:00Z"/>
                <w:rFonts w:ascii="Times New Roman" w:hAnsi="Times New Roman" w:cs="Times New Roman"/>
                <w:i w:val="0"/>
                <w:color w:val="auto"/>
                <w:sz w:val="22"/>
                <w:szCs w:val="22"/>
              </w:rPr>
            </w:pPr>
            <w:ins w:id="15075" w:author="HungNguyen" w:date="2012-04-17T21:16:00Z">
              <w:r w:rsidRPr="00ED708E">
                <w:rPr>
                  <w:rFonts w:ascii="Times New Roman" w:hAnsi="Times New Roman" w:cs="Times New Roman"/>
                  <w:i w:val="0"/>
                  <w:color w:val="auto"/>
                  <w:sz w:val="22"/>
                  <w:szCs w:val="22"/>
                </w:rPr>
                <w:t>0</w:t>
              </w:r>
              <w:r>
                <w:rPr>
                  <w:rFonts w:ascii="Times New Roman" w:hAnsi="Times New Roman" w:cs="Times New Roman"/>
                  <w:i w:val="0"/>
                  <w:color w:val="auto"/>
                  <w:sz w:val="22"/>
                  <w:szCs w:val="22"/>
                </w:rPr>
                <w:t>2</w:t>
              </w:r>
            </w:ins>
          </w:p>
        </w:tc>
        <w:tc>
          <w:tcPr>
            <w:tcW w:w="1429" w:type="dxa"/>
          </w:tcPr>
          <w:p w:rsidR="00002CBC" w:rsidRPr="00ED708E" w:rsidRDefault="00002CBC" w:rsidP="002919C6">
            <w:pPr>
              <w:pStyle w:val="comment"/>
              <w:ind w:left="0"/>
              <w:rPr>
                <w:ins w:id="15076" w:author="HungNguyen" w:date="2012-04-17T21:16:00Z"/>
                <w:rFonts w:ascii="Times New Roman" w:hAnsi="Times New Roman" w:cs="Times New Roman"/>
                <w:i w:val="0"/>
                <w:color w:val="auto"/>
                <w:sz w:val="22"/>
                <w:szCs w:val="22"/>
              </w:rPr>
            </w:pPr>
            <w:ins w:id="15077" w:author="HungNguyen" w:date="2012-04-17T21:16:00Z">
              <w:r w:rsidRPr="00ED708E">
                <w:rPr>
                  <w:rFonts w:ascii="Times New Roman" w:hAnsi="Times New Roman" w:cs="Times New Roman"/>
                  <w:i w:val="0"/>
                  <w:color w:val="auto"/>
                  <w:sz w:val="22"/>
                  <w:szCs w:val="22"/>
                </w:rPr>
                <w:t>&lt;return &gt;</w:t>
              </w:r>
            </w:ins>
          </w:p>
        </w:tc>
        <w:tc>
          <w:tcPr>
            <w:tcW w:w="1440" w:type="dxa"/>
          </w:tcPr>
          <w:p w:rsidR="00002CBC" w:rsidRPr="00ED708E" w:rsidRDefault="00002CBC" w:rsidP="002919C6">
            <w:pPr>
              <w:pStyle w:val="comment"/>
              <w:ind w:left="0"/>
              <w:rPr>
                <w:ins w:id="15078" w:author="HungNguyen" w:date="2012-04-17T21:16:00Z"/>
                <w:rFonts w:ascii="Times New Roman" w:hAnsi="Times New Roman" w:cs="Times New Roman"/>
                <w:i w:val="0"/>
                <w:color w:val="auto"/>
                <w:sz w:val="22"/>
                <w:szCs w:val="22"/>
              </w:rPr>
            </w:pPr>
            <w:ins w:id="15079" w:author="HungNguyen" w:date="2012-04-17T21:17:00Z">
              <w:r>
                <w:rPr>
                  <w:rFonts w:ascii="Times New Roman" w:hAnsi="Times New Roman" w:cs="Times New Roman"/>
                  <w:i w:val="0"/>
                  <w:color w:val="auto"/>
                  <w:sz w:val="22"/>
                  <w:szCs w:val="22"/>
                </w:rPr>
                <w:t>string</w:t>
              </w:r>
            </w:ins>
          </w:p>
        </w:tc>
        <w:tc>
          <w:tcPr>
            <w:tcW w:w="900" w:type="dxa"/>
          </w:tcPr>
          <w:p w:rsidR="00002CBC" w:rsidRPr="00ED708E" w:rsidRDefault="00002CBC" w:rsidP="002919C6">
            <w:pPr>
              <w:pStyle w:val="comment"/>
              <w:ind w:left="0"/>
              <w:rPr>
                <w:ins w:id="15080" w:author="HungNguyen" w:date="2012-04-17T21:16:00Z"/>
                <w:rFonts w:ascii="Times New Roman" w:hAnsi="Times New Roman" w:cs="Times New Roman"/>
                <w:i w:val="0"/>
                <w:color w:val="auto"/>
                <w:sz w:val="22"/>
                <w:szCs w:val="22"/>
              </w:rPr>
            </w:pPr>
            <w:ins w:id="15081" w:author="HungNguyen" w:date="2012-04-17T21:16:00Z">
              <w:r w:rsidRPr="00ED708E">
                <w:rPr>
                  <w:rFonts w:ascii="Times New Roman" w:hAnsi="Times New Roman" w:cs="Times New Roman"/>
                  <w:i w:val="0"/>
                  <w:color w:val="auto"/>
                  <w:sz w:val="22"/>
                  <w:szCs w:val="22"/>
                </w:rPr>
                <w:t>Out</w:t>
              </w:r>
            </w:ins>
          </w:p>
        </w:tc>
        <w:tc>
          <w:tcPr>
            <w:tcW w:w="983" w:type="dxa"/>
          </w:tcPr>
          <w:p w:rsidR="00002CBC" w:rsidRPr="00ED708E" w:rsidRDefault="00002CBC" w:rsidP="002919C6">
            <w:pPr>
              <w:pStyle w:val="comment"/>
              <w:ind w:left="0"/>
              <w:rPr>
                <w:ins w:id="15082" w:author="HungNguyen" w:date="2012-04-17T21:16:00Z"/>
                <w:rFonts w:ascii="Times New Roman" w:hAnsi="Times New Roman" w:cs="Times New Roman"/>
                <w:i w:val="0"/>
                <w:sz w:val="22"/>
                <w:szCs w:val="22"/>
              </w:rPr>
            </w:pPr>
          </w:p>
        </w:tc>
        <w:tc>
          <w:tcPr>
            <w:tcW w:w="4397" w:type="dxa"/>
          </w:tcPr>
          <w:p w:rsidR="00002CBC" w:rsidRPr="00ED708E" w:rsidRDefault="00002CBC" w:rsidP="002919C6">
            <w:pPr>
              <w:pStyle w:val="comment"/>
              <w:ind w:left="0"/>
              <w:rPr>
                <w:ins w:id="15083" w:author="HungNguyen" w:date="2012-04-17T21:16:00Z"/>
                <w:rFonts w:ascii="Times New Roman" w:hAnsi="Times New Roman" w:cs="Times New Roman"/>
                <w:i w:val="0"/>
                <w:color w:val="auto"/>
                <w:sz w:val="22"/>
                <w:szCs w:val="22"/>
              </w:rPr>
            </w:pPr>
            <w:ins w:id="15084" w:author="HungNguyen" w:date="2012-04-17T21:16:00Z">
              <w:r w:rsidRPr="00ED708E">
                <w:rPr>
                  <w:rFonts w:ascii="Times New Roman" w:hAnsi="Times New Roman" w:cs="Times New Roman"/>
                  <w:i w:val="0"/>
                  <w:color w:val="auto"/>
                  <w:sz w:val="22"/>
                  <w:szCs w:val="22"/>
                </w:rPr>
                <w:t>The returned result of method</w:t>
              </w:r>
            </w:ins>
          </w:p>
        </w:tc>
      </w:tr>
    </w:tbl>
    <w:p w:rsidR="00002CBC" w:rsidRPr="00ED708E" w:rsidRDefault="00002CBC" w:rsidP="00002CBC">
      <w:pPr>
        <w:rPr>
          <w:ins w:id="15085" w:author="HungNguyen" w:date="2012-04-17T21:16:00Z"/>
        </w:rPr>
      </w:pPr>
    </w:p>
    <w:p w:rsidR="00002CBC" w:rsidRPr="00002CBC" w:rsidRDefault="00002CBC" w:rsidP="00002CBC">
      <w:pPr>
        <w:rPr>
          <w:ins w:id="15086" w:author="HungNguyen" w:date="2012-04-17T21:15:00Z"/>
          <w:rPrChange w:id="15087" w:author="HungNguyen" w:date="2012-04-17T21:16:00Z">
            <w:rPr>
              <w:ins w:id="15088" w:author="HungNguyen" w:date="2012-04-17T21:15:00Z"/>
            </w:rPr>
          </w:rPrChange>
        </w:rPr>
        <w:pPrChange w:id="15089" w:author="HungNguyen" w:date="2012-04-17T21:16:00Z">
          <w:pPr>
            <w:pStyle w:val="Heading5"/>
          </w:pPr>
        </w:pPrChange>
      </w:pPr>
    </w:p>
    <w:p w:rsidR="00B14C40" w:rsidRDefault="000704BF">
      <w:pPr>
        <w:pStyle w:val="Heading4"/>
        <w:rPr>
          <w:ins w:id="15090" w:author="HungNguyen" w:date="2012-04-17T22:00:00Z"/>
        </w:rPr>
      </w:pPr>
      <w:proofErr w:type="spellStart"/>
      <w:ins w:id="15091" w:author="HungNguyen" w:date="2012-04-17T22:00:00Z">
        <w:r>
          <w:t>GetLanguageIconConverter</w:t>
        </w:r>
        <w:proofErr w:type="spellEnd"/>
        <w:r>
          <w:t xml:space="preserve"> class</w:t>
        </w:r>
      </w:ins>
    </w:p>
    <w:p w:rsidR="000704BF" w:rsidRDefault="000704BF" w:rsidP="000704BF">
      <w:pPr>
        <w:ind w:left="1080"/>
        <w:rPr>
          <w:ins w:id="15092" w:author="HungNguyen" w:date="2012-04-17T22:00:00Z"/>
        </w:rPr>
        <w:pPrChange w:id="15093" w:author="HungNguyen" w:date="2012-04-17T22:00:00Z">
          <w:pPr>
            <w:pStyle w:val="Heading4"/>
          </w:pPr>
        </w:pPrChange>
      </w:pPr>
      <w:ins w:id="15094" w:author="HungNguyen" w:date="2012-04-17T22:00:00Z">
        <w:r>
          <w:t>This class is implemented from IValueConverter interface.</w:t>
        </w:r>
      </w:ins>
    </w:p>
    <w:p w:rsidR="000704BF" w:rsidRPr="000704BF" w:rsidRDefault="000704BF" w:rsidP="000704BF">
      <w:pPr>
        <w:ind w:left="1080"/>
        <w:rPr>
          <w:ins w:id="15095" w:author="HungNguyen" w:date="2012-04-17T21:57:00Z"/>
          <w:rPrChange w:id="15096" w:author="HungNguyen" w:date="2012-04-17T22:00:00Z">
            <w:rPr>
              <w:ins w:id="15097" w:author="HungNguyen" w:date="2012-04-17T21:57:00Z"/>
            </w:rPr>
          </w:rPrChange>
        </w:rPr>
        <w:pPrChange w:id="15098" w:author="HungNguyen" w:date="2012-04-17T22:00:00Z">
          <w:pPr>
            <w:pStyle w:val="Heading4"/>
          </w:pPr>
        </w:pPrChange>
      </w:pPr>
    </w:p>
    <w:p w:rsidR="000704BF" w:rsidRPr="000704BF" w:rsidRDefault="000704BF" w:rsidP="000704BF">
      <w:pPr>
        <w:pStyle w:val="Heading5"/>
        <w:rPr>
          <w:ins w:id="15099" w:author="HungNguyen" w:date="2012-04-17T22:01:00Z"/>
          <w:rPrChange w:id="15100" w:author="HungNguyen" w:date="2012-04-17T22:01:00Z">
            <w:rPr>
              <w:ins w:id="15101" w:author="HungNguyen" w:date="2012-04-17T22:01:00Z"/>
            </w:rPr>
          </w:rPrChange>
        </w:rPr>
        <w:pPrChange w:id="15102" w:author="HungNguyen" w:date="2012-04-17T22:01:00Z">
          <w:pPr>
            <w:pStyle w:val="Heading4"/>
          </w:pPr>
        </w:pPrChange>
      </w:pPr>
      <w:ins w:id="15103" w:author="HungNguyen" w:date="2012-04-17T22:01:00Z">
        <w:r>
          <w:t>Attributes</w:t>
        </w:r>
      </w:ins>
    </w:p>
    <w:p w:rsidR="000704BF" w:rsidRPr="000704BF" w:rsidRDefault="000704BF" w:rsidP="000704BF">
      <w:pPr>
        <w:ind w:left="720" w:firstLine="720"/>
        <w:rPr>
          <w:ins w:id="15104" w:author="HungNguyen" w:date="2012-04-17T22:01:00Z"/>
          <w:rPrChange w:id="15105" w:author="HungNguyen" w:date="2012-04-17T22:01:00Z">
            <w:rPr>
              <w:ins w:id="15106" w:author="HungNguyen" w:date="2012-04-17T22:01:00Z"/>
            </w:rPr>
          </w:rPrChange>
        </w:rPr>
        <w:pPrChange w:id="15107" w:author="HungNguyen" w:date="2012-04-17T22:01:00Z">
          <w:pPr>
            <w:pStyle w:val="Heading4"/>
          </w:pPr>
        </w:pPrChange>
      </w:pPr>
      <w:ins w:id="15108" w:author="HungNguyen" w:date="2012-04-17T22:01:00Z">
        <w:r>
          <w:t>N/A</w:t>
        </w:r>
      </w:ins>
    </w:p>
    <w:p w:rsidR="000704BF" w:rsidRDefault="000704BF">
      <w:pPr>
        <w:pStyle w:val="Heading5"/>
        <w:rPr>
          <w:ins w:id="15109" w:author="HungNguyen" w:date="2012-04-17T22:01:00Z"/>
        </w:rPr>
      </w:pPr>
      <w:ins w:id="15110" w:author="HungNguyen" w:date="2012-04-17T22:01:00Z">
        <w:r>
          <w:t>Methods</w:t>
        </w:r>
      </w:ins>
    </w:p>
    <w:tbl>
      <w:tblPr>
        <w:tblStyle w:val="MediumShading1-Accent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955"/>
        <w:gridCol w:w="2483"/>
        <w:gridCol w:w="6138"/>
      </w:tblGrid>
      <w:tr w:rsidR="0076585D" w:rsidRPr="00D229E5" w:rsidTr="00C5416B">
        <w:trPr>
          <w:cnfStyle w:val="100000000000" w:firstRow="1" w:lastRow="0" w:firstColumn="0" w:lastColumn="0" w:oddVBand="0" w:evenVBand="0" w:oddHBand="0" w:evenHBand="0" w:firstRowFirstColumn="0" w:firstRowLastColumn="0" w:lastRowFirstColumn="0" w:lastRowLastColumn="0"/>
          <w:ins w:id="15111" w:author="HungNguyen" w:date="2012-04-17T22:03:00Z"/>
        </w:trPr>
        <w:tc>
          <w:tcPr>
            <w:tcW w:w="955" w:type="dxa"/>
          </w:tcPr>
          <w:p w:rsidR="0076585D" w:rsidRPr="00ED708E" w:rsidRDefault="0076585D" w:rsidP="00C5416B">
            <w:pPr>
              <w:widowControl w:val="0"/>
              <w:spacing w:before="120"/>
              <w:ind w:left="-14" w:right="14"/>
              <w:jc w:val="center"/>
              <w:rPr>
                <w:ins w:id="15112" w:author="HungNguyen" w:date="2012-04-17T22:03:00Z"/>
                <w:b w:val="0"/>
                <w:lang w:eastAsia="ja-JP"/>
              </w:rPr>
            </w:pPr>
            <w:ins w:id="15113" w:author="HungNguyen" w:date="2012-04-17T22:03:00Z">
              <w:r w:rsidRPr="00ED708E">
                <w:rPr>
                  <w:rFonts w:ascii="Tahoma" w:eastAsia="MS Mincho" w:hAnsi="Tahoma" w:cs="Arial"/>
                  <w:b w:val="0"/>
                  <w:snapToGrid w:val="0"/>
                  <w:color w:val="auto"/>
                  <w:sz w:val="20"/>
                  <w:szCs w:val="20"/>
                  <w:lang w:eastAsia="ja-JP"/>
                </w:rPr>
                <w:t>No</w:t>
              </w:r>
            </w:ins>
          </w:p>
        </w:tc>
        <w:tc>
          <w:tcPr>
            <w:tcW w:w="2483" w:type="dxa"/>
          </w:tcPr>
          <w:p w:rsidR="0076585D" w:rsidRPr="00ED708E" w:rsidRDefault="0076585D" w:rsidP="00C5416B">
            <w:pPr>
              <w:widowControl w:val="0"/>
              <w:spacing w:before="120"/>
              <w:ind w:left="-14" w:right="14"/>
              <w:jc w:val="center"/>
              <w:rPr>
                <w:ins w:id="15114" w:author="HungNguyen" w:date="2012-04-17T22:03:00Z"/>
                <w:b w:val="0"/>
                <w:lang w:eastAsia="ja-JP"/>
              </w:rPr>
            </w:pPr>
            <w:ins w:id="15115" w:author="HungNguyen" w:date="2012-04-17T22:03:00Z">
              <w:r w:rsidRPr="00ED708E">
                <w:rPr>
                  <w:rFonts w:ascii="Tahoma" w:eastAsia="MS Mincho" w:hAnsi="Tahoma" w:cs="Arial"/>
                  <w:b w:val="0"/>
                  <w:snapToGrid w:val="0"/>
                  <w:color w:val="auto"/>
                  <w:sz w:val="20"/>
                  <w:szCs w:val="20"/>
                  <w:lang w:eastAsia="ja-JP"/>
                </w:rPr>
                <w:t>Method</w:t>
              </w:r>
            </w:ins>
          </w:p>
        </w:tc>
        <w:tc>
          <w:tcPr>
            <w:tcW w:w="6138" w:type="dxa"/>
          </w:tcPr>
          <w:p w:rsidR="0076585D" w:rsidRPr="00ED708E" w:rsidRDefault="0076585D" w:rsidP="00C5416B">
            <w:pPr>
              <w:widowControl w:val="0"/>
              <w:spacing w:before="120"/>
              <w:ind w:left="-14" w:right="14"/>
              <w:jc w:val="center"/>
              <w:rPr>
                <w:ins w:id="15116" w:author="HungNguyen" w:date="2012-04-17T22:03:00Z"/>
                <w:b w:val="0"/>
                <w:lang w:eastAsia="ja-JP"/>
              </w:rPr>
            </w:pPr>
            <w:ins w:id="15117" w:author="HungNguyen" w:date="2012-04-17T22:03:00Z">
              <w:r w:rsidRPr="00ED708E">
                <w:rPr>
                  <w:rFonts w:ascii="Tahoma" w:eastAsia="MS Mincho" w:hAnsi="Tahoma" w:cs="Arial"/>
                  <w:b w:val="0"/>
                  <w:snapToGrid w:val="0"/>
                  <w:color w:val="auto"/>
                  <w:sz w:val="20"/>
                  <w:szCs w:val="20"/>
                  <w:lang w:eastAsia="ja-JP"/>
                </w:rPr>
                <w:t>Description</w:t>
              </w:r>
            </w:ins>
          </w:p>
        </w:tc>
      </w:tr>
      <w:tr w:rsidR="0076585D" w:rsidRPr="00D229E5" w:rsidTr="00C5416B">
        <w:trPr>
          <w:ins w:id="15118" w:author="HungNguyen" w:date="2012-04-17T22:03:00Z"/>
        </w:trPr>
        <w:tc>
          <w:tcPr>
            <w:tcW w:w="955" w:type="dxa"/>
          </w:tcPr>
          <w:p w:rsidR="0076585D" w:rsidRPr="00ED708E" w:rsidRDefault="0076585D" w:rsidP="00C5416B">
            <w:pPr>
              <w:pStyle w:val="comment"/>
              <w:ind w:left="0"/>
              <w:rPr>
                <w:ins w:id="15119" w:author="HungNguyen" w:date="2012-04-17T22:03:00Z"/>
                <w:rFonts w:ascii="Times New Roman" w:hAnsi="Times New Roman" w:cs="Times New Roman"/>
                <w:i w:val="0"/>
                <w:color w:val="auto"/>
                <w:sz w:val="22"/>
                <w:szCs w:val="22"/>
              </w:rPr>
            </w:pPr>
            <w:ins w:id="15120" w:author="HungNguyen" w:date="2012-04-17T22:03:00Z">
              <w:r w:rsidRPr="00ED708E">
                <w:rPr>
                  <w:rFonts w:ascii="Times New Roman" w:hAnsi="Times New Roman" w:cs="Times New Roman"/>
                  <w:i w:val="0"/>
                  <w:color w:val="auto"/>
                  <w:sz w:val="22"/>
                  <w:szCs w:val="22"/>
                </w:rPr>
                <w:t>01</w:t>
              </w:r>
            </w:ins>
          </w:p>
        </w:tc>
        <w:tc>
          <w:tcPr>
            <w:tcW w:w="2483" w:type="dxa"/>
          </w:tcPr>
          <w:p w:rsidR="0076585D" w:rsidRPr="00ED708E" w:rsidRDefault="0076585D" w:rsidP="00C5416B">
            <w:pPr>
              <w:pStyle w:val="comment"/>
              <w:ind w:left="0"/>
              <w:rPr>
                <w:ins w:id="15121" w:author="HungNguyen" w:date="2012-04-17T22:03:00Z"/>
                <w:rFonts w:ascii="Times New Roman" w:hAnsi="Times New Roman" w:cs="Times New Roman"/>
                <w:i w:val="0"/>
                <w:color w:val="auto"/>
                <w:sz w:val="22"/>
                <w:szCs w:val="22"/>
              </w:rPr>
            </w:pPr>
            <w:ins w:id="15122" w:author="HungNguyen" w:date="2012-04-17T22:04:00Z">
              <w:r>
                <w:rPr>
                  <w:rFonts w:ascii="Times New Roman" w:hAnsi="Times New Roman" w:cs="Times New Roman"/>
                  <w:i w:val="0"/>
                  <w:color w:val="auto"/>
                  <w:sz w:val="22"/>
                  <w:szCs w:val="22"/>
                </w:rPr>
                <w:t>Convert</w:t>
              </w:r>
            </w:ins>
          </w:p>
        </w:tc>
        <w:tc>
          <w:tcPr>
            <w:tcW w:w="6138" w:type="dxa"/>
          </w:tcPr>
          <w:p w:rsidR="0076585D" w:rsidRPr="00ED708E" w:rsidRDefault="0076585D" w:rsidP="00C5416B">
            <w:pPr>
              <w:pStyle w:val="comment"/>
              <w:ind w:left="0"/>
              <w:rPr>
                <w:ins w:id="15123" w:author="HungNguyen" w:date="2012-04-17T22:03:00Z"/>
                <w:rFonts w:ascii="Times New Roman" w:hAnsi="Times New Roman" w:cs="Times New Roman"/>
                <w:i w:val="0"/>
                <w:color w:val="auto"/>
                <w:sz w:val="22"/>
                <w:szCs w:val="22"/>
              </w:rPr>
            </w:pPr>
            <w:ins w:id="15124" w:author="HungNguyen" w:date="2012-04-17T22:05:00Z">
              <w:r>
                <w:rPr>
                  <w:rFonts w:ascii="Times New Roman" w:hAnsi="Times New Roman" w:cs="Times New Roman"/>
                  <w:i w:val="0"/>
                  <w:color w:val="auto"/>
                  <w:sz w:val="22"/>
                  <w:szCs w:val="22"/>
                </w:rPr>
                <w:t>en-US or vi-VN</w:t>
              </w:r>
            </w:ins>
          </w:p>
        </w:tc>
      </w:tr>
    </w:tbl>
    <w:p w:rsidR="000704BF" w:rsidRPr="000704BF" w:rsidRDefault="000704BF" w:rsidP="000704BF">
      <w:pPr>
        <w:rPr>
          <w:ins w:id="15125" w:author="HungNguyen" w:date="2012-04-17T22:01:00Z"/>
          <w:rPrChange w:id="15126" w:author="HungNguyen" w:date="2012-04-17T22:01:00Z">
            <w:rPr>
              <w:ins w:id="15127" w:author="HungNguyen" w:date="2012-04-17T22:01:00Z"/>
            </w:rPr>
          </w:rPrChange>
        </w:rPr>
        <w:pPrChange w:id="15128" w:author="HungNguyen" w:date="2012-04-17T22:01:00Z">
          <w:pPr>
            <w:pStyle w:val="Heading5"/>
          </w:pPr>
        </w:pPrChange>
      </w:pPr>
    </w:p>
    <w:p w:rsidR="0076585D" w:rsidRDefault="0076585D" w:rsidP="0076585D">
      <w:pPr>
        <w:pStyle w:val="Heading6"/>
        <w:rPr>
          <w:ins w:id="15129" w:author="HungNguyen" w:date="2012-04-17T22:05:00Z"/>
        </w:rPr>
        <w:pPrChange w:id="15130" w:author="HungNguyen" w:date="2012-04-17T22:05:00Z">
          <w:pPr>
            <w:pStyle w:val="Heading5"/>
          </w:pPr>
        </w:pPrChange>
      </w:pPr>
      <w:ins w:id="15131" w:author="HungNguyen" w:date="2012-04-17T22:05:00Z">
        <w:r>
          <w:t>Convert method</w:t>
        </w:r>
      </w:ins>
    </w:p>
    <w:p w:rsidR="0076585D" w:rsidRPr="00D60E4A" w:rsidRDefault="0076585D" w:rsidP="0076585D">
      <w:pPr>
        <w:pStyle w:val="ListParagraph"/>
        <w:numPr>
          <w:ilvl w:val="0"/>
          <w:numId w:val="11"/>
        </w:numPr>
        <w:autoSpaceDE w:val="0"/>
        <w:autoSpaceDN w:val="0"/>
        <w:adjustRightInd w:val="0"/>
        <w:spacing w:after="0" w:line="240" w:lineRule="auto"/>
        <w:rPr>
          <w:ins w:id="15132" w:author="HungNguyen" w:date="2012-04-17T22:05:00Z"/>
          <w:rFonts w:ascii="Cambria" w:eastAsia="MS Gothic" w:hAnsi="Cambria"/>
          <w:b/>
          <w:bCs/>
          <w:i/>
          <w:iCs/>
          <w:color w:val="4F81BD"/>
        </w:rPr>
      </w:pPr>
      <w:ins w:id="15133" w:author="HungNguyen" w:date="2012-04-17T22:05:00Z">
        <w:r w:rsidRPr="00D60E4A">
          <w:rPr>
            <w:rFonts w:ascii="Cambria" w:eastAsia="MS Gothic" w:hAnsi="Cambria"/>
            <w:b/>
            <w:bCs/>
            <w:i/>
            <w:iCs/>
            <w:color w:val="4F81BD"/>
          </w:rPr>
          <w:t xml:space="preserve">Method Declaration:   </w:t>
        </w:r>
      </w:ins>
    </w:p>
    <w:p w:rsidR="0076585D" w:rsidRPr="0076585D" w:rsidRDefault="0076585D" w:rsidP="0076585D">
      <w:pPr>
        <w:pStyle w:val="ListParagraph"/>
        <w:autoSpaceDE w:val="0"/>
        <w:autoSpaceDN w:val="0"/>
        <w:adjustRightInd w:val="0"/>
        <w:spacing w:after="0" w:line="240" w:lineRule="auto"/>
        <w:ind w:firstLine="720"/>
        <w:rPr>
          <w:ins w:id="15134" w:author="HungNguyen" w:date="2012-04-17T22:06:00Z"/>
          <w:rFonts w:ascii="Consolas" w:eastAsiaTheme="minorEastAsia" w:hAnsi="Consolas" w:cs="Consolas"/>
          <w:sz w:val="19"/>
          <w:szCs w:val="19"/>
          <w:lang w:eastAsia="ja-JP"/>
        </w:rPr>
        <w:pPrChange w:id="15135" w:author="HungNguyen" w:date="2012-04-17T22:06:00Z">
          <w:pPr>
            <w:pStyle w:val="ListParagraph"/>
            <w:numPr>
              <w:numId w:val="11"/>
            </w:numPr>
            <w:autoSpaceDE w:val="0"/>
            <w:autoSpaceDN w:val="0"/>
            <w:adjustRightInd w:val="0"/>
            <w:spacing w:after="0" w:line="240" w:lineRule="auto"/>
            <w:ind w:hanging="360"/>
          </w:pPr>
        </w:pPrChange>
      </w:pPr>
      <w:proofErr w:type="gramStart"/>
      <w:ins w:id="15136" w:author="HungNguyen" w:date="2012-04-17T22:06:00Z">
        <w:r w:rsidRPr="0076585D">
          <w:rPr>
            <w:rFonts w:ascii="Consolas" w:eastAsiaTheme="minorEastAsia" w:hAnsi="Consolas" w:cs="Consolas"/>
            <w:color w:val="0000FF"/>
            <w:sz w:val="19"/>
            <w:szCs w:val="19"/>
            <w:lang w:eastAsia="ja-JP"/>
          </w:rPr>
          <w:t>public</w:t>
        </w:r>
        <w:proofErr w:type="gramEnd"/>
        <w:r w:rsidRPr="0076585D">
          <w:rPr>
            <w:rFonts w:ascii="Consolas" w:eastAsiaTheme="minorEastAsia" w:hAnsi="Consolas" w:cs="Consolas"/>
            <w:sz w:val="19"/>
            <w:szCs w:val="19"/>
            <w:lang w:eastAsia="ja-JP"/>
          </w:rPr>
          <w:t xml:space="preserve"> </w:t>
        </w:r>
        <w:r w:rsidRPr="0076585D">
          <w:rPr>
            <w:rFonts w:ascii="Consolas" w:eastAsiaTheme="minorEastAsia" w:hAnsi="Consolas" w:cs="Consolas"/>
            <w:color w:val="0000FF"/>
            <w:sz w:val="19"/>
            <w:szCs w:val="19"/>
            <w:lang w:eastAsia="ja-JP"/>
          </w:rPr>
          <w:t>object</w:t>
        </w:r>
        <w:r w:rsidRPr="0076585D">
          <w:rPr>
            <w:rFonts w:ascii="Consolas" w:eastAsiaTheme="minorEastAsia" w:hAnsi="Consolas" w:cs="Consolas"/>
            <w:sz w:val="19"/>
            <w:szCs w:val="19"/>
            <w:lang w:eastAsia="ja-JP"/>
          </w:rPr>
          <w:t xml:space="preserve"> Convert(</w:t>
        </w:r>
        <w:r w:rsidRPr="0076585D">
          <w:rPr>
            <w:rFonts w:ascii="Consolas" w:eastAsiaTheme="minorEastAsia" w:hAnsi="Consolas" w:cs="Consolas"/>
            <w:color w:val="0000FF"/>
            <w:sz w:val="19"/>
            <w:szCs w:val="19"/>
            <w:lang w:eastAsia="ja-JP"/>
          </w:rPr>
          <w:t>object</w:t>
        </w:r>
        <w:r w:rsidRPr="0076585D">
          <w:rPr>
            <w:rFonts w:ascii="Consolas" w:eastAsiaTheme="minorEastAsia" w:hAnsi="Consolas" w:cs="Consolas"/>
            <w:sz w:val="19"/>
            <w:szCs w:val="19"/>
            <w:lang w:eastAsia="ja-JP"/>
          </w:rPr>
          <w:t xml:space="preserve"> value, </w:t>
        </w:r>
        <w:r w:rsidRPr="0076585D">
          <w:rPr>
            <w:rFonts w:ascii="Consolas" w:eastAsiaTheme="minorEastAsia" w:hAnsi="Consolas" w:cs="Consolas"/>
            <w:color w:val="2B91AF"/>
            <w:sz w:val="19"/>
            <w:szCs w:val="19"/>
            <w:lang w:eastAsia="ja-JP"/>
          </w:rPr>
          <w:t>Type</w:t>
        </w:r>
        <w:r w:rsidRPr="0076585D">
          <w:rPr>
            <w:rFonts w:ascii="Consolas" w:eastAsiaTheme="minorEastAsia" w:hAnsi="Consolas" w:cs="Consolas"/>
            <w:sz w:val="19"/>
            <w:szCs w:val="19"/>
            <w:lang w:eastAsia="ja-JP"/>
          </w:rPr>
          <w:t xml:space="preserve"> targetType, </w:t>
        </w:r>
        <w:r w:rsidRPr="0076585D">
          <w:rPr>
            <w:rFonts w:ascii="Consolas" w:eastAsiaTheme="minorEastAsia" w:hAnsi="Consolas" w:cs="Consolas"/>
            <w:color w:val="0000FF"/>
            <w:sz w:val="19"/>
            <w:szCs w:val="19"/>
            <w:lang w:eastAsia="ja-JP"/>
          </w:rPr>
          <w:t>object</w:t>
        </w:r>
        <w:r w:rsidRPr="0076585D">
          <w:rPr>
            <w:rFonts w:ascii="Consolas" w:eastAsiaTheme="minorEastAsia" w:hAnsi="Consolas" w:cs="Consolas"/>
            <w:sz w:val="19"/>
            <w:szCs w:val="19"/>
            <w:lang w:eastAsia="ja-JP"/>
          </w:rPr>
          <w:t xml:space="preserve"> parameter, </w:t>
        </w:r>
        <w:r w:rsidRPr="0076585D">
          <w:rPr>
            <w:rFonts w:ascii="Consolas" w:eastAsiaTheme="minorEastAsia" w:hAnsi="Consolas" w:cs="Consolas"/>
            <w:color w:val="2B91AF"/>
            <w:sz w:val="19"/>
            <w:szCs w:val="19"/>
            <w:lang w:eastAsia="ja-JP"/>
          </w:rPr>
          <w:t>CultureInfo</w:t>
        </w:r>
        <w:r w:rsidRPr="0076585D">
          <w:rPr>
            <w:rFonts w:ascii="Consolas" w:eastAsiaTheme="minorEastAsia" w:hAnsi="Consolas" w:cs="Consolas"/>
            <w:sz w:val="19"/>
            <w:szCs w:val="19"/>
            <w:lang w:eastAsia="ja-JP"/>
          </w:rPr>
          <w:t xml:space="preserve"> culture)</w:t>
        </w:r>
      </w:ins>
    </w:p>
    <w:p w:rsidR="0076585D" w:rsidRPr="00002CBC" w:rsidRDefault="0076585D" w:rsidP="0076585D">
      <w:pPr>
        <w:pStyle w:val="ListParagraph"/>
        <w:autoSpaceDE w:val="0"/>
        <w:autoSpaceDN w:val="0"/>
        <w:adjustRightInd w:val="0"/>
        <w:spacing w:after="0" w:line="240" w:lineRule="auto"/>
        <w:ind w:firstLine="720"/>
        <w:rPr>
          <w:ins w:id="15137" w:author="HungNguyen" w:date="2012-04-17T22:05:00Z"/>
          <w:rFonts w:ascii="Consolas" w:eastAsiaTheme="minorEastAsia" w:hAnsi="Consolas" w:cs="Consolas"/>
          <w:sz w:val="19"/>
          <w:szCs w:val="19"/>
          <w:lang w:eastAsia="ja-JP"/>
        </w:rPr>
      </w:pPr>
    </w:p>
    <w:p w:rsidR="0076585D" w:rsidRPr="00C05D92" w:rsidRDefault="0076585D" w:rsidP="0076585D">
      <w:pPr>
        <w:pStyle w:val="ListParagraph"/>
        <w:autoSpaceDE w:val="0"/>
        <w:autoSpaceDN w:val="0"/>
        <w:adjustRightInd w:val="0"/>
        <w:spacing w:after="0" w:line="240" w:lineRule="auto"/>
        <w:ind w:firstLine="720"/>
        <w:rPr>
          <w:ins w:id="15138" w:author="HungNguyen" w:date="2012-04-17T22:05:00Z"/>
          <w:rFonts w:ascii="Consolas" w:eastAsiaTheme="minorEastAsia" w:hAnsi="Consolas" w:cs="Consolas"/>
          <w:sz w:val="19"/>
          <w:szCs w:val="19"/>
          <w:lang w:eastAsia="ja-JP"/>
        </w:rPr>
      </w:pPr>
    </w:p>
    <w:p w:rsidR="0076585D" w:rsidRDefault="0076585D" w:rsidP="0076585D">
      <w:pPr>
        <w:autoSpaceDE w:val="0"/>
        <w:autoSpaceDN w:val="0"/>
        <w:adjustRightInd w:val="0"/>
        <w:spacing w:after="0" w:line="240" w:lineRule="auto"/>
        <w:rPr>
          <w:ins w:id="15139" w:author="HungNguyen" w:date="2012-04-17T22:05:00Z"/>
          <w:rFonts w:ascii="Consolas" w:eastAsiaTheme="minorEastAsia" w:hAnsi="Consolas" w:cs="Consolas"/>
          <w:sz w:val="19"/>
          <w:szCs w:val="19"/>
          <w:lang w:eastAsia="ja-JP"/>
        </w:rPr>
      </w:pPr>
    </w:p>
    <w:p w:rsidR="0076585D" w:rsidRPr="00D60E4A" w:rsidRDefault="0076585D" w:rsidP="0076585D">
      <w:pPr>
        <w:pStyle w:val="ListParagraph"/>
        <w:numPr>
          <w:ilvl w:val="0"/>
          <w:numId w:val="11"/>
        </w:numPr>
        <w:autoSpaceDE w:val="0"/>
        <w:autoSpaceDN w:val="0"/>
        <w:adjustRightInd w:val="0"/>
        <w:spacing w:after="0" w:line="240" w:lineRule="auto"/>
        <w:rPr>
          <w:ins w:id="15140" w:author="HungNguyen" w:date="2012-04-17T22:05:00Z"/>
          <w:rFonts w:ascii="Cambria" w:eastAsia="MS Gothic" w:hAnsi="Cambria"/>
          <w:b/>
          <w:bCs/>
          <w:i/>
          <w:iCs/>
          <w:color w:val="4F81BD"/>
        </w:rPr>
      </w:pPr>
      <w:ins w:id="15141" w:author="HungNguyen" w:date="2012-04-17T22:05:00Z">
        <w:r w:rsidRPr="00D60E4A">
          <w:rPr>
            <w:rFonts w:ascii="Cambria" w:eastAsia="MS Gothic" w:hAnsi="Cambria"/>
            <w:b/>
            <w:bCs/>
            <w:i/>
            <w:iCs/>
            <w:color w:val="4F81BD"/>
          </w:rPr>
          <w:t>Method Description:</w:t>
        </w:r>
      </w:ins>
    </w:p>
    <w:p w:rsidR="0076585D" w:rsidRDefault="0076585D" w:rsidP="0076585D">
      <w:pPr>
        <w:pStyle w:val="comment"/>
        <w:ind w:firstLine="720"/>
        <w:rPr>
          <w:ins w:id="15142" w:author="HungNguyen" w:date="2012-04-17T22:05:00Z"/>
          <w:i w:val="0"/>
          <w:color w:val="auto"/>
          <w:sz w:val="18"/>
          <w:szCs w:val="18"/>
        </w:rPr>
      </w:pPr>
    </w:p>
    <w:p w:rsidR="0076585D" w:rsidRPr="00D60E4A" w:rsidRDefault="0076585D" w:rsidP="0076585D">
      <w:pPr>
        <w:pStyle w:val="ListParagraph"/>
        <w:numPr>
          <w:ilvl w:val="0"/>
          <w:numId w:val="11"/>
        </w:numPr>
        <w:autoSpaceDE w:val="0"/>
        <w:autoSpaceDN w:val="0"/>
        <w:adjustRightInd w:val="0"/>
        <w:spacing w:after="0" w:line="240" w:lineRule="auto"/>
        <w:rPr>
          <w:ins w:id="15143" w:author="HungNguyen" w:date="2012-04-17T22:05:00Z"/>
          <w:rFonts w:ascii="Cambria" w:eastAsia="MS Gothic" w:hAnsi="Cambria"/>
          <w:b/>
          <w:bCs/>
          <w:i/>
          <w:iCs/>
          <w:color w:val="4F81BD"/>
        </w:rPr>
      </w:pPr>
      <w:ins w:id="15144" w:author="HungNguyen" w:date="2012-04-17T22:05:00Z">
        <w:r w:rsidRPr="001669BE">
          <w:rPr>
            <w:rFonts w:ascii="Times New Roman" w:eastAsia="MS Gothic" w:hAnsi="Times New Roman" w:hint="eastAsia"/>
            <w:b/>
            <w:bCs/>
            <w:i/>
            <w:iCs/>
            <w:color w:val="4F81BD"/>
          </w:rPr>
          <w:t>Parameters &amp; return</w:t>
        </w:r>
      </w:ins>
    </w:p>
    <w:tbl>
      <w:tblPr>
        <w:tblStyle w:val="MediumShading1-Accent110"/>
        <w:tblW w:w="5065"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51"/>
        <w:gridCol w:w="1429"/>
        <w:gridCol w:w="1440"/>
        <w:gridCol w:w="900"/>
        <w:gridCol w:w="983"/>
        <w:gridCol w:w="4397"/>
      </w:tblGrid>
      <w:tr w:rsidR="0076585D" w:rsidRPr="00D229E5" w:rsidTr="00C5416B">
        <w:trPr>
          <w:cnfStyle w:val="100000000000" w:firstRow="1" w:lastRow="0" w:firstColumn="0" w:lastColumn="0" w:oddVBand="0" w:evenVBand="0" w:oddHBand="0" w:evenHBand="0" w:firstRowFirstColumn="0" w:firstRowLastColumn="0" w:lastRowFirstColumn="0" w:lastRowLastColumn="0"/>
          <w:ins w:id="15145" w:author="HungNguyen" w:date="2012-04-17T22:05:00Z"/>
        </w:trPr>
        <w:tc>
          <w:tcPr>
            <w:tcW w:w="551" w:type="dxa"/>
          </w:tcPr>
          <w:p w:rsidR="0076585D" w:rsidRPr="00ED708E" w:rsidRDefault="0076585D" w:rsidP="00C5416B">
            <w:pPr>
              <w:widowControl w:val="0"/>
              <w:spacing w:before="120"/>
              <w:ind w:left="-14" w:right="14"/>
              <w:jc w:val="center"/>
              <w:rPr>
                <w:ins w:id="15146" w:author="HungNguyen" w:date="2012-04-17T22:05:00Z"/>
                <w:b w:val="0"/>
                <w:lang w:eastAsia="ja-JP"/>
              </w:rPr>
            </w:pPr>
            <w:ins w:id="15147" w:author="HungNguyen" w:date="2012-04-17T22:05:00Z">
              <w:r w:rsidRPr="00ED708E">
                <w:rPr>
                  <w:rFonts w:ascii="Tahoma" w:eastAsia="MS Mincho" w:hAnsi="Tahoma" w:cs="Arial"/>
                  <w:b w:val="0"/>
                  <w:snapToGrid w:val="0"/>
                  <w:color w:val="auto"/>
                  <w:sz w:val="20"/>
                  <w:szCs w:val="20"/>
                  <w:lang w:eastAsia="ja-JP"/>
                </w:rPr>
                <w:t>No</w:t>
              </w:r>
            </w:ins>
          </w:p>
        </w:tc>
        <w:tc>
          <w:tcPr>
            <w:tcW w:w="1429" w:type="dxa"/>
          </w:tcPr>
          <w:p w:rsidR="0076585D" w:rsidRPr="00ED708E" w:rsidRDefault="0076585D" w:rsidP="00C5416B">
            <w:pPr>
              <w:widowControl w:val="0"/>
              <w:spacing w:before="120"/>
              <w:ind w:left="-14" w:right="14"/>
              <w:jc w:val="center"/>
              <w:rPr>
                <w:ins w:id="15148" w:author="HungNguyen" w:date="2012-04-17T22:05:00Z"/>
                <w:b w:val="0"/>
                <w:lang w:eastAsia="ja-JP"/>
              </w:rPr>
            </w:pPr>
            <w:ins w:id="15149" w:author="HungNguyen" w:date="2012-04-17T22:05:00Z">
              <w:r w:rsidRPr="00ED708E">
                <w:rPr>
                  <w:rFonts w:ascii="Tahoma" w:eastAsia="MS Mincho" w:hAnsi="Tahoma" w:cs="Arial"/>
                  <w:b w:val="0"/>
                  <w:snapToGrid w:val="0"/>
                  <w:color w:val="auto"/>
                  <w:sz w:val="20"/>
                  <w:szCs w:val="20"/>
                  <w:lang w:eastAsia="ja-JP"/>
                </w:rPr>
                <w:t>Parameter</w:t>
              </w:r>
            </w:ins>
          </w:p>
        </w:tc>
        <w:tc>
          <w:tcPr>
            <w:tcW w:w="1440" w:type="dxa"/>
          </w:tcPr>
          <w:p w:rsidR="0076585D" w:rsidRPr="00ED708E" w:rsidRDefault="0076585D" w:rsidP="00C5416B">
            <w:pPr>
              <w:widowControl w:val="0"/>
              <w:spacing w:before="120"/>
              <w:ind w:left="-14" w:right="14"/>
              <w:jc w:val="center"/>
              <w:rPr>
                <w:ins w:id="15150" w:author="HungNguyen" w:date="2012-04-17T22:05:00Z"/>
                <w:b w:val="0"/>
                <w:lang w:eastAsia="ja-JP"/>
              </w:rPr>
            </w:pPr>
            <w:ins w:id="15151" w:author="HungNguyen" w:date="2012-04-17T22:05:00Z">
              <w:r w:rsidRPr="00ED708E">
                <w:rPr>
                  <w:rFonts w:ascii="Tahoma" w:eastAsia="MS Mincho" w:hAnsi="Tahoma" w:cs="Arial"/>
                  <w:b w:val="0"/>
                  <w:snapToGrid w:val="0"/>
                  <w:color w:val="auto"/>
                  <w:sz w:val="20"/>
                  <w:szCs w:val="20"/>
                  <w:lang w:eastAsia="ja-JP"/>
                </w:rPr>
                <w:t>Type</w:t>
              </w:r>
            </w:ins>
          </w:p>
        </w:tc>
        <w:tc>
          <w:tcPr>
            <w:tcW w:w="900" w:type="dxa"/>
          </w:tcPr>
          <w:p w:rsidR="0076585D" w:rsidRPr="00ED708E" w:rsidRDefault="0076585D" w:rsidP="00C5416B">
            <w:pPr>
              <w:widowControl w:val="0"/>
              <w:spacing w:before="120"/>
              <w:ind w:left="-14" w:right="14"/>
              <w:jc w:val="center"/>
              <w:rPr>
                <w:ins w:id="15152" w:author="HungNguyen" w:date="2012-04-17T22:05:00Z"/>
                <w:b w:val="0"/>
                <w:lang w:eastAsia="ja-JP"/>
              </w:rPr>
            </w:pPr>
            <w:ins w:id="15153" w:author="HungNguyen" w:date="2012-04-17T22:05:00Z">
              <w:r w:rsidRPr="00ED708E">
                <w:rPr>
                  <w:rFonts w:ascii="Tahoma" w:eastAsia="MS Mincho" w:hAnsi="Tahoma" w:cs="Arial"/>
                  <w:b w:val="0"/>
                  <w:snapToGrid w:val="0"/>
                  <w:color w:val="auto"/>
                  <w:sz w:val="20"/>
                  <w:szCs w:val="20"/>
                  <w:lang w:eastAsia="ja-JP"/>
                </w:rPr>
                <w:t>In/out</w:t>
              </w:r>
            </w:ins>
          </w:p>
        </w:tc>
        <w:tc>
          <w:tcPr>
            <w:tcW w:w="983" w:type="dxa"/>
          </w:tcPr>
          <w:p w:rsidR="0076585D" w:rsidRPr="00ED708E" w:rsidRDefault="0076585D" w:rsidP="00C5416B">
            <w:pPr>
              <w:widowControl w:val="0"/>
              <w:spacing w:before="120"/>
              <w:ind w:left="-14" w:right="14"/>
              <w:jc w:val="center"/>
              <w:rPr>
                <w:ins w:id="15154" w:author="HungNguyen" w:date="2012-04-17T22:05:00Z"/>
                <w:b w:val="0"/>
                <w:lang w:eastAsia="ja-JP"/>
              </w:rPr>
            </w:pPr>
            <w:ins w:id="15155" w:author="HungNguyen" w:date="2012-04-17T22:05:00Z">
              <w:r w:rsidRPr="00ED708E">
                <w:rPr>
                  <w:rFonts w:ascii="Tahoma" w:eastAsia="MS Mincho" w:hAnsi="Tahoma" w:cs="Arial"/>
                  <w:b w:val="0"/>
                  <w:snapToGrid w:val="0"/>
                  <w:color w:val="auto"/>
                  <w:sz w:val="20"/>
                  <w:szCs w:val="20"/>
                  <w:lang w:eastAsia="ja-JP"/>
                </w:rPr>
                <w:t>Default</w:t>
              </w:r>
            </w:ins>
          </w:p>
        </w:tc>
        <w:tc>
          <w:tcPr>
            <w:tcW w:w="4397" w:type="dxa"/>
          </w:tcPr>
          <w:p w:rsidR="0076585D" w:rsidRPr="00ED708E" w:rsidRDefault="0076585D" w:rsidP="00C5416B">
            <w:pPr>
              <w:widowControl w:val="0"/>
              <w:spacing w:before="120"/>
              <w:ind w:left="-14" w:right="14"/>
              <w:jc w:val="center"/>
              <w:rPr>
                <w:ins w:id="15156" w:author="HungNguyen" w:date="2012-04-17T22:05:00Z"/>
                <w:b w:val="0"/>
                <w:lang w:eastAsia="ja-JP"/>
              </w:rPr>
            </w:pPr>
            <w:ins w:id="15157" w:author="HungNguyen" w:date="2012-04-17T22:05:00Z">
              <w:r w:rsidRPr="00ED708E">
                <w:rPr>
                  <w:rFonts w:ascii="Tahoma" w:eastAsia="MS Mincho" w:hAnsi="Tahoma" w:cs="Arial"/>
                  <w:b w:val="0"/>
                  <w:snapToGrid w:val="0"/>
                  <w:color w:val="auto"/>
                  <w:sz w:val="20"/>
                  <w:szCs w:val="20"/>
                  <w:lang w:eastAsia="ja-JP"/>
                </w:rPr>
                <w:t>Description</w:t>
              </w:r>
            </w:ins>
          </w:p>
        </w:tc>
      </w:tr>
      <w:tr w:rsidR="0076585D" w:rsidTr="00C5416B">
        <w:trPr>
          <w:ins w:id="15158" w:author="HungNguyen" w:date="2012-04-17T22:05:00Z"/>
        </w:trPr>
        <w:tc>
          <w:tcPr>
            <w:tcW w:w="551" w:type="dxa"/>
          </w:tcPr>
          <w:p w:rsidR="0076585D" w:rsidRPr="00ED708E" w:rsidRDefault="0076585D" w:rsidP="00C5416B">
            <w:pPr>
              <w:pStyle w:val="comment"/>
              <w:ind w:left="0"/>
              <w:rPr>
                <w:ins w:id="15159" w:author="HungNguyen" w:date="2012-04-17T22:05:00Z"/>
                <w:rFonts w:ascii="Times New Roman" w:hAnsi="Times New Roman" w:cs="Times New Roman"/>
                <w:i w:val="0"/>
                <w:color w:val="auto"/>
                <w:sz w:val="22"/>
                <w:szCs w:val="22"/>
              </w:rPr>
            </w:pPr>
            <w:ins w:id="15160" w:author="HungNguyen" w:date="2012-04-17T22:05:00Z">
              <w:r w:rsidRPr="00ED708E">
                <w:rPr>
                  <w:rFonts w:ascii="Times New Roman" w:hAnsi="Times New Roman" w:cs="Times New Roman"/>
                  <w:i w:val="0"/>
                  <w:color w:val="auto"/>
                  <w:sz w:val="22"/>
                  <w:szCs w:val="22"/>
                </w:rPr>
                <w:t>01</w:t>
              </w:r>
            </w:ins>
          </w:p>
        </w:tc>
        <w:tc>
          <w:tcPr>
            <w:tcW w:w="1429" w:type="dxa"/>
          </w:tcPr>
          <w:p w:rsidR="0076585D" w:rsidRPr="00ED708E" w:rsidRDefault="0076585D" w:rsidP="00C5416B">
            <w:pPr>
              <w:pStyle w:val="comment"/>
              <w:ind w:left="0"/>
              <w:rPr>
                <w:ins w:id="15161" w:author="HungNguyen" w:date="2012-04-17T22:05:00Z"/>
                <w:rFonts w:ascii="Times New Roman" w:hAnsi="Times New Roman" w:cs="Times New Roman"/>
                <w:i w:val="0"/>
                <w:color w:val="auto"/>
                <w:sz w:val="22"/>
                <w:szCs w:val="22"/>
              </w:rPr>
            </w:pPr>
            <w:ins w:id="15162" w:author="HungNguyen" w:date="2012-04-17T22:05:00Z">
              <w:r>
                <w:rPr>
                  <w:rFonts w:ascii="Times New Roman" w:hAnsi="Times New Roman" w:cs="Times New Roman"/>
                  <w:i w:val="0"/>
                  <w:color w:val="auto"/>
                  <w:sz w:val="22"/>
                  <w:szCs w:val="22"/>
                </w:rPr>
                <w:t>value</w:t>
              </w:r>
            </w:ins>
          </w:p>
        </w:tc>
        <w:tc>
          <w:tcPr>
            <w:tcW w:w="1440" w:type="dxa"/>
          </w:tcPr>
          <w:p w:rsidR="0076585D" w:rsidRPr="00ED708E" w:rsidRDefault="0076585D" w:rsidP="00C5416B">
            <w:pPr>
              <w:pStyle w:val="comment"/>
              <w:ind w:left="0"/>
              <w:rPr>
                <w:ins w:id="15163" w:author="HungNguyen" w:date="2012-04-17T22:05:00Z"/>
                <w:rFonts w:ascii="Times New Roman" w:hAnsi="Times New Roman" w:cs="Times New Roman"/>
                <w:i w:val="0"/>
                <w:color w:val="auto"/>
                <w:sz w:val="22"/>
                <w:szCs w:val="22"/>
              </w:rPr>
            </w:pPr>
            <w:ins w:id="15164" w:author="HungNguyen" w:date="2012-04-17T22:06:00Z">
              <w:r>
                <w:rPr>
                  <w:rFonts w:ascii="Times New Roman" w:hAnsi="Times New Roman" w:cs="Times New Roman"/>
                  <w:i w:val="0"/>
                  <w:color w:val="auto"/>
                  <w:sz w:val="22"/>
                  <w:szCs w:val="22"/>
                </w:rPr>
                <w:t>object</w:t>
              </w:r>
            </w:ins>
          </w:p>
        </w:tc>
        <w:tc>
          <w:tcPr>
            <w:tcW w:w="900" w:type="dxa"/>
          </w:tcPr>
          <w:p w:rsidR="0076585D" w:rsidRPr="00ED708E" w:rsidRDefault="0076585D" w:rsidP="00C5416B">
            <w:pPr>
              <w:pStyle w:val="comment"/>
              <w:ind w:left="0"/>
              <w:rPr>
                <w:ins w:id="15165" w:author="HungNguyen" w:date="2012-04-17T22:05:00Z"/>
                <w:rFonts w:ascii="Times New Roman" w:hAnsi="Times New Roman" w:cs="Times New Roman"/>
                <w:i w:val="0"/>
                <w:color w:val="auto"/>
                <w:sz w:val="22"/>
                <w:szCs w:val="22"/>
              </w:rPr>
            </w:pPr>
            <w:ins w:id="15166" w:author="HungNguyen" w:date="2012-04-17T22:05:00Z">
              <w:r w:rsidRPr="00ED708E">
                <w:rPr>
                  <w:rFonts w:ascii="Times New Roman" w:hAnsi="Times New Roman" w:cs="Times New Roman"/>
                  <w:i w:val="0"/>
                  <w:color w:val="auto"/>
                  <w:sz w:val="22"/>
                  <w:szCs w:val="22"/>
                </w:rPr>
                <w:t xml:space="preserve">In </w:t>
              </w:r>
            </w:ins>
          </w:p>
        </w:tc>
        <w:tc>
          <w:tcPr>
            <w:tcW w:w="983" w:type="dxa"/>
          </w:tcPr>
          <w:p w:rsidR="0076585D" w:rsidRPr="00ED708E" w:rsidRDefault="0076585D" w:rsidP="00C5416B">
            <w:pPr>
              <w:pStyle w:val="comment"/>
              <w:ind w:left="0"/>
              <w:rPr>
                <w:ins w:id="15167" w:author="HungNguyen" w:date="2012-04-17T22:05:00Z"/>
                <w:rFonts w:ascii="Times New Roman" w:hAnsi="Times New Roman" w:cs="Times New Roman"/>
                <w:i w:val="0"/>
                <w:sz w:val="22"/>
                <w:szCs w:val="22"/>
              </w:rPr>
            </w:pPr>
          </w:p>
        </w:tc>
        <w:tc>
          <w:tcPr>
            <w:tcW w:w="4397" w:type="dxa"/>
          </w:tcPr>
          <w:p w:rsidR="0076585D" w:rsidRPr="00ED708E" w:rsidRDefault="0076585D" w:rsidP="00C5416B">
            <w:pPr>
              <w:pStyle w:val="comment"/>
              <w:ind w:left="0"/>
              <w:rPr>
                <w:ins w:id="15168" w:author="HungNguyen" w:date="2012-04-17T22:05:00Z"/>
                <w:rFonts w:ascii="Times New Roman" w:hAnsi="Times New Roman" w:cs="Times New Roman"/>
                <w:i w:val="0"/>
                <w:color w:val="auto"/>
                <w:sz w:val="22"/>
                <w:szCs w:val="22"/>
              </w:rPr>
            </w:pPr>
            <w:ins w:id="15169" w:author="HungNguyen" w:date="2012-04-17T22:05:00Z">
              <w:r>
                <w:rPr>
                  <w:rFonts w:ascii="Times New Roman" w:hAnsi="Times New Roman" w:cs="Times New Roman"/>
                  <w:i w:val="0"/>
                  <w:color w:val="auto"/>
                  <w:sz w:val="22"/>
                  <w:szCs w:val="22"/>
                </w:rPr>
                <w:t xml:space="preserve">parameter </w:t>
              </w:r>
            </w:ins>
          </w:p>
        </w:tc>
      </w:tr>
      <w:tr w:rsidR="0076585D" w:rsidTr="00C5416B">
        <w:trPr>
          <w:ins w:id="15170" w:author="HungNguyen" w:date="2012-04-17T22:06:00Z"/>
        </w:trPr>
        <w:tc>
          <w:tcPr>
            <w:tcW w:w="551" w:type="dxa"/>
          </w:tcPr>
          <w:p w:rsidR="0076585D" w:rsidRPr="00ED708E" w:rsidRDefault="0076585D" w:rsidP="00C5416B">
            <w:pPr>
              <w:pStyle w:val="comment"/>
              <w:ind w:left="0"/>
              <w:rPr>
                <w:ins w:id="15171" w:author="HungNguyen" w:date="2012-04-17T22:06:00Z"/>
                <w:rFonts w:ascii="Times New Roman" w:hAnsi="Times New Roman" w:cs="Times New Roman"/>
                <w:i w:val="0"/>
                <w:color w:val="auto"/>
                <w:sz w:val="22"/>
                <w:szCs w:val="22"/>
              </w:rPr>
            </w:pPr>
            <w:ins w:id="15172" w:author="HungNguyen" w:date="2012-04-17T22:06:00Z">
              <w:r>
                <w:rPr>
                  <w:rFonts w:ascii="Times New Roman" w:hAnsi="Times New Roman" w:cs="Times New Roman"/>
                  <w:i w:val="0"/>
                  <w:color w:val="auto"/>
                  <w:sz w:val="22"/>
                  <w:szCs w:val="22"/>
                </w:rPr>
                <w:t>02</w:t>
              </w:r>
            </w:ins>
          </w:p>
        </w:tc>
        <w:tc>
          <w:tcPr>
            <w:tcW w:w="1429" w:type="dxa"/>
          </w:tcPr>
          <w:p w:rsidR="0076585D" w:rsidRPr="00ED708E" w:rsidRDefault="0076585D" w:rsidP="00C5416B">
            <w:pPr>
              <w:pStyle w:val="comment"/>
              <w:ind w:left="0"/>
              <w:rPr>
                <w:ins w:id="15173" w:author="HungNguyen" w:date="2012-04-17T22:06:00Z"/>
                <w:rFonts w:ascii="Times New Roman" w:hAnsi="Times New Roman" w:cs="Times New Roman"/>
                <w:i w:val="0"/>
                <w:color w:val="auto"/>
                <w:sz w:val="22"/>
                <w:szCs w:val="22"/>
              </w:rPr>
            </w:pPr>
            <w:ins w:id="15174" w:author="HungNguyen" w:date="2012-04-17T22:07:00Z">
              <w:r>
                <w:rPr>
                  <w:rFonts w:ascii="Times New Roman" w:hAnsi="Times New Roman" w:cs="Times New Roman"/>
                  <w:i w:val="0"/>
                  <w:color w:val="auto"/>
                  <w:sz w:val="22"/>
                  <w:szCs w:val="22"/>
                </w:rPr>
                <w:t>targetType</w:t>
              </w:r>
            </w:ins>
          </w:p>
        </w:tc>
        <w:tc>
          <w:tcPr>
            <w:tcW w:w="1440" w:type="dxa"/>
          </w:tcPr>
          <w:p w:rsidR="0076585D" w:rsidRDefault="0076585D" w:rsidP="00C5416B">
            <w:pPr>
              <w:pStyle w:val="comment"/>
              <w:ind w:left="0"/>
              <w:rPr>
                <w:ins w:id="15175" w:author="HungNguyen" w:date="2012-04-17T22:06:00Z"/>
                <w:rFonts w:ascii="Times New Roman" w:hAnsi="Times New Roman" w:cs="Times New Roman"/>
                <w:i w:val="0"/>
                <w:color w:val="auto"/>
                <w:sz w:val="22"/>
                <w:szCs w:val="22"/>
              </w:rPr>
            </w:pPr>
            <w:ins w:id="15176" w:author="HungNguyen" w:date="2012-04-17T22:07:00Z">
              <w:r>
                <w:rPr>
                  <w:rFonts w:ascii="Times New Roman" w:hAnsi="Times New Roman" w:cs="Times New Roman"/>
                  <w:i w:val="0"/>
                  <w:color w:val="auto"/>
                  <w:sz w:val="22"/>
                  <w:szCs w:val="22"/>
                </w:rPr>
                <w:t>Type</w:t>
              </w:r>
            </w:ins>
          </w:p>
        </w:tc>
        <w:tc>
          <w:tcPr>
            <w:tcW w:w="900" w:type="dxa"/>
          </w:tcPr>
          <w:p w:rsidR="0076585D" w:rsidRPr="00ED708E" w:rsidRDefault="0076585D" w:rsidP="00C5416B">
            <w:pPr>
              <w:pStyle w:val="comment"/>
              <w:ind w:left="0"/>
              <w:rPr>
                <w:ins w:id="15177" w:author="HungNguyen" w:date="2012-04-17T22:06:00Z"/>
                <w:rFonts w:ascii="Times New Roman" w:hAnsi="Times New Roman" w:cs="Times New Roman"/>
                <w:i w:val="0"/>
                <w:color w:val="auto"/>
                <w:sz w:val="22"/>
                <w:szCs w:val="22"/>
              </w:rPr>
            </w:pPr>
            <w:ins w:id="15178" w:author="HungNguyen" w:date="2012-04-17T22:07:00Z">
              <w:r>
                <w:rPr>
                  <w:rFonts w:ascii="Times New Roman" w:hAnsi="Times New Roman" w:cs="Times New Roman"/>
                  <w:i w:val="0"/>
                  <w:color w:val="auto"/>
                  <w:sz w:val="22"/>
                  <w:szCs w:val="22"/>
                </w:rPr>
                <w:t xml:space="preserve">In </w:t>
              </w:r>
            </w:ins>
          </w:p>
        </w:tc>
        <w:tc>
          <w:tcPr>
            <w:tcW w:w="983" w:type="dxa"/>
          </w:tcPr>
          <w:p w:rsidR="0076585D" w:rsidRPr="00ED708E" w:rsidRDefault="0076585D" w:rsidP="00C5416B">
            <w:pPr>
              <w:pStyle w:val="comment"/>
              <w:ind w:left="0"/>
              <w:rPr>
                <w:ins w:id="15179" w:author="HungNguyen" w:date="2012-04-17T22:06:00Z"/>
                <w:rFonts w:ascii="Times New Roman" w:hAnsi="Times New Roman" w:cs="Times New Roman"/>
                <w:i w:val="0"/>
                <w:sz w:val="22"/>
                <w:szCs w:val="22"/>
              </w:rPr>
            </w:pPr>
          </w:p>
        </w:tc>
        <w:tc>
          <w:tcPr>
            <w:tcW w:w="4397" w:type="dxa"/>
          </w:tcPr>
          <w:p w:rsidR="0076585D" w:rsidRPr="00ED708E" w:rsidRDefault="0076585D" w:rsidP="00C5416B">
            <w:pPr>
              <w:pStyle w:val="comment"/>
              <w:ind w:left="0"/>
              <w:rPr>
                <w:ins w:id="15180" w:author="HungNguyen" w:date="2012-04-17T22:06:00Z"/>
                <w:rFonts w:ascii="Times New Roman" w:hAnsi="Times New Roman" w:cs="Times New Roman"/>
                <w:i w:val="0"/>
                <w:color w:val="auto"/>
                <w:sz w:val="22"/>
                <w:szCs w:val="22"/>
              </w:rPr>
            </w:pPr>
          </w:p>
        </w:tc>
      </w:tr>
      <w:tr w:rsidR="0076585D" w:rsidTr="00C5416B">
        <w:trPr>
          <w:ins w:id="15181" w:author="HungNguyen" w:date="2012-04-17T22:06:00Z"/>
        </w:trPr>
        <w:tc>
          <w:tcPr>
            <w:tcW w:w="551" w:type="dxa"/>
          </w:tcPr>
          <w:p w:rsidR="0076585D" w:rsidRPr="00ED708E" w:rsidRDefault="0076585D" w:rsidP="00C5416B">
            <w:pPr>
              <w:pStyle w:val="comment"/>
              <w:ind w:left="0"/>
              <w:rPr>
                <w:ins w:id="15182" w:author="HungNguyen" w:date="2012-04-17T22:06:00Z"/>
                <w:rFonts w:ascii="Times New Roman" w:hAnsi="Times New Roman" w:cs="Times New Roman"/>
                <w:i w:val="0"/>
                <w:color w:val="auto"/>
                <w:sz w:val="22"/>
                <w:szCs w:val="22"/>
              </w:rPr>
            </w:pPr>
            <w:ins w:id="15183" w:author="HungNguyen" w:date="2012-04-17T22:06:00Z">
              <w:r>
                <w:rPr>
                  <w:rFonts w:ascii="Times New Roman" w:hAnsi="Times New Roman" w:cs="Times New Roman"/>
                  <w:i w:val="0"/>
                  <w:color w:val="auto"/>
                  <w:sz w:val="22"/>
                  <w:szCs w:val="22"/>
                </w:rPr>
                <w:t>03</w:t>
              </w:r>
            </w:ins>
          </w:p>
        </w:tc>
        <w:tc>
          <w:tcPr>
            <w:tcW w:w="1429" w:type="dxa"/>
          </w:tcPr>
          <w:p w:rsidR="0076585D" w:rsidRPr="00ED708E" w:rsidRDefault="0076585D" w:rsidP="00C5416B">
            <w:pPr>
              <w:pStyle w:val="comment"/>
              <w:ind w:left="0"/>
              <w:rPr>
                <w:ins w:id="15184" w:author="HungNguyen" w:date="2012-04-17T22:06:00Z"/>
                <w:rFonts w:ascii="Times New Roman" w:hAnsi="Times New Roman" w:cs="Times New Roman"/>
                <w:i w:val="0"/>
                <w:color w:val="auto"/>
                <w:sz w:val="22"/>
                <w:szCs w:val="22"/>
              </w:rPr>
            </w:pPr>
            <w:ins w:id="15185" w:author="HungNguyen" w:date="2012-04-17T22:07:00Z">
              <w:r>
                <w:rPr>
                  <w:rFonts w:ascii="Times New Roman" w:hAnsi="Times New Roman" w:cs="Times New Roman"/>
                  <w:i w:val="0"/>
                  <w:color w:val="auto"/>
                  <w:sz w:val="22"/>
                  <w:szCs w:val="22"/>
                </w:rPr>
                <w:t>Parameter</w:t>
              </w:r>
            </w:ins>
          </w:p>
        </w:tc>
        <w:tc>
          <w:tcPr>
            <w:tcW w:w="1440" w:type="dxa"/>
          </w:tcPr>
          <w:p w:rsidR="0076585D" w:rsidRDefault="0076585D" w:rsidP="00C5416B">
            <w:pPr>
              <w:pStyle w:val="comment"/>
              <w:ind w:left="0"/>
              <w:rPr>
                <w:ins w:id="15186" w:author="HungNguyen" w:date="2012-04-17T22:06:00Z"/>
                <w:rFonts w:ascii="Times New Roman" w:hAnsi="Times New Roman" w:cs="Times New Roman"/>
                <w:i w:val="0"/>
                <w:color w:val="auto"/>
                <w:sz w:val="22"/>
                <w:szCs w:val="22"/>
              </w:rPr>
            </w:pPr>
            <w:ins w:id="15187" w:author="HungNguyen" w:date="2012-04-17T22:07:00Z">
              <w:r>
                <w:rPr>
                  <w:rFonts w:ascii="Times New Roman" w:hAnsi="Times New Roman" w:cs="Times New Roman"/>
                  <w:i w:val="0"/>
                  <w:color w:val="auto"/>
                  <w:sz w:val="22"/>
                  <w:szCs w:val="22"/>
                </w:rPr>
                <w:t>Object</w:t>
              </w:r>
            </w:ins>
          </w:p>
        </w:tc>
        <w:tc>
          <w:tcPr>
            <w:tcW w:w="900" w:type="dxa"/>
          </w:tcPr>
          <w:p w:rsidR="0076585D" w:rsidRPr="00ED708E" w:rsidRDefault="0076585D" w:rsidP="00C5416B">
            <w:pPr>
              <w:pStyle w:val="comment"/>
              <w:ind w:left="0"/>
              <w:rPr>
                <w:ins w:id="15188" w:author="HungNguyen" w:date="2012-04-17T22:06:00Z"/>
                <w:rFonts w:ascii="Times New Roman" w:hAnsi="Times New Roman" w:cs="Times New Roman"/>
                <w:i w:val="0"/>
                <w:color w:val="auto"/>
                <w:sz w:val="22"/>
                <w:szCs w:val="22"/>
              </w:rPr>
            </w:pPr>
            <w:ins w:id="15189" w:author="HungNguyen" w:date="2012-04-17T22:07:00Z">
              <w:r>
                <w:rPr>
                  <w:rFonts w:ascii="Times New Roman" w:hAnsi="Times New Roman" w:cs="Times New Roman"/>
                  <w:i w:val="0"/>
                  <w:color w:val="auto"/>
                  <w:sz w:val="22"/>
                  <w:szCs w:val="22"/>
                </w:rPr>
                <w:t>In</w:t>
              </w:r>
            </w:ins>
          </w:p>
        </w:tc>
        <w:tc>
          <w:tcPr>
            <w:tcW w:w="983" w:type="dxa"/>
          </w:tcPr>
          <w:p w:rsidR="0076585D" w:rsidRPr="00ED708E" w:rsidRDefault="0076585D" w:rsidP="00C5416B">
            <w:pPr>
              <w:pStyle w:val="comment"/>
              <w:ind w:left="0"/>
              <w:rPr>
                <w:ins w:id="15190" w:author="HungNguyen" w:date="2012-04-17T22:06:00Z"/>
                <w:rFonts w:ascii="Times New Roman" w:hAnsi="Times New Roman" w:cs="Times New Roman"/>
                <w:i w:val="0"/>
                <w:sz w:val="22"/>
                <w:szCs w:val="22"/>
              </w:rPr>
            </w:pPr>
          </w:p>
        </w:tc>
        <w:tc>
          <w:tcPr>
            <w:tcW w:w="4397" w:type="dxa"/>
          </w:tcPr>
          <w:p w:rsidR="0076585D" w:rsidRPr="00ED708E" w:rsidRDefault="0076585D" w:rsidP="00C5416B">
            <w:pPr>
              <w:pStyle w:val="comment"/>
              <w:ind w:left="0"/>
              <w:rPr>
                <w:ins w:id="15191" w:author="HungNguyen" w:date="2012-04-17T22:06:00Z"/>
                <w:rFonts w:ascii="Times New Roman" w:hAnsi="Times New Roman" w:cs="Times New Roman"/>
                <w:i w:val="0"/>
                <w:color w:val="auto"/>
                <w:sz w:val="22"/>
                <w:szCs w:val="22"/>
              </w:rPr>
            </w:pPr>
          </w:p>
        </w:tc>
      </w:tr>
      <w:tr w:rsidR="0076585D" w:rsidTr="00C5416B">
        <w:trPr>
          <w:ins w:id="15192" w:author="HungNguyen" w:date="2012-04-17T22:06:00Z"/>
        </w:trPr>
        <w:tc>
          <w:tcPr>
            <w:tcW w:w="551" w:type="dxa"/>
          </w:tcPr>
          <w:p w:rsidR="0076585D" w:rsidRPr="00ED708E" w:rsidRDefault="0076585D" w:rsidP="00C5416B">
            <w:pPr>
              <w:pStyle w:val="comment"/>
              <w:ind w:left="0"/>
              <w:rPr>
                <w:ins w:id="15193" w:author="HungNguyen" w:date="2012-04-17T22:06:00Z"/>
                <w:rFonts w:ascii="Times New Roman" w:hAnsi="Times New Roman" w:cs="Times New Roman"/>
                <w:i w:val="0"/>
                <w:color w:val="auto"/>
                <w:sz w:val="22"/>
                <w:szCs w:val="22"/>
              </w:rPr>
            </w:pPr>
            <w:ins w:id="15194" w:author="HungNguyen" w:date="2012-04-17T22:06:00Z">
              <w:r>
                <w:rPr>
                  <w:rFonts w:ascii="Times New Roman" w:hAnsi="Times New Roman" w:cs="Times New Roman"/>
                  <w:i w:val="0"/>
                  <w:color w:val="auto"/>
                  <w:sz w:val="22"/>
                  <w:szCs w:val="22"/>
                </w:rPr>
                <w:t>04</w:t>
              </w:r>
            </w:ins>
          </w:p>
        </w:tc>
        <w:tc>
          <w:tcPr>
            <w:tcW w:w="1429" w:type="dxa"/>
          </w:tcPr>
          <w:p w:rsidR="0076585D" w:rsidRPr="00ED708E" w:rsidRDefault="0076585D" w:rsidP="00C5416B">
            <w:pPr>
              <w:pStyle w:val="comment"/>
              <w:ind w:left="0"/>
              <w:rPr>
                <w:ins w:id="15195" w:author="HungNguyen" w:date="2012-04-17T22:06:00Z"/>
                <w:rFonts w:ascii="Times New Roman" w:hAnsi="Times New Roman" w:cs="Times New Roman"/>
                <w:i w:val="0"/>
                <w:color w:val="auto"/>
                <w:sz w:val="22"/>
                <w:szCs w:val="22"/>
              </w:rPr>
            </w:pPr>
            <w:ins w:id="15196" w:author="HungNguyen" w:date="2012-04-17T22:07:00Z">
              <w:r>
                <w:rPr>
                  <w:rFonts w:ascii="Times New Roman" w:hAnsi="Times New Roman" w:cs="Times New Roman"/>
                  <w:i w:val="0"/>
                  <w:color w:val="auto"/>
                  <w:sz w:val="22"/>
                  <w:szCs w:val="22"/>
                </w:rPr>
                <w:t>Culture</w:t>
              </w:r>
            </w:ins>
          </w:p>
        </w:tc>
        <w:tc>
          <w:tcPr>
            <w:tcW w:w="1440" w:type="dxa"/>
          </w:tcPr>
          <w:p w:rsidR="0076585D" w:rsidRDefault="0076585D" w:rsidP="00C5416B">
            <w:pPr>
              <w:pStyle w:val="comment"/>
              <w:ind w:left="0"/>
              <w:rPr>
                <w:ins w:id="15197" w:author="HungNguyen" w:date="2012-04-17T22:06:00Z"/>
                <w:rFonts w:ascii="Times New Roman" w:hAnsi="Times New Roman" w:cs="Times New Roman"/>
                <w:i w:val="0"/>
                <w:color w:val="auto"/>
                <w:sz w:val="22"/>
                <w:szCs w:val="22"/>
              </w:rPr>
            </w:pPr>
            <w:ins w:id="15198" w:author="HungNguyen" w:date="2012-04-17T22:07:00Z">
              <w:r>
                <w:rPr>
                  <w:rFonts w:ascii="Times New Roman" w:hAnsi="Times New Roman" w:cs="Times New Roman"/>
                  <w:i w:val="0"/>
                  <w:color w:val="auto"/>
                  <w:sz w:val="22"/>
                  <w:szCs w:val="22"/>
                </w:rPr>
                <w:t>CultureInfo</w:t>
              </w:r>
            </w:ins>
          </w:p>
        </w:tc>
        <w:tc>
          <w:tcPr>
            <w:tcW w:w="900" w:type="dxa"/>
          </w:tcPr>
          <w:p w:rsidR="0076585D" w:rsidRPr="00ED708E" w:rsidRDefault="0076585D" w:rsidP="00C5416B">
            <w:pPr>
              <w:pStyle w:val="comment"/>
              <w:ind w:left="0"/>
              <w:rPr>
                <w:ins w:id="15199" w:author="HungNguyen" w:date="2012-04-17T22:06:00Z"/>
                <w:rFonts w:ascii="Times New Roman" w:hAnsi="Times New Roman" w:cs="Times New Roman"/>
                <w:i w:val="0"/>
                <w:color w:val="auto"/>
                <w:sz w:val="22"/>
                <w:szCs w:val="22"/>
              </w:rPr>
            </w:pPr>
            <w:ins w:id="15200" w:author="HungNguyen" w:date="2012-04-17T22:07:00Z">
              <w:r>
                <w:rPr>
                  <w:rFonts w:ascii="Times New Roman" w:hAnsi="Times New Roman" w:cs="Times New Roman"/>
                  <w:i w:val="0"/>
                  <w:color w:val="auto"/>
                  <w:sz w:val="22"/>
                  <w:szCs w:val="22"/>
                </w:rPr>
                <w:t>In</w:t>
              </w:r>
            </w:ins>
            <w:bookmarkStart w:id="15201" w:name="_GoBack"/>
            <w:bookmarkEnd w:id="15201"/>
          </w:p>
        </w:tc>
        <w:tc>
          <w:tcPr>
            <w:tcW w:w="983" w:type="dxa"/>
          </w:tcPr>
          <w:p w:rsidR="0076585D" w:rsidRPr="00ED708E" w:rsidRDefault="0076585D" w:rsidP="00C5416B">
            <w:pPr>
              <w:pStyle w:val="comment"/>
              <w:ind w:left="0"/>
              <w:rPr>
                <w:ins w:id="15202" w:author="HungNguyen" w:date="2012-04-17T22:06:00Z"/>
                <w:rFonts w:ascii="Times New Roman" w:hAnsi="Times New Roman" w:cs="Times New Roman"/>
                <w:i w:val="0"/>
                <w:sz w:val="22"/>
                <w:szCs w:val="22"/>
              </w:rPr>
            </w:pPr>
          </w:p>
        </w:tc>
        <w:tc>
          <w:tcPr>
            <w:tcW w:w="4397" w:type="dxa"/>
          </w:tcPr>
          <w:p w:rsidR="0076585D" w:rsidRPr="00ED708E" w:rsidRDefault="0076585D" w:rsidP="00C5416B">
            <w:pPr>
              <w:pStyle w:val="comment"/>
              <w:ind w:left="0"/>
              <w:rPr>
                <w:ins w:id="15203" w:author="HungNguyen" w:date="2012-04-17T22:06:00Z"/>
                <w:rFonts w:ascii="Times New Roman" w:hAnsi="Times New Roman" w:cs="Times New Roman"/>
                <w:i w:val="0"/>
                <w:color w:val="auto"/>
                <w:sz w:val="22"/>
                <w:szCs w:val="22"/>
              </w:rPr>
            </w:pPr>
          </w:p>
        </w:tc>
      </w:tr>
      <w:tr w:rsidR="0076585D" w:rsidTr="00C5416B">
        <w:trPr>
          <w:ins w:id="15204" w:author="HungNguyen" w:date="2012-04-17T22:05:00Z"/>
        </w:trPr>
        <w:tc>
          <w:tcPr>
            <w:tcW w:w="551" w:type="dxa"/>
          </w:tcPr>
          <w:p w:rsidR="0076585D" w:rsidRPr="00ED708E" w:rsidRDefault="0076585D" w:rsidP="00C5416B">
            <w:pPr>
              <w:pStyle w:val="comment"/>
              <w:ind w:left="0"/>
              <w:rPr>
                <w:ins w:id="15205" w:author="HungNguyen" w:date="2012-04-17T22:05:00Z"/>
                <w:rFonts w:ascii="Times New Roman" w:hAnsi="Times New Roman" w:cs="Times New Roman"/>
                <w:i w:val="0"/>
                <w:color w:val="auto"/>
                <w:sz w:val="22"/>
                <w:szCs w:val="22"/>
              </w:rPr>
            </w:pPr>
            <w:ins w:id="15206" w:author="HungNguyen" w:date="2012-04-17T22:05:00Z">
              <w:r w:rsidRPr="00ED708E">
                <w:rPr>
                  <w:rFonts w:ascii="Times New Roman" w:hAnsi="Times New Roman" w:cs="Times New Roman"/>
                  <w:i w:val="0"/>
                  <w:color w:val="auto"/>
                  <w:sz w:val="22"/>
                  <w:szCs w:val="22"/>
                </w:rPr>
                <w:t>0</w:t>
              </w:r>
            </w:ins>
            <w:ins w:id="15207" w:author="HungNguyen" w:date="2012-04-17T22:06:00Z">
              <w:r>
                <w:rPr>
                  <w:rFonts w:ascii="Times New Roman" w:hAnsi="Times New Roman" w:cs="Times New Roman"/>
                  <w:i w:val="0"/>
                  <w:color w:val="auto"/>
                  <w:sz w:val="22"/>
                  <w:szCs w:val="22"/>
                </w:rPr>
                <w:t>5</w:t>
              </w:r>
            </w:ins>
          </w:p>
        </w:tc>
        <w:tc>
          <w:tcPr>
            <w:tcW w:w="1429" w:type="dxa"/>
          </w:tcPr>
          <w:p w:rsidR="0076585D" w:rsidRPr="00ED708E" w:rsidRDefault="0076585D" w:rsidP="00C5416B">
            <w:pPr>
              <w:pStyle w:val="comment"/>
              <w:ind w:left="0"/>
              <w:rPr>
                <w:ins w:id="15208" w:author="HungNguyen" w:date="2012-04-17T22:05:00Z"/>
                <w:rFonts w:ascii="Times New Roman" w:hAnsi="Times New Roman" w:cs="Times New Roman"/>
                <w:i w:val="0"/>
                <w:color w:val="auto"/>
                <w:sz w:val="22"/>
                <w:szCs w:val="22"/>
              </w:rPr>
            </w:pPr>
            <w:ins w:id="15209" w:author="HungNguyen" w:date="2012-04-17T22:05:00Z">
              <w:r w:rsidRPr="00ED708E">
                <w:rPr>
                  <w:rFonts w:ascii="Times New Roman" w:hAnsi="Times New Roman" w:cs="Times New Roman"/>
                  <w:i w:val="0"/>
                  <w:color w:val="auto"/>
                  <w:sz w:val="22"/>
                  <w:szCs w:val="22"/>
                </w:rPr>
                <w:t>&lt;return &gt;</w:t>
              </w:r>
            </w:ins>
          </w:p>
        </w:tc>
        <w:tc>
          <w:tcPr>
            <w:tcW w:w="1440" w:type="dxa"/>
          </w:tcPr>
          <w:p w:rsidR="0076585D" w:rsidRPr="00ED708E" w:rsidRDefault="0076585D" w:rsidP="00C5416B">
            <w:pPr>
              <w:pStyle w:val="comment"/>
              <w:ind w:left="0"/>
              <w:rPr>
                <w:ins w:id="15210" w:author="HungNguyen" w:date="2012-04-17T22:05:00Z"/>
                <w:rFonts w:ascii="Times New Roman" w:hAnsi="Times New Roman" w:cs="Times New Roman"/>
                <w:i w:val="0"/>
                <w:color w:val="auto"/>
                <w:sz w:val="22"/>
                <w:szCs w:val="22"/>
              </w:rPr>
            </w:pPr>
            <w:ins w:id="15211" w:author="HungNguyen" w:date="2012-04-17T22:06:00Z">
              <w:r>
                <w:rPr>
                  <w:rFonts w:ascii="Times New Roman" w:hAnsi="Times New Roman" w:cs="Times New Roman"/>
                  <w:i w:val="0"/>
                  <w:color w:val="auto"/>
                  <w:sz w:val="22"/>
                  <w:szCs w:val="22"/>
                </w:rPr>
                <w:t>object</w:t>
              </w:r>
            </w:ins>
          </w:p>
        </w:tc>
        <w:tc>
          <w:tcPr>
            <w:tcW w:w="900" w:type="dxa"/>
          </w:tcPr>
          <w:p w:rsidR="0076585D" w:rsidRPr="00ED708E" w:rsidRDefault="0076585D" w:rsidP="00C5416B">
            <w:pPr>
              <w:pStyle w:val="comment"/>
              <w:ind w:left="0"/>
              <w:rPr>
                <w:ins w:id="15212" w:author="HungNguyen" w:date="2012-04-17T22:05:00Z"/>
                <w:rFonts w:ascii="Times New Roman" w:hAnsi="Times New Roman" w:cs="Times New Roman"/>
                <w:i w:val="0"/>
                <w:color w:val="auto"/>
                <w:sz w:val="22"/>
                <w:szCs w:val="22"/>
              </w:rPr>
            </w:pPr>
            <w:ins w:id="15213" w:author="HungNguyen" w:date="2012-04-17T22:05:00Z">
              <w:r w:rsidRPr="00ED708E">
                <w:rPr>
                  <w:rFonts w:ascii="Times New Roman" w:hAnsi="Times New Roman" w:cs="Times New Roman"/>
                  <w:i w:val="0"/>
                  <w:color w:val="auto"/>
                  <w:sz w:val="22"/>
                  <w:szCs w:val="22"/>
                </w:rPr>
                <w:t>Out</w:t>
              </w:r>
            </w:ins>
          </w:p>
        </w:tc>
        <w:tc>
          <w:tcPr>
            <w:tcW w:w="983" w:type="dxa"/>
          </w:tcPr>
          <w:p w:rsidR="0076585D" w:rsidRPr="00ED708E" w:rsidRDefault="0076585D" w:rsidP="00C5416B">
            <w:pPr>
              <w:pStyle w:val="comment"/>
              <w:ind w:left="0"/>
              <w:rPr>
                <w:ins w:id="15214" w:author="HungNguyen" w:date="2012-04-17T22:05:00Z"/>
                <w:rFonts w:ascii="Times New Roman" w:hAnsi="Times New Roman" w:cs="Times New Roman"/>
                <w:i w:val="0"/>
                <w:sz w:val="22"/>
                <w:szCs w:val="22"/>
              </w:rPr>
            </w:pPr>
          </w:p>
        </w:tc>
        <w:tc>
          <w:tcPr>
            <w:tcW w:w="4397" w:type="dxa"/>
          </w:tcPr>
          <w:p w:rsidR="0076585D" w:rsidRPr="00ED708E" w:rsidRDefault="0076585D" w:rsidP="00C5416B">
            <w:pPr>
              <w:pStyle w:val="comment"/>
              <w:ind w:left="0"/>
              <w:rPr>
                <w:ins w:id="15215" w:author="HungNguyen" w:date="2012-04-17T22:05:00Z"/>
                <w:rFonts w:ascii="Times New Roman" w:hAnsi="Times New Roman" w:cs="Times New Roman"/>
                <w:i w:val="0"/>
                <w:color w:val="auto"/>
                <w:sz w:val="22"/>
                <w:szCs w:val="22"/>
              </w:rPr>
            </w:pPr>
            <w:ins w:id="15216" w:author="HungNguyen" w:date="2012-04-17T22:05:00Z">
              <w:r w:rsidRPr="00ED708E">
                <w:rPr>
                  <w:rFonts w:ascii="Times New Roman" w:hAnsi="Times New Roman" w:cs="Times New Roman"/>
                  <w:i w:val="0"/>
                  <w:color w:val="auto"/>
                  <w:sz w:val="22"/>
                  <w:szCs w:val="22"/>
                </w:rPr>
                <w:t>The returned result of method</w:t>
              </w:r>
            </w:ins>
          </w:p>
        </w:tc>
      </w:tr>
    </w:tbl>
    <w:p w:rsidR="0076585D" w:rsidRPr="0076585D" w:rsidRDefault="0076585D" w:rsidP="0076585D">
      <w:pPr>
        <w:rPr>
          <w:ins w:id="15217" w:author="HungNguyen" w:date="2012-04-17T22:05:00Z"/>
          <w:rPrChange w:id="15218" w:author="HungNguyen" w:date="2012-04-17T22:05:00Z">
            <w:rPr>
              <w:ins w:id="15219" w:author="HungNguyen" w:date="2012-04-17T22:05:00Z"/>
            </w:rPr>
          </w:rPrChange>
        </w:rPr>
        <w:pPrChange w:id="15220" w:author="HungNguyen" w:date="2012-04-17T22:05:00Z">
          <w:pPr>
            <w:pStyle w:val="Heading5"/>
          </w:pPr>
        </w:pPrChange>
      </w:pPr>
    </w:p>
    <w:p w:rsidR="001E773C" w:rsidRDefault="003A11F4">
      <w:pPr>
        <w:pStyle w:val="Heading2"/>
        <w:rPr>
          <w:del w:id="15221" w:author="HungNguyen" w:date="2012-02-22T19:47:00Z"/>
        </w:rPr>
        <w:pPrChange w:id="15222" w:author="Red Army" w:date="2012-02-22T21:31:00Z">
          <w:pPr>
            <w:pStyle w:val="Heading3"/>
          </w:pPr>
        </w:pPrChange>
      </w:pPr>
      <w:del w:id="15223" w:author="HungNguyen" w:date="2012-02-22T19:47:00Z">
        <w:r w:rsidDel="0065367C">
          <w:delText>Class Diagram Class Diagram Explanation</w:delText>
        </w:r>
        <w:bookmarkStart w:id="15224" w:name="_Toc317710588"/>
        <w:bookmarkStart w:id="15225" w:name="_Toc317715198"/>
        <w:bookmarkStart w:id="15226" w:name="_Toc317720952"/>
        <w:bookmarkStart w:id="15227" w:name="_Toc317721104"/>
        <w:bookmarkStart w:id="15228" w:name="_Toc317721140"/>
        <w:bookmarkEnd w:id="14373"/>
        <w:bookmarkEnd w:id="15224"/>
        <w:bookmarkEnd w:id="15225"/>
        <w:bookmarkEnd w:id="15226"/>
        <w:bookmarkEnd w:id="15227"/>
        <w:bookmarkEnd w:id="15228"/>
      </w:del>
    </w:p>
    <w:p w:rsidR="001E773C" w:rsidRDefault="003A11F4">
      <w:pPr>
        <w:pStyle w:val="Heading2"/>
        <w:rPr>
          <w:del w:id="15229" w:author="HungNguyen" w:date="2012-02-22T19:47:00Z"/>
        </w:rPr>
        <w:pPrChange w:id="15230" w:author="Red Army" w:date="2012-02-22T21:31:00Z">
          <w:pPr>
            <w:pStyle w:val="Heading3"/>
          </w:pPr>
        </w:pPrChange>
      </w:pPr>
      <w:bookmarkStart w:id="15231" w:name="_Toc316714938"/>
      <w:del w:id="15232" w:author="HungNguyen" w:date="2012-02-22T19:47:00Z">
        <w:r w:rsidDel="0065367C">
          <w:delText>Algorithms of important methods in each class specified in pseudo code or by Flow-Chart</w:delText>
        </w:r>
        <w:bookmarkStart w:id="15233" w:name="_Toc317710589"/>
        <w:bookmarkStart w:id="15234" w:name="_Toc317715199"/>
        <w:bookmarkStart w:id="15235" w:name="_Toc317720953"/>
        <w:bookmarkStart w:id="15236" w:name="_Toc317721105"/>
        <w:bookmarkStart w:id="15237" w:name="_Toc317721141"/>
        <w:bookmarkEnd w:id="15231"/>
        <w:bookmarkEnd w:id="15233"/>
        <w:bookmarkEnd w:id="15234"/>
        <w:bookmarkEnd w:id="15235"/>
        <w:bookmarkEnd w:id="15236"/>
        <w:bookmarkEnd w:id="15237"/>
      </w:del>
    </w:p>
    <w:p w:rsidR="001E773C" w:rsidRDefault="003A11F4">
      <w:pPr>
        <w:pStyle w:val="Heading2"/>
        <w:rPr>
          <w:ins w:id="15238" w:author="Red Army" w:date="2012-02-22T21:31:00Z"/>
        </w:rPr>
        <w:pPrChange w:id="15239" w:author="Red Army" w:date="2012-02-22T21:31:00Z">
          <w:pPr>
            <w:pStyle w:val="Heading1"/>
          </w:pPr>
        </w:pPrChange>
      </w:pPr>
      <w:bookmarkStart w:id="15240" w:name="_Toc316714939"/>
      <w:bookmarkStart w:id="15241" w:name="_Toc317721142"/>
      <w:r>
        <w:t>Sequence Diagram</w:t>
      </w:r>
      <w:bookmarkEnd w:id="15240"/>
      <w:bookmarkEnd w:id="15241"/>
    </w:p>
    <w:p w:rsidR="00C71386" w:rsidRPr="00C71386" w:rsidRDefault="00C71386" w:rsidP="00C71386">
      <w:pPr>
        <w:keepNext/>
        <w:keepLines/>
        <w:numPr>
          <w:ilvl w:val="2"/>
          <w:numId w:val="5"/>
        </w:numPr>
        <w:tabs>
          <w:tab w:val="left" w:pos="4208"/>
        </w:tabs>
        <w:spacing w:before="200" w:after="0"/>
        <w:outlineLvl w:val="2"/>
        <w:rPr>
          <w:ins w:id="15242" w:author="Red Army" w:date="2012-02-22T21:31:00Z"/>
          <w:rFonts w:ascii="Cambria" w:eastAsia="MS Gothic" w:hAnsi="Cambria"/>
          <w:b/>
          <w:bCs/>
          <w:color w:val="4F81BD"/>
        </w:rPr>
      </w:pPr>
      <w:bookmarkStart w:id="15243" w:name="_Toc317721143"/>
      <w:ins w:id="15244" w:author="Red Army" w:date="2012-02-22T21:31:00Z">
        <w:r w:rsidRPr="00C71386">
          <w:rPr>
            <w:rFonts w:ascii="Cambria" w:eastAsia="MS Gothic" w:hAnsi="Cambria"/>
            <w:b/>
            <w:bCs/>
            <w:color w:val="4F81BD"/>
          </w:rPr>
          <w:t>Manage Teaching Plan</w:t>
        </w:r>
        <w:bookmarkEnd w:id="15243"/>
      </w:ins>
    </w:p>
    <w:p w:rsidR="00C71386" w:rsidRPr="00C71386" w:rsidRDefault="00612C28" w:rsidP="00C71386">
      <w:pPr>
        <w:tabs>
          <w:tab w:val="left" w:pos="4208"/>
        </w:tabs>
        <w:ind w:left="360"/>
        <w:rPr>
          <w:ins w:id="15245" w:author="Red Army" w:date="2012-02-22T21:31:00Z"/>
          <w:rFonts w:ascii="Times New Roman" w:hAnsi="Times New Roman"/>
        </w:rPr>
      </w:pPr>
      <w:ins w:id="15246" w:author="Red Army" w:date="2012-02-22T21:31:00Z">
        <w:r>
          <w:rPr>
            <w:rFonts w:ascii="Times New Roman" w:hAnsi="Times New Roman"/>
            <w:noProof/>
            <w:lang w:eastAsia="ja-JP"/>
            <w:rPrChange w:id="15247"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10F40250" wp14:editId="7C096C8F">
              <wp:extent cx="5934075" cy="3067050"/>
              <wp:effectExtent l="0" t="0" r="9525" b="0"/>
              <wp:docPr id="17" name="Picture 17" descr="D:\TLH\trunk\Document\Design\Sequence Diagram\SD_create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TLH\trunk\Document\Design\Sequence Diagram\SD_createTP.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70"/>
                      <a:stretch/>
                    </pic:blipFill>
                    <pic:spPr bwMode="auto">
                      <a:xfrm>
                        <a:off x="0" y="0"/>
                        <a:ext cx="5937885" cy="3069019"/>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248" w:author="Red Army" w:date="2012-02-22T21:31:00Z"/>
          <w:rFonts w:ascii="Times New Roman" w:hAnsi="Times New Roman"/>
          <w:b/>
          <w:bCs/>
          <w:color w:val="4F81BD"/>
          <w:sz w:val="18"/>
          <w:szCs w:val="18"/>
        </w:rPr>
      </w:pPr>
      <w:ins w:id="15249" w:author="Red Army" w:date="2012-02-22T21:31:00Z">
        <w:r w:rsidRPr="00C71386">
          <w:rPr>
            <w:rFonts w:ascii="Times New Roman" w:hAnsi="Times New Roman"/>
            <w:b/>
            <w:bCs/>
            <w:color w:val="4F81BD"/>
            <w:sz w:val="18"/>
            <w:szCs w:val="18"/>
          </w:rPr>
          <w:t xml:space="preserve"> </w:t>
        </w:r>
        <w:bookmarkStart w:id="15250" w:name="_Toc317720991"/>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251" w:author="Phuong Giang" w:date="2012-02-23T00:34:00Z">
        <w:r w:rsidR="00AF3591">
          <w:rPr>
            <w:rFonts w:ascii="Times New Roman" w:hAnsi="Times New Roman"/>
            <w:b/>
            <w:bCs/>
            <w:noProof/>
            <w:color w:val="4F81BD"/>
            <w:sz w:val="18"/>
            <w:szCs w:val="18"/>
          </w:rPr>
          <w:t>7</w:t>
        </w:r>
      </w:ins>
      <w:ins w:id="15252" w:author="Red Army" w:date="2012-02-22T21:31:00Z">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Create Teaching Plan Sequence Diagram</w:t>
        </w:r>
        <w:bookmarkEnd w:id="15250"/>
      </w:ins>
    </w:p>
    <w:p w:rsidR="00C71386" w:rsidRPr="00C71386" w:rsidRDefault="00612C28" w:rsidP="00C71386">
      <w:pPr>
        <w:tabs>
          <w:tab w:val="left" w:pos="4208"/>
        </w:tabs>
        <w:ind w:left="360"/>
        <w:rPr>
          <w:ins w:id="15253" w:author="Red Army" w:date="2012-02-22T21:31:00Z"/>
          <w:rFonts w:ascii="Times New Roman" w:hAnsi="Times New Roman"/>
        </w:rPr>
      </w:pPr>
      <w:ins w:id="15254" w:author="Red Army" w:date="2012-02-22T21:31:00Z">
        <w:r>
          <w:rPr>
            <w:rFonts w:ascii="Times New Roman" w:hAnsi="Times New Roman"/>
            <w:noProof/>
            <w:lang w:eastAsia="ja-JP"/>
            <w:rPrChange w:id="15255"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10969E51" wp14:editId="7D444058">
              <wp:extent cx="6174271" cy="3200400"/>
              <wp:effectExtent l="0" t="0" r="0" b="0"/>
              <wp:docPr id="18" name="Picture 18" descr="D:\TLH\trunk\Document\Design\Sequence Diagram\SD_update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TLH\trunk\Document\Design\Sequence Diagram\SD_updateTP.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2609"/>
                      <a:stretch/>
                    </pic:blipFill>
                    <pic:spPr bwMode="auto">
                      <a:xfrm>
                        <a:off x="0" y="0"/>
                        <a:ext cx="6179798" cy="3203265"/>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256" w:author="Red Army" w:date="2012-02-22T21:31:00Z"/>
          <w:rFonts w:ascii="Times New Roman" w:hAnsi="Times New Roman"/>
          <w:b/>
          <w:bCs/>
          <w:color w:val="4F81BD"/>
          <w:sz w:val="18"/>
          <w:szCs w:val="18"/>
        </w:rPr>
      </w:pPr>
      <w:ins w:id="15257" w:author="Red Army" w:date="2012-02-22T21:31:00Z">
        <w:r w:rsidRPr="00C71386">
          <w:rPr>
            <w:rFonts w:ascii="Times New Roman" w:hAnsi="Times New Roman"/>
            <w:b/>
            <w:bCs/>
            <w:color w:val="4F81BD"/>
            <w:sz w:val="18"/>
            <w:szCs w:val="18"/>
          </w:rPr>
          <w:t xml:space="preserve"> </w:t>
        </w:r>
        <w:bookmarkStart w:id="15258" w:name="_Toc317720992"/>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259" w:author="Phuong Giang" w:date="2012-02-23T00:34:00Z">
        <w:r w:rsidR="00AF3591">
          <w:rPr>
            <w:rFonts w:ascii="Times New Roman" w:hAnsi="Times New Roman"/>
            <w:b/>
            <w:bCs/>
            <w:noProof/>
            <w:color w:val="4F81BD"/>
            <w:sz w:val="18"/>
            <w:szCs w:val="18"/>
          </w:rPr>
          <w:t>8</w:t>
        </w:r>
      </w:ins>
      <w:ins w:id="15260" w:author="Red Army" w:date="2012-02-22T21:31:00Z">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Update Teaching Plan Sequence Diagram</w:t>
        </w:r>
        <w:bookmarkEnd w:id="15258"/>
      </w:ins>
    </w:p>
    <w:p w:rsidR="00C71386" w:rsidRPr="00C71386" w:rsidRDefault="00C71386" w:rsidP="00C71386">
      <w:pPr>
        <w:tabs>
          <w:tab w:val="left" w:pos="4208"/>
        </w:tabs>
        <w:ind w:left="360"/>
        <w:rPr>
          <w:ins w:id="15261" w:author="Red Army" w:date="2012-02-22T21:31:00Z"/>
          <w:rFonts w:ascii="Times New Roman" w:hAnsi="Times New Roman"/>
        </w:rPr>
      </w:pPr>
    </w:p>
    <w:p w:rsidR="00C71386" w:rsidRPr="00C71386" w:rsidRDefault="00612C28" w:rsidP="00C71386">
      <w:pPr>
        <w:tabs>
          <w:tab w:val="left" w:pos="4208"/>
        </w:tabs>
        <w:ind w:left="360"/>
        <w:rPr>
          <w:ins w:id="15262" w:author="Red Army" w:date="2012-02-22T21:31:00Z"/>
          <w:rFonts w:ascii="Times New Roman" w:hAnsi="Times New Roman"/>
        </w:rPr>
      </w:pPr>
      <w:ins w:id="15263" w:author="Red Army" w:date="2012-02-22T21:31:00Z">
        <w:r>
          <w:rPr>
            <w:rFonts w:ascii="Times New Roman" w:hAnsi="Times New Roman"/>
            <w:noProof/>
            <w:lang w:eastAsia="ja-JP"/>
            <w:rPrChange w:id="15264" w:author="Unknown">
              <w:rPr>
                <w:rFonts w:asciiTheme="majorHAnsi" w:eastAsiaTheme="majorEastAsia" w:hAnsiTheme="majorHAnsi" w:cstheme="majorBidi"/>
                <w:b/>
                <w:bCs/>
                <w:noProof/>
                <w:color w:val="365F91" w:themeColor="accent1" w:themeShade="BF"/>
                <w:sz w:val="28"/>
                <w:szCs w:val="28"/>
                <w:u w:val="single"/>
                <w:lang w:eastAsia="ja-JP"/>
              </w:rPr>
            </w:rPrChange>
          </w:rPr>
          <w:lastRenderedPageBreak/>
          <w:drawing>
            <wp:inline distT="0" distB="0" distL="0" distR="0" wp14:anchorId="3E6575A4" wp14:editId="555EF037">
              <wp:extent cx="4248150" cy="2981325"/>
              <wp:effectExtent l="0" t="0" r="0" b="9525"/>
              <wp:docPr id="19" name="Picture 19" descr="D:\TLH\trunk\Document\Design\Sequence Diagram\SD_expor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TLH\trunk\Document\Design\Sequence Diagram\SD_exportTP.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557"/>
                      <a:stretch/>
                    </pic:blipFill>
                    <pic:spPr bwMode="auto">
                      <a:xfrm>
                        <a:off x="0" y="0"/>
                        <a:ext cx="4251325" cy="2983553"/>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265" w:author="Red Army" w:date="2012-02-22T21:31:00Z"/>
          <w:rFonts w:ascii="Times New Roman" w:hAnsi="Times New Roman"/>
          <w:b/>
          <w:bCs/>
          <w:color w:val="4F81BD"/>
          <w:sz w:val="18"/>
          <w:szCs w:val="18"/>
        </w:rPr>
      </w:pPr>
      <w:bookmarkStart w:id="15266" w:name="_Toc317720993"/>
      <w:ins w:id="15267"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268" w:author="Phuong Giang" w:date="2012-02-23T00:34:00Z">
        <w:r w:rsidR="00AF3591">
          <w:rPr>
            <w:rFonts w:ascii="Times New Roman" w:hAnsi="Times New Roman"/>
            <w:b/>
            <w:bCs/>
            <w:noProof/>
            <w:color w:val="4F81BD"/>
            <w:sz w:val="18"/>
            <w:szCs w:val="18"/>
          </w:rPr>
          <w:t>9</w:t>
        </w:r>
      </w:ins>
      <w:ins w:id="15269" w:author="Red Army" w:date="2012-02-22T21:31:00Z">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Export Teaching Plan Sequence Diagram</w:t>
        </w:r>
        <w:bookmarkEnd w:id="15266"/>
      </w:ins>
    </w:p>
    <w:p w:rsidR="00C71386" w:rsidRPr="00C71386" w:rsidRDefault="00C71386" w:rsidP="00C71386">
      <w:pPr>
        <w:tabs>
          <w:tab w:val="left" w:pos="4208"/>
        </w:tabs>
        <w:ind w:left="360"/>
        <w:rPr>
          <w:ins w:id="15270" w:author="Red Army" w:date="2012-02-22T21:31:00Z"/>
          <w:rFonts w:ascii="Times New Roman" w:hAnsi="Times New Roman"/>
        </w:rPr>
      </w:pPr>
    </w:p>
    <w:p w:rsidR="00C71386" w:rsidRPr="00C71386" w:rsidRDefault="00C71386" w:rsidP="00C71386">
      <w:pPr>
        <w:keepNext/>
        <w:keepLines/>
        <w:numPr>
          <w:ilvl w:val="2"/>
          <w:numId w:val="5"/>
        </w:numPr>
        <w:tabs>
          <w:tab w:val="left" w:pos="4208"/>
        </w:tabs>
        <w:spacing w:before="200" w:after="0"/>
        <w:outlineLvl w:val="2"/>
        <w:rPr>
          <w:ins w:id="15271" w:author="Red Army" w:date="2012-02-22T21:31:00Z"/>
          <w:rFonts w:ascii="Cambria" w:eastAsia="MS Gothic" w:hAnsi="Cambria"/>
          <w:b/>
          <w:bCs/>
          <w:color w:val="4F81BD"/>
        </w:rPr>
      </w:pPr>
      <w:bookmarkStart w:id="15272" w:name="_Toc317721144"/>
      <w:ins w:id="15273" w:author="Red Army" w:date="2012-02-22T21:31:00Z">
        <w:r w:rsidRPr="00C71386">
          <w:rPr>
            <w:rFonts w:ascii="Cambria" w:eastAsia="MS Gothic" w:hAnsi="Cambria"/>
            <w:b/>
            <w:bCs/>
            <w:color w:val="4F81BD"/>
          </w:rPr>
          <w:t>Manage Knowledge Items</w:t>
        </w:r>
        <w:bookmarkEnd w:id="15272"/>
      </w:ins>
    </w:p>
    <w:p w:rsidR="00C71386" w:rsidRPr="00C71386" w:rsidRDefault="00612C28" w:rsidP="00C71386">
      <w:pPr>
        <w:keepNext/>
        <w:tabs>
          <w:tab w:val="left" w:pos="4208"/>
        </w:tabs>
        <w:ind w:left="360"/>
        <w:rPr>
          <w:ins w:id="15274" w:author="Red Army" w:date="2012-02-22T21:31:00Z"/>
          <w:rFonts w:ascii="Times New Roman" w:hAnsi="Times New Roman"/>
        </w:rPr>
      </w:pPr>
      <w:ins w:id="15275" w:author="Red Army" w:date="2012-02-22T21:31:00Z">
        <w:r>
          <w:rPr>
            <w:rFonts w:ascii="Times New Roman" w:hAnsi="Times New Roman"/>
            <w:noProof/>
            <w:lang w:eastAsia="ja-JP"/>
            <w:rPrChange w:id="15276"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36324D71" wp14:editId="42D1AB43">
              <wp:extent cx="5943600" cy="3305175"/>
              <wp:effectExtent l="0" t="0" r="0" b="9525"/>
              <wp:docPr id="27" name="Picture 27" descr="Description: D:\FU\Capstone project\TLH\Document\Design\Sequence Diagram\SD_create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FU\Capstone project\TLH\Document\Design\Sequence Diagram\SD_createKI.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878"/>
                      <a:stretch/>
                    </pic:blipFill>
                    <pic:spPr bwMode="auto">
                      <a:xfrm>
                        <a:off x="0" y="0"/>
                        <a:ext cx="5943600" cy="3305175"/>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277" w:author="Red Army" w:date="2012-02-22T21:31:00Z"/>
          <w:rFonts w:ascii="Times New Roman" w:hAnsi="Times New Roman"/>
          <w:b/>
          <w:bCs/>
          <w:color w:val="4F81BD"/>
          <w:sz w:val="18"/>
          <w:szCs w:val="18"/>
        </w:rPr>
      </w:pPr>
      <w:bookmarkStart w:id="15278" w:name="_Toc317720994"/>
      <w:ins w:id="15279"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280" w:author="Phuong Giang" w:date="2012-02-23T00:34:00Z">
        <w:r w:rsidR="00AF3591">
          <w:rPr>
            <w:rFonts w:ascii="Times New Roman" w:hAnsi="Times New Roman"/>
            <w:b/>
            <w:bCs/>
            <w:noProof/>
            <w:color w:val="4F81BD"/>
            <w:sz w:val="18"/>
            <w:szCs w:val="18"/>
          </w:rPr>
          <w:t>10</w:t>
        </w:r>
      </w:ins>
      <w:ins w:id="15281" w:author="Red Army" w:date="2012-02-22T21:31:00Z">
        <w:del w:id="15282" w:author="Phuong Giang" w:date="2012-02-22T23:05:00Z">
          <w:r w:rsidRPr="00C71386" w:rsidDel="00995D66">
            <w:rPr>
              <w:rFonts w:ascii="Times New Roman" w:hAnsi="Times New Roman"/>
              <w:b/>
              <w:bCs/>
              <w:noProof/>
              <w:color w:val="4F81BD"/>
              <w:sz w:val="18"/>
              <w:szCs w:val="18"/>
            </w:rPr>
            <w:delText>4</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Create Knowledge Item Sequence Diagram</w:t>
        </w:r>
        <w:bookmarkEnd w:id="15278"/>
      </w:ins>
    </w:p>
    <w:p w:rsidR="00C71386" w:rsidRPr="00C71386" w:rsidRDefault="00C71386" w:rsidP="00C71386">
      <w:pPr>
        <w:keepNext/>
        <w:tabs>
          <w:tab w:val="left" w:pos="4208"/>
        </w:tabs>
        <w:ind w:left="360"/>
        <w:rPr>
          <w:ins w:id="15283" w:author="Red Army" w:date="2012-02-22T21:31:00Z"/>
          <w:rFonts w:ascii="Times New Roman" w:hAnsi="Times New Roman"/>
        </w:rPr>
      </w:pPr>
      <w:ins w:id="15284" w:author="Red Army" w:date="2012-02-22T21:31:00Z">
        <w:r w:rsidRPr="00C71386">
          <w:rPr>
            <w:rFonts w:ascii="Times New Roman" w:hAnsi="Times New Roman"/>
            <w:color w:val="000000"/>
            <w:w w:val="0"/>
            <w:sz w:val="0"/>
            <w:u w:color="000000"/>
            <w:bdr w:val="none" w:sz="0" w:space="0" w:color="000000"/>
            <w:shd w:val="clear" w:color="000000" w:fill="000000"/>
          </w:rPr>
          <w:lastRenderedPageBreak/>
          <w:t xml:space="preserve"> </w:t>
        </w:r>
        <w:r w:rsidR="00612C28">
          <w:rPr>
            <w:rFonts w:ascii="Times New Roman" w:eastAsia="Times New Roman" w:hAnsi="Times New Roman"/>
            <w:noProof/>
            <w:color w:val="000000"/>
            <w:w w:val="0"/>
            <w:sz w:val="0"/>
            <w:szCs w:val="0"/>
            <w:u w:color="000000"/>
            <w:bdr w:val="none" w:sz="0" w:space="0" w:color="000000"/>
            <w:shd w:val="clear" w:color="000000" w:fill="000000"/>
            <w:lang w:eastAsia="ja-JP"/>
            <w:rPrChange w:id="15285"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00A40090" wp14:editId="2EB631E9">
              <wp:extent cx="5934075" cy="3209925"/>
              <wp:effectExtent l="0" t="0" r="9525" b="9525"/>
              <wp:docPr id="26" name="Picture 26" descr="Description: D:\FU\Capstone project\TLH\Document\Design\Sequence Diagram\SD_update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FU\Capstone project\TLH\Document\Design\Sequence Diagram\SD_updateKI.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262"/>
                      <a:stretch/>
                    </pic:blipFill>
                    <pic:spPr bwMode="auto">
                      <a:xfrm>
                        <a:off x="0" y="0"/>
                        <a:ext cx="5934075" cy="3209925"/>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286" w:author="Red Army" w:date="2012-02-22T21:31:00Z"/>
          <w:rFonts w:ascii="Times New Roman" w:hAnsi="Times New Roman"/>
          <w:b/>
          <w:bCs/>
          <w:color w:val="4F81BD"/>
          <w:sz w:val="18"/>
          <w:szCs w:val="18"/>
        </w:rPr>
      </w:pPr>
      <w:bookmarkStart w:id="15287" w:name="_Toc317720995"/>
      <w:ins w:id="15288"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289" w:author="Phuong Giang" w:date="2012-02-23T00:34:00Z">
        <w:r w:rsidR="00AF3591">
          <w:rPr>
            <w:rFonts w:ascii="Times New Roman" w:hAnsi="Times New Roman"/>
            <w:b/>
            <w:bCs/>
            <w:noProof/>
            <w:color w:val="4F81BD"/>
            <w:sz w:val="18"/>
            <w:szCs w:val="18"/>
          </w:rPr>
          <w:t>11</w:t>
        </w:r>
      </w:ins>
      <w:ins w:id="15290" w:author="Red Army" w:date="2012-02-22T21:31:00Z">
        <w:del w:id="15291" w:author="Phuong Giang" w:date="2012-02-22T23:05:00Z">
          <w:r w:rsidRPr="00C71386" w:rsidDel="00995D66">
            <w:rPr>
              <w:rFonts w:ascii="Times New Roman" w:hAnsi="Times New Roman"/>
              <w:b/>
              <w:bCs/>
              <w:noProof/>
              <w:color w:val="4F81BD"/>
              <w:sz w:val="18"/>
              <w:szCs w:val="18"/>
            </w:rPr>
            <w:delText>5</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Update Knowledge Item</w:t>
        </w:r>
        <w:bookmarkEnd w:id="15287"/>
      </w:ins>
    </w:p>
    <w:p w:rsidR="00C71386" w:rsidRPr="00C71386" w:rsidRDefault="00612C28" w:rsidP="00C71386">
      <w:pPr>
        <w:keepNext/>
        <w:tabs>
          <w:tab w:val="left" w:pos="4208"/>
        </w:tabs>
        <w:ind w:left="360"/>
        <w:rPr>
          <w:ins w:id="15292" w:author="Red Army" w:date="2012-02-22T21:31:00Z"/>
          <w:rFonts w:ascii="Times New Roman" w:hAnsi="Times New Roman"/>
        </w:rPr>
      </w:pPr>
      <w:ins w:id="15293" w:author="Red Army" w:date="2012-02-22T21:31:00Z">
        <w:r>
          <w:rPr>
            <w:rFonts w:ascii="Times New Roman" w:hAnsi="Times New Roman"/>
            <w:noProof/>
            <w:lang w:eastAsia="ja-JP"/>
            <w:rPrChange w:id="15294"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1EA587D2" wp14:editId="4F584FE7">
              <wp:extent cx="5953125" cy="2800350"/>
              <wp:effectExtent l="0" t="0" r="9525" b="0"/>
              <wp:docPr id="25" name="Picture 25" descr="Description: D:\FU\Capstone project\TLH\Document\Design\Sequence Diagram\SD_delete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FU\Capstone project\TLH\Document\Design\Sequence Diagram\SD_deleteKI.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854"/>
                      <a:stretch/>
                    </pic:blipFill>
                    <pic:spPr bwMode="auto">
                      <a:xfrm>
                        <a:off x="0" y="0"/>
                        <a:ext cx="5953125" cy="2800350"/>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295" w:author="Red Army" w:date="2012-02-22T21:31:00Z"/>
          <w:rFonts w:ascii="Times New Roman" w:hAnsi="Times New Roman"/>
          <w:b/>
          <w:bCs/>
          <w:color w:val="4F81BD"/>
          <w:sz w:val="18"/>
          <w:szCs w:val="18"/>
        </w:rPr>
      </w:pPr>
      <w:bookmarkStart w:id="15296" w:name="_Toc317720996"/>
      <w:ins w:id="15297"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298" w:author="Phuong Giang" w:date="2012-02-23T00:34:00Z">
        <w:r w:rsidR="00AF3591">
          <w:rPr>
            <w:rFonts w:ascii="Times New Roman" w:hAnsi="Times New Roman"/>
            <w:b/>
            <w:bCs/>
            <w:noProof/>
            <w:color w:val="4F81BD"/>
            <w:sz w:val="18"/>
            <w:szCs w:val="18"/>
          </w:rPr>
          <w:t>12</w:t>
        </w:r>
      </w:ins>
      <w:ins w:id="15299" w:author="Red Army" w:date="2012-02-22T21:31:00Z">
        <w:del w:id="15300" w:author="Phuong Giang" w:date="2012-02-22T23:05:00Z">
          <w:r w:rsidRPr="00C71386" w:rsidDel="00995D66">
            <w:rPr>
              <w:rFonts w:ascii="Times New Roman" w:hAnsi="Times New Roman"/>
              <w:b/>
              <w:bCs/>
              <w:noProof/>
              <w:color w:val="4F81BD"/>
              <w:sz w:val="18"/>
              <w:szCs w:val="18"/>
            </w:rPr>
            <w:delText>6</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Delete Knowledge Item</w:t>
        </w:r>
        <w:bookmarkEnd w:id="15296"/>
      </w:ins>
    </w:p>
    <w:p w:rsidR="00C71386" w:rsidRPr="00C71386" w:rsidRDefault="00612C28" w:rsidP="00C71386">
      <w:pPr>
        <w:keepNext/>
        <w:tabs>
          <w:tab w:val="left" w:pos="4208"/>
        </w:tabs>
        <w:ind w:left="360"/>
        <w:rPr>
          <w:ins w:id="15301" w:author="Red Army" w:date="2012-02-22T21:31:00Z"/>
          <w:rFonts w:ascii="Times New Roman" w:hAnsi="Times New Roman"/>
        </w:rPr>
      </w:pPr>
      <w:ins w:id="15302" w:author="Red Army" w:date="2012-02-22T21:31:00Z">
        <w:r>
          <w:rPr>
            <w:rFonts w:ascii="Times New Roman" w:hAnsi="Times New Roman"/>
            <w:noProof/>
            <w:lang w:eastAsia="ja-JP"/>
            <w:rPrChange w:id="15303" w:author="Unknown">
              <w:rPr>
                <w:rFonts w:asciiTheme="majorHAnsi" w:eastAsiaTheme="majorEastAsia" w:hAnsiTheme="majorHAnsi" w:cstheme="majorBidi"/>
                <w:b/>
                <w:bCs/>
                <w:noProof/>
                <w:color w:val="365F91" w:themeColor="accent1" w:themeShade="BF"/>
                <w:sz w:val="28"/>
                <w:szCs w:val="28"/>
                <w:u w:val="single"/>
                <w:lang w:eastAsia="ja-JP"/>
              </w:rPr>
            </w:rPrChange>
          </w:rPr>
          <w:lastRenderedPageBreak/>
          <w:drawing>
            <wp:inline distT="0" distB="0" distL="0" distR="0" wp14:anchorId="09FE337D" wp14:editId="780A071E">
              <wp:extent cx="5953125" cy="2800350"/>
              <wp:effectExtent l="0" t="0" r="9525" b="0"/>
              <wp:docPr id="24" name="Picture 24" descr="Description: D:\FU\Capstone project\TLH\Document\Design\Sequence Diagram\SD_search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FU\Capstone project\TLH\Document\Design\Sequence Diagram\SD_searchKI.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854"/>
                      <a:stretch/>
                    </pic:blipFill>
                    <pic:spPr bwMode="auto">
                      <a:xfrm>
                        <a:off x="0" y="0"/>
                        <a:ext cx="5953125" cy="2800350"/>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304" w:author="Red Army" w:date="2012-02-22T21:31:00Z"/>
          <w:rFonts w:ascii="Times New Roman" w:hAnsi="Times New Roman"/>
          <w:b/>
          <w:bCs/>
          <w:color w:val="4F81BD"/>
          <w:sz w:val="18"/>
          <w:szCs w:val="18"/>
        </w:rPr>
      </w:pPr>
      <w:bookmarkStart w:id="15305" w:name="_Toc317720997"/>
      <w:ins w:id="15306"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307" w:author="Phuong Giang" w:date="2012-02-23T00:34:00Z">
        <w:r w:rsidR="00AF3591">
          <w:rPr>
            <w:rFonts w:ascii="Times New Roman" w:hAnsi="Times New Roman"/>
            <w:b/>
            <w:bCs/>
            <w:noProof/>
            <w:color w:val="4F81BD"/>
            <w:sz w:val="18"/>
            <w:szCs w:val="18"/>
          </w:rPr>
          <w:t>13</w:t>
        </w:r>
      </w:ins>
      <w:ins w:id="15308" w:author="Red Army" w:date="2012-02-22T21:31:00Z">
        <w:del w:id="15309" w:author="Phuong Giang" w:date="2012-02-22T23:05:00Z">
          <w:r w:rsidRPr="00C71386" w:rsidDel="00995D66">
            <w:rPr>
              <w:rFonts w:ascii="Times New Roman" w:hAnsi="Times New Roman"/>
              <w:b/>
              <w:bCs/>
              <w:noProof/>
              <w:color w:val="4F81BD"/>
              <w:sz w:val="18"/>
              <w:szCs w:val="18"/>
            </w:rPr>
            <w:delText>7</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Search Knowledge Item</w:t>
        </w:r>
        <w:bookmarkEnd w:id="15305"/>
      </w:ins>
    </w:p>
    <w:p w:rsidR="00C71386" w:rsidRPr="00C71386" w:rsidRDefault="00C71386" w:rsidP="00C71386">
      <w:pPr>
        <w:keepNext/>
        <w:keepLines/>
        <w:numPr>
          <w:ilvl w:val="2"/>
          <w:numId w:val="5"/>
        </w:numPr>
        <w:tabs>
          <w:tab w:val="left" w:pos="4208"/>
        </w:tabs>
        <w:spacing w:before="200" w:after="0"/>
        <w:outlineLvl w:val="2"/>
        <w:rPr>
          <w:ins w:id="15310" w:author="Red Army" w:date="2012-02-22T21:31:00Z"/>
          <w:rFonts w:ascii="Cambria" w:eastAsia="MS Gothic" w:hAnsi="Cambria"/>
          <w:b/>
          <w:bCs/>
          <w:color w:val="4F81BD"/>
        </w:rPr>
      </w:pPr>
      <w:bookmarkStart w:id="15311" w:name="_Toc317721145"/>
      <w:ins w:id="15312" w:author="Red Army" w:date="2012-02-22T21:31:00Z">
        <w:r w:rsidRPr="00C71386">
          <w:rPr>
            <w:rFonts w:ascii="Cambria" w:eastAsia="MS Gothic" w:hAnsi="Cambria"/>
            <w:b/>
            <w:bCs/>
            <w:color w:val="4F81BD"/>
          </w:rPr>
          <w:t>Manage Teaching Methods</w:t>
        </w:r>
        <w:bookmarkEnd w:id="15311"/>
      </w:ins>
    </w:p>
    <w:p w:rsidR="00C71386" w:rsidRPr="00C71386" w:rsidRDefault="00C71386" w:rsidP="00C71386">
      <w:pPr>
        <w:keepNext/>
        <w:tabs>
          <w:tab w:val="left" w:pos="4208"/>
        </w:tabs>
        <w:ind w:left="360"/>
        <w:rPr>
          <w:ins w:id="15313" w:author="Red Army" w:date="2012-02-22T21:31:00Z"/>
          <w:rFonts w:ascii="Times New Roman" w:hAnsi="Times New Roman"/>
        </w:rPr>
      </w:pPr>
      <w:ins w:id="15314" w:author="Red Army" w:date="2012-02-22T21:31:00Z">
        <w:r w:rsidRPr="00C71386">
          <w:rPr>
            <w:rFonts w:ascii="Times New Roman" w:hAnsi="Times New Roman"/>
            <w:color w:val="000000"/>
            <w:w w:val="0"/>
            <w:sz w:val="0"/>
            <w:u w:color="000000"/>
            <w:bdr w:val="none" w:sz="0" w:space="0" w:color="000000"/>
            <w:shd w:val="clear" w:color="000000" w:fill="000000"/>
          </w:rPr>
          <w:t xml:space="preserve"> </w:t>
        </w:r>
        <w:r w:rsidR="00612C28">
          <w:rPr>
            <w:rFonts w:ascii="Times New Roman" w:hAnsi="Times New Roman"/>
            <w:noProof/>
            <w:lang w:eastAsia="ja-JP"/>
            <w:rPrChange w:id="15315"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33BFF965" wp14:editId="66CF55F4">
              <wp:extent cx="5934075" cy="3286125"/>
              <wp:effectExtent l="0" t="0" r="9525" b="9525"/>
              <wp:docPr id="23" name="Picture 23" descr="Description: D:\FU\Capstone project\TLH\Document\Design\Sequence Diagram\SD_create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FU\Capstone project\TLH\Document\Design\Sequence Diagram\SD_createT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900"/>
                      <a:stretch/>
                    </pic:blipFill>
                    <pic:spPr bwMode="auto">
                      <a:xfrm>
                        <a:off x="0" y="0"/>
                        <a:ext cx="5934075" cy="3286125"/>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ind w:left="360"/>
        <w:rPr>
          <w:ins w:id="15316" w:author="Red Army" w:date="2012-02-22T21:31:00Z"/>
          <w:rFonts w:ascii="Times New Roman" w:hAnsi="Times New Roman"/>
        </w:rPr>
      </w:pPr>
    </w:p>
    <w:p w:rsidR="00C71386" w:rsidRPr="00C71386" w:rsidRDefault="00C71386" w:rsidP="00C71386">
      <w:pPr>
        <w:tabs>
          <w:tab w:val="left" w:pos="4208"/>
        </w:tabs>
        <w:spacing w:line="240" w:lineRule="auto"/>
        <w:ind w:left="360"/>
        <w:jc w:val="center"/>
        <w:rPr>
          <w:ins w:id="15317" w:author="Red Army" w:date="2012-02-22T21:31:00Z"/>
          <w:rFonts w:ascii="Times New Roman" w:hAnsi="Times New Roman"/>
          <w:b/>
          <w:bCs/>
          <w:color w:val="4F81BD"/>
          <w:sz w:val="18"/>
          <w:szCs w:val="18"/>
        </w:rPr>
      </w:pPr>
      <w:bookmarkStart w:id="15318" w:name="_Toc317720998"/>
      <w:ins w:id="15319"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320" w:author="Phuong Giang" w:date="2012-02-23T00:34:00Z">
        <w:r w:rsidR="00AF3591">
          <w:rPr>
            <w:rFonts w:ascii="Times New Roman" w:hAnsi="Times New Roman"/>
            <w:b/>
            <w:bCs/>
            <w:noProof/>
            <w:color w:val="4F81BD"/>
            <w:sz w:val="18"/>
            <w:szCs w:val="18"/>
          </w:rPr>
          <w:t>14</w:t>
        </w:r>
      </w:ins>
      <w:ins w:id="15321" w:author="Red Army" w:date="2012-02-22T21:31:00Z">
        <w:del w:id="15322" w:author="Phuong Giang" w:date="2012-02-22T23:05:00Z">
          <w:r w:rsidRPr="00C71386" w:rsidDel="00995D66">
            <w:rPr>
              <w:rFonts w:ascii="Times New Roman" w:hAnsi="Times New Roman"/>
              <w:b/>
              <w:bCs/>
              <w:noProof/>
              <w:color w:val="4F81BD"/>
              <w:sz w:val="18"/>
              <w:szCs w:val="18"/>
            </w:rPr>
            <w:delText>8</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Create Teaching Method</w:t>
        </w:r>
        <w:bookmarkEnd w:id="15318"/>
      </w:ins>
    </w:p>
    <w:p w:rsidR="00C71386" w:rsidRPr="00C71386" w:rsidRDefault="00C71386" w:rsidP="00C71386">
      <w:pPr>
        <w:keepNext/>
        <w:tabs>
          <w:tab w:val="left" w:pos="4208"/>
        </w:tabs>
        <w:ind w:left="360"/>
        <w:rPr>
          <w:ins w:id="15323" w:author="Red Army" w:date="2012-02-22T21:31:00Z"/>
          <w:rFonts w:ascii="Times New Roman" w:hAnsi="Times New Roman"/>
        </w:rPr>
      </w:pPr>
      <w:ins w:id="15324" w:author="Red Army" w:date="2012-02-22T21:31:00Z">
        <w:r w:rsidRPr="00C71386">
          <w:rPr>
            <w:rFonts w:ascii="Times New Roman" w:hAnsi="Times New Roman"/>
            <w:color w:val="000000"/>
            <w:w w:val="0"/>
            <w:sz w:val="0"/>
            <w:u w:color="000000"/>
            <w:bdr w:val="none" w:sz="0" w:space="0" w:color="000000"/>
            <w:shd w:val="clear" w:color="000000" w:fill="000000"/>
          </w:rPr>
          <w:lastRenderedPageBreak/>
          <w:t xml:space="preserve"> </w:t>
        </w:r>
        <w:r w:rsidR="00612C28">
          <w:rPr>
            <w:rFonts w:ascii="Times New Roman" w:eastAsia="Times New Roman" w:hAnsi="Times New Roman"/>
            <w:noProof/>
            <w:color w:val="000000"/>
            <w:w w:val="0"/>
            <w:sz w:val="0"/>
            <w:szCs w:val="0"/>
            <w:u w:color="000000"/>
            <w:bdr w:val="none" w:sz="0" w:space="0" w:color="000000"/>
            <w:shd w:val="clear" w:color="000000" w:fill="000000"/>
            <w:lang w:eastAsia="ja-JP"/>
            <w:rPrChange w:id="15325"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3B216FAC" wp14:editId="0CC5E0E5">
              <wp:extent cx="5953125" cy="3171825"/>
              <wp:effectExtent l="0" t="0" r="9525" b="9525"/>
              <wp:docPr id="22" name="Picture 22" descr="Description: D:\FU\Capstone project\TLH\Document\Design\Sequence Diagram\SD_update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D:\FU\Capstone project\TLH\Document\Design\Sequence Diagram\SD_updateTM.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310"/>
                      <a:stretch/>
                    </pic:blipFill>
                    <pic:spPr bwMode="auto">
                      <a:xfrm>
                        <a:off x="0" y="0"/>
                        <a:ext cx="5953125" cy="3171825"/>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326" w:author="Red Army" w:date="2012-02-22T21:31:00Z"/>
          <w:rFonts w:ascii="Times New Roman" w:hAnsi="Times New Roman"/>
          <w:b/>
          <w:bCs/>
          <w:color w:val="4F81BD"/>
          <w:sz w:val="18"/>
          <w:szCs w:val="18"/>
        </w:rPr>
      </w:pPr>
      <w:bookmarkStart w:id="15327" w:name="_Toc317720999"/>
      <w:ins w:id="15328"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329" w:author="Phuong Giang" w:date="2012-02-23T00:34:00Z">
        <w:r w:rsidR="00AF3591">
          <w:rPr>
            <w:rFonts w:ascii="Times New Roman" w:hAnsi="Times New Roman"/>
            <w:b/>
            <w:bCs/>
            <w:noProof/>
            <w:color w:val="4F81BD"/>
            <w:sz w:val="18"/>
            <w:szCs w:val="18"/>
          </w:rPr>
          <w:t>15</w:t>
        </w:r>
      </w:ins>
      <w:ins w:id="15330" w:author="Red Army" w:date="2012-02-22T21:31:00Z">
        <w:del w:id="15331" w:author="Phuong Giang" w:date="2012-02-22T23:05:00Z">
          <w:r w:rsidRPr="00C71386" w:rsidDel="00995D66">
            <w:rPr>
              <w:rFonts w:ascii="Times New Roman" w:hAnsi="Times New Roman"/>
              <w:b/>
              <w:bCs/>
              <w:noProof/>
              <w:color w:val="4F81BD"/>
              <w:sz w:val="18"/>
              <w:szCs w:val="18"/>
            </w:rPr>
            <w:delText>9</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Update Teaching Method</w:t>
        </w:r>
        <w:bookmarkEnd w:id="15327"/>
      </w:ins>
    </w:p>
    <w:p w:rsidR="00C71386" w:rsidRPr="00C71386" w:rsidRDefault="00612C28" w:rsidP="00C71386">
      <w:pPr>
        <w:keepNext/>
        <w:tabs>
          <w:tab w:val="left" w:pos="4208"/>
        </w:tabs>
        <w:ind w:left="360"/>
        <w:rPr>
          <w:ins w:id="15332" w:author="Red Army" w:date="2012-02-22T21:31:00Z"/>
          <w:rFonts w:ascii="Times New Roman" w:hAnsi="Times New Roman"/>
        </w:rPr>
      </w:pPr>
      <w:ins w:id="15333" w:author="Red Army" w:date="2012-02-22T21:31:00Z">
        <w:r>
          <w:rPr>
            <w:rFonts w:ascii="Times New Roman" w:hAnsi="Times New Roman"/>
            <w:noProof/>
            <w:lang w:eastAsia="ja-JP"/>
            <w:rPrChange w:id="15334" w:author="Unknown">
              <w:rPr>
                <w:rFonts w:asciiTheme="majorHAnsi" w:eastAsiaTheme="majorEastAsia" w:hAnsiTheme="majorHAnsi" w:cstheme="majorBidi"/>
                <w:b/>
                <w:bCs/>
                <w:noProof/>
                <w:color w:val="365F91" w:themeColor="accent1" w:themeShade="BF"/>
                <w:sz w:val="28"/>
                <w:szCs w:val="28"/>
                <w:u w:val="single"/>
                <w:lang w:eastAsia="ja-JP"/>
              </w:rPr>
            </w:rPrChange>
          </w:rPr>
          <w:drawing>
            <wp:inline distT="0" distB="0" distL="0" distR="0" wp14:anchorId="1E5168A4" wp14:editId="34281EF1">
              <wp:extent cx="5953125" cy="2781300"/>
              <wp:effectExtent l="0" t="0" r="9525" b="0"/>
              <wp:docPr id="21" name="Picture 21" descr="Description: D:\FU\Capstone project\TLH\Document\Design\Sequence Diagram\SD_delete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FU\Capstone project\TLH\Document\Design\Sequence Diagram\SD_deleteTM.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886"/>
                      <a:stretch/>
                    </pic:blipFill>
                    <pic:spPr bwMode="auto">
                      <a:xfrm>
                        <a:off x="0" y="0"/>
                        <a:ext cx="5953125" cy="2781300"/>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335" w:author="Red Army" w:date="2012-02-22T21:31:00Z"/>
          <w:rFonts w:ascii="Times New Roman" w:hAnsi="Times New Roman"/>
          <w:b/>
          <w:bCs/>
          <w:color w:val="4F81BD"/>
          <w:sz w:val="18"/>
          <w:szCs w:val="18"/>
        </w:rPr>
      </w:pPr>
      <w:bookmarkStart w:id="15336" w:name="_Toc317721000"/>
      <w:ins w:id="15337"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338" w:author="Phuong Giang" w:date="2012-02-23T00:34:00Z">
        <w:r w:rsidR="00AF3591">
          <w:rPr>
            <w:rFonts w:ascii="Times New Roman" w:hAnsi="Times New Roman"/>
            <w:b/>
            <w:bCs/>
            <w:noProof/>
            <w:color w:val="4F81BD"/>
            <w:sz w:val="18"/>
            <w:szCs w:val="18"/>
          </w:rPr>
          <w:t>16</w:t>
        </w:r>
      </w:ins>
      <w:ins w:id="15339" w:author="Red Army" w:date="2012-02-22T21:31:00Z">
        <w:del w:id="15340" w:author="Phuong Giang" w:date="2012-02-22T23:05:00Z">
          <w:r w:rsidRPr="00C71386" w:rsidDel="00995D66">
            <w:rPr>
              <w:rFonts w:ascii="Times New Roman" w:hAnsi="Times New Roman"/>
              <w:b/>
              <w:bCs/>
              <w:noProof/>
              <w:color w:val="4F81BD"/>
              <w:sz w:val="18"/>
              <w:szCs w:val="18"/>
            </w:rPr>
            <w:delText>10</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Delete Teaching Method</w:t>
        </w:r>
        <w:bookmarkEnd w:id="15336"/>
      </w:ins>
    </w:p>
    <w:p w:rsidR="00C71386" w:rsidRPr="00C71386" w:rsidRDefault="00612C28" w:rsidP="00C71386">
      <w:pPr>
        <w:keepNext/>
        <w:tabs>
          <w:tab w:val="left" w:pos="4208"/>
        </w:tabs>
        <w:ind w:left="360"/>
        <w:rPr>
          <w:ins w:id="15341" w:author="Red Army" w:date="2012-02-22T21:31:00Z"/>
          <w:rFonts w:ascii="Times New Roman" w:hAnsi="Times New Roman"/>
        </w:rPr>
      </w:pPr>
      <w:ins w:id="15342" w:author="Red Army" w:date="2012-02-22T21:31:00Z">
        <w:r>
          <w:rPr>
            <w:rFonts w:ascii="Times New Roman" w:hAnsi="Times New Roman"/>
            <w:noProof/>
            <w:lang w:eastAsia="ja-JP"/>
            <w:rPrChange w:id="15343" w:author="Unknown">
              <w:rPr>
                <w:rFonts w:asciiTheme="majorHAnsi" w:eastAsiaTheme="majorEastAsia" w:hAnsiTheme="majorHAnsi" w:cstheme="majorBidi"/>
                <w:b/>
                <w:bCs/>
                <w:noProof/>
                <w:color w:val="365F91" w:themeColor="accent1" w:themeShade="BF"/>
                <w:sz w:val="28"/>
                <w:szCs w:val="28"/>
                <w:u w:val="single"/>
                <w:lang w:eastAsia="ja-JP"/>
              </w:rPr>
            </w:rPrChange>
          </w:rPr>
          <w:lastRenderedPageBreak/>
          <w:drawing>
            <wp:inline distT="0" distB="0" distL="0" distR="0" wp14:anchorId="0237C258" wp14:editId="302765B0">
              <wp:extent cx="5953125" cy="2781300"/>
              <wp:effectExtent l="0" t="0" r="9525" b="0"/>
              <wp:docPr id="20" name="Picture 20" descr="Description: D:\FU\Capstone project\TLH\Document\Design\Sequence Diagram\SD_search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FU\Capstone project\TLH\Document\Design\Sequence Diagram\SD_searchT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195"/>
                      <a:stretch/>
                    </pic:blipFill>
                    <pic:spPr bwMode="auto">
                      <a:xfrm>
                        <a:off x="0" y="0"/>
                        <a:ext cx="5953125" cy="2781300"/>
                      </a:xfrm>
                      <a:prstGeom prst="rect">
                        <a:avLst/>
                      </a:prstGeom>
                      <a:noFill/>
                      <a:ln>
                        <a:noFill/>
                      </a:ln>
                      <a:extLst>
                        <a:ext uri="{53640926-AAD7-44D8-BBD7-CCE9431645EC}">
                          <a14:shadowObscured xmlns:a14="http://schemas.microsoft.com/office/drawing/2010/main"/>
                        </a:ext>
                      </a:extLst>
                    </pic:spPr>
                  </pic:pic>
                </a:graphicData>
              </a:graphic>
            </wp:inline>
          </w:drawing>
        </w:r>
      </w:ins>
    </w:p>
    <w:p w:rsidR="00C71386" w:rsidRPr="00C71386" w:rsidRDefault="00C71386" w:rsidP="00C71386">
      <w:pPr>
        <w:tabs>
          <w:tab w:val="left" w:pos="4208"/>
        </w:tabs>
        <w:spacing w:line="240" w:lineRule="auto"/>
        <w:ind w:left="360"/>
        <w:jc w:val="center"/>
        <w:rPr>
          <w:ins w:id="15344" w:author="Red Army" w:date="2012-02-22T21:31:00Z"/>
          <w:rFonts w:ascii="Times New Roman" w:hAnsi="Times New Roman"/>
          <w:b/>
          <w:bCs/>
          <w:color w:val="4F81BD"/>
          <w:sz w:val="18"/>
          <w:szCs w:val="18"/>
        </w:rPr>
      </w:pPr>
      <w:bookmarkStart w:id="15345" w:name="_Toc317721001"/>
      <w:ins w:id="15346" w:author="Red Army" w:date="2012-02-22T21:31:00Z">
        <w:r w:rsidRPr="00C71386">
          <w:rPr>
            <w:rFonts w:ascii="Times New Roman" w:hAnsi="Times New Roman"/>
            <w:b/>
            <w:bCs/>
            <w:color w:val="4F81BD"/>
            <w:sz w:val="18"/>
            <w:szCs w:val="18"/>
          </w:rPr>
          <w:t xml:space="preserve">Figure </w:t>
        </w:r>
        <w:r w:rsidR="000E16A5" w:rsidRPr="00C71386">
          <w:rPr>
            <w:rFonts w:ascii="Times New Roman" w:hAnsi="Times New Roman"/>
            <w:b/>
            <w:bCs/>
            <w:color w:val="4F81BD"/>
            <w:sz w:val="18"/>
            <w:szCs w:val="18"/>
          </w:rPr>
          <w:fldChar w:fldCharType="begin"/>
        </w:r>
        <w:r w:rsidRPr="00C71386">
          <w:rPr>
            <w:rFonts w:ascii="Times New Roman" w:hAnsi="Times New Roman"/>
            <w:b/>
            <w:bCs/>
            <w:color w:val="4F81BD"/>
            <w:sz w:val="18"/>
            <w:szCs w:val="18"/>
          </w:rPr>
          <w:instrText xml:space="preserve"> SEQ Figure \* ARABIC </w:instrText>
        </w:r>
        <w:r w:rsidR="000E16A5" w:rsidRPr="00C71386">
          <w:rPr>
            <w:rFonts w:ascii="Times New Roman" w:hAnsi="Times New Roman"/>
            <w:b/>
            <w:bCs/>
            <w:color w:val="4F81BD"/>
            <w:sz w:val="18"/>
            <w:szCs w:val="18"/>
          </w:rPr>
          <w:fldChar w:fldCharType="separate"/>
        </w:r>
      </w:ins>
      <w:ins w:id="15347" w:author="Phuong Giang" w:date="2012-02-23T00:34:00Z">
        <w:r w:rsidR="00AF3591">
          <w:rPr>
            <w:rFonts w:ascii="Times New Roman" w:hAnsi="Times New Roman"/>
            <w:b/>
            <w:bCs/>
            <w:noProof/>
            <w:color w:val="4F81BD"/>
            <w:sz w:val="18"/>
            <w:szCs w:val="18"/>
          </w:rPr>
          <w:t>17</w:t>
        </w:r>
      </w:ins>
      <w:ins w:id="15348" w:author="Red Army" w:date="2012-02-22T21:31:00Z">
        <w:del w:id="15349" w:author="Phuong Giang" w:date="2012-02-22T23:05:00Z">
          <w:r w:rsidRPr="00C71386" w:rsidDel="00995D66">
            <w:rPr>
              <w:rFonts w:ascii="Times New Roman" w:hAnsi="Times New Roman"/>
              <w:b/>
              <w:bCs/>
              <w:noProof/>
              <w:color w:val="4F81BD"/>
              <w:sz w:val="18"/>
              <w:szCs w:val="18"/>
            </w:rPr>
            <w:delText>11</w:delText>
          </w:r>
        </w:del>
        <w:r w:rsidR="000E16A5" w:rsidRPr="00C71386">
          <w:rPr>
            <w:rFonts w:ascii="Times New Roman" w:hAnsi="Times New Roman"/>
            <w:b/>
            <w:bCs/>
            <w:noProof/>
            <w:color w:val="4F81BD"/>
            <w:sz w:val="18"/>
            <w:szCs w:val="18"/>
          </w:rPr>
          <w:fldChar w:fldCharType="end"/>
        </w:r>
        <w:r w:rsidRPr="00C71386">
          <w:rPr>
            <w:rFonts w:ascii="Times New Roman" w:hAnsi="Times New Roman"/>
            <w:b/>
            <w:bCs/>
            <w:color w:val="4F81BD"/>
            <w:sz w:val="18"/>
            <w:szCs w:val="18"/>
          </w:rPr>
          <w:t xml:space="preserve"> - Search Teaching Method</w:t>
        </w:r>
        <w:bookmarkEnd w:id="15345"/>
      </w:ins>
    </w:p>
    <w:p w:rsidR="00C71386" w:rsidRPr="00C71386" w:rsidRDefault="00C71386" w:rsidP="00C71386">
      <w:pPr>
        <w:tabs>
          <w:tab w:val="left" w:pos="4208"/>
        </w:tabs>
        <w:ind w:left="360"/>
        <w:rPr>
          <w:ins w:id="15350" w:author="Red Army" w:date="2012-02-22T21:31:00Z"/>
          <w:rFonts w:ascii="Times New Roman" w:hAnsi="Times New Roman"/>
        </w:rPr>
      </w:pPr>
    </w:p>
    <w:p w:rsidR="001E773C" w:rsidRPr="00616EF6" w:rsidRDefault="001E773C">
      <w:pPr>
        <w:pPrChange w:id="15351" w:author="Red Army" w:date="2012-02-22T21:31:00Z">
          <w:pPr>
            <w:pStyle w:val="Heading1"/>
          </w:pPr>
        </w:pPrChange>
      </w:pPr>
    </w:p>
    <w:p w:rsidR="0024533E" w:rsidRPr="002C5825" w:rsidRDefault="0024533E">
      <w:pPr>
        <w:pStyle w:val="Heading1"/>
        <w:rPr>
          <w:ins w:id="15352" w:author="Phuong Giang" w:date="2012-02-23T00:27:00Z"/>
        </w:rPr>
        <w:pPrChange w:id="15353" w:author="Phuong Giang" w:date="2012-02-23T00:28:00Z">
          <w:pPr>
            <w:keepNext/>
            <w:keepLines/>
            <w:spacing w:before="480" w:after="0"/>
            <w:ind w:left="360" w:hanging="360"/>
            <w:outlineLvl w:val="0"/>
          </w:pPr>
        </w:pPrChange>
      </w:pPr>
      <w:bookmarkStart w:id="15354" w:name="_Toc317695488"/>
      <w:bookmarkStart w:id="15355" w:name="_Toc317721146"/>
      <w:bookmarkStart w:id="15356" w:name="_Toc316714940"/>
      <w:ins w:id="15357" w:author="Phuong Giang" w:date="2012-02-23T00:27:00Z">
        <w:r w:rsidRPr="002C5825">
          <w:t>User Interface Design</w:t>
        </w:r>
        <w:bookmarkEnd w:id="15354"/>
        <w:bookmarkEnd w:id="15355"/>
      </w:ins>
    </w:p>
    <w:p w:rsidR="0024533E" w:rsidRPr="0024533E" w:rsidRDefault="0024533E">
      <w:pPr>
        <w:keepNext/>
        <w:keepLines/>
        <w:numPr>
          <w:ilvl w:val="1"/>
          <w:numId w:val="27"/>
        </w:numPr>
        <w:tabs>
          <w:tab w:val="left" w:pos="4208"/>
        </w:tabs>
        <w:spacing w:before="200" w:after="0"/>
        <w:outlineLvl w:val="1"/>
        <w:rPr>
          <w:ins w:id="15358" w:author="Phuong Giang" w:date="2012-02-23T00:27:00Z"/>
          <w:rFonts w:ascii="Cambria" w:eastAsia="MS Gothic" w:hAnsi="Cambria"/>
          <w:b/>
          <w:bCs/>
          <w:color w:val="4F81BD"/>
          <w:sz w:val="26"/>
          <w:szCs w:val="26"/>
          <w:rPrChange w:id="15359" w:author="Phuong Giang" w:date="2012-02-23T00:29:00Z">
            <w:rPr>
              <w:ins w:id="15360" w:author="Phuong Giang" w:date="2012-02-23T00:27:00Z"/>
              <w:rFonts w:ascii="Times New Roman" w:hAnsi="Times New Roman"/>
            </w:rPr>
          </w:rPrChange>
        </w:rPr>
        <w:pPrChange w:id="15361" w:author="Phuong Giang" w:date="2012-02-23T00:29:00Z">
          <w:pPr>
            <w:tabs>
              <w:tab w:val="left" w:pos="4208"/>
            </w:tabs>
            <w:ind w:left="360"/>
          </w:pPr>
        </w:pPrChange>
      </w:pPr>
      <w:bookmarkStart w:id="15362" w:name="_Toc317721147"/>
      <w:ins w:id="15363" w:author="Phuong Giang" w:date="2012-02-23T00:28:00Z">
        <w:r w:rsidRPr="0024533E">
          <w:rPr>
            <w:rFonts w:ascii="Cambria" w:eastAsia="MS Gothic" w:hAnsi="Cambria"/>
            <w:b/>
            <w:bCs/>
            <w:color w:val="4F81BD"/>
            <w:sz w:val="26"/>
            <w:szCs w:val="26"/>
            <w:rPrChange w:id="15364" w:author="Phuong Giang" w:date="2012-02-23T00:29:00Z">
              <w:rPr>
                <w:rFonts w:ascii="Times New Roman" w:hAnsi="Times New Roman"/>
              </w:rPr>
            </w:rPrChange>
          </w:rPr>
          <w:t>Screen Flow</w:t>
        </w:r>
      </w:ins>
      <w:bookmarkEnd w:id="15362"/>
    </w:p>
    <w:tbl>
      <w:tblPr>
        <w:tblStyle w:val="LightList-Accent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365" w:author="Phuong Giang" w:date="2012-02-23T00: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18"/>
        <w:gridCol w:w="2340"/>
        <w:gridCol w:w="3924"/>
        <w:gridCol w:w="2394"/>
        <w:tblGridChange w:id="15366">
          <w:tblGrid>
            <w:gridCol w:w="918"/>
            <w:gridCol w:w="2340"/>
            <w:gridCol w:w="3924"/>
            <w:gridCol w:w="2394"/>
          </w:tblGrid>
        </w:tblGridChange>
      </w:tblGrid>
      <w:tr w:rsidR="0024533E" w:rsidRPr="002C5825" w:rsidTr="0024533E">
        <w:trPr>
          <w:cnfStyle w:val="100000000000" w:firstRow="1" w:lastRow="0" w:firstColumn="0" w:lastColumn="0" w:oddVBand="0" w:evenVBand="0" w:oddHBand="0" w:evenHBand="0" w:firstRowFirstColumn="0" w:firstRowLastColumn="0" w:lastRowFirstColumn="0" w:lastRowLastColumn="0"/>
          <w:ins w:id="15367" w:author="Phuong Giang" w:date="2012-02-23T00:27:00Z"/>
        </w:trPr>
        <w:tc>
          <w:tcPr>
            <w:cnfStyle w:val="001000000000" w:firstRow="0" w:lastRow="0" w:firstColumn="1" w:lastColumn="0" w:oddVBand="0" w:evenVBand="0" w:oddHBand="0" w:evenHBand="0" w:firstRowFirstColumn="0" w:firstRowLastColumn="0" w:lastRowFirstColumn="0" w:lastRowLastColumn="0"/>
            <w:tcW w:w="918" w:type="dxa"/>
            <w:tcPrChange w:id="15368" w:author="Phuong Giang" w:date="2012-02-23T00:28:00Z">
              <w:tcPr>
                <w:tcW w:w="918" w:type="dxa"/>
                <w:shd w:val="clear" w:color="auto" w:fill="auto"/>
              </w:tcPr>
            </w:tcPrChange>
          </w:tcPr>
          <w:p w:rsidR="0024533E" w:rsidRPr="002C5825" w:rsidRDefault="0024533E" w:rsidP="00687CE6">
            <w:pPr>
              <w:tabs>
                <w:tab w:val="left" w:pos="4208"/>
              </w:tabs>
              <w:cnfStyle w:val="101000000000" w:firstRow="1" w:lastRow="0" w:firstColumn="1" w:lastColumn="0" w:oddVBand="0" w:evenVBand="0" w:oddHBand="0" w:evenHBand="0" w:firstRowFirstColumn="0" w:firstRowLastColumn="0" w:lastRowFirstColumn="0" w:lastRowLastColumn="0"/>
              <w:rPr>
                <w:ins w:id="15369" w:author="Phuong Giang" w:date="2012-02-23T00:27:00Z"/>
                <w:rFonts w:ascii="Times New Roman" w:hAnsi="Times New Roman"/>
                <w:b w:val="0"/>
              </w:rPr>
            </w:pPr>
            <w:ins w:id="15370" w:author="Phuong Giang" w:date="2012-02-23T00:27:00Z">
              <w:r w:rsidRPr="002C5825">
                <w:rPr>
                  <w:rFonts w:ascii="Times New Roman" w:hAnsi="Times New Roman"/>
                </w:rPr>
                <w:t>No</w:t>
              </w:r>
            </w:ins>
          </w:p>
        </w:tc>
        <w:tc>
          <w:tcPr>
            <w:tcW w:w="2340" w:type="dxa"/>
            <w:tcPrChange w:id="15371" w:author="Phuong Giang" w:date="2012-02-23T00:28:00Z">
              <w:tcPr>
                <w:tcW w:w="2340"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372" w:author="Phuong Giang" w:date="2012-02-23T00:27:00Z"/>
                <w:rFonts w:ascii="Times New Roman" w:hAnsi="Times New Roman"/>
                <w:b w:val="0"/>
              </w:rPr>
            </w:pPr>
            <w:ins w:id="15373" w:author="Phuong Giang" w:date="2012-02-23T00:27:00Z">
              <w:r w:rsidRPr="002C5825">
                <w:rPr>
                  <w:rFonts w:ascii="Times New Roman" w:hAnsi="Times New Roman"/>
                </w:rPr>
                <w:t>Screen ID</w:t>
              </w:r>
            </w:ins>
          </w:p>
        </w:tc>
        <w:tc>
          <w:tcPr>
            <w:tcW w:w="3924" w:type="dxa"/>
            <w:tcPrChange w:id="15374" w:author="Phuong Giang" w:date="2012-02-23T00:28:00Z">
              <w:tcPr>
                <w:tcW w:w="3924"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375" w:author="Phuong Giang" w:date="2012-02-23T00:27:00Z"/>
                <w:rFonts w:ascii="Times New Roman" w:hAnsi="Times New Roman"/>
                <w:b w:val="0"/>
              </w:rPr>
            </w:pPr>
            <w:ins w:id="15376" w:author="Phuong Giang" w:date="2012-02-23T00:27:00Z">
              <w:r w:rsidRPr="002C5825">
                <w:rPr>
                  <w:rFonts w:ascii="Times New Roman" w:hAnsi="Times New Roman"/>
                </w:rPr>
                <w:t>Screen Name</w:t>
              </w:r>
            </w:ins>
          </w:p>
        </w:tc>
        <w:tc>
          <w:tcPr>
            <w:tcW w:w="2394" w:type="dxa"/>
            <w:tcPrChange w:id="15377" w:author="Phuong Giang" w:date="2012-02-23T00:28:00Z">
              <w:tcPr>
                <w:tcW w:w="2394"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378" w:author="Phuong Giang" w:date="2012-02-23T00:27:00Z"/>
                <w:rFonts w:ascii="Times New Roman" w:hAnsi="Times New Roman"/>
                <w:b w:val="0"/>
              </w:rPr>
            </w:pPr>
            <w:ins w:id="15379" w:author="Phuong Giang" w:date="2012-02-23T00:27:00Z">
              <w:r w:rsidRPr="002C5825">
                <w:rPr>
                  <w:rFonts w:ascii="Times New Roman" w:hAnsi="Times New Roman"/>
                </w:rPr>
                <w:t>Reference</w:t>
              </w:r>
            </w:ins>
          </w:p>
        </w:tc>
      </w:tr>
      <w:tr w:rsidR="0024533E" w:rsidRPr="002C5825" w:rsidTr="0024533E">
        <w:trPr>
          <w:cnfStyle w:val="000000100000" w:firstRow="0" w:lastRow="0" w:firstColumn="0" w:lastColumn="0" w:oddVBand="0" w:evenVBand="0" w:oddHBand="1" w:evenHBand="0" w:firstRowFirstColumn="0" w:firstRowLastColumn="0" w:lastRowFirstColumn="0" w:lastRowLastColumn="0"/>
          <w:ins w:id="15380" w:author="Phuong Giang" w:date="2012-02-23T00:27:00Z"/>
        </w:trPr>
        <w:tc>
          <w:tcPr>
            <w:cnfStyle w:val="001000000000" w:firstRow="0" w:lastRow="0" w:firstColumn="1" w:lastColumn="0" w:oddVBand="0" w:evenVBand="0" w:oddHBand="0" w:evenHBand="0" w:firstRowFirstColumn="0" w:firstRowLastColumn="0" w:lastRowFirstColumn="0" w:lastRowLastColumn="0"/>
            <w:tcW w:w="918" w:type="dxa"/>
            <w:tcPrChange w:id="15381" w:author="Phuong Giang" w:date="2012-02-23T00:28:00Z">
              <w:tcPr>
                <w:tcW w:w="918"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382" w:author="Phuong Giang" w:date="2012-02-23T00:27:00Z"/>
                <w:rFonts w:ascii="Times New Roman" w:hAnsi="Times New Roman"/>
                <w:b w:val="0"/>
                <w:bCs w:val="0"/>
              </w:rPr>
            </w:pPr>
            <w:ins w:id="15383" w:author="Phuong Giang" w:date="2012-02-23T00:27:00Z">
              <w:r w:rsidRPr="002C5825">
                <w:rPr>
                  <w:rFonts w:ascii="Times New Roman" w:hAnsi="Times New Roman"/>
                </w:rPr>
                <w:t>1</w:t>
              </w:r>
            </w:ins>
          </w:p>
        </w:tc>
        <w:tc>
          <w:tcPr>
            <w:tcW w:w="2340" w:type="dxa"/>
            <w:tcPrChange w:id="15384" w:author="Phuong Giang" w:date="2012-02-23T00:28:00Z">
              <w:tcPr>
                <w:tcW w:w="23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385" w:author="Phuong Giang" w:date="2012-02-23T00:27:00Z"/>
                <w:rFonts w:ascii="Times New Roman" w:hAnsi="Times New Roman"/>
              </w:rPr>
            </w:pPr>
            <w:ins w:id="15386" w:author="Phuong Giang" w:date="2012-02-23T00:27:00Z">
              <w:r w:rsidRPr="002C5825">
                <w:rPr>
                  <w:rFonts w:ascii="Times New Roman" w:hAnsi="Times New Roman"/>
                </w:rPr>
                <w:t>TLH_SCR_100</w:t>
              </w:r>
            </w:ins>
          </w:p>
        </w:tc>
        <w:tc>
          <w:tcPr>
            <w:tcW w:w="3924" w:type="dxa"/>
            <w:tcPrChange w:id="15387" w:author="Phuong Giang" w:date="2012-02-23T00:28:00Z">
              <w:tcPr>
                <w:tcW w:w="3924"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388" w:author="Phuong Giang" w:date="2012-02-23T00:27:00Z"/>
                <w:rFonts w:ascii="Times New Roman" w:hAnsi="Times New Roman"/>
              </w:rPr>
            </w:pPr>
            <w:ins w:id="15389" w:author="Phuong Giang" w:date="2012-02-23T00:27:00Z">
              <w:r w:rsidRPr="002C5825">
                <w:rPr>
                  <w:rFonts w:ascii="Times New Roman" w:hAnsi="Times New Roman"/>
                </w:rPr>
                <w:t>Teaching Plan Compose Screen</w:t>
              </w:r>
            </w:ins>
          </w:p>
        </w:tc>
        <w:tc>
          <w:tcPr>
            <w:tcW w:w="2394" w:type="dxa"/>
            <w:tcPrChange w:id="15390" w:author="Phuong Giang" w:date="2012-02-23T00:28:00Z">
              <w:tcPr>
                <w:tcW w:w="2394"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391" w:author="Phuong Giang" w:date="2012-02-23T00:27:00Z"/>
                <w:rFonts w:ascii="Times New Roman" w:hAnsi="Times New Roman"/>
              </w:rPr>
            </w:pPr>
          </w:p>
        </w:tc>
      </w:tr>
      <w:tr w:rsidR="0024533E" w:rsidRPr="002C5825" w:rsidTr="0024533E">
        <w:trPr>
          <w:ins w:id="15392" w:author="Phuong Giang" w:date="2012-02-23T00:27:00Z"/>
        </w:trPr>
        <w:tc>
          <w:tcPr>
            <w:cnfStyle w:val="001000000000" w:firstRow="0" w:lastRow="0" w:firstColumn="1" w:lastColumn="0" w:oddVBand="0" w:evenVBand="0" w:oddHBand="0" w:evenHBand="0" w:firstRowFirstColumn="0" w:firstRowLastColumn="0" w:lastRowFirstColumn="0" w:lastRowLastColumn="0"/>
            <w:tcW w:w="918" w:type="dxa"/>
            <w:tcPrChange w:id="15393" w:author="Phuong Giang" w:date="2012-02-23T00:28:00Z">
              <w:tcPr>
                <w:tcW w:w="918" w:type="dxa"/>
                <w:shd w:val="clear" w:color="auto" w:fill="auto"/>
              </w:tcPr>
            </w:tcPrChange>
          </w:tcPr>
          <w:p w:rsidR="0024533E" w:rsidRPr="002C5825" w:rsidRDefault="0024533E" w:rsidP="00687CE6">
            <w:pPr>
              <w:tabs>
                <w:tab w:val="left" w:pos="4208"/>
              </w:tabs>
              <w:rPr>
                <w:ins w:id="15394" w:author="Phuong Giang" w:date="2012-02-23T00:27:00Z"/>
                <w:rFonts w:ascii="Times New Roman" w:hAnsi="Times New Roman"/>
                <w:b w:val="0"/>
                <w:bCs w:val="0"/>
              </w:rPr>
            </w:pPr>
            <w:ins w:id="15395" w:author="Phuong Giang" w:date="2012-02-23T00:27:00Z">
              <w:r w:rsidRPr="002C5825">
                <w:rPr>
                  <w:rFonts w:ascii="Times New Roman" w:hAnsi="Times New Roman"/>
                </w:rPr>
                <w:t>2</w:t>
              </w:r>
            </w:ins>
          </w:p>
        </w:tc>
        <w:tc>
          <w:tcPr>
            <w:tcW w:w="2340" w:type="dxa"/>
            <w:tcPrChange w:id="15396" w:author="Phuong Giang" w:date="2012-02-23T00:28:00Z">
              <w:tcPr>
                <w:tcW w:w="23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397" w:author="Phuong Giang" w:date="2012-02-23T00:27:00Z"/>
                <w:rFonts w:ascii="Times New Roman" w:hAnsi="Times New Roman"/>
              </w:rPr>
            </w:pPr>
            <w:ins w:id="15398" w:author="Phuong Giang" w:date="2012-02-23T00:27:00Z">
              <w:r w:rsidRPr="002C5825">
                <w:rPr>
                  <w:rFonts w:ascii="Times New Roman" w:hAnsi="Times New Roman"/>
                </w:rPr>
                <w:t>TLH_SCR_200</w:t>
              </w:r>
            </w:ins>
          </w:p>
        </w:tc>
        <w:tc>
          <w:tcPr>
            <w:tcW w:w="3924" w:type="dxa"/>
            <w:tcPrChange w:id="15399" w:author="Phuong Giang" w:date="2012-02-23T00:28:00Z">
              <w:tcPr>
                <w:tcW w:w="3924"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400" w:author="Phuong Giang" w:date="2012-02-23T00:27:00Z"/>
                <w:rFonts w:ascii="Times New Roman" w:hAnsi="Times New Roman"/>
              </w:rPr>
            </w:pPr>
            <w:ins w:id="15401" w:author="Phuong Giang" w:date="2012-02-23T00:27:00Z">
              <w:r w:rsidRPr="002C5825">
                <w:rPr>
                  <w:rFonts w:ascii="Times New Roman" w:hAnsi="Times New Roman"/>
                </w:rPr>
                <w:t>Knowledge Item Manage Screen</w:t>
              </w:r>
            </w:ins>
          </w:p>
        </w:tc>
        <w:tc>
          <w:tcPr>
            <w:tcW w:w="2394" w:type="dxa"/>
            <w:tcPrChange w:id="15402" w:author="Phuong Giang" w:date="2012-02-23T00:28:00Z">
              <w:tcPr>
                <w:tcW w:w="2394"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403" w:author="Phuong Giang" w:date="2012-02-23T00:27:00Z"/>
                <w:rFonts w:ascii="Times New Roman" w:hAnsi="Times New Roman"/>
              </w:rPr>
            </w:pPr>
          </w:p>
        </w:tc>
      </w:tr>
      <w:tr w:rsidR="0024533E" w:rsidRPr="002C5825" w:rsidTr="0024533E">
        <w:trPr>
          <w:cnfStyle w:val="000000100000" w:firstRow="0" w:lastRow="0" w:firstColumn="0" w:lastColumn="0" w:oddVBand="0" w:evenVBand="0" w:oddHBand="1" w:evenHBand="0" w:firstRowFirstColumn="0" w:firstRowLastColumn="0" w:lastRowFirstColumn="0" w:lastRowLastColumn="0"/>
          <w:ins w:id="15404" w:author="Phuong Giang" w:date="2012-02-23T00:27:00Z"/>
        </w:trPr>
        <w:tc>
          <w:tcPr>
            <w:cnfStyle w:val="001000000000" w:firstRow="0" w:lastRow="0" w:firstColumn="1" w:lastColumn="0" w:oddVBand="0" w:evenVBand="0" w:oddHBand="0" w:evenHBand="0" w:firstRowFirstColumn="0" w:firstRowLastColumn="0" w:lastRowFirstColumn="0" w:lastRowLastColumn="0"/>
            <w:tcW w:w="918" w:type="dxa"/>
            <w:tcPrChange w:id="15405" w:author="Phuong Giang" w:date="2012-02-23T00:28:00Z">
              <w:tcPr>
                <w:tcW w:w="918"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406" w:author="Phuong Giang" w:date="2012-02-23T00:27:00Z"/>
                <w:rFonts w:ascii="Times New Roman" w:hAnsi="Times New Roman"/>
                <w:b w:val="0"/>
                <w:bCs w:val="0"/>
              </w:rPr>
            </w:pPr>
            <w:ins w:id="15407" w:author="Phuong Giang" w:date="2012-02-23T00:27:00Z">
              <w:r w:rsidRPr="002C5825">
                <w:rPr>
                  <w:rFonts w:ascii="Times New Roman" w:hAnsi="Times New Roman"/>
                </w:rPr>
                <w:t>3</w:t>
              </w:r>
            </w:ins>
          </w:p>
        </w:tc>
        <w:tc>
          <w:tcPr>
            <w:tcW w:w="2340" w:type="dxa"/>
            <w:tcPrChange w:id="15408" w:author="Phuong Giang" w:date="2012-02-23T00:28:00Z">
              <w:tcPr>
                <w:tcW w:w="23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409" w:author="Phuong Giang" w:date="2012-02-23T00:27:00Z"/>
                <w:rFonts w:ascii="Times New Roman" w:hAnsi="Times New Roman"/>
              </w:rPr>
            </w:pPr>
            <w:ins w:id="15410" w:author="Phuong Giang" w:date="2012-02-23T00:27:00Z">
              <w:r w:rsidRPr="002C5825">
                <w:rPr>
                  <w:rFonts w:ascii="Times New Roman" w:hAnsi="Times New Roman"/>
                </w:rPr>
                <w:t>TLH_SCR_300</w:t>
              </w:r>
            </w:ins>
          </w:p>
        </w:tc>
        <w:tc>
          <w:tcPr>
            <w:tcW w:w="3924" w:type="dxa"/>
            <w:tcPrChange w:id="15411" w:author="Phuong Giang" w:date="2012-02-23T00:28:00Z">
              <w:tcPr>
                <w:tcW w:w="3924"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412" w:author="Phuong Giang" w:date="2012-02-23T00:27:00Z"/>
                <w:rFonts w:ascii="Times New Roman" w:hAnsi="Times New Roman"/>
              </w:rPr>
            </w:pPr>
            <w:ins w:id="15413" w:author="Phuong Giang" w:date="2012-02-23T00:27:00Z">
              <w:r w:rsidRPr="002C5825">
                <w:rPr>
                  <w:rFonts w:ascii="Times New Roman" w:hAnsi="Times New Roman"/>
                </w:rPr>
                <w:t>Teaching Plan Manage Screen</w:t>
              </w:r>
            </w:ins>
          </w:p>
        </w:tc>
        <w:tc>
          <w:tcPr>
            <w:tcW w:w="2394" w:type="dxa"/>
            <w:tcPrChange w:id="15414" w:author="Phuong Giang" w:date="2012-02-23T00:28:00Z">
              <w:tcPr>
                <w:tcW w:w="2394"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415" w:author="Phuong Giang" w:date="2012-02-23T00:27:00Z"/>
                <w:rFonts w:ascii="Times New Roman" w:hAnsi="Times New Roman"/>
              </w:rPr>
            </w:pPr>
          </w:p>
        </w:tc>
      </w:tr>
      <w:tr w:rsidR="0024533E" w:rsidRPr="002C5825" w:rsidTr="0024533E">
        <w:trPr>
          <w:ins w:id="15416" w:author="Phuong Giang" w:date="2012-02-23T00:27:00Z"/>
        </w:trPr>
        <w:tc>
          <w:tcPr>
            <w:cnfStyle w:val="001000000000" w:firstRow="0" w:lastRow="0" w:firstColumn="1" w:lastColumn="0" w:oddVBand="0" w:evenVBand="0" w:oddHBand="0" w:evenHBand="0" w:firstRowFirstColumn="0" w:firstRowLastColumn="0" w:lastRowFirstColumn="0" w:lastRowLastColumn="0"/>
            <w:tcW w:w="918" w:type="dxa"/>
            <w:tcPrChange w:id="15417" w:author="Phuong Giang" w:date="2012-02-23T00:28:00Z">
              <w:tcPr>
                <w:tcW w:w="918" w:type="dxa"/>
                <w:shd w:val="clear" w:color="auto" w:fill="auto"/>
              </w:tcPr>
            </w:tcPrChange>
          </w:tcPr>
          <w:p w:rsidR="0024533E" w:rsidRPr="002C5825" w:rsidRDefault="0024533E" w:rsidP="00687CE6">
            <w:pPr>
              <w:tabs>
                <w:tab w:val="left" w:pos="4208"/>
              </w:tabs>
              <w:rPr>
                <w:ins w:id="15418" w:author="Phuong Giang" w:date="2012-02-23T00:27:00Z"/>
                <w:rFonts w:ascii="Times New Roman" w:hAnsi="Times New Roman"/>
                <w:b w:val="0"/>
                <w:bCs w:val="0"/>
              </w:rPr>
            </w:pPr>
            <w:ins w:id="15419" w:author="Phuong Giang" w:date="2012-02-23T00:27:00Z">
              <w:r w:rsidRPr="002C5825">
                <w:rPr>
                  <w:rFonts w:ascii="Times New Roman" w:hAnsi="Times New Roman"/>
                </w:rPr>
                <w:t>4</w:t>
              </w:r>
            </w:ins>
          </w:p>
        </w:tc>
        <w:tc>
          <w:tcPr>
            <w:tcW w:w="2340" w:type="dxa"/>
            <w:tcPrChange w:id="15420" w:author="Phuong Giang" w:date="2012-02-23T00:28:00Z">
              <w:tcPr>
                <w:tcW w:w="23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421" w:author="Phuong Giang" w:date="2012-02-23T00:27:00Z"/>
                <w:rFonts w:ascii="Times New Roman" w:hAnsi="Times New Roman"/>
              </w:rPr>
            </w:pPr>
            <w:ins w:id="15422" w:author="Phuong Giang" w:date="2012-02-23T00:27:00Z">
              <w:r w:rsidRPr="002C5825">
                <w:rPr>
                  <w:rFonts w:ascii="Times New Roman" w:hAnsi="Times New Roman"/>
                </w:rPr>
                <w:t>TLH_SCR_400</w:t>
              </w:r>
            </w:ins>
          </w:p>
        </w:tc>
        <w:tc>
          <w:tcPr>
            <w:tcW w:w="3924" w:type="dxa"/>
            <w:tcPrChange w:id="15423" w:author="Phuong Giang" w:date="2012-02-23T00:28:00Z">
              <w:tcPr>
                <w:tcW w:w="3924"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424" w:author="Phuong Giang" w:date="2012-02-23T00:27:00Z"/>
                <w:rFonts w:ascii="Times New Roman" w:hAnsi="Times New Roman"/>
              </w:rPr>
            </w:pPr>
            <w:ins w:id="15425" w:author="Phuong Giang" w:date="2012-02-23T00:27:00Z">
              <w:r w:rsidRPr="002C5825">
                <w:rPr>
                  <w:rFonts w:ascii="Times New Roman" w:hAnsi="Times New Roman"/>
                </w:rPr>
                <w:t>Help Screen</w:t>
              </w:r>
            </w:ins>
          </w:p>
        </w:tc>
        <w:tc>
          <w:tcPr>
            <w:tcW w:w="2394" w:type="dxa"/>
            <w:tcPrChange w:id="15426" w:author="Phuong Giang" w:date="2012-02-23T00:28:00Z">
              <w:tcPr>
                <w:tcW w:w="2394"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427" w:author="Phuong Giang" w:date="2012-02-23T00:27:00Z"/>
                <w:rFonts w:ascii="Times New Roman" w:hAnsi="Times New Roman"/>
              </w:rPr>
            </w:pPr>
          </w:p>
        </w:tc>
      </w:tr>
    </w:tbl>
    <w:p w:rsidR="0024533E" w:rsidRPr="002C5825" w:rsidRDefault="0024533E" w:rsidP="0024533E">
      <w:pPr>
        <w:tabs>
          <w:tab w:val="left" w:pos="4208"/>
        </w:tabs>
        <w:ind w:left="360"/>
        <w:rPr>
          <w:ins w:id="15428" w:author="Phuong Giang" w:date="2012-02-23T00:27:00Z"/>
          <w:rFonts w:ascii="Times New Roman" w:hAnsi="Times New Roman"/>
        </w:rPr>
      </w:pPr>
    </w:p>
    <w:p w:rsidR="0024533E" w:rsidRPr="002C5825" w:rsidRDefault="0024533E" w:rsidP="0024533E">
      <w:pPr>
        <w:rPr>
          <w:ins w:id="15429" w:author="Phuong Giang" w:date="2012-02-23T00:27:00Z"/>
          <w:rFonts w:ascii="Times New Roman" w:hAnsi="Times New Roman"/>
        </w:rPr>
      </w:pPr>
      <w:ins w:id="15430" w:author="Phuong Giang" w:date="2012-02-23T00:27:00Z">
        <w:r w:rsidRPr="002C5825">
          <w:rPr>
            <w:rFonts w:ascii="Times New Roman" w:hAnsi="Times New Roman"/>
            <w:noProof/>
            <w:lang w:eastAsia="ja-JP"/>
            <w:rPrChange w:id="15431" w:author="Unknown">
              <w:rPr>
                <w:noProof/>
                <w:lang w:eastAsia="ja-JP"/>
              </w:rPr>
            </w:rPrChange>
          </w:rPr>
          <w:lastRenderedPageBreak/>
          <mc:AlternateContent>
            <mc:Choice Requires="wpc">
              <w:drawing>
                <wp:inline distT="0" distB="0" distL="0" distR="0" wp14:anchorId="0F9CE8CF" wp14:editId="119C18F4">
                  <wp:extent cx="6492240" cy="4738370"/>
                  <wp:effectExtent l="0" t="3175" r="3810" b="20955"/>
                  <wp:docPr id="39" name="Canvas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Text Box 3"/>
                          <wps:cNvSpPr txBox="1">
                            <a:spLocks noChangeArrowheads="1"/>
                          </wps:cNvSpPr>
                          <wps:spPr bwMode="auto">
                            <a:xfrm>
                              <a:off x="3387725" y="749935"/>
                              <a:ext cx="1250950" cy="852805"/>
                            </a:xfrm>
                            <a:prstGeom prst="rect">
                              <a:avLst/>
                            </a:prstGeom>
                            <a:solidFill>
                              <a:srgbClr val="FFFFFF"/>
                            </a:solidFill>
                            <a:ln w="25400">
                              <a:solidFill>
                                <a:srgbClr val="000000"/>
                              </a:solidFill>
                              <a:miter lim="800000"/>
                              <a:headEnd/>
                              <a:tailEnd/>
                            </a:ln>
                          </wps:spPr>
                          <wps:txbx>
                            <w:txbxContent>
                              <w:p w:rsidR="002919C6" w:rsidRPr="00491493" w:rsidRDefault="002919C6" w:rsidP="0024533E">
                                <w:pPr>
                                  <w:rPr>
                                    <w:b/>
                                    <w:u w:val="single"/>
                                  </w:rPr>
                                </w:pPr>
                                <w:r w:rsidRPr="00491493">
                                  <w:rPr>
                                    <w:b/>
                                    <w:u w:val="single"/>
                                  </w:rPr>
                                  <w:t>TLH_SCR_100</w:t>
                                </w:r>
                              </w:p>
                              <w:p w:rsidR="002919C6" w:rsidRDefault="002919C6" w:rsidP="0024533E">
                                <w:r>
                                  <w:t>Teaching Plan Compose Screen</w:t>
                                </w:r>
                              </w:p>
                            </w:txbxContent>
                          </wps:txbx>
                          <wps:bodyPr rot="0" vert="horz" wrap="square" lIns="86420" tIns="0" rIns="86420" bIns="43207" anchor="t" anchorCtr="0" upright="1">
                            <a:noAutofit/>
                          </wps:bodyPr>
                        </wps:wsp>
                        <wps:wsp>
                          <wps:cNvPr id="14" name="Text Box 4"/>
                          <wps:cNvSpPr txBox="1">
                            <a:spLocks noChangeArrowheads="1"/>
                          </wps:cNvSpPr>
                          <wps:spPr bwMode="auto">
                            <a:xfrm>
                              <a:off x="3347720" y="1842770"/>
                              <a:ext cx="1357630" cy="797560"/>
                            </a:xfrm>
                            <a:prstGeom prst="rect">
                              <a:avLst/>
                            </a:prstGeom>
                            <a:solidFill>
                              <a:srgbClr val="FFFFFF"/>
                            </a:solidFill>
                            <a:ln w="25400">
                              <a:solidFill>
                                <a:srgbClr val="000000"/>
                              </a:solidFill>
                              <a:miter lim="800000"/>
                              <a:headEnd/>
                              <a:tailEnd/>
                            </a:ln>
                          </wps:spPr>
                          <wps:txbx>
                            <w:txbxContent>
                              <w:p w:rsidR="002919C6" w:rsidRPr="00491493" w:rsidRDefault="002919C6" w:rsidP="0024533E">
                                <w:pPr>
                                  <w:rPr>
                                    <w:b/>
                                    <w:u w:val="single"/>
                                  </w:rPr>
                                </w:pPr>
                                <w:r w:rsidRPr="00491493">
                                  <w:rPr>
                                    <w:b/>
                                    <w:u w:val="single"/>
                                  </w:rPr>
                                  <w:t>TLH_SCR_200</w:t>
                                </w:r>
                              </w:p>
                              <w:p w:rsidR="002919C6" w:rsidRDefault="002919C6" w:rsidP="0024533E">
                                <w:r>
                                  <w:t>Knowledge Item Manage Screen</w:t>
                                </w:r>
                              </w:p>
                            </w:txbxContent>
                          </wps:txbx>
                          <wps:bodyPr rot="0" vert="horz" wrap="square" lIns="86420" tIns="0" rIns="86420" bIns="43207" anchor="t" anchorCtr="0" upright="1">
                            <a:noAutofit/>
                          </wps:bodyPr>
                        </wps:wsp>
                        <wps:wsp>
                          <wps:cNvPr id="15" name="Text Box 5"/>
                          <wps:cNvSpPr txBox="1">
                            <a:spLocks noChangeArrowheads="1"/>
                          </wps:cNvSpPr>
                          <wps:spPr bwMode="auto">
                            <a:xfrm>
                              <a:off x="3313430" y="2917190"/>
                              <a:ext cx="1369695" cy="797560"/>
                            </a:xfrm>
                            <a:prstGeom prst="rect">
                              <a:avLst/>
                            </a:prstGeom>
                            <a:solidFill>
                              <a:srgbClr val="FFFFFF"/>
                            </a:solidFill>
                            <a:ln w="25400">
                              <a:solidFill>
                                <a:srgbClr val="000000"/>
                              </a:solidFill>
                              <a:miter lim="800000"/>
                              <a:headEnd/>
                              <a:tailEnd/>
                            </a:ln>
                          </wps:spPr>
                          <wps:txbx>
                            <w:txbxContent>
                              <w:p w:rsidR="002919C6" w:rsidRPr="00491493" w:rsidRDefault="002919C6" w:rsidP="0024533E">
                                <w:pPr>
                                  <w:rPr>
                                    <w:b/>
                                    <w:u w:val="single"/>
                                  </w:rPr>
                                </w:pPr>
                                <w:r>
                                  <w:rPr>
                                    <w:b/>
                                    <w:u w:val="single"/>
                                  </w:rPr>
                                  <w:t>TLH_</w:t>
                                </w:r>
                                <w:r w:rsidRPr="00491493">
                                  <w:rPr>
                                    <w:b/>
                                    <w:u w:val="single"/>
                                  </w:rPr>
                                  <w:t>SCR_300</w:t>
                                </w:r>
                              </w:p>
                              <w:p w:rsidR="002919C6" w:rsidRDefault="002919C6" w:rsidP="0024533E">
                                <w:r>
                                  <w:t>Teaching Method Manage Screen</w:t>
                                </w:r>
                              </w:p>
                            </w:txbxContent>
                          </wps:txbx>
                          <wps:bodyPr rot="0" vert="horz" wrap="square" lIns="86420" tIns="0" rIns="86420" bIns="43207" anchor="t" anchorCtr="0" upright="1">
                            <a:noAutofit/>
                          </wps:bodyPr>
                        </wps:wsp>
                        <wps:wsp>
                          <wps:cNvPr id="16" name="Text Box 6"/>
                          <wps:cNvSpPr txBox="1">
                            <a:spLocks noChangeArrowheads="1"/>
                          </wps:cNvSpPr>
                          <wps:spPr bwMode="auto">
                            <a:xfrm>
                              <a:off x="3321685" y="3983990"/>
                              <a:ext cx="1286510" cy="754380"/>
                            </a:xfrm>
                            <a:prstGeom prst="rect">
                              <a:avLst/>
                            </a:prstGeom>
                            <a:solidFill>
                              <a:srgbClr val="FFFFFF"/>
                            </a:solidFill>
                            <a:ln w="25400">
                              <a:solidFill>
                                <a:srgbClr val="000000"/>
                              </a:solidFill>
                              <a:miter lim="800000"/>
                              <a:headEnd/>
                              <a:tailEnd/>
                            </a:ln>
                          </wps:spPr>
                          <wps:txbx>
                            <w:txbxContent>
                              <w:p w:rsidR="002919C6" w:rsidRPr="00491493" w:rsidRDefault="002919C6" w:rsidP="0024533E">
                                <w:pPr>
                                  <w:rPr>
                                    <w:b/>
                                    <w:u w:val="single"/>
                                  </w:rPr>
                                </w:pPr>
                                <w:r w:rsidRPr="00491493">
                                  <w:rPr>
                                    <w:b/>
                                    <w:u w:val="single"/>
                                  </w:rPr>
                                  <w:t>TLH_SCR_400</w:t>
                                </w:r>
                              </w:p>
                              <w:p w:rsidR="002919C6" w:rsidRDefault="002919C6" w:rsidP="0024533E">
                                <w:r>
                                  <w:t xml:space="preserve">Help Screen. </w:t>
                                </w:r>
                              </w:p>
                            </w:txbxContent>
                          </wps:txbx>
                          <wps:bodyPr rot="0" vert="horz" wrap="square" lIns="86420" tIns="0" rIns="86420" bIns="43207" anchor="t" anchorCtr="0" upright="1">
                            <a:noAutofit/>
                          </wps:bodyPr>
                        </wps:wsp>
                        <wps:wsp>
                          <wps:cNvPr id="30" name="Elbow Connector 14"/>
                          <wps:cNvCnPr>
                            <a:cxnSpLocks noChangeShapeType="1"/>
                          </wps:cNvCnPr>
                          <wps:spPr bwMode="auto">
                            <a:xfrm rot="16200000" flipH="1">
                              <a:off x="956310" y="-137160"/>
                              <a:ext cx="1660525" cy="3096895"/>
                            </a:xfrm>
                            <a:prstGeom prst="bentConnector2">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wps:wsp>
                          <wps:cNvPr id="31" name="Elbow Connector 15"/>
                          <wps:cNvCnPr>
                            <a:cxnSpLocks noChangeShapeType="1"/>
                          </wps:cNvCnPr>
                          <wps:spPr bwMode="auto">
                            <a:xfrm rot="16200000" flipH="1">
                              <a:off x="401955" y="417195"/>
                              <a:ext cx="2734945" cy="3062605"/>
                            </a:xfrm>
                            <a:prstGeom prst="bentConnector2">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wps:wsp>
                          <wps:cNvPr id="32" name="Elbow Connector 16"/>
                          <wps:cNvCnPr>
                            <a:cxnSpLocks noChangeShapeType="1"/>
                          </wps:cNvCnPr>
                          <wps:spPr bwMode="auto">
                            <a:xfrm rot="16200000" flipH="1">
                              <a:off x="-116840" y="935990"/>
                              <a:ext cx="3780155" cy="3070860"/>
                            </a:xfrm>
                            <a:prstGeom prst="bentConnector2">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wps:wsp>
                          <wps:cNvPr id="33" name="Elbow Connector 24"/>
                          <wps:cNvCnPr>
                            <a:cxnSpLocks noChangeShapeType="1"/>
                          </wps:cNvCnPr>
                          <wps:spPr bwMode="auto">
                            <a:xfrm rot="16200000" flipH="1">
                              <a:off x="1508760" y="-689610"/>
                              <a:ext cx="595630" cy="3136900"/>
                            </a:xfrm>
                            <a:prstGeom prst="bentConnector2">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wps:wsp>
                          <wps:cNvPr id="34" name="Oval 25"/>
                          <wps:cNvSpPr>
                            <a:spLocks noChangeArrowheads="1"/>
                          </wps:cNvSpPr>
                          <wps:spPr bwMode="auto">
                            <a:xfrm>
                              <a:off x="0" y="128270"/>
                              <a:ext cx="475615" cy="452755"/>
                            </a:xfrm>
                            <a:prstGeom prst="ellipse">
                              <a:avLst/>
                            </a:prstGeom>
                            <a:gradFill rotWithShape="1">
                              <a:gsLst>
                                <a:gs pos="0">
                                  <a:srgbClr val="000000"/>
                                </a:gs>
                                <a:gs pos="64399">
                                  <a:srgbClr val="000000"/>
                                </a:gs>
                                <a:gs pos="80000">
                                  <a:srgbClr val="000000"/>
                                </a:gs>
                                <a:gs pos="83900">
                                  <a:srgbClr val="000000"/>
                                </a:gs>
                                <a:gs pos="100000">
                                  <a:srgbClr val="000000"/>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2919C6" w:rsidRDefault="002919C6" w:rsidP="0024533E">
                                <w:pPr>
                                  <w:spacing w:after="0"/>
                                </w:pPr>
                                <w:r>
                                  <w:t>Start</w:t>
                                </w:r>
                              </w:p>
                            </w:txbxContent>
                          </wps:txbx>
                          <wps:bodyPr rot="0" vert="horz" wrap="square" lIns="0" tIns="0" rIns="0" bIns="0" anchor="ctr" anchorCtr="0" upright="1">
                            <a:noAutofit/>
                          </wps:bodyPr>
                        </wps:wsp>
                        <wps:wsp>
                          <wps:cNvPr id="35" name="Text Box 52"/>
                          <wps:cNvSpPr txBox="1">
                            <a:spLocks noChangeArrowheads="1"/>
                          </wps:cNvSpPr>
                          <wps:spPr bwMode="auto">
                            <a:xfrm>
                              <a:off x="41275" y="1031240"/>
                              <a:ext cx="641350" cy="248920"/>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2919C6" w:rsidRDefault="002919C6" w:rsidP="0024533E">
                                <w:r>
                                  <w:t>Start</w:t>
                                </w:r>
                              </w:p>
                            </w:txbxContent>
                          </wps:txbx>
                          <wps:bodyPr rot="0" vert="horz" wrap="square" lIns="86420" tIns="0" rIns="86420" bIns="43207" anchor="t" anchorCtr="0" upright="1">
                            <a:noAutofit/>
                          </wps:bodyPr>
                        </wps:wsp>
                        <wps:wsp>
                          <wps:cNvPr id="36" name="Text Box 54"/>
                          <wps:cNvSpPr txBox="1">
                            <a:spLocks noChangeArrowheads="1"/>
                          </wps:cNvSpPr>
                          <wps:spPr bwMode="auto">
                            <a:xfrm>
                              <a:off x="384175" y="3194685"/>
                              <a:ext cx="924560" cy="249555"/>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2919C6" w:rsidRDefault="002919C6" w:rsidP="0024533E">
                                <w:r>
                                  <w:t>Select Tab</w:t>
                                </w:r>
                              </w:p>
                            </w:txbxContent>
                          </wps:txbx>
                          <wps:bodyPr rot="0" vert="horz" wrap="square" lIns="86420" tIns="0" rIns="86420" bIns="43207" anchor="t" anchorCtr="0" upright="1">
                            <a:noAutofit/>
                          </wps:bodyPr>
                        </wps:wsp>
                        <wps:wsp>
                          <wps:cNvPr id="37" name="Text Box 55"/>
                          <wps:cNvSpPr txBox="1">
                            <a:spLocks noChangeArrowheads="1"/>
                          </wps:cNvSpPr>
                          <wps:spPr bwMode="auto">
                            <a:xfrm>
                              <a:off x="400685" y="4269105"/>
                              <a:ext cx="916305" cy="249555"/>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2919C6" w:rsidRDefault="002919C6" w:rsidP="0024533E">
                                <w:r>
                                  <w:t>Select Tab</w:t>
                                </w:r>
                              </w:p>
                            </w:txbxContent>
                          </wps:txbx>
                          <wps:bodyPr rot="0" vert="horz" wrap="square" lIns="86420" tIns="0" rIns="86420" bIns="43207" anchor="t" anchorCtr="0" upright="1">
                            <a:noAutofit/>
                          </wps:bodyPr>
                        </wps:wsp>
                        <wps:wsp>
                          <wps:cNvPr id="38" name="Text Box 54"/>
                          <wps:cNvSpPr txBox="1">
                            <a:spLocks noChangeArrowheads="1"/>
                          </wps:cNvSpPr>
                          <wps:spPr bwMode="auto">
                            <a:xfrm>
                              <a:off x="400685" y="2117090"/>
                              <a:ext cx="924560" cy="249555"/>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2919C6" w:rsidRDefault="002919C6" w:rsidP="0024533E">
                                <w:r>
                                  <w:t>Select Tab</w:t>
                                </w:r>
                              </w:p>
                            </w:txbxContent>
                          </wps:txbx>
                          <wps:bodyPr rot="0" vert="horz" wrap="square" lIns="86420" tIns="0" rIns="86420" bIns="43207" anchor="t" anchorCtr="0" upright="1">
                            <a:noAutofit/>
                          </wps:bodyPr>
                        </wps:wsp>
                      </wpc:wpc>
                    </a:graphicData>
                  </a:graphic>
                </wp:inline>
              </w:drawing>
            </mc:Choice>
            <mc:Fallback>
              <w:pict>
                <v:group id="Canvas 39" o:spid="_x0000_s1077" editas="canvas" style="width:511.2pt;height:373.1pt;mso-position-horizontal-relative:char;mso-position-vertical-relative:line" coordsize="64922,47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">
                  <v:shape id="_x0000_s1078" type="#_x0000_t75" style="position:absolute;width:64922;height:47383;visibility:visible;mso-wrap-style:square">
                    <v:fill o:detectmouseclick="t"/>
                    <v:path o:connecttype="none"/>
                  </v:shape>
                  <v:shape id="Text Box 3" o:spid="_x0000_s1079" type="#_x0000_t202" style="position:absolute;left:33877;top:7499;width:12509;height:8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YXMIA&#10;AADbAAAADwAAAGRycy9kb3ducmV2LnhtbERPTWvCQBC9F/oflil4042x2BJdpSgWDwZs6sXbkB2T&#10;0OxszK4x/ntXEHqbx/uc+bI3teiodZVlBeNRBII4t7riQsHhdzP8BOE8ssbaMim4kYPl4vVljom2&#10;V/6hLvOFCCHsElRQet8kUrq8JINuZBviwJ1sa9AH2BZSt3gN4aaWcRRNpcGKQ0OJDa1Kyv+yi1GQ&#10;7iaXLG7e3X692x7T73HafZy1UoO3/msGwlPv/8VP91aH+TE8fg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JhcwgAAANsAAAAPAAAAAAAAAAAAAAAAAJgCAABkcnMvZG93&#10;bnJldi54bWxQSwUGAAAAAAQABAD1AAAAhwMAAAAA&#10;" strokeweight="2pt">
                    <v:textbox inset="2.40056mm,0,2.40056mm,1.2002mm">
                      <w:txbxContent>
                        <w:p w:rsidR="00EA6731" w:rsidRPr="00491493" w:rsidRDefault="00EA6731" w:rsidP="0024533E">
                          <w:pPr>
                            <w:rPr>
                              <w:b/>
                              <w:u w:val="single"/>
                            </w:rPr>
                          </w:pPr>
                          <w:r w:rsidRPr="00491493">
                            <w:rPr>
                              <w:b/>
                              <w:u w:val="single"/>
                            </w:rPr>
                            <w:t>TLH_SCR_100</w:t>
                          </w:r>
                        </w:p>
                        <w:p w:rsidR="00EA6731" w:rsidRDefault="00EA6731" w:rsidP="0024533E">
                          <w:r>
                            <w:t>Teaching Plan Compose Screen</w:t>
                          </w:r>
                        </w:p>
                      </w:txbxContent>
                    </v:textbox>
                  </v:shape>
                  <v:shape id="Text Box 4" o:spid="_x0000_s1080" type="#_x0000_t202" style="position:absolute;left:33477;top:18427;width:13576;height:7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Gls8MA&#10;AADbAAAADwAAAGRycy9kb3ducmV2LnhtbERPS2vCQBC+C/6HZYTezMYHWqKriMXiwUAbe/E2ZKdJ&#10;aHY2za4x/fddQfA2H99z1tve1KKj1lWWFUyiGARxbnXFhYKv82H8CsJ5ZI21ZVLwRw62m+FgjYm2&#10;N/6kLvOFCCHsElRQet8kUrq8JIMusg1x4L5ta9AH2BZSt3gL4aaW0zheSIMVh4YSG9qXlP9kV6Mg&#10;Pc2u2bSZu4+30/GSvk/SbvmrlXoZ9bsVCE+9f4of7qMO8+dw/yU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Gls8MAAADbAAAADwAAAAAAAAAAAAAAAACYAgAAZHJzL2Rv&#10;d25yZXYueG1sUEsFBgAAAAAEAAQA9QAAAIgDAAAAAA==&#10;" strokeweight="2pt">
                    <v:textbox inset="2.40056mm,0,2.40056mm,1.2002mm">
                      <w:txbxContent>
                        <w:p w:rsidR="00EA6731" w:rsidRPr="00491493" w:rsidRDefault="00EA6731" w:rsidP="0024533E">
                          <w:pPr>
                            <w:rPr>
                              <w:b/>
                              <w:u w:val="single"/>
                            </w:rPr>
                          </w:pPr>
                          <w:r w:rsidRPr="00491493">
                            <w:rPr>
                              <w:b/>
                              <w:u w:val="single"/>
                            </w:rPr>
                            <w:t>TLH_SCR_200</w:t>
                          </w:r>
                        </w:p>
                        <w:p w:rsidR="00EA6731" w:rsidRDefault="00EA6731" w:rsidP="0024533E">
                          <w:r>
                            <w:t>Knowledge Item Manage Screen</w:t>
                          </w:r>
                        </w:p>
                      </w:txbxContent>
                    </v:textbox>
                  </v:shape>
                  <v:shape id="Text Box 5" o:spid="_x0000_s1081" type="#_x0000_t202" style="position:absolute;left:33134;top:29171;width:13697;height:7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0AKMMA&#10;AADbAAAADwAAAGRycy9kb3ducmV2LnhtbERPTWvCQBC9F/wPywi96SZWrUQ3UlpaPBioqRdvQ3ZM&#10;gtnZNLvG+O+7hUJv83ifs9kOphE9da62rCCeRiCIC6trLhUcv94nKxDOI2tsLJOCOznYpqOHDSba&#10;3vhAfe5LEULYJaig8r5NpHRFRQbd1LbEgTvbzqAPsCul7vAWwk0jZ1G0lAZrDg0VtvRaUXHJr0ZB&#10;tn+65rN27j7f9rtT9hFn/fO3VupxPLysQXga/L/4z73TYf4Cfn8JB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0AKMMAAADbAAAADwAAAAAAAAAAAAAAAACYAgAAZHJzL2Rv&#10;d25yZXYueG1sUEsFBgAAAAAEAAQA9QAAAIgDAAAAAA==&#10;" strokeweight="2pt">
                    <v:textbox inset="2.40056mm,0,2.40056mm,1.2002mm">
                      <w:txbxContent>
                        <w:p w:rsidR="00EA6731" w:rsidRPr="00491493" w:rsidRDefault="00EA6731" w:rsidP="0024533E">
                          <w:pPr>
                            <w:rPr>
                              <w:b/>
                              <w:u w:val="single"/>
                            </w:rPr>
                          </w:pPr>
                          <w:r>
                            <w:rPr>
                              <w:b/>
                              <w:u w:val="single"/>
                            </w:rPr>
                            <w:t>TLH_</w:t>
                          </w:r>
                          <w:r w:rsidRPr="00491493">
                            <w:rPr>
                              <w:b/>
                              <w:u w:val="single"/>
                            </w:rPr>
                            <w:t>SCR_300</w:t>
                          </w:r>
                        </w:p>
                        <w:p w:rsidR="00EA6731" w:rsidRDefault="00EA6731" w:rsidP="0024533E">
                          <w:r>
                            <w:t>Teaching Method Manage Screen</w:t>
                          </w:r>
                        </w:p>
                      </w:txbxContent>
                    </v:textbox>
                  </v:shape>
                  <v:shape id="Text Box 6" o:spid="_x0000_s1082" type="#_x0000_t202" style="position:absolute;left:33216;top:39839;width:12865;height:7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X8IA&#10;AADbAAAADwAAAGRycy9kb3ducmV2LnhtbERPTWvCQBC9C/0PyxS86UYrKtFVSqXiwYBGL96G7DQJ&#10;zc7G7Brjv+8WBG/zeJ+zXHemEi01rrSsYDSMQBBnVpecKzifvgdzEM4ja6wsk4IHOViv3npLjLW9&#10;85Ha1OcihLCLUUHhfR1L6bKCDLqhrYkD92Mbgz7AJpe6wXsIN5UcR9FUGiw5NBRY01dB2W96MwqS&#10;/cctHdcTd9jsd5dkO0ra2VUr1X/vPhcgPHX+JX66dzrMn8L/L+E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55fwgAAANsAAAAPAAAAAAAAAAAAAAAAAJgCAABkcnMvZG93&#10;bnJldi54bWxQSwUGAAAAAAQABAD1AAAAhwMAAAAA&#10;" strokeweight="2pt">
                    <v:textbox inset="2.40056mm,0,2.40056mm,1.2002mm">
                      <w:txbxContent>
                        <w:p w:rsidR="00EA6731" w:rsidRPr="00491493" w:rsidRDefault="00EA6731" w:rsidP="0024533E">
                          <w:pPr>
                            <w:rPr>
                              <w:b/>
                              <w:u w:val="single"/>
                            </w:rPr>
                          </w:pPr>
                          <w:r w:rsidRPr="00491493">
                            <w:rPr>
                              <w:b/>
                              <w:u w:val="single"/>
                            </w:rPr>
                            <w:t>TLH_SCR_400</w:t>
                          </w:r>
                        </w:p>
                        <w:p w:rsidR="00EA6731" w:rsidRDefault="00EA6731" w:rsidP="0024533E">
                          <w:r>
                            <w:t xml:space="preserve">Help Screen. </w:t>
                          </w:r>
                        </w:p>
                      </w:txbxContent>
                    </v:textbox>
                  </v:shape>
                  <v:shapetype id="_x0000_t33" coordsize="21600,21600" o:spt="33" o:oned="t" path="m,l21600,r,21600e" filled="f">
                    <v:stroke joinstyle="miter"/>
                    <v:path arrowok="t" fillok="f" o:connecttype="none"/>
                    <o:lock v:ext="edit" shapetype="t"/>
                  </v:shapetype>
                  <v:shape id="Elbow Connector 14" o:spid="_x0000_s1083" type="#_x0000_t33" style="position:absolute;left:9563;top:-1372;width:16605;height:309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thCr0AAADbAAAADwAAAGRycy9kb3ducmV2LnhtbERPvQrCMBDeBd8hnOCmqQpFqlFUEERw&#10;sLp0O5qzLTaX0kStPr0ZBMeP73+57kwtntS6yrKCyTgCQZxbXXGh4HrZj+YgnEfWWFsmBW9ysF71&#10;e0tMtH3xmZ6pL0QIYZeggtL7JpHS5SUZdGPbEAfuZluDPsC2kLrFVwg3tZxGUSwNVhwaSmxoV1J+&#10;Tx9GQWYLp7e3T7aPo+wyiY+pPnVvpYaDbrMA4anzf/HPfdAKZmF9+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LYQq9AAAA2wAAAA8AAAAAAAAAAAAAAAAAoQIA&#10;AGRycy9kb3ducmV2LnhtbFBLBQYAAAAABAAEAPkAAACLAwAAAAA=&#10;" strokecolor="#4579b8">
                    <v:stroke endarrow="open"/>
                  </v:shape>
                  <v:shape id="Elbow Connector 15" o:spid="_x0000_s1084" type="#_x0000_t33" style="position:absolute;left:4019;top:4172;width:27349;height:306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fEkcIAAADbAAAADwAAAGRycy9kb3ducmV2LnhtbESPQYvCMBSE74L/ITxhb5rWhSLVKKsg&#10;iODB6qW3R/NsyzYvpYla/fVGEDwOM/MNs1j1phE36lxtWUE8iUAQF1bXXCo4n7bjGQjnkTU2lknB&#10;gxyslsPBAlNt73ykW+ZLESDsUlRQed+mUrqiIoNuYlvi4F1sZ9AH2ZVSd3gPcNPIaRQl0mDNYaHC&#10;ljYVFf/Z1SjIben0+vLMt0mUn+Jkn+lD/1DqZ9T/zUF46v03/GnvtILfG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fEkcIAAADbAAAADwAAAAAAAAAAAAAA&#10;AAChAgAAZHJzL2Rvd25yZXYueG1sUEsFBgAAAAAEAAQA+QAAAJADAAAAAA==&#10;" strokecolor="#4579b8">
                    <v:stroke endarrow="open"/>
                  </v:shape>
                  <v:shape id="Elbow Connector 16" o:spid="_x0000_s1085" type="#_x0000_t33" style="position:absolute;left:-1169;top:9360;width:37801;height:307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a5sIAAADbAAAADwAAAGRycy9kb3ducmV2LnhtbESPQYvCMBSE74L/ITzBm01VKNI1yq4g&#10;iODB6qW3R/NsyzYvpYla/fVGEDwOM/MNs1z3phE36lxtWcE0ikEQF1bXXCo4n7aTBQjnkTU2lknB&#10;gxysV8PBElNt73ykW+ZLESDsUlRQed+mUrqiIoMusi1x8C62M+iD7EqpO7wHuGnkLI4TabDmsFBh&#10;S5uKiv/sahTktnT67/LMt0mcn6bJPtOH/qHUeNT//oDw1Ptv+NPeaQXzGby/hB8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Va5sIAAADbAAAADwAAAAAAAAAAAAAA&#10;AAChAgAAZHJzL2Rvd25yZXYueG1sUEsFBgAAAAAEAAQA+QAAAJADAAAAAA==&#10;" strokecolor="#4579b8">
                    <v:stroke endarrow="open"/>
                  </v:shape>
                  <v:shape id="Elbow Connector 24" o:spid="_x0000_s1086" type="#_x0000_t33" style="position:absolute;left:15088;top:-6897;width:5956;height:313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n/fcQAAADbAAAADwAAAGRycy9kb3ducmV2LnhtbESPT2vCQBTE74V+h+UVems2UQgSs0or&#10;CFLw0Oglt0f25Q9m34bsGmM/fVcoeBxm5jdMvp1NLyYaXWdZQRLFIIgrqztuFJxP+48VCOeRNfaW&#10;ScGdHGw3ry85Ztre+IemwjciQNhlqKD1fsikdFVLBl1kB+Lg1XY06IMcG6lHvAW46eUijlNpsOOw&#10;0OJAu5aqS3E1CkrbOP1V/5b7NC5PSfpd6ON8V+r9bf5cg/A0+2f4v33QCpZLeHwJP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2f99xAAAANsAAAAPAAAAAAAAAAAA&#10;AAAAAKECAABkcnMvZG93bnJldi54bWxQSwUGAAAAAAQABAD5AAAAkgMAAAAA&#10;" strokecolor="#4579b8">
                    <v:stroke endarrow="open"/>
                  </v:shape>
                  <v:oval id="Oval 25" o:spid="_x0000_s1087" style="position:absolute;top:1282;width:4756;height:4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58MA&#10;AADbAAAADwAAAGRycy9kb3ducmV2LnhtbESPS4vCQBCE7wv+h6EFb+skKotkHUUDiheF9XVuMp0H&#10;m+kJmVGjv95ZWPBYVNVX1GzRmVrcqHWVZQXxMAJBnFldcaHgdFx/TkE4j6yxtkwKHuRgMe99zDDR&#10;9s4/dDv4QgQIuwQVlN43iZQuK8mgG9qGOHi5bQ36INtC6hbvAW5qOYqiL2mw4rBQYkNpSdnv4WoU&#10;yN0lTZ/nlYxXm+v2uIvzcbfPlRr0u+U3CE+df4f/21utYDyBv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L58MAAADbAAAADwAAAAAAAAAAAAAAAACYAgAAZHJzL2Rv&#10;d25yZXYueG1sUEsFBgAAAAAEAAQA9QAAAIgDAAAAAA==&#10;" fillcolor="black" stroked="f">
                    <v:fill color2="black" rotate="t" angle="180" colors="0 black;42205f black;52429f black;54985f black;1 black" focus="100%" type="gradient">
                      <o:fill v:ext="view" type="gradientUnscaled"/>
                    </v:fill>
                    <v:shadow on="t" color="black" opacity="22936f" origin=",.5" offset="0,.63889mm"/>
                    <v:textbox inset="0,0,0,0">
                      <w:txbxContent>
                        <w:p w:rsidR="00EA6731" w:rsidRDefault="00EA6731" w:rsidP="0024533E">
                          <w:pPr>
                            <w:spacing w:after="0"/>
                          </w:pPr>
                          <w:r>
                            <w:t>Start</w:t>
                          </w:r>
                        </w:p>
                      </w:txbxContent>
                    </v:textbox>
                  </v:oval>
                  <v:shape id="Text Box 52" o:spid="_x0000_s1088" type="#_x0000_t202" style="position:absolute;left:412;top:10312;width:6414;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OU8MA&#10;AADbAAAADwAAAGRycy9kb3ducmV2LnhtbESP3YrCMBSE7wXfIRzBO02rrJSuUUQQXWQFf2BvD82x&#10;LTYnJYnafXuzsODlMDPfMPNlZxrxIOdrywrScQKCuLC65lLB5bwZZSB8QNbYWCYFv+Rhuej35phr&#10;++QjPU6hFBHCPkcFVQhtLqUvKjLox7Yljt7VOoMhSldK7fAZ4aaRkySZSYM1x4UKW1pXVNxOd6Ng&#10;kx0n9bfcpS6k8ufwlU33q8NWqeGgW32CCNSFd/i/vdMKph/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mOU8MAAADbAAAADwAAAAAAAAAAAAAAAACYAgAAZHJzL2Rv&#10;d25yZXYueG1sUEsFBgAAAAAEAAQA9QAAAIgDAAAAAA==&#10;" stroked="f" strokeweight=".25pt">
                    <v:stroke dashstyle="1 1"/>
                    <v:textbox inset="2.40056mm,0,2.40056mm,1.2002mm">
                      <w:txbxContent>
                        <w:p w:rsidR="00EA6731" w:rsidRDefault="00EA6731" w:rsidP="0024533E">
                          <w:r>
                            <w:t>Start</w:t>
                          </w:r>
                        </w:p>
                      </w:txbxContent>
                    </v:textbox>
                  </v:shape>
                  <v:shape id="Text Box 54" o:spid="_x0000_s1089" type="#_x0000_t202" style="position:absolute;left:3841;top:31946;width:9246;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sQJMQA&#10;AADbAAAADwAAAGRycy9kb3ducmV2LnhtbESPQWvCQBSE7wX/w/IEb80mChJiVhFBtJQK2oLXR/Y1&#10;Cc2+DbvbJP77bqHQ4zAz3zDlbjKdGMj51rKCLElBEFdWt1wr+Hg/PucgfEDW2FkmBQ/ysNvOnkos&#10;tB35SsMt1CJC2BeooAmhL6T0VUMGfWJ74uh9WmcwROlqqR2OEW46uUzTtTTYclxosKdDQ9XX7dso&#10;OObXZfsmz5kLmbxfXvLV6/5yUmoxn/YbEIGm8B/+a5+1gtUa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CTEAAAA2wAAAA8AAAAAAAAAAAAAAAAAmAIAAGRycy9k&#10;b3ducmV2LnhtbFBLBQYAAAAABAAEAPUAAACJAwAAAAA=&#10;" stroked="f" strokeweight=".25pt">
                    <v:stroke dashstyle="1 1"/>
                    <v:textbox inset="2.40056mm,0,2.40056mm,1.2002mm">
                      <w:txbxContent>
                        <w:p w:rsidR="00EA6731" w:rsidRDefault="00EA6731" w:rsidP="0024533E">
                          <w:r>
                            <w:t>Select Tab</w:t>
                          </w:r>
                        </w:p>
                      </w:txbxContent>
                    </v:textbox>
                  </v:shape>
                  <v:shape id="Text Box 55" o:spid="_x0000_s1090" type="#_x0000_t202" style="position:absolute;left:4006;top:42691;width:9163;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1v8MA&#10;AADbAAAADwAAAGRycy9kb3ducmV2LnhtbESP3YrCMBSE7wXfIRzBO02rsJauUUQQXWQFf2BvD82x&#10;LTYnJYnafXuzsODlMDPfMPNlZxrxIOdrywrScQKCuLC65lLB5bwZZSB8QNbYWCYFv+Rhuej35phr&#10;++QjPU6hFBHCPkcFVQhtLqUvKjLox7Yljt7VOoMhSldK7fAZ4aaRkyT5kAZrjgsVtrSuqLid7kbB&#10;JjtO6m+5S11I5c/hK5vuV4etUsNBt/oEEagL7/B/e6cVTG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e1v8MAAADbAAAADwAAAAAAAAAAAAAAAACYAgAAZHJzL2Rv&#10;d25yZXYueG1sUEsFBgAAAAAEAAQA9QAAAIgDAAAAAA==&#10;" stroked="f" strokeweight=".25pt">
                    <v:stroke dashstyle="1 1"/>
                    <v:textbox inset="2.40056mm,0,2.40056mm,1.2002mm">
                      <w:txbxContent>
                        <w:p w:rsidR="00EA6731" w:rsidRDefault="00EA6731" w:rsidP="0024533E">
                          <w:r>
                            <w:t>Select Tab</w:t>
                          </w:r>
                        </w:p>
                      </w:txbxContent>
                    </v:textbox>
                  </v:shape>
                  <v:shape id="Text Box 54" o:spid="_x0000_s1091" type="#_x0000_t202" style="position:absolute;left:4006;top:21170;width:9246;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hzcEA&#10;AADbAAAADwAAAGRycy9kb3ducmV2LnhtbERPXWvCMBR9H/gfwhV8m2ktjNI1FRFEx5igG+z10lzb&#10;YnNTkszWf788CD4ezne5nkwvbuR8Z1lBukxAENdWd9wo+PneveYgfEDW2FsmBXfysK5mLyUW2o58&#10;ots5NCKGsC9QQRvCUEjp65YM+qUdiCN3sc5giNA1UjscY7jp5SpJ3qTBjmNDiwNtW6qv5z+jYJef&#10;Vt2XPKQupPL3+JFnn5vjXqnFfNq8gwg0haf44T5oBVkcG7/EHy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IIc3BAAAA2wAAAA8AAAAAAAAAAAAAAAAAmAIAAGRycy9kb3du&#10;cmV2LnhtbFBLBQYAAAAABAAEAPUAAACGAwAAAAA=&#10;" stroked="f" strokeweight=".25pt">
                    <v:stroke dashstyle="1 1"/>
                    <v:textbox inset="2.40056mm,0,2.40056mm,1.2002mm">
                      <w:txbxContent>
                        <w:p w:rsidR="00EA6731" w:rsidRDefault="00EA6731" w:rsidP="0024533E">
                          <w:r>
                            <w:t>Select Tab</w:t>
                          </w:r>
                        </w:p>
                      </w:txbxContent>
                    </v:textbox>
                  </v:shape>
                  <w10:anchorlock/>
                </v:group>
              </w:pict>
            </mc:Fallback>
          </mc:AlternateContent>
        </w:r>
      </w:ins>
    </w:p>
    <w:p w:rsidR="0024533E" w:rsidRPr="002C5825" w:rsidRDefault="0024533E" w:rsidP="0024533E">
      <w:pPr>
        <w:keepNext/>
        <w:keepLines/>
        <w:numPr>
          <w:ilvl w:val="1"/>
          <w:numId w:val="27"/>
        </w:numPr>
        <w:tabs>
          <w:tab w:val="left" w:pos="4208"/>
        </w:tabs>
        <w:spacing w:before="200" w:after="0"/>
        <w:outlineLvl w:val="1"/>
        <w:rPr>
          <w:ins w:id="15432" w:author="Phuong Giang" w:date="2012-02-23T00:27:00Z"/>
          <w:rFonts w:ascii="Cambria" w:eastAsia="MS Gothic" w:hAnsi="Cambria"/>
          <w:b/>
          <w:bCs/>
          <w:color w:val="4F81BD"/>
          <w:sz w:val="26"/>
          <w:szCs w:val="26"/>
        </w:rPr>
      </w:pPr>
      <w:bookmarkStart w:id="15433" w:name="_Toc317059099"/>
      <w:bookmarkStart w:id="15434" w:name="_Toc317259550"/>
      <w:bookmarkStart w:id="15435" w:name="_Toc317264592"/>
      <w:bookmarkStart w:id="15436" w:name="_Toc317721148"/>
      <w:ins w:id="15437" w:author="Phuong Giang" w:date="2012-02-23T00:27:00Z">
        <w:r w:rsidRPr="002C5825">
          <w:rPr>
            <w:rFonts w:ascii="Cambria" w:eastAsia="MS Gothic" w:hAnsi="Cambria"/>
            <w:b/>
            <w:bCs/>
            <w:color w:val="4F81BD"/>
            <w:sz w:val="26"/>
            <w:szCs w:val="26"/>
          </w:rPr>
          <w:t>Description of the User Interface</w:t>
        </w:r>
        <w:bookmarkEnd w:id="15433"/>
        <w:bookmarkEnd w:id="15434"/>
        <w:bookmarkEnd w:id="15435"/>
        <w:bookmarkEnd w:id="15436"/>
      </w:ins>
    </w:p>
    <w:p w:rsidR="0024533E" w:rsidRPr="002C5825" w:rsidRDefault="0024533E" w:rsidP="0024533E">
      <w:pPr>
        <w:keepNext/>
        <w:keepLines/>
        <w:numPr>
          <w:ilvl w:val="2"/>
          <w:numId w:val="27"/>
        </w:numPr>
        <w:tabs>
          <w:tab w:val="left" w:pos="4208"/>
        </w:tabs>
        <w:spacing w:before="200" w:after="0"/>
        <w:outlineLvl w:val="2"/>
        <w:rPr>
          <w:ins w:id="15438" w:author="Phuong Giang" w:date="2012-02-23T00:27:00Z"/>
          <w:rFonts w:ascii="Cambria" w:eastAsia="MS Gothic" w:hAnsi="Cambria"/>
          <w:b/>
          <w:bCs/>
          <w:color w:val="4F81BD"/>
        </w:rPr>
      </w:pPr>
      <w:bookmarkStart w:id="15439" w:name="_Toc317259551"/>
      <w:bookmarkStart w:id="15440" w:name="_Toc317264593"/>
      <w:bookmarkStart w:id="15441" w:name="_Toc317721149"/>
      <w:bookmarkStart w:id="15442" w:name="_Toc317059100"/>
      <w:ins w:id="15443" w:author="Phuong Giang" w:date="2012-02-23T00:27:00Z">
        <w:r w:rsidRPr="002C5825">
          <w:rPr>
            <w:rFonts w:ascii="Cambria" w:eastAsia="MS Gothic" w:hAnsi="Cambria"/>
            <w:b/>
            <w:bCs/>
            <w:color w:val="4F81BD"/>
          </w:rPr>
          <w:t>TLH_SCR_100</w:t>
        </w:r>
        <w:bookmarkEnd w:id="15439"/>
        <w:bookmarkEnd w:id="15440"/>
        <w:bookmarkEnd w:id="15441"/>
      </w:ins>
    </w:p>
    <w:p w:rsidR="0024533E" w:rsidRPr="002C5825" w:rsidRDefault="0024533E" w:rsidP="0024533E">
      <w:pPr>
        <w:tabs>
          <w:tab w:val="left" w:pos="4208"/>
        </w:tabs>
        <w:ind w:left="360"/>
        <w:rPr>
          <w:ins w:id="15444" w:author="Phuong Giang" w:date="2012-02-23T00:27:00Z"/>
          <w:rFonts w:ascii="Times New Roman" w:hAnsi="Times New Roman"/>
        </w:rPr>
      </w:pPr>
      <w:ins w:id="15445" w:author="Phuong Giang" w:date="2012-02-23T00:27:00Z">
        <w:r w:rsidRPr="002C5825">
          <w:rPr>
            <w:rFonts w:ascii="Times New Roman" w:hAnsi="Times New Roman"/>
          </w:rPr>
          <w:t>This is The Teaching Plan Compose Screen. This is also the main screen when the application starts.</w:t>
        </w:r>
      </w:ins>
    </w:p>
    <w:p w:rsidR="0024533E" w:rsidRPr="002C5825" w:rsidRDefault="0024533E" w:rsidP="0024533E">
      <w:pPr>
        <w:keepNext/>
        <w:keepLines/>
        <w:numPr>
          <w:ilvl w:val="3"/>
          <w:numId w:val="27"/>
        </w:numPr>
        <w:tabs>
          <w:tab w:val="left" w:pos="4208"/>
        </w:tabs>
        <w:spacing w:before="200" w:after="0"/>
        <w:outlineLvl w:val="3"/>
        <w:rPr>
          <w:ins w:id="15446" w:author="Phuong Giang" w:date="2012-02-23T00:27:00Z"/>
          <w:rFonts w:ascii="Cambria" w:eastAsia="MS Gothic" w:hAnsi="Cambria"/>
          <w:b/>
          <w:bCs/>
          <w:i/>
          <w:iCs/>
          <w:color w:val="4F81BD"/>
        </w:rPr>
      </w:pPr>
      <w:ins w:id="15447" w:author="Phuong Giang" w:date="2012-02-23T00:27:00Z">
        <w:r w:rsidRPr="002C5825">
          <w:rPr>
            <w:rFonts w:ascii="Cambria" w:eastAsia="MS Gothic" w:hAnsi="Cambria"/>
            <w:b/>
            <w:bCs/>
            <w:i/>
            <w:iCs/>
            <w:color w:val="4F81BD"/>
          </w:rPr>
          <w:lastRenderedPageBreak/>
          <w:t>Screen Images</w:t>
        </w:r>
        <w:bookmarkEnd w:id="15442"/>
      </w:ins>
    </w:p>
    <w:p w:rsidR="00C454AF" w:rsidRDefault="0024533E">
      <w:pPr>
        <w:keepNext/>
        <w:tabs>
          <w:tab w:val="left" w:pos="4208"/>
        </w:tabs>
        <w:ind w:left="360"/>
        <w:rPr>
          <w:ins w:id="15448" w:author="Phuong Giang" w:date="2012-02-23T00:30:00Z"/>
        </w:rPr>
        <w:pPrChange w:id="15449" w:author="Phuong Giang" w:date="2012-02-23T00:30:00Z">
          <w:pPr>
            <w:tabs>
              <w:tab w:val="left" w:pos="4208"/>
            </w:tabs>
            <w:ind w:left="360"/>
          </w:pPr>
        </w:pPrChange>
      </w:pPr>
      <w:ins w:id="15450" w:author="Phuong Giang" w:date="2012-02-23T00:27:00Z">
        <w:r>
          <w:rPr>
            <w:rFonts w:ascii="Times New Roman" w:hAnsi="Times New Roman"/>
            <w:noProof/>
            <w:lang w:eastAsia="ja-JP"/>
            <w:rPrChange w:id="15451" w:author="Unknown">
              <w:rPr>
                <w:noProof/>
                <w:lang w:eastAsia="ja-JP"/>
              </w:rPr>
            </w:rPrChange>
          </w:rPr>
          <w:drawing>
            <wp:inline distT="0" distB="0" distL="0" distR="0" wp14:anchorId="0F51839E" wp14:editId="45330270">
              <wp:extent cx="5943600" cy="3147721"/>
              <wp:effectExtent l="0" t="0" r="0" b="0"/>
              <wp:docPr id="42" name="Picture 42" descr="C:\Users\Red Army\Desktop\TLH_Scree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 Army\Desktop\TLH_Screen_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47721"/>
                      </a:xfrm>
                      <a:prstGeom prst="rect">
                        <a:avLst/>
                      </a:prstGeom>
                      <a:noFill/>
                      <a:ln>
                        <a:noFill/>
                      </a:ln>
                    </pic:spPr>
                  </pic:pic>
                </a:graphicData>
              </a:graphic>
            </wp:inline>
          </w:drawing>
        </w:r>
      </w:ins>
    </w:p>
    <w:p w:rsidR="0024533E" w:rsidRPr="002C5825" w:rsidRDefault="00C454AF">
      <w:pPr>
        <w:pStyle w:val="Caption"/>
        <w:jc w:val="center"/>
        <w:rPr>
          <w:ins w:id="15452" w:author="Phuong Giang" w:date="2012-02-23T00:27:00Z"/>
        </w:rPr>
        <w:pPrChange w:id="15453" w:author="Phuong Giang" w:date="2012-02-23T00:30:00Z">
          <w:pPr>
            <w:tabs>
              <w:tab w:val="left" w:pos="4208"/>
            </w:tabs>
            <w:ind w:left="360"/>
          </w:pPr>
        </w:pPrChange>
      </w:pPr>
      <w:bookmarkStart w:id="15454" w:name="_Toc317721002"/>
      <w:ins w:id="15455" w:author="Phuong Giang" w:date="2012-02-23T00:30:00Z">
        <w:r>
          <w:t xml:space="preserve">Figure </w:t>
        </w:r>
        <w:r>
          <w:fldChar w:fldCharType="begin"/>
        </w:r>
        <w:r>
          <w:instrText xml:space="preserve"> SEQ Figure \* ARABIC </w:instrText>
        </w:r>
      </w:ins>
      <w:r>
        <w:fldChar w:fldCharType="separate"/>
      </w:r>
      <w:ins w:id="15456" w:author="Phuong Giang" w:date="2012-02-23T00:34:00Z">
        <w:r w:rsidR="00AF3591">
          <w:rPr>
            <w:noProof/>
          </w:rPr>
          <w:t>18</w:t>
        </w:r>
      </w:ins>
      <w:ins w:id="15457" w:author="Phuong Giang" w:date="2012-02-23T00:30:00Z">
        <w:r>
          <w:fldChar w:fldCharType="end"/>
        </w:r>
        <w:r>
          <w:t xml:space="preserve"> - Teaching plan Compose Scree</w:t>
        </w:r>
      </w:ins>
      <w:ins w:id="15458" w:author="Phuong Giang" w:date="2012-02-23T00:36:00Z">
        <w:r w:rsidR="00AF3591">
          <w:t>n</w:t>
        </w:r>
      </w:ins>
      <w:bookmarkEnd w:id="15454"/>
    </w:p>
    <w:p w:rsidR="0024533E" w:rsidRPr="002C5825" w:rsidRDefault="0024533E" w:rsidP="0024533E">
      <w:pPr>
        <w:keepNext/>
        <w:keepLines/>
        <w:numPr>
          <w:ilvl w:val="3"/>
          <w:numId w:val="27"/>
        </w:numPr>
        <w:tabs>
          <w:tab w:val="left" w:pos="4208"/>
        </w:tabs>
        <w:spacing w:before="200" w:after="0"/>
        <w:outlineLvl w:val="3"/>
        <w:rPr>
          <w:ins w:id="15459" w:author="Phuong Giang" w:date="2012-02-23T00:27:00Z"/>
          <w:rFonts w:ascii="Cambria" w:eastAsia="MS Gothic" w:hAnsi="Cambria"/>
          <w:b/>
          <w:bCs/>
          <w:i/>
          <w:iCs/>
          <w:color w:val="4F81BD"/>
        </w:rPr>
      </w:pPr>
      <w:bookmarkStart w:id="15460" w:name="_Toc317059101"/>
      <w:ins w:id="15461" w:author="Phuong Giang" w:date="2012-02-23T00:27:00Z">
        <w:r w:rsidRPr="002C5825">
          <w:rPr>
            <w:rFonts w:ascii="Cambria" w:eastAsia="MS Gothic" w:hAnsi="Cambria"/>
            <w:b/>
            <w:bCs/>
            <w:i/>
            <w:iCs/>
            <w:color w:val="4F81BD"/>
          </w:rPr>
          <w:t>Objects and Actions</w:t>
        </w:r>
        <w:bookmarkEnd w:id="15460"/>
      </w:ins>
    </w:p>
    <w:tbl>
      <w:tblPr>
        <w:tblStyle w:val="LightList-Accent110"/>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462" w:author="Phuong Giang" w:date="2012-02-23T00:29:00Z">
          <w:tblPr>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567"/>
        <w:gridCol w:w="7"/>
        <w:gridCol w:w="1570"/>
        <w:gridCol w:w="1551"/>
        <w:gridCol w:w="1810"/>
        <w:gridCol w:w="1106"/>
        <w:gridCol w:w="1363"/>
        <w:gridCol w:w="1931"/>
        <w:tblGridChange w:id="15463">
          <w:tblGrid>
            <w:gridCol w:w="567"/>
            <w:gridCol w:w="7"/>
            <w:gridCol w:w="1570"/>
            <w:gridCol w:w="1551"/>
            <w:gridCol w:w="1810"/>
            <w:gridCol w:w="1106"/>
            <w:gridCol w:w="1363"/>
            <w:gridCol w:w="1931"/>
          </w:tblGrid>
        </w:tblGridChange>
      </w:tblGrid>
      <w:tr w:rsidR="0024533E" w:rsidRPr="002C5825" w:rsidTr="00C454AF">
        <w:trPr>
          <w:cnfStyle w:val="100000000000" w:firstRow="1" w:lastRow="0" w:firstColumn="0" w:lastColumn="0" w:oddVBand="0" w:evenVBand="0" w:oddHBand="0" w:evenHBand="0" w:firstRowFirstColumn="0" w:firstRowLastColumn="0" w:lastRowFirstColumn="0" w:lastRowLastColumn="0"/>
          <w:trHeight w:val="1134"/>
          <w:ins w:id="15464" w:author="Phuong Giang" w:date="2012-02-23T00:27:00Z"/>
          <w:trPrChange w:id="15465" w:author="Phuong Giang" w:date="2012-02-23T00:29:00Z">
            <w:trPr>
              <w:trHeight w:val="1134"/>
            </w:trPr>
          </w:trPrChange>
        </w:trPr>
        <w:tc>
          <w:tcPr>
            <w:cnfStyle w:val="001000000000" w:firstRow="0" w:lastRow="0" w:firstColumn="1" w:lastColumn="0" w:oddVBand="0" w:evenVBand="0" w:oddHBand="0" w:evenHBand="0" w:firstRowFirstColumn="0" w:firstRowLastColumn="0" w:lastRowFirstColumn="0" w:lastRowLastColumn="0"/>
            <w:tcW w:w="488" w:type="dxa"/>
            <w:gridSpan w:val="2"/>
            <w:tcPrChange w:id="15466" w:author="Phuong Giang" w:date="2012-02-23T00:29:00Z">
              <w:tcPr>
                <w:tcW w:w="488" w:type="dxa"/>
                <w:gridSpan w:val="2"/>
                <w:shd w:val="clear" w:color="auto" w:fill="auto"/>
              </w:tcPr>
            </w:tcPrChange>
          </w:tcPr>
          <w:p w:rsidR="0024533E" w:rsidRPr="002C5825" w:rsidRDefault="0024533E" w:rsidP="00687CE6">
            <w:pPr>
              <w:tabs>
                <w:tab w:val="left" w:pos="4208"/>
              </w:tabs>
              <w:cnfStyle w:val="101000000000" w:firstRow="1" w:lastRow="0" w:firstColumn="1" w:lastColumn="0" w:oddVBand="0" w:evenVBand="0" w:oddHBand="0" w:evenHBand="0" w:firstRowFirstColumn="0" w:firstRowLastColumn="0" w:lastRowFirstColumn="0" w:lastRowLastColumn="0"/>
              <w:rPr>
                <w:ins w:id="15467" w:author="Phuong Giang" w:date="2012-02-23T00:27:00Z"/>
                <w:rFonts w:ascii="Times New Roman" w:hAnsi="Times New Roman"/>
                <w:b w:val="0"/>
              </w:rPr>
            </w:pPr>
            <w:ins w:id="15468" w:author="Phuong Giang" w:date="2012-02-23T00:27:00Z">
              <w:r w:rsidRPr="002C5825">
                <w:rPr>
                  <w:rFonts w:ascii="Times New Roman" w:hAnsi="Times New Roman"/>
                </w:rPr>
                <w:t>No</w:t>
              </w:r>
            </w:ins>
          </w:p>
        </w:tc>
        <w:tc>
          <w:tcPr>
            <w:tcW w:w="1333" w:type="dxa"/>
            <w:tcPrChange w:id="15469" w:author="Phuong Giang" w:date="2012-02-23T00:29:00Z">
              <w:tcPr>
                <w:tcW w:w="1333"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470" w:author="Phuong Giang" w:date="2012-02-23T00:27:00Z"/>
                <w:rFonts w:ascii="Times New Roman" w:hAnsi="Times New Roman"/>
                <w:b w:val="0"/>
              </w:rPr>
            </w:pPr>
            <w:ins w:id="15471" w:author="Phuong Giang" w:date="2012-02-23T00:27:00Z">
              <w:r w:rsidRPr="002C5825">
                <w:rPr>
                  <w:rFonts w:ascii="Times New Roman" w:hAnsi="Times New Roman"/>
                </w:rPr>
                <w:t>Component Name</w:t>
              </w:r>
            </w:ins>
          </w:p>
        </w:tc>
        <w:tc>
          <w:tcPr>
            <w:tcW w:w="1317" w:type="dxa"/>
            <w:tcPrChange w:id="15472" w:author="Phuong Giang" w:date="2012-02-23T00:29:00Z">
              <w:tcPr>
                <w:tcW w:w="1317"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473" w:author="Phuong Giang" w:date="2012-02-23T00:27:00Z"/>
                <w:rFonts w:ascii="Times New Roman" w:hAnsi="Times New Roman"/>
                <w:b w:val="0"/>
              </w:rPr>
            </w:pPr>
            <w:ins w:id="15474" w:author="Phuong Giang" w:date="2012-02-23T00:27:00Z">
              <w:r w:rsidRPr="002C5825">
                <w:rPr>
                  <w:rFonts w:ascii="Times New Roman" w:hAnsi="Times New Roman"/>
                </w:rPr>
                <w:t>Component Type</w:t>
              </w:r>
            </w:ins>
          </w:p>
        </w:tc>
        <w:tc>
          <w:tcPr>
            <w:tcW w:w="1537" w:type="dxa"/>
            <w:tcPrChange w:id="15475" w:author="Phuong Giang" w:date="2012-02-23T00:29:00Z">
              <w:tcPr>
                <w:tcW w:w="1537"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476" w:author="Phuong Giang" w:date="2012-02-23T00:27:00Z"/>
                <w:rFonts w:ascii="Times New Roman" w:hAnsi="Times New Roman"/>
                <w:b w:val="0"/>
              </w:rPr>
            </w:pPr>
            <w:ins w:id="15477" w:author="Phuong Giang" w:date="2012-02-23T00:27:00Z">
              <w:r w:rsidRPr="002C5825">
                <w:rPr>
                  <w:rFonts w:ascii="Times New Roman" w:hAnsi="Times New Roman"/>
                </w:rPr>
                <w:t>Function</w:t>
              </w:r>
            </w:ins>
          </w:p>
        </w:tc>
        <w:tc>
          <w:tcPr>
            <w:tcW w:w="939" w:type="dxa"/>
            <w:tcPrChange w:id="15478" w:author="Phuong Giang" w:date="2012-02-23T00:29:00Z">
              <w:tcPr>
                <w:tcW w:w="939"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479" w:author="Phuong Giang" w:date="2012-02-23T00:27:00Z"/>
                <w:rFonts w:ascii="Times New Roman" w:hAnsi="Times New Roman"/>
                <w:b w:val="0"/>
              </w:rPr>
            </w:pPr>
            <w:ins w:id="15480" w:author="Phuong Giang" w:date="2012-02-23T00:27:00Z">
              <w:r w:rsidRPr="002C5825">
                <w:rPr>
                  <w:rFonts w:ascii="Times New Roman" w:hAnsi="Times New Roman"/>
                </w:rPr>
                <w:t>Format (Style)</w:t>
              </w:r>
            </w:ins>
          </w:p>
        </w:tc>
        <w:tc>
          <w:tcPr>
            <w:tcW w:w="1157" w:type="dxa"/>
            <w:tcPrChange w:id="15481" w:author="Phuong Giang" w:date="2012-02-23T00:29:00Z">
              <w:tcPr>
                <w:tcW w:w="1157"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482" w:author="Phuong Giang" w:date="2012-02-23T00:27:00Z"/>
                <w:rFonts w:ascii="Times New Roman" w:hAnsi="Times New Roman"/>
                <w:b w:val="0"/>
              </w:rPr>
            </w:pPr>
            <w:ins w:id="15483" w:author="Phuong Giang" w:date="2012-02-23T00:27:00Z">
              <w:r w:rsidRPr="002C5825">
                <w:rPr>
                  <w:rFonts w:ascii="Times New Roman" w:hAnsi="Times New Roman"/>
                </w:rPr>
                <w:t>Reference</w:t>
              </w:r>
            </w:ins>
          </w:p>
        </w:tc>
        <w:tc>
          <w:tcPr>
            <w:tcW w:w="1640" w:type="dxa"/>
            <w:tcPrChange w:id="15484" w:author="Phuong Giang" w:date="2012-02-23T00:29:00Z">
              <w:tcPr>
                <w:tcW w:w="1640" w:type="dxa"/>
                <w:shd w:val="clear" w:color="auto" w:fill="auto"/>
              </w:tcPr>
            </w:tcPrChange>
          </w:tcPr>
          <w:p w:rsidR="0024533E" w:rsidRPr="002C5825" w:rsidRDefault="0024533E" w:rsidP="00687CE6">
            <w:pPr>
              <w:tabs>
                <w:tab w:val="left" w:pos="4208"/>
              </w:tabs>
              <w:cnfStyle w:val="100000000000" w:firstRow="1" w:lastRow="0" w:firstColumn="0" w:lastColumn="0" w:oddVBand="0" w:evenVBand="0" w:oddHBand="0" w:evenHBand="0" w:firstRowFirstColumn="0" w:firstRowLastColumn="0" w:lastRowFirstColumn="0" w:lastRowLastColumn="0"/>
              <w:rPr>
                <w:ins w:id="15485" w:author="Phuong Giang" w:date="2012-02-23T00:27:00Z"/>
                <w:rFonts w:ascii="Times New Roman" w:hAnsi="Times New Roman"/>
                <w:b w:val="0"/>
              </w:rPr>
            </w:pPr>
            <w:ins w:id="15486" w:author="Phuong Giang" w:date="2012-02-23T00:27:00Z">
              <w:r w:rsidRPr="002C5825">
                <w:rPr>
                  <w:rFonts w:ascii="Times New Roman" w:hAnsi="Times New Roman"/>
                </w:rPr>
                <w:t>Note</w:t>
              </w:r>
            </w:ins>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487" w:author="Phuong Giang" w:date="2012-02-23T00:27:00Z"/>
          <w:trPrChange w:id="154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8" w:type="dxa"/>
            <w:gridSpan w:val="2"/>
            <w:tcPrChange w:id="15489" w:author="Phuong Giang" w:date="2012-02-23T00:29:00Z">
              <w:tcPr>
                <w:tcW w:w="488" w:type="dxa"/>
                <w:gridSpan w:val="2"/>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490" w:author="Phuong Giang" w:date="2012-02-23T00:27:00Z"/>
                <w:rFonts w:ascii="Times New Roman" w:hAnsi="Times New Roman"/>
                <w:b w:val="0"/>
                <w:bCs w:val="0"/>
              </w:rPr>
            </w:pPr>
            <w:ins w:id="15491" w:author="Phuong Giang" w:date="2012-02-23T00:27:00Z">
              <w:r w:rsidRPr="002C5825">
                <w:rPr>
                  <w:rFonts w:ascii="Times New Roman" w:hAnsi="Times New Roman"/>
                  <w:color w:val="000000"/>
                </w:rPr>
                <w:t>1</w:t>
              </w:r>
            </w:ins>
          </w:p>
        </w:tc>
        <w:tc>
          <w:tcPr>
            <w:tcW w:w="1333" w:type="dxa"/>
            <w:tcPrChange w:id="15492" w:author="Phuong Giang" w:date="2012-02-23T00:29:00Z">
              <w:tcPr>
                <w:tcW w:w="1333"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493" w:author="Phuong Giang" w:date="2012-02-23T00:27:00Z"/>
                <w:rFonts w:ascii="Times New Roman" w:hAnsi="Times New Roman"/>
              </w:rPr>
            </w:pPr>
            <w:ins w:id="15494" w:author="Phuong Giang" w:date="2012-02-23T00:27:00Z">
              <w:r w:rsidRPr="002C5825">
                <w:rPr>
                  <w:rFonts w:ascii="Times New Roman" w:hAnsi="Times New Roman"/>
                  <w:color w:val="000000"/>
                </w:rPr>
                <w:t>Compose Teaching Plan tab</w:t>
              </w:r>
            </w:ins>
          </w:p>
        </w:tc>
        <w:tc>
          <w:tcPr>
            <w:tcW w:w="1317" w:type="dxa"/>
            <w:tcPrChange w:id="1549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496" w:author="Phuong Giang" w:date="2012-02-23T00:27:00Z"/>
                <w:rFonts w:ascii="Times New Roman" w:hAnsi="Times New Roman"/>
              </w:rPr>
            </w:pPr>
            <w:ins w:id="15497" w:author="Phuong Giang" w:date="2012-02-23T00:27:00Z">
              <w:r w:rsidRPr="002C5825">
                <w:rPr>
                  <w:rFonts w:ascii="Times New Roman" w:hAnsi="Times New Roman"/>
                  <w:color w:val="000000"/>
                </w:rPr>
                <w:t>Tab Item</w:t>
              </w:r>
            </w:ins>
          </w:p>
        </w:tc>
        <w:tc>
          <w:tcPr>
            <w:tcW w:w="1537" w:type="dxa"/>
            <w:tcPrChange w:id="1549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499" w:author="Phuong Giang" w:date="2012-02-23T00:27:00Z"/>
                <w:rFonts w:ascii="Times New Roman" w:hAnsi="Times New Roman"/>
              </w:rPr>
            </w:pPr>
            <w:ins w:id="15500" w:author="Phuong Giang" w:date="2012-02-23T00:27:00Z">
              <w:r w:rsidRPr="002C5825">
                <w:rPr>
                  <w:rFonts w:ascii="Times New Roman" w:hAnsi="Times New Roman"/>
                  <w:color w:val="000000"/>
                </w:rPr>
                <w:t>Contains all the controls and view of composing a Teaching Plan</w:t>
              </w:r>
            </w:ins>
          </w:p>
        </w:tc>
        <w:tc>
          <w:tcPr>
            <w:tcW w:w="939" w:type="dxa"/>
            <w:tcPrChange w:id="1550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02" w:author="Phuong Giang" w:date="2012-02-23T00:27:00Z"/>
                <w:rFonts w:ascii="Times New Roman" w:hAnsi="Times New Roman"/>
              </w:rPr>
            </w:pPr>
          </w:p>
        </w:tc>
        <w:tc>
          <w:tcPr>
            <w:tcW w:w="1157" w:type="dxa"/>
            <w:tcPrChange w:id="1550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04" w:author="Phuong Giang" w:date="2012-02-23T00:27:00Z"/>
                <w:rFonts w:ascii="Times New Roman" w:hAnsi="Times New Roman"/>
              </w:rPr>
            </w:pPr>
          </w:p>
        </w:tc>
        <w:tc>
          <w:tcPr>
            <w:tcW w:w="1640" w:type="dxa"/>
            <w:tcPrChange w:id="1550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06" w:author="Phuong Giang" w:date="2012-02-23T00:27:00Z"/>
                <w:rFonts w:ascii="Times New Roman" w:hAnsi="Times New Roman"/>
              </w:rPr>
            </w:pPr>
          </w:p>
        </w:tc>
      </w:tr>
      <w:tr w:rsidR="0024533E" w:rsidRPr="002C5825" w:rsidTr="00C454AF">
        <w:trPr>
          <w:trHeight w:val="720"/>
          <w:ins w:id="15507" w:author="Phuong Giang" w:date="2012-02-23T00:27:00Z"/>
          <w:trPrChange w:id="155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509" w:author="Phuong Giang" w:date="2012-02-23T00:29:00Z">
              <w:tcPr>
                <w:tcW w:w="482" w:type="dxa"/>
                <w:shd w:val="clear" w:color="auto" w:fill="auto"/>
              </w:tcPr>
            </w:tcPrChange>
          </w:tcPr>
          <w:p w:rsidR="0024533E" w:rsidRPr="002C5825" w:rsidRDefault="0024533E" w:rsidP="00687CE6">
            <w:pPr>
              <w:tabs>
                <w:tab w:val="left" w:pos="4208"/>
              </w:tabs>
              <w:rPr>
                <w:ins w:id="15510" w:author="Phuong Giang" w:date="2012-02-23T00:27:00Z"/>
                <w:rFonts w:ascii="Times New Roman" w:hAnsi="Times New Roman"/>
                <w:b w:val="0"/>
                <w:bCs w:val="0"/>
              </w:rPr>
            </w:pPr>
            <w:ins w:id="15511" w:author="Phuong Giang" w:date="2012-02-23T00:27:00Z">
              <w:r w:rsidRPr="002C5825">
                <w:rPr>
                  <w:rFonts w:ascii="Times New Roman" w:hAnsi="Times New Roman"/>
                  <w:color w:val="000000"/>
                </w:rPr>
                <w:t>2</w:t>
              </w:r>
            </w:ins>
          </w:p>
        </w:tc>
        <w:tc>
          <w:tcPr>
            <w:tcW w:w="1339" w:type="dxa"/>
            <w:gridSpan w:val="2"/>
            <w:tcPrChange w:id="155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13" w:author="Phuong Giang" w:date="2012-02-23T00:27:00Z"/>
                <w:rFonts w:ascii="Times New Roman" w:hAnsi="Times New Roman"/>
              </w:rPr>
            </w:pPr>
            <w:ins w:id="15514" w:author="Phuong Giang" w:date="2012-02-23T00:27:00Z">
              <w:r w:rsidRPr="002C5825">
                <w:rPr>
                  <w:rFonts w:ascii="Times New Roman" w:hAnsi="Times New Roman"/>
                  <w:color w:val="000000"/>
                </w:rPr>
                <w:t>Search KI panel</w:t>
              </w:r>
            </w:ins>
          </w:p>
        </w:tc>
        <w:tc>
          <w:tcPr>
            <w:tcW w:w="1317" w:type="dxa"/>
            <w:tcPrChange w:id="1551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16" w:author="Phuong Giang" w:date="2012-02-23T00:27:00Z"/>
                <w:rFonts w:ascii="Times New Roman" w:hAnsi="Times New Roman"/>
              </w:rPr>
            </w:pPr>
            <w:ins w:id="15517" w:author="Phuong Giang" w:date="2012-02-23T00:27:00Z">
              <w:r w:rsidRPr="002C5825">
                <w:rPr>
                  <w:rFonts w:ascii="Times New Roman" w:hAnsi="Times New Roman"/>
                  <w:color w:val="000000"/>
                </w:rPr>
                <w:t>Expander</w:t>
              </w:r>
            </w:ins>
          </w:p>
        </w:tc>
        <w:tc>
          <w:tcPr>
            <w:tcW w:w="1537" w:type="dxa"/>
            <w:tcPrChange w:id="1551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19" w:author="Phuong Giang" w:date="2012-02-23T00:27:00Z"/>
                <w:rFonts w:ascii="Times New Roman" w:hAnsi="Times New Roman"/>
              </w:rPr>
            </w:pPr>
            <w:ins w:id="15520" w:author="Phuong Giang" w:date="2012-02-23T00:27:00Z">
              <w:r w:rsidRPr="002C5825">
                <w:rPr>
                  <w:rFonts w:ascii="Times New Roman" w:hAnsi="Times New Roman"/>
                  <w:color w:val="000000"/>
                </w:rPr>
                <w:t xml:space="preserve">Contains controls of searching Knowledge Item in need.  </w:t>
              </w:r>
            </w:ins>
          </w:p>
        </w:tc>
        <w:tc>
          <w:tcPr>
            <w:tcW w:w="939" w:type="dxa"/>
            <w:tcPrChange w:id="1552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22" w:author="Phuong Giang" w:date="2012-02-23T00:27:00Z"/>
                <w:rFonts w:ascii="Times New Roman" w:hAnsi="Times New Roman"/>
              </w:rPr>
            </w:pPr>
          </w:p>
        </w:tc>
        <w:tc>
          <w:tcPr>
            <w:tcW w:w="1157" w:type="dxa"/>
            <w:tcPrChange w:id="1552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24" w:author="Phuong Giang" w:date="2012-02-23T00:27:00Z"/>
                <w:rFonts w:ascii="Times New Roman" w:hAnsi="Times New Roman"/>
              </w:rPr>
            </w:pPr>
          </w:p>
        </w:tc>
        <w:tc>
          <w:tcPr>
            <w:tcW w:w="1640" w:type="dxa"/>
            <w:tcPrChange w:id="1552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2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527" w:author="Phuong Giang" w:date="2012-02-23T00:27:00Z"/>
          <w:trPrChange w:id="155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52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530" w:author="Phuong Giang" w:date="2012-02-23T00:27:00Z"/>
                <w:rFonts w:ascii="Times New Roman" w:hAnsi="Times New Roman"/>
                <w:b w:val="0"/>
                <w:bCs w:val="0"/>
              </w:rPr>
            </w:pPr>
            <w:ins w:id="15531" w:author="Phuong Giang" w:date="2012-02-23T00:27:00Z">
              <w:r w:rsidRPr="002C5825">
                <w:rPr>
                  <w:rFonts w:ascii="Times New Roman" w:hAnsi="Times New Roman"/>
                  <w:color w:val="000000"/>
                </w:rPr>
                <w:t>3</w:t>
              </w:r>
            </w:ins>
          </w:p>
        </w:tc>
        <w:tc>
          <w:tcPr>
            <w:tcW w:w="1339" w:type="dxa"/>
            <w:gridSpan w:val="2"/>
            <w:tcPrChange w:id="155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33" w:author="Phuong Giang" w:date="2012-02-23T00:27:00Z"/>
                <w:rFonts w:ascii="Times New Roman" w:hAnsi="Times New Roman"/>
              </w:rPr>
            </w:pPr>
            <w:ins w:id="15534" w:author="Phuong Giang" w:date="2012-02-23T00:27:00Z">
              <w:r w:rsidRPr="002C5825">
                <w:rPr>
                  <w:rFonts w:ascii="Times New Roman" w:hAnsi="Times New Roman"/>
                  <w:color w:val="000000"/>
                </w:rPr>
                <w:t>Search KI text box</w:t>
              </w:r>
            </w:ins>
          </w:p>
        </w:tc>
        <w:tc>
          <w:tcPr>
            <w:tcW w:w="1317" w:type="dxa"/>
            <w:tcPrChange w:id="1553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36" w:author="Phuong Giang" w:date="2012-02-23T00:27:00Z"/>
                <w:rFonts w:ascii="Times New Roman" w:hAnsi="Times New Roman"/>
              </w:rPr>
            </w:pPr>
            <w:ins w:id="15537" w:author="Phuong Giang" w:date="2012-02-23T00:27:00Z">
              <w:r w:rsidRPr="002C5825">
                <w:rPr>
                  <w:rFonts w:ascii="Times New Roman" w:hAnsi="Times New Roman"/>
                  <w:color w:val="000000"/>
                </w:rPr>
                <w:t>Text Box</w:t>
              </w:r>
            </w:ins>
          </w:p>
        </w:tc>
        <w:tc>
          <w:tcPr>
            <w:tcW w:w="1537" w:type="dxa"/>
            <w:tcPrChange w:id="1553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39" w:author="Phuong Giang" w:date="2012-02-23T00:27:00Z"/>
                <w:rFonts w:ascii="Times New Roman" w:hAnsi="Times New Roman"/>
              </w:rPr>
            </w:pPr>
            <w:ins w:id="15540" w:author="Phuong Giang" w:date="2012-02-23T00:27:00Z">
              <w:r w:rsidRPr="002C5825">
                <w:rPr>
                  <w:rFonts w:ascii="Times New Roman" w:hAnsi="Times New Roman"/>
                  <w:color w:val="000000"/>
                </w:rPr>
                <w:t xml:space="preserve">Take key words inputted for searching KIs.  </w:t>
              </w:r>
            </w:ins>
          </w:p>
        </w:tc>
        <w:tc>
          <w:tcPr>
            <w:tcW w:w="939" w:type="dxa"/>
            <w:tcPrChange w:id="1554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42" w:author="Phuong Giang" w:date="2012-02-23T00:27:00Z"/>
                <w:rFonts w:ascii="Times New Roman" w:hAnsi="Times New Roman"/>
              </w:rPr>
            </w:pPr>
          </w:p>
        </w:tc>
        <w:tc>
          <w:tcPr>
            <w:tcW w:w="1157" w:type="dxa"/>
            <w:tcPrChange w:id="1554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44" w:author="Phuong Giang" w:date="2012-02-23T00:27:00Z"/>
                <w:rFonts w:ascii="Times New Roman" w:hAnsi="Times New Roman"/>
              </w:rPr>
            </w:pPr>
          </w:p>
        </w:tc>
        <w:tc>
          <w:tcPr>
            <w:tcW w:w="1640" w:type="dxa"/>
            <w:tcPrChange w:id="1554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46" w:author="Phuong Giang" w:date="2012-02-23T00:27:00Z"/>
                <w:rFonts w:ascii="Times New Roman" w:hAnsi="Times New Roman"/>
              </w:rPr>
            </w:pPr>
          </w:p>
        </w:tc>
      </w:tr>
      <w:tr w:rsidR="0024533E" w:rsidRPr="002C5825" w:rsidTr="00C454AF">
        <w:trPr>
          <w:trHeight w:val="720"/>
          <w:ins w:id="15547" w:author="Phuong Giang" w:date="2012-02-23T00:27:00Z"/>
          <w:trPrChange w:id="155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549" w:author="Phuong Giang" w:date="2012-02-23T00:29:00Z">
              <w:tcPr>
                <w:tcW w:w="482" w:type="dxa"/>
                <w:shd w:val="clear" w:color="auto" w:fill="auto"/>
              </w:tcPr>
            </w:tcPrChange>
          </w:tcPr>
          <w:p w:rsidR="0024533E" w:rsidRPr="002C5825" w:rsidRDefault="0024533E" w:rsidP="00687CE6">
            <w:pPr>
              <w:tabs>
                <w:tab w:val="left" w:pos="4208"/>
              </w:tabs>
              <w:rPr>
                <w:ins w:id="15550" w:author="Phuong Giang" w:date="2012-02-23T00:27:00Z"/>
                <w:rFonts w:ascii="Times New Roman" w:hAnsi="Times New Roman"/>
                <w:b w:val="0"/>
                <w:bCs w:val="0"/>
              </w:rPr>
            </w:pPr>
            <w:ins w:id="15551" w:author="Phuong Giang" w:date="2012-02-23T00:27:00Z">
              <w:r w:rsidRPr="002C5825">
                <w:rPr>
                  <w:rFonts w:ascii="Times New Roman" w:hAnsi="Times New Roman"/>
                  <w:color w:val="000000"/>
                </w:rPr>
                <w:t>4</w:t>
              </w:r>
            </w:ins>
          </w:p>
        </w:tc>
        <w:tc>
          <w:tcPr>
            <w:tcW w:w="1339" w:type="dxa"/>
            <w:gridSpan w:val="2"/>
            <w:tcPrChange w:id="155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53" w:author="Phuong Giang" w:date="2012-02-23T00:27:00Z"/>
                <w:rFonts w:ascii="Times New Roman" w:hAnsi="Times New Roman"/>
              </w:rPr>
            </w:pPr>
            <w:ins w:id="15554" w:author="Phuong Giang" w:date="2012-02-23T00:27:00Z">
              <w:r w:rsidRPr="002C5825">
                <w:rPr>
                  <w:rFonts w:ascii="Times New Roman" w:hAnsi="Times New Roman"/>
                  <w:color w:val="000000"/>
                </w:rPr>
                <w:t>KI Class Level filter</w:t>
              </w:r>
            </w:ins>
          </w:p>
        </w:tc>
        <w:tc>
          <w:tcPr>
            <w:tcW w:w="1317" w:type="dxa"/>
            <w:tcPrChange w:id="1555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56" w:author="Phuong Giang" w:date="2012-02-23T00:27:00Z"/>
                <w:rFonts w:ascii="Times New Roman" w:hAnsi="Times New Roman"/>
              </w:rPr>
            </w:pPr>
            <w:ins w:id="15557" w:author="Phuong Giang" w:date="2012-02-23T00:27:00Z">
              <w:r w:rsidRPr="002C5825">
                <w:rPr>
                  <w:rFonts w:ascii="Times New Roman" w:hAnsi="Times New Roman"/>
                  <w:color w:val="000000"/>
                </w:rPr>
                <w:t>List Box</w:t>
              </w:r>
            </w:ins>
          </w:p>
        </w:tc>
        <w:tc>
          <w:tcPr>
            <w:tcW w:w="1537" w:type="dxa"/>
            <w:tcPrChange w:id="1555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59" w:author="Phuong Giang" w:date="2012-02-23T00:27:00Z"/>
                <w:rFonts w:ascii="Times New Roman" w:hAnsi="Times New Roman"/>
              </w:rPr>
            </w:pPr>
            <w:ins w:id="15560" w:author="Phuong Giang" w:date="2012-02-23T00:27:00Z">
              <w:r w:rsidRPr="002C5825">
                <w:rPr>
                  <w:rFonts w:ascii="Times New Roman" w:hAnsi="Times New Roman"/>
                  <w:color w:val="000000"/>
                </w:rPr>
                <w:t xml:space="preserve">Take Class Level Condition for searching KIs.  </w:t>
              </w:r>
            </w:ins>
          </w:p>
        </w:tc>
        <w:tc>
          <w:tcPr>
            <w:tcW w:w="939" w:type="dxa"/>
            <w:tcPrChange w:id="1556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62" w:author="Phuong Giang" w:date="2012-02-23T00:27:00Z"/>
                <w:rFonts w:ascii="Times New Roman" w:hAnsi="Times New Roman"/>
              </w:rPr>
            </w:pPr>
          </w:p>
        </w:tc>
        <w:tc>
          <w:tcPr>
            <w:tcW w:w="1157" w:type="dxa"/>
            <w:tcPrChange w:id="1556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64" w:author="Phuong Giang" w:date="2012-02-23T00:27:00Z"/>
                <w:rFonts w:ascii="Times New Roman" w:hAnsi="Times New Roman"/>
              </w:rPr>
            </w:pPr>
          </w:p>
        </w:tc>
        <w:tc>
          <w:tcPr>
            <w:tcW w:w="1640" w:type="dxa"/>
            <w:tcPrChange w:id="1556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6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567" w:author="Phuong Giang" w:date="2012-02-23T00:27:00Z"/>
          <w:trPrChange w:id="155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56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570" w:author="Phuong Giang" w:date="2012-02-23T00:27:00Z"/>
                <w:rFonts w:ascii="Times New Roman" w:hAnsi="Times New Roman"/>
                <w:b w:val="0"/>
                <w:bCs w:val="0"/>
              </w:rPr>
            </w:pPr>
            <w:ins w:id="15571" w:author="Phuong Giang" w:date="2012-02-23T00:27:00Z">
              <w:r w:rsidRPr="002C5825">
                <w:rPr>
                  <w:rFonts w:ascii="Times New Roman" w:hAnsi="Times New Roman"/>
                  <w:color w:val="000000"/>
                </w:rPr>
                <w:t>5</w:t>
              </w:r>
            </w:ins>
          </w:p>
        </w:tc>
        <w:tc>
          <w:tcPr>
            <w:tcW w:w="1339" w:type="dxa"/>
            <w:gridSpan w:val="2"/>
            <w:tcPrChange w:id="155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73" w:author="Phuong Giang" w:date="2012-02-23T00:27:00Z"/>
                <w:rFonts w:ascii="Times New Roman" w:hAnsi="Times New Roman"/>
              </w:rPr>
            </w:pPr>
            <w:ins w:id="15574" w:author="Phuong Giang" w:date="2012-02-23T00:27:00Z">
              <w:r w:rsidRPr="002C5825">
                <w:rPr>
                  <w:rFonts w:ascii="Times New Roman" w:hAnsi="Times New Roman"/>
                  <w:color w:val="000000"/>
                </w:rPr>
                <w:t>KI Subject filter</w:t>
              </w:r>
            </w:ins>
          </w:p>
        </w:tc>
        <w:tc>
          <w:tcPr>
            <w:tcW w:w="1317" w:type="dxa"/>
            <w:tcPrChange w:id="1557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76" w:author="Phuong Giang" w:date="2012-02-23T00:27:00Z"/>
                <w:rFonts w:ascii="Times New Roman" w:hAnsi="Times New Roman"/>
              </w:rPr>
            </w:pPr>
            <w:ins w:id="15577" w:author="Phuong Giang" w:date="2012-02-23T00:27:00Z">
              <w:r w:rsidRPr="002C5825">
                <w:rPr>
                  <w:rFonts w:ascii="Times New Roman" w:hAnsi="Times New Roman"/>
                  <w:color w:val="000000"/>
                </w:rPr>
                <w:t>Combo Box</w:t>
              </w:r>
            </w:ins>
          </w:p>
        </w:tc>
        <w:tc>
          <w:tcPr>
            <w:tcW w:w="1537" w:type="dxa"/>
            <w:tcPrChange w:id="1557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79" w:author="Phuong Giang" w:date="2012-02-23T00:27:00Z"/>
                <w:rFonts w:ascii="Times New Roman" w:hAnsi="Times New Roman"/>
              </w:rPr>
            </w:pPr>
            <w:ins w:id="15580" w:author="Phuong Giang" w:date="2012-02-23T00:27:00Z">
              <w:r w:rsidRPr="002C5825">
                <w:rPr>
                  <w:rFonts w:ascii="Times New Roman" w:hAnsi="Times New Roman"/>
                  <w:color w:val="000000"/>
                </w:rPr>
                <w:t xml:space="preserve">Take Subject Condition for searching KIs.  </w:t>
              </w:r>
            </w:ins>
          </w:p>
        </w:tc>
        <w:tc>
          <w:tcPr>
            <w:tcW w:w="939" w:type="dxa"/>
            <w:tcPrChange w:id="1558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82" w:author="Phuong Giang" w:date="2012-02-23T00:27:00Z"/>
                <w:rFonts w:ascii="Times New Roman" w:hAnsi="Times New Roman"/>
              </w:rPr>
            </w:pPr>
          </w:p>
        </w:tc>
        <w:tc>
          <w:tcPr>
            <w:tcW w:w="1157" w:type="dxa"/>
            <w:tcPrChange w:id="1558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84" w:author="Phuong Giang" w:date="2012-02-23T00:27:00Z"/>
                <w:rFonts w:ascii="Times New Roman" w:hAnsi="Times New Roman"/>
              </w:rPr>
            </w:pPr>
          </w:p>
        </w:tc>
        <w:tc>
          <w:tcPr>
            <w:tcW w:w="1640" w:type="dxa"/>
            <w:tcPrChange w:id="1558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586" w:author="Phuong Giang" w:date="2012-02-23T00:27:00Z"/>
                <w:rFonts w:ascii="Times New Roman" w:hAnsi="Times New Roman"/>
              </w:rPr>
            </w:pPr>
          </w:p>
        </w:tc>
      </w:tr>
      <w:tr w:rsidR="0024533E" w:rsidRPr="002C5825" w:rsidTr="00C454AF">
        <w:trPr>
          <w:trHeight w:val="720"/>
          <w:ins w:id="15587" w:author="Phuong Giang" w:date="2012-02-23T00:27:00Z"/>
          <w:trPrChange w:id="155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589" w:author="Phuong Giang" w:date="2012-02-23T00:29:00Z">
              <w:tcPr>
                <w:tcW w:w="482" w:type="dxa"/>
                <w:shd w:val="clear" w:color="auto" w:fill="auto"/>
              </w:tcPr>
            </w:tcPrChange>
          </w:tcPr>
          <w:p w:rsidR="0024533E" w:rsidRPr="002C5825" w:rsidRDefault="0024533E" w:rsidP="00687CE6">
            <w:pPr>
              <w:tabs>
                <w:tab w:val="left" w:pos="4208"/>
              </w:tabs>
              <w:rPr>
                <w:ins w:id="15590" w:author="Phuong Giang" w:date="2012-02-23T00:27:00Z"/>
                <w:rFonts w:ascii="Times New Roman" w:hAnsi="Times New Roman"/>
                <w:b w:val="0"/>
                <w:bCs w:val="0"/>
              </w:rPr>
            </w:pPr>
            <w:ins w:id="15591" w:author="Phuong Giang" w:date="2012-02-23T00:27:00Z">
              <w:r w:rsidRPr="002C5825">
                <w:rPr>
                  <w:rFonts w:ascii="Times New Roman" w:hAnsi="Times New Roman"/>
                  <w:color w:val="000000"/>
                </w:rPr>
                <w:t>6</w:t>
              </w:r>
            </w:ins>
          </w:p>
        </w:tc>
        <w:tc>
          <w:tcPr>
            <w:tcW w:w="1339" w:type="dxa"/>
            <w:gridSpan w:val="2"/>
            <w:tcPrChange w:id="155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93" w:author="Phuong Giang" w:date="2012-02-23T00:27:00Z"/>
                <w:rFonts w:ascii="Times New Roman" w:hAnsi="Times New Roman"/>
              </w:rPr>
            </w:pPr>
            <w:ins w:id="15594" w:author="Phuong Giang" w:date="2012-02-23T00:27:00Z">
              <w:r w:rsidRPr="002C5825">
                <w:rPr>
                  <w:rFonts w:ascii="Times New Roman" w:hAnsi="Times New Roman"/>
                  <w:color w:val="000000"/>
                </w:rPr>
                <w:t>KI Topic Number Start filter</w:t>
              </w:r>
            </w:ins>
          </w:p>
        </w:tc>
        <w:tc>
          <w:tcPr>
            <w:tcW w:w="1317" w:type="dxa"/>
            <w:tcPrChange w:id="1559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96" w:author="Phuong Giang" w:date="2012-02-23T00:27:00Z"/>
                <w:rFonts w:ascii="Times New Roman" w:hAnsi="Times New Roman"/>
              </w:rPr>
            </w:pPr>
            <w:ins w:id="15597" w:author="Phuong Giang" w:date="2012-02-23T00:27:00Z">
              <w:r w:rsidRPr="002C5825">
                <w:rPr>
                  <w:rFonts w:ascii="Times New Roman" w:hAnsi="Times New Roman"/>
                  <w:color w:val="000000"/>
                </w:rPr>
                <w:t>List Box</w:t>
              </w:r>
            </w:ins>
          </w:p>
        </w:tc>
        <w:tc>
          <w:tcPr>
            <w:tcW w:w="1537" w:type="dxa"/>
            <w:tcPrChange w:id="1559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599" w:author="Phuong Giang" w:date="2012-02-23T00:27:00Z"/>
                <w:rFonts w:ascii="Times New Roman" w:hAnsi="Times New Roman"/>
              </w:rPr>
            </w:pPr>
            <w:ins w:id="15600" w:author="Phuong Giang" w:date="2012-02-23T00:27:00Z">
              <w:r w:rsidRPr="002C5825">
                <w:rPr>
                  <w:rFonts w:ascii="Times New Roman" w:hAnsi="Times New Roman"/>
                  <w:color w:val="000000"/>
                </w:rPr>
                <w:t xml:space="preserve">Take Topic Number Start Condition for searching KIs.  </w:t>
              </w:r>
            </w:ins>
          </w:p>
        </w:tc>
        <w:tc>
          <w:tcPr>
            <w:tcW w:w="939" w:type="dxa"/>
            <w:tcPrChange w:id="1560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02" w:author="Phuong Giang" w:date="2012-02-23T00:27:00Z"/>
                <w:rFonts w:ascii="Times New Roman" w:hAnsi="Times New Roman"/>
              </w:rPr>
            </w:pPr>
          </w:p>
        </w:tc>
        <w:tc>
          <w:tcPr>
            <w:tcW w:w="1157" w:type="dxa"/>
            <w:tcPrChange w:id="1560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04" w:author="Phuong Giang" w:date="2012-02-23T00:27:00Z"/>
                <w:rFonts w:ascii="Times New Roman" w:hAnsi="Times New Roman"/>
              </w:rPr>
            </w:pPr>
          </w:p>
        </w:tc>
        <w:tc>
          <w:tcPr>
            <w:tcW w:w="1640" w:type="dxa"/>
            <w:tcPrChange w:id="1560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0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607" w:author="Phuong Giang" w:date="2012-02-23T00:27:00Z"/>
          <w:trPrChange w:id="156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60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610" w:author="Phuong Giang" w:date="2012-02-23T00:27:00Z"/>
                <w:rFonts w:ascii="Times New Roman" w:hAnsi="Times New Roman"/>
                <w:b w:val="0"/>
                <w:bCs w:val="0"/>
              </w:rPr>
            </w:pPr>
            <w:ins w:id="15611" w:author="Phuong Giang" w:date="2012-02-23T00:27:00Z">
              <w:r w:rsidRPr="002C5825">
                <w:rPr>
                  <w:rFonts w:ascii="Times New Roman" w:hAnsi="Times New Roman"/>
                  <w:color w:val="000000"/>
                </w:rPr>
                <w:lastRenderedPageBreak/>
                <w:t>7</w:t>
              </w:r>
            </w:ins>
          </w:p>
        </w:tc>
        <w:tc>
          <w:tcPr>
            <w:tcW w:w="1339" w:type="dxa"/>
            <w:gridSpan w:val="2"/>
            <w:tcPrChange w:id="156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13" w:author="Phuong Giang" w:date="2012-02-23T00:27:00Z"/>
                <w:rFonts w:ascii="Times New Roman" w:hAnsi="Times New Roman"/>
                <w:color w:val="000000"/>
              </w:rPr>
            </w:pPr>
            <w:ins w:id="15614" w:author="Phuong Giang" w:date="2012-02-23T00:27:00Z">
              <w:r w:rsidRPr="002C5825">
                <w:rPr>
                  <w:rFonts w:ascii="Times New Roman" w:hAnsi="Times New Roman"/>
                  <w:color w:val="000000"/>
                </w:rPr>
                <w:t>KI Topic Number End filter</w:t>
              </w:r>
            </w:ins>
          </w:p>
        </w:tc>
        <w:tc>
          <w:tcPr>
            <w:tcW w:w="1317" w:type="dxa"/>
            <w:tcPrChange w:id="1561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16" w:author="Phuong Giang" w:date="2012-02-23T00:27:00Z"/>
                <w:rFonts w:ascii="Times New Roman" w:hAnsi="Times New Roman"/>
              </w:rPr>
            </w:pPr>
            <w:ins w:id="15617" w:author="Phuong Giang" w:date="2012-02-23T00:27:00Z">
              <w:r w:rsidRPr="002C5825">
                <w:rPr>
                  <w:rFonts w:ascii="Times New Roman" w:hAnsi="Times New Roman"/>
                  <w:color w:val="000000"/>
                </w:rPr>
                <w:t>List Box</w:t>
              </w:r>
            </w:ins>
          </w:p>
        </w:tc>
        <w:tc>
          <w:tcPr>
            <w:tcW w:w="1537" w:type="dxa"/>
            <w:tcPrChange w:id="1561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19" w:author="Phuong Giang" w:date="2012-02-23T00:27:00Z"/>
                <w:rFonts w:ascii="Times New Roman" w:hAnsi="Times New Roman"/>
              </w:rPr>
            </w:pPr>
            <w:ins w:id="15620" w:author="Phuong Giang" w:date="2012-02-23T00:27:00Z">
              <w:r w:rsidRPr="002C5825">
                <w:rPr>
                  <w:rFonts w:ascii="Times New Roman" w:hAnsi="Times New Roman"/>
                  <w:color w:val="000000"/>
                </w:rPr>
                <w:t xml:space="preserve">Take Topic Number End Condition for searching KIs.  </w:t>
              </w:r>
            </w:ins>
          </w:p>
        </w:tc>
        <w:tc>
          <w:tcPr>
            <w:tcW w:w="939" w:type="dxa"/>
            <w:tcPrChange w:id="1562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22" w:author="Phuong Giang" w:date="2012-02-23T00:27:00Z"/>
                <w:rFonts w:ascii="Times New Roman" w:hAnsi="Times New Roman"/>
              </w:rPr>
            </w:pPr>
          </w:p>
        </w:tc>
        <w:tc>
          <w:tcPr>
            <w:tcW w:w="1157" w:type="dxa"/>
            <w:tcPrChange w:id="1562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24" w:author="Phuong Giang" w:date="2012-02-23T00:27:00Z"/>
                <w:rFonts w:ascii="Times New Roman" w:hAnsi="Times New Roman"/>
              </w:rPr>
            </w:pPr>
          </w:p>
        </w:tc>
        <w:tc>
          <w:tcPr>
            <w:tcW w:w="1640" w:type="dxa"/>
            <w:tcPrChange w:id="1562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26" w:author="Phuong Giang" w:date="2012-02-23T00:27:00Z"/>
                <w:rFonts w:ascii="Times New Roman" w:hAnsi="Times New Roman"/>
              </w:rPr>
            </w:pPr>
          </w:p>
        </w:tc>
      </w:tr>
      <w:tr w:rsidR="0024533E" w:rsidRPr="002C5825" w:rsidTr="00C454AF">
        <w:trPr>
          <w:trHeight w:val="720"/>
          <w:ins w:id="15627" w:author="Phuong Giang" w:date="2012-02-23T00:27:00Z"/>
          <w:trPrChange w:id="156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629" w:author="Phuong Giang" w:date="2012-02-23T00:29:00Z">
              <w:tcPr>
                <w:tcW w:w="482" w:type="dxa"/>
                <w:shd w:val="clear" w:color="auto" w:fill="auto"/>
              </w:tcPr>
            </w:tcPrChange>
          </w:tcPr>
          <w:p w:rsidR="0024533E" w:rsidRPr="002C5825" w:rsidRDefault="0024533E" w:rsidP="00687CE6">
            <w:pPr>
              <w:tabs>
                <w:tab w:val="left" w:pos="4208"/>
              </w:tabs>
              <w:rPr>
                <w:ins w:id="15630" w:author="Phuong Giang" w:date="2012-02-23T00:27:00Z"/>
                <w:rFonts w:ascii="Times New Roman" w:hAnsi="Times New Roman"/>
                <w:b w:val="0"/>
                <w:bCs w:val="0"/>
              </w:rPr>
            </w:pPr>
            <w:ins w:id="15631" w:author="Phuong Giang" w:date="2012-02-23T00:27:00Z">
              <w:r w:rsidRPr="002C5825">
                <w:rPr>
                  <w:rFonts w:ascii="Times New Roman" w:hAnsi="Times New Roman"/>
                  <w:color w:val="000000"/>
                </w:rPr>
                <w:t>8</w:t>
              </w:r>
            </w:ins>
          </w:p>
        </w:tc>
        <w:tc>
          <w:tcPr>
            <w:tcW w:w="1339" w:type="dxa"/>
            <w:gridSpan w:val="2"/>
            <w:tcPrChange w:id="156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33" w:author="Phuong Giang" w:date="2012-02-23T00:27:00Z"/>
                <w:rFonts w:ascii="Times New Roman" w:hAnsi="Times New Roman"/>
                <w:color w:val="000000"/>
              </w:rPr>
            </w:pPr>
            <w:ins w:id="15634" w:author="Phuong Giang" w:date="2012-02-23T00:27:00Z">
              <w:r w:rsidRPr="002C5825">
                <w:rPr>
                  <w:rFonts w:ascii="Times New Roman" w:hAnsi="Times New Roman"/>
                  <w:color w:val="000000"/>
                </w:rPr>
                <w:t>KI list</w:t>
              </w:r>
            </w:ins>
          </w:p>
        </w:tc>
        <w:tc>
          <w:tcPr>
            <w:tcW w:w="1317" w:type="dxa"/>
            <w:tcPrChange w:id="1563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36" w:author="Phuong Giang" w:date="2012-02-23T00:27:00Z"/>
                <w:rFonts w:ascii="Times New Roman" w:hAnsi="Times New Roman"/>
              </w:rPr>
            </w:pPr>
            <w:ins w:id="15637" w:author="Phuong Giang" w:date="2012-02-23T00:27:00Z">
              <w:r w:rsidRPr="002C5825">
                <w:rPr>
                  <w:rFonts w:ascii="Times New Roman" w:hAnsi="Times New Roman"/>
                  <w:color w:val="000000"/>
                </w:rPr>
                <w:t>List View</w:t>
              </w:r>
            </w:ins>
          </w:p>
        </w:tc>
        <w:tc>
          <w:tcPr>
            <w:tcW w:w="1537" w:type="dxa"/>
            <w:tcPrChange w:id="1563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39" w:author="Phuong Giang" w:date="2012-02-23T00:27:00Z"/>
                <w:rFonts w:ascii="Times New Roman" w:hAnsi="Times New Roman"/>
              </w:rPr>
            </w:pPr>
            <w:ins w:id="15640" w:author="Phuong Giang" w:date="2012-02-23T00:27:00Z">
              <w:r w:rsidRPr="002C5825">
                <w:rPr>
                  <w:rFonts w:ascii="Times New Roman" w:hAnsi="Times New Roman"/>
                  <w:color w:val="000000"/>
                </w:rPr>
                <w:t xml:space="preserve">Display KIs for composing </w:t>
              </w:r>
            </w:ins>
          </w:p>
        </w:tc>
        <w:tc>
          <w:tcPr>
            <w:tcW w:w="939" w:type="dxa"/>
            <w:tcPrChange w:id="1564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42" w:author="Phuong Giang" w:date="2012-02-23T00:27:00Z"/>
                <w:rFonts w:ascii="Times New Roman" w:hAnsi="Times New Roman"/>
              </w:rPr>
            </w:pPr>
          </w:p>
        </w:tc>
        <w:tc>
          <w:tcPr>
            <w:tcW w:w="1157" w:type="dxa"/>
            <w:tcPrChange w:id="1564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44" w:author="Phuong Giang" w:date="2012-02-23T00:27:00Z"/>
                <w:rFonts w:ascii="Times New Roman" w:hAnsi="Times New Roman"/>
              </w:rPr>
            </w:pPr>
          </w:p>
        </w:tc>
        <w:tc>
          <w:tcPr>
            <w:tcW w:w="1640" w:type="dxa"/>
            <w:tcPrChange w:id="1564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4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647" w:author="Phuong Giang" w:date="2012-02-23T00:27:00Z"/>
          <w:trPrChange w:id="156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64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650" w:author="Phuong Giang" w:date="2012-02-23T00:27:00Z"/>
                <w:rFonts w:ascii="Times New Roman" w:hAnsi="Times New Roman"/>
                <w:b w:val="0"/>
                <w:bCs w:val="0"/>
              </w:rPr>
            </w:pPr>
            <w:ins w:id="15651" w:author="Phuong Giang" w:date="2012-02-23T00:27:00Z">
              <w:r w:rsidRPr="002C5825">
                <w:rPr>
                  <w:rFonts w:ascii="Times New Roman" w:hAnsi="Times New Roman"/>
                  <w:color w:val="000000"/>
                </w:rPr>
                <w:t>9</w:t>
              </w:r>
            </w:ins>
          </w:p>
        </w:tc>
        <w:tc>
          <w:tcPr>
            <w:tcW w:w="1339" w:type="dxa"/>
            <w:gridSpan w:val="2"/>
            <w:tcPrChange w:id="156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53" w:author="Phuong Giang" w:date="2012-02-23T00:27:00Z"/>
                <w:rFonts w:ascii="Times New Roman" w:hAnsi="Times New Roman"/>
                <w:color w:val="000000"/>
              </w:rPr>
            </w:pPr>
            <w:ins w:id="15654" w:author="Phuong Giang" w:date="2012-02-23T00:27:00Z">
              <w:r w:rsidRPr="002C5825">
                <w:rPr>
                  <w:rFonts w:ascii="Times New Roman" w:hAnsi="Times New Roman"/>
                  <w:color w:val="000000"/>
                </w:rPr>
                <w:t>Compose Teaching Plan toolbar</w:t>
              </w:r>
            </w:ins>
          </w:p>
        </w:tc>
        <w:tc>
          <w:tcPr>
            <w:tcW w:w="1317" w:type="dxa"/>
            <w:tcPrChange w:id="1565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56" w:author="Phuong Giang" w:date="2012-02-23T00:27:00Z"/>
                <w:rFonts w:ascii="Times New Roman" w:hAnsi="Times New Roman"/>
              </w:rPr>
            </w:pPr>
            <w:ins w:id="15657" w:author="Phuong Giang" w:date="2012-02-23T00:27:00Z">
              <w:r w:rsidRPr="002C5825">
                <w:rPr>
                  <w:rFonts w:ascii="Times New Roman" w:hAnsi="Times New Roman"/>
                  <w:color w:val="000000"/>
                </w:rPr>
                <w:t>Toolbar</w:t>
              </w:r>
            </w:ins>
          </w:p>
        </w:tc>
        <w:tc>
          <w:tcPr>
            <w:tcW w:w="1537" w:type="dxa"/>
            <w:tcPrChange w:id="1565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59" w:author="Phuong Giang" w:date="2012-02-23T00:27:00Z"/>
                <w:rFonts w:ascii="Times New Roman" w:hAnsi="Times New Roman"/>
              </w:rPr>
            </w:pPr>
            <w:ins w:id="15660" w:author="Phuong Giang" w:date="2012-02-23T00:27:00Z">
              <w:r w:rsidRPr="002C5825">
                <w:rPr>
                  <w:rFonts w:ascii="Times New Roman" w:hAnsi="Times New Roman"/>
                  <w:color w:val="000000"/>
                </w:rPr>
                <w:t>Contains all the controls of composing a teaching Plan</w:t>
              </w:r>
            </w:ins>
          </w:p>
        </w:tc>
        <w:tc>
          <w:tcPr>
            <w:tcW w:w="939" w:type="dxa"/>
            <w:tcPrChange w:id="1566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62" w:author="Phuong Giang" w:date="2012-02-23T00:27:00Z"/>
                <w:rFonts w:ascii="Times New Roman" w:hAnsi="Times New Roman"/>
              </w:rPr>
            </w:pPr>
          </w:p>
        </w:tc>
        <w:tc>
          <w:tcPr>
            <w:tcW w:w="1157" w:type="dxa"/>
            <w:tcPrChange w:id="1566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64" w:author="Phuong Giang" w:date="2012-02-23T00:27:00Z"/>
                <w:rFonts w:ascii="Times New Roman" w:hAnsi="Times New Roman"/>
              </w:rPr>
            </w:pPr>
          </w:p>
        </w:tc>
        <w:tc>
          <w:tcPr>
            <w:tcW w:w="1640" w:type="dxa"/>
            <w:tcPrChange w:id="1566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66" w:author="Phuong Giang" w:date="2012-02-23T00:27:00Z"/>
                <w:rFonts w:ascii="Times New Roman" w:hAnsi="Times New Roman"/>
              </w:rPr>
            </w:pPr>
          </w:p>
        </w:tc>
      </w:tr>
      <w:tr w:rsidR="0024533E" w:rsidRPr="002C5825" w:rsidTr="00C454AF">
        <w:trPr>
          <w:trHeight w:val="720"/>
          <w:ins w:id="15667" w:author="Phuong Giang" w:date="2012-02-23T00:27:00Z"/>
          <w:trPrChange w:id="156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669" w:author="Phuong Giang" w:date="2012-02-23T00:29:00Z">
              <w:tcPr>
                <w:tcW w:w="482" w:type="dxa"/>
                <w:shd w:val="clear" w:color="auto" w:fill="auto"/>
              </w:tcPr>
            </w:tcPrChange>
          </w:tcPr>
          <w:p w:rsidR="0024533E" w:rsidRPr="002C5825" w:rsidRDefault="0024533E" w:rsidP="00687CE6">
            <w:pPr>
              <w:tabs>
                <w:tab w:val="left" w:pos="4208"/>
              </w:tabs>
              <w:rPr>
                <w:ins w:id="15670" w:author="Phuong Giang" w:date="2012-02-23T00:27:00Z"/>
                <w:rFonts w:ascii="Times New Roman" w:hAnsi="Times New Roman"/>
                <w:b w:val="0"/>
                <w:bCs w:val="0"/>
              </w:rPr>
            </w:pPr>
            <w:ins w:id="15671" w:author="Phuong Giang" w:date="2012-02-23T00:27:00Z">
              <w:r w:rsidRPr="002C5825">
                <w:rPr>
                  <w:rFonts w:ascii="Times New Roman" w:hAnsi="Times New Roman"/>
                  <w:color w:val="000000"/>
                </w:rPr>
                <w:t>10</w:t>
              </w:r>
            </w:ins>
          </w:p>
        </w:tc>
        <w:tc>
          <w:tcPr>
            <w:tcW w:w="1339" w:type="dxa"/>
            <w:gridSpan w:val="2"/>
            <w:tcPrChange w:id="156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73" w:author="Phuong Giang" w:date="2012-02-23T00:27:00Z"/>
                <w:rFonts w:ascii="Times New Roman" w:hAnsi="Times New Roman"/>
                <w:color w:val="000000"/>
              </w:rPr>
            </w:pPr>
            <w:ins w:id="15674" w:author="Phuong Giang" w:date="2012-02-23T00:27:00Z">
              <w:r w:rsidRPr="002C5825">
                <w:rPr>
                  <w:rFonts w:ascii="Times New Roman" w:hAnsi="Times New Roman"/>
                  <w:color w:val="000000"/>
                </w:rPr>
                <w:t>New Teaching Plan button</w:t>
              </w:r>
            </w:ins>
          </w:p>
        </w:tc>
        <w:tc>
          <w:tcPr>
            <w:tcW w:w="1317" w:type="dxa"/>
            <w:tcPrChange w:id="1567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76" w:author="Phuong Giang" w:date="2012-02-23T00:27:00Z"/>
                <w:rFonts w:ascii="Times New Roman" w:hAnsi="Times New Roman"/>
              </w:rPr>
            </w:pPr>
            <w:ins w:id="15677" w:author="Phuong Giang" w:date="2012-02-23T00:27:00Z">
              <w:r w:rsidRPr="002C5825">
                <w:rPr>
                  <w:rFonts w:ascii="Times New Roman" w:hAnsi="Times New Roman"/>
                  <w:color w:val="000000"/>
                </w:rPr>
                <w:t>Button</w:t>
              </w:r>
            </w:ins>
          </w:p>
        </w:tc>
        <w:tc>
          <w:tcPr>
            <w:tcW w:w="1537" w:type="dxa"/>
            <w:tcPrChange w:id="1567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79" w:author="Phuong Giang" w:date="2012-02-23T00:27:00Z"/>
                <w:rFonts w:ascii="Times New Roman" w:hAnsi="Times New Roman"/>
              </w:rPr>
            </w:pPr>
            <w:ins w:id="15680" w:author="Phuong Giang" w:date="2012-02-23T00:27:00Z">
              <w:r w:rsidRPr="002C5825">
                <w:rPr>
                  <w:rFonts w:ascii="Times New Roman" w:hAnsi="Times New Roman"/>
                  <w:color w:val="000000"/>
                </w:rPr>
                <w:t>Create a new  Teaching Plan</w:t>
              </w:r>
            </w:ins>
          </w:p>
        </w:tc>
        <w:tc>
          <w:tcPr>
            <w:tcW w:w="939" w:type="dxa"/>
            <w:tcPrChange w:id="1568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82" w:author="Phuong Giang" w:date="2012-02-23T00:27:00Z"/>
                <w:rFonts w:ascii="Times New Roman" w:hAnsi="Times New Roman"/>
              </w:rPr>
            </w:pPr>
          </w:p>
        </w:tc>
        <w:tc>
          <w:tcPr>
            <w:tcW w:w="1157" w:type="dxa"/>
            <w:tcPrChange w:id="1568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84" w:author="Phuong Giang" w:date="2012-02-23T00:27:00Z"/>
                <w:rFonts w:ascii="Times New Roman" w:hAnsi="Times New Roman"/>
              </w:rPr>
            </w:pPr>
          </w:p>
        </w:tc>
        <w:tc>
          <w:tcPr>
            <w:tcW w:w="1640" w:type="dxa"/>
            <w:tcPrChange w:id="1568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68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687" w:author="Phuong Giang" w:date="2012-02-23T00:27:00Z"/>
          <w:trPrChange w:id="156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68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690" w:author="Phuong Giang" w:date="2012-02-23T00:27:00Z"/>
                <w:rFonts w:ascii="Times New Roman" w:hAnsi="Times New Roman"/>
                <w:b w:val="0"/>
                <w:bCs w:val="0"/>
              </w:rPr>
            </w:pPr>
            <w:ins w:id="15691" w:author="Phuong Giang" w:date="2012-02-23T00:27:00Z">
              <w:r w:rsidRPr="002C5825">
                <w:rPr>
                  <w:rFonts w:ascii="Times New Roman" w:hAnsi="Times New Roman"/>
                  <w:color w:val="000000"/>
                </w:rPr>
                <w:t>11</w:t>
              </w:r>
            </w:ins>
          </w:p>
        </w:tc>
        <w:tc>
          <w:tcPr>
            <w:tcW w:w="1339" w:type="dxa"/>
            <w:gridSpan w:val="2"/>
            <w:tcPrChange w:id="156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93" w:author="Phuong Giang" w:date="2012-02-23T00:27:00Z"/>
                <w:rFonts w:ascii="Times New Roman" w:hAnsi="Times New Roman"/>
                <w:color w:val="000000"/>
              </w:rPr>
            </w:pPr>
            <w:ins w:id="15694" w:author="Phuong Giang" w:date="2012-02-23T00:27:00Z">
              <w:r w:rsidRPr="002C5825">
                <w:rPr>
                  <w:rFonts w:ascii="Times New Roman" w:hAnsi="Times New Roman"/>
                  <w:color w:val="000000"/>
                </w:rPr>
                <w:t>Open Teaching Plan button</w:t>
              </w:r>
            </w:ins>
          </w:p>
        </w:tc>
        <w:tc>
          <w:tcPr>
            <w:tcW w:w="1317" w:type="dxa"/>
            <w:tcPrChange w:id="1569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96" w:author="Phuong Giang" w:date="2012-02-23T00:27:00Z"/>
                <w:rFonts w:ascii="Times New Roman" w:hAnsi="Times New Roman"/>
              </w:rPr>
            </w:pPr>
            <w:ins w:id="15697" w:author="Phuong Giang" w:date="2012-02-23T00:27:00Z">
              <w:r w:rsidRPr="002C5825">
                <w:rPr>
                  <w:rFonts w:ascii="Times New Roman" w:hAnsi="Times New Roman"/>
                  <w:color w:val="000000"/>
                </w:rPr>
                <w:t>Button</w:t>
              </w:r>
            </w:ins>
          </w:p>
        </w:tc>
        <w:tc>
          <w:tcPr>
            <w:tcW w:w="1537" w:type="dxa"/>
            <w:tcPrChange w:id="1569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699" w:author="Phuong Giang" w:date="2012-02-23T00:27:00Z"/>
                <w:rFonts w:ascii="Times New Roman" w:hAnsi="Times New Roman"/>
              </w:rPr>
            </w:pPr>
            <w:ins w:id="15700" w:author="Phuong Giang" w:date="2012-02-23T00:27:00Z">
              <w:r w:rsidRPr="002C5825">
                <w:rPr>
                  <w:rFonts w:ascii="Times New Roman" w:hAnsi="Times New Roman"/>
                  <w:color w:val="000000"/>
                </w:rPr>
                <w:t>Open an existed Teaching Plan</w:t>
              </w:r>
            </w:ins>
          </w:p>
        </w:tc>
        <w:tc>
          <w:tcPr>
            <w:tcW w:w="939" w:type="dxa"/>
            <w:tcPrChange w:id="1570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02" w:author="Phuong Giang" w:date="2012-02-23T00:27:00Z"/>
                <w:rFonts w:ascii="Times New Roman" w:hAnsi="Times New Roman"/>
              </w:rPr>
            </w:pPr>
          </w:p>
        </w:tc>
        <w:tc>
          <w:tcPr>
            <w:tcW w:w="1157" w:type="dxa"/>
            <w:tcPrChange w:id="1570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04" w:author="Phuong Giang" w:date="2012-02-23T00:27:00Z"/>
                <w:rFonts w:ascii="Times New Roman" w:hAnsi="Times New Roman"/>
              </w:rPr>
            </w:pPr>
          </w:p>
        </w:tc>
        <w:tc>
          <w:tcPr>
            <w:tcW w:w="1640" w:type="dxa"/>
            <w:tcPrChange w:id="1570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06" w:author="Phuong Giang" w:date="2012-02-23T00:27:00Z"/>
                <w:rFonts w:ascii="Times New Roman" w:hAnsi="Times New Roman"/>
              </w:rPr>
            </w:pPr>
          </w:p>
        </w:tc>
      </w:tr>
      <w:tr w:rsidR="0024533E" w:rsidRPr="002C5825" w:rsidTr="00C454AF">
        <w:trPr>
          <w:trHeight w:val="720"/>
          <w:ins w:id="15707" w:author="Phuong Giang" w:date="2012-02-23T00:27:00Z"/>
          <w:trPrChange w:id="157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709" w:author="Phuong Giang" w:date="2012-02-23T00:29:00Z">
              <w:tcPr>
                <w:tcW w:w="482" w:type="dxa"/>
                <w:shd w:val="clear" w:color="auto" w:fill="auto"/>
              </w:tcPr>
            </w:tcPrChange>
          </w:tcPr>
          <w:p w:rsidR="0024533E" w:rsidRPr="002C5825" w:rsidRDefault="0024533E" w:rsidP="00687CE6">
            <w:pPr>
              <w:tabs>
                <w:tab w:val="left" w:pos="4208"/>
              </w:tabs>
              <w:rPr>
                <w:ins w:id="15710" w:author="Phuong Giang" w:date="2012-02-23T00:27:00Z"/>
                <w:rFonts w:ascii="Times New Roman" w:hAnsi="Times New Roman"/>
                <w:b w:val="0"/>
                <w:bCs w:val="0"/>
              </w:rPr>
            </w:pPr>
            <w:ins w:id="15711" w:author="Phuong Giang" w:date="2012-02-23T00:27:00Z">
              <w:r w:rsidRPr="002C5825">
                <w:rPr>
                  <w:rFonts w:ascii="Times New Roman" w:hAnsi="Times New Roman"/>
                  <w:color w:val="000000"/>
                </w:rPr>
                <w:t>12</w:t>
              </w:r>
            </w:ins>
          </w:p>
        </w:tc>
        <w:tc>
          <w:tcPr>
            <w:tcW w:w="1339" w:type="dxa"/>
            <w:gridSpan w:val="2"/>
            <w:tcPrChange w:id="157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13" w:author="Phuong Giang" w:date="2012-02-23T00:27:00Z"/>
                <w:rFonts w:ascii="Times New Roman" w:hAnsi="Times New Roman"/>
                <w:color w:val="000000"/>
              </w:rPr>
            </w:pPr>
            <w:ins w:id="15714" w:author="Phuong Giang" w:date="2012-02-23T00:27:00Z">
              <w:r w:rsidRPr="002C5825">
                <w:rPr>
                  <w:rFonts w:ascii="Times New Roman" w:hAnsi="Times New Roman"/>
                  <w:color w:val="000000"/>
                </w:rPr>
                <w:t>Save Teaching Plan button</w:t>
              </w:r>
            </w:ins>
          </w:p>
        </w:tc>
        <w:tc>
          <w:tcPr>
            <w:tcW w:w="1317" w:type="dxa"/>
            <w:tcPrChange w:id="1571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16" w:author="Phuong Giang" w:date="2012-02-23T00:27:00Z"/>
                <w:rFonts w:ascii="Times New Roman" w:hAnsi="Times New Roman"/>
              </w:rPr>
            </w:pPr>
            <w:ins w:id="15717" w:author="Phuong Giang" w:date="2012-02-23T00:27:00Z">
              <w:r w:rsidRPr="002C5825">
                <w:rPr>
                  <w:rFonts w:ascii="Times New Roman" w:hAnsi="Times New Roman"/>
                  <w:color w:val="000000"/>
                </w:rPr>
                <w:t>Button</w:t>
              </w:r>
            </w:ins>
          </w:p>
        </w:tc>
        <w:tc>
          <w:tcPr>
            <w:tcW w:w="1537" w:type="dxa"/>
            <w:tcPrChange w:id="1571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19" w:author="Phuong Giang" w:date="2012-02-23T00:27:00Z"/>
                <w:rFonts w:ascii="Times New Roman" w:hAnsi="Times New Roman"/>
              </w:rPr>
            </w:pPr>
            <w:ins w:id="15720" w:author="Phuong Giang" w:date="2012-02-23T00:27:00Z">
              <w:r w:rsidRPr="002C5825">
                <w:rPr>
                  <w:rFonts w:ascii="Times New Roman" w:hAnsi="Times New Roman"/>
                  <w:color w:val="000000"/>
                </w:rPr>
                <w:t>Save Teaching Method</w:t>
              </w:r>
            </w:ins>
          </w:p>
        </w:tc>
        <w:tc>
          <w:tcPr>
            <w:tcW w:w="939" w:type="dxa"/>
            <w:tcPrChange w:id="1572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22" w:author="Phuong Giang" w:date="2012-02-23T00:27:00Z"/>
                <w:rFonts w:ascii="Times New Roman" w:hAnsi="Times New Roman"/>
              </w:rPr>
            </w:pPr>
          </w:p>
        </w:tc>
        <w:tc>
          <w:tcPr>
            <w:tcW w:w="1157" w:type="dxa"/>
            <w:tcPrChange w:id="1572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24" w:author="Phuong Giang" w:date="2012-02-23T00:27:00Z"/>
                <w:rFonts w:ascii="Times New Roman" w:hAnsi="Times New Roman"/>
              </w:rPr>
            </w:pPr>
          </w:p>
        </w:tc>
        <w:tc>
          <w:tcPr>
            <w:tcW w:w="1640" w:type="dxa"/>
            <w:tcPrChange w:id="1572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2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727" w:author="Phuong Giang" w:date="2012-02-23T00:27:00Z"/>
          <w:trPrChange w:id="157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72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730" w:author="Phuong Giang" w:date="2012-02-23T00:27:00Z"/>
                <w:rFonts w:ascii="Times New Roman" w:hAnsi="Times New Roman"/>
                <w:b w:val="0"/>
                <w:bCs w:val="0"/>
              </w:rPr>
            </w:pPr>
            <w:ins w:id="15731" w:author="Phuong Giang" w:date="2012-02-23T00:27:00Z">
              <w:r w:rsidRPr="002C5825">
                <w:rPr>
                  <w:rFonts w:ascii="Times New Roman" w:hAnsi="Times New Roman"/>
                  <w:color w:val="000000"/>
                </w:rPr>
                <w:t>13</w:t>
              </w:r>
            </w:ins>
          </w:p>
        </w:tc>
        <w:tc>
          <w:tcPr>
            <w:tcW w:w="1339" w:type="dxa"/>
            <w:gridSpan w:val="2"/>
            <w:tcPrChange w:id="157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33" w:author="Phuong Giang" w:date="2012-02-23T00:27:00Z"/>
                <w:rFonts w:ascii="Times New Roman" w:hAnsi="Times New Roman"/>
                <w:color w:val="000000"/>
              </w:rPr>
            </w:pPr>
            <w:ins w:id="15734" w:author="Phuong Giang" w:date="2012-02-23T00:27:00Z">
              <w:r w:rsidRPr="002C5825">
                <w:rPr>
                  <w:rFonts w:ascii="Times New Roman" w:hAnsi="Times New Roman"/>
                  <w:color w:val="000000"/>
                </w:rPr>
                <w:t>Export Teaching Plan button</w:t>
              </w:r>
            </w:ins>
          </w:p>
        </w:tc>
        <w:tc>
          <w:tcPr>
            <w:tcW w:w="1317" w:type="dxa"/>
            <w:tcPrChange w:id="1573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36" w:author="Phuong Giang" w:date="2012-02-23T00:27:00Z"/>
                <w:rFonts w:ascii="Times New Roman" w:hAnsi="Times New Roman"/>
              </w:rPr>
            </w:pPr>
            <w:ins w:id="15737" w:author="Phuong Giang" w:date="2012-02-23T00:27:00Z">
              <w:r w:rsidRPr="002C5825">
                <w:rPr>
                  <w:rFonts w:ascii="Times New Roman" w:hAnsi="Times New Roman"/>
                  <w:color w:val="000000"/>
                </w:rPr>
                <w:t>Button</w:t>
              </w:r>
            </w:ins>
          </w:p>
        </w:tc>
        <w:tc>
          <w:tcPr>
            <w:tcW w:w="1537" w:type="dxa"/>
            <w:tcPrChange w:id="1573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39" w:author="Phuong Giang" w:date="2012-02-23T00:27:00Z"/>
                <w:rFonts w:ascii="Times New Roman" w:hAnsi="Times New Roman"/>
              </w:rPr>
            </w:pPr>
            <w:ins w:id="15740" w:author="Phuong Giang" w:date="2012-02-23T00:27:00Z">
              <w:r w:rsidRPr="002C5825">
                <w:rPr>
                  <w:rFonts w:ascii="Times New Roman" w:hAnsi="Times New Roman"/>
                  <w:color w:val="000000"/>
                </w:rPr>
                <w:t>Export Teaching Plan to a specific File Type</w:t>
              </w:r>
            </w:ins>
          </w:p>
        </w:tc>
        <w:tc>
          <w:tcPr>
            <w:tcW w:w="939" w:type="dxa"/>
            <w:tcPrChange w:id="1574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42" w:author="Phuong Giang" w:date="2012-02-23T00:27:00Z"/>
                <w:rFonts w:ascii="Times New Roman" w:hAnsi="Times New Roman"/>
              </w:rPr>
            </w:pPr>
          </w:p>
        </w:tc>
        <w:tc>
          <w:tcPr>
            <w:tcW w:w="1157" w:type="dxa"/>
            <w:tcPrChange w:id="1574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44" w:author="Phuong Giang" w:date="2012-02-23T00:27:00Z"/>
                <w:rFonts w:ascii="Times New Roman" w:hAnsi="Times New Roman"/>
              </w:rPr>
            </w:pPr>
          </w:p>
        </w:tc>
        <w:tc>
          <w:tcPr>
            <w:tcW w:w="1640" w:type="dxa"/>
            <w:tcPrChange w:id="1574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46" w:author="Phuong Giang" w:date="2012-02-23T00:27:00Z"/>
                <w:rFonts w:ascii="Times New Roman" w:hAnsi="Times New Roman"/>
              </w:rPr>
            </w:pPr>
          </w:p>
        </w:tc>
      </w:tr>
      <w:tr w:rsidR="0024533E" w:rsidRPr="002C5825" w:rsidTr="00C454AF">
        <w:trPr>
          <w:trHeight w:val="720"/>
          <w:ins w:id="15747" w:author="Phuong Giang" w:date="2012-02-23T00:27:00Z"/>
          <w:trPrChange w:id="157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749" w:author="Phuong Giang" w:date="2012-02-23T00:29:00Z">
              <w:tcPr>
                <w:tcW w:w="482" w:type="dxa"/>
                <w:shd w:val="clear" w:color="auto" w:fill="auto"/>
              </w:tcPr>
            </w:tcPrChange>
          </w:tcPr>
          <w:p w:rsidR="0024533E" w:rsidRPr="002C5825" w:rsidRDefault="0024533E" w:rsidP="00687CE6">
            <w:pPr>
              <w:tabs>
                <w:tab w:val="left" w:pos="4208"/>
              </w:tabs>
              <w:rPr>
                <w:ins w:id="15750" w:author="Phuong Giang" w:date="2012-02-23T00:27:00Z"/>
                <w:rFonts w:ascii="Times New Roman" w:hAnsi="Times New Roman"/>
                <w:b w:val="0"/>
                <w:bCs w:val="0"/>
              </w:rPr>
            </w:pPr>
            <w:ins w:id="15751" w:author="Phuong Giang" w:date="2012-02-23T00:27:00Z">
              <w:r w:rsidRPr="002C5825">
                <w:rPr>
                  <w:rFonts w:ascii="Times New Roman" w:hAnsi="Times New Roman"/>
                  <w:color w:val="000000"/>
                </w:rPr>
                <w:t>14</w:t>
              </w:r>
            </w:ins>
          </w:p>
        </w:tc>
        <w:tc>
          <w:tcPr>
            <w:tcW w:w="1339" w:type="dxa"/>
            <w:gridSpan w:val="2"/>
            <w:tcPrChange w:id="157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53" w:author="Phuong Giang" w:date="2012-02-23T00:27:00Z"/>
                <w:rFonts w:ascii="Times New Roman" w:hAnsi="Times New Roman"/>
                <w:color w:val="000000"/>
              </w:rPr>
            </w:pPr>
            <w:ins w:id="15754" w:author="Phuong Giang" w:date="2012-02-23T00:27:00Z">
              <w:r w:rsidRPr="002C5825">
                <w:rPr>
                  <w:rFonts w:ascii="Times New Roman" w:hAnsi="Times New Roman"/>
                  <w:color w:val="000000"/>
                </w:rPr>
                <w:t>Add Activity button</w:t>
              </w:r>
            </w:ins>
          </w:p>
        </w:tc>
        <w:tc>
          <w:tcPr>
            <w:tcW w:w="1317" w:type="dxa"/>
            <w:tcPrChange w:id="1575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56" w:author="Phuong Giang" w:date="2012-02-23T00:27:00Z"/>
                <w:rFonts w:ascii="Times New Roman" w:hAnsi="Times New Roman"/>
              </w:rPr>
            </w:pPr>
            <w:ins w:id="15757" w:author="Phuong Giang" w:date="2012-02-23T00:27:00Z">
              <w:r w:rsidRPr="002C5825">
                <w:rPr>
                  <w:rFonts w:ascii="Times New Roman" w:hAnsi="Times New Roman"/>
                  <w:color w:val="000000"/>
                </w:rPr>
                <w:t>Button</w:t>
              </w:r>
            </w:ins>
          </w:p>
        </w:tc>
        <w:tc>
          <w:tcPr>
            <w:tcW w:w="1537" w:type="dxa"/>
            <w:tcPrChange w:id="1575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59" w:author="Phuong Giang" w:date="2012-02-23T00:27:00Z"/>
                <w:rFonts w:ascii="Times New Roman" w:hAnsi="Times New Roman"/>
              </w:rPr>
            </w:pPr>
            <w:ins w:id="15760" w:author="Phuong Giang" w:date="2012-02-23T00:27:00Z">
              <w:r w:rsidRPr="002C5825">
                <w:rPr>
                  <w:rFonts w:ascii="Times New Roman" w:hAnsi="Times New Roman"/>
                  <w:color w:val="000000"/>
                </w:rPr>
                <w:t>Add Activity to the composing Teaching Plan</w:t>
              </w:r>
            </w:ins>
          </w:p>
        </w:tc>
        <w:tc>
          <w:tcPr>
            <w:tcW w:w="939" w:type="dxa"/>
            <w:tcPrChange w:id="1576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62" w:author="Phuong Giang" w:date="2012-02-23T00:27:00Z"/>
                <w:rFonts w:ascii="Times New Roman" w:hAnsi="Times New Roman"/>
              </w:rPr>
            </w:pPr>
          </w:p>
        </w:tc>
        <w:tc>
          <w:tcPr>
            <w:tcW w:w="1157" w:type="dxa"/>
            <w:tcPrChange w:id="1576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64" w:author="Phuong Giang" w:date="2012-02-23T00:27:00Z"/>
                <w:rFonts w:ascii="Times New Roman" w:hAnsi="Times New Roman"/>
              </w:rPr>
            </w:pPr>
          </w:p>
        </w:tc>
        <w:tc>
          <w:tcPr>
            <w:tcW w:w="1640" w:type="dxa"/>
            <w:tcPrChange w:id="1576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6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767" w:author="Phuong Giang" w:date="2012-02-23T00:27:00Z"/>
          <w:trPrChange w:id="157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76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770" w:author="Phuong Giang" w:date="2012-02-23T00:27:00Z"/>
                <w:rFonts w:ascii="Times New Roman" w:hAnsi="Times New Roman"/>
                <w:b w:val="0"/>
                <w:bCs w:val="0"/>
              </w:rPr>
            </w:pPr>
            <w:ins w:id="15771" w:author="Phuong Giang" w:date="2012-02-23T00:27:00Z">
              <w:r w:rsidRPr="002C5825">
                <w:rPr>
                  <w:rFonts w:ascii="Times New Roman" w:hAnsi="Times New Roman"/>
                  <w:color w:val="000000"/>
                </w:rPr>
                <w:t>15</w:t>
              </w:r>
            </w:ins>
          </w:p>
        </w:tc>
        <w:tc>
          <w:tcPr>
            <w:tcW w:w="1339" w:type="dxa"/>
            <w:gridSpan w:val="2"/>
            <w:tcPrChange w:id="157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73" w:author="Phuong Giang" w:date="2012-02-23T00:27:00Z"/>
                <w:rFonts w:ascii="Times New Roman" w:hAnsi="Times New Roman"/>
                <w:color w:val="000000"/>
              </w:rPr>
            </w:pPr>
            <w:ins w:id="15774" w:author="Phuong Giang" w:date="2012-02-23T00:27:00Z">
              <w:r w:rsidRPr="002C5825">
                <w:rPr>
                  <w:rFonts w:ascii="Times New Roman" w:hAnsi="Times New Roman"/>
                  <w:color w:val="000000"/>
                </w:rPr>
                <w:t>Bold button</w:t>
              </w:r>
            </w:ins>
          </w:p>
        </w:tc>
        <w:tc>
          <w:tcPr>
            <w:tcW w:w="1317" w:type="dxa"/>
            <w:tcPrChange w:id="1577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76" w:author="Phuong Giang" w:date="2012-02-23T00:27:00Z"/>
                <w:rFonts w:ascii="Times New Roman" w:hAnsi="Times New Roman"/>
              </w:rPr>
            </w:pPr>
            <w:ins w:id="15777" w:author="Phuong Giang" w:date="2012-02-23T00:27:00Z">
              <w:r w:rsidRPr="002C5825">
                <w:rPr>
                  <w:rFonts w:ascii="Times New Roman" w:hAnsi="Times New Roman"/>
                  <w:color w:val="000000"/>
                </w:rPr>
                <w:t>Button</w:t>
              </w:r>
            </w:ins>
          </w:p>
        </w:tc>
        <w:tc>
          <w:tcPr>
            <w:tcW w:w="1537" w:type="dxa"/>
            <w:tcPrChange w:id="1577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79" w:author="Phuong Giang" w:date="2012-02-23T00:27:00Z"/>
                <w:rFonts w:ascii="Times New Roman" w:hAnsi="Times New Roman"/>
              </w:rPr>
            </w:pPr>
            <w:ins w:id="15780" w:author="Phuong Giang" w:date="2012-02-23T00:27:00Z">
              <w:r w:rsidRPr="002C5825">
                <w:rPr>
                  <w:rFonts w:ascii="Times New Roman" w:hAnsi="Times New Roman"/>
                  <w:color w:val="000000"/>
                </w:rPr>
                <w:t>Format Text into Bold</w:t>
              </w:r>
            </w:ins>
          </w:p>
        </w:tc>
        <w:tc>
          <w:tcPr>
            <w:tcW w:w="939" w:type="dxa"/>
            <w:tcPrChange w:id="1578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82" w:author="Phuong Giang" w:date="2012-02-23T00:27:00Z"/>
                <w:rFonts w:ascii="Times New Roman" w:hAnsi="Times New Roman"/>
              </w:rPr>
            </w:pPr>
          </w:p>
        </w:tc>
        <w:tc>
          <w:tcPr>
            <w:tcW w:w="1157" w:type="dxa"/>
            <w:tcPrChange w:id="1578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84" w:author="Phuong Giang" w:date="2012-02-23T00:27:00Z"/>
                <w:rFonts w:ascii="Times New Roman" w:hAnsi="Times New Roman"/>
              </w:rPr>
            </w:pPr>
          </w:p>
        </w:tc>
        <w:tc>
          <w:tcPr>
            <w:tcW w:w="1640" w:type="dxa"/>
            <w:tcPrChange w:id="1578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786" w:author="Phuong Giang" w:date="2012-02-23T00:27:00Z"/>
                <w:rFonts w:ascii="Times New Roman" w:hAnsi="Times New Roman"/>
              </w:rPr>
            </w:pPr>
          </w:p>
        </w:tc>
      </w:tr>
      <w:tr w:rsidR="0024533E" w:rsidRPr="002C5825" w:rsidTr="00C454AF">
        <w:trPr>
          <w:trHeight w:val="720"/>
          <w:ins w:id="15787" w:author="Phuong Giang" w:date="2012-02-23T00:27:00Z"/>
          <w:trPrChange w:id="157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789" w:author="Phuong Giang" w:date="2012-02-23T00:29:00Z">
              <w:tcPr>
                <w:tcW w:w="482" w:type="dxa"/>
                <w:shd w:val="clear" w:color="auto" w:fill="auto"/>
              </w:tcPr>
            </w:tcPrChange>
          </w:tcPr>
          <w:p w:rsidR="0024533E" w:rsidRPr="002C5825" w:rsidRDefault="0024533E" w:rsidP="00687CE6">
            <w:pPr>
              <w:tabs>
                <w:tab w:val="left" w:pos="4208"/>
              </w:tabs>
              <w:rPr>
                <w:ins w:id="15790" w:author="Phuong Giang" w:date="2012-02-23T00:27:00Z"/>
                <w:rFonts w:ascii="Times New Roman" w:hAnsi="Times New Roman"/>
                <w:b w:val="0"/>
                <w:bCs w:val="0"/>
              </w:rPr>
            </w:pPr>
            <w:ins w:id="15791" w:author="Phuong Giang" w:date="2012-02-23T00:27:00Z">
              <w:r w:rsidRPr="002C5825">
                <w:rPr>
                  <w:rFonts w:ascii="Times New Roman" w:hAnsi="Times New Roman"/>
                  <w:color w:val="000000"/>
                </w:rPr>
                <w:t>16</w:t>
              </w:r>
            </w:ins>
          </w:p>
        </w:tc>
        <w:tc>
          <w:tcPr>
            <w:tcW w:w="1339" w:type="dxa"/>
            <w:gridSpan w:val="2"/>
            <w:tcPrChange w:id="157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93" w:author="Phuong Giang" w:date="2012-02-23T00:27:00Z"/>
                <w:rFonts w:ascii="Times New Roman" w:hAnsi="Times New Roman"/>
                <w:color w:val="000000"/>
              </w:rPr>
            </w:pPr>
            <w:ins w:id="15794" w:author="Phuong Giang" w:date="2012-02-23T00:27:00Z">
              <w:r w:rsidRPr="002C5825">
                <w:rPr>
                  <w:rFonts w:ascii="Times New Roman" w:hAnsi="Times New Roman"/>
                  <w:color w:val="000000"/>
                </w:rPr>
                <w:t>Italic button</w:t>
              </w:r>
            </w:ins>
          </w:p>
        </w:tc>
        <w:tc>
          <w:tcPr>
            <w:tcW w:w="1317" w:type="dxa"/>
            <w:tcPrChange w:id="1579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96" w:author="Phuong Giang" w:date="2012-02-23T00:27:00Z"/>
                <w:rFonts w:ascii="Times New Roman" w:hAnsi="Times New Roman"/>
              </w:rPr>
            </w:pPr>
            <w:ins w:id="15797" w:author="Phuong Giang" w:date="2012-02-23T00:27:00Z">
              <w:r w:rsidRPr="002C5825">
                <w:rPr>
                  <w:rFonts w:ascii="Times New Roman" w:hAnsi="Times New Roman"/>
                  <w:color w:val="000000"/>
                </w:rPr>
                <w:t>Button</w:t>
              </w:r>
            </w:ins>
          </w:p>
        </w:tc>
        <w:tc>
          <w:tcPr>
            <w:tcW w:w="1537" w:type="dxa"/>
            <w:tcPrChange w:id="1579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799" w:author="Phuong Giang" w:date="2012-02-23T00:27:00Z"/>
                <w:rFonts w:ascii="Times New Roman" w:hAnsi="Times New Roman"/>
              </w:rPr>
            </w:pPr>
            <w:ins w:id="15800" w:author="Phuong Giang" w:date="2012-02-23T00:27:00Z">
              <w:r w:rsidRPr="002C5825">
                <w:rPr>
                  <w:rFonts w:ascii="Times New Roman" w:hAnsi="Times New Roman"/>
                  <w:color w:val="000000"/>
                </w:rPr>
                <w:t>Format Text into Italic</w:t>
              </w:r>
            </w:ins>
          </w:p>
        </w:tc>
        <w:tc>
          <w:tcPr>
            <w:tcW w:w="939" w:type="dxa"/>
            <w:tcPrChange w:id="1580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02" w:author="Phuong Giang" w:date="2012-02-23T00:27:00Z"/>
                <w:rFonts w:ascii="Times New Roman" w:hAnsi="Times New Roman"/>
              </w:rPr>
            </w:pPr>
          </w:p>
        </w:tc>
        <w:tc>
          <w:tcPr>
            <w:tcW w:w="1157" w:type="dxa"/>
            <w:tcPrChange w:id="1580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04" w:author="Phuong Giang" w:date="2012-02-23T00:27:00Z"/>
                <w:rFonts w:ascii="Times New Roman" w:hAnsi="Times New Roman"/>
              </w:rPr>
            </w:pPr>
          </w:p>
        </w:tc>
        <w:tc>
          <w:tcPr>
            <w:tcW w:w="1640" w:type="dxa"/>
            <w:tcPrChange w:id="1580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0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807" w:author="Phuong Giang" w:date="2012-02-23T00:27:00Z"/>
          <w:trPrChange w:id="158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80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810" w:author="Phuong Giang" w:date="2012-02-23T00:27:00Z"/>
                <w:rFonts w:ascii="Times New Roman" w:hAnsi="Times New Roman"/>
                <w:b w:val="0"/>
                <w:bCs w:val="0"/>
              </w:rPr>
            </w:pPr>
            <w:ins w:id="15811" w:author="Phuong Giang" w:date="2012-02-23T00:27:00Z">
              <w:r w:rsidRPr="002C5825">
                <w:rPr>
                  <w:rFonts w:ascii="Times New Roman" w:hAnsi="Times New Roman"/>
                  <w:color w:val="000000"/>
                </w:rPr>
                <w:t>17</w:t>
              </w:r>
            </w:ins>
          </w:p>
        </w:tc>
        <w:tc>
          <w:tcPr>
            <w:tcW w:w="1339" w:type="dxa"/>
            <w:gridSpan w:val="2"/>
            <w:tcPrChange w:id="158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13" w:author="Phuong Giang" w:date="2012-02-23T00:27:00Z"/>
                <w:rFonts w:ascii="Times New Roman" w:hAnsi="Times New Roman"/>
                <w:color w:val="000000"/>
              </w:rPr>
            </w:pPr>
            <w:ins w:id="15814" w:author="Phuong Giang" w:date="2012-02-23T00:27:00Z">
              <w:r w:rsidRPr="002C5825">
                <w:rPr>
                  <w:rFonts w:ascii="Times New Roman" w:hAnsi="Times New Roman"/>
                  <w:color w:val="000000"/>
                </w:rPr>
                <w:t>Underline button</w:t>
              </w:r>
            </w:ins>
          </w:p>
        </w:tc>
        <w:tc>
          <w:tcPr>
            <w:tcW w:w="1317" w:type="dxa"/>
            <w:tcPrChange w:id="1581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16" w:author="Phuong Giang" w:date="2012-02-23T00:27:00Z"/>
                <w:rFonts w:ascii="Times New Roman" w:hAnsi="Times New Roman"/>
              </w:rPr>
            </w:pPr>
            <w:ins w:id="15817" w:author="Phuong Giang" w:date="2012-02-23T00:27:00Z">
              <w:r w:rsidRPr="002C5825">
                <w:rPr>
                  <w:rFonts w:ascii="Times New Roman" w:hAnsi="Times New Roman"/>
                  <w:color w:val="000000"/>
                </w:rPr>
                <w:t>Button</w:t>
              </w:r>
            </w:ins>
          </w:p>
        </w:tc>
        <w:tc>
          <w:tcPr>
            <w:tcW w:w="1537" w:type="dxa"/>
            <w:tcPrChange w:id="1581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19" w:author="Phuong Giang" w:date="2012-02-23T00:27:00Z"/>
                <w:rFonts w:ascii="Times New Roman" w:hAnsi="Times New Roman"/>
              </w:rPr>
            </w:pPr>
            <w:ins w:id="15820" w:author="Phuong Giang" w:date="2012-02-23T00:27:00Z">
              <w:r w:rsidRPr="002C5825">
                <w:rPr>
                  <w:rFonts w:ascii="Times New Roman" w:hAnsi="Times New Roman"/>
                  <w:color w:val="000000"/>
                </w:rPr>
                <w:t>Format Text into Underline</w:t>
              </w:r>
            </w:ins>
          </w:p>
        </w:tc>
        <w:tc>
          <w:tcPr>
            <w:tcW w:w="939" w:type="dxa"/>
            <w:tcPrChange w:id="1582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22" w:author="Phuong Giang" w:date="2012-02-23T00:27:00Z"/>
                <w:rFonts w:ascii="Times New Roman" w:hAnsi="Times New Roman"/>
              </w:rPr>
            </w:pPr>
          </w:p>
        </w:tc>
        <w:tc>
          <w:tcPr>
            <w:tcW w:w="1157" w:type="dxa"/>
            <w:tcPrChange w:id="1582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24" w:author="Phuong Giang" w:date="2012-02-23T00:27:00Z"/>
                <w:rFonts w:ascii="Times New Roman" w:hAnsi="Times New Roman"/>
              </w:rPr>
            </w:pPr>
          </w:p>
        </w:tc>
        <w:tc>
          <w:tcPr>
            <w:tcW w:w="1640" w:type="dxa"/>
            <w:tcPrChange w:id="1582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26" w:author="Phuong Giang" w:date="2012-02-23T00:27:00Z"/>
                <w:rFonts w:ascii="Times New Roman" w:hAnsi="Times New Roman"/>
              </w:rPr>
            </w:pPr>
          </w:p>
        </w:tc>
      </w:tr>
      <w:tr w:rsidR="0024533E" w:rsidRPr="002C5825" w:rsidTr="00C454AF">
        <w:trPr>
          <w:trHeight w:val="720"/>
          <w:ins w:id="15827" w:author="Phuong Giang" w:date="2012-02-23T00:27:00Z"/>
          <w:trPrChange w:id="158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829" w:author="Phuong Giang" w:date="2012-02-23T00:29:00Z">
              <w:tcPr>
                <w:tcW w:w="482" w:type="dxa"/>
                <w:shd w:val="clear" w:color="auto" w:fill="auto"/>
              </w:tcPr>
            </w:tcPrChange>
          </w:tcPr>
          <w:p w:rsidR="0024533E" w:rsidRPr="002C5825" w:rsidRDefault="0024533E" w:rsidP="00687CE6">
            <w:pPr>
              <w:tabs>
                <w:tab w:val="left" w:pos="4208"/>
              </w:tabs>
              <w:rPr>
                <w:ins w:id="15830" w:author="Phuong Giang" w:date="2012-02-23T00:27:00Z"/>
                <w:rFonts w:ascii="Times New Roman" w:hAnsi="Times New Roman"/>
                <w:b w:val="0"/>
                <w:bCs w:val="0"/>
              </w:rPr>
            </w:pPr>
            <w:ins w:id="15831" w:author="Phuong Giang" w:date="2012-02-23T00:27:00Z">
              <w:r w:rsidRPr="002C5825">
                <w:rPr>
                  <w:rFonts w:ascii="Times New Roman" w:hAnsi="Times New Roman"/>
                  <w:color w:val="000000"/>
                </w:rPr>
                <w:t>18</w:t>
              </w:r>
            </w:ins>
          </w:p>
        </w:tc>
        <w:tc>
          <w:tcPr>
            <w:tcW w:w="1339" w:type="dxa"/>
            <w:gridSpan w:val="2"/>
            <w:tcPrChange w:id="158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33" w:author="Phuong Giang" w:date="2012-02-23T00:27:00Z"/>
                <w:rFonts w:ascii="Times New Roman" w:hAnsi="Times New Roman"/>
                <w:color w:val="000000"/>
              </w:rPr>
            </w:pPr>
            <w:ins w:id="15834" w:author="Phuong Giang" w:date="2012-02-23T00:27:00Z">
              <w:r w:rsidRPr="002C5825">
                <w:rPr>
                  <w:rFonts w:ascii="Times New Roman" w:hAnsi="Times New Roman"/>
                  <w:color w:val="000000"/>
                </w:rPr>
                <w:t>Font combo box</w:t>
              </w:r>
            </w:ins>
          </w:p>
        </w:tc>
        <w:tc>
          <w:tcPr>
            <w:tcW w:w="1317" w:type="dxa"/>
            <w:tcPrChange w:id="1583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36" w:author="Phuong Giang" w:date="2012-02-23T00:27:00Z"/>
                <w:rFonts w:ascii="Times New Roman" w:hAnsi="Times New Roman"/>
              </w:rPr>
            </w:pPr>
            <w:ins w:id="15837" w:author="Phuong Giang" w:date="2012-02-23T00:27:00Z">
              <w:r w:rsidRPr="002C5825">
                <w:rPr>
                  <w:rFonts w:ascii="Times New Roman" w:hAnsi="Times New Roman"/>
                  <w:color w:val="000000"/>
                </w:rPr>
                <w:t>Combo Box</w:t>
              </w:r>
            </w:ins>
          </w:p>
        </w:tc>
        <w:tc>
          <w:tcPr>
            <w:tcW w:w="1537" w:type="dxa"/>
            <w:tcPrChange w:id="1583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39" w:author="Phuong Giang" w:date="2012-02-23T00:27:00Z"/>
                <w:rFonts w:ascii="Times New Roman" w:hAnsi="Times New Roman"/>
              </w:rPr>
            </w:pPr>
            <w:ins w:id="15840" w:author="Phuong Giang" w:date="2012-02-23T00:27:00Z">
              <w:r w:rsidRPr="002C5825">
                <w:rPr>
                  <w:rFonts w:ascii="Times New Roman" w:hAnsi="Times New Roman"/>
                  <w:color w:val="000000"/>
                </w:rPr>
                <w:t>Format Font</w:t>
              </w:r>
            </w:ins>
          </w:p>
        </w:tc>
        <w:tc>
          <w:tcPr>
            <w:tcW w:w="939" w:type="dxa"/>
            <w:tcPrChange w:id="1584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42" w:author="Phuong Giang" w:date="2012-02-23T00:27:00Z"/>
                <w:rFonts w:ascii="Times New Roman" w:hAnsi="Times New Roman"/>
              </w:rPr>
            </w:pPr>
          </w:p>
        </w:tc>
        <w:tc>
          <w:tcPr>
            <w:tcW w:w="1157" w:type="dxa"/>
            <w:tcPrChange w:id="1584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44" w:author="Phuong Giang" w:date="2012-02-23T00:27:00Z"/>
                <w:rFonts w:ascii="Times New Roman" w:hAnsi="Times New Roman"/>
              </w:rPr>
            </w:pPr>
          </w:p>
        </w:tc>
        <w:tc>
          <w:tcPr>
            <w:tcW w:w="1640" w:type="dxa"/>
            <w:tcPrChange w:id="1584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4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847" w:author="Phuong Giang" w:date="2012-02-23T00:27:00Z"/>
          <w:trPrChange w:id="158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84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850" w:author="Phuong Giang" w:date="2012-02-23T00:27:00Z"/>
                <w:rFonts w:ascii="Times New Roman" w:hAnsi="Times New Roman"/>
                <w:b w:val="0"/>
                <w:bCs w:val="0"/>
              </w:rPr>
            </w:pPr>
            <w:ins w:id="15851" w:author="Phuong Giang" w:date="2012-02-23T00:27:00Z">
              <w:r w:rsidRPr="002C5825">
                <w:rPr>
                  <w:rFonts w:ascii="Times New Roman" w:hAnsi="Times New Roman"/>
                  <w:color w:val="000000"/>
                </w:rPr>
                <w:t>19</w:t>
              </w:r>
            </w:ins>
          </w:p>
        </w:tc>
        <w:tc>
          <w:tcPr>
            <w:tcW w:w="1339" w:type="dxa"/>
            <w:gridSpan w:val="2"/>
            <w:tcPrChange w:id="158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53" w:author="Phuong Giang" w:date="2012-02-23T00:27:00Z"/>
                <w:rFonts w:ascii="Times New Roman" w:hAnsi="Times New Roman"/>
                <w:color w:val="000000"/>
              </w:rPr>
            </w:pPr>
            <w:ins w:id="15854" w:author="Phuong Giang" w:date="2012-02-23T00:27:00Z">
              <w:r w:rsidRPr="002C5825">
                <w:rPr>
                  <w:rFonts w:ascii="Times New Roman" w:hAnsi="Times New Roman"/>
                  <w:color w:val="000000"/>
                </w:rPr>
                <w:t>Font Size combo box</w:t>
              </w:r>
            </w:ins>
          </w:p>
        </w:tc>
        <w:tc>
          <w:tcPr>
            <w:tcW w:w="1317" w:type="dxa"/>
            <w:tcPrChange w:id="1585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56" w:author="Phuong Giang" w:date="2012-02-23T00:27:00Z"/>
                <w:rFonts w:ascii="Times New Roman" w:hAnsi="Times New Roman"/>
              </w:rPr>
            </w:pPr>
            <w:ins w:id="15857" w:author="Phuong Giang" w:date="2012-02-23T00:27:00Z">
              <w:r w:rsidRPr="002C5825">
                <w:rPr>
                  <w:rFonts w:ascii="Times New Roman" w:hAnsi="Times New Roman"/>
                  <w:color w:val="000000"/>
                </w:rPr>
                <w:t>Combo Box</w:t>
              </w:r>
            </w:ins>
          </w:p>
        </w:tc>
        <w:tc>
          <w:tcPr>
            <w:tcW w:w="1537" w:type="dxa"/>
            <w:tcPrChange w:id="1585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59" w:author="Phuong Giang" w:date="2012-02-23T00:27:00Z"/>
                <w:rFonts w:ascii="Times New Roman" w:hAnsi="Times New Roman"/>
              </w:rPr>
            </w:pPr>
            <w:ins w:id="15860" w:author="Phuong Giang" w:date="2012-02-23T00:27:00Z">
              <w:r w:rsidRPr="002C5825">
                <w:rPr>
                  <w:rFonts w:ascii="Times New Roman" w:hAnsi="Times New Roman"/>
                  <w:color w:val="000000"/>
                </w:rPr>
                <w:t>Change Font Size</w:t>
              </w:r>
            </w:ins>
          </w:p>
        </w:tc>
        <w:tc>
          <w:tcPr>
            <w:tcW w:w="939" w:type="dxa"/>
            <w:tcPrChange w:id="1586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62" w:author="Phuong Giang" w:date="2012-02-23T00:27:00Z"/>
                <w:rFonts w:ascii="Times New Roman" w:hAnsi="Times New Roman"/>
              </w:rPr>
            </w:pPr>
          </w:p>
        </w:tc>
        <w:tc>
          <w:tcPr>
            <w:tcW w:w="1157" w:type="dxa"/>
            <w:tcPrChange w:id="1586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64" w:author="Phuong Giang" w:date="2012-02-23T00:27:00Z"/>
                <w:rFonts w:ascii="Times New Roman" w:hAnsi="Times New Roman"/>
              </w:rPr>
            </w:pPr>
          </w:p>
        </w:tc>
        <w:tc>
          <w:tcPr>
            <w:tcW w:w="1640" w:type="dxa"/>
            <w:tcPrChange w:id="1586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66" w:author="Phuong Giang" w:date="2012-02-23T00:27:00Z"/>
                <w:rFonts w:ascii="Times New Roman" w:hAnsi="Times New Roman"/>
              </w:rPr>
            </w:pPr>
          </w:p>
        </w:tc>
      </w:tr>
      <w:tr w:rsidR="0024533E" w:rsidRPr="002C5825" w:rsidTr="00C454AF">
        <w:trPr>
          <w:trHeight w:val="720"/>
          <w:ins w:id="15867" w:author="Phuong Giang" w:date="2012-02-23T00:27:00Z"/>
          <w:trPrChange w:id="158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869" w:author="Phuong Giang" w:date="2012-02-23T00:29:00Z">
              <w:tcPr>
                <w:tcW w:w="482" w:type="dxa"/>
                <w:shd w:val="clear" w:color="auto" w:fill="auto"/>
              </w:tcPr>
            </w:tcPrChange>
          </w:tcPr>
          <w:p w:rsidR="0024533E" w:rsidRPr="002C5825" w:rsidRDefault="0024533E" w:rsidP="00687CE6">
            <w:pPr>
              <w:tabs>
                <w:tab w:val="left" w:pos="4208"/>
              </w:tabs>
              <w:rPr>
                <w:ins w:id="15870" w:author="Phuong Giang" w:date="2012-02-23T00:27:00Z"/>
                <w:rFonts w:ascii="Times New Roman" w:hAnsi="Times New Roman"/>
                <w:b w:val="0"/>
                <w:bCs w:val="0"/>
              </w:rPr>
            </w:pPr>
            <w:ins w:id="15871" w:author="Phuong Giang" w:date="2012-02-23T00:27:00Z">
              <w:r w:rsidRPr="002C5825">
                <w:rPr>
                  <w:rFonts w:ascii="Times New Roman" w:hAnsi="Times New Roman"/>
                  <w:color w:val="000000"/>
                </w:rPr>
                <w:t>20</w:t>
              </w:r>
            </w:ins>
          </w:p>
        </w:tc>
        <w:tc>
          <w:tcPr>
            <w:tcW w:w="1339" w:type="dxa"/>
            <w:gridSpan w:val="2"/>
            <w:tcPrChange w:id="158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73" w:author="Phuong Giang" w:date="2012-02-23T00:27:00Z"/>
                <w:rFonts w:ascii="Times New Roman" w:hAnsi="Times New Roman"/>
                <w:color w:val="000000"/>
              </w:rPr>
            </w:pPr>
            <w:ins w:id="15874" w:author="Phuong Giang" w:date="2012-02-23T00:27:00Z">
              <w:r w:rsidRPr="002C5825">
                <w:rPr>
                  <w:rFonts w:ascii="Times New Roman" w:hAnsi="Times New Roman"/>
                  <w:color w:val="000000"/>
                </w:rPr>
                <w:t>Font Size Increase button</w:t>
              </w:r>
            </w:ins>
          </w:p>
        </w:tc>
        <w:tc>
          <w:tcPr>
            <w:tcW w:w="1317" w:type="dxa"/>
            <w:tcPrChange w:id="1587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76" w:author="Phuong Giang" w:date="2012-02-23T00:27:00Z"/>
                <w:rFonts w:ascii="Times New Roman" w:hAnsi="Times New Roman"/>
              </w:rPr>
            </w:pPr>
            <w:ins w:id="15877" w:author="Phuong Giang" w:date="2012-02-23T00:27:00Z">
              <w:r w:rsidRPr="002C5825">
                <w:rPr>
                  <w:rFonts w:ascii="Times New Roman" w:hAnsi="Times New Roman"/>
                  <w:color w:val="000000"/>
                </w:rPr>
                <w:t>Button</w:t>
              </w:r>
            </w:ins>
          </w:p>
        </w:tc>
        <w:tc>
          <w:tcPr>
            <w:tcW w:w="1537" w:type="dxa"/>
            <w:tcPrChange w:id="1587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79" w:author="Phuong Giang" w:date="2012-02-23T00:27:00Z"/>
                <w:rFonts w:ascii="Times New Roman" w:hAnsi="Times New Roman"/>
              </w:rPr>
            </w:pPr>
            <w:ins w:id="15880" w:author="Phuong Giang" w:date="2012-02-23T00:27:00Z">
              <w:r w:rsidRPr="002C5825">
                <w:rPr>
                  <w:rFonts w:ascii="Times New Roman" w:hAnsi="Times New Roman"/>
                  <w:color w:val="000000"/>
                </w:rPr>
                <w:t xml:space="preserve">Increase Font Size </w:t>
              </w:r>
            </w:ins>
          </w:p>
        </w:tc>
        <w:tc>
          <w:tcPr>
            <w:tcW w:w="939" w:type="dxa"/>
            <w:tcPrChange w:id="1588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82" w:author="Phuong Giang" w:date="2012-02-23T00:27:00Z"/>
                <w:rFonts w:ascii="Times New Roman" w:hAnsi="Times New Roman"/>
              </w:rPr>
            </w:pPr>
          </w:p>
        </w:tc>
        <w:tc>
          <w:tcPr>
            <w:tcW w:w="1157" w:type="dxa"/>
            <w:tcPrChange w:id="1588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84" w:author="Phuong Giang" w:date="2012-02-23T00:27:00Z"/>
                <w:rFonts w:ascii="Times New Roman" w:hAnsi="Times New Roman"/>
              </w:rPr>
            </w:pPr>
          </w:p>
        </w:tc>
        <w:tc>
          <w:tcPr>
            <w:tcW w:w="1640" w:type="dxa"/>
            <w:tcPrChange w:id="1588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88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887" w:author="Phuong Giang" w:date="2012-02-23T00:27:00Z"/>
          <w:trPrChange w:id="158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88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890" w:author="Phuong Giang" w:date="2012-02-23T00:27:00Z"/>
                <w:rFonts w:ascii="Times New Roman" w:hAnsi="Times New Roman"/>
                <w:b w:val="0"/>
                <w:bCs w:val="0"/>
              </w:rPr>
            </w:pPr>
            <w:ins w:id="15891" w:author="Phuong Giang" w:date="2012-02-23T00:27:00Z">
              <w:r w:rsidRPr="002C5825">
                <w:rPr>
                  <w:rFonts w:ascii="Times New Roman" w:hAnsi="Times New Roman"/>
                  <w:color w:val="000000"/>
                </w:rPr>
                <w:t>21</w:t>
              </w:r>
            </w:ins>
          </w:p>
        </w:tc>
        <w:tc>
          <w:tcPr>
            <w:tcW w:w="1339" w:type="dxa"/>
            <w:gridSpan w:val="2"/>
            <w:tcPrChange w:id="158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93" w:author="Phuong Giang" w:date="2012-02-23T00:27:00Z"/>
                <w:rFonts w:ascii="Times New Roman" w:hAnsi="Times New Roman"/>
                <w:color w:val="000000"/>
              </w:rPr>
            </w:pPr>
            <w:ins w:id="15894" w:author="Phuong Giang" w:date="2012-02-23T00:27:00Z">
              <w:r w:rsidRPr="002C5825">
                <w:rPr>
                  <w:rFonts w:ascii="Times New Roman" w:hAnsi="Times New Roman"/>
                  <w:color w:val="000000"/>
                </w:rPr>
                <w:t>Font Size Decrease button</w:t>
              </w:r>
            </w:ins>
          </w:p>
        </w:tc>
        <w:tc>
          <w:tcPr>
            <w:tcW w:w="1317" w:type="dxa"/>
            <w:tcPrChange w:id="1589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96" w:author="Phuong Giang" w:date="2012-02-23T00:27:00Z"/>
                <w:rFonts w:ascii="Times New Roman" w:hAnsi="Times New Roman"/>
              </w:rPr>
            </w:pPr>
            <w:ins w:id="15897" w:author="Phuong Giang" w:date="2012-02-23T00:27:00Z">
              <w:r w:rsidRPr="002C5825">
                <w:rPr>
                  <w:rFonts w:ascii="Times New Roman" w:hAnsi="Times New Roman"/>
                  <w:color w:val="000000"/>
                </w:rPr>
                <w:t>Button</w:t>
              </w:r>
            </w:ins>
          </w:p>
        </w:tc>
        <w:tc>
          <w:tcPr>
            <w:tcW w:w="1537" w:type="dxa"/>
            <w:tcPrChange w:id="1589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899" w:author="Phuong Giang" w:date="2012-02-23T00:27:00Z"/>
                <w:rFonts w:ascii="Times New Roman" w:hAnsi="Times New Roman"/>
              </w:rPr>
            </w:pPr>
            <w:ins w:id="15900" w:author="Phuong Giang" w:date="2012-02-23T00:27:00Z">
              <w:r w:rsidRPr="002C5825">
                <w:rPr>
                  <w:rFonts w:ascii="Times New Roman" w:hAnsi="Times New Roman"/>
                  <w:color w:val="000000"/>
                </w:rPr>
                <w:t xml:space="preserve">Decrease Font Size </w:t>
              </w:r>
            </w:ins>
          </w:p>
        </w:tc>
        <w:tc>
          <w:tcPr>
            <w:tcW w:w="939" w:type="dxa"/>
            <w:tcPrChange w:id="1590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02" w:author="Phuong Giang" w:date="2012-02-23T00:27:00Z"/>
                <w:rFonts w:ascii="Times New Roman" w:hAnsi="Times New Roman"/>
              </w:rPr>
            </w:pPr>
          </w:p>
        </w:tc>
        <w:tc>
          <w:tcPr>
            <w:tcW w:w="1157" w:type="dxa"/>
            <w:tcPrChange w:id="1590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04" w:author="Phuong Giang" w:date="2012-02-23T00:27:00Z"/>
                <w:rFonts w:ascii="Times New Roman" w:hAnsi="Times New Roman"/>
              </w:rPr>
            </w:pPr>
          </w:p>
        </w:tc>
        <w:tc>
          <w:tcPr>
            <w:tcW w:w="1640" w:type="dxa"/>
            <w:tcPrChange w:id="1590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06" w:author="Phuong Giang" w:date="2012-02-23T00:27:00Z"/>
                <w:rFonts w:ascii="Times New Roman" w:hAnsi="Times New Roman"/>
              </w:rPr>
            </w:pPr>
          </w:p>
        </w:tc>
      </w:tr>
      <w:tr w:rsidR="0024533E" w:rsidRPr="002C5825" w:rsidTr="00C454AF">
        <w:trPr>
          <w:trHeight w:val="720"/>
          <w:ins w:id="15907" w:author="Phuong Giang" w:date="2012-02-23T00:27:00Z"/>
          <w:trPrChange w:id="159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909" w:author="Phuong Giang" w:date="2012-02-23T00:29:00Z">
              <w:tcPr>
                <w:tcW w:w="482" w:type="dxa"/>
                <w:shd w:val="clear" w:color="auto" w:fill="auto"/>
              </w:tcPr>
            </w:tcPrChange>
          </w:tcPr>
          <w:p w:rsidR="0024533E" w:rsidRPr="002C5825" w:rsidRDefault="0024533E" w:rsidP="00687CE6">
            <w:pPr>
              <w:tabs>
                <w:tab w:val="left" w:pos="4208"/>
              </w:tabs>
              <w:rPr>
                <w:ins w:id="15910" w:author="Phuong Giang" w:date="2012-02-23T00:27:00Z"/>
                <w:rFonts w:ascii="Times New Roman" w:hAnsi="Times New Roman"/>
                <w:b w:val="0"/>
                <w:bCs w:val="0"/>
              </w:rPr>
            </w:pPr>
            <w:ins w:id="15911" w:author="Phuong Giang" w:date="2012-02-23T00:27:00Z">
              <w:r w:rsidRPr="002C5825">
                <w:rPr>
                  <w:rFonts w:ascii="Times New Roman" w:hAnsi="Times New Roman"/>
                  <w:color w:val="000000"/>
                </w:rPr>
                <w:t>22</w:t>
              </w:r>
            </w:ins>
          </w:p>
        </w:tc>
        <w:tc>
          <w:tcPr>
            <w:tcW w:w="1339" w:type="dxa"/>
            <w:gridSpan w:val="2"/>
            <w:tcPrChange w:id="159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13" w:author="Phuong Giang" w:date="2012-02-23T00:27:00Z"/>
                <w:rFonts w:ascii="Times New Roman" w:hAnsi="Times New Roman"/>
                <w:color w:val="000000"/>
              </w:rPr>
            </w:pPr>
            <w:ins w:id="15914" w:author="Phuong Giang" w:date="2012-02-23T00:27:00Z">
              <w:r w:rsidRPr="002C5825">
                <w:rPr>
                  <w:rFonts w:ascii="Times New Roman" w:hAnsi="Times New Roman"/>
                  <w:color w:val="000000"/>
                </w:rPr>
                <w:t>Font Color button</w:t>
              </w:r>
            </w:ins>
          </w:p>
        </w:tc>
        <w:tc>
          <w:tcPr>
            <w:tcW w:w="1317" w:type="dxa"/>
            <w:tcPrChange w:id="1591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16" w:author="Phuong Giang" w:date="2012-02-23T00:27:00Z"/>
                <w:rFonts w:ascii="Times New Roman" w:hAnsi="Times New Roman"/>
              </w:rPr>
            </w:pPr>
            <w:ins w:id="15917" w:author="Phuong Giang" w:date="2012-02-23T00:27:00Z">
              <w:r w:rsidRPr="002C5825">
                <w:rPr>
                  <w:rFonts w:ascii="Times New Roman" w:hAnsi="Times New Roman"/>
                  <w:color w:val="000000"/>
                </w:rPr>
                <w:t>Button</w:t>
              </w:r>
            </w:ins>
          </w:p>
        </w:tc>
        <w:tc>
          <w:tcPr>
            <w:tcW w:w="1537" w:type="dxa"/>
            <w:tcPrChange w:id="1591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19" w:author="Phuong Giang" w:date="2012-02-23T00:27:00Z"/>
                <w:rFonts w:ascii="Times New Roman" w:hAnsi="Times New Roman"/>
              </w:rPr>
            </w:pPr>
            <w:ins w:id="15920" w:author="Phuong Giang" w:date="2012-02-23T00:27:00Z">
              <w:r w:rsidRPr="002C5825">
                <w:rPr>
                  <w:rFonts w:ascii="Times New Roman" w:hAnsi="Times New Roman"/>
                  <w:color w:val="000000"/>
                </w:rPr>
                <w:t>Change Font Color</w:t>
              </w:r>
            </w:ins>
          </w:p>
        </w:tc>
        <w:tc>
          <w:tcPr>
            <w:tcW w:w="939" w:type="dxa"/>
            <w:tcPrChange w:id="1592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22" w:author="Phuong Giang" w:date="2012-02-23T00:27:00Z"/>
                <w:rFonts w:ascii="Times New Roman" w:hAnsi="Times New Roman"/>
              </w:rPr>
            </w:pPr>
          </w:p>
        </w:tc>
        <w:tc>
          <w:tcPr>
            <w:tcW w:w="1157" w:type="dxa"/>
            <w:tcPrChange w:id="1592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24" w:author="Phuong Giang" w:date="2012-02-23T00:27:00Z"/>
                <w:rFonts w:ascii="Times New Roman" w:hAnsi="Times New Roman"/>
              </w:rPr>
            </w:pPr>
          </w:p>
        </w:tc>
        <w:tc>
          <w:tcPr>
            <w:tcW w:w="1640" w:type="dxa"/>
            <w:tcPrChange w:id="1592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2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927" w:author="Phuong Giang" w:date="2012-02-23T00:27:00Z"/>
          <w:trPrChange w:id="159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92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930" w:author="Phuong Giang" w:date="2012-02-23T00:27:00Z"/>
                <w:rFonts w:ascii="Times New Roman" w:hAnsi="Times New Roman"/>
                <w:b w:val="0"/>
                <w:bCs w:val="0"/>
              </w:rPr>
            </w:pPr>
            <w:ins w:id="15931" w:author="Phuong Giang" w:date="2012-02-23T00:27:00Z">
              <w:r w:rsidRPr="002C5825">
                <w:rPr>
                  <w:rFonts w:ascii="Times New Roman" w:hAnsi="Times New Roman"/>
                  <w:color w:val="000000"/>
                </w:rPr>
                <w:lastRenderedPageBreak/>
                <w:t>23</w:t>
              </w:r>
            </w:ins>
          </w:p>
        </w:tc>
        <w:tc>
          <w:tcPr>
            <w:tcW w:w="1339" w:type="dxa"/>
            <w:gridSpan w:val="2"/>
            <w:tcPrChange w:id="159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33" w:author="Phuong Giang" w:date="2012-02-23T00:27:00Z"/>
                <w:rFonts w:ascii="Times New Roman" w:hAnsi="Times New Roman"/>
                <w:color w:val="000000"/>
              </w:rPr>
            </w:pPr>
            <w:ins w:id="15934" w:author="Phuong Giang" w:date="2012-02-23T00:27:00Z">
              <w:r w:rsidRPr="002C5825">
                <w:rPr>
                  <w:rFonts w:ascii="Times New Roman" w:hAnsi="Times New Roman"/>
                  <w:color w:val="000000"/>
                </w:rPr>
                <w:t>Text Fill Color button</w:t>
              </w:r>
            </w:ins>
          </w:p>
        </w:tc>
        <w:tc>
          <w:tcPr>
            <w:tcW w:w="1317" w:type="dxa"/>
            <w:tcPrChange w:id="1593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36" w:author="Phuong Giang" w:date="2012-02-23T00:27:00Z"/>
                <w:rFonts w:ascii="Times New Roman" w:hAnsi="Times New Roman"/>
              </w:rPr>
            </w:pPr>
            <w:ins w:id="15937" w:author="Phuong Giang" w:date="2012-02-23T00:27:00Z">
              <w:r w:rsidRPr="002C5825">
                <w:rPr>
                  <w:rFonts w:ascii="Times New Roman" w:hAnsi="Times New Roman"/>
                  <w:color w:val="000000"/>
                </w:rPr>
                <w:t>Button</w:t>
              </w:r>
            </w:ins>
          </w:p>
        </w:tc>
        <w:tc>
          <w:tcPr>
            <w:tcW w:w="1537" w:type="dxa"/>
            <w:tcPrChange w:id="1593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39" w:author="Phuong Giang" w:date="2012-02-23T00:27:00Z"/>
                <w:rFonts w:ascii="Times New Roman" w:hAnsi="Times New Roman"/>
              </w:rPr>
            </w:pPr>
            <w:ins w:id="15940" w:author="Phuong Giang" w:date="2012-02-23T00:27:00Z">
              <w:r w:rsidRPr="002C5825">
                <w:rPr>
                  <w:rFonts w:ascii="Times New Roman" w:hAnsi="Times New Roman"/>
                  <w:color w:val="000000"/>
                </w:rPr>
                <w:t>Change Text Fill Color</w:t>
              </w:r>
            </w:ins>
          </w:p>
        </w:tc>
        <w:tc>
          <w:tcPr>
            <w:tcW w:w="939" w:type="dxa"/>
            <w:tcPrChange w:id="1594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42" w:author="Phuong Giang" w:date="2012-02-23T00:27:00Z"/>
                <w:rFonts w:ascii="Times New Roman" w:hAnsi="Times New Roman"/>
              </w:rPr>
            </w:pPr>
          </w:p>
        </w:tc>
        <w:tc>
          <w:tcPr>
            <w:tcW w:w="1157" w:type="dxa"/>
            <w:tcPrChange w:id="1594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44" w:author="Phuong Giang" w:date="2012-02-23T00:27:00Z"/>
                <w:rFonts w:ascii="Times New Roman" w:hAnsi="Times New Roman"/>
              </w:rPr>
            </w:pPr>
          </w:p>
        </w:tc>
        <w:tc>
          <w:tcPr>
            <w:tcW w:w="1640" w:type="dxa"/>
            <w:tcPrChange w:id="1594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46" w:author="Phuong Giang" w:date="2012-02-23T00:27:00Z"/>
                <w:rFonts w:ascii="Times New Roman" w:hAnsi="Times New Roman"/>
              </w:rPr>
            </w:pPr>
          </w:p>
        </w:tc>
      </w:tr>
      <w:tr w:rsidR="0024533E" w:rsidRPr="002C5825" w:rsidTr="00C454AF">
        <w:trPr>
          <w:trHeight w:val="720"/>
          <w:ins w:id="15947" w:author="Phuong Giang" w:date="2012-02-23T00:27:00Z"/>
          <w:trPrChange w:id="159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949" w:author="Phuong Giang" w:date="2012-02-23T00:29:00Z">
              <w:tcPr>
                <w:tcW w:w="482" w:type="dxa"/>
                <w:shd w:val="clear" w:color="auto" w:fill="auto"/>
              </w:tcPr>
            </w:tcPrChange>
          </w:tcPr>
          <w:p w:rsidR="0024533E" w:rsidRPr="002C5825" w:rsidRDefault="0024533E" w:rsidP="00687CE6">
            <w:pPr>
              <w:tabs>
                <w:tab w:val="left" w:pos="4208"/>
              </w:tabs>
              <w:rPr>
                <w:ins w:id="15950" w:author="Phuong Giang" w:date="2012-02-23T00:27:00Z"/>
                <w:rFonts w:ascii="Times New Roman" w:hAnsi="Times New Roman"/>
                <w:b w:val="0"/>
                <w:bCs w:val="0"/>
              </w:rPr>
            </w:pPr>
            <w:ins w:id="15951" w:author="Phuong Giang" w:date="2012-02-23T00:27:00Z">
              <w:r w:rsidRPr="002C5825">
                <w:rPr>
                  <w:rFonts w:ascii="Times New Roman" w:hAnsi="Times New Roman"/>
                  <w:color w:val="000000"/>
                </w:rPr>
                <w:t>24</w:t>
              </w:r>
            </w:ins>
          </w:p>
        </w:tc>
        <w:tc>
          <w:tcPr>
            <w:tcW w:w="1339" w:type="dxa"/>
            <w:gridSpan w:val="2"/>
            <w:tcPrChange w:id="159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53" w:author="Phuong Giang" w:date="2012-02-23T00:27:00Z"/>
                <w:rFonts w:ascii="Times New Roman" w:hAnsi="Times New Roman"/>
                <w:color w:val="000000"/>
              </w:rPr>
            </w:pPr>
            <w:ins w:id="15954" w:author="Phuong Giang" w:date="2012-02-23T00:27:00Z">
              <w:r w:rsidRPr="002C5825">
                <w:rPr>
                  <w:rFonts w:ascii="Times New Roman" w:hAnsi="Times New Roman"/>
                  <w:color w:val="000000"/>
                </w:rPr>
                <w:t>Text Align Left button</w:t>
              </w:r>
            </w:ins>
          </w:p>
        </w:tc>
        <w:tc>
          <w:tcPr>
            <w:tcW w:w="1317" w:type="dxa"/>
            <w:tcPrChange w:id="1595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56" w:author="Phuong Giang" w:date="2012-02-23T00:27:00Z"/>
                <w:rFonts w:ascii="Times New Roman" w:hAnsi="Times New Roman"/>
              </w:rPr>
            </w:pPr>
            <w:ins w:id="15957" w:author="Phuong Giang" w:date="2012-02-23T00:27:00Z">
              <w:r w:rsidRPr="002C5825">
                <w:rPr>
                  <w:rFonts w:ascii="Times New Roman" w:hAnsi="Times New Roman"/>
                  <w:color w:val="000000"/>
                </w:rPr>
                <w:t>Button</w:t>
              </w:r>
            </w:ins>
          </w:p>
        </w:tc>
        <w:tc>
          <w:tcPr>
            <w:tcW w:w="1537" w:type="dxa"/>
            <w:tcPrChange w:id="1595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59" w:author="Phuong Giang" w:date="2012-02-23T00:27:00Z"/>
                <w:rFonts w:ascii="Times New Roman" w:hAnsi="Times New Roman"/>
              </w:rPr>
            </w:pPr>
            <w:ins w:id="15960" w:author="Phuong Giang" w:date="2012-02-23T00:27:00Z">
              <w:r w:rsidRPr="002C5825">
                <w:rPr>
                  <w:rFonts w:ascii="Times New Roman" w:hAnsi="Times New Roman"/>
                  <w:color w:val="000000"/>
                </w:rPr>
                <w:t>Align Text to the Left</w:t>
              </w:r>
            </w:ins>
          </w:p>
        </w:tc>
        <w:tc>
          <w:tcPr>
            <w:tcW w:w="939" w:type="dxa"/>
            <w:tcPrChange w:id="1596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62" w:author="Phuong Giang" w:date="2012-02-23T00:27:00Z"/>
                <w:rFonts w:ascii="Times New Roman" w:hAnsi="Times New Roman"/>
              </w:rPr>
            </w:pPr>
          </w:p>
        </w:tc>
        <w:tc>
          <w:tcPr>
            <w:tcW w:w="1157" w:type="dxa"/>
            <w:tcPrChange w:id="1596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64" w:author="Phuong Giang" w:date="2012-02-23T00:27:00Z"/>
                <w:rFonts w:ascii="Times New Roman" w:hAnsi="Times New Roman"/>
              </w:rPr>
            </w:pPr>
          </w:p>
        </w:tc>
        <w:tc>
          <w:tcPr>
            <w:tcW w:w="1640" w:type="dxa"/>
            <w:tcPrChange w:id="1596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6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5967" w:author="Phuong Giang" w:date="2012-02-23T00:27:00Z"/>
          <w:trPrChange w:id="159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96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5970" w:author="Phuong Giang" w:date="2012-02-23T00:27:00Z"/>
                <w:rFonts w:ascii="Times New Roman" w:hAnsi="Times New Roman"/>
                <w:b w:val="0"/>
                <w:bCs w:val="0"/>
              </w:rPr>
            </w:pPr>
            <w:ins w:id="15971" w:author="Phuong Giang" w:date="2012-02-23T00:27:00Z">
              <w:r w:rsidRPr="002C5825">
                <w:rPr>
                  <w:rFonts w:ascii="Times New Roman" w:hAnsi="Times New Roman"/>
                  <w:color w:val="000000"/>
                </w:rPr>
                <w:t>25</w:t>
              </w:r>
            </w:ins>
          </w:p>
        </w:tc>
        <w:tc>
          <w:tcPr>
            <w:tcW w:w="1339" w:type="dxa"/>
            <w:gridSpan w:val="2"/>
            <w:tcPrChange w:id="159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73" w:author="Phuong Giang" w:date="2012-02-23T00:27:00Z"/>
                <w:rFonts w:ascii="Times New Roman" w:hAnsi="Times New Roman"/>
                <w:color w:val="000000"/>
              </w:rPr>
            </w:pPr>
            <w:ins w:id="15974" w:author="Phuong Giang" w:date="2012-02-23T00:27:00Z">
              <w:r w:rsidRPr="002C5825">
                <w:rPr>
                  <w:rFonts w:ascii="Times New Roman" w:hAnsi="Times New Roman"/>
                  <w:color w:val="000000"/>
                </w:rPr>
                <w:t>Text Align Right button</w:t>
              </w:r>
            </w:ins>
          </w:p>
        </w:tc>
        <w:tc>
          <w:tcPr>
            <w:tcW w:w="1317" w:type="dxa"/>
            <w:tcPrChange w:id="1597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76" w:author="Phuong Giang" w:date="2012-02-23T00:27:00Z"/>
                <w:rFonts w:ascii="Times New Roman" w:hAnsi="Times New Roman"/>
              </w:rPr>
            </w:pPr>
            <w:ins w:id="15977" w:author="Phuong Giang" w:date="2012-02-23T00:27:00Z">
              <w:r w:rsidRPr="002C5825">
                <w:rPr>
                  <w:rFonts w:ascii="Times New Roman" w:hAnsi="Times New Roman"/>
                  <w:color w:val="000000"/>
                </w:rPr>
                <w:t>Button</w:t>
              </w:r>
            </w:ins>
          </w:p>
        </w:tc>
        <w:tc>
          <w:tcPr>
            <w:tcW w:w="1537" w:type="dxa"/>
            <w:tcPrChange w:id="1597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79" w:author="Phuong Giang" w:date="2012-02-23T00:27:00Z"/>
                <w:rFonts w:ascii="Times New Roman" w:hAnsi="Times New Roman"/>
              </w:rPr>
            </w:pPr>
            <w:ins w:id="15980" w:author="Phuong Giang" w:date="2012-02-23T00:27:00Z">
              <w:r w:rsidRPr="002C5825">
                <w:rPr>
                  <w:rFonts w:ascii="Times New Roman" w:hAnsi="Times New Roman"/>
                  <w:color w:val="000000"/>
                </w:rPr>
                <w:t>Align Text to the Right</w:t>
              </w:r>
            </w:ins>
          </w:p>
        </w:tc>
        <w:tc>
          <w:tcPr>
            <w:tcW w:w="939" w:type="dxa"/>
            <w:tcPrChange w:id="1598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82" w:author="Phuong Giang" w:date="2012-02-23T00:27:00Z"/>
                <w:rFonts w:ascii="Times New Roman" w:hAnsi="Times New Roman"/>
              </w:rPr>
            </w:pPr>
          </w:p>
        </w:tc>
        <w:tc>
          <w:tcPr>
            <w:tcW w:w="1157" w:type="dxa"/>
            <w:tcPrChange w:id="1598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84" w:author="Phuong Giang" w:date="2012-02-23T00:27:00Z"/>
                <w:rFonts w:ascii="Times New Roman" w:hAnsi="Times New Roman"/>
              </w:rPr>
            </w:pPr>
          </w:p>
        </w:tc>
        <w:tc>
          <w:tcPr>
            <w:tcW w:w="1640" w:type="dxa"/>
            <w:tcPrChange w:id="1598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5986" w:author="Phuong Giang" w:date="2012-02-23T00:27:00Z"/>
                <w:rFonts w:ascii="Times New Roman" w:hAnsi="Times New Roman"/>
              </w:rPr>
            </w:pPr>
          </w:p>
        </w:tc>
      </w:tr>
      <w:tr w:rsidR="0024533E" w:rsidRPr="002C5825" w:rsidTr="00C454AF">
        <w:trPr>
          <w:trHeight w:val="720"/>
          <w:ins w:id="15987" w:author="Phuong Giang" w:date="2012-02-23T00:27:00Z"/>
          <w:trPrChange w:id="159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5989" w:author="Phuong Giang" w:date="2012-02-23T00:29:00Z">
              <w:tcPr>
                <w:tcW w:w="482" w:type="dxa"/>
                <w:shd w:val="clear" w:color="auto" w:fill="auto"/>
              </w:tcPr>
            </w:tcPrChange>
          </w:tcPr>
          <w:p w:rsidR="0024533E" w:rsidRPr="002C5825" w:rsidRDefault="0024533E" w:rsidP="00687CE6">
            <w:pPr>
              <w:tabs>
                <w:tab w:val="left" w:pos="4208"/>
              </w:tabs>
              <w:rPr>
                <w:ins w:id="15990" w:author="Phuong Giang" w:date="2012-02-23T00:27:00Z"/>
                <w:rFonts w:ascii="Times New Roman" w:hAnsi="Times New Roman"/>
                <w:b w:val="0"/>
                <w:bCs w:val="0"/>
              </w:rPr>
            </w:pPr>
            <w:ins w:id="15991" w:author="Phuong Giang" w:date="2012-02-23T00:27:00Z">
              <w:r w:rsidRPr="002C5825">
                <w:rPr>
                  <w:rFonts w:ascii="Times New Roman" w:hAnsi="Times New Roman"/>
                  <w:color w:val="000000"/>
                </w:rPr>
                <w:t>26</w:t>
              </w:r>
            </w:ins>
          </w:p>
        </w:tc>
        <w:tc>
          <w:tcPr>
            <w:tcW w:w="1339" w:type="dxa"/>
            <w:gridSpan w:val="2"/>
            <w:tcPrChange w:id="159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93" w:author="Phuong Giang" w:date="2012-02-23T00:27:00Z"/>
                <w:rFonts w:ascii="Times New Roman" w:hAnsi="Times New Roman"/>
                <w:color w:val="000000"/>
              </w:rPr>
            </w:pPr>
            <w:ins w:id="15994" w:author="Phuong Giang" w:date="2012-02-23T00:27:00Z">
              <w:r w:rsidRPr="002C5825">
                <w:rPr>
                  <w:rFonts w:ascii="Times New Roman" w:hAnsi="Times New Roman"/>
                  <w:color w:val="000000"/>
                </w:rPr>
                <w:t>Text Align Center button</w:t>
              </w:r>
            </w:ins>
          </w:p>
        </w:tc>
        <w:tc>
          <w:tcPr>
            <w:tcW w:w="1317" w:type="dxa"/>
            <w:tcPrChange w:id="1599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96" w:author="Phuong Giang" w:date="2012-02-23T00:27:00Z"/>
                <w:rFonts w:ascii="Times New Roman" w:hAnsi="Times New Roman"/>
              </w:rPr>
            </w:pPr>
            <w:ins w:id="15997" w:author="Phuong Giang" w:date="2012-02-23T00:27:00Z">
              <w:r w:rsidRPr="002C5825">
                <w:rPr>
                  <w:rFonts w:ascii="Times New Roman" w:hAnsi="Times New Roman"/>
                  <w:color w:val="000000"/>
                </w:rPr>
                <w:t>Button</w:t>
              </w:r>
            </w:ins>
          </w:p>
        </w:tc>
        <w:tc>
          <w:tcPr>
            <w:tcW w:w="1537" w:type="dxa"/>
            <w:tcPrChange w:id="1599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5999" w:author="Phuong Giang" w:date="2012-02-23T00:27:00Z"/>
                <w:rFonts w:ascii="Times New Roman" w:hAnsi="Times New Roman"/>
              </w:rPr>
            </w:pPr>
            <w:ins w:id="16000" w:author="Phuong Giang" w:date="2012-02-23T00:27:00Z">
              <w:r w:rsidRPr="002C5825">
                <w:rPr>
                  <w:rFonts w:ascii="Times New Roman" w:hAnsi="Times New Roman"/>
                  <w:color w:val="000000"/>
                </w:rPr>
                <w:t>Align Text at Center</w:t>
              </w:r>
            </w:ins>
          </w:p>
        </w:tc>
        <w:tc>
          <w:tcPr>
            <w:tcW w:w="939" w:type="dxa"/>
            <w:tcPrChange w:id="1600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02" w:author="Phuong Giang" w:date="2012-02-23T00:27:00Z"/>
                <w:rFonts w:ascii="Times New Roman" w:hAnsi="Times New Roman"/>
              </w:rPr>
            </w:pPr>
          </w:p>
        </w:tc>
        <w:tc>
          <w:tcPr>
            <w:tcW w:w="1157" w:type="dxa"/>
            <w:tcPrChange w:id="1600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04" w:author="Phuong Giang" w:date="2012-02-23T00:27:00Z"/>
                <w:rFonts w:ascii="Times New Roman" w:hAnsi="Times New Roman"/>
              </w:rPr>
            </w:pPr>
          </w:p>
        </w:tc>
        <w:tc>
          <w:tcPr>
            <w:tcW w:w="1640" w:type="dxa"/>
            <w:tcPrChange w:id="1600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0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007" w:author="Phuong Giang" w:date="2012-02-23T00:27:00Z"/>
          <w:trPrChange w:id="160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00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010" w:author="Phuong Giang" w:date="2012-02-23T00:27:00Z"/>
                <w:rFonts w:ascii="Times New Roman" w:hAnsi="Times New Roman"/>
                <w:b w:val="0"/>
                <w:bCs w:val="0"/>
              </w:rPr>
            </w:pPr>
            <w:ins w:id="16011" w:author="Phuong Giang" w:date="2012-02-23T00:27:00Z">
              <w:r w:rsidRPr="002C5825">
                <w:rPr>
                  <w:rFonts w:ascii="Times New Roman" w:hAnsi="Times New Roman"/>
                  <w:color w:val="000000"/>
                </w:rPr>
                <w:t>27</w:t>
              </w:r>
            </w:ins>
          </w:p>
        </w:tc>
        <w:tc>
          <w:tcPr>
            <w:tcW w:w="1339" w:type="dxa"/>
            <w:gridSpan w:val="2"/>
            <w:tcPrChange w:id="160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13" w:author="Phuong Giang" w:date="2012-02-23T00:27:00Z"/>
                <w:rFonts w:ascii="Times New Roman" w:hAnsi="Times New Roman"/>
                <w:color w:val="000000"/>
              </w:rPr>
            </w:pPr>
            <w:ins w:id="16014" w:author="Phuong Giang" w:date="2012-02-23T00:27:00Z">
              <w:r w:rsidRPr="002C5825">
                <w:rPr>
                  <w:rFonts w:ascii="Times New Roman" w:hAnsi="Times New Roman"/>
                  <w:color w:val="000000"/>
                </w:rPr>
                <w:t>Text Align Justify button</w:t>
              </w:r>
            </w:ins>
          </w:p>
        </w:tc>
        <w:tc>
          <w:tcPr>
            <w:tcW w:w="1317" w:type="dxa"/>
            <w:tcPrChange w:id="1601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16" w:author="Phuong Giang" w:date="2012-02-23T00:27:00Z"/>
                <w:rFonts w:ascii="Times New Roman" w:hAnsi="Times New Roman"/>
              </w:rPr>
            </w:pPr>
            <w:ins w:id="16017" w:author="Phuong Giang" w:date="2012-02-23T00:27:00Z">
              <w:r w:rsidRPr="002C5825">
                <w:rPr>
                  <w:rFonts w:ascii="Times New Roman" w:hAnsi="Times New Roman"/>
                  <w:color w:val="000000"/>
                </w:rPr>
                <w:t>Button</w:t>
              </w:r>
            </w:ins>
          </w:p>
        </w:tc>
        <w:tc>
          <w:tcPr>
            <w:tcW w:w="1537" w:type="dxa"/>
            <w:tcPrChange w:id="1601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19" w:author="Phuong Giang" w:date="2012-02-23T00:27:00Z"/>
                <w:rFonts w:ascii="Times New Roman" w:hAnsi="Times New Roman"/>
              </w:rPr>
            </w:pPr>
            <w:ins w:id="16020" w:author="Phuong Giang" w:date="2012-02-23T00:27:00Z">
              <w:r w:rsidRPr="002C5825">
                <w:rPr>
                  <w:rFonts w:ascii="Times New Roman" w:hAnsi="Times New Roman"/>
                  <w:color w:val="000000"/>
                </w:rPr>
                <w:t>Align Text into Justify</w:t>
              </w:r>
            </w:ins>
          </w:p>
        </w:tc>
        <w:tc>
          <w:tcPr>
            <w:tcW w:w="939" w:type="dxa"/>
            <w:tcPrChange w:id="1602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22" w:author="Phuong Giang" w:date="2012-02-23T00:27:00Z"/>
                <w:rFonts w:ascii="Times New Roman" w:hAnsi="Times New Roman"/>
              </w:rPr>
            </w:pPr>
          </w:p>
        </w:tc>
        <w:tc>
          <w:tcPr>
            <w:tcW w:w="1157" w:type="dxa"/>
            <w:tcPrChange w:id="1602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24" w:author="Phuong Giang" w:date="2012-02-23T00:27:00Z"/>
                <w:rFonts w:ascii="Times New Roman" w:hAnsi="Times New Roman"/>
              </w:rPr>
            </w:pPr>
          </w:p>
        </w:tc>
        <w:tc>
          <w:tcPr>
            <w:tcW w:w="1640" w:type="dxa"/>
            <w:tcPrChange w:id="1602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26" w:author="Phuong Giang" w:date="2012-02-23T00:27:00Z"/>
                <w:rFonts w:ascii="Times New Roman" w:hAnsi="Times New Roman"/>
              </w:rPr>
            </w:pPr>
          </w:p>
        </w:tc>
      </w:tr>
      <w:tr w:rsidR="0024533E" w:rsidRPr="002C5825" w:rsidTr="00C454AF">
        <w:trPr>
          <w:trHeight w:val="720"/>
          <w:ins w:id="16027" w:author="Phuong Giang" w:date="2012-02-23T00:27:00Z"/>
          <w:trPrChange w:id="160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029" w:author="Phuong Giang" w:date="2012-02-23T00:29:00Z">
              <w:tcPr>
                <w:tcW w:w="482" w:type="dxa"/>
                <w:shd w:val="clear" w:color="auto" w:fill="auto"/>
              </w:tcPr>
            </w:tcPrChange>
          </w:tcPr>
          <w:p w:rsidR="0024533E" w:rsidRPr="002C5825" w:rsidRDefault="0024533E" w:rsidP="00687CE6">
            <w:pPr>
              <w:tabs>
                <w:tab w:val="left" w:pos="4208"/>
              </w:tabs>
              <w:rPr>
                <w:ins w:id="16030" w:author="Phuong Giang" w:date="2012-02-23T00:27:00Z"/>
                <w:rFonts w:ascii="Times New Roman" w:hAnsi="Times New Roman"/>
                <w:b w:val="0"/>
                <w:bCs w:val="0"/>
              </w:rPr>
            </w:pPr>
            <w:ins w:id="16031" w:author="Phuong Giang" w:date="2012-02-23T00:27:00Z">
              <w:r w:rsidRPr="002C5825">
                <w:rPr>
                  <w:rFonts w:ascii="Times New Roman" w:hAnsi="Times New Roman"/>
                  <w:color w:val="000000"/>
                </w:rPr>
                <w:t>28</w:t>
              </w:r>
            </w:ins>
          </w:p>
        </w:tc>
        <w:tc>
          <w:tcPr>
            <w:tcW w:w="1339" w:type="dxa"/>
            <w:gridSpan w:val="2"/>
            <w:tcPrChange w:id="160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33" w:author="Phuong Giang" w:date="2012-02-23T00:27:00Z"/>
                <w:rFonts w:ascii="Times New Roman" w:hAnsi="Times New Roman"/>
                <w:color w:val="000000"/>
              </w:rPr>
            </w:pPr>
            <w:ins w:id="16034" w:author="Phuong Giang" w:date="2012-02-23T00:27:00Z">
              <w:r w:rsidRPr="002C5825">
                <w:rPr>
                  <w:rFonts w:ascii="Times New Roman" w:hAnsi="Times New Roman"/>
                  <w:color w:val="000000"/>
                </w:rPr>
                <w:t>Increase Indent button</w:t>
              </w:r>
            </w:ins>
          </w:p>
        </w:tc>
        <w:tc>
          <w:tcPr>
            <w:tcW w:w="1317" w:type="dxa"/>
            <w:tcPrChange w:id="1603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36" w:author="Phuong Giang" w:date="2012-02-23T00:27:00Z"/>
                <w:rFonts w:ascii="Times New Roman" w:hAnsi="Times New Roman"/>
              </w:rPr>
            </w:pPr>
            <w:ins w:id="16037" w:author="Phuong Giang" w:date="2012-02-23T00:27:00Z">
              <w:r w:rsidRPr="002C5825">
                <w:rPr>
                  <w:rFonts w:ascii="Times New Roman" w:hAnsi="Times New Roman"/>
                  <w:color w:val="000000"/>
                </w:rPr>
                <w:t>Button</w:t>
              </w:r>
            </w:ins>
          </w:p>
        </w:tc>
        <w:tc>
          <w:tcPr>
            <w:tcW w:w="1537" w:type="dxa"/>
            <w:tcPrChange w:id="1603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39" w:author="Phuong Giang" w:date="2012-02-23T00:27:00Z"/>
                <w:rFonts w:ascii="Times New Roman" w:hAnsi="Times New Roman"/>
              </w:rPr>
            </w:pPr>
            <w:ins w:id="16040" w:author="Phuong Giang" w:date="2012-02-23T00:27:00Z">
              <w:r w:rsidRPr="002C5825">
                <w:rPr>
                  <w:rFonts w:ascii="Times New Roman" w:hAnsi="Times New Roman"/>
                  <w:color w:val="000000"/>
                </w:rPr>
                <w:t>Increase Indent</w:t>
              </w:r>
            </w:ins>
          </w:p>
        </w:tc>
        <w:tc>
          <w:tcPr>
            <w:tcW w:w="939" w:type="dxa"/>
            <w:tcPrChange w:id="1604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42" w:author="Phuong Giang" w:date="2012-02-23T00:27:00Z"/>
                <w:rFonts w:ascii="Times New Roman" w:hAnsi="Times New Roman"/>
              </w:rPr>
            </w:pPr>
          </w:p>
        </w:tc>
        <w:tc>
          <w:tcPr>
            <w:tcW w:w="1157" w:type="dxa"/>
            <w:tcPrChange w:id="1604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44" w:author="Phuong Giang" w:date="2012-02-23T00:27:00Z"/>
                <w:rFonts w:ascii="Times New Roman" w:hAnsi="Times New Roman"/>
              </w:rPr>
            </w:pPr>
          </w:p>
        </w:tc>
        <w:tc>
          <w:tcPr>
            <w:tcW w:w="1640" w:type="dxa"/>
            <w:tcPrChange w:id="1604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4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047" w:author="Phuong Giang" w:date="2012-02-23T00:27:00Z"/>
          <w:trPrChange w:id="160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04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050" w:author="Phuong Giang" w:date="2012-02-23T00:27:00Z"/>
                <w:rFonts w:ascii="Times New Roman" w:hAnsi="Times New Roman"/>
                <w:b w:val="0"/>
                <w:bCs w:val="0"/>
              </w:rPr>
            </w:pPr>
            <w:ins w:id="16051" w:author="Phuong Giang" w:date="2012-02-23T00:27:00Z">
              <w:r w:rsidRPr="002C5825">
                <w:rPr>
                  <w:rFonts w:ascii="Times New Roman" w:hAnsi="Times New Roman"/>
                  <w:color w:val="000000"/>
                </w:rPr>
                <w:t>29</w:t>
              </w:r>
            </w:ins>
          </w:p>
        </w:tc>
        <w:tc>
          <w:tcPr>
            <w:tcW w:w="1339" w:type="dxa"/>
            <w:gridSpan w:val="2"/>
            <w:tcPrChange w:id="160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53" w:author="Phuong Giang" w:date="2012-02-23T00:27:00Z"/>
                <w:rFonts w:ascii="Times New Roman" w:hAnsi="Times New Roman"/>
                <w:color w:val="000000"/>
              </w:rPr>
            </w:pPr>
            <w:ins w:id="16054" w:author="Phuong Giang" w:date="2012-02-23T00:27:00Z">
              <w:r w:rsidRPr="002C5825">
                <w:rPr>
                  <w:rFonts w:ascii="Times New Roman" w:hAnsi="Times New Roman"/>
                  <w:color w:val="000000"/>
                </w:rPr>
                <w:t>Decrease Indent button</w:t>
              </w:r>
            </w:ins>
          </w:p>
        </w:tc>
        <w:tc>
          <w:tcPr>
            <w:tcW w:w="1317" w:type="dxa"/>
            <w:tcPrChange w:id="1605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56" w:author="Phuong Giang" w:date="2012-02-23T00:27:00Z"/>
                <w:rFonts w:ascii="Times New Roman" w:hAnsi="Times New Roman"/>
              </w:rPr>
            </w:pPr>
            <w:ins w:id="16057" w:author="Phuong Giang" w:date="2012-02-23T00:27:00Z">
              <w:r w:rsidRPr="002C5825">
                <w:rPr>
                  <w:rFonts w:ascii="Times New Roman" w:hAnsi="Times New Roman"/>
                  <w:color w:val="000000"/>
                </w:rPr>
                <w:t>Button</w:t>
              </w:r>
            </w:ins>
          </w:p>
        </w:tc>
        <w:tc>
          <w:tcPr>
            <w:tcW w:w="1537" w:type="dxa"/>
            <w:tcPrChange w:id="1605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59" w:author="Phuong Giang" w:date="2012-02-23T00:27:00Z"/>
                <w:rFonts w:ascii="Times New Roman" w:hAnsi="Times New Roman"/>
              </w:rPr>
            </w:pPr>
            <w:ins w:id="16060" w:author="Phuong Giang" w:date="2012-02-23T00:27:00Z">
              <w:r w:rsidRPr="002C5825">
                <w:rPr>
                  <w:rFonts w:ascii="Times New Roman" w:hAnsi="Times New Roman"/>
                  <w:color w:val="000000"/>
                </w:rPr>
                <w:t>Decrease Indent</w:t>
              </w:r>
            </w:ins>
          </w:p>
        </w:tc>
        <w:tc>
          <w:tcPr>
            <w:tcW w:w="939" w:type="dxa"/>
            <w:tcPrChange w:id="1606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62" w:author="Phuong Giang" w:date="2012-02-23T00:27:00Z"/>
                <w:rFonts w:ascii="Times New Roman" w:hAnsi="Times New Roman"/>
              </w:rPr>
            </w:pPr>
          </w:p>
        </w:tc>
        <w:tc>
          <w:tcPr>
            <w:tcW w:w="1157" w:type="dxa"/>
            <w:tcPrChange w:id="1606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64" w:author="Phuong Giang" w:date="2012-02-23T00:27:00Z"/>
                <w:rFonts w:ascii="Times New Roman" w:hAnsi="Times New Roman"/>
              </w:rPr>
            </w:pPr>
          </w:p>
        </w:tc>
        <w:tc>
          <w:tcPr>
            <w:tcW w:w="1640" w:type="dxa"/>
            <w:tcPrChange w:id="1606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66" w:author="Phuong Giang" w:date="2012-02-23T00:27:00Z"/>
                <w:rFonts w:ascii="Times New Roman" w:hAnsi="Times New Roman"/>
              </w:rPr>
            </w:pPr>
          </w:p>
        </w:tc>
      </w:tr>
      <w:tr w:rsidR="0024533E" w:rsidRPr="002C5825" w:rsidTr="00C454AF">
        <w:trPr>
          <w:trHeight w:val="720"/>
          <w:ins w:id="16067" w:author="Phuong Giang" w:date="2012-02-23T00:27:00Z"/>
          <w:trPrChange w:id="160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069" w:author="Phuong Giang" w:date="2012-02-23T00:29:00Z">
              <w:tcPr>
                <w:tcW w:w="482" w:type="dxa"/>
                <w:shd w:val="clear" w:color="auto" w:fill="auto"/>
              </w:tcPr>
            </w:tcPrChange>
          </w:tcPr>
          <w:p w:rsidR="0024533E" w:rsidRPr="002C5825" w:rsidRDefault="0024533E" w:rsidP="00687CE6">
            <w:pPr>
              <w:tabs>
                <w:tab w:val="left" w:pos="4208"/>
              </w:tabs>
              <w:rPr>
                <w:ins w:id="16070" w:author="Phuong Giang" w:date="2012-02-23T00:27:00Z"/>
                <w:rFonts w:ascii="Times New Roman" w:hAnsi="Times New Roman"/>
                <w:b w:val="0"/>
                <w:bCs w:val="0"/>
              </w:rPr>
            </w:pPr>
            <w:ins w:id="16071" w:author="Phuong Giang" w:date="2012-02-23T00:27:00Z">
              <w:r w:rsidRPr="002C5825">
                <w:rPr>
                  <w:rFonts w:ascii="Times New Roman" w:hAnsi="Times New Roman"/>
                  <w:color w:val="000000"/>
                </w:rPr>
                <w:t>30</w:t>
              </w:r>
            </w:ins>
          </w:p>
        </w:tc>
        <w:tc>
          <w:tcPr>
            <w:tcW w:w="1339" w:type="dxa"/>
            <w:gridSpan w:val="2"/>
            <w:tcPrChange w:id="160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73" w:author="Phuong Giang" w:date="2012-02-23T00:27:00Z"/>
                <w:rFonts w:ascii="Times New Roman" w:hAnsi="Times New Roman"/>
                <w:color w:val="000000"/>
              </w:rPr>
            </w:pPr>
            <w:ins w:id="16074" w:author="Phuong Giang" w:date="2012-02-23T00:27:00Z">
              <w:r w:rsidRPr="002C5825">
                <w:rPr>
                  <w:rFonts w:ascii="Times New Roman" w:hAnsi="Times New Roman"/>
                  <w:color w:val="000000"/>
                </w:rPr>
                <w:t>Format Bullet button</w:t>
              </w:r>
            </w:ins>
          </w:p>
        </w:tc>
        <w:tc>
          <w:tcPr>
            <w:tcW w:w="1317" w:type="dxa"/>
            <w:tcPrChange w:id="1607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76" w:author="Phuong Giang" w:date="2012-02-23T00:27:00Z"/>
                <w:rFonts w:ascii="Times New Roman" w:hAnsi="Times New Roman"/>
              </w:rPr>
            </w:pPr>
            <w:ins w:id="16077" w:author="Phuong Giang" w:date="2012-02-23T00:27:00Z">
              <w:r w:rsidRPr="002C5825">
                <w:rPr>
                  <w:rFonts w:ascii="Times New Roman" w:hAnsi="Times New Roman"/>
                  <w:color w:val="000000"/>
                </w:rPr>
                <w:t>Button</w:t>
              </w:r>
            </w:ins>
          </w:p>
        </w:tc>
        <w:tc>
          <w:tcPr>
            <w:tcW w:w="1537" w:type="dxa"/>
            <w:tcPrChange w:id="1607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79" w:author="Phuong Giang" w:date="2012-02-23T00:27:00Z"/>
                <w:rFonts w:ascii="Times New Roman" w:hAnsi="Times New Roman"/>
              </w:rPr>
            </w:pPr>
            <w:ins w:id="16080" w:author="Phuong Giang" w:date="2012-02-23T00:27:00Z">
              <w:r w:rsidRPr="002C5825">
                <w:rPr>
                  <w:rFonts w:ascii="Times New Roman" w:hAnsi="Times New Roman"/>
                  <w:color w:val="000000"/>
                </w:rPr>
                <w:t>Format Bullet</w:t>
              </w:r>
            </w:ins>
          </w:p>
        </w:tc>
        <w:tc>
          <w:tcPr>
            <w:tcW w:w="939" w:type="dxa"/>
            <w:tcPrChange w:id="1608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82" w:author="Phuong Giang" w:date="2012-02-23T00:27:00Z"/>
                <w:rFonts w:ascii="Times New Roman" w:hAnsi="Times New Roman"/>
              </w:rPr>
            </w:pPr>
          </w:p>
        </w:tc>
        <w:tc>
          <w:tcPr>
            <w:tcW w:w="1157" w:type="dxa"/>
            <w:tcPrChange w:id="1608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84" w:author="Phuong Giang" w:date="2012-02-23T00:27:00Z"/>
                <w:rFonts w:ascii="Times New Roman" w:hAnsi="Times New Roman"/>
              </w:rPr>
            </w:pPr>
          </w:p>
        </w:tc>
        <w:tc>
          <w:tcPr>
            <w:tcW w:w="1640" w:type="dxa"/>
            <w:tcPrChange w:id="1608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08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087" w:author="Phuong Giang" w:date="2012-02-23T00:27:00Z"/>
          <w:trPrChange w:id="160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08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090" w:author="Phuong Giang" w:date="2012-02-23T00:27:00Z"/>
                <w:rFonts w:ascii="Times New Roman" w:hAnsi="Times New Roman"/>
                <w:b w:val="0"/>
                <w:bCs w:val="0"/>
              </w:rPr>
            </w:pPr>
            <w:ins w:id="16091" w:author="Phuong Giang" w:date="2012-02-23T00:27:00Z">
              <w:r w:rsidRPr="002C5825">
                <w:rPr>
                  <w:rFonts w:ascii="Times New Roman" w:hAnsi="Times New Roman"/>
                  <w:color w:val="000000"/>
                </w:rPr>
                <w:t>31</w:t>
              </w:r>
            </w:ins>
          </w:p>
        </w:tc>
        <w:tc>
          <w:tcPr>
            <w:tcW w:w="1339" w:type="dxa"/>
            <w:gridSpan w:val="2"/>
            <w:tcPrChange w:id="160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93" w:author="Phuong Giang" w:date="2012-02-23T00:27:00Z"/>
                <w:rFonts w:ascii="Times New Roman" w:hAnsi="Times New Roman"/>
                <w:color w:val="000000"/>
              </w:rPr>
            </w:pPr>
            <w:ins w:id="16094" w:author="Phuong Giang" w:date="2012-02-23T00:27:00Z">
              <w:r w:rsidRPr="002C5825">
                <w:rPr>
                  <w:rFonts w:ascii="Times New Roman" w:hAnsi="Times New Roman"/>
                  <w:color w:val="000000"/>
                </w:rPr>
                <w:t>Format Numbering button</w:t>
              </w:r>
            </w:ins>
          </w:p>
        </w:tc>
        <w:tc>
          <w:tcPr>
            <w:tcW w:w="1317" w:type="dxa"/>
            <w:tcPrChange w:id="1609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96" w:author="Phuong Giang" w:date="2012-02-23T00:27:00Z"/>
                <w:rFonts w:ascii="Times New Roman" w:hAnsi="Times New Roman"/>
              </w:rPr>
            </w:pPr>
            <w:ins w:id="16097" w:author="Phuong Giang" w:date="2012-02-23T00:27:00Z">
              <w:r w:rsidRPr="002C5825">
                <w:rPr>
                  <w:rFonts w:ascii="Times New Roman" w:hAnsi="Times New Roman"/>
                  <w:color w:val="000000"/>
                </w:rPr>
                <w:t>Button</w:t>
              </w:r>
            </w:ins>
          </w:p>
        </w:tc>
        <w:tc>
          <w:tcPr>
            <w:tcW w:w="1537" w:type="dxa"/>
            <w:tcPrChange w:id="1609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099" w:author="Phuong Giang" w:date="2012-02-23T00:27:00Z"/>
                <w:rFonts w:ascii="Times New Roman" w:hAnsi="Times New Roman"/>
              </w:rPr>
            </w:pPr>
            <w:ins w:id="16100" w:author="Phuong Giang" w:date="2012-02-23T00:27:00Z">
              <w:r w:rsidRPr="002C5825">
                <w:rPr>
                  <w:rFonts w:ascii="Times New Roman" w:hAnsi="Times New Roman"/>
                  <w:color w:val="000000"/>
                </w:rPr>
                <w:t>Format Numbering</w:t>
              </w:r>
            </w:ins>
          </w:p>
        </w:tc>
        <w:tc>
          <w:tcPr>
            <w:tcW w:w="939" w:type="dxa"/>
            <w:tcPrChange w:id="1610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02" w:author="Phuong Giang" w:date="2012-02-23T00:27:00Z"/>
                <w:rFonts w:ascii="Times New Roman" w:hAnsi="Times New Roman"/>
              </w:rPr>
            </w:pPr>
          </w:p>
        </w:tc>
        <w:tc>
          <w:tcPr>
            <w:tcW w:w="1157" w:type="dxa"/>
            <w:tcPrChange w:id="1610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04" w:author="Phuong Giang" w:date="2012-02-23T00:27:00Z"/>
                <w:rFonts w:ascii="Times New Roman" w:hAnsi="Times New Roman"/>
              </w:rPr>
            </w:pPr>
          </w:p>
        </w:tc>
        <w:tc>
          <w:tcPr>
            <w:tcW w:w="1640" w:type="dxa"/>
            <w:tcPrChange w:id="1610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06" w:author="Phuong Giang" w:date="2012-02-23T00:27:00Z"/>
                <w:rFonts w:ascii="Times New Roman" w:hAnsi="Times New Roman"/>
              </w:rPr>
            </w:pPr>
          </w:p>
        </w:tc>
      </w:tr>
      <w:tr w:rsidR="0024533E" w:rsidRPr="002C5825" w:rsidTr="00C454AF">
        <w:trPr>
          <w:trHeight w:val="720"/>
          <w:ins w:id="16107" w:author="Phuong Giang" w:date="2012-02-23T00:27:00Z"/>
          <w:trPrChange w:id="161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109" w:author="Phuong Giang" w:date="2012-02-23T00:29:00Z">
              <w:tcPr>
                <w:tcW w:w="482" w:type="dxa"/>
                <w:shd w:val="clear" w:color="auto" w:fill="auto"/>
              </w:tcPr>
            </w:tcPrChange>
          </w:tcPr>
          <w:p w:rsidR="0024533E" w:rsidRPr="002C5825" w:rsidRDefault="0024533E" w:rsidP="00687CE6">
            <w:pPr>
              <w:tabs>
                <w:tab w:val="left" w:pos="4208"/>
              </w:tabs>
              <w:rPr>
                <w:ins w:id="16110" w:author="Phuong Giang" w:date="2012-02-23T00:27:00Z"/>
                <w:rFonts w:ascii="Times New Roman" w:hAnsi="Times New Roman"/>
                <w:b w:val="0"/>
                <w:bCs w:val="0"/>
              </w:rPr>
            </w:pPr>
            <w:ins w:id="16111" w:author="Phuong Giang" w:date="2012-02-23T00:27:00Z">
              <w:r w:rsidRPr="002C5825">
                <w:rPr>
                  <w:rFonts w:ascii="Times New Roman" w:hAnsi="Times New Roman"/>
                  <w:color w:val="000000"/>
                </w:rPr>
                <w:t>32</w:t>
              </w:r>
            </w:ins>
          </w:p>
        </w:tc>
        <w:tc>
          <w:tcPr>
            <w:tcW w:w="1339" w:type="dxa"/>
            <w:gridSpan w:val="2"/>
            <w:tcPrChange w:id="161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13" w:author="Phuong Giang" w:date="2012-02-23T00:27:00Z"/>
                <w:rFonts w:ascii="Times New Roman" w:hAnsi="Times New Roman"/>
                <w:color w:val="000000"/>
              </w:rPr>
            </w:pPr>
            <w:ins w:id="16114" w:author="Phuong Giang" w:date="2012-02-23T00:27:00Z">
              <w:r w:rsidRPr="002C5825">
                <w:rPr>
                  <w:rFonts w:ascii="Times New Roman" w:hAnsi="Times New Roman"/>
                  <w:color w:val="000000"/>
                </w:rPr>
                <w:t>Insert Table button</w:t>
              </w:r>
            </w:ins>
          </w:p>
        </w:tc>
        <w:tc>
          <w:tcPr>
            <w:tcW w:w="1317" w:type="dxa"/>
            <w:tcPrChange w:id="1611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16" w:author="Phuong Giang" w:date="2012-02-23T00:27:00Z"/>
                <w:rFonts w:ascii="Times New Roman" w:hAnsi="Times New Roman"/>
              </w:rPr>
            </w:pPr>
            <w:ins w:id="16117" w:author="Phuong Giang" w:date="2012-02-23T00:27:00Z">
              <w:r w:rsidRPr="002C5825">
                <w:rPr>
                  <w:rFonts w:ascii="Times New Roman" w:hAnsi="Times New Roman"/>
                  <w:color w:val="000000"/>
                </w:rPr>
                <w:t>Button</w:t>
              </w:r>
            </w:ins>
          </w:p>
        </w:tc>
        <w:tc>
          <w:tcPr>
            <w:tcW w:w="1537" w:type="dxa"/>
            <w:tcPrChange w:id="1611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19" w:author="Phuong Giang" w:date="2012-02-23T00:27:00Z"/>
                <w:rFonts w:ascii="Times New Roman" w:hAnsi="Times New Roman"/>
              </w:rPr>
            </w:pPr>
            <w:ins w:id="16120" w:author="Phuong Giang" w:date="2012-02-23T00:27:00Z">
              <w:r w:rsidRPr="002C5825">
                <w:rPr>
                  <w:rFonts w:ascii="Times New Roman" w:hAnsi="Times New Roman"/>
                  <w:color w:val="000000"/>
                </w:rPr>
                <w:t>Insert Table</w:t>
              </w:r>
            </w:ins>
          </w:p>
        </w:tc>
        <w:tc>
          <w:tcPr>
            <w:tcW w:w="939" w:type="dxa"/>
            <w:tcPrChange w:id="1612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22" w:author="Phuong Giang" w:date="2012-02-23T00:27:00Z"/>
                <w:rFonts w:ascii="Times New Roman" w:hAnsi="Times New Roman"/>
              </w:rPr>
            </w:pPr>
          </w:p>
        </w:tc>
        <w:tc>
          <w:tcPr>
            <w:tcW w:w="1157" w:type="dxa"/>
            <w:tcPrChange w:id="1612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24" w:author="Phuong Giang" w:date="2012-02-23T00:27:00Z"/>
                <w:rFonts w:ascii="Times New Roman" w:hAnsi="Times New Roman"/>
              </w:rPr>
            </w:pPr>
          </w:p>
        </w:tc>
        <w:tc>
          <w:tcPr>
            <w:tcW w:w="1640" w:type="dxa"/>
            <w:tcPrChange w:id="1612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2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127" w:author="Phuong Giang" w:date="2012-02-23T00:27:00Z"/>
          <w:trPrChange w:id="161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12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130" w:author="Phuong Giang" w:date="2012-02-23T00:27:00Z"/>
                <w:rFonts w:ascii="Times New Roman" w:hAnsi="Times New Roman"/>
                <w:b w:val="0"/>
                <w:bCs w:val="0"/>
              </w:rPr>
            </w:pPr>
            <w:ins w:id="16131" w:author="Phuong Giang" w:date="2012-02-23T00:27:00Z">
              <w:r w:rsidRPr="002C5825">
                <w:rPr>
                  <w:rFonts w:ascii="Times New Roman" w:hAnsi="Times New Roman"/>
                  <w:color w:val="000000"/>
                </w:rPr>
                <w:t>33</w:t>
              </w:r>
            </w:ins>
          </w:p>
        </w:tc>
        <w:tc>
          <w:tcPr>
            <w:tcW w:w="1339" w:type="dxa"/>
            <w:gridSpan w:val="2"/>
            <w:tcPrChange w:id="161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33" w:author="Phuong Giang" w:date="2012-02-23T00:27:00Z"/>
                <w:rFonts w:ascii="Times New Roman" w:hAnsi="Times New Roman"/>
                <w:color w:val="000000"/>
              </w:rPr>
            </w:pPr>
            <w:ins w:id="16134" w:author="Phuong Giang" w:date="2012-02-23T00:27:00Z">
              <w:r w:rsidRPr="002C5825">
                <w:rPr>
                  <w:rFonts w:ascii="Times New Roman" w:hAnsi="Times New Roman"/>
                  <w:color w:val="000000"/>
                </w:rPr>
                <w:t>Insert Image button</w:t>
              </w:r>
            </w:ins>
          </w:p>
        </w:tc>
        <w:tc>
          <w:tcPr>
            <w:tcW w:w="1317" w:type="dxa"/>
            <w:tcPrChange w:id="1613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36" w:author="Phuong Giang" w:date="2012-02-23T00:27:00Z"/>
                <w:rFonts w:ascii="Times New Roman" w:hAnsi="Times New Roman"/>
              </w:rPr>
            </w:pPr>
            <w:ins w:id="16137" w:author="Phuong Giang" w:date="2012-02-23T00:27:00Z">
              <w:r w:rsidRPr="002C5825">
                <w:rPr>
                  <w:rFonts w:ascii="Times New Roman" w:hAnsi="Times New Roman"/>
                  <w:color w:val="000000"/>
                </w:rPr>
                <w:t>Button</w:t>
              </w:r>
            </w:ins>
          </w:p>
        </w:tc>
        <w:tc>
          <w:tcPr>
            <w:tcW w:w="1537" w:type="dxa"/>
            <w:tcPrChange w:id="1613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39" w:author="Phuong Giang" w:date="2012-02-23T00:27:00Z"/>
                <w:rFonts w:ascii="Times New Roman" w:hAnsi="Times New Roman"/>
              </w:rPr>
            </w:pPr>
            <w:ins w:id="16140" w:author="Phuong Giang" w:date="2012-02-23T00:27:00Z">
              <w:r w:rsidRPr="002C5825">
                <w:rPr>
                  <w:rFonts w:ascii="Times New Roman" w:hAnsi="Times New Roman"/>
                  <w:color w:val="000000"/>
                </w:rPr>
                <w:t>Insert Image</w:t>
              </w:r>
            </w:ins>
          </w:p>
        </w:tc>
        <w:tc>
          <w:tcPr>
            <w:tcW w:w="939" w:type="dxa"/>
            <w:tcPrChange w:id="1614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42" w:author="Phuong Giang" w:date="2012-02-23T00:27:00Z"/>
                <w:rFonts w:ascii="Times New Roman" w:hAnsi="Times New Roman"/>
              </w:rPr>
            </w:pPr>
          </w:p>
        </w:tc>
        <w:tc>
          <w:tcPr>
            <w:tcW w:w="1157" w:type="dxa"/>
            <w:tcPrChange w:id="1614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44" w:author="Phuong Giang" w:date="2012-02-23T00:27:00Z"/>
                <w:rFonts w:ascii="Times New Roman" w:hAnsi="Times New Roman"/>
              </w:rPr>
            </w:pPr>
          </w:p>
        </w:tc>
        <w:tc>
          <w:tcPr>
            <w:tcW w:w="1640" w:type="dxa"/>
            <w:tcPrChange w:id="1614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46" w:author="Phuong Giang" w:date="2012-02-23T00:27:00Z"/>
                <w:rFonts w:ascii="Times New Roman" w:hAnsi="Times New Roman"/>
              </w:rPr>
            </w:pPr>
          </w:p>
        </w:tc>
      </w:tr>
      <w:tr w:rsidR="0024533E" w:rsidRPr="002C5825" w:rsidTr="00C454AF">
        <w:trPr>
          <w:trHeight w:val="720"/>
          <w:ins w:id="16147" w:author="Phuong Giang" w:date="2012-02-23T00:27:00Z"/>
          <w:trPrChange w:id="161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149" w:author="Phuong Giang" w:date="2012-02-23T00:29:00Z">
              <w:tcPr>
                <w:tcW w:w="482" w:type="dxa"/>
                <w:shd w:val="clear" w:color="auto" w:fill="auto"/>
              </w:tcPr>
            </w:tcPrChange>
          </w:tcPr>
          <w:p w:rsidR="0024533E" w:rsidRPr="002C5825" w:rsidRDefault="0024533E" w:rsidP="00687CE6">
            <w:pPr>
              <w:tabs>
                <w:tab w:val="left" w:pos="4208"/>
              </w:tabs>
              <w:rPr>
                <w:ins w:id="16150" w:author="Phuong Giang" w:date="2012-02-23T00:27:00Z"/>
                <w:rFonts w:ascii="Times New Roman" w:hAnsi="Times New Roman"/>
                <w:b w:val="0"/>
                <w:bCs w:val="0"/>
              </w:rPr>
            </w:pPr>
            <w:ins w:id="16151" w:author="Phuong Giang" w:date="2012-02-23T00:27:00Z">
              <w:r w:rsidRPr="002C5825">
                <w:rPr>
                  <w:rFonts w:ascii="Times New Roman" w:hAnsi="Times New Roman"/>
                  <w:color w:val="000000"/>
                </w:rPr>
                <w:t>34</w:t>
              </w:r>
            </w:ins>
          </w:p>
        </w:tc>
        <w:tc>
          <w:tcPr>
            <w:tcW w:w="1339" w:type="dxa"/>
            <w:gridSpan w:val="2"/>
            <w:tcPrChange w:id="161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53" w:author="Phuong Giang" w:date="2012-02-23T00:27:00Z"/>
                <w:rFonts w:ascii="Times New Roman" w:hAnsi="Times New Roman"/>
                <w:color w:val="000000"/>
              </w:rPr>
            </w:pPr>
            <w:ins w:id="16154" w:author="Phuong Giang" w:date="2012-02-23T00:27:00Z">
              <w:r w:rsidRPr="002C5825">
                <w:rPr>
                  <w:rFonts w:ascii="Times New Roman" w:hAnsi="Times New Roman"/>
                  <w:color w:val="000000"/>
                </w:rPr>
                <w:t>Week Input</w:t>
              </w:r>
            </w:ins>
          </w:p>
        </w:tc>
        <w:tc>
          <w:tcPr>
            <w:tcW w:w="1317" w:type="dxa"/>
            <w:tcPrChange w:id="1615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56" w:author="Phuong Giang" w:date="2012-02-23T00:27:00Z"/>
                <w:rFonts w:ascii="Times New Roman" w:hAnsi="Times New Roman"/>
              </w:rPr>
            </w:pPr>
            <w:ins w:id="16157" w:author="Phuong Giang" w:date="2012-02-23T00:27:00Z">
              <w:r w:rsidRPr="002C5825">
                <w:rPr>
                  <w:rFonts w:ascii="Times New Roman" w:hAnsi="Times New Roman"/>
                  <w:color w:val="000000"/>
                </w:rPr>
                <w:t>Numeric List Box</w:t>
              </w:r>
            </w:ins>
          </w:p>
        </w:tc>
        <w:tc>
          <w:tcPr>
            <w:tcW w:w="1537" w:type="dxa"/>
            <w:tcPrChange w:id="1615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59" w:author="Phuong Giang" w:date="2012-02-23T00:27:00Z"/>
                <w:rFonts w:ascii="Times New Roman" w:hAnsi="Times New Roman"/>
              </w:rPr>
            </w:pPr>
            <w:ins w:id="16160" w:author="Phuong Giang" w:date="2012-02-23T00:27:00Z">
              <w:r w:rsidRPr="002C5825">
                <w:rPr>
                  <w:rFonts w:ascii="Times New Roman" w:hAnsi="Times New Roman"/>
                  <w:color w:val="000000"/>
                </w:rPr>
                <w:t>Take Teaching Plan Week Number</w:t>
              </w:r>
            </w:ins>
          </w:p>
        </w:tc>
        <w:tc>
          <w:tcPr>
            <w:tcW w:w="939" w:type="dxa"/>
            <w:tcPrChange w:id="1616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62" w:author="Phuong Giang" w:date="2012-02-23T00:27:00Z"/>
                <w:rFonts w:ascii="Times New Roman" w:hAnsi="Times New Roman"/>
              </w:rPr>
            </w:pPr>
          </w:p>
        </w:tc>
        <w:tc>
          <w:tcPr>
            <w:tcW w:w="1157" w:type="dxa"/>
            <w:tcPrChange w:id="1616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64" w:author="Phuong Giang" w:date="2012-02-23T00:27:00Z"/>
                <w:rFonts w:ascii="Times New Roman" w:hAnsi="Times New Roman"/>
              </w:rPr>
            </w:pPr>
          </w:p>
        </w:tc>
        <w:tc>
          <w:tcPr>
            <w:tcW w:w="1640" w:type="dxa"/>
            <w:tcPrChange w:id="1616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6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167" w:author="Phuong Giang" w:date="2012-02-23T00:27:00Z"/>
          <w:trPrChange w:id="161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16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170" w:author="Phuong Giang" w:date="2012-02-23T00:27:00Z"/>
                <w:rFonts w:ascii="Times New Roman" w:hAnsi="Times New Roman"/>
                <w:b w:val="0"/>
                <w:bCs w:val="0"/>
              </w:rPr>
            </w:pPr>
            <w:ins w:id="16171" w:author="Phuong Giang" w:date="2012-02-23T00:27:00Z">
              <w:r w:rsidRPr="002C5825">
                <w:rPr>
                  <w:rFonts w:ascii="Times New Roman" w:hAnsi="Times New Roman"/>
                  <w:color w:val="000000"/>
                </w:rPr>
                <w:t>35</w:t>
              </w:r>
            </w:ins>
          </w:p>
        </w:tc>
        <w:tc>
          <w:tcPr>
            <w:tcW w:w="1339" w:type="dxa"/>
            <w:gridSpan w:val="2"/>
            <w:tcPrChange w:id="161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73" w:author="Phuong Giang" w:date="2012-02-23T00:27:00Z"/>
                <w:rFonts w:ascii="Times New Roman" w:hAnsi="Times New Roman"/>
                <w:color w:val="000000"/>
              </w:rPr>
            </w:pPr>
            <w:ins w:id="16174" w:author="Phuong Giang" w:date="2012-02-23T00:27:00Z">
              <w:r w:rsidRPr="002C5825">
                <w:rPr>
                  <w:rFonts w:ascii="Times New Roman" w:hAnsi="Times New Roman"/>
                  <w:color w:val="000000"/>
                </w:rPr>
                <w:t>Compose Date picker</w:t>
              </w:r>
            </w:ins>
          </w:p>
        </w:tc>
        <w:tc>
          <w:tcPr>
            <w:tcW w:w="1317" w:type="dxa"/>
            <w:tcPrChange w:id="1617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76" w:author="Phuong Giang" w:date="2012-02-23T00:27:00Z"/>
                <w:rFonts w:ascii="Times New Roman" w:hAnsi="Times New Roman"/>
              </w:rPr>
            </w:pPr>
            <w:ins w:id="16177" w:author="Phuong Giang" w:date="2012-02-23T00:27:00Z">
              <w:r w:rsidRPr="002C5825">
                <w:rPr>
                  <w:rFonts w:ascii="Times New Roman" w:hAnsi="Times New Roman"/>
                  <w:color w:val="000000"/>
                </w:rPr>
                <w:t>Date Time Picker</w:t>
              </w:r>
            </w:ins>
          </w:p>
        </w:tc>
        <w:tc>
          <w:tcPr>
            <w:tcW w:w="1537" w:type="dxa"/>
            <w:tcPrChange w:id="1617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79" w:author="Phuong Giang" w:date="2012-02-23T00:27:00Z"/>
                <w:rFonts w:ascii="Times New Roman" w:hAnsi="Times New Roman"/>
              </w:rPr>
            </w:pPr>
            <w:ins w:id="16180" w:author="Phuong Giang" w:date="2012-02-23T00:27:00Z">
              <w:r w:rsidRPr="002C5825">
                <w:rPr>
                  <w:rFonts w:ascii="Times New Roman" w:hAnsi="Times New Roman"/>
                  <w:color w:val="000000"/>
                </w:rPr>
                <w:t>Take Compose Date of Teaching Plan</w:t>
              </w:r>
            </w:ins>
          </w:p>
        </w:tc>
        <w:tc>
          <w:tcPr>
            <w:tcW w:w="939" w:type="dxa"/>
            <w:tcPrChange w:id="1618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82" w:author="Phuong Giang" w:date="2012-02-23T00:27:00Z"/>
                <w:rFonts w:ascii="Times New Roman" w:hAnsi="Times New Roman"/>
              </w:rPr>
            </w:pPr>
          </w:p>
        </w:tc>
        <w:tc>
          <w:tcPr>
            <w:tcW w:w="1157" w:type="dxa"/>
            <w:tcPrChange w:id="1618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84" w:author="Phuong Giang" w:date="2012-02-23T00:27:00Z"/>
                <w:rFonts w:ascii="Times New Roman" w:hAnsi="Times New Roman"/>
              </w:rPr>
            </w:pPr>
          </w:p>
        </w:tc>
        <w:tc>
          <w:tcPr>
            <w:tcW w:w="1640" w:type="dxa"/>
            <w:tcPrChange w:id="1618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186" w:author="Phuong Giang" w:date="2012-02-23T00:27:00Z"/>
                <w:rFonts w:ascii="Times New Roman" w:hAnsi="Times New Roman"/>
              </w:rPr>
            </w:pPr>
          </w:p>
        </w:tc>
      </w:tr>
      <w:tr w:rsidR="0024533E" w:rsidRPr="002C5825" w:rsidTr="00C454AF">
        <w:trPr>
          <w:trHeight w:val="720"/>
          <w:ins w:id="16187" w:author="Phuong Giang" w:date="2012-02-23T00:27:00Z"/>
          <w:trPrChange w:id="161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189" w:author="Phuong Giang" w:date="2012-02-23T00:29:00Z">
              <w:tcPr>
                <w:tcW w:w="482" w:type="dxa"/>
                <w:shd w:val="clear" w:color="auto" w:fill="auto"/>
              </w:tcPr>
            </w:tcPrChange>
          </w:tcPr>
          <w:p w:rsidR="0024533E" w:rsidRPr="002C5825" w:rsidRDefault="0024533E" w:rsidP="00687CE6">
            <w:pPr>
              <w:tabs>
                <w:tab w:val="left" w:pos="4208"/>
              </w:tabs>
              <w:rPr>
                <w:ins w:id="16190" w:author="Phuong Giang" w:date="2012-02-23T00:27:00Z"/>
                <w:rFonts w:ascii="Times New Roman" w:hAnsi="Times New Roman"/>
                <w:b w:val="0"/>
                <w:bCs w:val="0"/>
              </w:rPr>
            </w:pPr>
            <w:ins w:id="16191" w:author="Phuong Giang" w:date="2012-02-23T00:27:00Z">
              <w:r w:rsidRPr="002C5825">
                <w:rPr>
                  <w:rFonts w:ascii="Times New Roman" w:hAnsi="Times New Roman"/>
                  <w:color w:val="000000"/>
                </w:rPr>
                <w:t>36</w:t>
              </w:r>
            </w:ins>
          </w:p>
        </w:tc>
        <w:tc>
          <w:tcPr>
            <w:tcW w:w="1339" w:type="dxa"/>
            <w:gridSpan w:val="2"/>
            <w:tcPrChange w:id="161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93" w:author="Phuong Giang" w:date="2012-02-23T00:27:00Z"/>
                <w:rFonts w:ascii="Times New Roman" w:hAnsi="Times New Roman"/>
                <w:color w:val="000000"/>
              </w:rPr>
            </w:pPr>
            <w:ins w:id="16194" w:author="Phuong Giang" w:date="2012-02-23T00:27:00Z">
              <w:r w:rsidRPr="002C5825">
                <w:rPr>
                  <w:rFonts w:ascii="Times New Roman" w:hAnsi="Times New Roman"/>
                  <w:color w:val="000000"/>
                </w:rPr>
                <w:t>Teaching Date picker</w:t>
              </w:r>
            </w:ins>
          </w:p>
        </w:tc>
        <w:tc>
          <w:tcPr>
            <w:tcW w:w="1317" w:type="dxa"/>
            <w:tcPrChange w:id="1619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96" w:author="Phuong Giang" w:date="2012-02-23T00:27:00Z"/>
                <w:rFonts w:ascii="Times New Roman" w:hAnsi="Times New Roman"/>
              </w:rPr>
            </w:pPr>
            <w:ins w:id="16197" w:author="Phuong Giang" w:date="2012-02-23T00:27:00Z">
              <w:r w:rsidRPr="002C5825">
                <w:rPr>
                  <w:rFonts w:ascii="Times New Roman" w:hAnsi="Times New Roman"/>
                  <w:color w:val="000000"/>
                </w:rPr>
                <w:t>Date Time Picker</w:t>
              </w:r>
            </w:ins>
          </w:p>
        </w:tc>
        <w:tc>
          <w:tcPr>
            <w:tcW w:w="1537" w:type="dxa"/>
            <w:tcPrChange w:id="1619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199" w:author="Phuong Giang" w:date="2012-02-23T00:27:00Z"/>
                <w:rFonts w:ascii="Times New Roman" w:hAnsi="Times New Roman"/>
              </w:rPr>
            </w:pPr>
            <w:ins w:id="16200" w:author="Phuong Giang" w:date="2012-02-23T00:27:00Z">
              <w:r w:rsidRPr="002C5825">
                <w:rPr>
                  <w:rFonts w:ascii="Times New Roman" w:hAnsi="Times New Roman"/>
                  <w:color w:val="000000"/>
                </w:rPr>
                <w:t>Take Teaching Date of Teaching Plan</w:t>
              </w:r>
            </w:ins>
          </w:p>
        </w:tc>
        <w:tc>
          <w:tcPr>
            <w:tcW w:w="939" w:type="dxa"/>
            <w:tcPrChange w:id="1620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02" w:author="Phuong Giang" w:date="2012-02-23T00:27:00Z"/>
                <w:rFonts w:ascii="Times New Roman" w:hAnsi="Times New Roman"/>
              </w:rPr>
            </w:pPr>
          </w:p>
        </w:tc>
        <w:tc>
          <w:tcPr>
            <w:tcW w:w="1157" w:type="dxa"/>
            <w:tcPrChange w:id="1620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04" w:author="Phuong Giang" w:date="2012-02-23T00:27:00Z"/>
                <w:rFonts w:ascii="Times New Roman" w:hAnsi="Times New Roman"/>
              </w:rPr>
            </w:pPr>
          </w:p>
        </w:tc>
        <w:tc>
          <w:tcPr>
            <w:tcW w:w="1640" w:type="dxa"/>
            <w:tcPrChange w:id="1620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0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207" w:author="Phuong Giang" w:date="2012-02-23T00:27:00Z"/>
          <w:trPrChange w:id="162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20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210" w:author="Phuong Giang" w:date="2012-02-23T00:27:00Z"/>
                <w:rFonts w:ascii="Times New Roman" w:hAnsi="Times New Roman"/>
                <w:b w:val="0"/>
                <w:bCs w:val="0"/>
              </w:rPr>
            </w:pPr>
            <w:ins w:id="16211" w:author="Phuong Giang" w:date="2012-02-23T00:27:00Z">
              <w:r w:rsidRPr="002C5825">
                <w:rPr>
                  <w:rFonts w:ascii="Times New Roman" w:hAnsi="Times New Roman"/>
                  <w:color w:val="000000"/>
                </w:rPr>
                <w:t>37</w:t>
              </w:r>
            </w:ins>
          </w:p>
        </w:tc>
        <w:tc>
          <w:tcPr>
            <w:tcW w:w="1339" w:type="dxa"/>
            <w:gridSpan w:val="2"/>
            <w:tcPrChange w:id="162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13" w:author="Phuong Giang" w:date="2012-02-23T00:27:00Z"/>
                <w:rFonts w:ascii="Times New Roman" w:hAnsi="Times New Roman"/>
                <w:color w:val="000000"/>
              </w:rPr>
            </w:pPr>
            <w:ins w:id="16214" w:author="Phuong Giang" w:date="2012-02-23T00:27:00Z">
              <w:r w:rsidRPr="002C5825">
                <w:rPr>
                  <w:rFonts w:ascii="Times New Roman" w:hAnsi="Times New Roman"/>
                  <w:color w:val="000000"/>
                </w:rPr>
                <w:t>TP Subject combo box</w:t>
              </w:r>
            </w:ins>
          </w:p>
        </w:tc>
        <w:tc>
          <w:tcPr>
            <w:tcW w:w="1317" w:type="dxa"/>
            <w:tcPrChange w:id="1621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16" w:author="Phuong Giang" w:date="2012-02-23T00:27:00Z"/>
                <w:rFonts w:ascii="Times New Roman" w:hAnsi="Times New Roman"/>
              </w:rPr>
            </w:pPr>
            <w:ins w:id="16217" w:author="Phuong Giang" w:date="2012-02-23T00:27:00Z">
              <w:r w:rsidRPr="002C5825">
                <w:rPr>
                  <w:rFonts w:ascii="Times New Roman" w:hAnsi="Times New Roman"/>
                  <w:color w:val="000000"/>
                </w:rPr>
                <w:t>Combo Box</w:t>
              </w:r>
            </w:ins>
          </w:p>
        </w:tc>
        <w:tc>
          <w:tcPr>
            <w:tcW w:w="1537" w:type="dxa"/>
            <w:tcPrChange w:id="1621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19" w:author="Phuong Giang" w:date="2012-02-23T00:27:00Z"/>
                <w:rFonts w:ascii="Times New Roman" w:hAnsi="Times New Roman"/>
              </w:rPr>
            </w:pPr>
            <w:ins w:id="16220" w:author="Phuong Giang" w:date="2012-02-23T00:27:00Z">
              <w:r w:rsidRPr="002C5825">
                <w:rPr>
                  <w:rFonts w:ascii="Times New Roman" w:hAnsi="Times New Roman"/>
                  <w:color w:val="000000"/>
                </w:rPr>
                <w:t>Take TP Subject</w:t>
              </w:r>
            </w:ins>
          </w:p>
        </w:tc>
        <w:tc>
          <w:tcPr>
            <w:tcW w:w="939" w:type="dxa"/>
            <w:tcPrChange w:id="1622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22" w:author="Phuong Giang" w:date="2012-02-23T00:27:00Z"/>
                <w:rFonts w:ascii="Times New Roman" w:hAnsi="Times New Roman"/>
              </w:rPr>
            </w:pPr>
          </w:p>
        </w:tc>
        <w:tc>
          <w:tcPr>
            <w:tcW w:w="1157" w:type="dxa"/>
            <w:tcPrChange w:id="1622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24" w:author="Phuong Giang" w:date="2012-02-23T00:27:00Z"/>
                <w:rFonts w:ascii="Times New Roman" w:hAnsi="Times New Roman"/>
              </w:rPr>
            </w:pPr>
          </w:p>
        </w:tc>
        <w:tc>
          <w:tcPr>
            <w:tcW w:w="1640" w:type="dxa"/>
            <w:tcPrChange w:id="1622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26" w:author="Phuong Giang" w:date="2012-02-23T00:27:00Z"/>
                <w:rFonts w:ascii="Times New Roman" w:hAnsi="Times New Roman"/>
              </w:rPr>
            </w:pPr>
          </w:p>
        </w:tc>
      </w:tr>
      <w:tr w:rsidR="0024533E" w:rsidRPr="002C5825" w:rsidTr="00C454AF">
        <w:trPr>
          <w:trHeight w:val="720"/>
          <w:ins w:id="16227" w:author="Phuong Giang" w:date="2012-02-23T00:27:00Z"/>
          <w:trPrChange w:id="162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229" w:author="Phuong Giang" w:date="2012-02-23T00:29:00Z">
              <w:tcPr>
                <w:tcW w:w="482" w:type="dxa"/>
                <w:shd w:val="clear" w:color="auto" w:fill="auto"/>
              </w:tcPr>
            </w:tcPrChange>
          </w:tcPr>
          <w:p w:rsidR="0024533E" w:rsidRPr="002C5825" w:rsidRDefault="0024533E" w:rsidP="00687CE6">
            <w:pPr>
              <w:tabs>
                <w:tab w:val="left" w:pos="4208"/>
              </w:tabs>
              <w:rPr>
                <w:ins w:id="16230" w:author="Phuong Giang" w:date="2012-02-23T00:27:00Z"/>
                <w:rFonts w:ascii="Times New Roman" w:hAnsi="Times New Roman"/>
                <w:b w:val="0"/>
                <w:bCs w:val="0"/>
              </w:rPr>
            </w:pPr>
            <w:ins w:id="16231" w:author="Phuong Giang" w:date="2012-02-23T00:27:00Z">
              <w:r w:rsidRPr="002C5825">
                <w:rPr>
                  <w:rFonts w:ascii="Times New Roman" w:hAnsi="Times New Roman"/>
                  <w:color w:val="000000"/>
                </w:rPr>
                <w:t>38</w:t>
              </w:r>
            </w:ins>
          </w:p>
        </w:tc>
        <w:tc>
          <w:tcPr>
            <w:tcW w:w="1339" w:type="dxa"/>
            <w:gridSpan w:val="2"/>
            <w:tcPrChange w:id="162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33" w:author="Phuong Giang" w:date="2012-02-23T00:27:00Z"/>
                <w:rFonts w:ascii="Times New Roman" w:hAnsi="Times New Roman"/>
                <w:color w:val="000000"/>
              </w:rPr>
            </w:pPr>
            <w:ins w:id="16234" w:author="Phuong Giang" w:date="2012-02-23T00:27:00Z">
              <w:r w:rsidRPr="002C5825">
                <w:rPr>
                  <w:rFonts w:ascii="Times New Roman" w:hAnsi="Times New Roman"/>
                  <w:color w:val="000000"/>
                </w:rPr>
                <w:t>TP Topic Number combo box</w:t>
              </w:r>
            </w:ins>
          </w:p>
        </w:tc>
        <w:tc>
          <w:tcPr>
            <w:tcW w:w="1317" w:type="dxa"/>
            <w:tcPrChange w:id="1623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36" w:author="Phuong Giang" w:date="2012-02-23T00:27:00Z"/>
                <w:rFonts w:ascii="Times New Roman" w:hAnsi="Times New Roman"/>
              </w:rPr>
            </w:pPr>
            <w:ins w:id="16237" w:author="Phuong Giang" w:date="2012-02-23T00:27:00Z">
              <w:r w:rsidRPr="002C5825">
                <w:rPr>
                  <w:rFonts w:ascii="Times New Roman" w:hAnsi="Times New Roman"/>
                  <w:color w:val="000000"/>
                </w:rPr>
                <w:t>Combo Box</w:t>
              </w:r>
            </w:ins>
          </w:p>
        </w:tc>
        <w:tc>
          <w:tcPr>
            <w:tcW w:w="1537" w:type="dxa"/>
            <w:tcPrChange w:id="1623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39" w:author="Phuong Giang" w:date="2012-02-23T00:27:00Z"/>
                <w:rFonts w:ascii="Times New Roman" w:hAnsi="Times New Roman"/>
              </w:rPr>
            </w:pPr>
            <w:ins w:id="16240" w:author="Phuong Giang" w:date="2012-02-23T00:27:00Z">
              <w:r w:rsidRPr="002C5825">
                <w:rPr>
                  <w:rFonts w:ascii="Times New Roman" w:hAnsi="Times New Roman"/>
                  <w:color w:val="000000"/>
                </w:rPr>
                <w:t>Take TM Topic Number</w:t>
              </w:r>
            </w:ins>
          </w:p>
        </w:tc>
        <w:tc>
          <w:tcPr>
            <w:tcW w:w="939" w:type="dxa"/>
            <w:tcPrChange w:id="1624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42" w:author="Phuong Giang" w:date="2012-02-23T00:27:00Z"/>
                <w:rFonts w:ascii="Times New Roman" w:hAnsi="Times New Roman"/>
              </w:rPr>
            </w:pPr>
          </w:p>
        </w:tc>
        <w:tc>
          <w:tcPr>
            <w:tcW w:w="1157" w:type="dxa"/>
            <w:tcPrChange w:id="1624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44" w:author="Phuong Giang" w:date="2012-02-23T00:27:00Z"/>
                <w:rFonts w:ascii="Times New Roman" w:hAnsi="Times New Roman"/>
              </w:rPr>
            </w:pPr>
          </w:p>
        </w:tc>
        <w:tc>
          <w:tcPr>
            <w:tcW w:w="1640" w:type="dxa"/>
            <w:tcPrChange w:id="1624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4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247" w:author="Phuong Giang" w:date="2012-02-23T00:27:00Z"/>
          <w:trPrChange w:id="162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24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250" w:author="Phuong Giang" w:date="2012-02-23T00:27:00Z"/>
                <w:rFonts w:ascii="Times New Roman" w:hAnsi="Times New Roman"/>
                <w:b w:val="0"/>
                <w:bCs w:val="0"/>
              </w:rPr>
            </w:pPr>
            <w:ins w:id="16251" w:author="Phuong Giang" w:date="2012-02-23T00:27:00Z">
              <w:r w:rsidRPr="002C5825">
                <w:rPr>
                  <w:rFonts w:ascii="Times New Roman" w:hAnsi="Times New Roman"/>
                  <w:color w:val="000000"/>
                </w:rPr>
                <w:t>39</w:t>
              </w:r>
            </w:ins>
          </w:p>
        </w:tc>
        <w:tc>
          <w:tcPr>
            <w:tcW w:w="1339" w:type="dxa"/>
            <w:gridSpan w:val="2"/>
            <w:tcPrChange w:id="162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53" w:author="Phuong Giang" w:date="2012-02-23T00:27:00Z"/>
                <w:rFonts w:ascii="Times New Roman" w:hAnsi="Times New Roman"/>
                <w:color w:val="000000"/>
              </w:rPr>
            </w:pPr>
            <w:ins w:id="16254" w:author="Phuong Giang" w:date="2012-02-23T00:27:00Z">
              <w:r w:rsidRPr="002C5825">
                <w:rPr>
                  <w:rFonts w:ascii="Times New Roman" w:hAnsi="Times New Roman"/>
                  <w:color w:val="000000"/>
                </w:rPr>
                <w:t>TP Topic rich Text box</w:t>
              </w:r>
            </w:ins>
          </w:p>
        </w:tc>
        <w:tc>
          <w:tcPr>
            <w:tcW w:w="1317" w:type="dxa"/>
            <w:tcPrChange w:id="1625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56" w:author="Phuong Giang" w:date="2012-02-23T00:27:00Z"/>
                <w:rFonts w:ascii="Times New Roman" w:hAnsi="Times New Roman"/>
              </w:rPr>
            </w:pPr>
            <w:ins w:id="16257" w:author="Phuong Giang" w:date="2012-02-23T00:27:00Z">
              <w:r w:rsidRPr="002C5825">
                <w:rPr>
                  <w:rFonts w:ascii="Times New Roman" w:hAnsi="Times New Roman"/>
                  <w:color w:val="000000"/>
                </w:rPr>
                <w:t>Rich Text Box</w:t>
              </w:r>
            </w:ins>
          </w:p>
        </w:tc>
        <w:tc>
          <w:tcPr>
            <w:tcW w:w="1537" w:type="dxa"/>
            <w:tcPrChange w:id="1625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59" w:author="Phuong Giang" w:date="2012-02-23T00:27:00Z"/>
                <w:rFonts w:ascii="Times New Roman" w:hAnsi="Times New Roman"/>
              </w:rPr>
            </w:pPr>
            <w:ins w:id="16260" w:author="Phuong Giang" w:date="2012-02-23T00:27:00Z">
              <w:r w:rsidRPr="002C5825">
                <w:rPr>
                  <w:rFonts w:ascii="Times New Roman" w:hAnsi="Times New Roman"/>
                  <w:color w:val="000000"/>
                </w:rPr>
                <w:t>Take TP Rich Text Box</w:t>
              </w:r>
            </w:ins>
          </w:p>
        </w:tc>
        <w:tc>
          <w:tcPr>
            <w:tcW w:w="939" w:type="dxa"/>
            <w:tcPrChange w:id="1626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62" w:author="Phuong Giang" w:date="2012-02-23T00:27:00Z"/>
                <w:rFonts w:ascii="Times New Roman" w:hAnsi="Times New Roman"/>
              </w:rPr>
            </w:pPr>
          </w:p>
        </w:tc>
        <w:tc>
          <w:tcPr>
            <w:tcW w:w="1157" w:type="dxa"/>
            <w:tcPrChange w:id="1626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64" w:author="Phuong Giang" w:date="2012-02-23T00:27:00Z"/>
                <w:rFonts w:ascii="Times New Roman" w:hAnsi="Times New Roman"/>
              </w:rPr>
            </w:pPr>
          </w:p>
        </w:tc>
        <w:tc>
          <w:tcPr>
            <w:tcW w:w="1640" w:type="dxa"/>
            <w:tcPrChange w:id="1626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66" w:author="Phuong Giang" w:date="2012-02-23T00:27:00Z"/>
                <w:rFonts w:ascii="Times New Roman" w:hAnsi="Times New Roman"/>
              </w:rPr>
            </w:pPr>
          </w:p>
        </w:tc>
      </w:tr>
      <w:tr w:rsidR="0024533E" w:rsidRPr="002C5825" w:rsidTr="00C454AF">
        <w:trPr>
          <w:trHeight w:val="720"/>
          <w:ins w:id="16267" w:author="Phuong Giang" w:date="2012-02-23T00:27:00Z"/>
          <w:trPrChange w:id="162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269" w:author="Phuong Giang" w:date="2012-02-23T00:29:00Z">
              <w:tcPr>
                <w:tcW w:w="482" w:type="dxa"/>
                <w:shd w:val="clear" w:color="auto" w:fill="auto"/>
              </w:tcPr>
            </w:tcPrChange>
          </w:tcPr>
          <w:p w:rsidR="0024533E" w:rsidRPr="002C5825" w:rsidRDefault="0024533E" w:rsidP="00687CE6">
            <w:pPr>
              <w:tabs>
                <w:tab w:val="left" w:pos="4208"/>
              </w:tabs>
              <w:rPr>
                <w:ins w:id="16270" w:author="Phuong Giang" w:date="2012-02-23T00:27:00Z"/>
                <w:rFonts w:ascii="Times New Roman" w:hAnsi="Times New Roman"/>
                <w:b w:val="0"/>
                <w:bCs w:val="0"/>
              </w:rPr>
            </w:pPr>
            <w:ins w:id="16271" w:author="Phuong Giang" w:date="2012-02-23T00:27:00Z">
              <w:r w:rsidRPr="002C5825">
                <w:rPr>
                  <w:rFonts w:ascii="Times New Roman" w:hAnsi="Times New Roman"/>
                  <w:color w:val="000000"/>
                </w:rPr>
                <w:lastRenderedPageBreak/>
                <w:t>40</w:t>
              </w:r>
            </w:ins>
          </w:p>
        </w:tc>
        <w:tc>
          <w:tcPr>
            <w:tcW w:w="1339" w:type="dxa"/>
            <w:gridSpan w:val="2"/>
            <w:tcPrChange w:id="162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73" w:author="Phuong Giang" w:date="2012-02-23T00:27:00Z"/>
                <w:rFonts w:ascii="Times New Roman" w:hAnsi="Times New Roman"/>
                <w:color w:val="000000"/>
              </w:rPr>
            </w:pPr>
            <w:ins w:id="16274" w:author="Phuong Giang" w:date="2012-02-23T00:27:00Z">
              <w:r w:rsidRPr="002C5825">
                <w:rPr>
                  <w:rFonts w:ascii="Times New Roman" w:hAnsi="Times New Roman"/>
                  <w:color w:val="000000"/>
                </w:rPr>
                <w:t>TP Class combo box</w:t>
              </w:r>
            </w:ins>
          </w:p>
        </w:tc>
        <w:tc>
          <w:tcPr>
            <w:tcW w:w="1317" w:type="dxa"/>
            <w:tcPrChange w:id="1627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76" w:author="Phuong Giang" w:date="2012-02-23T00:27:00Z"/>
                <w:rFonts w:ascii="Times New Roman" w:hAnsi="Times New Roman"/>
              </w:rPr>
            </w:pPr>
            <w:ins w:id="16277" w:author="Phuong Giang" w:date="2012-02-23T00:27:00Z">
              <w:r w:rsidRPr="002C5825">
                <w:rPr>
                  <w:rFonts w:ascii="Times New Roman" w:hAnsi="Times New Roman"/>
                  <w:color w:val="000000"/>
                </w:rPr>
                <w:t>Combo Box</w:t>
              </w:r>
            </w:ins>
          </w:p>
        </w:tc>
        <w:tc>
          <w:tcPr>
            <w:tcW w:w="1537" w:type="dxa"/>
            <w:tcPrChange w:id="1627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79" w:author="Phuong Giang" w:date="2012-02-23T00:27:00Z"/>
                <w:rFonts w:ascii="Times New Roman" w:hAnsi="Times New Roman"/>
              </w:rPr>
            </w:pPr>
            <w:ins w:id="16280" w:author="Phuong Giang" w:date="2012-02-23T00:27:00Z">
              <w:r w:rsidRPr="002C5825">
                <w:rPr>
                  <w:rFonts w:ascii="Times New Roman" w:hAnsi="Times New Roman"/>
                  <w:color w:val="000000"/>
                </w:rPr>
                <w:t>Take TP Class.</w:t>
              </w:r>
            </w:ins>
          </w:p>
        </w:tc>
        <w:tc>
          <w:tcPr>
            <w:tcW w:w="939" w:type="dxa"/>
            <w:tcPrChange w:id="1628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82" w:author="Phuong Giang" w:date="2012-02-23T00:27:00Z"/>
                <w:rFonts w:ascii="Times New Roman" w:hAnsi="Times New Roman"/>
              </w:rPr>
            </w:pPr>
          </w:p>
        </w:tc>
        <w:tc>
          <w:tcPr>
            <w:tcW w:w="1157" w:type="dxa"/>
            <w:tcPrChange w:id="1628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84" w:author="Phuong Giang" w:date="2012-02-23T00:27:00Z"/>
                <w:rFonts w:ascii="Times New Roman" w:hAnsi="Times New Roman"/>
              </w:rPr>
            </w:pPr>
          </w:p>
        </w:tc>
        <w:tc>
          <w:tcPr>
            <w:tcW w:w="1640" w:type="dxa"/>
            <w:tcPrChange w:id="1628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28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287" w:author="Phuong Giang" w:date="2012-02-23T00:27:00Z"/>
          <w:trPrChange w:id="162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28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290" w:author="Phuong Giang" w:date="2012-02-23T00:27:00Z"/>
                <w:rFonts w:ascii="Times New Roman" w:hAnsi="Times New Roman"/>
                <w:b w:val="0"/>
                <w:bCs w:val="0"/>
              </w:rPr>
            </w:pPr>
            <w:ins w:id="16291" w:author="Phuong Giang" w:date="2012-02-23T00:27:00Z">
              <w:r w:rsidRPr="002C5825">
                <w:rPr>
                  <w:rFonts w:ascii="Times New Roman" w:hAnsi="Times New Roman"/>
                  <w:color w:val="000000"/>
                </w:rPr>
                <w:t>41</w:t>
              </w:r>
            </w:ins>
          </w:p>
        </w:tc>
        <w:tc>
          <w:tcPr>
            <w:tcW w:w="1339" w:type="dxa"/>
            <w:gridSpan w:val="2"/>
            <w:tcPrChange w:id="162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93" w:author="Phuong Giang" w:date="2012-02-23T00:27:00Z"/>
                <w:rFonts w:ascii="Times New Roman" w:hAnsi="Times New Roman"/>
                <w:color w:val="000000"/>
              </w:rPr>
            </w:pPr>
            <w:ins w:id="16294" w:author="Phuong Giang" w:date="2012-02-23T00:27:00Z">
              <w:r w:rsidRPr="002C5825">
                <w:rPr>
                  <w:rFonts w:ascii="Times New Roman" w:hAnsi="Times New Roman"/>
                  <w:color w:val="000000"/>
                </w:rPr>
                <w:t>TP Session Number list</w:t>
              </w:r>
            </w:ins>
          </w:p>
        </w:tc>
        <w:tc>
          <w:tcPr>
            <w:tcW w:w="1317" w:type="dxa"/>
            <w:tcPrChange w:id="1629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96" w:author="Phuong Giang" w:date="2012-02-23T00:27:00Z"/>
                <w:rFonts w:ascii="Times New Roman" w:hAnsi="Times New Roman"/>
              </w:rPr>
            </w:pPr>
            <w:ins w:id="16297" w:author="Phuong Giang" w:date="2012-02-23T00:27:00Z">
              <w:r w:rsidRPr="002C5825">
                <w:rPr>
                  <w:rFonts w:ascii="Times New Roman" w:hAnsi="Times New Roman"/>
                  <w:color w:val="000000"/>
                </w:rPr>
                <w:t>Numeric List Box</w:t>
              </w:r>
            </w:ins>
          </w:p>
        </w:tc>
        <w:tc>
          <w:tcPr>
            <w:tcW w:w="1537" w:type="dxa"/>
            <w:tcPrChange w:id="1629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299" w:author="Phuong Giang" w:date="2012-02-23T00:27:00Z"/>
                <w:rFonts w:ascii="Times New Roman" w:hAnsi="Times New Roman"/>
              </w:rPr>
            </w:pPr>
            <w:ins w:id="16300" w:author="Phuong Giang" w:date="2012-02-23T00:27:00Z">
              <w:r w:rsidRPr="002C5825">
                <w:rPr>
                  <w:rFonts w:ascii="Times New Roman" w:hAnsi="Times New Roman"/>
                  <w:color w:val="000000"/>
                </w:rPr>
                <w:t>Take TP Session Number</w:t>
              </w:r>
            </w:ins>
          </w:p>
        </w:tc>
        <w:tc>
          <w:tcPr>
            <w:tcW w:w="939" w:type="dxa"/>
            <w:tcPrChange w:id="1630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02" w:author="Phuong Giang" w:date="2012-02-23T00:27:00Z"/>
                <w:rFonts w:ascii="Times New Roman" w:hAnsi="Times New Roman"/>
              </w:rPr>
            </w:pPr>
          </w:p>
        </w:tc>
        <w:tc>
          <w:tcPr>
            <w:tcW w:w="1157" w:type="dxa"/>
            <w:tcPrChange w:id="1630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04" w:author="Phuong Giang" w:date="2012-02-23T00:27:00Z"/>
                <w:rFonts w:ascii="Times New Roman" w:hAnsi="Times New Roman"/>
              </w:rPr>
            </w:pPr>
          </w:p>
        </w:tc>
        <w:tc>
          <w:tcPr>
            <w:tcW w:w="1640" w:type="dxa"/>
            <w:tcPrChange w:id="1630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06" w:author="Phuong Giang" w:date="2012-02-23T00:27:00Z"/>
                <w:rFonts w:ascii="Times New Roman" w:hAnsi="Times New Roman"/>
              </w:rPr>
            </w:pPr>
          </w:p>
        </w:tc>
      </w:tr>
      <w:tr w:rsidR="0024533E" w:rsidRPr="002C5825" w:rsidTr="00C454AF">
        <w:trPr>
          <w:trHeight w:val="720"/>
          <w:ins w:id="16307" w:author="Phuong Giang" w:date="2012-02-23T00:27:00Z"/>
          <w:trPrChange w:id="163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309" w:author="Phuong Giang" w:date="2012-02-23T00:29:00Z">
              <w:tcPr>
                <w:tcW w:w="482" w:type="dxa"/>
                <w:shd w:val="clear" w:color="auto" w:fill="auto"/>
              </w:tcPr>
            </w:tcPrChange>
          </w:tcPr>
          <w:p w:rsidR="0024533E" w:rsidRPr="002C5825" w:rsidRDefault="0024533E" w:rsidP="00687CE6">
            <w:pPr>
              <w:tabs>
                <w:tab w:val="left" w:pos="4208"/>
              </w:tabs>
              <w:rPr>
                <w:ins w:id="16310" w:author="Phuong Giang" w:date="2012-02-23T00:27:00Z"/>
                <w:rFonts w:ascii="Times New Roman" w:hAnsi="Times New Roman"/>
                <w:b w:val="0"/>
                <w:bCs w:val="0"/>
              </w:rPr>
            </w:pPr>
            <w:ins w:id="16311" w:author="Phuong Giang" w:date="2012-02-23T00:27:00Z">
              <w:r w:rsidRPr="002C5825">
                <w:rPr>
                  <w:rFonts w:ascii="Times New Roman" w:hAnsi="Times New Roman"/>
                  <w:color w:val="000000"/>
                </w:rPr>
                <w:t>42</w:t>
              </w:r>
            </w:ins>
          </w:p>
        </w:tc>
        <w:tc>
          <w:tcPr>
            <w:tcW w:w="1339" w:type="dxa"/>
            <w:gridSpan w:val="2"/>
            <w:tcPrChange w:id="163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13" w:author="Phuong Giang" w:date="2012-02-23T00:27:00Z"/>
                <w:rFonts w:ascii="Times New Roman" w:hAnsi="Times New Roman"/>
                <w:color w:val="000000"/>
              </w:rPr>
            </w:pPr>
            <w:ins w:id="16314" w:author="Phuong Giang" w:date="2012-02-23T00:27:00Z">
              <w:r w:rsidRPr="002C5825">
                <w:rPr>
                  <w:rFonts w:ascii="Times New Roman" w:hAnsi="Times New Roman"/>
                  <w:color w:val="000000"/>
                </w:rPr>
                <w:t>TP Objectives rich text box</w:t>
              </w:r>
            </w:ins>
          </w:p>
        </w:tc>
        <w:tc>
          <w:tcPr>
            <w:tcW w:w="1317" w:type="dxa"/>
            <w:tcPrChange w:id="1631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16" w:author="Phuong Giang" w:date="2012-02-23T00:27:00Z"/>
                <w:rFonts w:ascii="Times New Roman" w:hAnsi="Times New Roman"/>
              </w:rPr>
            </w:pPr>
            <w:ins w:id="16317" w:author="Phuong Giang" w:date="2012-02-23T00:27:00Z">
              <w:r w:rsidRPr="002C5825">
                <w:rPr>
                  <w:rFonts w:ascii="Times New Roman" w:hAnsi="Times New Roman"/>
                  <w:color w:val="000000"/>
                </w:rPr>
                <w:t xml:space="preserve">Rich Text Box </w:t>
              </w:r>
            </w:ins>
          </w:p>
        </w:tc>
        <w:tc>
          <w:tcPr>
            <w:tcW w:w="1537" w:type="dxa"/>
            <w:tcPrChange w:id="1631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19" w:author="Phuong Giang" w:date="2012-02-23T00:27:00Z"/>
                <w:rFonts w:ascii="Times New Roman" w:hAnsi="Times New Roman"/>
              </w:rPr>
            </w:pPr>
            <w:ins w:id="16320" w:author="Phuong Giang" w:date="2012-02-23T00:27:00Z">
              <w:r w:rsidRPr="002C5825">
                <w:rPr>
                  <w:rFonts w:ascii="Times New Roman" w:hAnsi="Times New Roman"/>
                  <w:color w:val="000000"/>
                </w:rPr>
                <w:t>Take TP Objectives Information</w:t>
              </w:r>
            </w:ins>
          </w:p>
        </w:tc>
        <w:tc>
          <w:tcPr>
            <w:tcW w:w="939" w:type="dxa"/>
            <w:tcPrChange w:id="1632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22" w:author="Phuong Giang" w:date="2012-02-23T00:27:00Z"/>
                <w:rFonts w:ascii="Times New Roman" w:hAnsi="Times New Roman"/>
              </w:rPr>
            </w:pPr>
          </w:p>
        </w:tc>
        <w:tc>
          <w:tcPr>
            <w:tcW w:w="1157" w:type="dxa"/>
            <w:tcPrChange w:id="1632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24" w:author="Phuong Giang" w:date="2012-02-23T00:27:00Z"/>
                <w:rFonts w:ascii="Times New Roman" w:hAnsi="Times New Roman"/>
              </w:rPr>
            </w:pPr>
          </w:p>
        </w:tc>
        <w:tc>
          <w:tcPr>
            <w:tcW w:w="1640" w:type="dxa"/>
            <w:tcPrChange w:id="1632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2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327" w:author="Phuong Giang" w:date="2012-02-23T00:27:00Z"/>
          <w:trPrChange w:id="163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32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330" w:author="Phuong Giang" w:date="2012-02-23T00:27:00Z"/>
                <w:rFonts w:ascii="Times New Roman" w:hAnsi="Times New Roman"/>
                <w:b w:val="0"/>
                <w:bCs w:val="0"/>
              </w:rPr>
            </w:pPr>
            <w:ins w:id="16331" w:author="Phuong Giang" w:date="2012-02-23T00:27:00Z">
              <w:r w:rsidRPr="002C5825">
                <w:rPr>
                  <w:rFonts w:ascii="Times New Roman" w:hAnsi="Times New Roman"/>
                  <w:color w:val="000000"/>
                </w:rPr>
                <w:t>43</w:t>
              </w:r>
            </w:ins>
          </w:p>
        </w:tc>
        <w:tc>
          <w:tcPr>
            <w:tcW w:w="1339" w:type="dxa"/>
            <w:gridSpan w:val="2"/>
            <w:tcPrChange w:id="163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33" w:author="Phuong Giang" w:date="2012-02-23T00:27:00Z"/>
                <w:rFonts w:ascii="Times New Roman" w:hAnsi="Times New Roman"/>
                <w:color w:val="000000"/>
              </w:rPr>
            </w:pPr>
            <w:ins w:id="16334" w:author="Phuong Giang" w:date="2012-02-23T00:27:00Z">
              <w:r w:rsidRPr="002C5825">
                <w:rPr>
                  <w:rFonts w:ascii="Times New Roman" w:hAnsi="Times New Roman"/>
                  <w:color w:val="000000"/>
                </w:rPr>
                <w:t>TP Preparation rich text box</w:t>
              </w:r>
            </w:ins>
          </w:p>
        </w:tc>
        <w:tc>
          <w:tcPr>
            <w:tcW w:w="1317" w:type="dxa"/>
            <w:tcPrChange w:id="1633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36" w:author="Phuong Giang" w:date="2012-02-23T00:27:00Z"/>
                <w:rFonts w:ascii="Times New Roman" w:hAnsi="Times New Roman"/>
              </w:rPr>
            </w:pPr>
            <w:ins w:id="16337" w:author="Phuong Giang" w:date="2012-02-23T00:27:00Z">
              <w:r w:rsidRPr="002C5825">
                <w:rPr>
                  <w:rFonts w:ascii="Times New Roman" w:hAnsi="Times New Roman"/>
                  <w:color w:val="000000"/>
                </w:rPr>
                <w:t>Rich Text Box</w:t>
              </w:r>
            </w:ins>
          </w:p>
        </w:tc>
        <w:tc>
          <w:tcPr>
            <w:tcW w:w="1537" w:type="dxa"/>
            <w:tcPrChange w:id="1633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39" w:author="Phuong Giang" w:date="2012-02-23T00:27:00Z"/>
                <w:rFonts w:ascii="Times New Roman" w:hAnsi="Times New Roman"/>
              </w:rPr>
            </w:pPr>
            <w:ins w:id="16340" w:author="Phuong Giang" w:date="2012-02-23T00:27:00Z">
              <w:r w:rsidRPr="002C5825">
                <w:rPr>
                  <w:rFonts w:ascii="Times New Roman" w:hAnsi="Times New Roman"/>
                  <w:color w:val="000000"/>
                </w:rPr>
                <w:t>Take TP Preparations Information</w:t>
              </w:r>
            </w:ins>
          </w:p>
        </w:tc>
        <w:tc>
          <w:tcPr>
            <w:tcW w:w="939" w:type="dxa"/>
            <w:tcPrChange w:id="1634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42" w:author="Phuong Giang" w:date="2012-02-23T00:27:00Z"/>
                <w:rFonts w:ascii="Times New Roman" w:hAnsi="Times New Roman"/>
              </w:rPr>
            </w:pPr>
          </w:p>
        </w:tc>
        <w:tc>
          <w:tcPr>
            <w:tcW w:w="1157" w:type="dxa"/>
            <w:tcPrChange w:id="1634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44" w:author="Phuong Giang" w:date="2012-02-23T00:27:00Z"/>
                <w:rFonts w:ascii="Times New Roman" w:hAnsi="Times New Roman"/>
              </w:rPr>
            </w:pPr>
          </w:p>
        </w:tc>
        <w:tc>
          <w:tcPr>
            <w:tcW w:w="1640" w:type="dxa"/>
            <w:tcPrChange w:id="1634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46" w:author="Phuong Giang" w:date="2012-02-23T00:27:00Z"/>
                <w:rFonts w:ascii="Times New Roman" w:hAnsi="Times New Roman"/>
              </w:rPr>
            </w:pPr>
          </w:p>
        </w:tc>
      </w:tr>
      <w:tr w:rsidR="0024533E" w:rsidRPr="002C5825" w:rsidTr="00C454AF">
        <w:trPr>
          <w:trHeight w:val="720"/>
          <w:ins w:id="16347" w:author="Phuong Giang" w:date="2012-02-23T00:27:00Z"/>
          <w:trPrChange w:id="163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349" w:author="Phuong Giang" w:date="2012-02-23T00:29:00Z">
              <w:tcPr>
                <w:tcW w:w="482" w:type="dxa"/>
                <w:shd w:val="clear" w:color="auto" w:fill="auto"/>
              </w:tcPr>
            </w:tcPrChange>
          </w:tcPr>
          <w:p w:rsidR="0024533E" w:rsidRPr="002C5825" w:rsidRDefault="0024533E" w:rsidP="00687CE6">
            <w:pPr>
              <w:tabs>
                <w:tab w:val="left" w:pos="4208"/>
              </w:tabs>
              <w:rPr>
                <w:ins w:id="16350" w:author="Phuong Giang" w:date="2012-02-23T00:27:00Z"/>
                <w:rFonts w:ascii="Times New Roman" w:hAnsi="Times New Roman"/>
                <w:b w:val="0"/>
                <w:bCs w:val="0"/>
              </w:rPr>
            </w:pPr>
            <w:ins w:id="16351" w:author="Phuong Giang" w:date="2012-02-23T00:27:00Z">
              <w:r w:rsidRPr="002C5825">
                <w:rPr>
                  <w:rFonts w:ascii="Times New Roman" w:hAnsi="Times New Roman"/>
                  <w:color w:val="000000"/>
                </w:rPr>
                <w:t>44</w:t>
              </w:r>
            </w:ins>
          </w:p>
        </w:tc>
        <w:tc>
          <w:tcPr>
            <w:tcW w:w="1339" w:type="dxa"/>
            <w:gridSpan w:val="2"/>
            <w:tcPrChange w:id="163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53" w:author="Phuong Giang" w:date="2012-02-23T00:27:00Z"/>
                <w:rFonts w:ascii="Times New Roman" w:hAnsi="Times New Roman"/>
                <w:color w:val="000000"/>
              </w:rPr>
            </w:pPr>
            <w:ins w:id="16354" w:author="Phuong Giang" w:date="2012-02-23T00:27:00Z">
              <w:r w:rsidRPr="002C5825">
                <w:rPr>
                  <w:rFonts w:ascii="Times New Roman" w:hAnsi="Times New Roman"/>
                  <w:color w:val="000000"/>
                </w:rPr>
                <w:t>TP Activities rich text box</w:t>
              </w:r>
            </w:ins>
          </w:p>
        </w:tc>
        <w:tc>
          <w:tcPr>
            <w:tcW w:w="1317" w:type="dxa"/>
            <w:tcPrChange w:id="1635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56" w:author="Phuong Giang" w:date="2012-02-23T00:27:00Z"/>
                <w:rFonts w:ascii="Times New Roman" w:hAnsi="Times New Roman"/>
              </w:rPr>
            </w:pPr>
            <w:ins w:id="16357" w:author="Phuong Giang" w:date="2012-02-23T00:27:00Z">
              <w:r w:rsidRPr="002C5825">
                <w:rPr>
                  <w:rFonts w:ascii="Times New Roman" w:hAnsi="Times New Roman"/>
                  <w:color w:val="000000"/>
                </w:rPr>
                <w:t>Rich Text Box</w:t>
              </w:r>
            </w:ins>
          </w:p>
        </w:tc>
        <w:tc>
          <w:tcPr>
            <w:tcW w:w="1537" w:type="dxa"/>
            <w:tcPrChange w:id="1635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59" w:author="Phuong Giang" w:date="2012-02-23T00:27:00Z"/>
                <w:rFonts w:ascii="Times New Roman" w:hAnsi="Times New Roman"/>
              </w:rPr>
            </w:pPr>
            <w:ins w:id="16360" w:author="Phuong Giang" w:date="2012-02-23T00:27:00Z">
              <w:r w:rsidRPr="002C5825">
                <w:rPr>
                  <w:rFonts w:ascii="Times New Roman" w:hAnsi="Times New Roman"/>
                  <w:color w:val="000000"/>
                </w:rPr>
                <w:t>Take TP Activities</w:t>
              </w:r>
            </w:ins>
          </w:p>
        </w:tc>
        <w:tc>
          <w:tcPr>
            <w:tcW w:w="939" w:type="dxa"/>
            <w:tcPrChange w:id="1636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62" w:author="Phuong Giang" w:date="2012-02-23T00:27:00Z"/>
                <w:rFonts w:ascii="Times New Roman" w:hAnsi="Times New Roman"/>
              </w:rPr>
            </w:pPr>
          </w:p>
        </w:tc>
        <w:tc>
          <w:tcPr>
            <w:tcW w:w="1157" w:type="dxa"/>
            <w:tcPrChange w:id="1636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64" w:author="Phuong Giang" w:date="2012-02-23T00:27:00Z"/>
                <w:rFonts w:ascii="Times New Roman" w:hAnsi="Times New Roman"/>
              </w:rPr>
            </w:pPr>
          </w:p>
        </w:tc>
        <w:tc>
          <w:tcPr>
            <w:tcW w:w="1640" w:type="dxa"/>
            <w:tcPrChange w:id="1636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6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367" w:author="Phuong Giang" w:date="2012-02-23T00:27:00Z"/>
          <w:trPrChange w:id="163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36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370" w:author="Phuong Giang" w:date="2012-02-23T00:27:00Z"/>
                <w:rFonts w:ascii="Times New Roman" w:hAnsi="Times New Roman"/>
                <w:b w:val="0"/>
                <w:bCs w:val="0"/>
              </w:rPr>
            </w:pPr>
            <w:ins w:id="16371" w:author="Phuong Giang" w:date="2012-02-23T00:27:00Z">
              <w:r w:rsidRPr="002C5825">
                <w:rPr>
                  <w:rFonts w:ascii="Times New Roman" w:hAnsi="Times New Roman"/>
                  <w:color w:val="000000"/>
                </w:rPr>
                <w:t>45</w:t>
              </w:r>
            </w:ins>
          </w:p>
        </w:tc>
        <w:tc>
          <w:tcPr>
            <w:tcW w:w="1339" w:type="dxa"/>
            <w:gridSpan w:val="2"/>
            <w:tcPrChange w:id="163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73" w:author="Phuong Giang" w:date="2012-02-23T00:27:00Z"/>
                <w:rFonts w:ascii="Times New Roman" w:hAnsi="Times New Roman"/>
                <w:color w:val="000000"/>
              </w:rPr>
            </w:pPr>
            <w:ins w:id="16374" w:author="Phuong Giang" w:date="2012-02-23T00:27:00Z">
              <w:r w:rsidRPr="002C5825">
                <w:rPr>
                  <w:rFonts w:ascii="Times New Roman" w:hAnsi="Times New Roman"/>
                  <w:color w:val="000000"/>
                </w:rPr>
                <w:t>TP Experience rich text box</w:t>
              </w:r>
            </w:ins>
          </w:p>
        </w:tc>
        <w:tc>
          <w:tcPr>
            <w:tcW w:w="1317" w:type="dxa"/>
            <w:tcPrChange w:id="1637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76" w:author="Phuong Giang" w:date="2012-02-23T00:27:00Z"/>
                <w:rFonts w:ascii="Times New Roman" w:hAnsi="Times New Roman"/>
              </w:rPr>
            </w:pPr>
            <w:ins w:id="16377" w:author="Phuong Giang" w:date="2012-02-23T00:27:00Z">
              <w:r w:rsidRPr="002C5825">
                <w:rPr>
                  <w:rFonts w:ascii="Times New Roman" w:hAnsi="Times New Roman"/>
                  <w:color w:val="000000"/>
                </w:rPr>
                <w:t>Rich Text Box</w:t>
              </w:r>
            </w:ins>
          </w:p>
        </w:tc>
        <w:tc>
          <w:tcPr>
            <w:tcW w:w="1537" w:type="dxa"/>
            <w:tcPrChange w:id="1637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79" w:author="Phuong Giang" w:date="2012-02-23T00:27:00Z"/>
                <w:rFonts w:ascii="Times New Roman" w:hAnsi="Times New Roman"/>
              </w:rPr>
            </w:pPr>
            <w:ins w:id="16380" w:author="Phuong Giang" w:date="2012-02-23T00:27:00Z">
              <w:r w:rsidRPr="002C5825">
                <w:rPr>
                  <w:rFonts w:ascii="Times New Roman" w:hAnsi="Times New Roman"/>
                  <w:color w:val="000000"/>
                </w:rPr>
                <w:t>Take TP Experience Note</w:t>
              </w:r>
            </w:ins>
          </w:p>
        </w:tc>
        <w:tc>
          <w:tcPr>
            <w:tcW w:w="939" w:type="dxa"/>
            <w:tcPrChange w:id="1638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82" w:author="Phuong Giang" w:date="2012-02-23T00:27:00Z"/>
                <w:rFonts w:ascii="Times New Roman" w:hAnsi="Times New Roman"/>
              </w:rPr>
            </w:pPr>
          </w:p>
        </w:tc>
        <w:tc>
          <w:tcPr>
            <w:tcW w:w="1157" w:type="dxa"/>
            <w:tcPrChange w:id="1638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84" w:author="Phuong Giang" w:date="2012-02-23T00:27:00Z"/>
                <w:rFonts w:ascii="Times New Roman" w:hAnsi="Times New Roman"/>
              </w:rPr>
            </w:pPr>
          </w:p>
        </w:tc>
        <w:tc>
          <w:tcPr>
            <w:tcW w:w="1640" w:type="dxa"/>
            <w:tcPrChange w:id="1638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386" w:author="Phuong Giang" w:date="2012-02-23T00:27:00Z"/>
                <w:rFonts w:ascii="Times New Roman" w:hAnsi="Times New Roman"/>
              </w:rPr>
            </w:pPr>
          </w:p>
        </w:tc>
      </w:tr>
      <w:tr w:rsidR="0024533E" w:rsidRPr="002C5825" w:rsidTr="00C454AF">
        <w:trPr>
          <w:trHeight w:val="720"/>
          <w:ins w:id="16387" w:author="Phuong Giang" w:date="2012-02-23T00:27:00Z"/>
          <w:trPrChange w:id="163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389" w:author="Phuong Giang" w:date="2012-02-23T00:29:00Z">
              <w:tcPr>
                <w:tcW w:w="482" w:type="dxa"/>
                <w:shd w:val="clear" w:color="auto" w:fill="auto"/>
              </w:tcPr>
            </w:tcPrChange>
          </w:tcPr>
          <w:p w:rsidR="0024533E" w:rsidRPr="002C5825" w:rsidRDefault="0024533E" w:rsidP="00687CE6">
            <w:pPr>
              <w:tabs>
                <w:tab w:val="left" w:pos="4208"/>
              </w:tabs>
              <w:rPr>
                <w:ins w:id="16390" w:author="Phuong Giang" w:date="2012-02-23T00:27:00Z"/>
                <w:rFonts w:ascii="Times New Roman" w:hAnsi="Times New Roman"/>
                <w:b w:val="0"/>
                <w:bCs w:val="0"/>
              </w:rPr>
            </w:pPr>
            <w:ins w:id="16391" w:author="Phuong Giang" w:date="2012-02-23T00:27:00Z">
              <w:r w:rsidRPr="002C5825">
                <w:rPr>
                  <w:rFonts w:ascii="Times New Roman" w:hAnsi="Times New Roman"/>
                  <w:color w:val="000000"/>
                </w:rPr>
                <w:t>46</w:t>
              </w:r>
            </w:ins>
          </w:p>
        </w:tc>
        <w:tc>
          <w:tcPr>
            <w:tcW w:w="1339" w:type="dxa"/>
            <w:gridSpan w:val="2"/>
            <w:tcPrChange w:id="163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93" w:author="Phuong Giang" w:date="2012-02-23T00:27:00Z"/>
                <w:rFonts w:ascii="Times New Roman" w:hAnsi="Times New Roman"/>
                <w:color w:val="000000"/>
              </w:rPr>
            </w:pPr>
            <w:ins w:id="16394" w:author="Phuong Giang" w:date="2012-02-23T00:27:00Z">
              <w:r w:rsidRPr="002C5825">
                <w:rPr>
                  <w:rFonts w:ascii="Times New Roman" w:hAnsi="Times New Roman"/>
                  <w:color w:val="000000"/>
                </w:rPr>
                <w:t>Search KI panel</w:t>
              </w:r>
            </w:ins>
          </w:p>
        </w:tc>
        <w:tc>
          <w:tcPr>
            <w:tcW w:w="1317" w:type="dxa"/>
            <w:tcPrChange w:id="1639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96" w:author="Phuong Giang" w:date="2012-02-23T00:27:00Z"/>
                <w:rFonts w:ascii="Times New Roman" w:hAnsi="Times New Roman"/>
              </w:rPr>
            </w:pPr>
            <w:ins w:id="16397" w:author="Phuong Giang" w:date="2012-02-23T00:27:00Z">
              <w:r w:rsidRPr="002C5825">
                <w:rPr>
                  <w:rFonts w:ascii="Times New Roman" w:hAnsi="Times New Roman"/>
                  <w:color w:val="000000"/>
                </w:rPr>
                <w:t>Expander</w:t>
              </w:r>
            </w:ins>
          </w:p>
        </w:tc>
        <w:tc>
          <w:tcPr>
            <w:tcW w:w="1537" w:type="dxa"/>
            <w:tcPrChange w:id="1639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399" w:author="Phuong Giang" w:date="2012-02-23T00:27:00Z"/>
                <w:rFonts w:ascii="Times New Roman" w:hAnsi="Times New Roman"/>
              </w:rPr>
            </w:pPr>
            <w:ins w:id="16400" w:author="Phuong Giang" w:date="2012-02-23T00:27:00Z">
              <w:r w:rsidRPr="002C5825">
                <w:rPr>
                  <w:rFonts w:ascii="Times New Roman" w:hAnsi="Times New Roman"/>
                  <w:color w:val="000000"/>
                </w:rPr>
                <w:t>Contains controls of searching Teaching Method in need.</w:t>
              </w:r>
            </w:ins>
          </w:p>
        </w:tc>
        <w:tc>
          <w:tcPr>
            <w:tcW w:w="939" w:type="dxa"/>
            <w:tcPrChange w:id="1640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02" w:author="Phuong Giang" w:date="2012-02-23T00:27:00Z"/>
                <w:rFonts w:ascii="Times New Roman" w:hAnsi="Times New Roman"/>
              </w:rPr>
            </w:pPr>
          </w:p>
        </w:tc>
        <w:tc>
          <w:tcPr>
            <w:tcW w:w="1157" w:type="dxa"/>
            <w:tcPrChange w:id="1640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04" w:author="Phuong Giang" w:date="2012-02-23T00:27:00Z"/>
                <w:rFonts w:ascii="Times New Roman" w:hAnsi="Times New Roman"/>
              </w:rPr>
            </w:pPr>
          </w:p>
        </w:tc>
        <w:tc>
          <w:tcPr>
            <w:tcW w:w="1640" w:type="dxa"/>
            <w:tcPrChange w:id="1640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0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407" w:author="Phuong Giang" w:date="2012-02-23T00:27:00Z"/>
          <w:trPrChange w:id="164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40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410" w:author="Phuong Giang" w:date="2012-02-23T00:27:00Z"/>
                <w:rFonts w:ascii="Times New Roman" w:hAnsi="Times New Roman"/>
                <w:b w:val="0"/>
                <w:bCs w:val="0"/>
              </w:rPr>
            </w:pPr>
            <w:ins w:id="16411" w:author="Phuong Giang" w:date="2012-02-23T00:27:00Z">
              <w:r w:rsidRPr="002C5825">
                <w:rPr>
                  <w:rFonts w:ascii="Times New Roman" w:hAnsi="Times New Roman"/>
                  <w:color w:val="000000"/>
                </w:rPr>
                <w:t>47</w:t>
              </w:r>
            </w:ins>
          </w:p>
        </w:tc>
        <w:tc>
          <w:tcPr>
            <w:tcW w:w="1339" w:type="dxa"/>
            <w:gridSpan w:val="2"/>
            <w:tcPrChange w:id="164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13" w:author="Phuong Giang" w:date="2012-02-23T00:27:00Z"/>
                <w:rFonts w:ascii="Times New Roman" w:hAnsi="Times New Roman"/>
                <w:color w:val="000000"/>
              </w:rPr>
            </w:pPr>
            <w:ins w:id="16414" w:author="Phuong Giang" w:date="2012-02-23T00:27:00Z">
              <w:r w:rsidRPr="002C5825">
                <w:rPr>
                  <w:rFonts w:ascii="Times New Roman" w:hAnsi="Times New Roman"/>
                  <w:color w:val="000000"/>
                </w:rPr>
                <w:t>Search TM text box</w:t>
              </w:r>
            </w:ins>
          </w:p>
        </w:tc>
        <w:tc>
          <w:tcPr>
            <w:tcW w:w="1317" w:type="dxa"/>
            <w:tcPrChange w:id="1641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16" w:author="Phuong Giang" w:date="2012-02-23T00:27:00Z"/>
                <w:rFonts w:ascii="Times New Roman" w:hAnsi="Times New Roman"/>
              </w:rPr>
            </w:pPr>
            <w:ins w:id="16417" w:author="Phuong Giang" w:date="2012-02-23T00:27:00Z">
              <w:r w:rsidRPr="002C5825">
                <w:rPr>
                  <w:rFonts w:ascii="Times New Roman" w:hAnsi="Times New Roman"/>
                  <w:color w:val="000000"/>
                </w:rPr>
                <w:t>Text Box</w:t>
              </w:r>
            </w:ins>
          </w:p>
        </w:tc>
        <w:tc>
          <w:tcPr>
            <w:tcW w:w="1537" w:type="dxa"/>
            <w:tcPrChange w:id="1641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19" w:author="Phuong Giang" w:date="2012-02-23T00:27:00Z"/>
                <w:rFonts w:ascii="Times New Roman" w:hAnsi="Times New Roman"/>
              </w:rPr>
            </w:pPr>
            <w:ins w:id="16420" w:author="Phuong Giang" w:date="2012-02-23T00:27:00Z">
              <w:r w:rsidRPr="002C5825">
                <w:rPr>
                  <w:rFonts w:ascii="Times New Roman" w:hAnsi="Times New Roman"/>
                  <w:color w:val="000000"/>
                </w:rPr>
                <w:t xml:space="preserve">Take key words inputted for searching TMs.  </w:t>
              </w:r>
            </w:ins>
          </w:p>
        </w:tc>
        <w:tc>
          <w:tcPr>
            <w:tcW w:w="939" w:type="dxa"/>
            <w:tcPrChange w:id="1642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22" w:author="Phuong Giang" w:date="2012-02-23T00:27:00Z"/>
                <w:rFonts w:ascii="Times New Roman" w:hAnsi="Times New Roman"/>
              </w:rPr>
            </w:pPr>
          </w:p>
        </w:tc>
        <w:tc>
          <w:tcPr>
            <w:tcW w:w="1157" w:type="dxa"/>
            <w:tcPrChange w:id="1642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24" w:author="Phuong Giang" w:date="2012-02-23T00:27:00Z"/>
                <w:rFonts w:ascii="Times New Roman" w:hAnsi="Times New Roman"/>
              </w:rPr>
            </w:pPr>
          </w:p>
        </w:tc>
        <w:tc>
          <w:tcPr>
            <w:tcW w:w="1640" w:type="dxa"/>
            <w:tcPrChange w:id="1642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26" w:author="Phuong Giang" w:date="2012-02-23T00:27:00Z"/>
                <w:rFonts w:ascii="Times New Roman" w:hAnsi="Times New Roman"/>
              </w:rPr>
            </w:pPr>
          </w:p>
        </w:tc>
      </w:tr>
      <w:tr w:rsidR="0024533E" w:rsidRPr="002C5825" w:rsidTr="00C454AF">
        <w:trPr>
          <w:trHeight w:val="720"/>
          <w:ins w:id="16427" w:author="Phuong Giang" w:date="2012-02-23T00:27:00Z"/>
          <w:trPrChange w:id="1642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429" w:author="Phuong Giang" w:date="2012-02-23T00:29:00Z">
              <w:tcPr>
                <w:tcW w:w="482" w:type="dxa"/>
                <w:shd w:val="clear" w:color="auto" w:fill="auto"/>
              </w:tcPr>
            </w:tcPrChange>
          </w:tcPr>
          <w:p w:rsidR="0024533E" w:rsidRPr="002C5825" w:rsidRDefault="0024533E" w:rsidP="00687CE6">
            <w:pPr>
              <w:tabs>
                <w:tab w:val="left" w:pos="4208"/>
              </w:tabs>
              <w:rPr>
                <w:ins w:id="16430" w:author="Phuong Giang" w:date="2012-02-23T00:27:00Z"/>
                <w:rFonts w:ascii="Times New Roman" w:hAnsi="Times New Roman"/>
                <w:b w:val="0"/>
                <w:bCs w:val="0"/>
              </w:rPr>
            </w:pPr>
            <w:ins w:id="16431" w:author="Phuong Giang" w:date="2012-02-23T00:27:00Z">
              <w:r w:rsidRPr="002C5825">
                <w:rPr>
                  <w:rFonts w:ascii="Times New Roman" w:hAnsi="Times New Roman"/>
                  <w:color w:val="000000"/>
                </w:rPr>
                <w:t>48</w:t>
              </w:r>
            </w:ins>
          </w:p>
        </w:tc>
        <w:tc>
          <w:tcPr>
            <w:tcW w:w="1339" w:type="dxa"/>
            <w:gridSpan w:val="2"/>
            <w:tcPrChange w:id="1643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33" w:author="Phuong Giang" w:date="2012-02-23T00:27:00Z"/>
                <w:rFonts w:ascii="Times New Roman" w:hAnsi="Times New Roman"/>
                <w:color w:val="000000"/>
              </w:rPr>
            </w:pPr>
            <w:ins w:id="16434" w:author="Phuong Giang" w:date="2012-02-23T00:27:00Z">
              <w:r w:rsidRPr="002C5825">
                <w:rPr>
                  <w:rFonts w:ascii="Times New Roman" w:hAnsi="Times New Roman"/>
                  <w:color w:val="000000"/>
                </w:rPr>
                <w:t>TM Team Size filter</w:t>
              </w:r>
            </w:ins>
          </w:p>
        </w:tc>
        <w:tc>
          <w:tcPr>
            <w:tcW w:w="1317" w:type="dxa"/>
            <w:tcPrChange w:id="1643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36" w:author="Phuong Giang" w:date="2012-02-23T00:27:00Z"/>
                <w:rFonts w:ascii="Times New Roman" w:hAnsi="Times New Roman"/>
              </w:rPr>
            </w:pPr>
            <w:ins w:id="16437" w:author="Phuong Giang" w:date="2012-02-23T00:27:00Z">
              <w:r w:rsidRPr="002C5825">
                <w:rPr>
                  <w:rFonts w:ascii="Times New Roman" w:hAnsi="Times New Roman"/>
                  <w:color w:val="000000"/>
                </w:rPr>
                <w:t>Combo Box</w:t>
              </w:r>
            </w:ins>
          </w:p>
        </w:tc>
        <w:tc>
          <w:tcPr>
            <w:tcW w:w="1537" w:type="dxa"/>
            <w:tcPrChange w:id="1643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39" w:author="Phuong Giang" w:date="2012-02-23T00:27:00Z"/>
                <w:rFonts w:ascii="Times New Roman" w:hAnsi="Times New Roman"/>
              </w:rPr>
            </w:pPr>
            <w:ins w:id="16440" w:author="Phuong Giang" w:date="2012-02-23T00:27:00Z">
              <w:r w:rsidRPr="002C5825">
                <w:rPr>
                  <w:rFonts w:ascii="Times New Roman" w:hAnsi="Times New Roman"/>
                  <w:color w:val="000000"/>
                </w:rPr>
                <w:t xml:space="preserve">Take Team Size Condition for searching KIs.  </w:t>
              </w:r>
            </w:ins>
          </w:p>
        </w:tc>
        <w:tc>
          <w:tcPr>
            <w:tcW w:w="939" w:type="dxa"/>
            <w:tcPrChange w:id="1644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42" w:author="Phuong Giang" w:date="2012-02-23T00:27:00Z"/>
                <w:rFonts w:ascii="Times New Roman" w:hAnsi="Times New Roman"/>
              </w:rPr>
            </w:pPr>
          </w:p>
        </w:tc>
        <w:tc>
          <w:tcPr>
            <w:tcW w:w="1157" w:type="dxa"/>
            <w:tcPrChange w:id="1644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44" w:author="Phuong Giang" w:date="2012-02-23T00:27:00Z"/>
                <w:rFonts w:ascii="Times New Roman" w:hAnsi="Times New Roman"/>
              </w:rPr>
            </w:pPr>
          </w:p>
        </w:tc>
        <w:tc>
          <w:tcPr>
            <w:tcW w:w="1640" w:type="dxa"/>
            <w:tcPrChange w:id="1644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4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447" w:author="Phuong Giang" w:date="2012-02-23T00:27:00Z"/>
          <w:trPrChange w:id="1644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44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450" w:author="Phuong Giang" w:date="2012-02-23T00:27:00Z"/>
                <w:rFonts w:ascii="Times New Roman" w:hAnsi="Times New Roman"/>
                <w:b w:val="0"/>
                <w:bCs w:val="0"/>
              </w:rPr>
            </w:pPr>
            <w:ins w:id="16451" w:author="Phuong Giang" w:date="2012-02-23T00:27:00Z">
              <w:r w:rsidRPr="002C5825">
                <w:rPr>
                  <w:rFonts w:ascii="Times New Roman" w:hAnsi="Times New Roman"/>
                  <w:color w:val="000000"/>
                </w:rPr>
                <w:t>49</w:t>
              </w:r>
            </w:ins>
          </w:p>
        </w:tc>
        <w:tc>
          <w:tcPr>
            <w:tcW w:w="1339" w:type="dxa"/>
            <w:gridSpan w:val="2"/>
            <w:tcPrChange w:id="1645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53" w:author="Phuong Giang" w:date="2012-02-23T00:27:00Z"/>
                <w:rFonts w:ascii="Times New Roman" w:hAnsi="Times New Roman"/>
                <w:color w:val="000000"/>
              </w:rPr>
            </w:pPr>
            <w:ins w:id="16454" w:author="Phuong Giang" w:date="2012-02-23T00:27:00Z">
              <w:r w:rsidRPr="002C5825">
                <w:rPr>
                  <w:rFonts w:ascii="Times New Roman" w:hAnsi="Times New Roman"/>
                  <w:color w:val="000000"/>
                </w:rPr>
                <w:t>TM Preferred Subjects filter</w:t>
              </w:r>
            </w:ins>
          </w:p>
        </w:tc>
        <w:tc>
          <w:tcPr>
            <w:tcW w:w="1317" w:type="dxa"/>
            <w:tcPrChange w:id="1645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56" w:author="Phuong Giang" w:date="2012-02-23T00:27:00Z"/>
                <w:rFonts w:ascii="Times New Roman" w:hAnsi="Times New Roman"/>
              </w:rPr>
            </w:pPr>
            <w:ins w:id="16457" w:author="Phuong Giang" w:date="2012-02-23T00:27:00Z">
              <w:r w:rsidRPr="002C5825">
                <w:rPr>
                  <w:rFonts w:ascii="Times New Roman" w:hAnsi="Times New Roman"/>
                  <w:color w:val="000000"/>
                </w:rPr>
                <w:t>Combo Box</w:t>
              </w:r>
            </w:ins>
          </w:p>
        </w:tc>
        <w:tc>
          <w:tcPr>
            <w:tcW w:w="1537" w:type="dxa"/>
            <w:tcPrChange w:id="1645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59" w:author="Phuong Giang" w:date="2012-02-23T00:27:00Z"/>
                <w:rFonts w:ascii="Times New Roman" w:hAnsi="Times New Roman"/>
              </w:rPr>
            </w:pPr>
            <w:ins w:id="16460" w:author="Phuong Giang" w:date="2012-02-23T00:27:00Z">
              <w:r w:rsidRPr="002C5825">
                <w:rPr>
                  <w:rFonts w:ascii="Times New Roman" w:hAnsi="Times New Roman"/>
                  <w:color w:val="000000"/>
                </w:rPr>
                <w:t>Take Prefer Subject Condition for searching TMs.</w:t>
              </w:r>
            </w:ins>
          </w:p>
        </w:tc>
        <w:tc>
          <w:tcPr>
            <w:tcW w:w="939" w:type="dxa"/>
            <w:tcPrChange w:id="1646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62" w:author="Phuong Giang" w:date="2012-02-23T00:27:00Z"/>
                <w:rFonts w:ascii="Times New Roman" w:hAnsi="Times New Roman"/>
              </w:rPr>
            </w:pPr>
          </w:p>
        </w:tc>
        <w:tc>
          <w:tcPr>
            <w:tcW w:w="1157" w:type="dxa"/>
            <w:tcPrChange w:id="1646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64" w:author="Phuong Giang" w:date="2012-02-23T00:27:00Z"/>
                <w:rFonts w:ascii="Times New Roman" w:hAnsi="Times New Roman"/>
              </w:rPr>
            </w:pPr>
          </w:p>
        </w:tc>
        <w:tc>
          <w:tcPr>
            <w:tcW w:w="1640" w:type="dxa"/>
            <w:tcPrChange w:id="1646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66" w:author="Phuong Giang" w:date="2012-02-23T00:27:00Z"/>
                <w:rFonts w:ascii="Times New Roman" w:hAnsi="Times New Roman"/>
              </w:rPr>
            </w:pPr>
          </w:p>
        </w:tc>
      </w:tr>
      <w:tr w:rsidR="0024533E" w:rsidRPr="002C5825" w:rsidTr="00C454AF">
        <w:trPr>
          <w:trHeight w:val="720"/>
          <w:ins w:id="16467" w:author="Phuong Giang" w:date="2012-02-23T00:27:00Z"/>
          <w:trPrChange w:id="1646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469" w:author="Phuong Giang" w:date="2012-02-23T00:29:00Z">
              <w:tcPr>
                <w:tcW w:w="482" w:type="dxa"/>
                <w:shd w:val="clear" w:color="auto" w:fill="auto"/>
              </w:tcPr>
            </w:tcPrChange>
          </w:tcPr>
          <w:p w:rsidR="0024533E" w:rsidRPr="002C5825" w:rsidRDefault="0024533E" w:rsidP="00687CE6">
            <w:pPr>
              <w:tabs>
                <w:tab w:val="left" w:pos="4208"/>
              </w:tabs>
              <w:rPr>
                <w:ins w:id="16470" w:author="Phuong Giang" w:date="2012-02-23T00:27:00Z"/>
                <w:rFonts w:ascii="Times New Roman" w:hAnsi="Times New Roman"/>
                <w:b w:val="0"/>
                <w:bCs w:val="0"/>
              </w:rPr>
            </w:pPr>
            <w:ins w:id="16471" w:author="Phuong Giang" w:date="2012-02-23T00:27:00Z">
              <w:r w:rsidRPr="002C5825">
                <w:rPr>
                  <w:rFonts w:ascii="Times New Roman" w:hAnsi="Times New Roman"/>
                  <w:color w:val="000000"/>
                </w:rPr>
                <w:t>51</w:t>
              </w:r>
            </w:ins>
          </w:p>
        </w:tc>
        <w:tc>
          <w:tcPr>
            <w:tcW w:w="1339" w:type="dxa"/>
            <w:gridSpan w:val="2"/>
            <w:tcPrChange w:id="1647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73" w:author="Phuong Giang" w:date="2012-02-23T00:27:00Z"/>
                <w:rFonts w:ascii="Times New Roman" w:hAnsi="Times New Roman"/>
                <w:color w:val="000000"/>
              </w:rPr>
            </w:pPr>
            <w:ins w:id="16474" w:author="Phuong Giang" w:date="2012-02-23T00:27:00Z">
              <w:r w:rsidRPr="002C5825">
                <w:rPr>
                  <w:rFonts w:ascii="Times New Roman" w:hAnsi="Times New Roman"/>
                  <w:color w:val="000000"/>
                </w:rPr>
                <w:t>TM Preferred Class Level filter</w:t>
              </w:r>
            </w:ins>
          </w:p>
        </w:tc>
        <w:tc>
          <w:tcPr>
            <w:tcW w:w="1317" w:type="dxa"/>
            <w:tcPrChange w:id="1647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76" w:author="Phuong Giang" w:date="2012-02-23T00:27:00Z"/>
                <w:rFonts w:ascii="Times New Roman" w:hAnsi="Times New Roman"/>
              </w:rPr>
            </w:pPr>
            <w:ins w:id="16477" w:author="Phuong Giang" w:date="2012-02-23T00:27:00Z">
              <w:r w:rsidRPr="002C5825">
                <w:rPr>
                  <w:rFonts w:ascii="Times New Roman" w:hAnsi="Times New Roman"/>
                  <w:color w:val="000000"/>
                </w:rPr>
                <w:t>Combo Box</w:t>
              </w:r>
            </w:ins>
          </w:p>
        </w:tc>
        <w:tc>
          <w:tcPr>
            <w:tcW w:w="1537" w:type="dxa"/>
            <w:tcPrChange w:id="1647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79" w:author="Phuong Giang" w:date="2012-02-23T00:27:00Z"/>
                <w:rFonts w:ascii="Times New Roman" w:hAnsi="Times New Roman"/>
              </w:rPr>
            </w:pPr>
            <w:ins w:id="16480" w:author="Phuong Giang" w:date="2012-02-23T00:27:00Z">
              <w:r w:rsidRPr="002C5825">
                <w:rPr>
                  <w:rFonts w:ascii="Times New Roman" w:hAnsi="Times New Roman"/>
                  <w:color w:val="000000"/>
                </w:rPr>
                <w:t>Take Class Level Condition for searching TMs.</w:t>
              </w:r>
            </w:ins>
          </w:p>
        </w:tc>
        <w:tc>
          <w:tcPr>
            <w:tcW w:w="939" w:type="dxa"/>
            <w:tcPrChange w:id="1648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82" w:author="Phuong Giang" w:date="2012-02-23T00:27:00Z"/>
                <w:rFonts w:ascii="Times New Roman" w:hAnsi="Times New Roman"/>
              </w:rPr>
            </w:pPr>
          </w:p>
        </w:tc>
        <w:tc>
          <w:tcPr>
            <w:tcW w:w="1157" w:type="dxa"/>
            <w:tcPrChange w:id="1648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84" w:author="Phuong Giang" w:date="2012-02-23T00:27:00Z"/>
                <w:rFonts w:ascii="Times New Roman" w:hAnsi="Times New Roman"/>
              </w:rPr>
            </w:pPr>
          </w:p>
        </w:tc>
        <w:tc>
          <w:tcPr>
            <w:tcW w:w="1640" w:type="dxa"/>
            <w:tcPrChange w:id="1648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486" w:author="Phuong Giang" w:date="2012-02-23T00:27:00Z"/>
                <w:rFonts w:ascii="Times New Roman" w:hAnsi="Times New Roman"/>
              </w:rPr>
            </w:pPr>
          </w:p>
        </w:tc>
      </w:tr>
      <w:tr w:rsidR="0024533E" w:rsidRPr="002C5825" w:rsidTr="00C454AF">
        <w:trPr>
          <w:cnfStyle w:val="000000100000" w:firstRow="0" w:lastRow="0" w:firstColumn="0" w:lastColumn="0" w:oddVBand="0" w:evenVBand="0" w:oddHBand="1" w:evenHBand="0" w:firstRowFirstColumn="0" w:firstRowLastColumn="0" w:lastRowFirstColumn="0" w:lastRowLastColumn="0"/>
          <w:trHeight w:val="720"/>
          <w:ins w:id="16487" w:author="Phuong Giang" w:date="2012-02-23T00:27:00Z"/>
          <w:trPrChange w:id="1648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489" w:author="Phuong Giang" w:date="2012-02-23T00:29:00Z">
              <w:tcPr>
                <w:tcW w:w="482" w:type="dxa"/>
                <w:shd w:val="clear" w:color="auto" w:fill="auto"/>
              </w:tcPr>
            </w:tcPrChange>
          </w:tcPr>
          <w:p w:rsidR="0024533E" w:rsidRPr="002C5825" w:rsidRDefault="0024533E" w:rsidP="00687CE6">
            <w:pPr>
              <w:tabs>
                <w:tab w:val="left" w:pos="4208"/>
              </w:tabs>
              <w:cnfStyle w:val="001000100000" w:firstRow="0" w:lastRow="0" w:firstColumn="1" w:lastColumn="0" w:oddVBand="0" w:evenVBand="0" w:oddHBand="1" w:evenHBand="0" w:firstRowFirstColumn="0" w:firstRowLastColumn="0" w:lastRowFirstColumn="0" w:lastRowLastColumn="0"/>
              <w:rPr>
                <w:ins w:id="16490" w:author="Phuong Giang" w:date="2012-02-23T00:27:00Z"/>
                <w:rFonts w:ascii="Times New Roman" w:hAnsi="Times New Roman"/>
                <w:b w:val="0"/>
                <w:bCs w:val="0"/>
              </w:rPr>
            </w:pPr>
            <w:ins w:id="16491" w:author="Phuong Giang" w:date="2012-02-23T00:27:00Z">
              <w:r w:rsidRPr="002C5825">
                <w:rPr>
                  <w:rFonts w:ascii="Times New Roman" w:hAnsi="Times New Roman"/>
                  <w:color w:val="000000"/>
                </w:rPr>
                <w:t>52</w:t>
              </w:r>
            </w:ins>
          </w:p>
        </w:tc>
        <w:tc>
          <w:tcPr>
            <w:tcW w:w="1339" w:type="dxa"/>
            <w:gridSpan w:val="2"/>
            <w:tcPrChange w:id="16492" w:author="Phuong Giang" w:date="2012-02-23T00:29:00Z">
              <w:tcPr>
                <w:tcW w:w="1339" w:type="dxa"/>
                <w:gridSpan w:val="2"/>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93" w:author="Phuong Giang" w:date="2012-02-23T00:27:00Z"/>
                <w:rFonts w:ascii="Times New Roman" w:hAnsi="Times New Roman"/>
                <w:color w:val="000000"/>
              </w:rPr>
            </w:pPr>
            <w:ins w:id="16494" w:author="Phuong Giang" w:date="2012-02-23T00:27:00Z">
              <w:r w:rsidRPr="002C5825">
                <w:rPr>
                  <w:rFonts w:ascii="Times New Roman" w:hAnsi="Times New Roman"/>
                  <w:color w:val="000000"/>
                </w:rPr>
                <w:t>TM Tools filter</w:t>
              </w:r>
            </w:ins>
          </w:p>
        </w:tc>
        <w:tc>
          <w:tcPr>
            <w:tcW w:w="1317" w:type="dxa"/>
            <w:tcPrChange w:id="16495" w:author="Phuong Giang" w:date="2012-02-23T00:29:00Z">
              <w:tcPr>
                <w:tcW w:w="131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96" w:author="Phuong Giang" w:date="2012-02-23T00:27:00Z"/>
                <w:rFonts w:ascii="Times New Roman" w:hAnsi="Times New Roman"/>
              </w:rPr>
            </w:pPr>
            <w:ins w:id="16497" w:author="Phuong Giang" w:date="2012-02-23T00:27:00Z">
              <w:r w:rsidRPr="002C5825">
                <w:rPr>
                  <w:rFonts w:ascii="Times New Roman" w:hAnsi="Times New Roman"/>
                  <w:color w:val="000000"/>
                </w:rPr>
                <w:t>Rich Text Box</w:t>
              </w:r>
            </w:ins>
          </w:p>
        </w:tc>
        <w:tc>
          <w:tcPr>
            <w:tcW w:w="1537" w:type="dxa"/>
            <w:tcPrChange w:id="16498" w:author="Phuong Giang" w:date="2012-02-23T00:29:00Z">
              <w:tcPr>
                <w:tcW w:w="153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499" w:author="Phuong Giang" w:date="2012-02-23T00:27:00Z"/>
                <w:rFonts w:ascii="Times New Roman" w:hAnsi="Times New Roman"/>
              </w:rPr>
            </w:pPr>
            <w:ins w:id="16500" w:author="Phuong Giang" w:date="2012-02-23T00:27:00Z">
              <w:r w:rsidRPr="002C5825">
                <w:rPr>
                  <w:rFonts w:ascii="Times New Roman" w:hAnsi="Times New Roman"/>
                  <w:color w:val="000000"/>
                </w:rPr>
                <w:t>Take Tools Condition for searching TMs.</w:t>
              </w:r>
            </w:ins>
          </w:p>
        </w:tc>
        <w:tc>
          <w:tcPr>
            <w:tcW w:w="939" w:type="dxa"/>
            <w:tcPrChange w:id="16501" w:author="Phuong Giang" w:date="2012-02-23T00:29:00Z">
              <w:tcPr>
                <w:tcW w:w="939"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502" w:author="Phuong Giang" w:date="2012-02-23T00:27:00Z"/>
                <w:rFonts w:ascii="Times New Roman" w:hAnsi="Times New Roman"/>
              </w:rPr>
            </w:pPr>
          </w:p>
        </w:tc>
        <w:tc>
          <w:tcPr>
            <w:tcW w:w="1157" w:type="dxa"/>
            <w:tcPrChange w:id="16503" w:author="Phuong Giang" w:date="2012-02-23T00:29:00Z">
              <w:tcPr>
                <w:tcW w:w="1157"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504" w:author="Phuong Giang" w:date="2012-02-23T00:27:00Z"/>
                <w:rFonts w:ascii="Times New Roman" w:hAnsi="Times New Roman"/>
              </w:rPr>
            </w:pPr>
          </w:p>
        </w:tc>
        <w:tc>
          <w:tcPr>
            <w:tcW w:w="1640" w:type="dxa"/>
            <w:tcPrChange w:id="16505" w:author="Phuong Giang" w:date="2012-02-23T00:29:00Z">
              <w:tcPr>
                <w:tcW w:w="1640" w:type="dxa"/>
                <w:shd w:val="clear" w:color="auto" w:fill="auto"/>
              </w:tcPr>
            </w:tcPrChange>
          </w:tcPr>
          <w:p w:rsidR="0024533E" w:rsidRPr="002C5825" w:rsidRDefault="0024533E" w:rsidP="00687CE6">
            <w:pPr>
              <w:tabs>
                <w:tab w:val="left" w:pos="4208"/>
              </w:tabs>
              <w:cnfStyle w:val="000000100000" w:firstRow="0" w:lastRow="0" w:firstColumn="0" w:lastColumn="0" w:oddVBand="0" w:evenVBand="0" w:oddHBand="1" w:evenHBand="0" w:firstRowFirstColumn="0" w:firstRowLastColumn="0" w:lastRowFirstColumn="0" w:lastRowLastColumn="0"/>
              <w:rPr>
                <w:ins w:id="16506" w:author="Phuong Giang" w:date="2012-02-23T00:27:00Z"/>
                <w:rFonts w:ascii="Times New Roman" w:hAnsi="Times New Roman"/>
              </w:rPr>
            </w:pPr>
          </w:p>
        </w:tc>
      </w:tr>
      <w:tr w:rsidR="0024533E" w:rsidRPr="002C5825" w:rsidTr="00C454AF">
        <w:trPr>
          <w:trHeight w:val="720"/>
          <w:ins w:id="16507" w:author="Phuong Giang" w:date="2012-02-23T00:27:00Z"/>
          <w:trPrChange w:id="16508" w:author="Phuong Giang" w:date="2012-02-23T00:29:00Z">
            <w:trPr>
              <w:trHeight w:val="720"/>
            </w:trPr>
          </w:trPrChange>
        </w:trPr>
        <w:tc>
          <w:tcPr>
            <w:cnfStyle w:val="001000000000" w:firstRow="0" w:lastRow="0" w:firstColumn="1" w:lastColumn="0" w:oddVBand="0" w:evenVBand="0" w:oddHBand="0" w:evenHBand="0" w:firstRowFirstColumn="0" w:firstRowLastColumn="0" w:lastRowFirstColumn="0" w:lastRowLastColumn="0"/>
            <w:tcW w:w="482" w:type="dxa"/>
            <w:tcPrChange w:id="16509" w:author="Phuong Giang" w:date="2012-02-23T00:29:00Z">
              <w:tcPr>
                <w:tcW w:w="482" w:type="dxa"/>
                <w:shd w:val="clear" w:color="auto" w:fill="auto"/>
              </w:tcPr>
            </w:tcPrChange>
          </w:tcPr>
          <w:p w:rsidR="0024533E" w:rsidRPr="002C5825" w:rsidRDefault="0024533E" w:rsidP="00687CE6">
            <w:pPr>
              <w:tabs>
                <w:tab w:val="left" w:pos="4208"/>
              </w:tabs>
              <w:rPr>
                <w:ins w:id="16510" w:author="Phuong Giang" w:date="2012-02-23T00:27:00Z"/>
                <w:rFonts w:ascii="Times New Roman" w:hAnsi="Times New Roman"/>
                <w:b w:val="0"/>
                <w:bCs w:val="0"/>
              </w:rPr>
            </w:pPr>
            <w:ins w:id="16511" w:author="Phuong Giang" w:date="2012-02-23T00:27:00Z">
              <w:r w:rsidRPr="002C5825">
                <w:rPr>
                  <w:rFonts w:ascii="Times New Roman" w:hAnsi="Times New Roman"/>
                  <w:color w:val="000000"/>
                </w:rPr>
                <w:t>53</w:t>
              </w:r>
            </w:ins>
          </w:p>
        </w:tc>
        <w:tc>
          <w:tcPr>
            <w:tcW w:w="1339" w:type="dxa"/>
            <w:gridSpan w:val="2"/>
            <w:tcPrChange w:id="16512" w:author="Phuong Giang" w:date="2012-02-23T00:29:00Z">
              <w:tcPr>
                <w:tcW w:w="1339" w:type="dxa"/>
                <w:gridSpan w:val="2"/>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513" w:author="Phuong Giang" w:date="2012-02-23T00:27:00Z"/>
                <w:rFonts w:ascii="Times New Roman" w:hAnsi="Times New Roman"/>
                <w:color w:val="000000"/>
              </w:rPr>
            </w:pPr>
            <w:ins w:id="16514" w:author="Phuong Giang" w:date="2012-02-23T00:27:00Z">
              <w:r w:rsidRPr="002C5825">
                <w:rPr>
                  <w:rFonts w:ascii="Times New Roman" w:hAnsi="Times New Roman"/>
                  <w:color w:val="000000"/>
                </w:rPr>
                <w:t>TM list</w:t>
              </w:r>
            </w:ins>
          </w:p>
        </w:tc>
        <w:tc>
          <w:tcPr>
            <w:tcW w:w="1317" w:type="dxa"/>
            <w:tcPrChange w:id="16515" w:author="Phuong Giang" w:date="2012-02-23T00:29:00Z">
              <w:tcPr>
                <w:tcW w:w="131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516" w:author="Phuong Giang" w:date="2012-02-23T00:27:00Z"/>
                <w:rFonts w:ascii="Times New Roman" w:hAnsi="Times New Roman"/>
              </w:rPr>
            </w:pPr>
            <w:ins w:id="16517" w:author="Phuong Giang" w:date="2012-02-23T00:27:00Z">
              <w:r w:rsidRPr="002C5825">
                <w:rPr>
                  <w:rFonts w:ascii="Times New Roman" w:hAnsi="Times New Roman"/>
                  <w:color w:val="000000"/>
                </w:rPr>
                <w:t>List Box</w:t>
              </w:r>
            </w:ins>
          </w:p>
        </w:tc>
        <w:tc>
          <w:tcPr>
            <w:tcW w:w="1537" w:type="dxa"/>
            <w:tcPrChange w:id="16518" w:author="Phuong Giang" w:date="2012-02-23T00:29:00Z">
              <w:tcPr>
                <w:tcW w:w="153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519" w:author="Phuong Giang" w:date="2012-02-23T00:27:00Z"/>
                <w:rFonts w:ascii="Times New Roman" w:hAnsi="Times New Roman"/>
              </w:rPr>
            </w:pPr>
            <w:ins w:id="16520" w:author="Phuong Giang" w:date="2012-02-23T00:27:00Z">
              <w:r w:rsidRPr="002C5825">
                <w:rPr>
                  <w:rFonts w:ascii="Times New Roman" w:hAnsi="Times New Roman"/>
                  <w:color w:val="000000"/>
                </w:rPr>
                <w:t>Display TMs for composing</w:t>
              </w:r>
            </w:ins>
          </w:p>
        </w:tc>
        <w:tc>
          <w:tcPr>
            <w:tcW w:w="939" w:type="dxa"/>
            <w:tcPrChange w:id="16521" w:author="Phuong Giang" w:date="2012-02-23T00:29:00Z">
              <w:tcPr>
                <w:tcW w:w="939"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522" w:author="Phuong Giang" w:date="2012-02-23T00:27:00Z"/>
                <w:rFonts w:ascii="Times New Roman" w:hAnsi="Times New Roman"/>
              </w:rPr>
            </w:pPr>
          </w:p>
        </w:tc>
        <w:tc>
          <w:tcPr>
            <w:tcW w:w="1157" w:type="dxa"/>
            <w:tcPrChange w:id="16523" w:author="Phuong Giang" w:date="2012-02-23T00:29:00Z">
              <w:tcPr>
                <w:tcW w:w="1157"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524" w:author="Phuong Giang" w:date="2012-02-23T00:27:00Z"/>
                <w:rFonts w:ascii="Times New Roman" w:hAnsi="Times New Roman"/>
              </w:rPr>
            </w:pPr>
          </w:p>
        </w:tc>
        <w:tc>
          <w:tcPr>
            <w:tcW w:w="1640" w:type="dxa"/>
            <w:tcPrChange w:id="16525" w:author="Phuong Giang" w:date="2012-02-23T00:29:00Z">
              <w:tcPr>
                <w:tcW w:w="1640" w:type="dxa"/>
                <w:shd w:val="clear" w:color="auto" w:fill="auto"/>
              </w:tcPr>
            </w:tcPrChange>
          </w:tcPr>
          <w:p w:rsidR="0024533E" w:rsidRPr="002C5825" w:rsidRDefault="0024533E" w:rsidP="00687CE6">
            <w:pPr>
              <w:tabs>
                <w:tab w:val="left" w:pos="4208"/>
              </w:tabs>
              <w:cnfStyle w:val="000000000000" w:firstRow="0" w:lastRow="0" w:firstColumn="0" w:lastColumn="0" w:oddVBand="0" w:evenVBand="0" w:oddHBand="0" w:evenHBand="0" w:firstRowFirstColumn="0" w:firstRowLastColumn="0" w:lastRowFirstColumn="0" w:lastRowLastColumn="0"/>
              <w:rPr>
                <w:ins w:id="16526" w:author="Phuong Giang" w:date="2012-02-23T00:27:00Z"/>
                <w:rFonts w:ascii="Times New Roman" w:hAnsi="Times New Roman"/>
              </w:rPr>
            </w:pPr>
          </w:p>
        </w:tc>
      </w:tr>
    </w:tbl>
    <w:p w:rsidR="0024533E" w:rsidRPr="002C5825" w:rsidRDefault="0024533E" w:rsidP="0024533E">
      <w:pPr>
        <w:tabs>
          <w:tab w:val="left" w:pos="4208"/>
        </w:tabs>
        <w:ind w:left="360"/>
        <w:rPr>
          <w:ins w:id="16527" w:author="Phuong Giang" w:date="2012-02-23T00:27:00Z"/>
          <w:rFonts w:ascii="Times New Roman" w:hAnsi="Times New Roman"/>
        </w:rPr>
      </w:pPr>
    </w:p>
    <w:p w:rsidR="0024533E" w:rsidRPr="002C5825" w:rsidRDefault="0024533E" w:rsidP="0024533E">
      <w:pPr>
        <w:keepNext/>
        <w:keepLines/>
        <w:numPr>
          <w:ilvl w:val="2"/>
          <w:numId w:val="27"/>
        </w:numPr>
        <w:tabs>
          <w:tab w:val="left" w:pos="4208"/>
        </w:tabs>
        <w:spacing w:before="200" w:after="0"/>
        <w:outlineLvl w:val="2"/>
        <w:rPr>
          <w:ins w:id="16528" w:author="Phuong Giang" w:date="2012-02-23T00:27:00Z"/>
          <w:rFonts w:ascii="Cambria" w:eastAsia="MS Gothic" w:hAnsi="Cambria"/>
          <w:b/>
          <w:bCs/>
          <w:color w:val="4F81BD"/>
        </w:rPr>
      </w:pPr>
      <w:bookmarkStart w:id="16529" w:name="_Toc317259555"/>
      <w:bookmarkStart w:id="16530" w:name="_Toc317264597"/>
      <w:bookmarkStart w:id="16531" w:name="_Toc317721150"/>
      <w:ins w:id="16532" w:author="Phuong Giang" w:date="2012-02-23T00:27:00Z">
        <w:r w:rsidRPr="002C5825">
          <w:rPr>
            <w:rFonts w:ascii="Cambria" w:eastAsia="MS Gothic" w:hAnsi="Cambria"/>
            <w:b/>
            <w:bCs/>
            <w:color w:val="4F81BD"/>
          </w:rPr>
          <w:t>LH_SCR_200</w:t>
        </w:r>
        <w:bookmarkEnd w:id="16529"/>
        <w:bookmarkEnd w:id="16530"/>
        <w:bookmarkEnd w:id="16531"/>
      </w:ins>
    </w:p>
    <w:p w:rsidR="0024533E" w:rsidRPr="002C5825" w:rsidRDefault="0024533E" w:rsidP="0024533E">
      <w:pPr>
        <w:tabs>
          <w:tab w:val="left" w:pos="4208"/>
        </w:tabs>
        <w:ind w:left="360"/>
        <w:rPr>
          <w:ins w:id="16533" w:author="Phuong Giang" w:date="2012-02-23T00:27:00Z"/>
          <w:rFonts w:ascii="Times New Roman" w:hAnsi="Times New Roman"/>
        </w:rPr>
      </w:pPr>
      <w:ins w:id="16534" w:author="Phuong Giang" w:date="2012-02-23T00:27:00Z">
        <w:r w:rsidRPr="002C5825">
          <w:rPr>
            <w:rFonts w:ascii="Times New Roman" w:hAnsi="Times New Roman"/>
          </w:rPr>
          <w:t xml:space="preserve">This is the Knowledge Item Manage Screen. The system shows this screen when user clicks on the Knowledge Item Mange tab on the screen TLH_SCR_100. User uses this screen to manage Knowledge Items. </w:t>
        </w:r>
      </w:ins>
    </w:p>
    <w:p w:rsidR="0024533E" w:rsidRPr="002C5825" w:rsidRDefault="0024533E" w:rsidP="0024533E">
      <w:pPr>
        <w:keepNext/>
        <w:keepLines/>
        <w:numPr>
          <w:ilvl w:val="3"/>
          <w:numId w:val="27"/>
        </w:numPr>
        <w:tabs>
          <w:tab w:val="left" w:pos="4208"/>
        </w:tabs>
        <w:spacing w:before="200" w:after="0"/>
        <w:outlineLvl w:val="3"/>
        <w:rPr>
          <w:ins w:id="16535" w:author="Phuong Giang" w:date="2012-02-23T00:27:00Z"/>
          <w:rFonts w:ascii="Cambria" w:eastAsia="MS Gothic" w:hAnsi="Cambria"/>
          <w:b/>
          <w:bCs/>
          <w:i/>
          <w:iCs/>
          <w:color w:val="4F81BD"/>
        </w:rPr>
      </w:pPr>
      <w:ins w:id="16536" w:author="Phuong Giang" w:date="2012-02-23T00:27:00Z">
        <w:r w:rsidRPr="002C5825">
          <w:rPr>
            <w:rFonts w:ascii="Cambria" w:eastAsia="MS Gothic" w:hAnsi="Cambria"/>
            <w:b/>
            <w:bCs/>
            <w:i/>
            <w:iCs/>
            <w:color w:val="4F81BD"/>
          </w:rPr>
          <w:lastRenderedPageBreak/>
          <w:t>Screen Images</w:t>
        </w:r>
      </w:ins>
    </w:p>
    <w:p w:rsidR="00C454AF" w:rsidRDefault="0024533E">
      <w:pPr>
        <w:keepNext/>
        <w:tabs>
          <w:tab w:val="left" w:pos="4208"/>
        </w:tabs>
        <w:ind w:left="360"/>
        <w:rPr>
          <w:ins w:id="16537" w:author="Phuong Giang" w:date="2012-02-23T00:30:00Z"/>
        </w:rPr>
        <w:pPrChange w:id="16538" w:author="Phuong Giang" w:date="2012-02-23T00:30:00Z">
          <w:pPr>
            <w:tabs>
              <w:tab w:val="left" w:pos="4208"/>
            </w:tabs>
            <w:ind w:left="360"/>
          </w:pPr>
        </w:pPrChange>
      </w:pPr>
      <w:ins w:id="16539" w:author="Phuong Giang" w:date="2012-02-23T00:27:00Z">
        <w:r>
          <w:rPr>
            <w:rFonts w:ascii="Times New Roman" w:hAnsi="Times New Roman"/>
            <w:noProof/>
            <w:lang w:eastAsia="ja-JP"/>
            <w:rPrChange w:id="16540" w:author="Unknown">
              <w:rPr>
                <w:noProof/>
                <w:lang w:eastAsia="ja-JP"/>
              </w:rPr>
            </w:rPrChange>
          </w:rPr>
          <w:drawing>
            <wp:inline distT="0" distB="0" distL="0" distR="0" wp14:anchorId="10B1108B" wp14:editId="73D453FF">
              <wp:extent cx="5943600" cy="3132183"/>
              <wp:effectExtent l="0" t="0" r="0" b="0"/>
              <wp:docPr id="61" name="Picture 61" descr="C:\Users\Red Army\Desktop\TLH_Screen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 Army\Desktop\TLH_Screen_2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2183"/>
                      </a:xfrm>
                      <a:prstGeom prst="rect">
                        <a:avLst/>
                      </a:prstGeom>
                      <a:noFill/>
                      <a:ln>
                        <a:noFill/>
                      </a:ln>
                    </pic:spPr>
                  </pic:pic>
                </a:graphicData>
              </a:graphic>
            </wp:inline>
          </w:drawing>
        </w:r>
      </w:ins>
    </w:p>
    <w:p w:rsidR="0024533E" w:rsidRPr="002C5825" w:rsidRDefault="00C454AF">
      <w:pPr>
        <w:pStyle w:val="Caption"/>
        <w:jc w:val="center"/>
        <w:rPr>
          <w:ins w:id="16541" w:author="Phuong Giang" w:date="2012-02-23T00:27:00Z"/>
        </w:rPr>
        <w:pPrChange w:id="16542" w:author="Phuong Giang" w:date="2012-02-23T00:30:00Z">
          <w:pPr>
            <w:tabs>
              <w:tab w:val="left" w:pos="4208"/>
            </w:tabs>
            <w:ind w:left="360"/>
          </w:pPr>
        </w:pPrChange>
      </w:pPr>
      <w:bookmarkStart w:id="16543" w:name="_Toc317721003"/>
      <w:ins w:id="16544" w:author="Phuong Giang" w:date="2012-02-23T00:30:00Z">
        <w:r>
          <w:t xml:space="preserve">Figure </w:t>
        </w:r>
        <w:r>
          <w:fldChar w:fldCharType="begin"/>
        </w:r>
        <w:r>
          <w:instrText xml:space="preserve"> SEQ Figure \* ARABIC </w:instrText>
        </w:r>
      </w:ins>
      <w:r>
        <w:fldChar w:fldCharType="separate"/>
      </w:r>
      <w:ins w:id="16545" w:author="Phuong Giang" w:date="2012-02-23T00:34:00Z">
        <w:r w:rsidR="00AF3591">
          <w:rPr>
            <w:noProof/>
          </w:rPr>
          <w:t>19</w:t>
        </w:r>
      </w:ins>
      <w:ins w:id="16546" w:author="Phuong Giang" w:date="2012-02-23T00:30:00Z">
        <w:r>
          <w:fldChar w:fldCharType="end"/>
        </w:r>
        <w:r>
          <w:t xml:space="preserve"> - Knowledge Item Management Screen</w:t>
        </w:r>
      </w:ins>
      <w:bookmarkEnd w:id="16543"/>
    </w:p>
    <w:p w:rsidR="0024533E" w:rsidRPr="002C5825" w:rsidRDefault="0024533E" w:rsidP="0024533E">
      <w:pPr>
        <w:keepNext/>
        <w:keepLines/>
        <w:numPr>
          <w:ilvl w:val="3"/>
          <w:numId w:val="27"/>
        </w:numPr>
        <w:tabs>
          <w:tab w:val="left" w:pos="4208"/>
        </w:tabs>
        <w:spacing w:before="200" w:after="0"/>
        <w:outlineLvl w:val="3"/>
        <w:rPr>
          <w:ins w:id="16547" w:author="Phuong Giang" w:date="2012-02-23T00:27:00Z"/>
          <w:rFonts w:ascii="Cambria" w:eastAsia="MS Gothic" w:hAnsi="Cambria"/>
          <w:b/>
          <w:bCs/>
          <w:i/>
          <w:iCs/>
          <w:color w:val="4F81BD"/>
        </w:rPr>
      </w:pPr>
      <w:ins w:id="16548" w:author="Phuong Giang" w:date="2012-02-23T00:27:00Z">
        <w:r w:rsidRPr="002C5825">
          <w:rPr>
            <w:rFonts w:ascii="Cambria" w:eastAsia="MS Gothic" w:hAnsi="Cambria"/>
            <w:b/>
            <w:bCs/>
            <w:i/>
            <w:iCs/>
            <w:color w:val="4F81BD"/>
          </w:rPr>
          <w:t>Objects and Actions</w:t>
        </w:r>
      </w:ins>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9"/>
        <w:gridCol w:w="2189"/>
        <w:gridCol w:w="1406"/>
        <w:gridCol w:w="2819"/>
        <w:gridCol w:w="948"/>
        <w:gridCol w:w="1163"/>
        <w:gridCol w:w="758"/>
      </w:tblGrid>
      <w:tr w:rsidR="0024533E" w:rsidRPr="002C5825" w:rsidTr="00687CE6">
        <w:trPr>
          <w:ins w:id="16549" w:author="Phuong Giang" w:date="2012-02-23T00:27:00Z"/>
        </w:trPr>
        <w:tc>
          <w:tcPr>
            <w:tcW w:w="529" w:type="dxa"/>
            <w:shd w:val="clear" w:color="auto" w:fill="auto"/>
          </w:tcPr>
          <w:p w:rsidR="0024533E" w:rsidRPr="002C5825" w:rsidRDefault="0024533E" w:rsidP="00687CE6">
            <w:pPr>
              <w:tabs>
                <w:tab w:val="left" w:pos="4208"/>
              </w:tabs>
              <w:rPr>
                <w:ins w:id="16550" w:author="Phuong Giang" w:date="2012-02-23T00:27:00Z"/>
                <w:rFonts w:ascii="Times New Roman" w:hAnsi="Times New Roman"/>
                <w:b/>
              </w:rPr>
            </w:pPr>
            <w:ins w:id="16551" w:author="Phuong Giang" w:date="2012-02-23T00:27:00Z">
              <w:r w:rsidRPr="002C5825">
                <w:rPr>
                  <w:rFonts w:ascii="Times New Roman" w:hAnsi="Times New Roman"/>
                  <w:b/>
                </w:rPr>
                <w:t>No</w:t>
              </w:r>
            </w:ins>
          </w:p>
        </w:tc>
        <w:tc>
          <w:tcPr>
            <w:tcW w:w="2189" w:type="dxa"/>
            <w:shd w:val="clear" w:color="auto" w:fill="auto"/>
          </w:tcPr>
          <w:p w:rsidR="0024533E" w:rsidRPr="002C5825" w:rsidRDefault="0024533E" w:rsidP="00687CE6">
            <w:pPr>
              <w:tabs>
                <w:tab w:val="left" w:pos="4208"/>
              </w:tabs>
              <w:rPr>
                <w:ins w:id="16552" w:author="Phuong Giang" w:date="2012-02-23T00:27:00Z"/>
                <w:rFonts w:ascii="Times New Roman" w:hAnsi="Times New Roman"/>
                <w:b/>
              </w:rPr>
            </w:pPr>
            <w:ins w:id="16553" w:author="Phuong Giang" w:date="2012-02-23T00:27:00Z">
              <w:r w:rsidRPr="002C5825">
                <w:rPr>
                  <w:rFonts w:ascii="Times New Roman" w:hAnsi="Times New Roman"/>
                  <w:b/>
                </w:rPr>
                <w:t>Component Name</w:t>
              </w:r>
            </w:ins>
          </w:p>
        </w:tc>
        <w:tc>
          <w:tcPr>
            <w:tcW w:w="1406" w:type="dxa"/>
            <w:shd w:val="clear" w:color="auto" w:fill="auto"/>
          </w:tcPr>
          <w:p w:rsidR="0024533E" w:rsidRPr="002C5825" w:rsidRDefault="0024533E" w:rsidP="00687CE6">
            <w:pPr>
              <w:tabs>
                <w:tab w:val="left" w:pos="4208"/>
              </w:tabs>
              <w:rPr>
                <w:ins w:id="16554" w:author="Phuong Giang" w:date="2012-02-23T00:27:00Z"/>
                <w:rFonts w:ascii="Times New Roman" w:hAnsi="Times New Roman"/>
                <w:b/>
              </w:rPr>
            </w:pPr>
            <w:ins w:id="16555" w:author="Phuong Giang" w:date="2012-02-23T00:27:00Z">
              <w:r w:rsidRPr="002C5825">
                <w:rPr>
                  <w:rFonts w:ascii="Times New Roman" w:hAnsi="Times New Roman"/>
                  <w:b/>
                </w:rPr>
                <w:t>Component Type</w:t>
              </w:r>
            </w:ins>
          </w:p>
        </w:tc>
        <w:tc>
          <w:tcPr>
            <w:tcW w:w="2819" w:type="dxa"/>
            <w:shd w:val="clear" w:color="auto" w:fill="auto"/>
          </w:tcPr>
          <w:p w:rsidR="0024533E" w:rsidRPr="002C5825" w:rsidRDefault="0024533E" w:rsidP="00687CE6">
            <w:pPr>
              <w:tabs>
                <w:tab w:val="left" w:pos="4208"/>
              </w:tabs>
              <w:spacing w:after="0" w:line="240" w:lineRule="auto"/>
              <w:rPr>
                <w:ins w:id="16556" w:author="Phuong Giang" w:date="2012-02-23T00:27:00Z"/>
                <w:rFonts w:ascii="Times New Roman" w:hAnsi="Times New Roman"/>
                <w:b/>
              </w:rPr>
            </w:pPr>
            <w:ins w:id="16557" w:author="Phuong Giang" w:date="2012-02-23T00:27:00Z">
              <w:r w:rsidRPr="002C5825">
                <w:rPr>
                  <w:rFonts w:ascii="Times New Roman" w:hAnsi="Times New Roman"/>
                  <w:b/>
                </w:rPr>
                <w:t>Function</w:t>
              </w:r>
            </w:ins>
          </w:p>
        </w:tc>
        <w:tc>
          <w:tcPr>
            <w:tcW w:w="948" w:type="dxa"/>
            <w:shd w:val="clear" w:color="auto" w:fill="auto"/>
          </w:tcPr>
          <w:p w:rsidR="0024533E" w:rsidRPr="002C5825" w:rsidRDefault="0024533E" w:rsidP="00687CE6">
            <w:pPr>
              <w:tabs>
                <w:tab w:val="left" w:pos="4208"/>
              </w:tabs>
              <w:rPr>
                <w:ins w:id="16558" w:author="Phuong Giang" w:date="2012-02-23T00:27:00Z"/>
                <w:rFonts w:ascii="Times New Roman" w:hAnsi="Times New Roman"/>
                <w:b/>
              </w:rPr>
            </w:pPr>
            <w:ins w:id="16559" w:author="Phuong Giang" w:date="2012-02-23T00:27:00Z">
              <w:r w:rsidRPr="002C5825">
                <w:rPr>
                  <w:rFonts w:ascii="Times New Roman" w:hAnsi="Times New Roman"/>
                  <w:b/>
                </w:rPr>
                <w:t>Format (Style)</w:t>
              </w:r>
            </w:ins>
          </w:p>
        </w:tc>
        <w:tc>
          <w:tcPr>
            <w:tcW w:w="1163" w:type="dxa"/>
            <w:shd w:val="clear" w:color="auto" w:fill="auto"/>
          </w:tcPr>
          <w:p w:rsidR="0024533E" w:rsidRPr="002C5825" w:rsidRDefault="0024533E" w:rsidP="00687CE6">
            <w:pPr>
              <w:tabs>
                <w:tab w:val="left" w:pos="4208"/>
              </w:tabs>
              <w:rPr>
                <w:ins w:id="16560" w:author="Phuong Giang" w:date="2012-02-23T00:27:00Z"/>
                <w:rFonts w:ascii="Times New Roman" w:hAnsi="Times New Roman"/>
                <w:b/>
              </w:rPr>
            </w:pPr>
            <w:ins w:id="16561" w:author="Phuong Giang" w:date="2012-02-23T00:27:00Z">
              <w:r w:rsidRPr="002C5825">
                <w:rPr>
                  <w:rFonts w:ascii="Times New Roman" w:hAnsi="Times New Roman"/>
                  <w:b/>
                </w:rPr>
                <w:t>Reference</w:t>
              </w:r>
            </w:ins>
          </w:p>
        </w:tc>
        <w:tc>
          <w:tcPr>
            <w:tcW w:w="758" w:type="dxa"/>
            <w:shd w:val="clear" w:color="auto" w:fill="auto"/>
          </w:tcPr>
          <w:p w:rsidR="0024533E" w:rsidRPr="002C5825" w:rsidRDefault="0024533E" w:rsidP="00687CE6">
            <w:pPr>
              <w:tabs>
                <w:tab w:val="left" w:pos="4208"/>
              </w:tabs>
              <w:rPr>
                <w:ins w:id="16562" w:author="Phuong Giang" w:date="2012-02-23T00:27:00Z"/>
                <w:rFonts w:ascii="Times New Roman" w:hAnsi="Times New Roman"/>
                <w:b/>
              </w:rPr>
            </w:pPr>
            <w:ins w:id="16563" w:author="Phuong Giang" w:date="2012-02-23T00:27:00Z">
              <w:r w:rsidRPr="002C5825">
                <w:rPr>
                  <w:rFonts w:ascii="Times New Roman" w:hAnsi="Times New Roman"/>
                  <w:b/>
                </w:rPr>
                <w:t>Note</w:t>
              </w:r>
            </w:ins>
          </w:p>
        </w:tc>
      </w:tr>
      <w:tr w:rsidR="0024533E" w:rsidRPr="002C5825" w:rsidTr="00687CE6">
        <w:trPr>
          <w:ins w:id="1656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6565" w:author="Phuong Giang" w:date="2012-02-23T00:27:00Z"/>
                <w:rFonts w:ascii="Times New Roman" w:hAnsi="Times New Roman"/>
                <w:b/>
                <w:bCs/>
              </w:rPr>
            </w:pPr>
            <w:ins w:id="16566" w:author="Phuong Giang" w:date="2012-02-23T00:27:00Z">
              <w:r w:rsidRPr="002C5825">
                <w:rPr>
                  <w:rFonts w:ascii="Times New Roman" w:hAnsi="Times New Roman"/>
                  <w:b/>
                  <w:bCs/>
                </w:rPr>
                <w:t>1</w:t>
              </w:r>
            </w:ins>
          </w:p>
        </w:tc>
        <w:tc>
          <w:tcPr>
            <w:tcW w:w="2189" w:type="dxa"/>
            <w:shd w:val="clear" w:color="auto" w:fill="auto"/>
          </w:tcPr>
          <w:p w:rsidR="0024533E" w:rsidRPr="002C5825" w:rsidRDefault="0024533E" w:rsidP="00687CE6">
            <w:pPr>
              <w:tabs>
                <w:tab w:val="left" w:pos="4208"/>
              </w:tabs>
              <w:spacing w:after="0" w:line="240" w:lineRule="auto"/>
              <w:rPr>
                <w:ins w:id="16567" w:author="Phuong Giang" w:date="2012-02-23T00:27:00Z"/>
                <w:rFonts w:ascii="Times New Roman" w:hAnsi="Times New Roman"/>
              </w:rPr>
            </w:pPr>
            <w:ins w:id="16568" w:author="Phuong Giang" w:date="2012-02-23T00:27:00Z">
              <w:r w:rsidRPr="002C5825">
                <w:rPr>
                  <w:rFonts w:ascii="Times New Roman" w:hAnsi="Times New Roman"/>
                </w:rPr>
                <w:t>Manage KIs tab</w:t>
              </w:r>
            </w:ins>
          </w:p>
        </w:tc>
        <w:tc>
          <w:tcPr>
            <w:tcW w:w="1406" w:type="dxa"/>
            <w:shd w:val="clear" w:color="auto" w:fill="auto"/>
          </w:tcPr>
          <w:p w:rsidR="0024533E" w:rsidRPr="002C5825" w:rsidRDefault="0024533E" w:rsidP="00687CE6">
            <w:pPr>
              <w:tabs>
                <w:tab w:val="left" w:pos="4208"/>
              </w:tabs>
              <w:spacing w:after="0" w:line="240" w:lineRule="auto"/>
              <w:rPr>
                <w:ins w:id="16569" w:author="Phuong Giang" w:date="2012-02-23T00:27:00Z"/>
                <w:rFonts w:ascii="Times New Roman" w:hAnsi="Times New Roman"/>
              </w:rPr>
            </w:pPr>
            <w:ins w:id="16570" w:author="Phuong Giang" w:date="2012-02-23T00:27:00Z">
              <w:r w:rsidRPr="002C5825">
                <w:rPr>
                  <w:rFonts w:ascii="Times New Roman" w:hAnsi="Times New Roman"/>
                </w:rPr>
                <w:t>Tab Item</w:t>
              </w:r>
            </w:ins>
          </w:p>
        </w:tc>
        <w:tc>
          <w:tcPr>
            <w:tcW w:w="2819" w:type="dxa"/>
            <w:shd w:val="clear" w:color="auto" w:fill="auto"/>
          </w:tcPr>
          <w:p w:rsidR="0024533E" w:rsidRPr="002C5825" w:rsidRDefault="0024533E" w:rsidP="00687CE6">
            <w:pPr>
              <w:tabs>
                <w:tab w:val="left" w:pos="4208"/>
              </w:tabs>
              <w:spacing w:after="0" w:line="240" w:lineRule="auto"/>
              <w:rPr>
                <w:ins w:id="16571" w:author="Phuong Giang" w:date="2012-02-23T00:27:00Z"/>
                <w:rFonts w:ascii="Times New Roman" w:hAnsi="Times New Roman"/>
              </w:rPr>
            </w:pPr>
            <w:ins w:id="16572" w:author="Phuong Giang" w:date="2012-02-23T00:27:00Z">
              <w:r w:rsidRPr="002C5825">
                <w:rPr>
                  <w:rFonts w:ascii="Times New Roman" w:hAnsi="Times New Roman"/>
                </w:rPr>
                <w:t>Contains all the controls and view of managing a Knowledge Item.</w:t>
              </w:r>
            </w:ins>
          </w:p>
        </w:tc>
        <w:tc>
          <w:tcPr>
            <w:tcW w:w="948" w:type="dxa"/>
            <w:shd w:val="clear" w:color="auto" w:fill="auto"/>
          </w:tcPr>
          <w:p w:rsidR="0024533E" w:rsidRPr="002C5825" w:rsidRDefault="0024533E" w:rsidP="00687CE6">
            <w:pPr>
              <w:tabs>
                <w:tab w:val="left" w:pos="4208"/>
              </w:tabs>
              <w:spacing w:after="0" w:line="240" w:lineRule="auto"/>
              <w:rPr>
                <w:ins w:id="1657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657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6575" w:author="Phuong Giang" w:date="2012-02-23T00:27:00Z"/>
                <w:rFonts w:ascii="Times New Roman" w:hAnsi="Times New Roman"/>
              </w:rPr>
            </w:pPr>
          </w:p>
        </w:tc>
      </w:tr>
      <w:tr w:rsidR="0024533E" w:rsidRPr="002C5825" w:rsidTr="00687CE6">
        <w:trPr>
          <w:ins w:id="1657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6577" w:author="Phuong Giang" w:date="2012-02-23T00:27:00Z"/>
                <w:rFonts w:ascii="Times New Roman" w:hAnsi="Times New Roman"/>
                <w:b/>
                <w:bCs/>
              </w:rPr>
            </w:pPr>
            <w:ins w:id="16578" w:author="Phuong Giang" w:date="2012-02-23T00:27:00Z">
              <w:r w:rsidRPr="002C5825">
                <w:rPr>
                  <w:rFonts w:ascii="Times New Roman" w:hAnsi="Times New Roman"/>
                  <w:b/>
                  <w:bCs/>
                </w:rPr>
                <w:t>2</w:t>
              </w:r>
            </w:ins>
          </w:p>
        </w:tc>
        <w:tc>
          <w:tcPr>
            <w:tcW w:w="2189" w:type="dxa"/>
            <w:shd w:val="clear" w:color="auto" w:fill="auto"/>
          </w:tcPr>
          <w:p w:rsidR="0024533E" w:rsidRPr="002C5825" w:rsidRDefault="0024533E" w:rsidP="00687CE6">
            <w:pPr>
              <w:tabs>
                <w:tab w:val="left" w:pos="4208"/>
              </w:tabs>
              <w:spacing w:after="0" w:line="240" w:lineRule="auto"/>
              <w:rPr>
                <w:ins w:id="16579" w:author="Phuong Giang" w:date="2012-02-23T00:27:00Z"/>
                <w:rFonts w:ascii="Times New Roman" w:hAnsi="Times New Roman"/>
                <w:color w:val="000000"/>
              </w:rPr>
            </w:pPr>
            <w:ins w:id="16580" w:author="Phuong Giang" w:date="2012-02-23T00:27:00Z">
              <w:r w:rsidRPr="002C5825">
                <w:rPr>
                  <w:rFonts w:ascii="Times New Roman" w:hAnsi="Times New Roman"/>
                  <w:color w:val="000000"/>
                </w:rPr>
                <w:t>Manage KIs toolbar</w:t>
              </w:r>
            </w:ins>
          </w:p>
        </w:tc>
        <w:tc>
          <w:tcPr>
            <w:tcW w:w="1406" w:type="dxa"/>
            <w:shd w:val="clear" w:color="auto" w:fill="auto"/>
          </w:tcPr>
          <w:p w:rsidR="0024533E" w:rsidRPr="002C5825" w:rsidRDefault="0024533E" w:rsidP="00687CE6">
            <w:pPr>
              <w:tabs>
                <w:tab w:val="left" w:pos="4208"/>
              </w:tabs>
              <w:spacing w:after="0" w:line="240" w:lineRule="auto"/>
              <w:rPr>
                <w:ins w:id="16581" w:author="Phuong Giang" w:date="2012-02-23T00:27:00Z"/>
                <w:rFonts w:ascii="Times New Roman" w:hAnsi="Times New Roman"/>
                <w:color w:val="000000"/>
              </w:rPr>
            </w:pPr>
            <w:ins w:id="16582" w:author="Phuong Giang" w:date="2012-02-23T00:27:00Z">
              <w:r w:rsidRPr="002C5825">
                <w:rPr>
                  <w:rFonts w:ascii="Times New Roman" w:hAnsi="Times New Roman"/>
                  <w:color w:val="000000"/>
                </w:rPr>
                <w:t>Toolbar</w:t>
              </w:r>
            </w:ins>
          </w:p>
        </w:tc>
        <w:tc>
          <w:tcPr>
            <w:tcW w:w="2819" w:type="dxa"/>
            <w:shd w:val="clear" w:color="auto" w:fill="auto"/>
          </w:tcPr>
          <w:p w:rsidR="0024533E" w:rsidRPr="002C5825" w:rsidRDefault="0024533E" w:rsidP="00687CE6">
            <w:pPr>
              <w:tabs>
                <w:tab w:val="left" w:pos="4208"/>
              </w:tabs>
              <w:spacing w:after="0" w:line="240" w:lineRule="auto"/>
              <w:rPr>
                <w:ins w:id="16583" w:author="Phuong Giang" w:date="2012-02-23T00:27:00Z"/>
                <w:rFonts w:ascii="Times New Roman" w:hAnsi="Times New Roman" w:cs="Calibri"/>
                <w:color w:val="000000"/>
              </w:rPr>
            </w:pPr>
            <w:ins w:id="16584" w:author="Phuong Giang" w:date="2012-02-23T00:27:00Z">
              <w:r w:rsidRPr="002C5825">
                <w:rPr>
                  <w:rFonts w:ascii="Times New Roman" w:hAnsi="Times New Roman" w:cs="Calibri"/>
                  <w:color w:val="000000"/>
                </w:rPr>
                <w:t>Contains all the controls of managing KIs.</w:t>
              </w:r>
            </w:ins>
          </w:p>
        </w:tc>
        <w:tc>
          <w:tcPr>
            <w:tcW w:w="948" w:type="dxa"/>
            <w:shd w:val="clear" w:color="auto" w:fill="auto"/>
          </w:tcPr>
          <w:p w:rsidR="0024533E" w:rsidRPr="002C5825" w:rsidRDefault="0024533E" w:rsidP="00687CE6">
            <w:pPr>
              <w:tabs>
                <w:tab w:val="left" w:pos="4208"/>
              </w:tabs>
              <w:spacing w:after="0" w:line="240" w:lineRule="auto"/>
              <w:rPr>
                <w:ins w:id="1658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658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6587" w:author="Phuong Giang" w:date="2012-02-23T00:27:00Z"/>
                <w:rFonts w:ascii="Times New Roman" w:hAnsi="Times New Roman"/>
              </w:rPr>
            </w:pPr>
          </w:p>
        </w:tc>
      </w:tr>
      <w:tr w:rsidR="0024533E" w:rsidRPr="002C5825" w:rsidTr="00687CE6">
        <w:trPr>
          <w:ins w:id="16588" w:author="Phuong Giang" w:date="2012-02-23T00:27:00Z"/>
        </w:trPr>
        <w:tc>
          <w:tcPr>
            <w:tcW w:w="529" w:type="dxa"/>
            <w:shd w:val="clear" w:color="auto" w:fill="auto"/>
          </w:tcPr>
          <w:p w:rsidR="0024533E" w:rsidRPr="002C5825" w:rsidRDefault="0024533E" w:rsidP="00687CE6">
            <w:pPr>
              <w:tabs>
                <w:tab w:val="left" w:pos="4208"/>
              </w:tabs>
              <w:rPr>
                <w:ins w:id="16589" w:author="Phuong Giang" w:date="2012-02-23T00:27:00Z"/>
                <w:rFonts w:ascii="Times New Roman" w:hAnsi="Times New Roman"/>
                <w:b/>
                <w:bCs/>
              </w:rPr>
            </w:pPr>
            <w:ins w:id="16590" w:author="Phuong Giang" w:date="2012-02-23T00:27:00Z">
              <w:r w:rsidRPr="002C5825">
                <w:rPr>
                  <w:rFonts w:ascii="Times New Roman" w:hAnsi="Times New Roman"/>
                  <w:b/>
                  <w:bCs/>
                </w:rPr>
                <w:t>3</w:t>
              </w:r>
            </w:ins>
          </w:p>
        </w:tc>
        <w:tc>
          <w:tcPr>
            <w:tcW w:w="2189" w:type="dxa"/>
            <w:shd w:val="clear" w:color="auto" w:fill="auto"/>
          </w:tcPr>
          <w:p w:rsidR="0024533E" w:rsidRPr="002C5825" w:rsidRDefault="0024533E" w:rsidP="00687CE6">
            <w:pPr>
              <w:tabs>
                <w:tab w:val="left" w:pos="4208"/>
              </w:tabs>
              <w:rPr>
                <w:ins w:id="16591" w:author="Phuong Giang" w:date="2012-02-23T00:27:00Z"/>
                <w:rFonts w:ascii="Times New Roman" w:hAnsi="Times New Roman"/>
                <w:color w:val="000000"/>
              </w:rPr>
            </w:pPr>
            <w:ins w:id="16592" w:author="Phuong Giang" w:date="2012-02-23T00:27:00Z">
              <w:r w:rsidRPr="002C5825">
                <w:rPr>
                  <w:rFonts w:ascii="Times New Roman" w:hAnsi="Times New Roman"/>
                  <w:color w:val="000000"/>
                </w:rPr>
                <w:t>New KI button</w:t>
              </w:r>
            </w:ins>
          </w:p>
        </w:tc>
        <w:tc>
          <w:tcPr>
            <w:tcW w:w="1406" w:type="dxa"/>
            <w:shd w:val="clear" w:color="auto" w:fill="auto"/>
          </w:tcPr>
          <w:p w:rsidR="0024533E" w:rsidRPr="002C5825" w:rsidRDefault="0024533E" w:rsidP="00687CE6">
            <w:pPr>
              <w:tabs>
                <w:tab w:val="left" w:pos="4208"/>
              </w:tabs>
              <w:rPr>
                <w:ins w:id="16593" w:author="Phuong Giang" w:date="2012-02-23T00:27:00Z"/>
                <w:rFonts w:ascii="Times New Roman" w:hAnsi="Times New Roman"/>
              </w:rPr>
            </w:pPr>
            <w:ins w:id="16594"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6595" w:author="Phuong Giang" w:date="2012-02-23T00:27:00Z"/>
                <w:rFonts w:ascii="Times New Roman" w:hAnsi="Times New Roman"/>
              </w:rPr>
            </w:pPr>
            <w:ins w:id="16596" w:author="Phuong Giang" w:date="2012-02-23T00:27:00Z">
              <w:r w:rsidRPr="002C5825">
                <w:rPr>
                  <w:rFonts w:ascii="Times New Roman" w:hAnsi="Times New Roman" w:cs="Calibri"/>
                  <w:color w:val="000000"/>
                </w:rPr>
                <w:t>Create a new KI.</w:t>
              </w:r>
            </w:ins>
          </w:p>
        </w:tc>
        <w:tc>
          <w:tcPr>
            <w:tcW w:w="948" w:type="dxa"/>
            <w:shd w:val="clear" w:color="auto" w:fill="auto"/>
          </w:tcPr>
          <w:p w:rsidR="0024533E" w:rsidRPr="002C5825" w:rsidRDefault="0024533E" w:rsidP="00687CE6">
            <w:pPr>
              <w:tabs>
                <w:tab w:val="left" w:pos="4208"/>
              </w:tabs>
              <w:rPr>
                <w:ins w:id="1659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59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599" w:author="Phuong Giang" w:date="2012-02-23T00:27:00Z"/>
                <w:rFonts w:ascii="Times New Roman" w:hAnsi="Times New Roman"/>
              </w:rPr>
            </w:pPr>
          </w:p>
        </w:tc>
      </w:tr>
      <w:tr w:rsidR="0024533E" w:rsidRPr="002C5825" w:rsidTr="00687CE6">
        <w:trPr>
          <w:ins w:id="16600" w:author="Phuong Giang" w:date="2012-02-23T00:27:00Z"/>
        </w:trPr>
        <w:tc>
          <w:tcPr>
            <w:tcW w:w="529" w:type="dxa"/>
            <w:shd w:val="clear" w:color="auto" w:fill="auto"/>
          </w:tcPr>
          <w:p w:rsidR="0024533E" w:rsidRPr="002C5825" w:rsidRDefault="0024533E" w:rsidP="00687CE6">
            <w:pPr>
              <w:tabs>
                <w:tab w:val="left" w:pos="4208"/>
              </w:tabs>
              <w:rPr>
                <w:ins w:id="16601" w:author="Phuong Giang" w:date="2012-02-23T00:27:00Z"/>
                <w:rFonts w:ascii="Times New Roman" w:hAnsi="Times New Roman"/>
                <w:b/>
                <w:bCs/>
              </w:rPr>
            </w:pPr>
            <w:ins w:id="16602" w:author="Phuong Giang" w:date="2012-02-23T00:27:00Z">
              <w:r w:rsidRPr="002C5825">
                <w:rPr>
                  <w:rFonts w:ascii="Times New Roman" w:hAnsi="Times New Roman"/>
                  <w:b/>
                  <w:bCs/>
                </w:rPr>
                <w:t>4</w:t>
              </w:r>
            </w:ins>
          </w:p>
        </w:tc>
        <w:tc>
          <w:tcPr>
            <w:tcW w:w="2189" w:type="dxa"/>
            <w:shd w:val="clear" w:color="auto" w:fill="auto"/>
          </w:tcPr>
          <w:p w:rsidR="0024533E" w:rsidRPr="002C5825" w:rsidRDefault="0024533E" w:rsidP="00687CE6">
            <w:pPr>
              <w:tabs>
                <w:tab w:val="left" w:pos="4208"/>
              </w:tabs>
              <w:rPr>
                <w:ins w:id="16603" w:author="Phuong Giang" w:date="2012-02-23T00:27:00Z"/>
                <w:rFonts w:ascii="Times New Roman" w:hAnsi="Times New Roman"/>
                <w:color w:val="000000"/>
              </w:rPr>
            </w:pPr>
            <w:ins w:id="16604" w:author="Phuong Giang" w:date="2012-02-23T00:27:00Z">
              <w:r w:rsidRPr="002C5825">
                <w:rPr>
                  <w:rFonts w:ascii="Times New Roman" w:hAnsi="Times New Roman"/>
                  <w:color w:val="000000"/>
                </w:rPr>
                <w:t>Cut KI button</w:t>
              </w:r>
            </w:ins>
          </w:p>
        </w:tc>
        <w:tc>
          <w:tcPr>
            <w:tcW w:w="1406" w:type="dxa"/>
            <w:shd w:val="clear" w:color="auto" w:fill="auto"/>
          </w:tcPr>
          <w:p w:rsidR="0024533E" w:rsidRPr="002C5825" w:rsidRDefault="0024533E" w:rsidP="00687CE6">
            <w:pPr>
              <w:tabs>
                <w:tab w:val="left" w:pos="4208"/>
              </w:tabs>
              <w:rPr>
                <w:ins w:id="16605" w:author="Phuong Giang" w:date="2012-02-23T00:27:00Z"/>
                <w:rFonts w:ascii="Times New Roman" w:hAnsi="Times New Roman"/>
              </w:rPr>
            </w:pPr>
            <w:ins w:id="16606"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rPr>
                <w:ins w:id="16607" w:author="Phuong Giang" w:date="2012-02-23T00:27:00Z"/>
                <w:rFonts w:ascii="Times New Roman" w:hAnsi="Times New Roman"/>
              </w:rPr>
            </w:pPr>
            <w:ins w:id="16608" w:author="Phuong Giang" w:date="2012-02-23T00:27:00Z">
              <w:r w:rsidRPr="002C5825">
                <w:rPr>
                  <w:rFonts w:ascii="Times New Roman" w:hAnsi="Times New Roman"/>
                  <w:color w:val="000000"/>
                </w:rPr>
                <w:t>Cut KI to move</w:t>
              </w:r>
            </w:ins>
          </w:p>
        </w:tc>
        <w:tc>
          <w:tcPr>
            <w:tcW w:w="948" w:type="dxa"/>
            <w:shd w:val="clear" w:color="auto" w:fill="auto"/>
          </w:tcPr>
          <w:p w:rsidR="0024533E" w:rsidRPr="002C5825" w:rsidRDefault="0024533E" w:rsidP="00687CE6">
            <w:pPr>
              <w:tabs>
                <w:tab w:val="left" w:pos="4208"/>
              </w:tabs>
              <w:rPr>
                <w:ins w:id="1660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1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11" w:author="Phuong Giang" w:date="2012-02-23T00:27:00Z"/>
                <w:rFonts w:ascii="Times New Roman" w:hAnsi="Times New Roman"/>
              </w:rPr>
            </w:pPr>
          </w:p>
        </w:tc>
      </w:tr>
      <w:tr w:rsidR="0024533E" w:rsidRPr="002C5825" w:rsidTr="00687CE6">
        <w:trPr>
          <w:ins w:id="16612" w:author="Phuong Giang" w:date="2012-02-23T00:27:00Z"/>
        </w:trPr>
        <w:tc>
          <w:tcPr>
            <w:tcW w:w="529" w:type="dxa"/>
            <w:shd w:val="clear" w:color="auto" w:fill="auto"/>
          </w:tcPr>
          <w:p w:rsidR="0024533E" w:rsidRPr="002C5825" w:rsidRDefault="0024533E" w:rsidP="00687CE6">
            <w:pPr>
              <w:tabs>
                <w:tab w:val="left" w:pos="4208"/>
              </w:tabs>
              <w:rPr>
                <w:ins w:id="16613" w:author="Phuong Giang" w:date="2012-02-23T00:27:00Z"/>
                <w:rFonts w:ascii="Times New Roman" w:hAnsi="Times New Roman"/>
                <w:b/>
                <w:bCs/>
              </w:rPr>
            </w:pPr>
            <w:ins w:id="16614" w:author="Phuong Giang" w:date="2012-02-23T00:27:00Z">
              <w:r w:rsidRPr="002C5825">
                <w:rPr>
                  <w:rFonts w:ascii="Times New Roman" w:hAnsi="Times New Roman"/>
                  <w:b/>
                  <w:bCs/>
                </w:rPr>
                <w:t>5</w:t>
              </w:r>
            </w:ins>
          </w:p>
        </w:tc>
        <w:tc>
          <w:tcPr>
            <w:tcW w:w="2189" w:type="dxa"/>
            <w:shd w:val="clear" w:color="auto" w:fill="auto"/>
          </w:tcPr>
          <w:p w:rsidR="0024533E" w:rsidRPr="002C5825" w:rsidRDefault="0024533E" w:rsidP="00687CE6">
            <w:pPr>
              <w:tabs>
                <w:tab w:val="left" w:pos="4208"/>
              </w:tabs>
              <w:rPr>
                <w:ins w:id="16615" w:author="Phuong Giang" w:date="2012-02-23T00:27:00Z"/>
                <w:rFonts w:ascii="Times New Roman" w:hAnsi="Times New Roman"/>
                <w:color w:val="000000"/>
              </w:rPr>
            </w:pPr>
            <w:ins w:id="16616" w:author="Phuong Giang" w:date="2012-02-23T00:27:00Z">
              <w:r w:rsidRPr="002C5825">
                <w:rPr>
                  <w:rFonts w:ascii="Times New Roman" w:hAnsi="Times New Roman"/>
                  <w:color w:val="000000"/>
                </w:rPr>
                <w:t>Copy KI button</w:t>
              </w:r>
            </w:ins>
          </w:p>
        </w:tc>
        <w:tc>
          <w:tcPr>
            <w:tcW w:w="1406" w:type="dxa"/>
            <w:shd w:val="clear" w:color="auto" w:fill="auto"/>
          </w:tcPr>
          <w:p w:rsidR="0024533E" w:rsidRPr="002C5825" w:rsidRDefault="0024533E" w:rsidP="00687CE6">
            <w:pPr>
              <w:tabs>
                <w:tab w:val="left" w:pos="4208"/>
              </w:tabs>
              <w:rPr>
                <w:ins w:id="16617" w:author="Phuong Giang" w:date="2012-02-23T00:27:00Z"/>
                <w:rFonts w:ascii="Times New Roman" w:hAnsi="Times New Roman"/>
              </w:rPr>
            </w:pPr>
            <w:ins w:id="16618"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rPr>
                <w:ins w:id="16619" w:author="Phuong Giang" w:date="2012-02-23T00:27:00Z"/>
                <w:rFonts w:ascii="Times New Roman" w:hAnsi="Times New Roman"/>
              </w:rPr>
            </w:pPr>
            <w:ins w:id="16620" w:author="Phuong Giang" w:date="2012-02-23T00:27:00Z">
              <w:r w:rsidRPr="002C5825">
                <w:rPr>
                  <w:rFonts w:ascii="Times New Roman" w:hAnsi="Times New Roman"/>
                  <w:color w:val="000000"/>
                </w:rPr>
                <w:t>Copy KI</w:t>
              </w:r>
            </w:ins>
          </w:p>
        </w:tc>
        <w:tc>
          <w:tcPr>
            <w:tcW w:w="948" w:type="dxa"/>
            <w:shd w:val="clear" w:color="auto" w:fill="auto"/>
          </w:tcPr>
          <w:p w:rsidR="0024533E" w:rsidRPr="002C5825" w:rsidRDefault="0024533E" w:rsidP="00687CE6">
            <w:pPr>
              <w:tabs>
                <w:tab w:val="left" w:pos="4208"/>
              </w:tabs>
              <w:rPr>
                <w:ins w:id="1662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2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23" w:author="Phuong Giang" w:date="2012-02-23T00:27:00Z"/>
                <w:rFonts w:ascii="Times New Roman" w:hAnsi="Times New Roman"/>
              </w:rPr>
            </w:pPr>
          </w:p>
        </w:tc>
      </w:tr>
      <w:tr w:rsidR="0024533E" w:rsidRPr="002C5825" w:rsidTr="00687CE6">
        <w:trPr>
          <w:ins w:id="16624" w:author="Phuong Giang" w:date="2012-02-23T00:27:00Z"/>
        </w:trPr>
        <w:tc>
          <w:tcPr>
            <w:tcW w:w="529" w:type="dxa"/>
            <w:shd w:val="clear" w:color="auto" w:fill="auto"/>
          </w:tcPr>
          <w:p w:rsidR="0024533E" w:rsidRPr="002C5825" w:rsidRDefault="0024533E" w:rsidP="00687CE6">
            <w:pPr>
              <w:tabs>
                <w:tab w:val="left" w:pos="4208"/>
              </w:tabs>
              <w:rPr>
                <w:ins w:id="16625" w:author="Phuong Giang" w:date="2012-02-23T00:27:00Z"/>
                <w:rFonts w:ascii="Times New Roman" w:hAnsi="Times New Roman"/>
                <w:b/>
                <w:bCs/>
              </w:rPr>
            </w:pPr>
            <w:ins w:id="16626" w:author="Phuong Giang" w:date="2012-02-23T00:27:00Z">
              <w:r w:rsidRPr="002C5825">
                <w:rPr>
                  <w:rFonts w:ascii="Times New Roman" w:hAnsi="Times New Roman"/>
                  <w:b/>
                  <w:bCs/>
                </w:rPr>
                <w:t>6</w:t>
              </w:r>
            </w:ins>
          </w:p>
        </w:tc>
        <w:tc>
          <w:tcPr>
            <w:tcW w:w="2189" w:type="dxa"/>
            <w:shd w:val="clear" w:color="auto" w:fill="auto"/>
          </w:tcPr>
          <w:p w:rsidR="0024533E" w:rsidRPr="002C5825" w:rsidRDefault="0024533E" w:rsidP="00687CE6">
            <w:pPr>
              <w:tabs>
                <w:tab w:val="left" w:pos="4208"/>
              </w:tabs>
              <w:rPr>
                <w:ins w:id="16627" w:author="Phuong Giang" w:date="2012-02-23T00:27:00Z"/>
                <w:rFonts w:ascii="Times New Roman" w:hAnsi="Times New Roman"/>
                <w:color w:val="000000"/>
              </w:rPr>
            </w:pPr>
            <w:ins w:id="16628" w:author="Phuong Giang" w:date="2012-02-23T00:27:00Z">
              <w:r w:rsidRPr="002C5825">
                <w:rPr>
                  <w:rFonts w:ascii="Times New Roman" w:hAnsi="Times New Roman"/>
                  <w:color w:val="000000"/>
                </w:rPr>
                <w:t>Paste KI button</w:t>
              </w:r>
            </w:ins>
          </w:p>
        </w:tc>
        <w:tc>
          <w:tcPr>
            <w:tcW w:w="1406" w:type="dxa"/>
            <w:shd w:val="clear" w:color="auto" w:fill="auto"/>
          </w:tcPr>
          <w:p w:rsidR="0024533E" w:rsidRPr="002C5825" w:rsidRDefault="0024533E" w:rsidP="00687CE6">
            <w:pPr>
              <w:tabs>
                <w:tab w:val="left" w:pos="4208"/>
              </w:tabs>
              <w:rPr>
                <w:ins w:id="16629" w:author="Phuong Giang" w:date="2012-02-23T00:27:00Z"/>
                <w:rFonts w:ascii="Times New Roman" w:hAnsi="Times New Roman"/>
              </w:rPr>
            </w:pPr>
            <w:ins w:id="16630"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rPr>
                <w:ins w:id="16631" w:author="Phuong Giang" w:date="2012-02-23T00:27:00Z"/>
                <w:rFonts w:ascii="Times New Roman" w:hAnsi="Times New Roman"/>
              </w:rPr>
            </w:pPr>
            <w:ins w:id="16632" w:author="Phuong Giang" w:date="2012-02-23T00:27:00Z">
              <w:r w:rsidRPr="002C5825">
                <w:rPr>
                  <w:rFonts w:ascii="Times New Roman" w:hAnsi="Times New Roman"/>
                  <w:color w:val="000000"/>
                </w:rPr>
                <w:t xml:space="preserve">Paste KI to current selected category. </w:t>
              </w:r>
            </w:ins>
          </w:p>
        </w:tc>
        <w:tc>
          <w:tcPr>
            <w:tcW w:w="948" w:type="dxa"/>
            <w:shd w:val="clear" w:color="auto" w:fill="auto"/>
          </w:tcPr>
          <w:p w:rsidR="0024533E" w:rsidRPr="002C5825" w:rsidRDefault="0024533E" w:rsidP="00687CE6">
            <w:pPr>
              <w:tabs>
                <w:tab w:val="left" w:pos="4208"/>
              </w:tabs>
              <w:rPr>
                <w:ins w:id="1663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3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35" w:author="Phuong Giang" w:date="2012-02-23T00:27:00Z"/>
                <w:rFonts w:ascii="Times New Roman" w:hAnsi="Times New Roman"/>
              </w:rPr>
            </w:pPr>
          </w:p>
        </w:tc>
      </w:tr>
      <w:tr w:rsidR="0024533E" w:rsidRPr="002C5825" w:rsidTr="00687CE6">
        <w:trPr>
          <w:ins w:id="16636" w:author="Phuong Giang" w:date="2012-02-23T00:27:00Z"/>
        </w:trPr>
        <w:tc>
          <w:tcPr>
            <w:tcW w:w="529" w:type="dxa"/>
            <w:shd w:val="clear" w:color="auto" w:fill="auto"/>
          </w:tcPr>
          <w:p w:rsidR="0024533E" w:rsidRPr="002C5825" w:rsidRDefault="0024533E" w:rsidP="00687CE6">
            <w:pPr>
              <w:tabs>
                <w:tab w:val="left" w:pos="4208"/>
              </w:tabs>
              <w:rPr>
                <w:ins w:id="16637" w:author="Phuong Giang" w:date="2012-02-23T00:27:00Z"/>
                <w:rFonts w:ascii="Times New Roman" w:hAnsi="Times New Roman"/>
                <w:b/>
                <w:bCs/>
              </w:rPr>
            </w:pPr>
            <w:ins w:id="16638" w:author="Phuong Giang" w:date="2012-02-23T00:27:00Z">
              <w:r w:rsidRPr="002C5825">
                <w:rPr>
                  <w:rFonts w:ascii="Times New Roman" w:hAnsi="Times New Roman"/>
                  <w:b/>
                  <w:bCs/>
                </w:rPr>
                <w:t>7</w:t>
              </w:r>
            </w:ins>
          </w:p>
        </w:tc>
        <w:tc>
          <w:tcPr>
            <w:tcW w:w="2189" w:type="dxa"/>
            <w:shd w:val="clear" w:color="auto" w:fill="auto"/>
          </w:tcPr>
          <w:p w:rsidR="0024533E" w:rsidRPr="002C5825" w:rsidRDefault="0024533E" w:rsidP="00687CE6">
            <w:pPr>
              <w:tabs>
                <w:tab w:val="left" w:pos="4208"/>
              </w:tabs>
              <w:rPr>
                <w:ins w:id="16639" w:author="Phuong Giang" w:date="2012-02-23T00:27:00Z"/>
                <w:rFonts w:ascii="Times New Roman" w:hAnsi="Times New Roman"/>
                <w:color w:val="000000"/>
              </w:rPr>
            </w:pPr>
            <w:ins w:id="16640" w:author="Phuong Giang" w:date="2012-02-23T00:27:00Z">
              <w:r w:rsidRPr="002C5825">
                <w:rPr>
                  <w:rFonts w:ascii="Times New Roman" w:hAnsi="Times New Roman"/>
                  <w:color w:val="000000"/>
                </w:rPr>
                <w:t xml:space="preserve">Delete KI </w:t>
              </w:r>
            </w:ins>
          </w:p>
        </w:tc>
        <w:tc>
          <w:tcPr>
            <w:tcW w:w="1406" w:type="dxa"/>
            <w:shd w:val="clear" w:color="auto" w:fill="auto"/>
          </w:tcPr>
          <w:p w:rsidR="0024533E" w:rsidRPr="002C5825" w:rsidRDefault="0024533E" w:rsidP="00687CE6">
            <w:pPr>
              <w:tabs>
                <w:tab w:val="left" w:pos="4208"/>
              </w:tabs>
              <w:rPr>
                <w:ins w:id="16641" w:author="Phuong Giang" w:date="2012-02-23T00:27:00Z"/>
                <w:rFonts w:ascii="Times New Roman" w:hAnsi="Times New Roman"/>
              </w:rPr>
            </w:pPr>
            <w:ins w:id="16642"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rPr>
                <w:ins w:id="16643" w:author="Phuong Giang" w:date="2012-02-23T00:27:00Z"/>
                <w:rFonts w:ascii="Times New Roman" w:hAnsi="Times New Roman"/>
              </w:rPr>
            </w:pPr>
            <w:ins w:id="16644" w:author="Phuong Giang" w:date="2012-02-23T00:27:00Z">
              <w:r w:rsidRPr="002C5825">
                <w:rPr>
                  <w:rFonts w:ascii="Times New Roman" w:hAnsi="Times New Roman"/>
                  <w:color w:val="000000"/>
                </w:rPr>
                <w:t xml:space="preserve">Delete selected KI. </w:t>
              </w:r>
            </w:ins>
          </w:p>
        </w:tc>
        <w:tc>
          <w:tcPr>
            <w:tcW w:w="948" w:type="dxa"/>
            <w:shd w:val="clear" w:color="auto" w:fill="auto"/>
          </w:tcPr>
          <w:p w:rsidR="0024533E" w:rsidRPr="002C5825" w:rsidRDefault="0024533E" w:rsidP="00687CE6">
            <w:pPr>
              <w:tabs>
                <w:tab w:val="left" w:pos="4208"/>
              </w:tabs>
              <w:rPr>
                <w:ins w:id="1664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4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47" w:author="Phuong Giang" w:date="2012-02-23T00:27:00Z"/>
                <w:rFonts w:ascii="Times New Roman" w:hAnsi="Times New Roman"/>
              </w:rPr>
            </w:pPr>
          </w:p>
        </w:tc>
      </w:tr>
      <w:tr w:rsidR="0024533E" w:rsidRPr="002C5825" w:rsidTr="00687CE6">
        <w:trPr>
          <w:ins w:id="16648" w:author="Phuong Giang" w:date="2012-02-23T00:27:00Z"/>
        </w:trPr>
        <w:tc>
          <w:tcPr>
            <w:tcW w:w="529" w:type="dxa"/>
            <w:shd w:val="clear" w:color="auto" w:fill="auto"/>
          </w:tcPr>
          <w:p w:rsidR="0024533E" w:rsidRPr="002C5825" w:rsidRDefault="0024533E" w:rsidP="00687CE6">
            <w:pPr>
              <w:tabs>
                <w:tab w:val="left" w:pos="4208"/>
              </w:tabs>
              <w:rPr>
                <w:ins w:id="16649" w:author="Phuong Giang" w:date="2012-02-23T00:27:00Z"/>
                <w:rFonts w:ascii="Times New Roman" w:hAnsi="Times New Roman"/>
                <w:b/>
                <w:bCs/>
              </w:rPr>
            </w:pPr>
            <w:ins w:id="16650" w:author="Phuong Giang" w:date="2012-02-23T00:27:00Z">
              <w:r w:rsidRPr="002C5825">
                <w:rPr>
                  <w:rFonts w:ascii="Times New Roman" w:hAnsi="Times New Roman"/>
                  <w:b/>
                  <w:bCs/>
                </w:rPr>
                <w:t>8</w:t>
              </w:r>
            </w:ins>
          </w:p>
        </w:tc>
        <w:tc>
          <w:tcPr>
            <w:tcW w:w="2189" w:type="dxa"/>
            <w:shd w:val="clear" w:color="auto" w:fill="auto"/>
          </w:tcPr>
          <w:p w:rsidR="0024533E" w:rsidRPr="002C5825" w:rsidRDefault="0024533E" w:rsidP="00687CE6">
            <w:pPr>
              <w:tabs>
                <w:tab w:val="left" w:pos="4208"/>
              </w:tabs>
              <w:rPr>
                <w:ins w:id="16651" w:author="Phuong Giang" w:date="2012-02-23T00:27:00Z"/>
                <w:rFonts w:ascii="Times New Roman" w:hAnsi="Times New Roman"/>
                <w:color w:val="000000"/>
              </w:rPr>
            </w:pPr>
            <w:ins w:id="16652" w:author="Phuong Giang" w:date="2012-02-23T00:27:00Z">
              <w:r w:rsidRPr="002C5825">
                <w:rPr>
                  <w:rFonts w:ascii="Times New Roman" w:hAnsi="Times New Roman"/>
                  <w:color w:val="000000"/>
                </w:rPr>
                <w:t>KI category view</w:t>
              </w:r>
            </w:ins>
          </w:p>
        </w:tc>
        <w:tc>
          <w:tcPr>
            <w:tcW w:w="1406" w:type="dxa"/>
            <w:shd w:val="clear" w:color="auto" w:fill="auto"/>
          </w:tcPr>
          <w:p w:rsidR="0024533E" w:rsidRPr="002C5825" w:rsidRDefault="0024533E" w:rsidP="00687CE6">
            <w:pPr>
              <w:tabs>
                <w:tab w:val="left" w:pos="4208"/>
              </w:tabs>
              <w:rPr>
                <w:ins w:id="16653" w:author="Phuong Giang" w:date="2012-02-23T00:27:00Z"/>
                <w:rFonts w:ascii="Times New Roman" w:hAnsi="Times New Roman"/>
              </w:rPr>
            </w:pPr>
            <w:ins w:id="16654" w:author="Phuong Giang" w:date="2012-02-23T00:27:00Z">
              <w:r w:rsidRPr="002C5825">
                <w:rPr>
                  <w:rFonts w:ascii="Times New Roman" w:hAnsi="Times New Roman"/>
                  <w:color w:val="000000"/>
                </w:rPr>
                <w:t>Tree view</w:t>
              </w:r>
            </w:ins>
          </w:p>
        </w:tc>
        <w:tc>
          <w:tcPr>
            <w:tcW w:w="2819" w:type="dxa"/>
            <w:shd w:val="clear" w:color="auto" w:fill="auto"/>
          </w:tcPr>
          <w:p w:rsidR="0024533E" w:rsidRPr="002C5825" w:rsidRDefault="0024533E" w:rsidP="00687CE6">
            <w:pPr>
              <w:tabs>
                <w:tab w:val="left" w:pos="4208"/>
              </w:tabs>
              <w:rPr>
                <w:ins w:id="16655" w:author="Phuong Giang" w:date="2012-02-23T00:27:00Z"/>
                <w:rFonts w:ascii="Times New Roman" w:hAnsi="Times New Roman"/>
              </w:rPr>
            </w:pPr>
            <w:ins w:id="16656" w:author="Phuong Giang" w:date="2012-02-23T00:27:00Z">
              <w:r w:rsidRPr="002C5825">
                <w:rPr>
                  <w:rFonts w:ascii="Times New Roman" w:hAnsi="Times New Roman"/>
                  <w:color w:val="000000"/>
                </w:rPr>
                <w:t xml:space="preserve">List all categories of KIs. </w:t>
              </w:r>
            </w:ins>
          </w:p>
        </w:tc>
        <w:tc>
          <w:tcPr>
            <w:tcW w:w="948" w:type="dxa"/>
            <w:shd w:val="clear" w:color="auto" w:fill="auto"/>
          </w:tcPr>
          <w:p w:rsidR="0024533E" w:rsidRPr="002C5825" w:rsidRDefault="0024533E" w:rsidP="00687CE6">
            <w:pPr>
              <w:tabs>
                <w:tab w:val="left" w:pos="4208"/>
              </w:tabs>
              <w:rPr>
                <w:ins w:id="1665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5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59" w:author="Phuong Giang" w:date="2012-02-23T00:27:00Z"/>
                <w:rFonts w:ascii="Times New Roman" w:hAnsi="Times New Roman"/>
              </w:rPr>
            </w:pPr>
          </w:p>
        </w:tc>
      </w:tr>
      <w:tr w:rsidR="0024533E" w:rsidRPr="002C5825" w:rsidTr="00687CE6">
        <w:trPr>
          <w:ins w:id="16660" w:author="Phuong Giang" w:date="2012-02-23T00:27:00Z"/>
        </w:trPr>
        <w:tc>
          <w:tcPr>
            <w:tcW w:w="529" w:type="dxa"/>
            <w:shd w:val="clear" w:color="auto" w:fill="auto"/>
          </w:tcPr>
          <w:p w:rsidR="0024533E" w:rsidRPr="002C5825" w:rsidRDefault="0024533E" w:rsidP="00687CE6">
            <w:pPr>
              <w:tabs>
                <w:tab w:val="left" w:pos="4208"/>
              </w:tabs>
              <w:rPr>
                <w:ins w:id="16661" w:author="Phuong Giang" w:date="2012-02-23T00:27:00Z"/>
                <w:rFonts w:ascii="Times New Roman" w:hAnsi="Times New Roman"/>
                <w:b/>
                <w:bCs/>
              </w:rPr>
            </w:pPr>
            <w:ins w:id="16662" w:author="Phuong Giang" w:date="2012-02-23T00:27:00Z">
              <w:r w:rsidRPr="002C5825">
                <w:rPr>
                  <w:rFonts w:ascii="Times New Roman" w:hAnsi="Times New Roman"/>
                  <w:b/>
                  <w:bCs/>
                </w:rPr>
                <w:t>9</w:t>
              </w:r>
            </w:ins>
          </w:p>
        </w:tc>
        <w:tc>
          <w:tcPr>
            <w:tcW w:w="2189" w:type="dxa"/>
            <w:shd w:val="clear" w:color="auto" w:fill="auto"/>
          </w:tcPr>
          <w:p w:rsidR="0024533E" w:rsidRPr="002C5825" w:rsidRDefault="0024533E" w:rsidP="00687CE6">
            <w:pPr>
              <w:tabs>
                <w:tab w:val="left" w:pos="4208"/>
              </w:tabs>
              <w:rPr>
                <w:ins w:id="16663" w:author="Phuong Giang" w:date="2012-02-23T00:27:00Z"/>
                <w:rFonts w:ascii="Times New Roman" w:hAnsi="Times New Roman"/>
                <w:color w:val="000000"/>
              </w:rPr>
            </w:pPr>
            <w:ins w:id="16664" w:author="Phuong Giang" w:date="2012-02-23T00:27:00Z">
              <w:r w:rsidRPr="002C5825">
                <w:rPr>
                  <w:rFonts w:ascii="Times New Roman" w:hAnsi="Times New Roman"/>
                  <w:color w:val="000000"/>
                </w:rPr>
                <w:t>Search KI panel</w:t>
              </w:r>
            </w:ins>
          </w:p>
        </w:tc>
        <w:tc>
          <w:tcPr>
            <w:tcW w:w="1406" w:type="dxa"/>
            <w:shd w:val="clear" w:color="auto" w:fill="auto"/>
          </w:tcPr>
          <w:p w:rsidR="0024533E" w:rsidRPr="002C5825" w:rsidRDefault="0024533E" w:rsidP="00687CE6">
            <w:pPr>
              <w:tabs>
                <w:tab w:val="left" w:pos="4208"/>
              </w:tabs>
              <w:rPr>
                <w:ins w:id="16665" w:author="Phuong Giang" w:date="2012-02-23T00:27:00Z"/>
                <w:rFonts w:ascii="Times New Roman" w:hAnsi="Times New Roman"/>
              </w:rPr>
            </w:pPr>
            <w:ins w:id="16666" w:author="Phuong Giang" w:date="2012-02-23T00:27:00Z">
              <w:r w:rsidRPr="002C5825">
                <w:rPr>
                  <w:rFonts w:ascii="Times New Roman" w:hAnsi="Times New Roman"/>
                  <w:color w:val="000000"/>
                </w:rPr>
                <w:t>Expander</w:t>
              </w:r>
            </w:ins>
          </w:p>
        </w:tc>
        <w:tc>
          <w:tcPr>
            <w:tcW w:w="2819" w:type="dxa"/>
            <w:shd w:val="clear" w:color="auto" w:fill="auto"/>
          </w:tcPr>
          <w:p w:rsidR="0024533E" w:rsidRPr="002C5825" w:rsidRDefault="0024533E" w:rsidP="00687CE6">
            <w:pPr>
              <w:tabs>
                <w:tab w:val="left" w:pos="4208"/>
              </w:tabs>
              <w:rPr>
                <w:ins w:id="16667" w:author="Phuong Giang" w:date="2012-02-23T00:27:00Z"/>
                <w:rFonts w:ascii="Times New Roman" w:hAnsi="Times New Roman"/>
              </w:rPr>
            </w:pPr>
            <w:ins w:id="16668" w:author="Phuong Giang" w:date="2012-02-23T00:27:00Z">
              <w:r w:rsidRPr="002C5825">
                <w:rPr>
                  <w:rFonts w:ascii="Times New Roman" w:hAnsi="Times New Roman" w:cs="Calibri"/>
                  <w:color w:val="000000"/>
                </w:rPr>
                <w:t xml:space="preserve">Contains controls of searching Knowledge Item in need.  </w:t>
              </w:r>
            </w:ins>
          </w:p>
        </w:tc>
        <w:tc>
          <w:tcPr>
            <w:tcW w:w="948" w:type="dxa"/>
            <w:shd w:val="clear" w:color="auto" w:fill="auto"/>
          </w:tcPr>
          <w:p w:rsidR="0024533E" w:rsidRPr="002C5825" w:rsidRDefault="0024533E" w:rsidP="00687CE6">
            <w:pPr>
              <w:tabs>
                <w:tab w:val="left" w:pos="4208"/>
              </w:tabs>
              <w:rPr>
                <w:ins w:id="1666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7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71" w:author="Phuong Giang" w:date="2012-02-23T00:27:00Z"/>
                <w:rFonts w:ascii="Times New Roman" w:hAnsi="Times New Roman"/>
              </w:rPr>
            </w:pPr>
          </w:p>
        </w:tc>
      </w:tr>
      <w:tr w:rsidR="0024533E" w:rsidRPr="002C5825" w:rsidTr="00687CE6">
        <w:trPr>
          <w:ins w:id="16672" w:author="Phuong Giang" w:date="2012-02-23T00:27:00Z"/>
        </w:trPr>
        <w:tc>
          <w:tcPr>
            <w:tcW w:w="529" w:type="dxa"/>
            <w:shd w:val="clear" w:color="auto" w:fill="auto"/>
          </w:tcPr>
          <w:p w:rsidR="0024533E" w:rsidRPr="002C5825" w:rsidRDefault="0024533E" w:rsidP="00687CE6">
            <w:pPr>
              <w:tabs>
                <w:tab w:val="left" w:pos="4208"/>
              </w:tabs>
              <w:rPr>
                <w:ins w:id="16673" w:author="Phuong Giang" w:date="2012-02-23T00:27:00Z"/>
                <w:rFonts w:ascii="Times New Roman" w:hAnsi="Times New Roman"/>
                <w:b/>
                <w:bCs/>
              </w:rPr>
            </w:pPr>
            <w:ins w:id="16674" w:author="Phuong Giang" w:date="2012-02-23T00:27:00Z">
              <w:r w:rsidRPr="002C5825">
                <w:rPr>
                  <w:rFonts w:ascii="Times New Roman" w:hAnsi="Times New Roman"/>
                  <w:b/>
                  <w:bCs/>
                </w:rPr>
                <w:lastRenderedPageBreak/>
                <w:t>10</w:t>
              </w:r>
            </w:ins>
          </w:p>
        </w:tc>
        <w:tc>
          <w:tcPr>
            <w:tcW w:w="2189" w:type="dxa"/>
            <w:shd w:val="clear" w:color="auto" w:fill="auto"/>
          </w:tcPr>
          <w:p w:rsidR="0024533E" w:rsidRPr="002C5825" w:rsidRDefault="0024533E" w:rsidP="00687CE6">
            <w:pPr>
              <w:tabs>
                <w:tab w:val="left" w:pos="4208"/>
              </w:tabs>
              <w:rPr>
                <w:ins w:id="16675" w:author="Phuong Giang" w:date="2012-02-23T00:27:00Z"/>
                <w:rFonts w:ascii="Times New Roman" w:hAnsi="Times New Roman"/>
                <w:color w:val="000000"/>
              </w:rPr>
            </w:pPr>
            <w:ins w:id="16676" w:author="Phuong Giang" w:date="2012-02-23T00:27:00Z">
              <w:r w:rsidRPr="002C5825">
                <w:rPr>
                  <w:rFonts w:ascii="Times New Roman" w:hAnsi="Times New Roman"/>
                  <w:color w:val="000000"/>
                </w:rPr>
                <w:t>Search KI text box</w:t>
              </w:r>
            </w:ins>
          </w:p>
        </w:tc>
        <w:tc>
          <w:tcPr>
            <w:tcW w:w="1406" w:type="dxa"/>
            <w:shd w:val="clear" w:color="auto" w:fill="auto"/>
          </w:tcPr>
          <w:p w:rsidR="0024533E" w:rsidRPr="002C5825" w:rsidRDefault="0024533E" w:rsidP="00687CE6">
            <w:pPr>
              <w:tabs>
                <w:tab w:val="left" w:pos="4208"/>
              </w:tabs>
              <w:rPr>
                <w:ins w:id="16677" w:author="Phuong Giang" w:date="2012-02-23T00:27:00Z"/>
                <w:rFonts w:ascii="Times New Roman" w:hAnsi="Times New Roman"/>
              </w:rPr>
            </w:pPr>
            <w:ins w:id="16678" w:author="Phuong Giang" w:date="2012-02-23T00:27:00Z">
              <w:r w:rsidRPr="002C5825">
                <w:rPr>
                  <w:rFonts w:ascii="Times New Roman" w:hAnsi="Times New Roman"/>
                  <w:color w:val="000000"/>
                </w:rPr>
                <w:t>Text Box</w:t>
              </w:r>
            </w:ins>
          </w:p>
        </w:tc>
        <w:tc>
          <w:tcPr>
            <w:tcW w:w="2819" w:type="dxa"/>
            <w:shd w:val="clear" w:color="auto" w:fill="auto"/>
          </w:tcPr>
          <w:p w:rsidR="0024533E" w:rsidRPr="002C5825" w:rsidRDefault="0024533E" w:rsidP="00687CE6">
            <w:pPr>
              <w:tabs>
                <w:tab w:val="left" w:pos="4208"/>
              </w:tabs>
              <w:rPr>
                <w:ins w:id="16679" w:author="Phuong Giang" w:date="2012-02-23T00:27:00Z"/>
                <w:rFonts w:ascii="Times New Roman" w:hAnsi="Times New Roman"/>
              </w:rPr>
            </w:pPr>
            <w:ins w:id="16680" w:author="Phuong Giang" w:date="2012-02-23T00:27:00Z">
              <w:r w:rsidRPr="002C5825">
                <w:rPr>
                  <w:rFonts w:ascii="Times New Roman" w:hAnsi="Times New Roman" w:cs="Calibri"/>
                  <w:color w:val="000000"/>
                </w:rPr>
                <w:t xml:space="preserve">Take key words inputted for searching KIs.  </w:t>
              </w:r>
            </w:ins>
          </w:p>
        </w:tc>
        <w:tc>
          <w:tcPr>
            <w:tcW w:w="948" w:type="dxa"/>
            <w:shd w:val="clear" w:color="auto" w:fill="auto"/>
          </w:tcPr>
          <w:p w:rsidR="0024533E" w:rsidRPr="002C5825" w:rsidRDefault="0024533E" w:rsidP="00687CE6">
            <w:pPr>
              <w:tabs>
                <w:tab w:val="left" w:pos="4208"/>
              </w:tabs>
              <w:rPr>
                <w:ins w:id="1668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8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83" w:author="Phuong Giang" w:date="2012-02-23T00:27:00Z"/>
                <w:rFonts w:ascii="Times New Roman" w:hAnsi="Times New Roman"/>
              </w:rPr>
            </w:pPr>
          </w:p>
        </w:tc>
      </w:tr>
      <w:tr w:rsidR="0024533E" w:rsidRPr="002C5825" w:rsidTr="00687CE6">
        <w:trPr>
          <w:ins w:id="16684" w:author="Phuong Giang" w:date="2012-02-23T00:27:00Z"/>
        </w:trPr>
        <w:tc>
          <w:tcPr>
            <w:tcW w:w="529" w:type="dxa"/>
            <w:shd w:val="clear" w:color="auto" w:fill="auto"/>
          </w:tcPr>
          <w:p w:rsidR="0024533E" w:rsidRPr="002C5825" w:rsidRDefault="0024533E" w:rsidP="00687CE6">
            <w:pPr>
              <w:tabs>
                <w:tab w:val="left" w:pos="4208"/>
              </w:tabs>
              <w:rPr>
                <w:ins w:id="16685" w:author="Phuong Giang" w:date="2012-02-23T00:27:00Z"/>
                <w:rFonts w:ascii="Times New Roman" w:hAnsi="Times New Roman"/>
                <w:b/>
                <w:bCs/>
              </w:rPr>
            </w:pPr>
            <w:ins w:id="16686" w:author="Phuong Giang" w:date="2012-02-23T00:27:00Z">
              <w:r w:rsidRPr="002C5825">
                <w:rPr>
                  <w:rFonts w:ascii="Times New Roman" w:hAnsi="Times New Roman"/>
                  <w:b/>
                  <w:bCs/>
                </w:rPr>
                <w:t>11</w:t>
              </w:r>
            </w:ins>
          </w:p>
        </w:tc>
        <w:tc>
          <w:tcPr>
            <w:tcW w:w="2189" w:type="dxa"/>
            <w:shd w:val="clear" w:color="auto" w:fill="auto"/>
          </w:tcPr>
          <w:p w:rsidR="0024533E" w:rsidRPr="002C5825" w:rsidRDefault="0024533E" w:rsidP="00687CE6">
            <w:pPr>
              <w:tabs>
                <w:tab w:val="left" w:pos="4208"/>
              </w:tabs>
              <w:rPr>
                <w:ins w:id="16687" w:author="Phuong Giang" w:date="2012-02-23T00:27:00Z"/>
                <w:rFonts w:ascii="Times New Roman" w:hAnsi="Times New Roman"/>
                <w:color w:val="000000"/>
              </w:rPr>
            </w:pPr>
            <w:ins w:id="16688" w:author="Phuong Giang" w:date="2012-02-23T00:27:00Z">
              <w:r w:rsidRPr="002C5825">
                <w:rPr>
                  <w:rFonts w:ascii="Times New Roman" w:hAnsi="Times New Roman" w:cs="Calibri"/>
                  <w:color w:val="000000"/>
                </w:rPr>
                <w:t>KI Class Level filter</w:t>
              </w:r>
            </w:ins>
          </w:p>
        </w:tc>
        <w:tc>
          <w:tcPr>
            <w:tcW w:w="1406" w:type="dxa"/>
            <w:shd w:val="clear" w:color="auto" w:fill="auto"/>
          </w:tcPr>
          <w:p w:rsidR="0024533E" w:rsidRPr="002C5825" w:rsidRDefault="0024533E" w:rsidP="00687CE6">
            <w:pPr>
              <w:tabs>
                <w:tab w:val="left" w:pos="4208"/>
              </w:tabs>
              <w:rPr>
                <w:ins w:id="16689" w:author="Phuong Giang" w:date="2012-02-23T00:27:00Z"/>
                <w:rFonts w:ascii="Times New Roman" w:hAnsi="Times New Roman"/>
              </w:rPr>
            </w:pPr>
            <w:ins w:id="16690" w:author="Phuong Giang" w:date="2012-02-23T00:27:00Z">
              <w:r w:rsidRPr="002C5825">
                <w:rPr>
                  <w:rFonts w:ascii="Times New Roman" w:hAnsi="Times New Roman" w:cs="Calibri"/>
                  <w:color w:val="000000"/>
                </w:rPr>
                <w:t>List Box</w:t>
              </w:r>
            </w:ins>
          </w:p>
        </w:tc>
        <w:tc>
          <w:tcPr>
            <w:tcW w:w="2819" w:type="dxa"/>
            <w:shd w:val="clear" w:color="auto" w:fill="auto"/>
          </w:tcPr>
          <w:p w:rsidR="0024533E" w:rsidRPr="002C5825" w:rsidRDefault="0024533E" w:rsidP="00687CE6">
            <w:pPr>
              <w:tabs>
                <w:tab w:val="left" w:pos="4208"/>
              </w:tabs>
              <w:rPr>
                <w:ins w:id="16691" w:author="Phuong Giang" w:date="2012-02-23T00:27:00Z"/>
                <w:rFonts w:ascii="Times New Roman" w:hAnsi="Times New Roman"/>
              </w:rPr>
            </w:pPr>
            <w:ins w:id="16692" w:author="Phuong Giang" w:date="2012-02-23T00:27:00Z">
              <w:r w:rsidRPr="002C5825">
                <w:rPr>
                  <w:rFonts w:ascii="Times New Roman" w:hAnsi="Times New Roman" w:cs="Calibri"/>
                  <w:color w:val="000000"/>
                </w:rPr>
                <w:t xml:space="preserve">Take Class Level Condition for searching KIs.  </w:t>
              </w:r>
            </w:ins>
          </w:p>
        </w:tc>
        <w:tc>
          <w:tcPr>
            <w:tcW w:w="948" w:type="dxa"/>
            <w:shd w:val="clear" w:color="auto" w:fill="auto"/>
          </w:tcPr>
          <w:p w:rsidR="0024533E" w:rsidRPr="002C5825" w:rsidRDefault="0024533E" w:rsidP="00687CE6">
            <w:pPr>
              <w:tabs>
                <w:tab w:val="left" w:pos="4208"/>
              </w:tabs>
              <w:rPr>
                <w:ins w:id="1669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69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695" w:author="Phuong Giang" w:date="2012-02-23T00:27:00Z"/>
                <w:rFonts w:ascii="Times New Roman" w:hAnsi="Times New Roman"/>
              </w:rPr>
            </w:pPr>
          </w:p>
        </w:tc>
      </w:tr>
      <w:tr w:rsidR="0024533E" w:rsidRPr="002C5825" w:rsidTr="00687CE6">
        <w:trPr>
          <w:ins w:id="16696" w:author="Phuong Giang" w:date="2012-02-23T00:27:00Z"/>
        </w:trPr>
        <w:tc>
          <w:tcPr>
            <w:tcW w:w="529" w:type="dxa"/>
            <w:shd w:val="clear" w:color="auto" w:fill="auto"/>
          </w:tcPr>
          <w:p w:rsidR="0024533E" w:rsidRPr="002C5825" w:rsidRDefault="0024533E" w:rsidP="00687CE6">
            <w:pPr>
              <w:tabs>
                <w:tab w:val="left" w:pos="4208"/>
              </w:tabs>
              <w:rPr>
                <w:ins w:id="16697" w:author="Phuong Giang" w:date="2012-02-23T00:27:00Z"/>
                <w:rFonts w:ascii="Times New Roman" w:hAnsi="Times New Roman"/>
                <w:b/>
                <w:bCs/>
              </w:rPr>
            </w:pPr>
            <w:ins w:id="16698" w:author="Phuong Giang" w:date="2012-02-23T00:27:00Z">
              <w:r w:rsidRPr="002C5825">
                <w:rPr>
                  <w:rFonts w:ascii="Times New Roman" w:hAnsi="Times New Roman"/>
                  <w:b/>
                  <w:bCs/>
                </w:rPr>
                <w:t>12</w:t>
              </w:r>
            </w:ins>
          </w:p>
        </w:tc>
        <w:tc>
          <w:tcPr>
            <w:tcW w:w="2189" w:type="dxa"/>
            <w:shd w:val="clear" w:color="auto" w:fill="auto"/>
          </w:tcPr>
          <w:p w:rsidR="0024533E" w:rsidRPr="002C5825" w:rsidRDefault="0024533E" w:rsidP="00687CE6">
            <w:pPr>
              <w:tabs>
                <w:tab w:val="left" w:pos="4208"/>
              </w:tabs>
              <w:rPr>
                <w:ins w:id="16699" w:author="Phuong Giang" w:date="2012-02-23T00:27:00Z"/>
                <w:rFonts w:ascii="Times New Roman" w:hAnsi="Times New Roman"/>
                <w:color w:val="000000"/>
              </w:rPr>
            </w:pPr>
            <w:ins w:id="16700" w:author="Phuong Giang" w:date="2012-02-23T00:27:00Z">
              <w:r w:rsidRPr="002C5825">
                <w:rPr>
                  <w:rFonts w:ascii="Times New Roman" w:hAnsi="Times New Roman" w:cs="Calibri"/>
                  <w:color w:val="000000"/>
                </w:rPr>
                <w:t>KI Subject filter</w:t>
              </w:r>
            </w:ins>
          </w:p>
        </w:tc>
        <w:tc>
          <w:tcPr>
            <w:tcW w:w="1406" w:type="dxa"/>
            <w:shd w:val="clear" w:color="auto" w:fill="auto"/>
          </w:tcPr>
          <w:p w:rsidR="0024533E" w:rsidRPr="002C5825" w:rsidRDefault="0024533E" w:rsidP="00687CE6">
            <w:pPr>
              <w:tabs>
                <w:tab w:val="left" w:pos="4208"/>
              </w:tabs>
              <w:rPr>
                <w:ins w:id="16701" w:author="Phuong Giang" w:date="2012-02-23T00:27:00Z"/>
                <w:rFonts w:ascii="Times New Roman" w:hAnsi="Times New Roman"/>
              </w:rPr>
            </w:pPr>
            <w:ins w:id="16702" w:author="Phuong Giang" w:date="2012-02-23T00:27:00Z">
              <w:r w:rsidRPr="002C5825">
                <w:rPr>
                  <w:rFonts w:ascii="Times New Roman" w:hAnsi="Times New Roman" w:cs="Calibri"/>
                  <w:color w:val="000000"/>
                </w:rPr>
                <w:t>Combo Box</w:t>
              </w:r>
            </w:ins>
          </w:p>
        </w:tc>
        <w:tc>
          <w:tcPr>
            <w:tcW w:w="2819" w:type="dxa"/>
            <w:shd w:val="clear" w:color="auto" w:fill="auto"/>
          </w:tcPr>
          <w:p w:rsidR="0024533E" w:rsidRPr="002C5825" w:rsidRDefault="0024533E" w:rsidP="00687CE6">
            <w:pPr>
              <w:tabs>
                <w:tab w:val="left" w:pos="4208"/>
              </w:tabs>
              <w:rPr>
                <w:ins w:id="16703" w:author="Phuong Giang" w:date="2012-02-23T00:27:00Z"/>
                <w:rFonts w:ascii="Times New Roman" w:hAnsi="Times New Roman"/>
              </w:rPr>
            </w:pPr>
            <w:ins w:id="16704" w:author="Phuong Giang" w:date="2012-02-23T00:27:00Z">
              <w:r w:rsidRPr="002C5825">
                <w:rPr>
                  <w:rFonts w:ascii="Times New Roman" w:hAnsi="Times New Roman" w:cs="Calibri"/>
                  <w:color w:val="000000"/>
                </w:rPr>
                <w:t xml:space="preserve">Take Subject Condition for searching KIs.  </w:t>
              </w:r>
            </w:ins>
          </w:p>
        </w:tc>
        <w:tc>
          <w:tcPr>
            <w:tcW w:w="948" w:type="dxa"/>
            <w:shd w:val="clear" w:color="auto" w:fill="auto"/>
          </w:tcPr>
          <w:p w:rsidR="0024533E" w:rsidRPr="002C5825" w:rsidRDefault="0024533E" w:rsidP="00687CE6">
            <w:pPr>
              <w:tabs>
                <w:tab w:val="left" w:pos="4208"/>
              </w:tabs>
              <w:rPr>
                <w:ins w:id="1670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0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07" w:author="Phuong Giang" w:date="2012-02-23T00:27:00Z"/>
                <w:rFonts w:ascii="Times New Roman" w:hAnsi="Times New Roman"/>
              </w:rPr>
            </w:pPr>
          </w:p>
        </w:tc>
      </w:tr>
      <w:tr w:rsidR="0024533E" w:rsidRPr="002C5825" w:rsidTr="00687CE6">
        <w:trPr>
          <w:ins w:id="16708" w:author="Phuong Giang" w:date="2012-02-23T00:27:00Z"/>
        </w:trPr>
        <w:tc>
          <w:tcPr>
            <w:tcW w:w="529" w:type="dxa"/>
            <w:shd w:val="clear" w:color="auto" w:fill="auto"/>
          </w:tcPr>
          <w:p w:rsidR="0024533E" w:rsidRPr="002C5825" w:rsidRDefault="0024533E" w:rsidP="00687CE6">
            <w:pPr>
              <w:tabs>
                <w:tab w:val="left" w:pos="4208"/>
              </w:tabs>
              <w:rPr>
                <w:ins w:id="16709" w:author="Phuong Giang" w:date="2012-02-23T00:27:00Z"/>
                <w:rFonts w:ascii="Times New Roman" w:hAnsi="Times New Roman"/>
                <w:b/>
                <w:bCs/>
              </w:rPr>
            </w:pPr>
            <w:ins w:id="16710" w:author="Phuong Giang" w:date="2012-02-23T00:27:00Z">
              <w:r w:rsidRPr="002C5825">
                <w:rPr>
                  <w:rFonts w:ascii="Times New Roman" w:hAnsi="Times New Roman"/>
                  <w:b/>
                  <w:bCs/>
                </w:rPr>
                <w:t>13</w:t>
              </w:r>
            </w:ins>
          </w:p>
        </w:tc>
        <w:tc>
          <w:tcPr>
            <w:tcW w:w="2189" w:type="dxa"/>
            <w:shd w:val="clear" w:color="auto" w:fill="auto"/>
          </w:tcPr>
          <w:p w:rsidR="0024533E" w:rsidRPr="002C5825" w:rsidRDefault="0024533E" w:rsidP="00687CE6">
            <w:pPr>
              <w:tabs>
                <w:tab w:val="left" w:pos="4208"/>
              </w:tabs>
              <w:rPr>
                <w:ins w:id="16711" w:author="Phuong Giang" w:date="2012-02-23T00:27:00Z"/>
                <w:rFonts w:ascii="Times New Roman" w:hAnsi="Times New Roman"/>
                <w:color w:val="000000"/>
              </w:rPr>
            </w:pPr>
            <w:ins w:id="16712" w:author="Phuong Giang" w:date="2012-02-23T00:27:00Z">
              <w:r w:rsidRPr="002C5825">
                <w:rPr>
                  <w:rFonts w:ascii="Times New Roman" w:hAnsi="Times New Roman" w:cs="Calibri"/>
                  <w:color w:val="000000"/>
                </w:rPr>
                <w:t>KI Topic Number Start filter</w:t>
              </w:r>
            </w:ins>
          </w:p>
        </w:tc>
        <w:tc>
          <w:tcPr>
            <w:tcW w:w="1406" w:type="dxa"/>
            <w:shd w:val="clear" w:color="auto" w:fill="auto"/>
          </w:tcPr>
          <w:p w:rsidR="0024533E" w:rsidRPr="002C5825" w:rsidRDefault="0024533E" w:rsidP="00687CE6">
            <w:pPr>
              <w:tabs>
                <w:tab w:val="left" w:pos="4208"/>
              </w:tabs>
              <w:rPr>
                <w:ins w:id="16713" w:author="Phuong Giang" w:date="2012-02-23T00:27:00Z"/>
                <w:rFonts w:ascii="Times New Roman" w:hAnsi="Times New Roman"/>
              </w:rPr>
            </w:pPr>
            <w:ins w:id="16714" w:author="Phuong Giang" w:date="2012-02-23T00:27:00Z">
              <w:r w:rsidRPr="002C5825">
                <w:rPr>
                  <w:rFonts w:ascii="Times New Roman" w:hAnsi="Times New Roman" w:cs="Calibri"/>
                  <w:color w:val="000000"/>
                </w:rPr>
                <w:t>List Box</w:t>
              </w:r>
            </w:ins>
          </w:p>
        </w:tc>
        <w:tc>
          <w:tcPr>
            <w:tcW w:w="2819" w:type="dxa"/>
            <w:shd w:val="clear" w:color="auto" w:fill="auto"/>
          </w:tcPr>
          <w:p w:rsidR="0024533E" w:rsidRPr="002C5825" w:rsidRDefault="0024533E" w:rsidP="00687CE6">
            <w:pPr>
              <w:tabs>
                <w:tab w:val="left" w:pos="4208"/>
              </w:tabs>
              <w:rPr>
                <w:ins w:id="16715" w:author="Phuong Giang" w:date="2012-02-23T00:27:00Z"/>
                <w:rFonts w:ascii="Times New Roman" w:hAnsi="Times New Roman"/>
              </w:rPr>
            </w:pPr>
            <w:ins w:id="16716" w:author="Phuong Giang" w:date="2012-02-23T00:27:00Z">
              <w:r w:rsidRPr="002C5825">
                <w:rPr>
                  <w:rFonts w:ascii="Times New Roman" w:hAnsi="Times New Roman" w:cs="Calibri"/>
                  <w:color w:val="000000"/>
                </w:rPr>
                <w:t xml:space="preserve">Take Topic Number Start Condition for searching KIs.  </w:t>
              </w:r>
            </w:ins>
          </w:p>
        </w:tc>
        <w:tc>
          <w:tcPr>
            <w:tcW w:w="948" w:type="dxa"/>
            <w:shd w:val="clear" w:color="auto" w:fill="auto"/>
          </w:tcPr>
          <w:p w:rsidR="0024533E" w:rsidRPr="002C5825" w:rsidRDefault="0024533E" w:rsidP="00687CE6">
            <w:pPr>
              <w:tabs>
                <w:tab w:val="left" w:pos="4208"/>
              </w:tabs>
              <w:rPr>
                <w:ins w:id="1671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1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19" w:author="Phuong Giang" w:date="2012-02-23T00:27:00Z"/>
                <w:rFonts w:ascii="Times New Roman" w:hAnsi="Times New Roman"/>
              </w:rPr>
            </w:pPr>
          </w:p>
        </w:tc>
      </w:tr>
      <w:tr w:rsidR="0024533E" w:rsidRPr="002C5825" w:rsidTr="00687CE6">
        <w:trPr>
          <w:ins w:id="16720" w:author="Phuong Giang" w:date="2012-02-23T00:27:00Z"/>
        </w:trPr>
        <w:tc>
          <w:tcPr>
            <w:tcW w:w="529" w:type="dxa"/>
            <w:shd w:val="clear" w:color="auto" w:fill="auto"/>
          </w:tcPr>
          <w:p w:rsidR="0024533E" w:rsidRPr="002C5825" w:rsidRDefault="0024533E" w:rsidP="00687CE6">
            <w:pPr>
              <w:tabs>
                <w:tab w:val="left" w:pos="4208"/>
              </w:tabs>
              <w:rPr>
                <w:ins w:id="16721" w:author="Phuong Giang" w:date="2012-02-23T00:27:00Z"/>
                <w:rFonts w:ascii="Times New Roman" w:hAnsi="Times New Roman"/>
                <w:b/>
                <w:bCs/>
              </w:rPr>
            </w:pPr>
            <w:ins w:id="16722" w:author="Phuong Giang" w:date="2012-02-23T00:27:00Z">
              <w:r w:rsidRPr="002C5825">
                <w:rPr>
                  <w:rFonts w:ascii="Times New Roman" w:hAnsi="Times New Roman"/>
                  <w:b/>
                  <w:bCs/>
                </w:rPr>
                <w:t>14</w:t>
              </w:r>
            </w:ins>
          </w:p>
        </w:tc>
        <w:tc>
          <w:tcPr>
            <w:tcW w:w="2189" w:type="dxa"/>
            <w:shd w:val="clear" w:color="auto" w:fill="auto"/>
          </w:tcPr>
          <w:p w:rsidR="0024533E" w:rsidRPr="002C5825" w:rsidRDefault="0024533E" w:rsidP="00687CE6">
            <w:pPr>
              <w:tabs>
                <w:tab w:val="left" w:pos="4208"/>
              </w:tabs>
              <w:rPr>
                <w:ins w:id="16723" w:author="Phuong Giang" w:date="2012-02-23T00:27:00Z"/>
                <w:rFonts w:ascii="Times New Roman" w:hAnsi="Times New Roman"/>
                <w:color w:val="000000"/>
              </w:rPr>
            </w:pPr>
            <w:ins w:id="16724" w:author="Phuong Giang" w:date="2012-02-23T00:27:00Z">
              <w:r w:rsidRPr="002C5825">
                <w:rPr>
                  <w:rFonts w:ascii="Times New Roman" w:hAnsi="Times New Roman" w:cs="Calibri"/>
                  <w:color w:val="000000"/>
                </w:rPr>
                <w:t>KI Topic Number End filter</w:t>
              </w:r>
            </w:ins>
          </w:p>
        </w:tc>
        <w:tc>
          <w:tcPr>
            <w:tcW w:w="1406" w:type="dxa"/>
            <w:shd w:val="clear" w:color="auto" w:fill="auto"/>
          </w:tcPr>
          <w:p w:rsidR="0024533E" w:rsidRPr="002C5825" w:rsidRDefault="0024533E" w:rsidP="00687CE6">
            <w:pPr>
              <w:tabs>
                <w:tab w:val="left" w:pos="4208"/>
              </w:tabs>
              <w:rPr>
                <w:ins w:id="16725" w:author="Phuong Giang" w:date="2012-02-23T00:27:00Z"/>
                <w:rFonts w:ascii="Times New Roman" w:hAnsi="Times New Roman"/>
              </w:rPr>
            </w:pPr>
            <w:ins w:id="16726" w:author="Phuong Giang" w:date="2012-02-23T00:27:00Z">
              <w:r w:rsidRPr="002C5825">
                <w:rPr>
                  <w:rFonts w:ascii="Times New Roman" w:hAnsi="Times New Roman" w:cs="Calibri"/>
                  <w:color w:val="000000"/>
                </w:rPr>
                <w:t>List Box</w:t>
              </w:r>
            </w:ins>
          </w:p>
        </w:tc>
        <w:tc>
          <w:tcPr>
            <w:tcW w:w="2819" w:type="dxa"/>
            <w:shd w:val="clear" w:color="auto" w:fill="auto"/>
          </w:tcPr>
          <w:p w:rsidR="0024533E" w:rsidRPr="002C5825" w:rsidRDefault="0024533E" w:rsidP="00687CE6">
            <w:pPr>
              <w:tabs>
                <w:tab w:val="left" w:pos="4208"/>
              </w:tabs>
              <w:rPr>
                <w:ins w:id="16727" w:author="Phuong Giang" w:date="2012-02-23T00:27:00Z"/>
                <w:rFonts w:ascii="Times New Roman" w:hAnsi="Times New Roman"/>
              </w:rPr>
            </w:pPr>
            <w:ins w:id="16728" w:author="Phuong Giang" w:date="2012-02-23T00:27:00Z">
              <w:r w:rsidRPr="002C5825">
                <w:rPr>
                  <w:rFonts w:ascii="Times New Roman" w:hAnsi="Times New Roman" w:cs="Calibri"/>
                  <w:color w:val="000000"/>
                </w:rPr>
                <w:t xml:space="preserve">Take Topic Number End Condition for searching KIs.  </w:t>
              </w:r>
            </w:ins>
          </w:p>
        </w:tc>
        <w:tc>
          <w:tcPr>
            <w:tcW w:w="948" w:type="dxa"/>
            <w:shd w:val="clear" w:color="auto" w:fill="auto"/>
          </w:tcPr>
          <w:p w:rsidR="0024533E" w:rsidRPr="002C5825" w:rsidRDefault="0024533E" w:rsidP="00687CE6">
            <w:pPr>
              <w:tabs>
                <w:tab w:val="left" w:pos="4208"/>
              </w:tabs>
              <w:rPr>
                <w:ins w:id="1672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3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31" w:author="Phuong Giang" w:date="2012-02-23T00:27:00Z"/>
                <w:rFonts w:ascii="Times New Roman" w:hAnsi="Times New Roman"/>
              </w:rPr>
            </w:pPr>
          </w:p>
        </w:tc>
      </w:tr>
      <w:tr w:rsidR="0024533E" w:rsidRPr="002C5825" w:rsidTr="00687CE6">
        <w:trPr>
          <w:ins w:id="16732" w:author="Phuong Giang" w:date="2012-02-23T00:27:00Z"/>
        </w:trPr>
        <w:tc>
          <w:tcPr>
            <w:tcW w:w="529" w:type="dxa"/>
            <w:shd w:val="clear" w:color="auto" w:fill="auto"/>
          </w:tcPr>
          <w:p w:rsidR="0024533E" w:rsidRPr="002C5825" w:rsidRDefault="0024533E" w:rsidP="00687CE6">
            <w:pPr>
              <w:tabs>
                <w:tab w:val="left" w:pos="4208"/>
              </w:tabs>
              <w:rPr>
                <w:ins w:id="16733" w:author="Phuong Giang" w:date="2012-02-23T00:27:00Z"/>
                <w:rFonts w:ascii="Times New Roman" w:hAnsi="Times New Roman"/>
                <w:b/>
                <w:bCs/>
              </w:rPr>
            </w:pPr>
            <w:ins w:id="16734" w:author="Phuong Giang" w:date="2012-02-23T00:27:00Z">
              <w:r w:rsidRPr="002C5825">
                <w:rPr>
                  <w:rFonts w:ascii="Times New Roman" w:hAnsi="Times New Roman"/>
                  <w:b/>
                  <w:bCs/>
                </w:rPr>
                <w:t>15</w:t>
              </w:r>
            </w:ins>
          </w:p>
        </w:tc>
        <w:tc>
          <w:tcPr>
            <w:tcW w:w="2189" w:type="dxa"/>
            <w:shd w:val="clear" w:color="auto" w:fill="auto"/>
          </w:tcPr>
          <w:p w:rsidR="0024533E" w:rsidRPr="002C5825" w:rsidRDefault="0024533E" w:rsidP="00687CE6">
            <w:pPr>
              <w:tabs>
                <w:tab w:val="left" w:pos="4208"/>
              </w:tabs>
              <w:rPr>
                <w:ins w:id="16735" w:author="Phuong Giang" w:date="2012-02-23T00:27:00Z"/>
                <w:rFonts w:ascii="Times New Roman" w:hAnsi="Times New Roman"/>
                <w:color w:val="000000"/>
              </w:rPr>
            </w:pPr>
            <w:ins w:id="16736" w:author="Phuong Giang" w:date="2012-02-23T00:27:00Z">
              <w:r w:rsidRPr="002C5825">
                <w:rPr>
                  <w:rFonts w:ascii="Times New Roman" w:hAnsi="Times New Roman" w:cs="Calibri"/>
                  <w:color w:val="000000"/>
                </w:rPr>
                <w:t>KI list</w:t>
              </w:r>
            </w:ins>
          </w:p>
        </w:tc>
        <w:tc>
          <w:tcPr>
            <w:tcW w:w="1406" w:type="dxa"/>
            <w:shd w:val="clear" w:color="auto" w:fill="auto"/>
          </w:tcPr>
          <w:p w:rsidR="0024533E" w:rsidRPr="002C5825" w:rsidRDefault="0024533E" w:rsidP="00687CE6">
            <w:pPr>
              <w:tabs>
                <w:tab w:val="left" w:pos="4208"/>
              </w:tabs>
              <w:rPr>
                <w:ins w:id="16737" w:author="Phuong Giang" w:date="2012-02-23T00:27:00Z"/>
                <w:rFonts w:ascii="Times New Roman" w:hAnsi="Times New Roman"/>
              </w:rPr>
            </w:pPr>
            <w:ins w:id="16738" w:author="Phuong Giang" w:date="2012-02-23T00:27:00Z">
              <w:r w:rsidRPr="002C5825">
                <w:rPr>
                  <w:rFonts w:ascii="Times New Roman" w:hAnsi="Times New Roman" w:cs="Calibri"/>
                  <w:color w:val="000000"/>
                </w:rPr>
                <w:t>List View</w:t>
              </w:r>
            </w:ins>
          </w:p>
        </w:tc>
        <w:tc>
          <w:tcPr>
            <w:tcW w:w="2819" w:type="dxa"/>
            <w:shd w:val="clear" w:color="auto" w:fill="auto"/>
          </w:tcPr>
          <w:p w:rsidR="0024533E" w:rsidRPr="002C5825" w:rsidRDefault="0024533E" w:rsidP="00687CE6">
            <w:pPr>
              <w:tabs>
                <w:tab w:val="left" w:pos="4208"/>
              </w:tabs>
              <w:rPr>
                <w:ins w:id="16739" w:author="Phuong Giang" w:date="2012-02-23T00:27:00Z"/>
                <w:rFonts w:ascii="Times New Roman" w:hAnsi="Times New Roman"/>
              </w:rPr>
            </w:pPr>
            <w:ins w:id="16740" w:author="Phuong Giang" w:date="2012-02-23T00:27:00Z">
              <w:r w:rsidRPr="002C5825">
                <w:rPr>
                  <w:rFonts w:ascii="Times New Roman" w:hAnsi="Times New Roman" w:cs="Calibri"/>
                  <w:color w:val="000000"/>
                </w:rPr>
                <w:t>Display KIs</w:t>
              </w:r>
            </w:ins>
          </w:p>
        </w:tc>
        <w:tc>
          <w:tcPr>
            <w:tcW w:w="948" w:type="dxa"/>
            <w:shd w:val="clear" w:color="auto" w:fill="auto"/>
          </w:tcPr>
          <w:p w:rsidR="0024533E" w:rsidRPr="002C5825" w:rsidRDefault="0024533E" w:rsidP="00687CE6">
            <w:pPr>
              <w:tabs>
                <w:tab w:val="left" w:pos="4208"/>
              </w:tabs>
              <w:rPr>
                <w:ins w:id="1674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4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43" w:author="Phuong Giang" w:date="2012-02-23T00:27:00Z"/>
                <w:rFonts w:ascii="Times New Roman" w:hAnsi="Times New Roman"/>
              </w:rPr>
            </w:pPr>
          </w:p>
        </w:tc>
      </w:tr>
      <w:tr w:rsidR="0024533E" w:rsidRPr="002C5825" w:rsidTr="00687CE6">
        <w:trPr>
          <w:ins w:id="16744" w:author="Phuong Giang" w:date="2012-02-23T00:27:00Z"/>
        </w:trPr>
        <w:tc>
          <w:tcPr>
            <w:tcW w:w="529" w:type="dxa"/>
            <w:shd w:val="clear" w:color="auto" w:fill="auto"/>
          </w:tcPr>
          <w:p w:rsidR="0024533E" w:rsidRPr="002C5825" w:rsidRDefault="0024533E" w:rsidP="00687CE6">
            <w:pPr>
              <w:tabs>
                <w:tab w:val="left" w:pos="4208"/>
              </w:tabs>
              <w:rPr>
                <w:ins w:id="16745" w:author="Phuong Giang" w:date="2012-02-23T00:27:00Z"/>
                <w:rFonts w:ascii="Times New Roman" w:hAnsi="Times New Roman"/>
                <w:b/>
                <w:bCs/>
              </w:rPr>
            </w:pPr>
            <w:ins w:id="16746" w:author="Phuong Giang" w:date="2012-02-23T00:27:00Z">
              <w:r w:rsidRPr="002C5825">
                <w:rPr>
                  <w:rFonts w:ascii="Times New Roman" w:hAnsi="Times New Roman"/>
                  <w:b/>
                  <w:bCs/>
                </w:rPr>
                <w:t>16</w:t>
              </w:r>
            </w:ins>
          </w:p>
        </w:tc>
        <w:tc>
          <w:tcPr>
            <w:tcW w:w="2189" w:type="dxa"/>
            <w:shd w:val="clear" w:color="auto" w:fill="auto"/>
          </w:tcPr>
          <w:p w:rsidR="0024533E" w:rsidRPr="002C5825" w:rsidRDefault="0024533E" w:rsidP="00687CE6">
            <w:pPr>
              <w:tabs>
                <w:tab w:val="left" w:pos="4208"/>
              </w:tabs>
              <w:rPr>
                <w:ins w:id="16747" w:author="Phuong Giang" w:date="2012-02-23T00:27:00Z"/>
                <w:rFonts w:ascii="Times New Roman" w:hAnsi="Times New Roman"/>
                <w:color w:val="000000"/>
              </w:rPr>
            </w:pPr>
            <w:ins w:id="16748" w:author="Phuong Giang" w:date="2012-02-23T00:27:00Z">
              <w:r w:rsidRPr="002C5825">
                <w:rPr>
                  <w:rFonts w:ascii="Times New Roman" w:hAnsi="Times New Roman"/>
                  <w:color w:val="000000"/>
                </w:rPr>
                <w:t xml:space="preserve">KI Input toolbar </w:t>
              </w:r>
            </w:ins>
          </w:p>
        </w:tc>
        <w:tc>
          <w:tcPr>
            <w:tcW w:w="1406" w:type="dxa"/>
            <w:shd w:val="clear" w:color="auto" w:fill="auto"/>
          </w:tcPr>
          <w:p w:rsidR="0024533E" w:rsidRPr="002C5825" w:rsidRDefault="0024533E" w:rsidP="00687CE6">
            <w:pPr>
              <w:tabs>
                <w:tab w:val="left" w:pos="4208"/>
              </w:tabs>
              <w:rPr>
                <w:ins w:id="16749" w:author="Phuong Giang" w:date="2012-02-23T00:27:00Z"/>
                <w:rFonts w:ascii="Times New Roman" w:hAnsi="Times New Roman"/>
              </w:rPr>
            </w:pPr>
            <w:ins w:id="16750" w:author="Phuong Giang" w:date="2012-02-23T00:27:00Z">
              <w:r w:rsidRPr="002C5825">
                <w:rPr>
                  <w:rFonts w:ascii="Times New Roman" w:hAnsi="Times New Roman"/>
                  <w:color w:val="000000"/>
                </w:rPr>
                <w:t>Toolbar</w:t>
              </w:r>
            </w:ins>
          </w:p>
        </w:tc>
        <w:tc>
          <w:tcPr>
            <w:tcW w:w="2819" w:type="dxa"/>
            <w:shd w:val="clear" w:color="auto" w:fill="auto"/>
          </w:tcPr>
          <w:p w:rsidR="0024533E" w:rsidRPr="002C5825" w:rsidRDefault="0024533E" w:rsidP="00687CE6">
            <w:pPr>
              <w:tabs>
                <w:tab w:val="left" w:pos="4208"/>
              </w:tabs>
              <w:spacing w:after="0" w:line="240" w:lineRule="auto"/>
              <w:rPr>
                <w:ins w:id="16751" w:author="Phuong Giang" w:date="2012-02-23T00:27:00Z"/>
                <w:rFonts w:ascii="Times New Roman" w:hAnsi="Times New Roman"/>
              </w:rPr>
            </w:pPr>
            <w:ins w:id="16752" w:author="Phuong Giang" w:date="2012-02-23T00:27:00Z">
              <w:r w:rsidRPr="002C5825">
                <w:rPr>
                  <w:rFonts w:ascii="Times New Roman" w:hAnsi="Times New Roman" w:cs="Calibri"/>
                  <w:color w:val="000000"/>
                </w:rPr>
                <w:t>Contains all the controls of inputting KIs.</w:t>
              </w:r>
            </w:ins>
          </w:p>
        </w:tc>
        <w:tc>
          <w:tcPr>
            <w:tcW w:w="948" w:type="dxa"/>
            <w:shd w:val="clear" w:color="auto" w:fill="auto"/>
          </w:tcPr>
          <w:p w:rsidR="0024533E" w:rsidRPr="002C5825" w:rsidRDefault="0024533E" w:rsidP="00687CE6">
            <w:pPr>
              <w:tabs>
                <w:tab w:val="left" w:pos="4208"/>
              </w:tabs>
              <w:rPr>
                <w:ins w:id="1675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5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55" w:author="Phuong Giang" w:date="2012-02-23T00:27:00Z"/>
                <w:rFonts w:ascii="Times New Roman" w:hAnsi="Times New Roman"/>
              </w:rPr>
            </w:pPr>
          </w:p>
        </w:tc>
      </w:tr>
      <w:tr w:rsidR="0024533E" w:rsidRPr="002C5825" w:rsidTr="00687CE6">
        <w:trPr>
          <w:ins w:id="16756" w:author="Phuong Giang" w:date="2012-02-23T00:27:00Z"/>
        </w:trPr>
        <w:tc>
          <w:tcPr>
            <w:tcW w:w="529" w:type="dxa"/>
            <w:shd w:val="clear" w:color="auto" w:fill="auto"/>
          </w:tcPr>
          <w:p w:rsidR="0024533E" w:rsidRPr="002C5825" w:rsidRDefault="0024533E" w:rsidP="00687CE6">
            <w:pPr>
              <w:tabs>
                <w:tab w:val="left" w:pos="4208"/>
              </w:tabs>
              <w:rPr>
                <w:ins w:id="16757" w:author="Phuong Giang" w:date="2012-02-23T00:27:00Z"/>
                <w:rFonts w:ascii="Times New Roman" w:hAnsi="Times New Roman"/>
                <w:b/>
                <w:bCs/>
              </w:rPr>
            </w:pPr>
            <w:ins w:id="16758" w:author="Phuong Giang" w:date="2012-02-23T00:27:00Z">
              <w:r w:rsidRPr="002C5825">
                <w:rPr>
                  <w:rFonts w:ascii="Times New Roman" w:hAnsi="Times New Roman"/>
                  <w:b/>
                  <w:bCs/>
                </w:rPr>
                <w:t>17</w:t>
              </w:r>
            </w:ins>
          </w:p>
        </w:tc>
        <w:tc>
          <w:tcPr>
            <w:tcW w:w="2189" w:type="dxa"/>
            <w:shd w:val="clear" w:color="auto" w:fill="auto"/>
          </w:tcPr>
          <w:p w:rsidR="0024533E" w:rsidRPr="002C5825" w:rsidRDefault="0024533E" w:rsidP="00687CE6">
            <w:pPr>
              <w:tabs>
                <w:tab w:val="left" w:pos="4208"/>
              </w:tabs>
              <w:rPr>
                <w:ins w:id="16759" w:author="Phuong Giang" w:date="2012-02-23T00:27:00Z"/>
                <w:rFonts w:ascii="Times New Roman" w:hAnsi="Times New Roman"/>
                <w:color w:val="000000"/>
              </w:rPr>
            </w:pPr>
            <w:ins w:id="16760" w:author="Phuong Giang" w:date="2012-02-23T00:27:00Z">
              <w:r w:rsidRPr="002C5825">
                <w:rPr>
                  <w:rFonts w:ascii="Times New Roman" w:hAnsi="Times New Roman" w:cs="Calibri"/>
                  <w:color w:val="000000"/>
                </w:rPr>
                <w:t>Bold button</w:t>
              </w:r>
            </w:ins>
          </w:p>
        </w:tc>
        <w:tc>
          <w:tcPr>
            <w:tcW w:w="1406" w:type="dxa"/>
            <w:shd w:val="clear" w:color="auto" w:fill="auto"/>
          </w:tcPr>
          <w:p w:rsidR="0024533E" w:rsidRPr="002C5825" w:rsidRDefault="0024533E" w:rsidP="00687CE6">
            <w:pPr>
              <w:tabs>
                <w:tab w:val="left" w:pos="4208"/>
              </w:tabs>
              <w:rPr>
                <w:ins w:id="16761" w:author="Phuong Giang" w:date="2012-02-23T00:27:00Z"/>
                <w:rFonts w:ascii="Times New Roman" w:hAnsi="Times New Roman"/>
              </w:rPr>
            </w:pPr>
            <w:ins w:id="16762"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6763" w:author="Phuong Giang" w:date="2012-02-23T00:27:00Z"/>
                <w:rFonts w:ascii="Times New Roman" w:hAnsi="Times New Roman"/>
              </w:rPr>
            </w:pPr>
            <w:ins w:id="16764" w:author="Phuong Giang" w:date="2012-02-23T00:27:00Z">
              <w:r w:rsidRPr="002C5825">
                <w:rPr>
                  <w:rFonts w:ascii="Times New Roman" w:hAnsi="Times New Roman" w:cs="Calibri"/>
                  <w:color w:val="000000"/>
                </w:rPr>
                <w:t>Format Text into Bold</w:t>
              </w:r>
            </w:ins>
          </w:p>
        </w:tc>
        <w:tc>
          <w:tcPr>
            <w:tcW w:w="948" w:type="dxa"/>
            <w:shd w:val="clear" w:color="auto" w:fill="auto"/>
          </w:tcPr>
          <w:p w:rsidR="0024533E" w:rsidRPr="002C5825" w:rsidRDefault="0024533E" w:rsidP="00687CE6">
            <w:pPr>
              <w:tabs>
                <w:tab w:val="left" w:pos="4208"/>
              </w:tabs>
              <w:rPr>
                <w:ins w:id="1676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6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67" w:author="Phuong Giang" w:date="2012-02-23T00:27:00Z"/>
                <w:rFonts w:ascii="Times New Roman" w:hAnsi="Times New Roman"/>
              </w:rPr>
            </w:pPr>
          </w:p>
        </w:tc>
      </w:tr>
      <w:tr w:rsidR="0024533E" w:rsidRPr="002C5825" w:rsidTr="00687CE6">
        <w:trPr>
          <w:ins w:id="16768" w:author="Phuong Giang" w:date="2012-02-23T00:27:00Z"/>
        </w:trPr>
        <w:tc>
          <w:tcPr>
            <w:tcW w:w="529" w:type="dxa"/>
            <w:shd w:val="clear" w:color="auto" w:fill="auto"/>
          </w:tcPr>
          <w:p w:rsidR="0024533E" w:rsidRPr="002C5825" w:rsidRDefault="0024533E" w:rsidP="00687CE6">
            <w:pPr>
              <w:tabs>
                <w:tab w:val="left" w:pos="4208"/>
              </w:tabs>
              <w:rPr>
                <w:ins w:id="16769" w:author="Phuong Giang" w:date="2012-02-23T00:27:00Z"/>
                <w:rFonts w:ascii="Times New Roman" w:hAnsi="Times New Roman"/>
                <w:b/>
                <w:bCs/>
              </w:rPr>
            </w:pPr>
            <w:ins w:id="16770" w:author="Phuong Giang" w:date="2012-02-23T00:27:00Z">
              <w:r w:rsidRPr="002C5825">
                <w:rPr>
                  <w:rFonts w:ascii="Times New Roman" w:hAnsi="Times New Roman"/>
                  <w:b/>
                  <w:bCs/>
                </w:rPr>
                <w:t>18</w:t>
              </w:r>
            </w:ins>
          </w:p>
        </w:tc>
        <w:tc>
          <w:tcPr>
            <w:tcW w:w="2189" w:type="dxa"/>
            <w:shd w:val="clear" w:color="auto" w:fill="auto"/>
          </w:tcPr>
          <w:p w:rsidR="0024533E" w:rsidRPr="002C5825" w:rsidRDefault="0024533E" w:rsidP="00687CE6">
            <w:pPr>
              <w:tabs>
                <w:tab w:val="left" w:pos="4208"/>
              </w:tabs>
              <w:rPr>
                <w:ins w:id="16771" w:author="Phuong Giang" w:date="2012-02-23T00:27:00Z"/>
                <w:rFonts w:ascii="Times New Roman" w:hAnsi="Times New Roman"/>
                <w:color w:val="000000"/>
              </w:rPr>
            </w:pPr>
            <w:ins w:id="16772" w:author="Phuong Giang" w:date="2012-02-23T00:27:00Z">
              <w:r w:rsidRPr="002C5825">
                <w:rPr>
                  <w:rFonts w:ascii="Times New Roman" w:hAnsi="Times New Roman" w:cs="Calibri"/>
                  <w:color w:val="000000"/>
                </w:rPr>
                <w:t>Italic button</w:t>
              </w:r>
            </w:ins>
          </w:p>
        </w:tc>
        <w:tc>
          <w:tcPr>
            <w:tcW w:w="1406" w:type="dxa"/>
            <w:shd w:val="clear" w:color="auto" w:fill="auto"/>
          </w:tcPr>
          <w:p w:rsidR="0024533E" w:rsidRPr="002C5825" w:rsidRDefault="0024533E" w:rsidP="00687CE6">
            <w:pPr>
              <w:tabs>
                <w:tab w:val="left" w:pos="4208"/>
              </w:tabs>
              <w:rPr>
                <w:ins w:id="16773" w:author="Phuong Giang" w:date="2012-02-23T00:27:00Z"/>
                <w:rFonts w:ascii="Times New Roman" w:hAnsi="Times New Roman"/>
              </w:rPr>
            </w:pPr>
            <w:ins w:id="16774"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775" w:author="Phuong Giang" w:date="2012-02-23T00:27:00Z"/>
                <w:rFonts w:ascii="Times New Roman" w:hAnsi="Times New Roman"/>
              </w:rPr>
            </w:pPr>
            <w:ins w:id="16776" w:author="Phuong Giang" w:date="2012-02-23T00:27:00Z">
              <w:r w:rsidRPr="002C5825">
                <w:rPr>
                  <w:rFonts w:ascii="Times New Roman" w:hAnsi="Times New Roman" w:cs="Calibri"/>
                  <w:color w:val="000000"/>
                </w:rPr>
                <w:t>Format Text into Italic</w:t>
              </w:r>
            </w:ins>
          </w:p>
        </w:tc>
        <w:tc>
          <w:tcPr>
            <w:tcW w:w="948" w:type="dxa"/>
            <w:shd w:val="clear" w:color="auto" w:fill="auto"/>
          </w:tcPr>
          <w:p w:rsidR="0024533E" w:rsidRPr="002C5825" w:rsidRDefault="0024533E" w:rsidP="00687CE6">
            <w:pPr>
              <w:tabs>
                <w:tab w:val="left" w:pos="4208"/>
              </w:tabs>
              <w:rPr>
                <w:ins w:id="1677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7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79" w:author="Phuong Giang" w:date="2012-02-23T00:27:00Z"/>
                <w:rFonts w:ascii="Times New Roman" w:hAnsi="Times New Roman"/>
              </w:rPr>
            </w:pPr>
          </w:p>
        </w:tc>
      </w:tr>
      <w:tr w:rsidR="0024533E" w:rsidRPr="002C5825" w:rsidTr="00687CE6">
        <w:trPr>
          <w:ins w:id="16780" w:author="Phuong Giang" w:date="2012-02-23T00:27:00Z"/>
        </w:trPr>
        <w:tc>
          <w:tcPr>
            <w:tcW w:w="529" w:type="dxa"/>
            <w:shd w:val="clear" w:color="auto" w:fill="auto"/>
          </w:tcPr>
          <w:p w:rsidR="0024533E" w:rsidRPr="002C5825" w:rsidRDefault="0024533E" w:rsidP="00687CE6">
            <w:pPr>
              <w:tabs>
                <w:tab w:val="left" w:pos="4208"/>
              </w:tabs>
              <w:rPr>
                <w:ins w:id="16781" w:author="Phuong Giang" w:date="2012-02-23T00:27:00Z"/>
                <w:rFonts w:ascii="Times New Roman" w:hAnsi="Times New Roman"/>
                <w:b/>
                <w:bCs/>
              </w:rPr>
            </w:pPr>
            <w:ins w:id="16782" w:author="Phuong Giang" w:date="2012-02-23T00:27:00Z">
              <w:r w:rsidRPr="002C5825">
                <w:rPr>
                  <w:rFonts w:ascii="Times New Roman" w:hAnsi="Times New Roman"/>
                  <w:b/>
                  <w:bCs/>
                </w:rPr>
                <w:t>19</w:t>
              </w:r>
            </w:ins>
          </w:p>
        </w:tc>
        <w:tc>
          <w:tcPr>
            <w:tcW w:w="2189" w:type="dxa"/>
            <w:shd w:val="clear" w:color="auto" w:fill="auto"/>
          </w:tcPr>
          <w:p w:rsidR="0024533E" w:rsidRPr="002C5825" w:rsidRDefault="0024533E" w:rsidP="00687CE6">
            <w:pPr>
              <w:tabs>
                <w:tab w:val="left" w:pos="4208"/>
              </w:tabs>
              <w:rPr>
                <w:ins w:id="16783" w:author="Phuong Giang" w:date="2012-02-23T00:27:00Z"/>
                <w:rFonts w:ascii="Times New Roman" w:hAnsi="Times New Roman"/>
                <w:color w:val="000000"/>
              </w:rPr>
            </w:pPr>
            <w:ins w:id="16784" w:author="Phuong Giang" w:date="2012-02-23T00:27:00Z">
              <w:r w:rsidRPr="002C5825">
                <w:rPr>
                  <w:rFonts w:ascii="Times New Roman" w:hAnsi="Times New Roman" w:cs="Calibri"/>
                  <w:color w:val="000000"/>
                </w:rPr>
                <w:t>Underline button</w:t>
              </w:r>
            </w:ins>
          </w:p>
        </w:tc>
        <w:tc>
          <w:tcPr>
            <w:tcW w:w="1406" w:type="dxa"/>
            <w:shd w:val="clear" w:color="auto" w:fill="auto"/>
          </w:tcPr>
          <w:p w:rsidR="0024533E" w:rsidRPr="002C5825" w:rsidRDefault="0024533E" w:rsidP="00687CE6">
            <w:pPr>
              <w:tabs>
                <w:tab w:val="left" w:pos="4208"/>
              </w:tabs>
              <w:rPr>
                <w:ins w:id="16785" w:author="Phuong Giang" w:date="2012-02-23T00:27:00Z"/>
                <w:rFonts w:ascii="Times New Roman" w:hAnsi="Times New Roman"/>
              </w:rPr>
            </w:pPr>
            <w:ins w:id="16786"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787" w:author="Phuong Giang" w:date="2012-02-23T00:27:00Z"/>
                <w:rFonts w:ascii="Times New Roman" w:hAnsi="Times New Roman"/>
              </w:rPr>
            </w:pPr>
            <w:ins w:id="16788" w:author="Phuong Giang" w:date="2012-02-23T00:27:00Z">
              <w:r w:rsidRPr="002C5825">
                <w:rPr>
                  <w:rFonts w:ascii="Times New Roman" w:hAnsi="Times New Roman" w:cs="Calibri"/>
                  <w:color w:val="000000"/>
                </w:rPr>
                <w:t>Format Text into Underline</w:t>
              </w:r>
            </w:ins>
          </w:p>
        </w:tc>
        <w:tc>
          <w:tcPr>
            <w:tcW w:w="948" w:type="dxa"/>
            <w:shd w:val="clear" w:color="auto" w:fill="auto"/>
          </w:tcPr>
          <w:p w:rsidR="0024533E" w:rsidRPr="002C5825" w:rsidRDefault="0024533E" w:rsidP="00687CE6">
            <w:pPr>
              <w:tabs>
                <w:tab w:val="left" w:pos="4208"/>
              </w:tabs>
              <w:rPr>
                <w:ins w:id="1678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79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791" w:author="Phuong Giang" w:date="2012-02-23T00:27:00Z"/>
                <w:rFonts w:ascii="Times New Roman" w:hAnsi="Times New Roman"/>
              </w:rPr>
            </w:pPr>
          </w:p>
        </w:tc>
      </w:tr>
      <w:tr w:rsidR="0024533E" w:rsidRPr="002C5825" w:rsidTr="00687CE6">
        <w:trPr>
          <w:ins w:id="16792" w:author="Phuong Giang" w:date="2012-02-23T00:27:00Z"/>
        </w:trPr>
        <w:tc>
          <w:tcPr>
            <w:tcW w:w="529" w:type="dxa"/>
            <w:shd w:val="clear" w:color="auto" w:fill="auto"/>
          </w:tcPr>
          <w:p w:rsidR="0024533E" w:rsidRPr="002C5825" w:rsidRDefault="0024533E" w:rsidP="00687CE6">
            <w:pPr>
              <w:tabs>
                <w:tab w:val="left" w:pos="4208"/>
              </w:tabs>
              <w:rPr>
                <w:ins w:id="16793" w:author="Phuong Giang" w:date="2012-02-23T00:27:00Z"/>
                <w:rFonts w:ascii="Times New Roman" w:hAnsi="Times New Roman"/>
                <w:b/>
                <w:bCs/>
              </w:rPr>
            </w:pPr>
            <w:ins w:id="16794" w:author="Phuong Giang" w:date="2012-02-23T00:27:00Z">
              <w:r w:rsidRPr="002C5825">
                <w:rPr>
                  <w:rFonts w:ascii="Times New Roman" w:hAnsi="Times New Roman"/>
                  <w:b/>
                  <w:bCs/>
                </w:rPr>
                <w:t>20</w:t>
              </w:r>
            </w:ins>
          </w:p>
        </w:tc>
        <w:tc>
          <w:tcPr>
            <w:tcW w:w="2189" w:type="dxa"/>
            <w:shd w:val="clear" w:color="auto" w:fill="auto"/>
          </w:tcPr>
          <w:p w:rsidR="0024533E" w:rsidRPr="002C5825" w:rsidRDefault="0024533E" w:rsidP="00687CE6">
            <w:pPr>
              <w:tabs>
                <w:tab w:val="left" w:pos="4208"/>
              </w:tabs>
              <w:rPr>
                <w:ins w:id="16795" w:author="Phuong Giang" w:date="2012-02-23T00:27:00Z"/>
                <w:rFonts w:ascii="Times New Roman" w:hAnsi="Times New Roman"/>
                <w:color w:val="000000"/>
              </w:rPr>
            </w:pPr>
            <w:ins w:id="16796" w:author="Phuong Giang" w:date="2012-02-23T00:27:00Z">
              <w:r w:rsidRPr="002C5825">
                <w:rPr>
                  <w:rFonts w:ascii="Times New Roman" w:hAnsi="Times New Roman" w:cs="Calibri"/>
                  <w:color w:val="000000"/>
                </w:rPr>
                <w:t>Font combo box</w:t>
              </w:r>
            </w:ins>
          </w:p>
        </w:tc>
        <w:tc>
          <w:tcPr>
            <w:tcW w:w="1406" w:type="dxa"/>
            <w:shd w:val="clear" w:color="auto" w:fill="auto"/>
          </w:tcPr>
          <w:p w:rsidR="0024533E" w:rsidRPr="002C5825" w:rsidRDefault="0024533E" w:rsidP="00687CE6">
            <w:pPr>
              <w:tabs>
                <w:tab w:val="left" w:pos="4208"/>
              </w:tabs>
              <w:rPr>
                <w:ins w:id="16797" w:author="Phuong Giang" w:date="2012-02-23T00:27:00Z"/>
                <w:rFonts w:ascii="Times New Roman" w:hAnsi="Times New Roman"/>
              </w:rPr>
            </w:pPr>
            <w:ins w:id="16798" w:author="Phuong Giang" w:date="2012-02-23T00:27:00Z">
              <w:r w:rsidRPr="002C5825">
                <w:rPr>
                  <w:rFonts w:ascii="Times New Roman" w:hAnsi="Times New Roman" w:cs="Calibri"/>
                  <w:color w:val="000000"/>
                </w:rPr>
                <w:t>Combo Box</w:t>
              </w:r>
            </w:ins>
          </w:p>
        </w:tc>
        <w:tc>
          <w:tcPr>
            <w:tcW w:w="2819" w:type="dxa"/>
            <w:shd w:val="clear" w:color="auto" w:fill="auto"/>
          </w:tcPr>
          <w:p w:rsidR="0024533E" w:rsidRPr="002C5825" w:rsidRDefault="0024533E" w:rsidP="00687CE6">
            <w:pPr>
              <w:tabs>
                <w:tab w:val="left" w:pos="4208"/>
              </w:tabs>
              <w:rPr>
                <w:ins w:id="16799" w:author="Phuong Giang" w:date="2012-02-23T00:27:00Z"/>
                <w:rFonts w:ascii="Times New Roman" w:hAnsi="Times New Roman"/>
              </w:rPr>
            </w:pPr>
            <w:ins w:id="16800" w:author="Phuong Giang" w:date="2012-02-23T00:27:00Z">
              <w:r w:rsidRPr="002C5825">
                <w:rPr>
                  <w:rFonts w:ascii="Times New Roman" w:hAnsi="Times New Roman" w:cs="Calibri"/>
                  <w:color w:val="000000"/>
                </w:rPr>
                <w:t>Format Font</w:t>
              </w:r>
            </w:ins>
          </w:p>
        </w:tc>
        <w:tc>
          <w:tcPr>
            <w:tcW w:w="948" w:type="dxa"/>
            <w:shd w:val="clear" w:color="auto" w:fill="auto"/>
          </w:tcPr>
          <w:p w:rsidR="0024533E" w:rsidRPr="002C5825" w:rsidRDefault="0024533E" w:rsidP="00687CE6">
            <w:pPr>
              <w:tabs>
                <w:tab w:val="left" w:pos="4208"/>
              </w:tabs>
              <w:rPr>
                <w:ins w:id="1680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0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03" w:author="Phuong Giang" w:date="2012-02-23T00:27:00Z"/>
                <w:rFonts w:ascii="Times New Roman" w:hAnsi="Times New Roman"/>
              </w:rPr>
            </w:pPr>
          </w:p>
        </w:tc>
      </w:tr>
      <w:tr w:rsidR="0024533E" w:rsidRPr="002C5825" w:rsidTr="00687CE6">
        <w:trPr>
          <w:ins w:id="16804" w:author="Phuong Giang" w:date="2012-02-23T00:27:00Z"/>
        </w:trPr>
        <w:tc>
          <w:tcPr>
            <w:tcW w:w="529" w:type="dxa"/>
            <w:shd w:val="clear" w:color="auto" w:fill="auto"/>
          </w:tcPr>
          <w:p w:rsidR="0024533E" w:rsidRPr="002C5825" w:rsidRDefault="0024533E" w:rsidP="00687CE6">
            <w:pPr>
              <w:tabs>
                <w:tab w:val="left" w:pos="4208"/>
              </w:tabs>
              <w:rPr>
                <w:ins w:id="16805" w:author="Phuong Giang" w:date="2012-02-23T00:27:00Z"/>
                <w:rFonts w:ascii="Times New Roman" w:hAnsi="Times New Roman"/>
                <w:b/>
                <w:bCs/>
              </w:rPr>
            </w:pPr>
            <w:ins w:id="16806" w:author="Phuong Giang" w:date="2012-02-23T00:27:00Z">
              <w:r w:rsidRPr="002C5825">
                <w:rPr>
                  <w:rFonts w:ascii="Times New Roman" w:hAnsi="Times New Roman"/>
                  <w:b/>
                  <w:bCs/>
                </w:rPr>
                <w:t>21</w:t>
              </w:r>
            </w:ins>
          </w:p>
        </w:tc>
        <w:tc>
          <w:tcPr>
            <w:tcW w:w="2189" w:type="dxa"/>
            <w:shd w:val="clear" w:color="auto" w:fill="auto"/>
          </w:tcPr>
          <w:p w:rsidR="0024533E" w:rsidRPr="002C5825" w:rsidRDefault="0024533E" w:rsidP="00687CE6">
            <w:pPr>
              <w:tabs>
                <w:tab w:val="left" w:pos="4208"/>
              </w:tabs>
              <w:rPr>
                <w:ins w:id="16807" w:author="Phuong Giang" w:date="2012-02-23T00:27:00Z"/>
                <w:rFonts w:ascii="Times New Roman" w:hAnsi="Times New Roman"/>
                <w:color w:val="000000"/>
              </w:rPr>
            </w:pPr>
            <w:ins w:id="16808" w:author="Phuong Giang" w:date="2012-02-23T00:27:00Z">
              <w:r w:rsidRPr="002C5825">
                <w:rPr>
                  <w:rFonts w:ascii="Times New Roman" w:hAnsi="Times New Roman" w:cs="Calibri"/>
                  <w:color w:val="000000"/>
                </w:rPr>
                <w:t>Font Size combo box</w:t>
              </w:r>
            </w:ins>
          </w:p>
        </w:tc>
        <w:tc>
          <w:tcPr>
            <w:tcW w:w="1406" w:type="dxa"/>
            <w:shd w:val="clear" w:color="auto" w:fill="auto"/>
          </w:tcPr>
          <w:p w:rsidR="0024533E" w:rsidRPr="002C5825" w:rsidRDefault="0024533E" w:rsidP="00687CE6">
            <w:pPr>
              <w:tabs>
                <w:tab w:val="left" w:pos="4208"/>
              </w:tabs>
              <w:rPr>
                <w:ins w:id="16809" w:author="Phuong Giang" w:date="2012-02-23T00:27:00Z"/>
                <w:rFonts w:ascii="Times New Roman" w:hAnsi="Times New Roman"/>
              </w:rPr>
            </w:pPr>
            <w:ins w:id="16810" w:author="Phuong Giang" w:date="2012-02-23T00:27:00Z">
              <w:r w:rsidRPr="002C5825">
                <w:rPr>
                  <w:rFonts w:ascii="Times New Roman" w:hAnsi="Times New Roman" w:cs="Calibri"/>
                  <w:color w:val="000000"/>
                </w:rPr>
                <w:t>Combo Box</w:t>
              </w:r>
            </w:ins>
          </w:p>
        </w:tc>
        <w:tc>
          <w:tcPr>
            <w:tcW w:w="2819" w:type="dxa"/>
            <w:shd w:val="clear" w:color="auto" w:fill="auto"/>
          </w:tcPr>
          <w:p w:rsidR="0024533E" w:rsidRPr="002C5825" w:rsidRDefault="0024533E" w:rsidP="00687CE6">
            <w:pPr>
              <w:tabs>
                <w:tab w:val="left" w:pos="4208"/>
              </w:tabs>
              <w:rPr>
                <w:ins w:id="16811" w:author="Phuong Giang" w:date="2012-02-23T00:27:00Z"/>
                <w:rFonts w:ascii="Times New Roman" w:hAnsi="Times New Roman"/>
              </w:rPr>
            </w:pPr>
            <w:ins w:id="16812" w:author="Phuong Giang" w:date="2012-02-23T00:27:00Z">
              <w:r w:rsidRPr="002C5825">
                <w:rPr>
                  <w:rFonts w:ascii="Times New Roman" w:hAnsi="Times New Roman" w:cs="Calibri"/>
                  <w:color w:val="000000"/>
                </w:rPr>
                <w:t>Change Font Size</w:t>
              </w:r>
            </w:ins>
          </w:p>
        </w:tc>
        <w:tc>
          <w:tcPr>
            <w:tcW w:w="948" w:type="dxa"/>
            <w:shd w:val="clear" w:color="auto" w:fill="auto"/>
          </w:tcPr>
          <w:p w:rsidR="0024533E" w:rsidRPr="002C5825" w:rsidRDefault="0024533E" w:rsidP="00687CE6">
            <w:pPr>
              <w:tabs>
                <w:tab w:val="left" w:pos="4208"/>
              </w:tabs>
              <w:rPr>
                <w:ins w:id="1681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1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15" w:author="Phuong Giang" w:date="2012-02-23T00:27:00Z"/>
                <w:rFonts w:ascii="Times New Roman" w:hAnsi="Times New Roman"/>
              </w:rPr>
            </w:pPr>
          </w:p>
        </w:tc>
      </w:tr>
      <w:tr w:rsidR="0024533E" w:rsidRPr="002C5825" w:rsidTr="00687CE6">
        <w:trPr>
          <w:ins w:id="16816" w:author="Phuong Giang" w:date="2012-02-23T00:27:00Z"/>
        </w:trPr>
        <w:tc>
          <w:tcPr>
            <w:tcW w:w="529" w:type="dxa"/>
            <w:shd w:val="clear" w:color="auto" w:fill="auto"/>
          </w:tcPr>
          <w:p w:rsidR="0024533E" w:rsidRPr="002C5825" w:rsidRDefault="0024533E" w:rsidP="00687CE6">
            <w:pPr>
              <w:tabs>
                <w:tab w:val="left" w:pos="4208"/>
              </w:tabs>
              <w:rPr>
                <w:ins w:id="16817" w:author="Phuong Giang" w:date="2012-02-23T00:27:00Z"/>
                <w:rFonts w:ascii="Times New Roman" w:hAnsi="Times New Roman"/>
                <w:b/>
                <w:bCs/>
              </w:rPr>
            </w:pPr>
            <w:ins w:id="16818" w:author="Phuong Giang" w:date="2012-02-23T00:27:00Z">
              <w:r w:rsidRPr="002C5825">
                <w:rPr>
                  <w:rFonts w:ascii="Times New Roman" w:hAnsi="Times New Roman"/>
                  <w:b/>
                  <w:bCs/>
                </w:rPr>
                <w:t>22</w:t>
              </w:r>
            </w:ins>
          </w:p>
        </w:tc>
        <w:tc>
          <w:tcPr>
            <w:tcW w:w="2189" w:type="dxa"/>
            <w:shd w:val="clear" w:color="auto" w:fill="auto"/>
          </w:tcPr>
          <w:p w:rsidR="0024533E" w:rsidRPr="002C5825" w:rsidRDefault="0024533E" w:rsidP="00687CE6">
            <w:pPr>
              <w:tabs>
                <w:tab w:val="left" w:pos="4208"/>
              </w:tabs>
              <w:rPr>
                <w:ins w:id="16819" w:author="Phuong Giang" w:date="2012-02-23T00:27:00Z"/>
                <w:rFonts w:ascii="Times New Roman" w:hAnsi="Times New Roman"/>
                <w:color w:val="000000"/>
              </w:rPr>
            </w:pPr>
            <w:ins w:id="16820" w:author="Phuong Giang" w:date="2012-02-23T00:27:00Z">
              <w:r w:rsidRPr="002C5825">
                <w:rPr>
                  <w:rFonts w:ascii="Times New Roman" w:hAnsi="Times New Roman" w:cs="Calibri"/>
                  <w:color w:val="000000"/>
                </w:rPr>
                <w:t>Font Size Increase button</w:t>
              </w:r>
            </w:ins>
          </w:p>
        </w:tc>
        <w:tc>
          <w:tcPr>
            <w:tcW w:w="1406" w:type="dxa"/>
            <w:shd w:val="clear" w:color="auto" w:fill="auto"/>
          </w:tcPr>
          <w:p w:rsidR="0024533E" w:rsidRPr="002C5825" w:rsidRDefault="0024533E" w:rsidP="00687CE6">
            <w:pPr>
              <w:tabs>
                <w:tab w:val="left" w:pos="4208"/>
              </w:tabs>
              <w:rPr>
                <w:ins w:id="16821" w:author="Phuong Giang" w:date="2012-02-23T00:27:00Z"/>
                <w:rFonts w:ascii="Times New Roman" w:hAnsi="Times New Roman"/>
              </w:rPr>
            </w:pPr>
            <w:ins w:id="16822"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23" w:author="Phuong Giang" w:date="2012-02-23T00:27:00Z"/>
                <w:rFonts w:ascii="Times New Roman" w:hAnsi="Times New Roman"/>
              </w:rPr>
            </w:pPr>
            <w:ins w:id="16824" w:author="Phuong Giang" w:date="2012-02-23T00:27:00Z">
              <w:r w:rsidRPr="002C5825">
                <w:rPr>
                  <w:rFonts w:ascii="Times New Roman" w:hAnsi="Times New Roman" w:cs="Calibri"/>
                  <w:color w:val="000000"/>
                </w:rPr>
                <w:t xml:space="preserve">Increase Font Size </w:t>
              </w:r>
            </w:ins>
          </w:p>
        </w:tc>
        <w:tc>
          <w:tcPr>
            <w:tcW w:w="948" w:type="dxa"/>
            <w:shd w:val="clear" w:color="auto" w:fill="auto"/>
          </w:tcPr>
          <w:p w:rsidR="0024533E" w:rsidRPr="002C5825" w:rsidRDefault="0024533E" w:rsidP="00687CE6">
            <w:pPr>
              <w:tabs>
                <w:tab w:val="left" w:pos="4208"/>
              </w:tabs>
              <w:rPr>
                <w:ins w:id="1682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2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27" w:author="Phuong Giang" w:date="2012-02-23T00:27:00Z"/>
                <w:rFonts w:ascii="Times New Roman" w:hAnsi="Times New Roman"/>
              </w:rPr>
            </w:pPr>
          </w:p>
        </w:tc>
      </w:tr>
      <w:tr w:rsidR="0024533E" w:rsidRPr="002C5825" w:rsidTr="00687CE6">
        <w:trPr>
          <w:ins w:id="16828" w:author="Phuong Giang" w:date="2012-02-23T00:27:00Z"/>
        </w:trPr>
        <w:tc>
          <w:tcPr>
            <w:tcW w:w="529" w:type="dxa"/>
            <w:shd w:val="clear" w:color="auto" w:fill="auto"/>
          </w:tcPr>
          <w:p w:rsidR="0024533E" w:rsidRPr="002C5825" w:rsidRDefault="0024533E" w:rsidP="00687CE6">
            <w:pPr>
              <w:tabs>
                <w:tab w:val="left" w:pos="4208"/>
              </w:tabs>
              <w:rPr>
                <w:ins w:id="16829" w:author="Phuong Giang" w:date="2012-02-23T00:27:00Z"/>
                <w:rFonts w:ascii="Times New Roman" w:hAnsi="Times New Roman"/>
                <w:b/>
                <w:bCs/>
              </w:rPr>
            </w:pPr>
            <w:ins w:id="16830" w:author="Phuong Giang" w:date="2012-02-23T00:27:00Z">
              <w:r w:rsidRPr="002C5825">
                <w:rPr>
                  <w:rFonts w:ascii="Times New Roman" w:hAnsi="Times New Roman"/>
                  <w:b/>
                  <w:bCs/>
                </w:rPr>
                <w:t>23</w:t>
              </w:r>
            </w:ins>
          </w:p>
        </w:tc>
        <w:tc>
          <w:tcPr>
            <w:tcW w:w="2189" w:type="dxa"/>
            <w:shd w:val="clear" w:color="auto" w:fill="auto"/>
          </w:tcPr>
          <w:p w:rsidR="0024533E" w:rsidRPr="002C5825" w:rsidRDefault="0024533E" w:rsidP="00687CE6">
            <w:pPr>
              <w:tabs>
                <w:tab w:val="left" w:pos="4208"/>
              </w:tabs>
              <w:rPr>
                <w:ins w:id="16831" w:author="Phuong Giang" w:date="2012-02-23T00:27:00Z"/>
                <w:rFonts w:ascii="Times New Roman" w:hAnsi="Times New Roman"/>
                <w:color w:val="000000"/>
              </w:rPr>
            </w:pPr>
            <w:ins w:id="16832" w:author="Phuong Giang" w:date="2012-02-23T00:27:00Z">
              <w:r w:rsidRPr="002C5825">
                <w:rPr>
                  <w:rFonts w:ascii="Times New Roman" w:hAnsi="Times New Roman" w:cs="Calibri"/>
                  <w:color w:val="000000"/>
                </w:rPr>
                <w:t>Font Size Decrease button</w:t>
              </w:r>
            </w:ins>
          </w:p>
        </w:tc>
        <w:tc>
          <w:tcPr>
            <w:tcW w:w="1406" w:type="dxa"/>
            <w:shd w:val="clear" w:color="auto" w:fill="auto"/>
          </w:tcPr>
          <w:p w:rsidR="0024533E" w:rsidRPr="002C5825" w:rsidRDefault="0024533E" w:rsidP="00687CE6">
            <w:pPr>
              <w:tabs>
                <w:tab w:val="left" w:pos="4208"/>
              </w:tabs>
              <w:rPr>
                <w:ins w:id="16833" w:author="Phuong Giang" w:date="2012-02-23T00:27:00Z"/>
                <w:rFonts w:ascii="Times New Roman" w:hAnsi="Times New Roman"/>
              </w:rPr>
            </w:pPr>
            <w:ins w:id="16834"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35" w:author="Phuong Giang" w:date="2012-02-23T00:27:00Z"/>
                <w:rFonts w:ascii="Times New Roman" w:hAnsi="Times New Roman"/>
              </w:rPr>
            </w:pPr>
            <w:ins w:id="16836" w:author="Phuong Giang" w:date="2012-02-23T00:27:00Z">
              <w:r w:rsidRPr="002C5825">
                <w:rPr>
                  <w:rFonts w:ascii="Times New Roman" w:hAnsi="Times New Roman" w:cs="Calibri"/>
                  <w:color w:val="000000"/>
                </w:rPr>
                <w:t xml:space="preserve">Decrease Font Size </w:t>
              </w:r>
            </w:ins>
          </w:p>
        </w:tc>
        <w:tc>
          <w:tcPr>
            <w:tcW w:w="948" w:type="dxa"/>
            <w:shd w:val="clear" w:color="auto" w:fill="auto"/>
          </w:tcPr>
          <w:p w:rsidR="0024533E" w:rsidRPr="002C5825" w:rsidRDefault="0024533E" w:rsidP="00687CE6">
            <w:pPr>
              <w:tabs>
                <w:tab w:val="left" w:pos="4208"/>
              </w:tabs>
              <w:rPr>
                <w:ins w:id="1683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3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39" w:author="Phuong Giang" w:date="2012-02-23T00:27:00Z"/>
                <w:rFonts w:ascii="Times New Roman" w:hAnsi="Times New Roman"/>
              </w:rPr>
            </w:pPr>
          </w:p>
        </w:tc>
      </w:tr>
      <w:tr w:rsidR="0024533E" w:rsidRPr="002C5825" w:rsidTr="00687CE6">
        <w:trPr>
          <w:ins w:id="16840" w:author="Phuong Giang" w:date="2012-02-23T00:27:00Z"/>
        </w:trPr>
        <w:tc>
          <w:tcPr>
            <w:tcW w:w="529" w:type="dxa"/>
            <w:shd w:val="clear" w:color="auto" w:fill="auto"/>
          </w:tcPr>
          <w:p w:rsidR="0024533E" w:rsidRPr="002C5825" w:rsidRDefault="0024533E" w:rsidP="00687CE6">
            <w:pPr>
              <w:tabs>
                <w:tab w:val="left" w:pos="4208"/>
              </w:tabs>
              <w:rPr>
                <w:ins w:id="16841" w:author="Phuong Giang" w:date="2012-02-23T00:27:00Z"/>
                <w:rFonts w:ascii="Times New Roman" w:hAnsi="Times New Roman"/>
                <w:b/>
                <w:bCs/>
              </w:rPr>
            </w:pPr>
            <w:ins w:id="16842" w:author="Phuong Giang" w:date="2012-02-23T00:27:00Z">
              <w:r w:rsidRPr="002C5825">
                <w:rPr>
                  <w:rFonts w:ascii="Times New Roman" w:hAnsi="Times New Roman"/>
                  <w:b/>
                  <w:bCs/>
                </w:rPr>
                <w:t>24</w:t>
              </w:r>
            </w:ins>
          </w:p>
        </w:tc>
        <w:tc>
          <w:tcPr>
            <w:tcW w:w="2189" w:type="dxa"/>
            <w:shd w:val="clear" w:color="auto" w:fill="auto"/>
          </w:tcPr>
          <w:p w:rsidR="0024533E" w:rsidRPr="002C5825" w:rsidRDefault="0024533E" w:rsidP="00687CE6">
            <w:pPr>
              <w:tabs>
                <w:tab w:val="left" w:pos="4208"/>
              </w:tabs>
              <w:rPr>
                <w:ins w:id="16843" w:author="Phuong Giang" w:date="2012-02-23T00:27:00Z"/>
                <w:rFonts w:ascii="Times New Roman" w:hAnsi="Times New Roman"/>
                <w:color w:val="000000"/>
              </w:rPr>
            </w:pPr>
            <w:ins w:id="16844" w:author="Phuong Giang" w:date="2012-02-23T00:27:00Z">
              <w:r w:rsidRPr="002C5825">
                <w:rPr>
                  <w:rFonts w:ascii="Times New Roman" w:hAnsi="Times New Roman" w:cs="Calibri"/>
                  <w:color w:val="000000"/>
                </w:rPr>
                <w:t>Font Color button</w:t>
              </w:r>
            </w:ins>
          </w:p>
        </w:tc>
        <w:tc>
          <w:tcPr>
            <w:tcW w:w="1406" w:type="dxa"/>
            <w:shd w:val="clear" w:color="auto" w:fill="auto"/>
          </w:tcPr>
          <w:p w:rsidR="0024533E" w:rsidRPr="002C5825" w:rsidRDefault="0024533E" w:rsidP="00687CE6">
            <w:pPr>
              <w:tabs>
                <w:tab w:val="left" w:pos="4208"/>
              </w:tabs>
              <w:rPr>
                <w:ins w:id="16845" w:author="Phuong Giang" w:date="2012-02-23T00:27:00Z"/>
                <w:rFonts w:ascii="Times New Roman" w:hAnsi="Times New Roman"/>
              </w:rPr>
            </w:pPr>
            <w:ins w:id="16846"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47" w:author="Phuong Giang" w:date="2012-02-23T00:27:00Z"/>
                <w:rFonts w:ascii="Times New Roman" w:hAnsi="Times New Roman"/>
              </w:rPr>
            </w:pPr>
            <w:ins w:id="16848" w:author="Phuong Giang" w:date="2012-02-23T00:27:00Z">
              <w:r w:rsidRPr="002C5825">
                <w:rPr>
                  <w:rFonts w:ascii="Times New Roman" w:hAnsi="Times New Roman" w:cs="Calibri"/>
                  <w:color w:val="000000"/>
                </w:rPr>
                <w:t>Change Font Color</w:t>
              </w:r>
            </w:ins>
          </w:p>
        </w:tc>
        <w:tc>
          <w:tcPr>
            <w:tcW w:w="948" w:type="dxa"/>
            <w:shd w:val="clear" w:color="auto" w:fill="auto"/>
          </w:tcPr>
          <w:p w:rsidR="0024533E" w:rsidRPr="002C5825" w:rsidRDefault="0024533E" w:rsidP="00687CE6">
            <w:pPr>
              <w:tabs>
                <w:tab w:val="left" w:pos="4208"/>
              </w:tabs>
              <w:rPr>
                <w:ins w:id="1684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5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51" w:author="Phuong Giang" w:date="2012-02-23T00:27:00Z"/>
                <w:rFonts w:ascii="Times New Roman" w:hAnsi="Times New Roman"/>
              </w:rPr>
            </w:pPr>
          </w:p>
        </w:tc>
      </w:tr>
      <w:tr w:rsidR="0024533E" w:rsidRPr="002C5825" w:rsidTr="00687CE6">
        <w:trPr>
          <w:ins w:id="16852" w:author="Phuong Giang" w:date="2012-02-23T00:27:00Z"/>
        </w:trPr>
        <w:tc>
          <w:tcPr>
            <w:tcW w:w="529" w:type="dxa"/>
            <w:shd w:val="clear" w:color="auto" w:fill="auto"/>
          </w:tcPr>
          <w:p w:rsidR="0024533E" w:rsidRPr="002C5825" w:rsidRDefault="0024533E" w:rsidP="00687CE6">
            <w:pPr>
              <w:tabs>
                <w:tab w:val="left" w:pos="4208"/>
              </w:tabs>
              <w:rPr>
                <w:ins w:id="16853" w:author="Phuong Giang" w:date="2012-02-23T00:27:00Z"/>
                <w:rFonts w:ascii="Times New Roman" w:hAnsi="Times New Roman"/>
                <w:b/>
                <w:bCs/>
              </w:rPr>
            </w:pPr>
            <w:ins w:id="16854" w:author="Phuong Giang" w:date="2012-02-23T00:27:00Z">
              <w:r w:rsidRPr="002C5825">
                <w:rPr>
                  <w:rFonts w:ascii="Times New Roman" w:hAnsi="Times New Roman"/>
                  <w:b/>
                  <w:bCs/>
                </w:rPr>
                <w:t>25</w:t>
              </w:r>
            </w:ins>
          </w:p>
        </w:tc>
        <w:tc>
          <w:tcPr>
            <w:tcW w:w="2189" w:type="dxa"/>
            <w:shd w:val="clear" w:color="auto" w:fill="auto"/>
          </w:tcPr>
          <w:p w:rsidR="0024533E" w:rsidRPr="002C5825" w:rsidRDefault="0024533E" w:rsidP="00687CE6">
            <w:pPr>
              <w:tabs>
                <w:tab w:val="left" w:pos="4208"/>
              </w:tabs>
              <w:rPr>
                <w:ins w:id="16855" w:author="Phuong Giang" w:date="2012-02-23T00:27:00Z"/>
                <w:rFonts w:ascii="Times New Roman" w:hAnsi="Times New Roman"/>
                <w:color w:val="000000"/>
              </w:rPr>
            </w:pPr>
            <w:ins w:id="16856" w:author="Phuong Giang" w:date="2012-02-23T00:27:00Z">
              <w:r w:rsidRPr="002C5825">
                <w:rPr>
                  <w:rFonts w:ascii="Times New Roman" w:hAnsi="Times New Roman" w:cs="Calibri"/>
                  <w:color w:val="000000"/>
                </w:rPr>
                <w:t>Text Fill Color button</w:t>
              </w:r>
            </w:ins>
          </w:p>
        </w:tc>
        <w:tc>
          <w:tcPr>
            <w:tcW w:w="1406" w:type="dxa"/>
            <w:shd w:val="clear" w:color="auto" w:fill="auto"/>
          </w:tcPr>
          <w:p w:rsidR="0024533E" w:rsidRPr="002C5825" w:rsidRDefault="0024533E" w:rsidP="00687CE6">
            <w:pPr>
              <w:tabs>
                <w:tab w:val="left" w:pos="4208"/>
              </w:tabs>
              <w:rPr>
                <w:ins w:id="16857" w:author="Phuong Giang" w:date="2012-02-23T00:27:00Z"/>
                <w:rFonts w:ascii="Times New Roman" w:hAnsi="Times New Roman"/>
              </w:rPr>
            </w:pPr>
            <w:ins w:id="16858"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59" w:author="Phuong Giang" w:date="2012-02-23T00:27:00Z"/>
                <w:rFonts w:ascii="Times New Roman" w:hAnsi="Times New Roman"/>
              </w:rPr>
            </w:pPr>
            <w:ins w:id="16860" w:author="Phuong Giang" w:date="2012-02-23T00:27:00Z">
              <w:r w:rsidRPr="002C5825">
                <w:rPr>
                  <w:rFonts w:ascii="Times New Roman" w:hAnsi="Times New Roman" w:cs="Calibri"/>
                  <w:color w:val="000000"/>
                </w:rPr>
                <w:t>Change Text Fill Color</w:t>
              </w:r>
            </w:ins>
          </w:p>
        </w:tc>
        <w:tc>
          <w:tcPr>
            <w:tcW w:w="948" w:type="dxa"/>
            <w:shd w:val="clear" w:color="auto" w:fill="auto"/>
          </w:tcPr>
          <w:p w:rsidR="0024533E" w:rsidRPr="002C5825" w:rsidRDefault="0024533E" w:rsidP="00687CE6">
            <w:pPr>
              <w:tabs>
                <w:tab w:val="left" w:pos="4208"/>
              </w:tabs>
              <w:rPr>
                <w:ins w:id="1686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6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63" w:author="Phuong Giang" w:date="2012-02-23T00:27:00Z"/>
                <w:rFonts w:ascii="Times New Roman" w:hAnsi="Times New Roman"/>
              </w:rPr>
            </w:pPr>
          </w:p>
        </w:tc>
      </w:tr>
      <w:tr w:rsidR="0024533E" w:rsidRPr="002C5825" w:rsidTr="00687CE6">
        <w:trPr>
          <w:ins w:id="16864" w:author="Phuong Giang" w:date="2012-02-23T00:27:00Z"/>
        </w:trPr>
        <w:tc>
          <w:tcPr>
            <w:tcW w:w="529" w:type="dxa"/>
            <w:shd w:val="clear" w:color="auto" w:fill="auto"/>
          </w:tcPr>
          <w:p w:rsidR="0024533E" w:rsidRPr="002C5825" w:rsidRDefault="0024533E" w:rsidP="00687CE6">
            <w:pPr>
              <w:tabs>
                <w:tab w:val="left" w:pos="4208"/>
              </w:tabs>
              <w:rPr>
                <w:ins w:id="16865" w:author="Phuong Giang" w:date="2012-02-23T00:27:00Z"/>
                <w:rFonts w:ascii="Times New Roman" w:hAnsi="Times New Roman"/>
                <w:b/>
                <w:bCs/>
              </w:rPr>
            </w:pPr>
            <w:ins w:id="16866" w:author="Phuong Giang" w:date="2012-02-23T00:27:00Z">
              <w:r w:rsidRPr="002C5825">
                <w:rPr>
                  <w:rFonts w:ascii="Times New Roman" w:hAnsi="Times New Roman"/>
                  <w:b/>
                  <w:bCs/>
                </w:rPr>
                <w:t>26</w:t>
              </w:r>
            </w:ins>
          </w:p>
        </w:tc>
        <w:tc>
          <w:tcPr>
            <w:tcW w:w="2189" w:type="dxa"/>
            <w:shd w:val="clear" w:color="auto" w:fill="auto"/>
          </w:tcPr>
          <w:p w:rsidR="0024533E" w:rsidRPr="002C5825" w:rsidRDefault="0024533E" w:rsidP="00687CE6">
            <w:pPr>
              <w:tabs>
                <w:tab w:val="left" w:pos="4208"/>
              </w:tabs>
              <w:rPr>
                <w:ins w:id="16867" w:author="Phuong Giang" w:date="2012-02-23T00:27:00Z"/>
                <w:rFonts w:ascii="Times New Roman" w:hAnsi="Times New Roman"/>
                <w:color w:val="000000"/>
              </w:rPr>
            </w:pPr>
            <w:ins w:id="16868" w:author="Phuong Giang" w:date="2012-02-23T00:27:00Z">
              <w:r w:rsidRPr="002C5825">
                <w:rPr>
                  <w:rFonts w:ascii="Times New Roman" w:hAnsi="Times New Roman" w:cs="Calibri"/>
                  <w:color w:val="000000"/>
                </w:rPr>
                <w:t>Text Align Left button</w:t>
              </w:r>
            </w:ins>
          </w:p>
        </w:tc>
        <w:tc>
          <w:tcPr>
            <w:tcW w:w="1406" w:type="dxa"/>
            <w:shd w:val="clear" w:color="auto" w:fill="auto"/>
          </w:tcPr>
          <w:p w:rsidR="0024533E" w:rsidRPr="002C5825" w:rsidRDefault="0024533E" w:rsidP="00687CE6">
            <w:pPr>
              <w:tabs>
                <w:tab w:val="left" w:pos="4208"/>
              </w:tabs>
              <w:rPr>
                <w:ins w:id="16869" w:author="Phuong Giang" w:date="2012-02-23T00:27:00Z"/>
                <w:rFonts w:ascii="Times New Roman" w:hAnsi="Times New Roman"/>
              </w:rPr>
            </w:pPr>
            <w:ins w:id="16870"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71" w:author="Phuong Giang" w:date="2012-02-23T00:27:00Z"/>
                <w:rFonts w:ascii="Times New Roman" w:hAnsi="Times New Roman"/>
              </w:rPr>
            </w:pPr>
            <w:ins w:id="16872" w:author="Phuong Giang" w:date="2012-02-23T00:27:00Z">
              <w:r w:rsidRPr="002C5825">
                <w:rPr>
                  <w:rFonts w:ascii="Times New Roman" w:hAnsi="Times New Roman" w:cs="Calibri"/>
                  <w:color w:val="000000"/>
                </w:rPr>
                <w:t>Align Text to the Left</w:t>
              </w:r>
            </w:ins>
          </w:p>
        </w:tc>
        <w:tc>
          <w:tcPr>
            <w:tcW w:w="948" w:type="dxa"/>
            <w:shd w:val="clear" w:color="auto" w:fill="auto"/>
          </w:tcPr>
          <w:p w:rsidR="0024533E" w:rsidRPr="002C5825" w:rsidRDefault="0024533E" w:rsidP="00687CE6">
            <w:pPr>
              <w:tabs>
                <w:tab w:val="left" w:pos="4208"/>
              </w:tabs>
              <w:rPr>
                <w:ins w:id="1687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7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75" w:author="Phuong Giang" w:date="2012-02-23T00:27:00Z"/>
                <w:rFonts w:ascii="Times New Roman" w:hAnsi="Times New Roman"/>
              </w:rPr>
            </w:pPr>
          </w:p>
        </w:tc>
      </w:tr>
      <w:tr w:rsidR="0024533E" w:rsidRPr="002C5825" w:rsidTr="00687CE6">
        <w:trPr>
          <w:ins w:id="16876" w:author="Phuong Giang" w:date="2012-02-23T00:27:00Z"/>
        </w:trPr>
        <w:tc>
          <w:tcPr>
            <w:tcW w:w="529" w:type="dxa"/>
            <w:shd w:val="clear" w:color="auto" w:fill="auto"/>
          </w:tcPr>
          <w:p w:rsidR="0024533E" w:rsidRPr="002C5825" w:rsidRDefault="0024533E" w:rsidP="00687CE6">
            <w:pPr>
              <w:tabs>
                <w:tab w:val="left" w:pos="4208"/>
              </w:tabs>
              <w:rPr>
                <w:ins w:id="16877" w:author="Phuong Giang" w:date="2012-02-23T00:27:00Z"/>
                <w:rFonts w:ascii="Times New Roman" w:hAnsi="Times New Roman"/>
                <w:b/>
                <w:bCs/>
              </w:rPr>
            </w:pPr>
            <w:ins w:id="16878" w:author="Phuong Giang" w:date="2012-02-23T00:27:00Z">
              <w:r w:rsidRPr="002C5825">
                <w:rPr>
                  <w:rFonts w:ascii="Times New Roman" w:hAnsi="Times New Roman"/>
                  <w:b/>
                  <w:bCs/>
                </w:rPr>
                <w:t>27</w:t>
              </w:r>
            </w:ins>
          </w:p>
        </w:tc>
        <w:tc>
          <w:tcPr>
            <w:tcW w:w="2189" w:type="dxa"/>
            <w:shd w:val="clear" w:color="auto" w:fill="auto"/>
          </w:tcPr>
          <w:p w:rsidR="0024533E" w:rsidRPr="002C5825" w:rsidRDefault="0024533E" w:rsidP="00687CE6">
            <w:pPr>
              <w:tabs>
                <w:tab w:val="left" w:pos="4208"/>
              </w:tabs>
              <w:rPr>
                <w:ins w:id="16879" w:author="Phuong Giang" w:date="2012-02-23T00:27:00Z"/>
                <w:rFonts w:ascii="Times New Roman" w:hAnsi="Times New Roman"/>
                <w:color w:val="000000"/>
              </w:rPr>
            </w:pPr>
            <w:ins w:id="16880" w:author="Phuong Giang" w:date="2012-02-23T00:27:00Z">
              <w:r w:rsidRPr="002C5825">
                <w:rPr>
                  <w:rFonts w:ascii="Times New Roman" w:hAnsi="Times New Roman" w:cs="Calibri"/>
                  <w:color w:val="000000"/>
                </w:rPr>
                <w:t>Text Align Right button</w:t>
              </w:r>
            </w:ins>
          </w:p>
        </w:tc>
        <w:tc>
          <w:tcPr>
            <w:tcW w:w="1406" w:type="dxa"/>
            <w:shd w:val="clear" w:color="auto" w:fill="auto"/>
          </w:tcPr>
          <w:p w:rsidR="0024533E" w:rsidRPr="002C5825" w:rsidRDefault="0024533E" w:rsidP="00687CE6">
            <w:pPr>
              <w:tabs>
                <w:tab w:val="left" w:pos="4208"/>
              </w:tabs>
              <w:rPr>
                <w:ins w:id="16881" w:author="Phuong Giang" w:date="2012-02-23T00:27:00Z"/>
                <w:rFonts w:ascii="Times New Roman" w:hAnsi="Times New Roman"/>
              </w:rPr>
            </w:pPr>
            <w:ins w:id="16882"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83" w:author="Phuong Giang" w:date="2012-02-23T00:27:00Z"/>
                <w:rFonts w:ascii="Times New Roman" w:hAnsi="Times New Roman"/>
              </w:rPr>
            </w:pPr>
            <w:ins w:id="16884" w:author="Phuong Giang" w:date="2012-02-23T00:27:00Z">
              <w:r w:rsidRPr="002C5825">
                <w:rPr>
                  <w:rFonts w:ascii="Times New Roman" w:hAnsi="Times New Roman" w:cs="Calibri"/>
                  <w:color w:val="000000"/>
                </w:rPr>
                <w:t>Align Text to the Right</w:t>
              </w:r>
            </w:ins>
          </w:p>
        </w:tc>
        <w:tc>
          <w:tcPr>
            <w:tcW w:w="948" w:type="dxa"/>
            <w:shd w:val="clear" w:color="auto" w:fill="auto"/>
          </w:tcPr>
          <w:p w:rsidR="0024533E" w:rsidRPr="002C5825" w:rsidRDefault="0024533E" w:rsidP="00687CE6">
            <w:pPr>
              <w:tabs>
                <w:tab w:val="left" w:pos="4208"/>
              </w:tabs>
              <w:rPr>
                <w:ins w:id="1688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8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87" w:author="Phuong Giang" w:date="2012-02-23T00:27:00Z"/>
                <w:rFonts w:ascii="Times New Roman" w:hAnsi="Times New Roman"/>
              </w:rPr>
            </w:pPr>
          </w:p>
        </w:tc>
      </w:tr>
      <w:tr w:rsidR="0024533E" w:rsidRPr="002C5825" w:rsidTr="00687CE6">
        <w:trPr>
          <w:ins w:id="16888" w:author="Phuong Giang" w:date="2012-02-23T00:27:00Z"/>
        </w:trPr>
        <w:tc>
          <w:tcPr>
            <w:tcW w:w="529" w:type="dxa"/>
            <w:shd w:val="clear" w:color="auto" w:fill="auto"/>
          </w:tcPr>
          <w:p w:rsidR="0024533E" w:rsidRPr="002C5825" w:rsidRDefault="0024533E" w:rsidP="00687CE6">
            <w:pPr>
              <w:tabs>
                <w:tab w:val="left" w:pos="4208"/>
              </w:tabs>
              <w:rPr>
                <w:ins w:id="16889" w:author="Phuong Giang" w:date="2012-02-23T00:27:00Z"/>
                <w:rFonts w:ascii="Times New Roman" w:hAnsi="Times New Roman"/>
                <w:b/>
                <w:bCs/>
              </w:rPr>
            </w:pPr>
            <w:ins w:id="16890" w:author="Phuong Giang" w:date="2012-02-23T00:27:00Z">
              <w:r w:rsidRPr="002C5825">
                <w:rPr>
                  <w:rFonts w:ascii="Times New Roman" w:hAnsi="Times New Roman"/>
                  <w:b/>
                  <w:bCs/>
                </w:rPr>
                <w:t>28</w:t>
              </w:r>
            </w:ins>
          </w:p>
        </w:tc>
        <w:tc>
          <w:tcPr>
            <w:tcW w:w="2189" w:type="dxa"/>
            <w:shd w:val="clear" w:color="auto" w:fill="auto"/>
          </w:tcPr>
          <w:p w:rsidR="0024533E" w:rsidRPr="002C5825" w:rsidRDefault="0024533E" w:rsidP="00687CE6">
            <w:pPr>
              <w:tabs>
                <w:tab w:val="left" w:pos="4208"/>
              </w:tabs>
              <w:rPr>
                <w:ins w:id="16891" w:author="Phuong Giang" w:date="2012-02-23T00:27:00Z"/>
                <w:rFonts w:ascii="Times New Roman" w:hAnsi="Times New Roman"/>
                <w:color w:val="000000"/>
              </w:rPr>
            </w:pPr>
            <w:ins w:id="16892" w:author="Phuong Giang" w:date="2012-02-23T00:27:00Z">
              <w:r w:rsidRPr="002C5825">
                <w:rPr>
                  <w:rFonts w:ascii="Times New Roman" w:hAnsi="Times New Roman" w:cs="Calibri"/>
                  <w:color w:val="000000"/>
                </w:rPr>
                <w:t>Text Align Center button</w:t>
              </w:r>
            </w:ins>
          </w:p>
        </w:tc>
        <w:tc>
          <w:tcPr>
            <w:tcW w:w="1406" w:type="dxa"/>
            <w:shd w:val="clear" w:color="auto" w:fill="auto"/>
          </w:tcPr>
          <w:p w:rsidR="0024533E" w:rsidRPr="002C5825" w:rsidRDefault="0024533E" w:rsidP="00687CE6">
            <w:pPr>
              <w:tabs>
                <w:tab w:val="left" w:pos="4208"/>
              </w:tabs>
              <w:rPr>
                <w:ins w:id="16893" w:author="Phuong Giang" w:date="2012-02-23T00:27:00Z"/>
                <w:rFonts w:ascii="Times New Roman" w:hAnsi="Times New Roman"/>
              </w:rPr>
            </w:pPr>
            <w:ins w:id="16894"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895" w:author="Phuong Giang" w:date="2012-02-23T00:27:00Z"/>
                <w:rFonts w:ascii="Times New Roman" w:hAnsi="Times New Roman"/>
              </w:rPr>
            </w:pPr>
            <w:ins w:id="16896" w:author="Phuong Giang" w:date="2012-02-23T00:27:00Z">
              <w:r w:rsidRPr="002C5825">
                <w:rPr>
                  <w:rFonts w:ascii="Times New Roman" w:hAnsi="Times New Roman" w:cs="Calibri"/>
                  <w:color w:val="000000"/>
                </w:rPr>
                <w:t>Align Text at Center</w:t>
              </w:r>
            </w:ins>
          </w:p>
        </w:tc>
        <w:tc>
          <w:tcPr>
            <w:tcW w:w="948" w:type="dxa"/>
            <w:shd w:val="clear" w:color="auto" w:fill="auto"/>
          </w:tcPr>
          <w:p w:rsidR="0024533E" w:rsidRPr="002C5825" w:rsidRDefault="0024533E" w:rsidP="00687CE6">
            <w:pPr>
              <w:tabs>
                <w:tab w:val="left" w:pos="4208"/>
              </w:tabs>
              <w:rPr>
                <w:ins w:id="1689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89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899" w:author="Phuong Giang" w:date="2012-02-23T00:27:00Z"/>
                <w:rFonts w:ascii="Times New Roman" w:hAnsi="Times New Roman"/>
              </w:rPr>
            </w:pPr>
          </w:p>
        </w:tc>
      </w:tr>
      <w:tr w:rsidR="0024533E" w:rsidRPr="002C5825" w:rsidTr="00687CE6">
        <w:trPr>
          <w:ins w:id="16900" w:author="Phuong Giang" w:date="2012-02-23T00:27:00Z"/>
        </w:trPr>
        <w:tc>
          <w:tcPr>
            <w:tcW w:w="529" w:type="dxa"/>
            <w:shd w:val="clear" w:color="auto" w:fill="auto"/>
          </w:tcPr>
          <w:p w:rsidR="0024533E" w:rsidRPr="002C5825" w:rsidRDefault="0024533E" w:rsidP="00687CE6">
            <w:pPr>
              <w:tabs>
                <w:tab w:val="left" w:pos="4208"/>
              </w:tabs>
              <w:rPr>
                <w:ins w:id="16901" w:author="Phuong Giang" w:date="2012-02-23T00:27:00Z"/>
                <w:rFonts w:ascii="Times New Roman" w:hAnsi="Times New Roman"/>
                <w:b/>
                <w:bCs/>
              </w:rPr>
            </w:pPr>
            <w:ins w:id="16902" w:author="Phuong Giang" w:date="2012-02-23T00:27:00Z">
              <w:r w:rsidRPr="002C5825">
                <w:rPr>
                  <w:rFonts w:ascii="Times New Roman" w:hAnsi="Times New Roman"/>
                  <w:b/>
                  <w:bCs/>
                </w:rPr>
                <w:t>29</w:t>
              </w:r>
            </w:ins>
          </w:p>
        </w:tc>
        <w:tc>
          <w:tcPr>
            <w:tcW w:w="2189" w:type="dxa"/>
            <w:shd w:val="clear" w:color="auto" w:fill="auto"/>
          </w:tcPr>
          <w:p w:rsidR="0024533E" w:rsidRPr="002C5825" w:rsidRDefault="0024533E" w:rsidP="00687CE6">
            <w:pPr>
              <w:tabs>
                <w:tab w:val="left" w:pos="4208"/>
              </w:tabs>
              <w:rPr>
                <w:ins w:id="16903" w:author="Phuong Giang" w:date="2012-02-23T00:27:00Z"/>
                <w:rFonts w:ascii="Times New Roman" w:hAnsi="Times New Roman"/>
                <w:color w:val="000000"/>
              </w:rPr>
            </w:pPr>
            <w:ins w:id="16904" w:author="Phuong Giang" w:date="2012-02-23T00:27:00Z">
              <w:r w:rsidRPr="002C5825">
                <w:rPr>
                  <w:rFonts w:ascii="Times New Roman" w:hAnsi="Times New Roman" w:cs="Calibri"/>
                  <w:color w:val="000000"/>
                </w:rPr>
                <w:t xml:space="preserve">Text Align Justify </w:t>
              </w:r>
              <w:r w:rsidRPr="002C5825">
                <w:rPr>
                  <w:rFonts w:ascii="Times New Roman" w:hAnsi="Times New Roman" w:cs="Calibri"/>
                  <w:color w:val="000000"/>
                </w:rPr>
                <w:lastRenderedPageBreak/>
                <w:t>button</w:t>
              </w:r>
            </w:ins>
          </w:p>
        </w:tc>
        <w:tc>
          <w:tcPr>
            <w:tcW w:w="1406" w:type="dxa"/>
            <w:shd w:val="clear" w:color="auto" w:fill="auto"/>
          </w:tcPr>
          <w:p w:rsidR="0024533E" w:rsidRPr="002C5825" w:rsidRDefault="0024533E" w:rsidP="00687CE6">
            <w:pPr>
              <w:tabs>
                <w:tab w:val="left" w:pos="4208"/>
              </w:tabs>
              <w:rPr>
                <w:ins w:id="16905" w:author="Phuong Giang" w:date="2012-02-23T00:27:00Z"/>
                <w:rFonts w:ascii="Times New Roman" w:hAnsi="Times New Roman"/>
              </w:rPr>
            </w:pPr>
            <w:ins w:id="16906" w:author="Phuong Giang" w:date="2012-02-23T00:27:00Z">
              <w:r w:rsidRPr="002C5825">
                <w:rPr>
                  <w:rFonts w:ascii="Times New Roman" w:hAnsi="Times New Roman" w:cs="Calibri"/>
                  <w:color w:val="000000"/>
                </w:rPr>
                <w:lastRenderedPageBreak/>
                <w:t>Button</w:t>
              </w:r>
            </w:ins>
          </w:p>
        </w:tc>
        <w:tc>
          <w:tcPr>
            <w:tcW w:w="2819" w:type="dxa"/>
            <w:shd w:val="clear" w:color="auto" w:fill="auto"/>
          </w:tcPr>
          <w:p w:rsidR="0024533E" w:rsidRPr="002C5825" w:rsidRDefault="0024533E" w:rsidP="00687CE6">
            <w:pPr>
              <w:tabs>
                <w:tab w:val="left" w:pos="4208"/>
              </w:tabs>
              <w:rPr>
                <w:ins w:id="16907" w:author="Phuong Giang" w:date="2012-02-23T00:27:00Z"/>
                <w:rFonts w:ascii="Times New Roman" w:hAnsi="Times New Roman"/>
              </w:rPr>
            </w:pPr>
            <w:ins w:id="16908" w:author="Phuong Giang" w:date="2012-02-23T00:27:00Z">
              <w:r w:rsidRPr="002C5825">
                <w:rPr>
                  <w:rFonts w:ascii="Times New Roman" w:hAnsi="Times New Roman" w:cs="Calibri"/>
                  <w:color w:val="000000"/>
                </w:rPr>
                <w:t>Align Text into Justify</w:t>
              </w:r>
            </w:ins>
          </w:p>
        </w:tc>
        <w:tc>
          <w:tcPr>
            <w:tcW w:w="948" w:type="dxa"/>
            <w:shd w:val="clear" w:color="auto" w:fill="auto"/>
          </w:tcPr>
          <w:p w:rsidR="0024533E" w:rsidRPr="002C5825" w:rsidRDefault="0024533E" w:rsidP="00687CE6">
            <w:pPr>
              <w:tabs>
                <w:tab w:val="left" w:pos="4208"/>
              </w:tabs>
              <w:rPr>
                <w:ins w:id="1690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1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11" w:author="Phuong Giang" w:date="2012-02-23T00:27:00Z"/>
                <w:rFonts w:ascii="Times New Roman" w:hAnsi="Times New Roman"/>
              </w:rPr>
            </w:pPr>
          </w:p>
        </w:tc>
      </w:tr>
      <w:tr w:rsidR="0024533E" w:rsidRPr="002C5825" w:rsidTr="00687CE6">
        <w:trPr>
          <w:ins w:id="16912" w:author="Phuong Giang" w:date="2012-02-23T00:27:00Z"/>
        </w:trPr>
        <w:tc>
          <w:tcPr>
            <w:tcW w:w="529" w:type="dxa"/>
            <w:shd w:val="clear" w:color="auto" w:fill="auto"/>
          </w:tcPr>
          <w:p w:rsidR="0024533E" w:rsidRPr="002C5825" w:rsidRDefault="0024533E" w:rsidP="00687CE6">
            <w:pPr>
              <w:tabs>
                <w:tab w:val="left" w:pos="4208"/>
              </w:tabs>
              <w:rPr>
                <w:ins w:id="16913" w:author="Phuong Giang" w:date="2012-02-23T00:27:00Z"/>
                <w:rFonts w:ascii="Times New Roman" w:hAnsi="Times New Roman"/>
                <w:b/>
                <w:bCs/>
              </w:rPr>
            </w:pPr>
            <w:ins w:id="16914" w:author="Phuong Giang" w:date="2012-02-23T00:27:00Z">
              <w:r w:rsidRPr="002C5825">
                <w:rPr>
                  <w:rFonts w:ascii="Times New Roman" w:hAnsi="Times New Roman"/>
                  <w:b/>
                  <w:bCs/>
                </w:rPr>
                <w:lastRenderedPageBreak/>
                <w:t>30</w:t>
              </w:r>
            </w:ins>
          </w:p>
        </w:tc>
        <w:tc>
          <w:tcPr>
            <w:tcW w:w="2189" w:type="dxa"/>
            <w:shd w:val="clear" w:color="auto" w:fill="auto"/>
          </w:tcPr>
          <w:p w:rsidR="0024533E" w:rsidRPr="002C5825" w:rsidRDefault="0024533E" w:rsidP="00687CE6">
            <w:pPr>
              <w:tabs>
                <w:tab w:val="left" w:pos="4208"/>
              </w:tabs>
              <w:rPr>
                <w:ins w:id="16915" w:author="Phuong Giang" w:date="2012-02-23T00:27:00Z"/>
                <w:rFonts w:ascii="Times New Roman" w:hAnsi="Times New Roman"/>
                <w:color w:val="000000"/>
              </w:rPr>
            </w:pPr>
            <w:ins w:id="16916" w:author="Phuong Giang" w:date="2012-02-23T00:27:00Z">
              <w:r w:rsidRPr="002C5825">
                <w:rPr>
                  <w:rFonts w:ascii="Times New Roman" w:hAnsi="Times New Roman" w:cs="Calibri"/>
                  <w:color w:val="000000"/>
                </w:rPr>
                <w:t>Increase Indent button</w:t>
              </w:r>
            </w:ins>
          </w:p>
        </w:tc>
        <w:tc>
          <w:tcPr>
            <w:tcW w:w="1406" w:type="dxa"/>
            <w:shd w:val="clear" w:color="auto" w:fill="auto"/>
          </w:tcPr>
          <w:p w:rsidR="0024533E" w:rsidRPr="002C5825" w:rsidRDefault="0024533E" w:rsidP="00687CE6">
            <w:pPr>
              <w:tabs>
                <w:tab w:val="left" w:pos="4208"/>
              </w:tabs>
              <w:rPr>
                <w:ins w:id="16917" w:author="Phuong Giang" w:date="2012-02-23T00:27:00Z"/>
                <w:rFonts w:ascii="Times New Roman" w:hAnsi="Times New Roman"/>
              </w:rPr>
            </w:pPr>
            <w:ins w:id="16918"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919" w:author="Phuong Giang" w:date="2012-02-23T00:27:00Z"/>
                <w:rFonts w:ascii="Times New Roman" w:hAnsi="Times New Roman"/>
              </w:rPr>
            </w:pPr>
            <w:ins w:id="16920" w:author="Phuong Giang" w:date="2012-02-23T00:27:00Z">
              <w:r w:rsidRPr="002C5825">
                <w:rPr>
                  <w:rFonts w:ascii="Times New Roman" w:hAnsi="Times New Roman" w:cs="Calibri"/>
                  <w:color w:val="000000"/>
                </w:rPr>
                <w:t>Increase Indent</w:t>
              </w:r>
            </w:ins>
          </w:p>
        </w:tc>
        <w:tc>
          <w:tcPr>
            <w:tcW w:w="948" w:type="dxa"/>
            <w:shd w:val="clear" w:color="auto" w:fill="auto"/>
          </w:tcPr>
          <w:p w:rsidR="0024533E" w:rsidRPr="002C5825" w:rsidRDefault="0024533E" w:rsidP="00687CE6">
            <w:pPr>
              <w:tabs>
                <w:tab w:val="left" w:pos="4208"/>
              </w:tabs>
              <w:rPr>
                <w:ins w:id="1692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2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23" w:author="Phuong Giang" w:date="2012-02-23T00:27:00Z"/>
                <w:rFonts w:ascii="Times New Roman" w:hAnsi="Times New Roman"/>
              </w:rPr>
            </w:pPr>
          </w:p>
        </w:tc>
      </w:tr>
      <w:tr w:rsidR="0024533E" w:rsidRPr="002C5825" w:rsidTr="00687CE6">
        <w:trPr>
          <w:ins w:id="16924" w:author="Phuong Giang" w:date="2012-02-23T00:27:00Z"/>
        </w:trPr>
        <w:tc>
          <w:tcPr>
            <w:tcW w:w="529" w:type="dxa"/>
            <w:shd w:val="clear" w:color="auto" w:fill="auto"/>
          </w:tcPr>
          <w:p w:rsidR="0024533E" w:rsidRPr="002C5825" w:rsidRDefault="0024533E" w:rsidP="00687CE6">
            <w:pPr>
              <w:tabs>
                <w:tab w:val="left" w:pos="4208"/>
              </w:tabs>
              <w:rPr>
                <w:ins w:id="16925" w:author="Phuong Giang" w:date="2012-02-23T00:27:00Z"/>
                <w:rFonts w:ascii="Times New Roman" w:hAnsi="Times New Roman"/>
                <w:b/>
                <w:bCs/>
              </w:rPr>
            </w:pPr>
            <w:ins w:id="16926" w:author="Phuong Giang" w:date="2012-02-23T00:27:00Z">
              <w:r w:rsidRPr="002C5825">
                <w:rPr>
                  <w:rFonts w:ascii="Times New Roman" w:hAnsi="Times New Roman"/>
                  <w:b/>
                  <w:bCs/>
                </w:rPr>
                <w:t>31</w:t>
              </w:r>
            </w:ins>
          </w:p>
        </w:tc>
        <w:tc>
          <w:tcPr>
            <w:tcW w:w="2189" w:type="dxa"/>
            <w:shd w:val="clear" w:color="auto" w:fill="auto"/>
          </w:tcPr>
          <w:p w:rsidR="0024533E" w:rsidRPr="002C5825" w:rsidRDefault="0024533E" w:rsidP="00687CE6">
            <w:pPr>
              <w:tabs>
                <w:tab w:val="left" w:pos="4208"/>
              </w:tabs>
              <w:rPr>
                <w:ins w:id="16927" w:author="Phuong Giang" w:date="2012-02-23T00:27:00Z"/>
                <w:rFonts w:ascii="Times New Roman" w:hAnsi="Times New Roman"/>
                <w:color w:val="000000"/>
              </w:rPr>
            </w:pPr>
            <w:ins w:id="16928" w:author="Phuong Giang" w:date="2012-02-23T00:27:00Z">
              <w:r w:rsidRPr="002C5825">
                <w:rPr>
                  <w:rFonts w:ascii="Times New Roman" w:hAnsi="Times New Roman" w:cs="Calibri"/>
                  <w:color w:val="000000"/>
                </w:rPr>
                <w:t>Decrease Indent button</w:t>
              </w:r>
            </w:ins>
          </w:p>
        </w:tc>
        <w:tc>
          <w:tcPr>
            <w:tcW w:w="1406" w:type="dxa"/>
            <w:shd w:val="clear" w:color="auto" w:fill="auto"/>
          </w:tcPr>
          <w:p w:rsidR="0024533E" w:rsidRPr="002C5825" w:rsidRDefault="0024533E" w:rsidP="00687CE6">
            <w:pPr>
              <w:tabs>
                <w:tab w:val="left" w:pos="4208"/>
              </w:tabs>
              <w:rPr>
                <w:ins w:id="16929" w:author="Phuong Giang" w:date="2012-02-23T00:27:00Z"/>
                <w:rFonts w:ascii="Times New Roman" w:hAnsi="Times New Roman"/>
              </w:rPr>
            </w:pPr>
            <w:ins w:id="16930"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931" w:author="Phuong Giang" w:date="2012-02-23T00:27:00Z"/>
                <w:rFonts w:ascii="Times New Roman" w:hAnsi="Times New Roman"/>
              </w:rPr>
            </w:pPr>
            <w:ins w:id="16932" w:author="Phuong Giang" w:date="2012-02-23T00:27:00Z">
              <w:r w:rsidRPr="002C5825">
                <w:rPr>
                  <w:rFonts w:ascii="Times New Roman" w:hAnsi="Times New Roman" w:cs="Calibri"/>
                  <w:color w:val="000000"/>
                </w:rPr>
                <w:t>Decrease Indent</w:t>
              </w:r>
            </w:ins>
          </w:p>
        </w:tc>
        <w:tc>
          <w:tcPr>
            <w:tcW w:w="948" w:type="dxa"/>
            <w:shd w:val="clear" w:color="auto" w:fill="auto"/>
          </w:tcPr>
          <w:p w:rsidR="0024533E" w:rsidRPr="002C5825" w:rsidRDefault="0024533E" w:rsidP="00687CE6">
            <w:pPr>
              <w:tabs>
                <w:tab w:val="left" w:pos="4208"/>
              </w:tabs>
              <w:rPr>
                <w:ins w:id="1693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3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35" w:author="Phuong Giang" w:date="2012-02-23T00:27:00Z"/>
                <w:rFonts w:ascii="Times New Roman" w:hAnsi="Times New Roman"/>
              </w:rPr>
            </w:pPr>
          </w:p>
        </w:tc>
      </w:tr>
      <w:tr w:rsidR="0024533E" w:rsidRPr="002C5825" w:rsidTr="00687CE6">
        <w:trPr>
          <w:ins w:id="16936" w:author="Phuong Giang" w:date="2012-02-23T00:27:00Z"/>
        </w:trPr>
        <w:tc>
          <w:tcPr>
            <w:tcW w:w="529" w:type="dxa"/>
            <w:shd w:val="clear" w:color="auto" w:fill="auto"/>
          </w:tcPr>
          <w:p w:rsidR="0024533E" w:rsidRPr="002C5825" w:rsidRDefault="0024533E" w:rsidP="00687CE6">
            <w:pPr>
              <w:tabs>
                <w:tab w:val="left" w:pos="4208"/>
              </w:tabs>
              <w:rPr>
                <w:ins w:id="16937" w:author="Phuong Giang" w:date="2012-02-23T00:27:00Z"/>
                <w:rFonts w:ascii="Times New Roman" w:hAnsi="Times New Roman"/>
                <w:b/>
                <w:bCs/>
              </w:rPr>
            </w:pPr>
            <w:ins w:id="16938" w:author="Phuong Giang" w:date="2012-02-23T00:27:00Z">
              <w:r w:rsidRPr="002C5825">
                <w:rPr>
                  <w:rFonts w:ascii="Times New Roman" w:hAnsi="Times New Roman"/>
                  <w:b/>
                  <w:bCs/>
                </w:rPr>
                <w:t>32</w:t>
              </w:r>
            </w:ins>
          </w:p>
        </w:tc>
        <w:tc>
          <w:tcPr>
            <w:tcW w:w="2189" w:type="dxa"/>
            <w:shd w:val="clear" w:color="auto" w:fill="auto"/>
          </w:tcPr>
          <w:p w:rsidR="0024533E" w:rsidRPr="002C5825" w:rsidRDefault="0024533E" w:rsidP="00687CE6">
            <w:pPr>
              <w:tabs>
                <w:tab w:val="left" w:pos="4208"/>
              </w:tabs>
              <w:rPr>
                <w:ins w:id="16939" w:author="Phuong Giang" w:date="2012-02-23T00:27:00Z"/>
                <w:rFonts w:ascii="Times New Roman" w:hAnsi="Times New Roman"/>
                <w:color w:val="000000"/>
              </w:rPr>
            </w:pPr>
            <w:ins w:id="16940" w:author="Phuong Giang" w:date="2012-02-23T00:27:00Z">
              <w:r w:rsidRPr="002C5825">
                <w:rPr>
                  <w:rFonts w:ascii="Times New Roman" w:hAnsi="Times New Roman" w:cs="Calibri"/>
                  <w:color w:val="000000"/>
                </w:rPr>
                <w:t>Format Bullet button</w:t>
              </w:r>
            </w:ins>
          </w:p>
        </w:tc>
        <w:tc>
          <w:tcPr>
            <w:tcW w:w="1406" w:type="dxa"/>
            <w:shd w:val="clear" w:color="auto" w:fill="auto"/>
          </w:tcPr>
          <w:p w:rsidR="0024533E" w:rsidRPr="002C5825" w:rsidRDefault="0024533E" w:rsidP="00687CE6">
            <w:pPr>
              <w:tabs>
                <w:tab w:val="left" w:pos="4208"/>
              </w:tabs>
              <w:rPr>
                <w:ins w:id="16941" w:author="Phuong Giang" w:date="2012-02-23T00:27:00Z"/>
                <w:rFonts w:ascii="Times New Roman" w:hAnsi="Times New Roman"/>
              </w:rPr>
            </w:pPr>
            <w:ins w:id="16942"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943" w:author="Phuong Giang" w:date="2012-02-23T00:27:00Z"/>
                <w:rFonts w:ascii="Times New Roman" w:hAnsi="Times New Roman"/>
              </w:rPr>
            </w:pPr>
            <w:ins w:id="16944" w:author="Phuong Giang" w:date="2012-02-23T00:27:00Z">
              <w:r w:rsidRPr="002C5825">
                <w:rPr>
                  <w:rFonts w:ascii="Times New Roman" w:hAnsi="Times New Roman" w:cs="Calibri"/>
                  <w:color w:val="000000"/>
                </w:rPr>
                <w:t>Format Bullet</w:t>
              </w:r>
            </w:ins>
          </w:p>
        </w:tc>
        <w:tc>
          <w:tcPr>
            <w:tcW w:w="948" w:type="dxa"/>
            <w:shd w:val="clear" w:color="auto" w:fill="auto"/>
          </w:tcPr>
          <w:p w:rsidR="0024533E" w:rsidRPr="002C5825" w:rsidRDefault="0024533E" w:rsidP="00687CE6">
            <w:pPr>
              <w:tabs>
                <w:tab w:val="left" w:pos="4208"/>
              </w:tabs>
              <w:rPr>
                <w:ins w:id="1694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4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47" w:author="Phuong Giang" w:date="2012-02-23T00:27:00Z"/>
                <w:rFonts w:ascii="Times New Roman" w:hAnsi="Times New Roman"/>
              </w:rPr>
            </w:pPr>
          </w:p>
        </w:tc>
      </w:tr>
      <w:tr w:rsidR="0024533E" w:rsidRPr="002C5825" w:rsidTr="00687CE6">
        <w:trPr>
          <w:ins w:id="16948" w:author="Phuong Giang" w:date="2012-02-23T00:27:00Z"/>
        </w:trPr>
        <w:tc>
          <w:tcPr>
            <w:tcW w:w="529" w:type="dxa"/>
            <w:shd w:val="clear" w:color="auto" w:fill="auto"/>
          </w:tcPr>
          <w:p w:rsidR="0024533E" w:rsidRPr="002C5825" w:rsidRDefault="0024533E" w:rsidP="00687CE6">
            <w:pPr>
              <w:tabs>
                <w:tab w:val="left" w:pos="4208"/>
              </w:tabs>
              <w:rPr>
                <w:ins w:id="16949" w:author="Phuong Giang" w:date="2012-02-23T00:27:00Z"/>
                <w:rFonts w:ascii="Times New Roman" w:hAnsi="Times New Roman"/>
                <w:b/>
                <w:bCs/>
              </w:rPr>
            </w:pPr>
            <w:ins w:id="16950" w:author="Phuong Giang" w:date="2012-02-23T00:27:00Z">
              <w:r w:rsidRPr="002C5825">
                <w:rPr>
                  <w:rFonts w:ascii="Times New Roman" w:hAnsi="Times New Roman"/>
                  <w:b/>
                  <w:bCs/>
                </w:rPr>
                <w:t>33</w:t>
              </w:r>
            </w:ins>
          </w:p>
        </w:tc>
        <w:tc>
          <w:tcPr>
            <w:tcW w:w="2189" w:type="dxa"/>
            <w:shd w:val="clear" w:color="auto" w:fill="auto"/>
          </w:tcPr>
          <w:p w:rsidR="0024533E" w:rsidRPr="002C5825" w:rsidRDefault="0024533E" w:rsidP="00687CE6">
            <w:pPr>
              <w:tabs>
                <w:tab w:val="left" w:pos="4208"/>
              </w:tabs>
              <w:rPr>
                <w:ins w:id="16951" w:author="Phuong Giang" w:date="2012-02-23T00:27:00Z"/>
                <w:rFonts w:ascii="Times New Roman" w:hAnsi="Times New Roman"/>
                <w:color w:val="000000"/>
              </w:rPr>
            </w:pPr>
            <w:ins w:id="16952" w:author="Phuong Giang" w:date="2012-02-23T00:27:00Z">
              <w:r w:rsidRPr="002C5825">
                <w:rPr>
                  <w:rFonts w:ascii="Times New Roman" w:hAnsi="Times New Roman" w:cs="Calibri"/>
                  <w:color w:val="000000"/>
                </w:rPr>
                <w:t>Format Numbering button</w:t>
              </w:r>
            </w:ins>
          </w:p>
        </w:tc>
        <w:tc>
          <w:tcPr>
            <w:tcW w:w="1406" w:type="dxa"/>
            <w:shd w:val="clear" w:color="auto" w:fill="auto"/>
          </w:tcPr>
          <w:p w:rsidR="0024533E" w:rsidRPr="002C5825" w:rsidRDefault="0024533E" w:rsidP="00687CE6">
            <w:pPr>
              <w:tabs>
                <w:tab w:val="left" w:pos="4208"/>
              </w:tabs>
              <w:rPr>
                <w:ins w:id="16953" w:author="Phuong Giang" w:date="2012-02-23T00:27:00Z"/>
                <w:rFonts w:ascii="Times New Roman" w:hAnsi="Times New Roman"/>
              </w:rPr>
            </w:pPr>
            <w:ins w:id="16954"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955" w:author="Phuong Giang" w:date="2012-02-23T00:27:00Z"/>
                <w:rFonts w:ascii="Times New Roman" w:hAnsi="Times New Roman"/>
              </w:rPr>
            </w:pPr>
            <w:ins w:id="16956" w:author="Phuong Giang" w:date="2012-02-23T00:27:00Z">
              <w:r w:rsidRPr="002C5825">
                <w:rPr>
                  <w:rFonts w:ascii="Times New Roman" w:hAnsi="Times New Roman" w:cs="Calibri"/>
                  <w:color w:val="000000"/>
                </w:rPr>
                <w:t>Format Numbering</w:t>
              </w:r>
            </w:ins>
          </w:p>
        </w:tc>
        <w:tc>
          <w:tcPr>
            <w:tcW w:w="948" w:type="dxa"/>
            <w:shd w:val="clear" w:color="auto" w:fill="auto"/>
          </w:tcPr>
          <w:p w:rsidR="0024533E" w:rsidRPr="002C5825" w:rsidRDefault="0024533E" w:rsidP="00687CE6">
            <w:pPr>
              <w:tabs>
                <w:tab w:val="left" w:pos="4208"/>
              </w:tabs>
              <w:rPr>
                <w:ins w:id="1695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5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59" w:author="Phuong Giang" w:date="2012-02-23T00:27:00Z"/>
                <w:rFonts w:ascii="Times New Roman" w:hAnsi="Times New Roman"/>
              </w:rPr>
            </w:pPr>
          </w:p>
        </w:tc>
      </w:tr>
      <w:tr w:rsidR="0024533E" w:rsidRPr="002C5825" w:rsidTr="00687CE6">
        <w:trPr>
          <w:ins w:id="16960" w:author="Phuong Giang" w:date="2012-02-23T00:27:00Z"/>
        </w:trPr>
        <w:tc>
          <w:tcPr>
            <w:tcW w:w="529" w:type="dxa"/>
            <w:shd w:val="clear" w:color="auto" w:fill="auto"/>
          </w:tcPr>
          <w:p w:rsidR="0024533E" w:rsidRPr="002C5825" w:rsidRDefault="0024533E" w:rsidP="00687CE6">
            <w:pPr>
              <w:tabs>
                <w:tab w:val="left" w:pos="4208"/>
              </w:tabs>
              <w:rPr>
                <w:ins w:id="16961" w:author="Phuong Giang" w:date="2012-02-23T00:27:00Z"/>
                <w:rFonts w:ascii="Times New Roman" w:hAnsi="Times New Roman"/>
                <w:b/>
                <w:bCs/>
              </w:rPr>
            </w:pPr>
            <w:ins w:id="16962" w:author="Phuong Giang" w:date="2012-02-23T00:27:00Z">
              <w:r w:rsidRPr="002C5825">
                <w:rPr>
                  <w:rFonts w:ascii="Times New Roman" w:hAnsi="Times New Roman"/>
                  <w:b/>
                  <w:bCs/>
                </w:rPr>
                <w:t>34</w:t>
              </w:r>
            </w:ins>
          </w:p>
        </w:tc>
        <w:tc>
          <w:tcPr>
            <w:tcW w:w="2189" w:type="dxa"/>
            <w:shd w:val="clear" w:color="auto" w:fill="auto"/>
          </w:tcPr>
          <w:p w:rsidR="0024533E" w:rsidRPr="002C5825" w:rsidRDefault="0024533E" w:rsidP="00687CE6">
            <w:pPr>
              <w:tabs>
                <w:tab w:val="left" w:pos="4208"/>
              </w:tabs>
              <w:rPr>
                <w:ins w:id="16963" w:author="Phuong Giang" w:date="2012-02-23T00:27:00Z"/>
                <w:rFonts w:ascii="Times New Roman" w:hAnsi="Times New Roman"/>
                <w:color w:val="000000"/>
              </w:rPr>
            </w:pPr>
            <w:ins w:id="16964" w:author="Phuong Giang" w:date="2012-02-23T00:27:00Z">
              <w:r w:rsidRPr="002C5825">
                <w:rPr>
                  <w:rFonts w:ascii="Times New Roman" w:hAnsi="Times New Roman" w:cs="Calibri"/>
                  <w:color w:val="000000"/>
                </w:rPr>
                <w:t>Insert Table button</w:t>
              </w:r>
            </w:ins>
          </w:p>
        </w:tc>
        <w:tc>
          <w:tcPr>
            <w:tcW w:w="1406" w:type="dxa"/>
            <w:shd w:val="clear" w:color="auto" w:fill="auto"/>
          </w:tcPr>
          <w:p w:rsidR="0024533E" w:rsidRPr="002C5825" w:rsidRDefault="0024533E" w:rsidP="00687CE6">
            <w:pPr>
              <w:tabs>
                <w:tab w:val="left" w:pos="4208"/>
              </w:tabs>
              <w:rPr>
                <w:ins w:id="16965" w:author="Phuong Giang" w:date="2012-02-23T00:27:00Z"/>
                <w:rFonts w:ascii="Times New Roman" w:hAnsi="Times New Roman"/>
              </w:rPr>
            </w:pPr>
            <w:ins w:id="16966"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967" w:author="Phuong Giang" w:date="2012-02-23T00:27:00Z"/>
                <w:rFonts w:ascii="Times New Roman" w:hAnsi="Times New Roman"/>
              </w:rPr>
            </w:pPr>
            <w:ins w:id="16968" w:author="Phuong Giang" w:date="2012-02-23T00:27:00Z">
              <w:r w:rsidRPr="002C5825">
                <w:rPr>
                  <w:rFonts w:ascii="Times New Roman" w:hAnsi="Times New Roman" w:cs="Calibri"/>
                  <w:color w:val="000000"/>
                </w:rPr>
                <w:t>Insert Table</w:t>
              </w:r>
            </w:ins>
          </w:p>
        </w:tc>
        <w:tc>
          <w:tcPr>
            <w:tcW w:w="948" w:type="dxa"/>
            <w:shd w:val="clear" w:color="auto" w:fill="auto"/>
          </w:tcPr>
          <w:p w:rsidR="0024533E" w:rsidRPr="002C5825" w:rsidRDefault="0024533E" w:rsidP="00687CE6">
            <w:pPr>
              <w:tabs>
                <w:tab w:val="left" w:pos="4208"/>
              </w:tabs>
              <w:rPr>
                <w:ins w:id="1696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7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71" w:author="Phuong Giang" w:date="2012-02-23T00:27:00Z"/>
                <w:rFonts w:ascii="Times New Roman" w:hAnsi="Times New Roman"/>
              </w:rPr>
            </w:pPr>
          </w:p>
        </w:tc>
      </w:tr>
      <w:tr w:rsidR="0024533E" w:rsidRPr="002C5825" w:rsidTr="00687CE6">
        <w:trPr>
          <w:ins w:id="16972" w:author="Phuong Giang" w:date="2012-02-23T00:27:00Z"/>
        </w:trPr>
        <w:tc>
          <w:tcPr>
            <w:tcW w:w="529" w:type="dxa"/>
            <w:shd w:val="clear" w:color="auto" w:fill="auto"/>
          </w:tcPr>
          <w:p w:rsidR="0024533E" w:rsidRPr="002C5825" w:rsidRDefault="0024533E" w:rsidP="00687CE6">
            <w:pPr>
              <w:tabs>
                <w:tab w:val="left" w:pos="4208"/>
              </w:tabs>
              <w:rPr>
                <w:ins w:id="16973" w:author="Phuong Giang" w:date="2012-02-23T00:27:00Z"/>
                <w:rFonts w:ascii="Times New Roman" w:hAnsi="Times New Roman"/>
                <w:b/>
                <w:bCs/>
              </w:rPr>
            </w:pPr>
            <w:ins w:id="16974" w:author="Phuong Giang" w:date="2012-02-23T00:27:00Z">
              <w:r w:rsidRPr="002C5825">
                <w:rPr>
                  <w:rFonts w:ascii="Times New Roman" w:hAnsi="Times New Roman"/>
                  <w:b/>
                  <w:bCs/>
                </w:rPr>
                <w:t>35</w:t>
              </w:r>
            </w:ins>
          </w:p>
        </w:tc>
        <w:tc>
          <w:tcPr>
            <w:tcW w:w="2189" w:type="dxa"/>
            <w:shd w:val="clear" w:color="auto" w:fill="auto"/>
          </w:tcPr>
          <w:p w:rsidR="0024533E" w:rsidRPr="002C5825" w:rsidRDefault="0024533E" w:rsidP="00687CE6">
            <w:pPr>
              <w:tabs>
                <w:tab w:val="left" w:pos="4208"/>
              </w:tabs>
              <w:rPr>
                <w:ins w:id="16975" w:author="Phuong Giang" w:date="2012-02-23T00:27:00Z"/>
                <w:rFonts w:ascii="Times New Roman" w:hAnsi="Times New Roman"/>
                <w:color w:val="000000"/>
              </w:rPr>
            </w:pPr>
            <w:ins w:id="16976" w:author="Phuong Giang" w:date="2012-02-23T00:27:00Z">
              <w:r w:rsidRPr="002C5825">
                <w:rPr>
                  <w:rFonts w:ascii="Times New Roman" w:hAnsi="Times New Roman" w:cs="Calibri"/>
                  <w:color w:val="000000"/>
                </w:rPr>
                <w:t>Insert Image button</w:t>
              </w:r>
            </w:ins>
          </w:p>
        </w:tc>
        <w:tc>
          <w:tcPr>
            <w:tcW w:w="1406" w:type="dxa"/>
            <w:shd w:val="clear" w:color="auto" w:fill="auto"/>
          </w:tcPr>
          <w:p w:rsidR="0024533E" w:rsidRPr="002C5825" w:rsidRDefault="0024533E" w:rsidP="00687CE6">
            <w:pPr>
              <w:tabs>
                <w:tab w:val="left" w:pos="4208"/>
              </w:tabs>
              <w:rPr>
                <w:ins w:id="16977" w:author="Phuong Giang" w:date="2012-02-23T00:27:00Z"/>
                <w:rFonts w:ascii="Times New Roman" w:hAnsi="Times New Roman"/>
              </w:rPr>
            </w:pPr>
            <w:ins w:id="16978" w:author="Phuong Giang" w:date="2012-02-23T00:27:00Z">
              <w:r w:rsidRPr="002C5825">
                <w:rPr>
                  <w:rFonts w:ascii="Times New Roman" w:hAnsi="Times New Roman" w:cs="Calibri"/>
                  <w:color w:val="000000"/>
                </w:rPr>
                <w:t>Button</w:t>
              </w:r>
            </w:ins>
          </w:p>
        </w:tc>
        <w:tc>
          <w:tcPr>
            <w:tcW w:w="2819" w:type="dxa"/>
            <w:shd w:val="clear" w:color="auto" w:fill="auto"/>
          </w:tcPr>
          <w:p w:rsidR="0024533E" w:rsidRPr="002C5825" w:rsidRDefault="0024533E" w:rsidP="00687CE6">
            <w:pPr>
              <w:tabs>
                <w:tab w:val="left" w:pos="4208"/>
              </w:tabs>
              <w:rPr>
                <w:ins w:id="16979" w:author="Phuong Giang" w:date="2012-02-23T00:27:00Z"/>
                <w:rFonts w:ascii="Times New Roman" w:hAnsi="Times New Roman"/>
              </w:rPr>
            </w:pPr>
            <w:ins w:id="16980" w:author="Phuong Giang" w:date="2012-02-23T00:27:00Z">
              <w:r w:rsidRPr="002C5825">
                <w:rPr>
                  <w:rFonts w:ascii="Times New Roman" w:hAnsi="Times New Roman" w:cs="Calibri"/>
                  <w:color w:val="000000"/>
                </w:rPr>
                <w:t>Insert Image</w:t>
              </w:r>
            </w:ins>
          </w:p>
        </w:tc>
        <w:tc>
          <w:tcPr>
            <w:tcW w:w="948" w:type="dxa"/>
            <w:shd w:val="clear" w:color="auto" w:fill="auto"/>
          </w:tcPr>
          <w:p w:rsidR="0024533E" w:rsidRPr="002C5825" w:rsidRDefault="0024533E" w:rsidP="00687CE6">
            <w:pPr>
              <w:tabs>
                <w:tab w:val="left" w:pos="4208"/>
              </w:tabs>
              <w:rPr>
                <w:ins w:id="1698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8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83" w:author="Phuong Giang" w:date="2012-02-23T00:27:00Z"/>
                <w:rFonts w:ascii="Times New Roman" w:hAnsi="Times New Roman"/>
              </w:rPr>
            </w:pPr>
          </w:p>
        </w:tc>
      </w:tr>
      <w:tr w:rsidR="0024533E" w:rsidRPr="002C5825" w:rsidTr="00687CE6">
        <w:trPr>
          <w:ins w:id="16984" w:author="Phuong Giang" w:date="2012-02-23T00:27:00Z"/>
        </w:trPr>
        <w:tc>
          <w:tcPr>
            <w:tcW w:w="529" w:type="dxa"/>
            <w:shd w:val="clear" w:color="auto" w:fill="auto"/>
          </w:tcPr>
          <w:p w:rsidR="0024533E" w:rsidRPr="002C5825" w:rsidRDefault="0024533E" w:rsidP="00687CE6">
            <w:pPr>
              <w:tabs>
                <w:tab w:val="left" w:pos="4208"/>
              </w:tabs>
              <w:rPr>
                <w:ins w:id="16985" w:author="Phuong Giang" w:date="2012-02-23T00:27:00Z"/>
                <w:rFonts w:ascii="Times New Roman" w:hAnsi="Times New Roman"/>
                <w:b/>
                <w:bCs/>
              </w:rPr>
            </w:pPr>
            <w:ins w:id="16986" w:author="Phuong Giang" w:date="2012-02-23T00:27:00Z">
              <w:r w:rsidRPr="002C5825">
                <w:rPr>
                  <w:rFonts w:ascii="Times New Roman" w:hAnsi="Times New Roman"/>
                  <w:b/>
                  <w:bCs/>
                </w:rPr>
                <w:t>36</w:t>
              </w:r>
            </w:ins>
          </w:p>
        </w:tc>
        <w:tc>
          <w:tcPr>
            <w:tcW w:w="2189" w:type="dxa"/>
            <w:shd w:val="clear" w:color="auto" w:fill="auto"/>
          </w:tcPr>
          <w:p w:rsidR="0024533E" w:rsidRPr="002C5825" w:rsidRDefault="0024533E" w:rsidP="00687CE6">
            <w:pPr>
              <w:tabs>
                <w:tab w:val="left" w:pos="4208"/>
              </w:tabs>
              <w:rPr>
                <w:ins w:id="16987" w:author="Phuong Giang" w:date="2012-02-23T00:27:00Z"/>
                <w:rFonts w:ascii="Times New Roman" w:hAnsi="Times New Roman"/>
                <w:color w:val="000000"/>
              </w:rPr>
            </w:pPr>
            <w:ins w:id="16988" w:author="Phuong Giang" w:date="2012-02-23T00:27:00Z">
              <w:r w:rsidRPr="002C5825">
                <w:rPr>
                  <w:rFonts w:ascii="Times New Roman" w:hAnsi="Times New Roman"/>
                  <w:color w:val="000000"/>
                </w:rPr>
                <w:t>KI Subject combo box</w:t>
              </w:r>
            </w:ins>
          </w:p>
        </w:tc>
        <w:tc>
          <w:tcPr>
            <w:tcW w:w="1406" w:type="dxa"/>
            <w:shd w:val="clear" w:color="auto" w:fill="auto"/>
          </w:tcPr>
          <w:p w:rsidR="0024533E" w:rsidRPr="002C5825" w:rsidRDefault="0024533E" w:rsidP="00687CE6">
            <w:pPr>
              <w:tabs>
                <w:tab w:val="left" w:pos="4208"/>
              </w:tabs>
              <w:rPr>
                <w:ins w:id="16989" w:author="Phuong Giang" w:date="2012-02-23T00:27:00Z"/>
                <w:rFonts w:ascii="Times New Roman" w:hAnsi="Times New Roman"/>
              </w:rPr>
            </w:pPr>
            <w:ins w:id="16990" w:author="Phuong Giang" w:date="2012-02-23T00:27:00Z">
              <w:r w:rsidRPr="002C5825">
                <w:rPr>
                  <w:rFonts w:ascii="Times New Roman" w:hAnsi="Times New Roman"/>
                  <w:color w:val="000000"/>
                </w:rPr>
                <w:t>Combo Box</w:t>
              </w:r>
            </w:ins>
          </w:p>
        </w:tc>
        <w:tc>
          <w:tcPr>
            <w:tcW w:w="2819" w:type="dxa"/>
            <w:shd w:val="clear" w:color="auto" w:fill="auto"/>
          </w:tcPr>
          <w:p w:rsidR="0024533E" w:rsidRPr="002C5825" w:rsidRDefault="0024533E" w:rsidP="00687CE6">
            <w:pPr>
              <w:tabs>
                <w:tab w:val="left" w:pos="4208"/>
              </w:tabs>
              <w:rPr>
                <w:ins w:id="16991" w:author="Phuong Giang" w:date="2012-02-23T00:27:00Z"/>
                <w:rFonts w:ascii="Times New Roman" w:hAnsi="Times New Roman"/>
              </w:rPr>
            </w:pPr>
            <w:ins w:id="16992" w:author="Phuong Giang" w:date="2012-02-23T00:27:00Z">
              <w:r w:rsidRPr="002C5825">
                <w:rPr>
                  <w:rFonts w:ascii="Times New Roman" w:hAnsi="Times New Roman"/>
                  <w:color w:val="000000"/>
                </w:rPr>
                <w:t>Take KI Subject</w:t>
              </w:r>
            </w:ins>
          </w:p>
        </w:tc>
        <w:tc>
          <w:tcPr>
            <w:tcW w:w="948" w:type="dxa"/>
            <w:shd w:val="clear" w:color="auto" w:fill="auto"/>
          </w:tcPr>
          <w:p w:rsidR="0024533E" w:rsidRPr="002C5825" w:rsidRDefault="0024533E" w:rsidP="00687CE6">
            <w:pPr>
              <w:tabs>
                <w:tab w:val="left" w:pos="4208"/>
              </w:tabs>
              <w:rPr>
                <w:ins w:id="1699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699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6995" w:author="Phuong Giang" w:date="2012-02-23T00:27:00Z"/>
                <w:rFonts w:ascii="Times New Roman" w:hAnsi="Times New Roman"/>
              </w:rPr>
            </w:pPr>
          </w:p>
        </w:tc>
      </w:tr>
      <w:tr w:rsidR="0024533E" w:rsidRPr="002C5825" w:rsidTr="00687CE6">
        <w:trPr>
          <w:ins w:id="16996" w:author="Phuong Giang" w:date="2012-02-23T00:27:00Z"/>
        </w:trPr>
        <w:tc>
          <w:tcPr>
            <w:tcW w:w="529" w:type="dxa"/>
            <w:shd w:val="clear" w:color="auto" w:fill="auto"/>
          </w:tcPr>
          <w:p w:rsidR="0024533E" w:rsidRPr="002C5825" w:rsidRDefault="0024533E" w:rsidP="00687CE6">
            <w:pPr>
              <w:tabs>
                <w:tab w:val="left" w:pos="4208"/>
              </w:tabs>
              <w:rPr>
                <w:ins w:id="16997" w:author="Phuong Giang" w:date="2012-02-23T00:27:00Z"/>
                <w:rFonts w:ascii="Times New Roman" w:hAnsi="Times New Roman"/>
                <w:b/>
                <w:bCs/>
              </w:rPr>
            </w:pPr>
            <w:ins w:id="16998" w:author="Phuong Giang" w:date="2012-02-23T00:27:00Z">
              <w:r w:rsidRPr="002C5825">
                <w:rPr>
                  <w:rFonts w:ascii="Times New Roman" w:hAnsi="Times New Roman"/>
                  <w:b/>
                  <w:bCs/>
                </w:rPr>
                <w:t>37</w:t>
              </w:r>
            </w:ins>
          </w:p>
        </w:tc>
        <w:tc>
          <w:tcPr>
            <w:tcW w:w="2189" w:type="dxa"/>
            <w:shd w:val="clear" w:color="auto" w:fill="auto"/>
          </w:tcPr>
          <w:p w:rsidR="0024533E" w:rsidRPr="002C5825" w:rsidRDefault="0024533E" w:rsidP="00687CE6">
            <w:pPr>
              <w:tabs>
                <w:tab w:val="left" w:pos="4208"/>
              </w:tabs>
              <w:rPr>
                <w:ins w:id="16999" w:author="Phuong Giang" w:date="2012-02-23T00:27:00Z"/>
                <w:rFonts w:ascii="Times New Roman" w:hAnsi="Times New Roman"/>
                <w:color w:val="000000"/>
              </w:rPr>
            </w:pPr>
            <w:ins w:id="17000" w:author="Phuong Giang" w:date="2012-02-23T00:27:00Z">
              <w:r w:rsidRPr="002C5825">
                <w:rPr>
                  <w:rFonts w:ascii="Times New Roman" w:hAnsi="Times New Roman"/>
                  <w:color w:val="000000"/>
                </w:rPr>
                <w:t>KI Class Level list</w:t>
              </w:r>
            </w:ins>
          </w:p>
        </w:tc>
        <w:tc>
          <w:tcPr>
            <w:tcW w:w="1406" w:type="dxa"/>
            <w:shd w:val="clear" w:color="auto" w:fill="auto"/>
          </w:tcPr>
          <w:p w:rsidR="0024533E" w:rsidRPr="002C5825" w:rsidRDefault="0024533E" w:rsidP="00687CE6">
            <w:pPr>
              <w:tabs>
                <w:tab w:val="left" w:pos="4208"/>
              </w:tabs>
              <w:rPr>
                <w:ins w:id="17001" w:author="Phuong Giang" w:date="2012-02-23T00:27:00Z"/>
                <w:rFonts w:ascii="Times New Roman" w:hAnsi="Times New Roman"/>
              </w:rPr>
            </w:pPr>
            <w:ins w:id="17002"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003" w:author="Phuong Giang" w:date="2012-02-23T00:27:00Z"/>
                <w:rFonts w:ascii="Times New Roman" w:hAnsi="Times New Roman"/>
              </w:rPr>
            </w:pPr>
            <w:ins w:id="17004" w:author="Phuong Giang" w:date="2012-02-23T00:27:00Z">
              <w:r w:rsidRPr="002C5825">
                <w:rPr>
                  <w:rFonts w:ascii="Times New Roman" w:hAnsi="Times New Roman"/>
                  <w:color w:val="000000"/>
                </w:rPr>
                <w:t>Take KI Class Level</w:t>
              </w:r>
            </w:ins>
          </w:p>
        </w:tc>
        <w:tc>
          <w:tcPr>
            <w:tcW w:w="948" w:type="dxa"/>
            <w:shd w:val="clear" w:color="auto" w:fill="auto"/>
          </w:tcPr>
          <w:p w:rsidR="0024533E" w:rsidRPr="002C5825" w:rsidRDefault="0024533E" w:rsidP="00687CE6">
            <w:pPr>
              <w:tabs>
                <w:tab w:val="left" w:pos="4208"/>
              </w:tabs>
              <w:rPr>
                <w:ins w:id="1700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700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7007" w:author="Phuong Giang" w:date="2012-02-23T00:27:00Z"/>
                <w:rFonts w:ascii="Times New Roman" w:hAnsi="Times New Roman"/>
              </w:rPr>
            </w:pPr>
          </w:p>
        </w:tc>
      </w:tr>
      <w:tr w:rsidR="0024533E" w:rsidRPr="002C5825" w:rsidTr="00687CE6">
        <w:trPr>
          <w:ins w:id="17008" w:author="Phuong Giang" w:date="2012-02-23T00:27:00Z"/>
        </w:trPr>
        <w:tc>
          <w:tcPr>
            <w:tcW w:w="529" w:type="dxa"/>
            <w:shd w:val="clear" w:color="auto" w:fill="auto"/>
          </w:tcPr>
          <w:p w:rsidR="0024533E" w:rsidRPr="002C5825" w:rsidRDefault="0024533E" w:rsidP="00687CE6">
            <w:pPr>
              <w:tabs>
                <w:tab w:val="left" w:pos="4208"/>
              </w:tabs>
              <w:rPr>
                <w:ins w:id="17009" w:author="Phuong Giang" w:date="2012-02-23T00:27:00Z"/>
                <w:rFonts w:ascii="Times New Roman" w:hAnsi="Times New Roman"/>
                <w:b/>
                <w:bCs/>
              </w:rPr>
            </w:pPr>
            <w:ins w:id="17010" w:author="Phuong Giang" w:date="2012-02-23T00:27:00Z">
              <w:r w:rsidRPr="002C5825">
                <w:rPr>
                  <w:rFonts w:ascii="Times New Roman" w:hAnsi="Times New Roman"/>
                  <w:b/>
                  <w:bCs/>
                </w:rPr>
                <w:t>38</w:t>
              </w:r>
            </w:ins>
          </w:p>
        </w:tc>
        <w:tc>
          <w:tcPr>
            <w:tcW w:w="2189" w:type="dxa"/>
            <w:shd w:val="clear" w:color="auto" w:fill="auto"/>
          </w:tcPr>
          <w:p w:rsidR="0024533E" w:rsidRPr="002C5825" w:rsidRDefault="0024533E" w:rsidP="00687CE6">
            <w:pPr>
              <w:tabs>
                <w:tab w:val="left" w:pos="4208"/>
              </w:tabs>
              <w:rPr>
                <w:ins w:id="17011" w:author="Phuong Giang" w:date="2012-02-23T00:27:00Z"/>
                <w:rFonts w:ascii="Times New Roman" w:hAnsi="Times New Roman"/>
                <w:color w:val="000000"/>
              </w:rPr>
            </w:pPr>
            <w:ins w:id="17012" w:author="Phuong Giang" w:date="2012-02-23T00:27:00Z">
              <w:r w:rsidRPr="002C5825">
                <w:rPr>
                  <w:rFonts w:ascii="Times New Roman" w:hAnsi="Times New Roman"/>
                  <w:color w:val="000000"/>
                </w:rPr>
                <w:t xml:space="preserve">KI Topic Number list </w:t>
              </w:r>
            </w:ins>
          </w:p>
        </w:tc>
        <w:tc>
          <w:tcPr>
            <w:tcW w:w="1406" w:type="dxa"/>
            <w:shd w:val="clear" w:color="auto" w:fill="auto"/>
          </w:tcPr>
          <w:p w:rsidR="0024533E" w:rsidRPr="002C5825" w:rsidRDefault="0024533E" w:rsidP="00687CE6">
            <w:pPr>
              <w:tabs>
                <w:tab w:val="left" w:pos="4208"/>
              </w:tabs>
              <w:rPr>
                <w:ins w:id="17013" w:author="Phuong Giang" w:date="2012-02-23T00:27:00Z"/>
                <w:rFonts w:ascii="Times New Roman" w:hAnsi="Times New Roman"/>
              </w:rPr>
            </w:pPr>
            <w:ins w:id="17014"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rPr>
                <w:ins w:id="17015" w:author="Phuong Giang" w:date="2012-02-23T00:27:00Z"/>
                <w:rFonts w:ascii="Times New Roman" w:hAnsi="Times New Roman"/>
              </w:rPr>
            </w:pPr>
            <w:ins w:id="17016" w:author="Phuong Giang" w:date="2012-02-23T00:27:00Z">
              <w:r w:rsidRPr="002C5825">
                <w:rPr>
                  <w:rFonts w:ascii="Times New Roman" w:hAnsi="Times New Roman"/>
                  <w:color w:val="000000"/>
                </w:rPr>
                <w:t>Take KI Topic Number</w:t>
              </w:r>
            </w:ins>
          </w:p>
        </w:tc>
        <w:tc>
          <w:tcPr>
            <w:tcW w:w="948" w:type="dxa"/>
            <w:shd w:val="clear" w:color="auto" w:fill="auto"/>
          </w:tcPr>
          <w:p w:rsidR="0024533E" w:rsidRPr="002C5825" w:rsidRDefault="0024533E" w:rsidP="00687CE6">
            <w:pPr>
              <w:tabs>
                <w:tab w:val="left" w:pos="4208"/>
              </w:tabs>
              <w:rPr>
                <w:ins w:id="1701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701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7019" w:author="Phuong Giang" w:date="2012-02-23T00:27:00Z"/>
                <w:rFonts w:ascii="Times New Roman" w:hAnsi="Times New Roman"/>
              </w:rPr>
            </w:pPr>
          </w:p>
        </w:tc>
      </w:tr>
      <w:tr w:rsidR="0024533E" w:rsidRPr="002C5825" w:rsidTr="00687CE6">
        <w:trPr>
          <w:ins w:id="17020" w:author="Phuong Giang" w:date="2012-02-23T00:27:00Z"/>
        </w:trPr>
        <w:tc>
          <w:tcPr>
            <w:tcW w:w="529" w:type="dxa"/>
            <w:shd w:val="clear" w:color="auto" w:fill="auto"/>
          </w:tcPr>
          <w:p w:rsidR="0024533E" w:rsidRPr="002C5825" w:rsidRDefault="0024533E" w:rsidP="00687CE6">
            <w:pPr>
              <w:tabs>
                <w:tab w:val="left" w:pos="4208"/>
              </w:tabs>
              <w:rPr>
                <w:ins w:id="17021" w:author="Phuong Giang" w:date="2012-02-23T00:27:00Z"/>
                <w:rFonts w:ascii="Times New Roman" w:hAnsi="Times New Roman"/>
                <w:b/>
                <w:bCs/>
              </w:rPr>
            </w:pPr>
            <w:ins w:id="17022" w:author="Phuong Giang" w:date="2012-02-23T00:27:00Z">
              <w:r w:rsidRPr="002C5825">
                <w:rPr>
                  <w:rFonts w:ascii="Times New Roman" w:hAnsi="Times New Roman"/>
                  <w:b/>
                  <w:bCs/>
                </w:rPr>
                <w:t>39</w:t>
              </w:r>
            </w:ins>
          </w:p>
        </w:tc>
        <w:tc>
          <w:tcPr>
            <w:tcW w:w="2189" w:type="dxa"/>
            <w:shd w:val="clear" w:color="auto" w:fill="auto"/>
          </w:tcPr>
          <w:p w:rsidR="0024533E" w:rsidRPr="002C5825" w:rsidRDefault="0024533E" w:rsidP="00687CE6">
            <w:pPr>
              <w:tabs>
                <w:tab w:val="left" w:pos="4208"/>
              </w:tabs>
              <w:rPr>
                <w:ins w:id="17023" w:author="Phuong Giang" w:date="2012-02-23T00:27:00Z"/>
                <w:rFonts w:ascii="Times New Roman" w:hAnsi="Times New Roman"/>
                <w:color w:val="000000"/>
              </w:rPr>
            </w:pPr>
            <w:ins w:id="17024" w:author="Phuong Giang" w:date="2012-02-23T00:27:00Z">
              <w:r w:rsidRPr="002C5825">
                <w:rPr>
                  <w:rFonts w:ascii="Times New Roman" w:hAnsi="Times New Roman"/>
                  <w:color w:val="000000"/>
                </w:rPr>
                <w:t>KI Topic rich text box</w:t>
              </w:r>
            </w:ins>
          </w:p>
        </w:tc>
        <w:tc>
          <w:tcPr>
            <w:tcW w:w="1406" w:type="dxa"/>
            <w:shd w:val="clear" w:color="auto" w:fill="auto"/>
          </w:tcPr>
          <w:p w:rsidR="0024533E" w:rsidRPr="002C5825" w:rsidRDefault="0024533E" w:rsidP="00687CE6">
            <w:pPr>
              <w:tabs>
                <w:tab w:val="left" w:pos="4208"/>
              </w:tabs>
              <w:rPr>
                <w:ins w:id="17025" w:author="Phuong Giang" w:date="2012-02-23T00:27:00Z"/>
                <w:rFonts w:ascii="Times New Roman" w:hAnsi="Times New Roman"/>
              </w:rPr>
            </w:pPr>
            <w:ins w:id="17026" w:author="Phuong Giang" w:date="2012-02-23T00:27:00Z">
              <w:r w:rsidRPr="002C5825">
                <w:rPr>
                  <w:rFonts w:ascii="Times New Roman" w:hAnsi="Times New Roman"/>
                  <w:color w:val="000000"/>
                </w:rPr>
                <w:t>Rich Text Box</w:t>
              </w:r>
            </w:ins>
          </w:p>
        </w:tc>
        <w:tc>
          <w:tcPr>
            <w:tcW w:w="2819" w:type="dxa"/>
            <w:shd w:val="clear" w:color="auto" w:fill="auto"/>
          </w:tcPr>
          <w:p w:rsidR="0024533E" w:rsidRPr="002C5825" w:rsidRDefault="0024533E" w:rsidP="00687CE6">
            <w:pPr>
              <w:tabs>
                <w:tab w:val="left" w:pos="4208"/>
              </w:tabs>
              <w:spacing w:after="0" w:line="240" w:lineRule="auto"/>
              <w:rPr>
                <w:ins w:id="17027" w:author="Phuong Giang" w:date="2012-02-23T00:27:00Z"/>
                <w:rFonts w:ascii="Times New Roman" w:hAnsi="Times New Roman"/>
              </w:rPr>
            </w:pPr>
            <w:ins w:id="17028" w:author="Phuong Giang" w:date="2012-02-23T00:27:00Z">
              <w:r w:rsidRPr="002C5825">
                <w:rPr>
                  <w:rFonts w:ascii="Times New Roman" w:hAnsi="Times New Roman"/>
                  <w:color w:val="000000"/>
                </w:rPr>
                <w:t xml:space="preserve">Take KI Topic </w:t>
              </w:r>
            </w:ins>
          </w:p>
        </w:tc>
        <w:tc>
          <w:tcPr>
            <w:tcW w:w="948" w:type="dxa"/>
            <w:shd w:val="clear" w:color="auto" w:fill="auto"/>
          </w:tcPr>
          <w:p w:rsidR="0024533E" w:rsidRPr="002C5825" w:rsidRDefault="0024533E" w:rsidP="00687CE6">
            <w:pPr>
              <w:tabs>
                <w:tab w:val="left" w:pos="4208"/>
              </w:tabs>
              <w:rPr>
                <w:ins w:id="1702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703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7031" w:author="Phuong Giang" w:date="2012-02-23T00:27:00Z"/>
                <w:rFonts w:ascii="Times New Roman" w:hAnsi="Times New Roman"/>
              </w:rPr>
            </w:pPr>
          </w:p>
        </w:tc>
      </w:tr>
      <w:tr w:rsidR="0024533E" w:rsidRPr="002C5825" w:rsidTr="00687CE6">
        <w:trPr>
          <w:ins w:id="17032" w:author="Phuong Giang" w:date="2012-02-23T00:27:00Z"/>
        </w:trPr>
        <w:tc>
          <w:tcPr>
            <w:tcW w:w="529" w:type="dxa"/>
            <w:shd w:val="clear" w:color="auto" w:fill="auto"/>
          </w:tcPr>
          <w:p w:rsidR="0024533E" w:rsidRPr="002C5825" w:rsidRDefault="0024533E" w:rsidP="00687CE6">
            <w:pPr>
              <w:tabs>
                <w:tab w:val="left" w:pos="4208"/>
              </w:tabs>
              <w:rPr>
                <w:ins w:id="17033" w:author="Phuong Giang" w:date="2012-02-23T00:27:00Z"/>
                <w:rFonts w:ascii="Times New Roman" w:hAnsi="Times New Roman"/>
                <w:b/>
                <w:bCs/>
              </w:rPr>
            </w:pPr>
            <w:ins w:id="17034" w:author="Phuong Giang" w:date="2012-02-23T00:27:00Z">
              <w:r w:rsidRPr="002C5825">
                <w:rPr>
                  <w:rFonts w:ascii="Times New Roman" w:hAnsi="Times New Roman"/>
                  <w:b/>
                  <w:bCs/>
                </w:rPr>
                <w:t>40</w:t>
              </w:r>
            </w:ins>
          </w:p>
        </w:tc>
        <w:tc>
          <w:tcPr>
            <w:tcW w:w="2189" w:type="dxa"/>
            <w:shd w:val="clear" w:color="auto" w:fill="auto"/>
          </w:tcPr>
          <w:p w:rsidR="0024533E" w:rsidRPr="002C5825" w:rsidRDefault="0024533E" w:rsidP="00687CE6">
            <w:pPr>
              <w:tabs>
                <w:tab w:val="left" w:pos="4208"/>
              </w:tabs>
              <w:rPr>
                <w:ins w:id="17035" w:author="Phuong Giang" w:date="2012-02-23T00:27:00Z"/>
                <w:rFonts w:ascii="Times New Roman" w:hAnsi="Times New Roman"/>
                <w:color w:val="000000"/>
              </w:rPr>
            </w:pPr>
            <w:ins w:id="17036" w:author="Phuong Giang" w:date="2012-02-23T00:27:00Z">
              <w:r w:rsidRPr="002C5825">
                <w:rPr>
                  <w:rFonts w:ascii="Times New Roman" w:hAnsi="Times New Roman"/>
                  <w:color w:val="000000"/>
                </w:rPr>
                <w:t>KI Content rich text box</w:t>
              </w:r>
            </w:ins>
          </w:p>
        </w:tc>
        <w:tc>
          <w:tcPr>
            <w:tcW w:w="1406" w:type="dxa"/>
            <w:shd w:val="clear" w:color="auto" w:fill="auto"/>
          </w:tcPr>
          <w:p w:rsidR="0024533E" w:rsidRPr="002C5825" w:rsidRDefault="0024533E" w:rsidP="00687CE6">
            <w:pPr>
              <w:tabs>
                <w:tab w:val="left" w:pos="4208"/>
              </w:tabs>
              <w:rPr>
                <w:ins w:id="17037" w:author="Phuong Giang" w:date="2012-02-23T00:27:00Z"/>
                <w:rFonts w:ascii="Times New Roman" w:hAnsi="Times New Roman"/>
              </w:rPr>
            </w:pPr>
            <w:ins w:id="17038" w:author="Phuong Giang" w:date="2012-02-23T00:27:00Z">
              <w:r w:rsidRPr="002C5825">
                <w:rPr>
                  <w:rFonts w:ascii="Times New Roman" w:hAnsi="Times New Roman"/>
                  <w:color w:val="000000"/>
                </w:rPr>
                <w:t>Rich Text Box</w:t>
              </w:r>
            </w:ins>
          </w:p>
        </w:tc>
        <w:tc>
          <w:tcPr>
            <w:tcW w:w="2819" w:type="dxa"/>
            <w:shd w:val="clear" w:color="auto" w:fill="auto"/>
          </w:tcPr>
          <w:p w:rsidR="0024533E" w:rsidRPr="002C5825" w:rsidRDefault="0024533E" w:rsidP="00687CE6">
            <w:pPr>
              <w:tabs>
                <w:tab w:val="left" w:pos="4208"/>
              </w:tabs>
              <w:rPr>
                <w:ins w:id="17039" w:author="Phuong Giang" w:date="2012-02-23T00:27:00Z"/>
                <w:rFonts w:ascii="Times New Roman" w:hAnsi="Times New Roman"/>
              </w:rPr>
            </w:pPr>
            <w:ins w:id="17040" w:author="Phuong Giang" w:date="2012-02-23T00:27:00Z">
              <w:r w:rsidRPr="002C5825">
                <w:rPr>
                  <w:rFonts w:ascii="Times New Roman" w:hAnsi="Times New Roman"/>
                  <w:color w:val="000000"/>
                </w:rPr>
                <w:t>Take KI Content</w:t>
              </w:r>
            </w:ins>
          </w:p>
        </w:tc>
        <w:tc>
          <w:tcPr>
            <w:tcW w:w="948" w:type="dxa"/>
            <w:shd w:val="clear" w:color="auto" w:fill="auto"/>
          </w:tcPr>
          <w:p w:rsidR="0024533E" w:rsidRPr="002C5825" w:rsidRDefault="0024533E" w:rsidP="00687CE6">
            <w:pPr>
              <w:tabs>
                <w:tab w:val="left" w:pos="4208"/>
              </w:tabs>
              <w:rPr>
                <w:ins w:id="1704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rPr>
                <w:ins w:id="1704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rPr>
                <w:ins w:id="17043" w:author="Phuong Giang" w:date="2012-02-23T00:27:00Z"/>
                <w:rFonts w:ascii="Times New Roman" w:hAnsi="Times New Roman"/>
              </w:rPr>
            </w:pPr>
          </w:p>
        </w:tc>
      </w:tr>
    </w:tbl>
    <w:p w:rsidR="0024533E" w:rsidRPr="002C5825" w:rsidRDefault="0024533E" w:rsidP="0024533E">
      <w:pPr>
        <w:tabs>
          <w:tab w:val="left" w:pos="4208"/>
        </w:tabs>
        <w:ind w:left="360"/>
        <w:rPr>
          <w:ins w:id="17044" w:author="Phuong Giang" w:date="2012-02-23T00:27:00Z"/>
          <w:rFonts w:ascii="Times New Roman" w:hAnsi="Times New Roman"/>
        </w:rPr>
      </w:pPr>
    </w:p>
    <w:p w:rsidR="0024533E" w:rsidRPr="002C5825" w:rsidRDefault="0024533E" w:rsidP="0024533E">
      <w:pPr>
        <w:tabs>
          <w:tab w:val="left" w:pos="4208"/>
        </w:tabs>
        <w:ind w:left="360"/>
        <w:rPr>
          <w:ins w:id="17045" w:author="Phuong Giang" w:date="2012-02-23T00:27:00Z"/>
          <w:rFonts w:ascii="Times New Roman" w:hAnsi="Times New Roman"/>
        </w:rPr>
      </w:pPr>
    </w:p>
    <w:p w:rsidR="0024533E" w:rsidRPr="002C5825" w:rsidRDefault="0024533E" w:rsidP="0024533E">
      <w:pPr>
        <w:keepNext/>
        <w:keepLines/>
        <w:numPr>
          <w:ilvl w:val="2"/>
          <w:numId w:val="27"/>
        </w:numPr>
        <w:tabs>
          <w:tab w:val="left" w:pos="4208"/>
        </w:tabs>
        <w:spacing w:before="200" w:after="0"/>
        <w:outlineLvl w:val="2"/>
        <w:rPr>
          <w:ins w:id="17046" w:author="Phuong Giang" w:date="2012-02-23T00:27:00Z"/>
          <w:rFonts w:ascii="Cambria" w:eastAsia="MS Gothic" w:hAnsi="Cambria"/>
          <w:b/>
          <w:bCs/>
          <w:color w:val="4F81BD"/>
        </w:rPr>
      </w:pPr>
      <w:bookmarkStart w:id="17047" w:name="_Toc317259557"/>
      <w:bookmarkStart w:id="17048" w:name="_Toc317264599"/>
      <w:bookmarkStart w:id="17049" w:name="_Toc317721151"/>
      <w:ins w:id="17050" w:author="Phuong Giang" w:date="2012-02-23T00:27:00Z">
        <w:r w:rsidRPr="002C5825">
          <w:rPr>
            <w:rFonts w:ascii="Cambria" w:eastAsia="MS Gothic" w:hAnsi="Cambria"/>
            <w:b/>
            <w:bCs/>
            <w:color w:val="4F81BD"/>
          </w:rPr>
          <w:t>TLH_SCR_300</w:t>
        </w:r>
        <w:bookmarkEnd w:id="17047"/>
        <w:bookmarkEnd w:id="17048"/>
        <w:bookmarkEnd w:id="17049"/>
      </w:ins>
    </w:p>
    <w:p w:rsidR="0024533E" w:rsidRPr="002C5825" w:rsidRDefault="0024533E" w:rsidP="0024533E">
      <w:pPr>
        <w:tabs>
          <w:tab w:val="left" w:pos="4208"/>
        </w:tabs>
        <w:ind w:left="360"/>
        <w:rPr>
          <w:ins w:id="17051" w:author="Phuong Giang" w:date="2012-02-23T00:27:00Z"/>
          <w:rFonts w:ascii="Times New Roman" w:hAnsi="Times New Roman"/>
        </w:rPr>
      </w:pPr>
      <w:ins w:id="17052" w:author="Phuong Giang" w:date="2012-02-23T00:27:00Z">
        <w:r w:rsidRPr="002C5825">
          <w:rPr>
            <w:rFonts w:ascii="Times New Roman" w:hAnsi="Times New Roman"/>
          </w:rPr>
          <w:t xml:space="preserve">This is the Teaching Method Manage Screen. The system shows this screen when user clicks on the Teaching Method Mange tab on the screen TLH_SCR_100. User uses this screen to manage Teaching Methods. </w:t>
        </w:r>
      </w:ins>
    </w:p>
    <w:p w:rsidR="0024533E" w:rsidRPr="002C5825" w:rsidRDefault="0024533E" w:rsidP="0024533E">
      <w:pPr>
        <w:keepNext/>
        <w:keepLines/>
        <w:numPr>
          <w:ilvl w:val="3"/>
          <w:numId w:val="27"/>
        </w:numPr>
        <w:tabs>
          <w:tab w:val="left" w:pos="4208"/>
        </w:tabs>
        <w:spacing w:before="200" w:after="0"/>
        <w:outlineLvl w:val="3"/>
        <w:rPr>
          <w:ins w:id="17053" w:author="Phuong Giang" w:date="2012-02-23T00:27:00Z"/>
          <w:rFonts w:ascii="Cambria" w:eastAsia="MS Gothic" w:hAnsi="Cambria"/>
          <w:b/>
          <w:bCs/>
          <w:i/>
          <w:iCs/>
          <w:color w:val="4F81BD"/>
        </w:rPr>
      </w:pPr>
      <w:ins w:id="17054" w:author="Phuong Giang" w:date="2012-02-23T00:27:00Z">
        <w:r w:rsidRPr="002C5825">
          <w:rPr>
            <w:rFonts w:ascii="Cambria" w:eastAsia="MS Gothic" w:hAnsi="Cambria"/>
            <w:b/>
            <w:bCs/>
            <w:i/>
            <w:iCs/>
            <w:color w:val="4F81BD"/>
          </w:rPr>
          <w:lastRenderedPageBreak/>
          <w:t>Screen Images</w:t>
        </w:r>
      </w:ins>
    </w:p>
    <w:p w:rsidR="00C454AF" w:rsidRDefault="0024533E">
      <w:pPr>
        <w:keepNext/>
        <w:tabs>
          <w:tab w:val="left" w:pos="4208"/>
        </w:tabs>
        <w:ind w:left="360"/>
        <w:rPr>
          <w:ins w:id="17055" w:author="Phuong Giang" w:date="2012-02-23T00:31:00Z"/>
        </w:rPr>
        <w:pPrChange w:id="17056" w:author="Phuong Giang" w:date="2012-02-23T00:31:00Z">
          <w:pPr>
            <w:tabs>
              <w:tab w:val="left" w:pos="4208"/>
            </w:tabs>
            <w:ind w:left="360"/>
          </w:pPr>
        </w:pPrChange>
      </w:pPr>
      <w:ins w:id="17057" w:author="Phuong Giang" w:date="2012-02-23T00:27:00Z">
        <w:r>
          <w:rPr>
            <w:rFonts w:ascii="Times New Roman" w:hAnsi="Times New Roman"/>
            <w:noProof/>
            <w:lang w:eastAsia="ja-JP"/>
            <w:rPrChange w:id="17058" w:author="Unknown">
              <w:rPr>
                <w:noProof/>
                <w:lang w:eastAsia="ja-JP"/>
              </w:rPr>
            </w:rPrChange>
          </w:rPr>
          <w:drawing>
            <wp:inline distT="0" distB="0" distL="0" distR="0" wp14:anchorId="23F92565" wp14:editId="281C4CDD">
              <wp:extent cx="5943600" cy="3122589"/>
              <wp:effectExtent l="0" t="0" r="0" b="1905"/>
              <wp:docPr id="62" name="Picture 62" descr="C:\Users\Red Army\Desktop\TLH_Screen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 Army\Desktop\TLH_Screen_3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2589"/>
                      </a:xfrm>
                      <a:prstGeom prst="rect">
                        <a:avLst/>
                      </a:prstGeom>
                      <a:noFill/>
                      <a:ln>
                        <a:noFill/>
                      </a:ln>
                    </pic:spPr>
                  </pic:pic>
                </a:graphicData>
              </a:graphic>
            </wp:inline>
          </w:drawing>
        </w:r>
      </w:ins>
    </w:p>
    <w:p w:rsidR="0024533E" w:rsidRPr="002C5825" w:rsidRDefault="00C454AF">
      <w:pPr>
        <w:pStyle w:val="Caption"/>
        <w:rPr>
          <w:ins w:id="17059" w:author="Phuong Giang" w:date="2012-02-23T00:27:00Z"/>
        </w:rPr>
        <w:pPrChange w:id="17060" w:author="Phuong Giang" w:date="2012-02-23T00:31:00Z">
          <w:pPr>
            <w:tabs>
              <w:tab w:val="left" w:pos="4208"/>
            </w:tabs>
            <w:ind w:left="360"/>
          </w:pPr>
        </w:pPrChange>
      </w:pPr>
      <w:bookmarkStart w:id="17061" w:name="_Toc317721004"/>
      <w:ins w:id="17062" w:author="Phuong Giang" w:date="2012-02-23T00:31:00Z">
        <w:r>
          <w:t xml:space="preserve">Figure </w:t>
        </w:r>
        <w:r>
          <w:fldChar w:fldCharType="begin"/>
        </w:r>
        <w:r>
          <w:instrText xml:space="preserve"> SEQ Figure \* ARABIC </w:instrText>
        </w:r>
      </w:ins>
      <w:r>
        <w:fldChar w:fldCharType="separate"/>
      </w:r>
      <w:ins w:id="17063" w:author="Phuong Giang" w:date="2012-02-23T00:34:00Z">
        <w:r w:rsidR="00AF3591">
          <w:rPr>
            <w:noProof/>
          </w:rPr>
          <w:t>20</w:t>
        </w:r>
      </w:ins>
      <w:ins w:id="17064" w:author="Phuong Giang" w:date="2012-02-23T00:31:00Z">
        <w:r>
          <w:fldChar w:fldCharType="end"/>
        </w:r>
        <w:r>
          <w:t xml:space="preserve"> - Teaching Method Management Screen</w:t>
        </w:r>
      </w:ins>
      <w:bookmarkEnd w:id="17061"/>
    </w:p>
    <w:p w:rsidR="0024533E" w:rsidRPr="002C5825" w:rsidRDefault="0024533E" w:rsidP="0024533E">
      <w:pPr>
        <w:keepNext/>
        <w:keepLines/>
        <w:numPr>
          <w:ilvl w:val="3"/>
          <w:numId w:val="27"/>
        </w:numPr>
        <w:tabs>
          <w:tab w:val="left" w:pos="4208"/>
        </w:tabs>
        <w:spacing w:before="200" w:after="0"/>
        <w:outlineLvl w:val="3"/>
        <w:rPr>
          <w:ins w:id="17065" w:author="Phuong Giang" w:date="2012-02-23T00:27:00Z"/>
          <w:rFonts w:ascii="Cambria" w:eastAsia="MS Gothic" w:hAnsi="Cambria"/>
          <w:b/>
          <w:bCs/>
          <w:i/>
          <w:iCs/>
          <w:color w:val="4F81BD"/>
        </w:rPr>
      </w:pPr>
      <w:ins w:id="17066" w:author="Phuong Giang" w:date="2012-02-23T00:27:00Z">
        <w:r w:rsidRPr="002C5825">
          <w:rPr>
            <w:rFonts w:ascii="Cambria" w:eastAsia="MS Gothic" w:hAnsi="Cambria"/>
            <w:b/>
            <w:bCs/>
            <w:i/>
            <w:iCs/>
            <w:color w:val="4F81BD"/>
          </w:rPr>
          <w:t>Objects and Actions</w:t>
        </w:r>
      </w:ins>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9"/>
        <w:gridCol w:w="2189"/>
        <w:gridCol w:w="1406"/>
        <w:gridCol w:w="2819"/>
        <w:gridCol w:w="948"/>
        <w:gridCol w:w="1163"/>
        <w:gridCol w:w="758"/>
      </w:tblGrid>
      <w:tr w:rsidR="0024533E" w:rsidRPr="002C5825" w:rsidTr="00687CE6">
        <w:trPr>
          <w:ins w:id="17067"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068" w:author="Phuong Giang" w:date="2012-02-23T00:27:00Z"/>
                <w:rFonts w:ascii="Times New Roman" w:hAnsi="Times New Roman"/>
                <w:b/>
              </w:rPr>
            </w:pPr>
            <w:ins w:id="17069" w:author="Phuong Giang" w:date="2012-02-23T00:27:00Z">
              <w:r w:rsidRPr="002C5825">
                <w:rPr>
                  <w:rFonts w:ascii="Times New Roman" w:hAnsi="Times New Roman"/>
                  <w:b/>
                </w:rPr>
                <w:t>No</w:t>
              </w:r>
            </w:ins>
          </w:p>
        </w:tc>
        <w:tc>
          <w:tcPr>
            <w:tcW w:w="2189" w:type="dxa"/>
            <w:shd w:val="clear" w:color="auto" w:fill="auto"/>
          </w:tcPr>
          <w:p w:rsidR="0024533E" w:rsidRPr="002C5825" w:rsidRDefault="0024533E" w:rsidP="00687CE6">
            <w:pPr>
              <w:tabs>
                <w:tab w:val="left" w:pos="4208"/>
              </w:tabs>
              <w:spacing w:after="0" w:line="240" w:lineRule="auto"/>
              <w:rPr>
                <w:ins w:id="17070" w:author="Phuong Giang" w:date="2012-02-23T00:27:00Z"/>
                <w:rFonts w:ascii="Times New Roman" w:hAnsi="Times New Roman"/>
                <w:b/>
              </w:rPr>
            </w:pPr>
            <w:ins w:id="17071" w:author="Phuong Giang" w:date="2012-02-23T00:27:00Z">
              <w:r w:rsidRPr="002C5825">
                <w:rPr>
                  <w:rFonts w:ascii="Times New Roman" w:hAnsi="Times New Roman"/>
                  <w:b/>
                </w:rPr>
                <w:t>Component Name</w:t>
              </w:r>
            </w:ins>
          </w:p>
        </w:tc>
        <w:tc>
          <w:tcPr>
            <w:tcW w:w="1406" w:type="dxa"/>
            <w:shd w:val="clear" w:color="auto" w:fill="auto"/>
          </w:tcPr>
          <w:p w:rsidR="0024533E" w:rsidRPr="002C5825" w:rsidRDefault="0024533E" w:rsidP="00687CE6">
            <w:pPr>
              <w:tabs>
                <w:tab w:val="left" w:pos="4208"/>
              </w:tabs>
              <w:spacing w:after="0" w:line="240" w:lineRule="auto"/>
              <w:rPr>
                <w:ins w:id="17072" w:author="Phuong Giang" w:date="2012-02-23T00:27:00Z"/>
                <w:rFonts w:ascii="Times New Roman" w:hAnsi="Times New Roman"/>
                <w:b/>
              </w:rPr>
            </w:pPr>
            <w:ins w:id="17073" w:author="Phuong Giang" w:date="2012-02-23T00:27:00Z">
              <w:r w:rsidRPr="002C5825">
                <w:rPr>
                  <w:rFonts w:ascii="Times New Roman" w:hAnsi="Times New Roman"/>
                  <w:b/>
                </w:rPr>
                <w:t>Component Type</w:t>
              </w:r>
            </w:ins>
          </w:p>
        </w:tc>
        <w:tc>
          <w:tcPr>
            <w:tcW w:w="2819" w:type="dxa"/>
            <w:shd w:val="clear" w:color="auto" w:fill="auto"/>
          </w:tcPr>
          <w:p w:rsidR="0024533E" w:rsidRPr="002C5825" w:rsidRDefault="0024533E" w:rsidP="00687CE6">
            <w:pPr>
              <w:tabs>
                <w:tab w:val="left" w:pos="4208"/>
              </w:tabs>
              <w:spacing w:after="0" w:line="240" w:lineRule="auto"/>
              <w:rPr>
                <w:ins w:id="17074" w:author="Phuong Giang" w:date="2012-02-23T00:27:00Z"/>
                <w:rFonts w:ascii="Times New Roman" w:hAnsi="Times New Roman"/>
                <w:b/>
              </w:rPr>
            </w:pPr>
            <w:ins w:id="17075" w:author="Phuong Giang" w:date="2012-02-23T00:27:00Z">
              <w:r w:rsidRPr="002C5825">
                <w:rPr>
                  <w:rFonts w:ascii="Times New Roman" w:hAnsi="Times New Roman"/>
                  <w:b/>
                </w:rPr>
                <w:t>Function</w:t>
              </w:r>
            </w:ins>
          </w:p>
        </w:tc>
        <w:tc>
          <w:tcPr>
            <w:tcW w:w="948" w:type="dxa"/>
            <w:shd w:val="clear" w:color="auto" w:fill="auto"/>
          </w:tcPr>
          <w:p w:rsidR="0024533E" w:rsidRPr="002C5825" w:rsidRDefault="0024533E" w:rsidP="00687CE6">
            <w:pPr>
              <w:tabs>
                <w:tab w:val="left" w:pos="4208"/>
              </w:tabs>
              <w:spacing w:after="0" w:line="240" w:lineRule="auto"/>
              <w:rPr>
                <w:ins w:id="17076" w:author="Phuong Giang" w:date="2012-02-23T00:27:00Z"/>
                <w:rFonts w:ascii="Times New Roman" w:hAnsi="Times New Roman"/>
                <w:b/>
              </w:rPr>
            </w:pPr>
            <w:ins w:id="17077" w:author="Phuong Giang" w:date="2012-02-23T00:27:00Z">
              <w:r w:rsidRPr="002C5825">
                <w:rPr>
                  <w:rFonts w:ascii="Times New Roman" w:hAnsi="Times New Roman"/>
                  <w:b/>
                </w:rPr>
                <w:t>Format (Style)</w:t>
              </w:r>
            </w:ins>
          </w:p>
        </w:tc>
        <w:tc>
          <w:tcPr>
            <w:tcW w:w="1163" w:type="dxa"/>
            <w:shd w:val="clear" w:color="auto" w:fill="auto"/>
          </w:tcPr>
          <w:p w:rsidR="0024533E" w:rsidRPr="002C5825" w:rsidRDefault="0024533E" w:rsidP="00687CE6">
            <w:pPr>
              <w:tabs>
                <w:tab w:val="left" w:pos="4208"/>
              </w:tabs>
              <w:spacing w:after="0" w:line="240" w:lineRule="auto"/>
              <w:rPr>
                <w:ins w:id="17078" w:author="Phuong Giang" w:date="2012-02-23T00:27:00Z"/>
                <w:rFonts w:ascii="Times New Roman" w:hAnsi="Times New Roman"/>
                <w:b/>
              </w:rPr>
            </w:pPr>
            <w:ins w:id="17079" w:author="Phuong Giang" w:date="2012-02-23T00:27:00Z">
              <w:r w:rsidRPr="002C5825">
                <w:rPr>
                  <w:rFonts w:ascii="Times New Roman" w:hAnsi="Times New Roman"/>
                  <w:b/>
                </w:rPr>
                <w:t>Reference</w:t>
              </w:r>
            </w:ins>
          </w:p>
        </w:tc>
        <w:tc>
          <w:tcPr>
            <w:tcW w:w="758" w:type="dxa"/>
            <w:shd w:val="clear" w:color="auto" w:fill="auto"/>
          </w:tcPr>
          <w:p w:rsidR="0024533E" w:rsidRPr="002C5825" w:rsidRDefault="0024533E" w:rsidP="00687CE6">
            <w:pPr>
              <w:tabs>
                <w:tab w:val="left" w:pos="4208"/>
              </w:tabs>
              <w:spacing w:after="0" w:line="240" w:lineRule="auto"/>
              <w:rPr>
                <w:ins w:id="17080" w:author="Phuong Giang" w:date="2012-02-23T00:27:00Z"/>
                <w:rFonts w:ascii="Times New Roman" w:hAnsi="Times New Roman"/>
                <w:b/>
              </w:rPr>
            </w:pPr>
            <w:ins w:id="17081" w:author="Phuong Giang" w:date="2012-02-23T00:27:00Z">
              <w:r w:rsidRPr="002C5825">
                <w:rPr>
                  <w:rFonts w:ascii="Times New Roman" w:hAnsi="Times New Roman"/>
                  <w:b/>
                </w:rPr>
                <w:t>Note</w:t>
              </w:r>
            </w:ins>
          </w:p>
        </w:tc>
      </w:tr>
      <w:tr w:rsidR="0024533E" w:rsidRPr="002C5825" w:rsidTr="00687CE6">
        <w:trPr>
          <w:ins w:id="1708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083" w:author="Phuong Giang" w:date="2012-02-23T00:27:00Z"/>
                <w:rFonts w:ascii="Times New Roman" w:hAnsi="Times New Roman"/>
                <w:b/>
                <w:bCs/>
              </w:rPr>
            </w:pPr>
            <w:ins w:id="17084" w:author="Phuong Giang" w:date="2012-02-23T00:27:00Z">
              <w:r w:rsidRPr="002C5825">
                <w:rPr>
                  <w:rFonts w:ascii="Times New Roman" w:hAnsi="Times New Roman"/>
                  <w:b/>
                  <w:bCs/>
                </w:rPr>
                <w:t>1</w:t>
              </w:r>
            </w:ins>
          </w:p>
        </w:tc>
        <w:tc>
          <w:tcPr>
            <w:tcW w:w="2189" w:type="dxa"/>
            <w:shd w:val="clear" w:color="auto" w:fill="auto"/>
          </w:tcPr>
          <w:p w:rsidR="0024533E" w:rsidRPr="002C5825" w:rsidRDefault="0024533E" w:rsidP="00687CE6">
            <w:pPr>
              <w:tabs>
                <w:tab w:val="left" w:pos="4208"/>
              </w:tabs>
              <w:spacing w:after="0" w:line="240" w:lineRule="auto"/>
              <w:rPr>
                <w:ins w:id="17085" w:author="Phuong Giang" w:date="2012-02-23T00:27:00Z"/>
                <w:rFonts w:ascii="Times New Roman" w:hAnsi="Times New Roman"/>
                <w:color w:val="000000"/>
              </w:rPr>
            </w:pPr>
            <w:ins w:id="17086" w:author="Phuong Giang" w:date="2012-02-23T00:27:00Z">
              <w:r w:rsidRPr="002C5825">
                <w:rPr>
                  <w:rFonts w:ascii="Times New Roman" w:hAnsi="Times New Roman"/>
                </w:rPr>
                <w:t>Manage TMs tab</w:t>
              </w:r>
            </w:ins>
          </w:p>
        </w:tc>
        <w:tc>
          <w:tcPr>
            <w:tcW w:w="1406" w:type="dxa"/>
            <w:shd w:val="clear" w:color="auto" w:fill="auto"/>
          </w:tcPr>
          <w:p w:rsidR="0024533E" w:rsidRPr="002C5825" w:rsidRDefault="0024533E" w:rsidP="00687CE6">
            <w:pPr>
              <w:tabs>
                <w:tab w:val="left" w:pos="4208"/>
              </w:tabs>
              <w:spacing w:after="0" w:line="240" w:lineRule="auto"/>
              <w:rPr>
                <w:ins w:id="17087" w:author="Phuong Giang" w:date="2012-02-23T00:27:00Z"/>
                <w:rFonts w:ascii="Times New Roman" w:hAnsi="Times New Roman"/>
              </w:rPr>
            </w:pPr>
            <w:ins w:id="17088" w:author="Phuong Giang" w:date="2012-02-23T00:27:00Z">
              <w:r w:rsidRPr="002C5825">
                <w:rPr>
                  <w:rFonts w:ascii="Times New Roman" w:hAnsi="Times New Roman"/>
                </w:rPr>
                <w:t>Tab Item</w:t>
              </w:r>
            </w:ins>
          </w:p>
        </w:tc>
        <w:tc>
          <w:tcPr>
            <w:tcW w:w="2819" w:type="dxa"/>
            <w:shd w:val="clear" w:color="auto" w:fill="auto"/>
          </w:tcPr>
          <w:p w:rsidR="0024533E" w:rsidRPr="002C5825" w:rsidRDefault="0024533E" w:rsidP="00687CE6">
            <w:pPr>
              <w:tabs>
                <w:tab w:val="left" w:pos="4208"/>
              </w:tabs>
              <w:spacing w:after="0" w:line="240" w:lineRule="auto"/>
              <w:rPr>
                <w:ins w:id="17089" w:author="Phuong Giang" w:date="2012-02-23T00:27:00Z"/>
                <w:rFonts w:ascii="Times New Roman" w:hAnsi="Times New Roman"/>
              </w:rPr>
            </w:pPr>
            <w:ins w:id="17090" w:author="Phuong Giang" w:date="2012-02-23T00:27:00Z">
              <w:r w:rsidRPr="002C5825">
                <w:rPr>
                  <w:rFonts w:ascii="Times New Roman" w:hAnsi="Times New Roman"/>
                </w:rPr>
                <w:t>Contains all the controls and view of managing a Teaching Method.</w:t>
              </w:r>
            </w:ins>
          </w:p>
        </w:tc>
        <w:tc>
          <w:tcPr>
            <w:tcW w:w="948" w:type="dxa"/>
            <w:shd w:val="clear" w:color="auto" w:fill="auto"/>
          </w:tcPr>
          <w:p w:rsidR="0024533E" w:rsidRPr="002C5825" w:rsidRDefault="0024533E" w:rsidP="00687CE6">
            <w:pPr>
              <w:tabs>
                <w:tab w:val="left" w:pos="4208"/>
              </w:tabs>
              <w:spacing w:after="0" w:line="240" w:lineRule="auto"/>
              <w:rPr>
                <w:ins w:id="1709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09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093" w:author="Phuong Giang" w:date="2012-02-23T00:27:00Z"/>
                <w:rFonts w:ascii="Times New Roman" w:hAnsi="Times New Roman"/>
              </w:rPr>
            </w:pPr>
          </w:p>
        </w:tc>
      </w:tr>
      <w:tr w:rsidR="0024533E" w:rsidRPr="002C5825" w:rsidTr="00687CE6">
        <w:trPr>
          <w:ins w:id="1709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095" w:author="Phuong Giang" w:date="2012-02-23T00:27:00Z"/>
                <w:rFonts w:ascii="Times New Roman" w:hAnsi="Times New Roman"/>
                <w:b/>
                <w:bCs/>
              </w:rPr>
            </w:pPr>
            <w:ins w:id="17096" w:author="Phuong Giang" w:date="2012-02-23T00:27:00Z">
              <w:r w:rsidRPr="002C5825">
                <w:rPr>
                  <w:rFonts w:ascii="Times New Roman" w:hAnsi="Times New Roman"/>
                  <w:b/>
                  <w:bCs/>
                </w:rPr>
                <w:t>2</w:t>
              </w:r>
            </w:ins>
          </w:p>
        </w:tc>
        <w:tc>
          <w:tcPr>
            <w:tcW w:w="2189" w:type="dxa"/>
            <w:shd w:val="clear" w:color="auto" w:fill="auto"/>
          </w:tcPr>
          <w:p w:rsidR="0024533E" w:rsidRPr="002C5825" w:rsidRDefault="0024533E" w:rsidP="00687CE6">
            <w:pPr>
              <w:tabs>
                <w:tab w:val="left" w:pos="4208"/>
              </w:tabs>
              <w:spacing w:after="0" w:line="240" w:lineRule="auto"/>
              <w:rPr>
                <w:ins w:id="17097" w:author="Phuong Giang" w:date="2012-02-23T00:27:00Z"/>
                <w:rFonts w:ascii="Times New Roman" w:hAnsi="Times New Roman"/>
                <w:color w:val="000000"/>
              </w:rPr>
            </w:pPr>
            <w:ins w:id="17098" w:author="Phuong Giang" w:date="2012-02-23T00:27:00Z">
              <w:r w:rsidRPr="002C5825">
                <w:rPr>
                  <w:rFonts w:ascii="Times New Roman" w:hAnsi="Times New Roman"/>
                  <w:color w:val="000000"/>
                </w:rPr>
                <w:t>Manage TMs toolbar</w:t>
              </w:r>
            </w:ins>
          </w:p>
        </w:tc>
        <w:tc>
          <w:tcPr>
            <w:tcW w:w="1406" w:type="dxa"/>
            <w:shd w:val="clear" w:color="auto" w:fill="auto"/>
          </w:tcPr>
          <w:p w:rsidR="0024533E" w:rsidRPr="002C5825" w:rsidRDefault="0024533E" w:rsidP="00687CE6">
            <w:pPr>
              <w:tabs>
                <w:tab w:val="left" w:pos="4208"/>
              </w:tabs>
              <w:spacing w:after="0" w:line="240" w:lineRule="auto"/>
              <w:rPr>
                <w:ins w:id="17099" w:author="Phuong Giang" w:date="2012-02-23T00:27:00Z"/>
                <w:rFonts w:ascii="Times New Roman" w:hAnsi="Times New Roman"/>
              </w:rPr>
            </w:pPr>
            <w:ins w:id="17100" w:author="Phuong Giang" w:date="2012-02-23T00:27:00Z">
              <w:r w:rsidRPr="002C5825">
                <w:rPr>
                  <w:rFonts w:ascii="Times New Roman" w:hAnsi="Times New Roman"/>
                  <w:color w:val="000000"/>
                </w:rPr>
                <w:t>Toolbar</w:t>
              </w:r>
            </w:ins>
          </w:p>
        </w:tc>
        <w:tc>
          <w:tcPr>
            <w:tcW w:w="2819" w:type="dxa"/>
            <w:shd w:val="clear" w:color="auto" w:fill="auto"/>
          </w:tcPr>
          <w:p w:rsidR="0024533E" w:rsidRPr="002C5825" w:rsidRDefault="0024533E" w:rsidP="00687CE6">
            <w:pPr>
              <w:tabs>
                <w:tab w:val="left" w:pos="4208"/>
              </w:tabs>
              <w:spacing w:after="0" w:line="240" w:lineRule="auto"/>
              <w:rPr>
                <w:ins w:id="17101" w:author="Phuong Giang" w:date="2012-02-23T00:27:00Z"/>
                <w:rFonts w:ascii="Times New Roman" w:hAnsi="Times New Roman"/>
              </w:rPr>
            </w:pPr>
            <w:ins w:id="17102" w:author="Phuong Giang" w:date="2012-02-23T00:27:00Z">
              <w:r w:rsidRPr="002C5825">
                <w:rPr>
                  <w:rFonts w:ascii="Times New Roman" w:hAnsi="Times New Roman"/>
                  <w:color w:val="000000"/>
                </w:rPr>
                <w:t>Contains all the controls of managing TMs.</w:t>
              </w:r>
            </w:ins>
          </w:p>
        </w:tc>
        <w:tc>
          <w:tcPr>
            <w:tcW w:w="948" w:type="dxa"/>
            <w:shd w:val="clear" w:color="auto" w:fill="auto"/>
          </w:tcPr>
          <w:p w:rsidR="0024533E" w:rsidRPr="002C5825" w:rsidRDefault="0024533E" w:rsidP="00687CE6">
            <w:pPr>
              <w:tabs>
                <w:tab w:val="left" w:pos="4208"/>
              </w:tabs>
              <w:spacing w:after="0" w:line="240" w:lineRule="auto"/>
              <w:rPr>
                <w:ins w:id="1710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0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05" w:author="Phuong Giang" w:date="2012-02-23T00:27:00Z"/>
                <w:rFonts w:ascii="Times New Roman" w:hAnsi="Times New Roman"/>
              </w:rPr>
            </w:pPr>
          </w:p>
        </w:tc>
      </w:tr>
      <w:tr w:rsidR="0024533E" w:rsidRPr="002C5825" w:rsidTr="00687CE6">
        <w:trPr>
          <w:ins w:id="1710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07" w:author="Phuong Giang" w:date="2012-02-23T00:27:00Z"/>
                <w:rFonts w:ascii="Times New Roman" w:hAnsi="Times New Roman"/>
                <w:b/>
                <w:bCs/>
              </w:rPr>
            </w:pPr>
            <w:ins w:id="17108" w:author="Phuong Giang" w:date="2012-02-23T00:27:00Z">
              <w:r w:rsidRPr="002C5825">
                <w:rPr>
                  <w:rFonts w:ascii="Times New Roman" w:hAnsi="Times New Roman"/>
                  <w:b/>
                  <w:bCs/>
                </w:rPr>
                <w:t>3</w:t>
              </w:r>
            </w:ins>
          </w:p>
        </w:tc>
        <w:tc>
          <w:tcPr>
            <w:tcW w:w="2189" w:type="dxa"/>
            <w:shd w:val="clear" w:color="auto" w:fill="auto"/>
          </w:tcPr>
          <w:p w:rsidR="0024533E" w:rsidRPr="002C5825" w:rsidRDefault="0024533E" w:rsidP="00687CE6">
            <w:pPr>
              <w:tabs>
                <w:tab w:val="left" w:pos="4208"/>
              </w:tabs>
              <w:spacing w:after="0" w:line="240" w:lineRule="auto"/>
              <w:rPr>
                <w:ins w:id="17109" w:author="Phuong Giang" w:date="2012-02-23T00:27:00Z"/>
                <w:rFonts w:ascii="Times New Roman" w:hAnsi="Times New Roman"/>
                <w:color w:val="000000"/>
              </w:rPr>
            </w:pPr>
            <w:ins w:id="17110" w:author="Phuong Giang" w:date="2012-02-23T00:27:00Z">
              <w:r w:rsidRPr="002C5825">
                <w:rPr>
                  <w:rFonts w:ascii="Times New Roman" w:hAnsi="Times New Roman"/>
                  <w:color w:val="000000"/>
                </w:rPr>
                <w:t>New TM button</w:t>
              </w:r>
            </w:ins>
          </w:p>
        </w:tc>
        <w:tc>
          <w:tcPr>
            <w:tcW w:w="1406" w:type="dxa"/>
            <w:shd w:val="clear" w:color="auto" w:fill="auto"/>
          </w:tcPr>
          <w:p w:rsidR="0024533E" w:rsidRPr="002C5825" w:rsidRDefault="0024533E" w:rsidP="00687CE6">
            <w:pPr>
              <w:tabs>
                <w:tab w:val="left" w:pos="4208"/>
              </w:tabs>
              <w:spacing w:after="0" w:line="240" w:lineRule="auto"/>
              <w:rPr>
                <w:ins w:id="17111" w:author="Phuong Giang" w:date="2012-02-23T00:27:00Z"/>
                <w:rFonts w:ascii="Times New Roman" w:hAnsi="Times New Roman"/>
              </w:rPr>
            </w:pPr>
            <w:ins w:id="17112"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113" w:author="Phuong Giang" w:date="2012-02-23T00:27:00Z"/>
                <w:rFonts w:ascii="Times New Roman" w:hAnsi="Times New Roman"/>
              </w:rPr>
            </w:pPr>
            <w:ins w:id="17114" w:author="Phuong Giang" w:date="2012-02-23T00:27:00Z">
              <w:r w:rsidRPr="002C5825">
                <w:rPr>
                  <w:rFonts w:ascii="Times New Roman" w:hAnsi="Times New Roman"/>
                  <w:color w:val="000000"/>
                </w:rPr>
                <w:t>Create a new TM.</w:t>
              </w:r>
            </w:ins>
          </w:p>
        </w:tc>
        <w:tc>
          <w:tcPr>
            <w:tcW w:w="948" w:type="dxa"/>
            <w:shd w:val="clear" w:color="auto" w:fill="auto"/>
          </w:tcPr>
          <w:p w:rsidR="0024533E" w:rsidRPr="002C5825" w:rsidRDefault="0024533E" w:rsidP="00687CE6">
            <w:pPr>
              <w:tabs>
                <w:tab w:val="left" w:pos="4208"/>
              </w:tabs>
              <w:spacing w:after="0" w:line="240" w:lineRule="auto"/>
              <w:rPr>
                <w:ins w:id="1711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1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17" w:author="Phuong Giang" w:date="2012-02-23T00:27:00Z"/>
                <w:rFonts w:ascii="Times New Roman" w:hAnsi="Times New Roman"/>
              </w:rPr>
            </w:pPr>
          </w:p>
        </w:tc>
      </w:tr>
      <w:tr w:rsidR="0024533E" w:rsidRPr="002C5825" w:rsidTr="00687CE6">
        <w:trPr>
          <w:ins w:id="1711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19" w:author="Phuong Giang" w:date="2012-02-23T00:27:00Z"/>
                <w:rFonts w:ascii="Times New Roman" w:hAnsi="Times New Roman"/>
                <w:b/>
                <w:bCs/>
              </w:rPr>
            </w:pPr>
            <w:ins w:id="17120" w:author="Phuong Giang" w:date="2012-02-23T00:27:00Z">
              <w:r w:rsidRPr="002C5825">
                <w:rPr>
                  <w:rFonts w:ascii="Times New Roman" w:hAnsi="Times New Roman"/>
                  <w:b/>
                  <w:bCs/>
                </w:rPr>
                <w:t>4</w:t>
              </w:r>
            </w:ins>
          </w:p>
        </w:tc>
        <w:tc>
          <w:tcPr>
            <w:tcW w:w="2189" w:type="dxa"/>
            <w:shd w:val="clear" w:color="auto" w:fill="auto"/>
          </w:tcPr>
          <w:p w:rsidR="0024533E" w:rsidRPr="002C5825" w:rsidRDefault="0024533E" w:rsidP="00687CE6">
            <w:pPr>
              <w:tabs>
                <w:tab w:val="left" w:pos="4208"/>
              </w:tabs>
              <w:spacing w:after="0" w:line="240" w:lineRule="auto"/>
              <w:rPr>
                <w:ins w:id="17121" w:author="Phuong Giang" w:date="2012-02-23T00:27:00Z"/>
                <w:rFonts w:ascii="Times New Roman" w:hAnsi="Times New Roman"/>
                <w:color w:val="000000"/>
              </w:rPr>
            </w:pPr>
            <w:ins w:id="17122" w:author="Phuong Giang" w:date="2012-02-23T00:27:00Z">
              <w:r w:rsidRPr="002C5825">
                <w:rPr>
                  <w:rFonts w:ascii="Times New Roman" w:hAnsi="Times New Roman"/>
                  <w:color w:val="000000"/>
                </w:rPr>
                <w:t>Cut TM button</w:t>
              </w:r>
            </w:ins>
          </w:p>
        </w:tc>
        <w:tc>
          <w:tcPr>
            <w:tcW w:w="1406" w:type="dxa"/>
            <w:shd w:val="clear" w:color="auto" w:fill="auto"/>
          </w:tcPr>
          <w:p w:rsidR="0024533E" w:rsidRPr="002C5825" w:rsidRDefault="0024533E" w:rsidP="00687CE6">
            <w:pPr>
              <w:tabs>
                <w:tab w:val="left" w:pos="4208"/>
              </w:tabs>
              <w:spacing w:after="0" w:line="240" w:lineRule="auto"/>
              <w:rPr>
                <w:ins w:id="17123" w:author="Phuong Giang" w:date="2012-02-23T00:27:00Z"/>
                <w:rFonts w:ascii="Times New Roman" w:hAnsi="Times New Roman"/>
              </w:rPr>
            </w:pPr>
            <w:ins w:id="17124"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125" w:author="Phuong Giang" w:date="2012-02-23T00:27:00Z"/>
                <w:rFonts w:ascii="Times New Roman" w:hAnsi="Times New Roman"/>
              </w:rPr>
            </w:pPr>
            <w:ins w:id="17126" w:author="Phuong Giang" w:date="2012-02-23T00:27:00Z">
              <w:r w:rsidRPr="002C5825">
                <w:rPr>
                  <w:rFonts w:ascii="Times New Roman" w:hAnsi="Times New Roman"/>
                  <w:color w:val="000000"/>
                </w:rPr>
                <w:t>Cut TM to move</w:t>
              </w:r>
            </w:ins>
          </w:p>
        </w:tc>
        <w:tc>
          <w:tcPr>
            <w:tcW w:w="948" w:type="dxa"/>
            <w:shd w:val="clear" w:color="auto" w:fill="auto"/>
          </w:tcPr>
          <w:p w:rsidR="0024533E" w:rsidRPr="002C5825" w:rsidRDefault="0024533E" w:rsidP="00687CE6">
            <w:pPr>
              <w:tabs>
                <w:tab w:val="left" w:pos="4208"/>
              </w:tabs>
              <w:spacing w:after="0" w:line="240" w:lineRule="auto"/>
              <w:rPr>
                <w:ins w:id="1712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2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29" w:author="Phuong Giang" w:date="2012-02-23T00:27:00Z"/>
                <w:rFonts w:ascii="Times New Roman" w:hAnsi="Times New Roman"/>
              </w:rPr>
            </w:pPr>
          </w:p>
        </w:tc>
      </w:tr>
      <w:tr w:rsidR="0024533E" w:rsidRPr="002C5825" w:rsidTr="00687CE6">
        <w:trPr>
          <w:ins w:id="1713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31" w:author="Phuong Giang" w:date="2012-02-23T00:27:00Z"/>
                <w:rFonts w:ascii="Times New Roman" w:hAnsi="Times New Roman"/>
                <w:b/>
                <w:bCs/>
              </w:rPr>
            </w:pPr>
            <w:ins w:id="17132" w:author="Phuong Giang" w:date="2012-02-23T00:27:00Z">
              <w:r w:rsidRPr="002C5825">
                <w:rPr>
                  <w:rFonts w:ascii="Times New Roman" w:hAnsi="Times New Roman"/>
                  <w:b/>
                  <w:bCs/>
                </w:rPr>
                <w:t>5</w:t>
              </w:r>
            </w:ins>
          </w:p>
        </w:tc>
        <w:tc>
          <w:tcPr>
            <w:tcW w:w="2189" w:type="dxa"/>
            <w:shd w:val="clear" w:color="auto" w:fill="auto"/>
          </w:tcPr>
          <w:p w:rsidR="0024533E" w:rsidRPr="002C5825" w:rsidRDefault="0024533E" w:rsidP="00687CE6">
            <w:pPr>
              <w:tabs>
                <w:tab w:val="left" w:pos="4208"/>
              </w:tabs>
              <w:spacing w:after="0" w:line="240" w:lineRule="auto"/>
              <w:rPr>
                <w:ins w:id="17133" w:author="Phuong Giang" w:date="2012-02-23T00:27:00Z"/>
                <w:rFonts w:ascii="Times New Roman" w:hAnsi="Times New Roman"/>
                <w:color w:val="000000"/>
              </w:rPr>
            </w:pPr>
            <w:ins w:id="17134" w:author="Phuong Giang" w:date="2012-02-23T00:27:00Z">
              <w:r w:rsidRPr="002C5825">
                <w:rPr>
                  <w:rFonts w:ascii="Times New Roman" w:hAnsi="Times New Roman"/>
                  <w:color w:val="000000"/>
                </w:rPr>
                <w:t>Copy TM button</w:t>
              </w:r>
            </w:ins>
          </w:p>
        </w:tc>
        <w:tc>
          <w:tcPr>
            <w:tcW w:w="1406" w:type="dxa"/>
            <w:shd w:val="clear" w:color="auto" w:fill="auto"/>
          </w:tcPr>
          <w:p w:rsidR="0024533E" w:rsidRPr="002C5825" w:rsidRDefault="0024533E" w:rsidP="00687CE6">
            <w:pPr>
              <w:tabs>
                <w:tab w:val="left" w:pos="4208"/>
              </w:tabs>
              <w:spacing w:after="0" w:line="240" w:lineRule="auto"/>
              <w:rPr>
                <w:ins w:id="17135" w:author="Phuong Giang" w:date="2012-02-23T00:27:00Z"/>
                <w:rFonts w:ascii="Times New Roman" w:hAnsi="Times New Roman"/>
              </w:rPr>
            </w:pPr>
            <w:ins w:id="17136"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137" w:author="Phuong Giang" w:date="2012-02-23T00:27:00Z"/>
                <w:rFonts w:ascii="Times New Roman" w:hAnsi="Times New Roman"/>
              </w:rPr>
            </w:pPr>
            <w:ins w:id="17138" w:author="Phuong Giang" w:date="2012-02-23T00:27:00Z">
              <w:r w:rsidRPr="002C5825">
                <w:rPr>
                  <w:rFonts w:ascii="Times New Roman" w:hAnsi="Times New Roman"/>
                  <w:color w:val="000000"/>
                </w:rPr>
                <w:t>Copy TM</w:t>
              </w:r>
            </w:ins>
          </w:p>
        </w:tc>
        <w:tc>
          <w:tcPr>
            <w:tcW w:w="948" w:type="dxa"/>
            <w:shd w:val="clear" w:color="auto" w:fill="auto"/>
          </w:tcPr>
          <w:p w:rsidR="0024533E" w:rsidRPr="002C5825" w:rsidRDefault="0024533E" w:rsidP="00687CE6">
            <w:pPr>
              <w:tabs>
                <w:tab w:val="left" w:pos="4208"/>
              </w:tabs>
              <w:spacing w:after="0" w:line="240" w:lineRule="auto"/>
              <w:rPr>
                <w:ins w:id="1713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4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41" w:author="Phuong Giang" w:date="2012-02-23T00:27:00Z"/>
                <w:rFonts w:ascii="Times New Roman" w:hAnsi="Times New Roman"/>
              </w:rPr>
            </w:pPr>
          </w:p>
        </w:tc>
      </w:tr>
      <w:tr w:rsidR="0024533E" w:rsidRPr="002C5825" w:rsidTr="00687CE6">
        <w:trPr>
          <w:ins w:id="1714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43" w:author="Phuong Giang" w:date="2012-02-23T00:27:00Z"/>
                <w:rFonts w:ascii="Times New Roman" w:hAnsi="Times New Roman"/>
                <w:b/>
                <w:bCs/>
              </w:rPr>
            </w:pPr>
            <w:ins w:id="17144" w:author="Phuong Giang" w:date="2012-02-23T00:27:00Z">
              <w:r w:rsidRPr="002C5825">
                <w:rPr>
                  <w:rFonts w:ascii="Times New Roman" w:hAnsi="Times New Roman"/>
                  <w:b/>
                  <w:bCs/>
                </w:rPr>
                <w:t>6</w:t>
              </w:r>
            </w:ins>
          </w:p>
        </w:tc>
        <w:tc>
          <w:tcPr>
            <w:tcW w:w="2189" w:type="dxa"/>
            <w:shd w:val="clear" w:color="auto" w:fill="auto"/>
          </w:tcPr>
          <w:p w:rsidR="0024533E" w:rsidRPr="002C5825" w:rsidRDefault="0024533E" w:rsidP="00687CE6">
            <w:pPr>
              <w:tabs>
                <w:tab w:val="left" w:pos="4208"/>
              </w:tabs>
              <w:spacing w:after="0" w:line="240" w:lineRule="auto"/>
              <w:rPr>
                <w:ins w:id="17145" w:author="Phuong Giang" w:date="2012-02-23T00:27:00Z"/>
                <w:rFonts w:ascii="Times New Roman" w:hAnsi="Times New Roman"/>
                <w:color w:val="000000"/>
              </w:rPr>
            </w:pPr>
            <w:ins w:id="17146" w:author="Phuong Giang" w:date="2012-02-23T00:27:00Z">
              <w:r w:rsidRPr="002C5825">
                <w:rPr>
                  <w:rFonts w:ascii="Times New Roman" w:hAnsi="Times New Roman"/>
                  <w:color w:val="000000"/>
                </w:rPr>
                <w:t>Paste TM button</w:t>
              </w:r>
            </w:ins>
          </w:p>
        </w:tc>
        <w:tc>
          <w:tcPr>
            <w:tcW w:w="1406" w:type="dxa"/>
            <w:shd w:val="clear" w:color="auto" w:fill="auto"/>
          </w:tcPr>
          <w:p w:rsidR="0024533E" w:rsidRPr="002C5825" w:rsidRDefault="0024533E" w:rsidP="00687CE6">
            <w:pPr>
              <w:tabs>
                <w:tab w:val="left" w:pos="4208"/>
              </w:tabs>
              <w:spacing w:after="0" w:line="240" w:lineRule="auto"/>
              <w:rPr>
                <w:ins w:id="17147" w:author="Phuong Giang" w:date="2012-02-23T00:27:00Z"/>
                <w:rFonts w:ascii="Times New Roman" w:hAnsi="Times New Roman"/>
              </w:rPr>
            </w:pPr>
            <w:ins w:id="17148"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149" w:author="Phuong Giang" w:date="2012-02-23T00:27:00Z"/>
                <w:rFonts w:ascii="Times New Roman" w:hAnsi="Times New Roman"/>
              </w:rPr>
            </w:pPr>
            <w:ins w:id="17150" w:author="Phuong Giang" w:date="2012-02-23T00:27:00Z">
              <w:r w:rsidRPr="002C5825">
                <w:rPr>
                  <w:rFonts w:ascii="Times New Roman" w:hAnsi="Times New Roman"/>
                  <w:color w:val="000000"/>
                </w:rPr>
                <w:t xml:space="preserve">Paste TM to current selected category. </w:t>
              </w:r>
            </w:ins>
          </w:p>
        </w:tc>
        <w:tc>
          <w:tcPr>
            <w:tcW w:w="948" w:type="dxa"/>
            <w:shd w:val="clear" w:color="auto" w:fill="auto"/>
          </w:tcPr>
          <w:p w:rsidR="0024533E" w:rsidRPr="002C5825" w:rsidRDefault="0024533E" w:rsidP="00687CE6">
            <w:pPr>
              <w:tabs>
                <w:tab w:val="left" w:pos="4208"/>
              </w:tabs>
              <w:spacing w:after="0" w:line="240" w:lineRule="auto"/>
              <w:rPr>
                <w:ins w:id="1715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5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53" w:author="Phuong Giang" w:date="2012-02-23T00:27:00Z"/>
                <w:rFonts w:ascii="Times New Roman" w:hAnsi="Times New Roman"/>
              </w:rPr>
            </w:pPr>
          </w:p>
        </w:tc>
      </w:tr>
      <w:tr w:rsidR="0024533E" w:rsidRPr="002C5825" w:rsidTr="00687CE6">
        <w:trPr>
          <w:ins w:id="1715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55" w:author="Phuong Giang" w:date="2012-02-23T00:27:00Z"/>
                <w:rFonts w:ascii="Times New Roman" w:hAnsi="Times New Roman"/>
                <w:b/>
                <w:bCs/>
              </w:rPr>
            </w:pPr>
            <w:ins w:id="17156" w:author="Phuong Giang" w:date="2012-02-23T00:27:00Z">
              <w:r w:rsidRPr="002C5825">
                <w:rPr>
                  <w:rFonts w:ascii="Times New Roman" w:hAnsi="Times New Roman"/>
                  <w:b/>
                  <w:bCs/>
                </w:rPr>
                <w:t>7</w:t>
              </w:r>
            </w:ins>
          </w:p>
        </w:tc>
        <w:tc>
          <w:tcPr>
            <w:tcW w:w="2189" w:type="dxa"/>
            <w:shd w:val="clear" w:color="auto" w:fill="auto"/>
          </w:tcPr>
          <w:p w:rsidR="0024533E" w:rsidRPr="002C5825" w:rsidRDefault="0024533E" w:rsidP="00687CE6">
            <w:pPr>
              <w:tabs>
                <w:tab w:val="left" w:pos="4208"/>
              </w:tabs>
              <w:spacing w:after="0" w:line="240" w:lineRule="auto"/>
              <w:rPr>
                <w:ins w:id="17157" w:author="Phuong Giang" w:date="2012-02-23T00:27:00Z"/>
                <w:rFonts w:ascii="Times New Roman" w:hAnsi="Times New Roman"/>
                <w:color w:val="000000"/>
              </w:rPr>
            </w:pPr>
            <w:ins w:id="17158" w:author="Phuong Giang" w:date="2012-02-23T00:27:00Z">
              <w:r w:rsidRPr="002C5825">
                <w:rPr>
                  <w:rFonts w:ascii="Times New Roman" w:hAnsi="Times New Roman"/>
                  <w:color w:val="000000"/>
                </w:rPr>
                <w:t xml:space="preserve">Delete TM </w:t>
              </w:r>
            </w:ins>
          </w:p>
        </w:tc>
        <w:tc>
          <w:tcPr>
            <w:tcW w:w="1406" w:type="dxa"/>
            <w:shd w:val="clear" w:color="auto" w:fill="auto"/>
          </w:tcPr>
          <w:p w:rsidR="0024533E" w:rsidRPr="002C5825" w:rsidRDefault="0024533E" w:rsidP="00687CE6">
            <w:pPr>
              <w:tabs>
                <w:tab w:val="left" w:pos="4208"/>
              </w:tabs>
              <w:spacing w:after="0" w:line="240" w:lineRule="auto"/>
              <w:rPr>
                <w:ins w:id="17159" w:author="Phuong Giang" w:date="2012-02-23T00:27:00Z"/>
                <w:rFonts w:ascii="Times New Roman" w:hAnsi="Times New Roman"/>
              </w:rPr>
            </w:pPr>
            <w:ins w:id="17160"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161" w:author="Phuong Giang" w:date="2012-02-23T00:27:00Z"/>
                <w:rFonts w:ascii="Times New Roman" w:hAnsi="Times New Roman"/>
              </w:rPr>
            </w:pPr>
            <w:ins w:id="17162" w:author="Phuong Giang" w:date="2012-02-23T00:27:00Z">
              <w:r w:rsidRPr="002C5825">
                <w:rPr>
                  <w:rFonts w:ascii="Times New Roman" w:hAnsi="Times New Roman"/>
                  <w:color w:val="000000"/>
                </w:rPr>
                <w:t xml:space="preserve">Delete selected TM. </w:t>
              </w:r>
            </w:ins>
          </w:p>
        </w:tc>
        <w:tc>
          <w:tcPr>
            <w:tcW w:w="948" w:type="dxa"/>
            <w:shd w:val="clear" w:color="auto" w:fill="auto"/>
          </w:tcPr>
          <w:p w:rsidR="0024533E" w:rsidRPr="002C5825" w:rsidRDefault="0024533E" w:rsidP="00687CE6">
            <w:pPr>
              <w:tabs>
                <w:tab w:val="left" w:pos="4208"/>
              </w:tabs>
              <w:spacing w:after="0" w:line="240" w:lineRule="auto"/>
              <w:rPr>
                <w:ins w:id="1716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6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65" w:author="Phuong Giang" w:date="2012-02-23T00:27:00Z"/>
                <w:rFonts w:ascii="Times New Roman" w:hAnsi="Times New Roman"/>
              </w:rPr>
            </w:pPr>
          </w:p>
        </w:tc>
      </w:tr>
      <w:tr w:rsidR="0024533E" w:rsidRPr="002C5825" w:rsidTr="00687CE6">
        <w:trPr>
          <w:ins w:id="1716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67" w:author="Phuong Giang" w:date="2012-02-23T00:27:00Z"/>
                <w:rFonts w:ascii="Times New Roman" w:hAnsi="Times New Roman"/>
                <w:b/>
                <w:bCs/>
              </w:rPr>
            </w:pPr>
            <w:ins w:id="17168" w:author="Phuong Giang" w:date="2012-02-23T00:27:00Z">
              <w:r w:rsidRPr="002C5825">
                <w:rPr>
                  <w:rFonts w:ascii="Times New Roman" w:hAnsi="Times New Roman"/>
                  <w:b/>
                  <w:bCs/>
                </w:rPr>
                <w:t>8</w:t>
              </w:r>
            </w:ins>
          </w:p>
        </w:tc>
        <w:tc>
          <w:tcPr>
            <w:tcW w:w="2189" w:type="dxa"/>
            <w:shd w:val="clear" w:color="auto" w:fill="auto"/>
          </w:tcPr>
          <w:p w:rsidR="0024533E" w:rsidRPr="002C5825" w:rsidRDefault="0024533E" w:rsidP="00687CE6">
            <w:pPr>
              <w:tabs>
                <w:tab w:val="left" w:pos="4208"/>
              </w:tabs>
              <w:spacing w:after="0" w:line="240" w:lineRule="auto"/>
              <w:rPr>
                <w:ins w:id="17169" w:author="Phuong Giang" w:date="2012-02-23T00:27:00Z"/>
                <w:rFonts w:ascii="Times New Roman" w:hAnsi="Times New Roman"/>
                <w:color w:val="000000"/>
              </w:rPr>
            </w:pPr>
            <w:ins w:id="17170" w:author="Phuong Giang" w:date="2012-02-23T00:27:00Z">
              <w:r w:rsidRPr="002C5825">
                <w:rPr>
                  <w:rFonts w:ascii="Times New Roman" w:hAnsi="Times New Roman"/>
                  <w:color w:val="000000"/>
                </w:rPr>
                <w:t>TM category view</w:t>
              </w:r>
            </w:ins>
          </w:p>
        </w:tc>
        <w:tc>
          <w:tcPr>
            <w:tcW w:w="1406" w:type="dxa"/>
            <w:shd w:val="clear" w:color="auto" w:fill="auto"/>
          </w:tcPr>
          <w:p w:rsidR="0024533E" w:rsidRPr="002C5825" w:rsidRDefault="0024533E" w:rsidP="00687CE6">
            <w:pPr>
              <w:tabs>
                <w:tab w:val="left" w:pos="4208"/>
              </w:tabs>
              <w:spacing w:after="0" w:line="240" w:lineRule="auto"/>
              <w:rPr>
                <w:ins w:id="17171" w:author="Phuong Giang" w:date="2012-02-23T00:27:00Z"/>
                <w:rFonts w:ascii="Times New Roman" w:hAnsi="Times New Roman"/>
              </w:rPr>
            </w:pPr>
            <w:ins w:id="17172" w:author="Phuong Giang" w:date="2012-02-23T00:27:00Z">
              <w:r w:rsidRPr="002C5825">
                <w:rPr>
                  <w:rFonts w:ascii="Times New Roman" w:hAnsi="Times New Roman"/>
                  <w:color w:val="000000"/>
                </w:rPr>
                <w:t>Tree view</w:t>
              </w:r>
            </w:ins>
          </w:p>
        </w:tc>
        <w:tc>
          <w:tcPr>
            <w:tcW w:w="2819" w:type="dxa"/>
            <w:shd w:val="clear" w:color="auto" w:fill="auto"/>
          </w:tcPr>
          <w:p w:rsidR="0024533E" w:rsidRPr="002C5825" w:rsidRDefault="0024533E" w:rsidP="00687CE6">
            <w:pPr>
              <w:tabs>
                <w:tab w:val="left" w:pos="4208"/>
              </w:tabs>
              <w:spacing w:after="0" w:line="240" w:lineRule="auto"/>
              <w:rPr>
                <w:ins w:id="17173" w:author="Phuong Giang" w:date="2012-02-23T00:27:00Z"/>
                <w:rFonts w:ascii="Times New Roman" w:hAnsi="Times New Roman"/>
              </w:rPr>
            </w:pPr>
            <w:ins w:id="17174" w:author="Phuong Giang" w:date="2012-02-23T00:27:00Z">
              <w:r w:rsidRPr="002C5825">
                <w:rPr>
                  <w:rFonts w:ascii="Times New Roman" w:hAnsi="Times New Roman"/>
                  <w:color w:val="000000"/>
                </w:rPr>
                <w:t>List all categories of TMs.</w:t>
              </w:r>
            </w:ins>
          </w:p>
        </w:tc>
        <w:tc>
          <w:tcPr>
            <w:tcW w:w="948" w:type="dxa"/>
            <w:shd w:val="clear" w:color="auto" w:fill="auto"/>
          </w:tcPr>
          <w:p w:rsidR="0024533E" w:rsidRPr="002C5825" w:rsidRDefault="0024533E" w:rsidP="00687CE6">
            <w:pPr>
              <w:tabs>
                <w:tab w:val="left" w:pos="4208"/>
              </w:tabs>
              <w:spacing w:after="0" w:line="240" w:lineRule="auto"/>
              <w:rPr>
                <w:ins w:id="1717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7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77" w:author="Phuong Giang" w:date="2012-02-23T00:27:00Z"/>
                <w:rFonts w:ascii="Times New Roman" w:hAnsi="Times New Roman"/>
              </w:rPr>
            </w:pPr>
          </w:p>
        </w:tc>
      </w:tr>
      <w:tr w:rsidR="0024533E" w:rsidRPr="002C5825" w:rsidTr="00687CE6">
        <w:trPr>
          <w:ins w:id="1717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79" w:author="Phuong Giang" w:date="2012-02-23T00:27:00Z"/>
                <w:rFonts w:ascii="Times New Roman" w:hAnsi="Times New Roman"/>
                <w:b/>
                <w:bCs/>
              </w:rPr>
            </w:pPr>
            <w:ins w:id="17180" w:author="Phuong Giang" w:date="2012-02-23T00:27:00Z">
              <w:r w:rsidRPr="002C5825">
                <w:rPr>
                  <w:rFonts w:ascii="Times New Roman" w:hAnsi="Times New Roman"/>
                  <w:b/>
                  <w:bCs/>
                </w:rPr>
                <w:t>9</w:t>
              </w:r>
            </w:ins>
          </w:p>
        </w:tc>
        <w:tc>
          <w:tcPr>
            <w:tcW w:w="2189" w:type="dxa"/>
            <w:shd w:val="clear" w:color="auto" w:fill="auto"/>
          </w:tcPr>
          <w:p w:rsidR="0024533E" w:rsidRPr="002C5825" w:rsidRDefault="0024533E" w:rsidP="00687CE6">
            <w:pPr>
              <w:tabs>
                <w:tab w:val="left" w:pos="4208"/>
              </w:tabs>
              <w:spacing w:after="0" w:line="240" w:lineRule="auto"/>
              <w:rPr>
                <w:ins w:id="17181" w:author="Phuong Giang" w:date="2012-02-23T00:27:00Z"/>
                <w:rFonts w:ascii="Times New Roman" w:hAnsi="Times New Roman"/>
                <w:color w:val="000000"/>
              </w:rPr>
            </w:pPr>
            <w:ins w:id="17182" w:author="Phuong Giang" w:date="2012-02-23T00:27:00Z">
              <w:r w:rsidRPr="002C5825">
                <w:rPr>
                  <w:rFonts w:ascii="Times New Roman" w:hAnsi="Times New Roman"/>
                  <w:color w:val="000000"/>
                </w:rPr>
                <w:t>Search TM panel</w:t>
              </w:r>
            </w:ins>
          </w:p>
        </w:tc>
        <w:tc>
          <w:tcPr>
            <w:tcW w:w="1406" w:type="dxa"/>
            <w:shd w:val="clear" w:color="auto" w:fill="auto"/>
          </w:tcPr>
          <w:p w:rsidR="0024533E" w:rsidRPr="002C5825" w:rsidRDefault="0024533E" w:rsidP="00687CE6">
            <w:pPr>
              <w:tabs>
                <w:tab w:val="left" w:pos="4208"/>
              </w:tabs>
              <w:spacing w:after="0" w:line="240" w:lineRule="auto"/>
              <w:rPr>
                <w:ins w:id="17183" w:author="Phuong Giang" w:date="2012-02-23T00:27:00Z"/>
                <w:rFonts w:ascii="Times New Roman" w:hAnsi="Times New Roman"/>
              </w:rPr>
            </w:pPr>
            <w:ins w:id="17184" w:author="Phuong Giang" w:date="2012-02-23T00:27:00Z">
              <w:r w:rsidRPr="002C5825">
                <w:rPr>
                  <w:rFonts w:ascii="Times New Roman" w:hAnsi="Times New Roman"/>
                  <w:color w:val="000000"/>
                </w:rPr>
                <w:t>Expander</w:t>
              </w:r>
            </w:ins>
          </w:p>
        </w:tc>
        <w:tc>
          <w:tcPr>
            <w:tcW w:w="2819" w:type="dxa"/>
            <w:shd w:val="clear" w:color="auto" w:fill="auto"/>
          </w:tcPr>
          <w:p w:rsidR="0024533E" w:rsidRPr="002C5825" w:rsidRDefault="0024533E" w:rsidP="00687CE6">
            <w:pPr>
              <w:tabs>
                <w:tab w:val="left" w:pos="4208"/>
              </w:tabs>
              <w:spacing w:after="0" w:line="240" w:lineRule="auto"/>
              <w:rPr>
                <w:ins w:id="17185" w:author="Phuong Giang" w:date="2012-02-23T00:27:00Z"/>
                <w:rFonts w:ascii="Times New Roman" w:hAnsi="Times New Roman"/>
              </w:rPr>
            </w:pPr>
            <w:ins w:id="17186" w:author="Phuong Giang" w:date="2012-02-23T00:27:00Z">
              <w:r w:rsidRPr="002C5825">
                <w:rPr>
                  <w:rFonts w:ascii="Times New Roman" w:hAnsi="Times New Roman"/>
                  <w:color w:val="000000"/>
                </w:rPr>
                <w:t xml:space="preserve">Contains controls of searching Teaching Method in need.  </w:t>
              </w:r>
            </w:ins>
          </w:p>
        </w:tc>
        <w:tc>
          <w:tcPr>
            <w:tcW w:w="948" w:type="dxa"/>
            <w:shd w:val="clear" w:color="auto" w:fill="auto"/>
          </w:tcPr>
          <w:p w:rsidR="0024533E" w:rsidRPr="002C5825" w:rsidRDefault="0024533E" w:rsidP="00687CE6">
            <w:pPr>
              <w:tabs>
                <w:tab w:val="left" w:pos="4208"/>
              </w:tabs>
              <w:spacing w:after="0" w:line="240" w:lineRule="auto"/>
              <w:rPr>
                <w:ins w:id="1718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18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189" w:author="Phuong Giang" w:date="2012-02-23T00:27:00Z"/>
                <w:rFonts w:ascii="Times New Roman" w:hAnsi="Times New Roman"/>
              </w:rPr>
            </w:pPr>
          </w:p>
        </w:tc>
      </w:tr>
      <w:tr w:rsidR="0024533E" w:rsidRPr="002C5825" w:rsidTr="00687CE6">
        <w:trPr>
          <w:ins w:id="1719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191" w:author="Phuong Giang" w:date="2012-02-23T00:27:00Z"/>
                <w:rFonts w:ascii="Times New Roman" w:hAnsi="Times New Roman"/>
                <w:b/>
                <w:bCs/>
              </w:rPr>
            </w:pPr>
            <w:ins w:id="17192" w:author="Phuong Giang" w:date="2012-02-23T00:27:00Z">
              <w:r w:rsidRPr="002C5825">
                <w:rPr>
                  <w:rFonts w:ascii="Times New Roman" w:hAnsi="Times New Roman"/>
                  <w:b/>
                  <w:bCs/>
                </w:rPr>
                <w:t>10</w:t>
              </w:r>
            </w:ins>
          </w:p>
        </w:tc>
        <w:tc>
          <w:tcPr>
            <w:tcW w:w="2189" w:type="dxa"/>
            <w:shd w:val="clear" w:color="auto" w:fill="auto"/>
          </w:tcPr>
          <w:p w:rsidR="0024533E" w:rsidRPr="002C5825" w:rsidRDefault="0024533E" w:rsidP="00687CE6">
            <w:pPr>
              <w:tabs>
                <w:tab w:val="left" w:pos="4208"/>
              </w:tabs>
              <w:spacing w:after="0" w:line="240" w:lineRule="auto"/>
              <w:rPr>
                <w:ins w:id="17193" w:author="Phuong Giang" w:date="2012-02-23T00:27:00Z"/>
                <w:rFonts w:ascii="Times New Roman" w:hAnsi="Times New Roman"/>
                <w:color w:val="000000"/>
              </w:rPr>
            </w:pPr>
            <w:ins w:id="17194" w:author="Phuong Giang" w:date="2012-02-23T00:27:00Z">
              <w:r w:rsidRPr="002C5825">
                <w:rPr>
                  <w:rFonts w:ascii="Times New Roman" w:hAnsi="Times New Roman"/>
                  <w:color w:val="000000"/>
                </w:rPr>
                <w:t>Search TM text box</w:t>
              </w:r>
            </w:ins>
          </w:p>
        </w:tc>
        <w:tc>
          <w:tcPr>
            <w:tcW w:w="1406" w:type="dxa"/>
            <w:shd w:val="clear" w:color="auto" w:fill="auto"/>
          </w:tcPr>
          <w:p w:rsidR="0024533E" w:rsidRPr="002C5825" w:rsidRDefault="0024533E" w:rsidP="00687CE6">
            <w:pPr>
              <w:tabs>
                <w:tab w:val="left" w:pos="4208"/>
              </w:tabs>
              <w:spacing w:after="0" w:line="240" w:lineRule="auto"/>
              <w:rPr>
                <w:ins w:id="17195" w:author="Phuong Giang" w:date="2012-02-23T00:27:00Z"/>
                <w:rFonts w:ascii="Times New Roman" w:hAnsi="Times New Roman"/>
              </w:rPr>
            </w:pPr>
            <w:ins w:id="17196" w:author="Phuong Giang" w:date="2012-02-23T00:27:00Z">
              <w:r w:rsidRPr="002C5825">
                <w:rPr>
                  <w:rFonts w:ascii="Times New Roman" w:hAnsi="Times New Roman"/>
                  <w:color w:val="000000"/>
                </w:rPr>
                <w:t>Text Box</w:t>
              </w:r>
            </w:ins>
          </w:p>
        </w:tc>
        <w:tc>
          <w:tcPr>
            <w:tcW w:w="2819" w:type="dxa"/>
            <w:shd w:val="clear" w:color="auto" w:fill="auto"/>
          </w:tcPr>
          <w:p w:rsidR="0024533E" w:rsidRPr="002C5825" w:rsidRDefault="0024533E" w:rsidP="00687CE6">
            <w:pPr>
              <w:tabs>
                <w:tab w:val="left" w:pos="4208"/>
              </w:tabs>
              <w:spacing w:after="0" w:line="240" w:lineRule="auto"/>
              <w:rPr>
                <w:ins w:id="17197" w:author="Phuong Giang" w:date="2012-02-23T00:27:00Z"/>
                <w:rFonts w:ascii="Times New Roman" w:hAnsi="Times New Roman"/>
              </w:rPr>
            </w:pPr>
            <w:ins w:id="17198" w:author="Phuong Giang" w:date="2012-02-23T00:27:00Z">
              <w:r w:rsidRPr="002C5825">
                <w:rPr>
                  <w:rFonts w:ascii="Times New Roman" w:hAnsi="Times New Roman"/>
                  <w:color w:val="000000"/>
                </w:rPr>
                <w:t xml:space="preserve">Take key words inputted for searching TMs.  </w:t>
              </w:r>
            </w:ins>
          </w:p>
        </w:tc>
        <w:tc>
          <w:tcPr>
            <w:tcW w:w="948" w:type="dxa"/>
            <w:shd w:val="clear" w:color="auto" w:fill="auto"/>
          </w:tcPr>
          <w:p w:rsidR="0024533E" w:rsidRPr="002C5825" w:rsidRDefault="0024533E" w:rsidP="00687CE6">
            <w:pPr>
              <w:tabs>
                <w:tab w:val="left" w:pos="4208"/>
              </w:tabs>
              <w:spacing w:after="0" w:line="240" w:lineRule="auto"/>
              <w:rPr>
                <w:ins w:id="1719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0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01" w:author="Phuong Giang" w:date="2012-02-23T00:27:00Z"/>
                <w:rFonts w:ascii="Times New Roman" w:hAnsi="Times New Roman"/>
              </w:rPr>
            </w:pPr>
          </w:p>
        </w:tc>
      </w:tr>
      <w:tr w:rsidR="0024533E" w:rsidRPr="002C5825" w:rsidTr="00687CE6">
        <w:trPr>
          <w:ins w:id="1720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03" w:author="Phuong Giang" w:date="2012-02-23T00:27:00Z"/>
                <w:rFonts w:ascii="Times New Roman" w:hAnsi="Times New Roman"/>
                <w:b/>
                <w:bCs/>
              </w:rPr>
            </w:pPr>
            <w:ins w:id="17204" w:author="Phuong Giang" w:date="2012-02-23T00:27:00Z">
              <w:r w:rsidRPr="002C5825">
                <w:rPr>
                  <w:rFonts w:ascii="Times New Roman" w:hAnsi="Times New Roman"/>
                  <w:b/>
                  <w:bCs/>
                </w:rPr>
                <w:t>11</w:t>
              </w:r>
            </w:ins>
          </w:p>
        </w:tc>
        <w:tc>
          <w:tcPr>
            <w:tcW w:w="2189" w:type="dxa"/>
            <w:shd w:val="clear" w:color="auto" w:fill="auto"/>
          </w:tcPr>
          <w:p w:rsidR="0024533E" w:rsidRPr="002C5825" w:rsidRDefault="0024533E" w:rsidP="00687CE6">
            <w:pPr>
              <w:tabs>
                <w:tab w:val="left" w:pos="4208"/>
              </w:tabs>
              <w:spacing w:after="0" w:line="240" w:lineRule="auto"/>
              <w:rPr>
                <w:ins w:id="17205" w:author="Phuong Giang" w:date="2012-02-23T00:27:00Z"/>
                <w:rFonts w:ascii="Times New Roman" w:hAnsi="Times New Roman"/>
                <w:color w:val="000000"/>
              </w:rPr>
            </w:pPr>
            <w:ins w:id="17206" w:author="Phuong Giang" w:date="2012-02-23T00:27:00Z">
              <w:r w:rsidRPr="002C5825">
                <w:rPr>
                  <w:rFonts w:ascii="Times New Roman" w:hAnsi="Times New Roman"/>
                  <w:color w:val="000000"/>
                </w:rPr>
                <w:t>TM Team Size filter</w:t>
              </w:r>
            </w:ins>
          </w:p>
        </w:tc>
        <w:tc>
          <w:tcPr>
            <w:tcW w:w="1406" w:type="dxa"/>
            <w:shd w:val="clear" w:color="auto" w:fill="auto"/>
          </w:tcPr>
          <w:p w:rsidR="0024533E" w:rsidRPr="002C5825" w:rsidRDefault="0024533E" w:rsidP="00687CE6">
            <w:pPr>
              <w:tabs>
                <w:tab w:val="left" w:pos="4208"/>
              </w:tabs>
              <w:spacing w:after="0" w:line="240" w:lineRule="auto"/>
              <w:rPr>
                <w:ins w:id="17207" w:author="Phuong Giang" w:date="2012-02-23T00:27:00Z"/>
                <w:rFonts w:ascii="Times New Roman" w:hAnsi="Times New Roman"/>
              </w:rPr>
            </w:pPr>
            <w:ins w:id="17208"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209" w:author="Phuong Giang" w:date="2012-02-23T00:27:00Z"/>
                <w:rFonts w:ascii="Times New Roman" w:hAnsi="Times New Roman"/>
              </w:rPr>
            </w:pPr>
            <w:ins w:id="17210" w:author="Phuong Giang" w:date="2012-02-23T00:27:00Z">
              <w:r w:rsidRPr="002C5825">
                <w:rPr>
                  <w:rFonts w:ascii="Times New Roman" w:hAnsi="Times New Roman"/>
                  <w:color w:val="000000"/>
                </w:rPr>
                <w:t>Take Team Size Condition for searching TMs.</w:t>
              </w:r>
            </w:ins>
          </w:p>
        </w:tc>
        <w:tc>
          <w:tcPr>
            <w:tcW w:w="948" w:type="dxa"/>
            <w:shd w:val="clear" w:color="auto" w:fill="auto"/>
          </w:tcPr>
          <w:p w:rsidR="0024533E" w:rsidRPr="002C5825" w:rsidRDefault="0024533E" w:rsidP="00687CE6">
            <w:pPr>
              <w:tabs>
                <w:tab w:val="left" w:pos="4208"/>
              </w:tabs>
              <w:spacing w:after="0" w:line="240" w:lineRule="auto"/>
              <w:rPr>
                <w:ins w:id="1721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1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13" w:author="Phuong Giang" w:date="2012-02-23T00:27:00Z"/>
                <w:rFonts w:ascii="Times New Roman" w:hAnsi="Times New Roman"/>
              </w:rPr>
            </w:pPr>
          </w:p>
        </w:tc>
      </w:tr>
      <w:tr w:rsidR="0024533E" w:rsidRPr="002C5825" w:rsidTr="00687CE6">
        <w:trPr>
          <w:ins w:id="1721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15" w:author="Phuong Giang" w:date="2012-02-23T00:27:00Z"/>
                <w:rFonts w:ascii="Times New Roman" w:hAnsi="Times New Roman"/>
                <w:b/>
                <w:bCs/>
              </w:rPr>
            </w:pPr>
            <w:ins w:id="17216" w:author="Phuong Giang" w:date="2012-02-23T00:27:00Z">
              <w:r w:rsidRPr="002C5825">
                <w:rPr>
                  <w:rFonts w:ascii="Times New Roman" w:hAnsi="Times New Roman"/>
                  <w:b/>
                  <w:bCs/>
                </w:rPr>
                <w:t>12</w:t>
              </w:r>
            </w:ins>
          </w:p>
        </w:tc>
        <w:tc>
          <w:tcPr>
            <w:tcW w:w="2189" w:type="dxa"/>
            <w:shd w:val="clear" w:color="auto" w:fill="auto"/>
          </w:tcPr>
          <w:p w:rsidR="0024533E" w:rsidRPr="002C5825" w:rsidRDefault="0024533E" w:rsidP="00687CE6">
            <w:pPr>
              <w:tabs>
                <w:tab w:val="left" w:pos="4208"/>
              </w:tabs>
              <w:spacing w:after="0" w:line="240" w:lineRule="auto"/>
              <w:rPr>
                <w:ins w:id="17217" w:author="Phuong Giang" w:date="2012-02-23T00:27:00Z"/>
                <w:rFonts w:ascii="Times New Roman" w:hAnsi="Times New Roman"/>
                <w:color w:val="000000"/>
              </w:rPr>
            </w:pPr>
            <w:ins w:id="17218" w:author="Phuong Giang" w:date="2012-02-23T00:27:00Z">
              <w:r w:rsidRPr="002C5825">
                <w:rPr>
                  <w:rFonts w:ascii="Times New Roman" w:hAnsi="Times New Roman"/>
                  <w:color w:val="000000"/>
                </w:rPr>
                <w:t>TM Preferred Subject filter</w:t>
              </w:r>
            </w:ins>
          </w:p>
        </w:tc>
        <w:tc>
          <w:tcPr>
            <w:tcW w:w="1406" w:type="dxa"/>
            <w:shd w:val="clear" w:color="auto" w:fill="auto"/>
          </w:tcPr>
          <w:p w:rsidR="0024533E" w:rsidRPr="002C5825" w:rsidRDefault="0024533E" w:rsidP="00687CE6">
            <w:pPr>
              <w:tabs>
                <w:tab w:val="left" w:pos="4208"/>
              </w:tabs>
              <w:spacing w:after="0" w:line="240" w:lineRule="auto"/>
              <w:rPr>
                <w:ins w:id="17219" w:author="Phuong Giang" w:date="2012-02-23T00:27:00Z"/>
                <w:rFonts w:ascii="Times New Roman" w:hAnsi="Times New Roman"/>
              </w:rPr>
            </w:pPr>
            <w:ins w:id="17220"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221" w:author="Phuong Giang" w:date="2012-02-23T00:27:00Z"/>
                <w:rFonts w:ascii="Times New Roman" w:hAnsi="Times New Roman"/>
              </w:rPr>
            </w:pPr>
            <w:ins w:id="17222" w:author="Phuong Giang" w:date="2012-02-23T00:27:00Z">
              <w:r w:rsidRPr="002C5825">
                <w:rPr>
                  <w:rFonts w:ascii="Times New Roman" w:hAnsi="Times New Roman"/>
                  <w:color w:val="000000"/>
                </w:rPr>
                <w:t>Take Preferred Subject Condition for searching TMs.</w:t>
              </w:r>
            </w:ins>
          </w:p>
        </w:tc>
        <w:tc>
          <w:tcPr>
            <w:tcW w:w="948" w:type="dxa"/>
            <w:shd w:val="clear" w:color="auto" w:fill="auto"/>
          </w:tcPr>
          <w:p w:rsidR="0024533E" w:rsidRPr="002C5825" w:rsidRDefault="0024533E" w:rsidP="00687CE6">
            <w:pPr>
              <w:tabs>
                <w:tab w:val="left" w:pos="4208"/>
              </w:tabs>
              <w:spacing w:after="0" w:line="240" w:lineRule="auto"/>
              <w:rPr>
                <w:ins w:id="1722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2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25" w:author="Phuong Giang" w:date="2012-02-23T00:27:00Z"/>
                <w:rFonts w:ascii="Times New Roman" w:hAnsi="Times New Roman"/>
              </w:rPr>
            </w:pPr>
          </w:p>
        </w:tc>
      </w:tr>
      <w:tr w:rsidR="0024533E" w:rsidRPr="002C5825" w:rsidTr="00687CE6">
        <w:trPr>
          <w:ins w:id="1722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27" w:author="Phuong Giang" w:date="2012-02-23T00:27:00Z"/>
                <w:rFonts w:ascii="Times New Roman" w:hAnsi="Times New Roman"/>
                <w:b/>
                <w:bCs/>
              </w:rPr>
            </w:pPr>
            <w:ins w:id="17228" w:author="Phuong Giang" w:date="2012-02-23T00:27:00Z">
              <w:r w:rsidRPr="002C5825">
                <w:rPr>
                  <w:rFonts w:ascii="Times New Roman" w:hAnsi="Times New Roman"/>
                  <w:b/>
                  <w:bCs/>
                </w:rPr>
                <w:t>13</w:t>
              </w:r>
            </w:ins>
          </w:p>
        </w:tc>
        <w:tc>
          <w:tcPr>
            <w:tcW w:w="2189" w:type="dxa"/>
            <w:shd w:val="clear" w:color="auto" w:fill="auto"/>
          </w:tcPr>
          <w:p w:rsidR="0024533E" w:rsidRPr="002C5825" w:rsidRDefault="0024533E" w:rsidP="00687CE6">
            <w:pPr>
              <w:tabs>
                <w:tab w:val="left" w:pos="4208"/>
              </w:tabs>
              <w:spacing w:after="0" w:line="240" w:lineRule="auto"/>
              <w:rPr>
                <w:ins w:id="17229" w:author="Phuong Giang" w:date="2012-02-23T00:27:00Z"/>
                <w:rFonts w:ascii="Times New Roman" w:hAnsi="Times New Roman"/>
                <w:color w:val="000000"/>
              </w:rPr>
            </w:pPr>
            <w:ins w:id="17230" w:author="Phuong Giang" w:date="2012-02-23T00:27:00Z">
              <w:r w:rsidRPr="002C5825">
                <w:rPr>
                  <w:rFonts w:ascii="Times New Roman" w:hAnsi="Times New Roman"/>
                  <w:color w:val="000000"/>
                </w:rPr>
                <w:t>TM Preferred Class filter</w:t>
              </w:r>
            </w:ins>
          </w:p>
        </w:tc>
        <w:tc>
          <w:tcPr>
            <w:tcW w:w="1406" w:type="dxa"/>
            <w:shd w:val="clear" w:color="auto" w:fill="auto"/>
          </w:tcPr>
          <w:p w:rsidR="0024533E" w:rsidRPr="002C5825" w:rsidRDefault="0024533E" w:rsidP="00687CE6">
            <w:pPr>
              <w:tabs>
                <w:tab w:val="left" w:pos="4208"/>
              </w:tabs>
              <w:spacing w:after="0" w:line="240" w:lineRule="auto"/>
              <w:rPr>
                <w:ins w:id="17231" w:author="Phuong Giang" w:date="2012-02-23T00:27:00Z"/>
                <w:rFonts w:ascii="Times New Roman" w:hAnsi="Times New Roman"/>
              </w:rPr>
            </w:pPr>
            <w:ins w:id="17232"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233" w:author="Phuong Giang" w:date="2012-02-23T00:27:00Z"/>
                <w:rFonts w:ascii="Times New Roman" w:hAnsi="Times New Roman"/>
              </w:rPr>
            </w:pPr>
            <w:ins w:id="17234" w:author="Phuong Giang" w:date="2012-02-23T00:27:00Z">
              <w:r w:rsidRPr="002C5825">
                <w:rPr>
                  <w:rFonts w:ascii="Times New Roman" w:hAnsi="Times New Roman"/>
                  <w:color w:val="000000"/>
                </w:rPr>
                <w:t xml:space="preserve">Take Preferred Class Condition for searching </w:t>
              </w:r>
              <w:r w:rsidRPr="002C5825">
                <w:rPr>
                  <w:rFonts w:ascii="Times New Roman" w:hAnsi="Times New Roman"/>
                  <w:color w:val="000000"/>
                </w:rPr>
                <w:lastRenderedPageBreak/>
                <w:t>TMs.</w:t>
              </w:r>
            </w:ins>
          </w:p>
        </w:tc>
        <w:tc>
          <w:tcPr>
            <w:tcW w:w="948" w:type="dxa"/>
            <w:shd w:val="clear" w:color="auto" w:fill="auto"/>
          </w:tcPr>
          <w:p w:rsidR="0024533E" w:rsidRPr="002C5825" w:rsidRDefault="0024533E" w:rsidP="00687CE6">
            <w:pPr>
              <w:tabs>
                <w:tab w:val="left" w:pos="4208"/>
              </w:tabs>
              <w:spacing w:after="0" w:line="240" w:lineRule="auto"/>
              <w:rPr>
                <w:ins w:id="1723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3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37" w:author="Phuong Giang" w:date="2012-02-23T00:27:00Z"/>
                <w:rFonts w:ascii="Times New Roman" w:hAnsi="Times New Roman"/>
              </w:rPr>
            </w:pPr>
          </w:p>
        </w:tc>
      </w:tr>
      <w:tr w:rsidR="0024533E" w:rsidRPr="002C5825" w:rsidTr="00687CE6">
        <w:trPr>
          <w:ins w:id="1723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39" w:author="Phuong Giang" w:date="2012-02-23T00:27:00Z"/>
                <w:rFonts w:ascii="Times New Roman" w:hAnsi="Times New Roman"/>
                <w:b/>
                <w:bCs/>
              </w:rPr>
            </w:pPr>
            <w:ins w:id="17240" w:author="Phuong Giang" w:date="2012-02-23T00:27:00Z">
              <w:r w:rsidRPr="002C5825">
                <w:rPr>
                  <w:rFonts w:ascii="Times New Roman" w:hAnsi="Times New Roman"/>
                  <w:b/>
                  <w:bCs/>
                </w:rPr>
                <w:lastRenderedPageBreak/>
                <w:t>14</w:t>
              </w:r>
            </w:ins>
          </w:p>
        </w:tc>
        <w:tc>
          <w:tcPr>
            <w:tcW w:w="2189" w:type="dxa"/>
            <w:shd w:val="clear" w:color="auto" w:fill="auto"/>
          </w:tcPr>
          <w:p w:rsidR="0024533E" w:rsidRPr="002C5825" w:rsidRDefault="0024533E" w:rsidP="00687CE6">
            <w:pPr>
              <w:tabs>
                <w:tab w:val="left" w:pos="4208"/>
              </w:tabs>
              <w:spacing w:after="0" w:line="240" w:lineRule="auto"/>
              <w:rPr>
                <w:ins w:id="17241" w:author="Phuong Giang" w:date="2012-02-23T00:27:00Z"/>
                <w:rFonts w:ascii="Times New Roman" w:hAnsi="Times New Roman"/>
                <w:color w:val="000000"/>
              </w:rPr>
            </w:pPr>
            <w:ins w:id="17242" w:author="Phuong Giang" w:date="2012-02-23T00:27:00Z">
              <w:r w:rsidRPr="002C5825">
                <w:rPr>
                  <w:rFonts w:ascii="Times New Roman" w:hAnsi="Times New Roman"/>
                  <w:color w:val="000000"/>
                </w:rPr>
                <w:t>TM Tools filter</w:t>
              </w:r>
            </w:ins>
          </w:p>
        </w:tc>
        <w:tc>
          <w:tcPr>
            <w:tcW w:w="1406" w:type="dxa"/>
            <w:shd w:val="clear" w:color="auto" w:fill="auto"/>
          </w:tcPr>
          <w:p w:rsidR="0024533E" w:rsidRPr="002C5825" w:rsidRDefault="0024533E" w:rsidP="00687CE6">
            <w:pPr>
              <w:tabs>
                <w:tab w:val="left" w:pos="4208"/>
              </w:tabs>
              <w:spacing w:after="0" w:line="240" w:lineRule="auto"/>
              <w:rPr>
                <w:ins w:id="17243" w:author="Phuong Giang" w:date="2012-02-23T00:27:00Z"/>
                <w:rFonts w:ascii="Times New Roman" w:hAnsi="Times New Roman"/>
              </w:rPr>
            </w:pPr>
            <w:ins w:id="17244" w:author="Phuong Giang" w:date="2012-02-23T00:27:00Z">
              <w:r w:rsidRPr="002C5825">
                <w:rPr>
                  <w:rFonts w:ascii="Times New Roman" w:hAnsi="Times New Roman"/>
                  <w:color w:val="000000"/>
                </w:rPr>
                <w:t>Rich Text Box</w:t>
              </w:r>
            </w:ins>
          </w:p>
        </w:tc>
        <w:tc>
          <w:tcPr>
            <w:tcW w:w="2819" w:type="dxa"/>
            <w:shd w:val="clear" w:color="auto" w:fill="auto"/>
          </w:tcPr>
          <w:p w:rsidR="0024533E" w:rsidRPr="002C5825" w:rsidRDefault="0024533E" w:rsidP="00687CE6">
            <w:pPr>
              <w:tabs>
                <w:tab w:val="left" w:pos="4208"/>
              </w:tabs>
              <w:spacing w:after="0" w:line="240" w:lineRule="auto"/>
              <w:rPr>
                <w:ins w:id="17245" w:author="Phuong Giang" w:date="2012-02-23T00:27:00Z"/>
                <w:rFonts w:ascii="Times New Roman" w:hAnsi="Times New Roman"/>
              </w:rPr>
            </w:pPr>
            <w:ins w:id="17246" w:author="Phuong Giang" w:date="2012-02-23T00:27:00Z">
              <w:r w:rsidRPr="002C5825">
                <w:rPr>
                  <w:rFonts w:ascii="Times New Roman" w:hAnsi="Times New Roman"/>
                  <w:color w:val="000000"/>
                </w:rPr>
                <w:t>Take key word of Tools for searching TMs.</w:t>
              </w:r>
            </w:ins>
          </w:p>
        </w:tc>
        <w:tc>
          <w:tcPr>
            <w:tcW w:w="948" w:type="dxa"/>
            <w:shd w:val="clear" w:color="auto" w:fill="auto"/>
          </w:tcPr>
          <w:p w:rsidR="0024533E" w:rsidRPr="002C5825" w:rsidRDefault="0024533E" w:rsidP="00687CE6">
            <w:pPr>
              <w:tabs>
                <w:tab w:val="left" w:pos="4208"/>
              </w:tabs>
              <w:spacing w:after="0" w:line="240" w:lineRule="auto"/>
              <w:rPr>
                <w:ins w:id="1724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4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49" w:author="Phuong Giang" w:date="2012-02-23T00:27:00Z"/>
                <w:rFonts w:ascii="Times New Roman" w:hAnsi="Times New Roman"/>
              </w:rPr>
            </w:pPr>
          </w:p>
        </w:tc>
      </w:tr>
      <w:tr w:rsidR="0024533E" w:rsidRPr="002C5825" w:rsidTr="00687CE6">
        <w:trPr>
          <w:ins w:id="1725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51" w:author="Phuong Giang" w:date="2012-02-23T00:27:00Z"/>
                <w:rFonts w:ascii="Times New Roman" w:hAnsi="Times New Roman"/>
                <w:b/>
                <w:bCs/>
              </w:rPr>
            </w:pPr>
            <w:ins w:id="17252" w:author="Phuong Giang" w:date="2012-02-23T00:27:00Z">
              <w:r w:rsidRPr="002C5825">
                <w:rPr>
                  <w:rFonts w:ascii="Times New Roman" w:hAnsi="Times New Roman"/>
                  <w:b/>
                  <w:bCs/>
                </w:rPr>
                <w:t>15</w:t>
              </w:r>
            </w:ins>
          </w:p>
        </w:tc>
        <w:tc>
          <w:tcPr>
            <w:tcW w:w="2189" w:type="dxa"/>
            <w:shd w:val="clear" w:color="auto" w:fill="auto"/>
          </w:tcPr>
          <w:p w:rsidR="0024533E" w:rsidRPr="002C5825" w:rsidRDefault="0024533E" w:rsidP="00687CE6">
            <w:pPr>
              <w:tabs>
                <w:tab w:val="left" w:pos="4208"/>
              </w:tabs>
              <w:spacing w:after="0" w:line="240" w:lineRule="auto"/>
              <w:rPr>
                <w:ins w:id="17253" w:author="Phuong Giang" w:date="2012-02-23T00:27:00Z"/>
                <w:rFonts w:ascii="Times New Roman" w:hAnsi="Times New Roman"/>
                <w:color w:val="000000"/>
              </w:rPr>
            </w:pPr>
            <w:ins w:id="17254" w:author="Phuong Giang" w:date="2012-02-23T00:27:00Z">
              <w:r w:rsidRPr="002C5825">
                <w:rPr>
                  <w:rFonts w:ascii="Times New Roman" w:hAnsi="Times New Roman"/>
                  <w:color w:val="000000"/>
                </w:rPr>
                <w:t>TM List</w:t>
              </w:r>
            </w:ins>
          </w:p>
        </w:tc>
        <w:tc>
          <w:tcPr>
            <w:tcW w:w="1406" w:type="dxa"/>
            <w:shd w:val="clear" w:color="auto" w:fill="auto"/>
          </w:tcPr>
          <w:p w:rsidR="0024533E" w:rsidRPr="002C5825" w:rsidRDefault="0024533E" w:rsidP="00687CE6">
            <w:pPr>
              <w:tabs>
                <w:tab w:val="left" w:pos="4208"/>
              </w:tabs>
              <w:spacing w:after="0" w:line="240" w:lineRule="auto"/>
              <w:rPr>
                <w:ins w:id="17255" w:author="Phuong Giang" w:date="2012-02-23T00:27:00Z"/>
                <w:rFonts w:ascii="Times New Roman" w:hAnsi="Times New Roman"/>
              </w:rPr>
            </w:pPr>
            <w:ins w:id="17256" w:author="Phuong Giang" w:date="2012-02-23T00:27:00Z">
              <w:r w:rsidRPr="002C5825">
                <w:rPr>
                  <w:rFonts w:ascii="Times New Roman" w:hAnsi="Times New Roman"/>
                  <w:color w:val="000000"/>
                </w:rPr>
                <w:t>List View</w:t>
              </w:r>
            </w:ins>
          </w:p>
        </w:tc>
        <w:tc>
          <w:tcPr>
            <w:tcW w:w="2819" w:type="dxa"/>
            <w:shd w:val="clear" w:color="auto" w:fill="auto"/>
          </w:tcPr>
          <w:p w:rsidR="0024533E" w:rsidRPr="002C5825" w:rsidRDefault="0024533E" w:rsidP="00687CE6">
            <w:pPr>
              <w:tabs>
                <w:tab w:val="left" w:pos="4208"/>
              </w:tabs>
              <w:spacing w:after="0" w:line="240" w:lineRule="auto"/>
              <w:rPr>
                <w:ins w:id="17257" w:author="Phuong Giang" w:date="2012-02-23T00:27:00Z"/>
                <w:rFonts w:ascii="Times New Roman" w:hAnsi="Times New Roman"/>
              </w:rPr>
            </w:pPr>
            <w:ins w:id="17258" w:author="Phuong Giang" w:date="2012-02-23T00:27:00Z">
              <w:r w:rsidRPr="002C5825">
                <w:rPr>
                  <w:rFonts w:ascii="Times New Roman" w:hAnsi="Times New Roman"/>
                  <w:color w:val="000000"/>
                </w:rPr>
                <w:t>Display TMs</w:t>
              </w:r>
            </w:ins>
          </w:p>
        </w:tc>
        <w:tc>
          <w:tcPr>
            <w:tcW w:w="948" w:type="dxa"/>
            <w:shd w:val="clear" w:color="auto" w:fill="auto"/>
          </w:tcPr>
          <w:p w:rsidR="0024533E" w:rsidRPr="002C5825" w:rsidRDefault="0024533E" w:rsidP="00687CE6">
            <w:pPr>
              <w:tabs>
                <w:tab w:val="left" w:pos="4208"/>
              </w:tabs>
              <w:spacing w:after="0" w:line="240" w:lineRule="auto"/>
              <w:rPr>
                <w:ins w:id="1725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6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61" w:author="Phuong Giang" w:date="2012-02-23T00:27:00Z"/>
                <w:rFonts w:ascii="Times New Roman" w:hAnsi="Times New Roman"/>
              </w:rPr>
            </w:pPr>
          </w:p>
        </w:tc>
      </w:tr>
      <w:tr w:rsidR="0024533E" w:rsidRPr="002C5825" w:rsidTr="00687CE6">
        <w:trPr>
          <w:ins w:id="1726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63" w:author="Phuong Giang" w:date="2012-02-23T00:27:00Z"/>
                <w:rFonts w:ascii="Times New Roman" w:hAnsi="Times New Roman"/>
                <w:b/>
                <w:bCs/>
              </w:rPr>
            </w:pPr>
            <w:ins w:id="17264" w:author="Phuong Giang" w:date="2012-02-23T00:27:00Z">
              <w:r w:rsidRPr="002C5825">
                <w:rPr>
                  <w:rFonts w:ascii="Times New Roman" w:hAnsi="Times New Roman"/>
                  <w:b/>
                  <w:bCs/>
                </w:rPr>
                <w:t>16</w:t>
              </w:r>
            </w:ins>
          </w:p>
        </w:tc>
        <w:tc>
          <w:tcPr>
            <w:tcW w:w="2189" w:type="dxa"/>
            <w:shd w:val="clear" w:color="auto" w:fill="auto"/>
          </w:tcPr>
          <w:p w:rsidR="0024533E" w:rsidRPr="002C5825" w:rsidRDefault="0024533E" w:rsidP="00687CE6">
            <w:pPr>
              <w:tabs>
                <w:tab w:val="left" w:pos="4208"/>
              </w:tabs>
              <w:spacing w:after="0" w:line="240" w:lineRule="auto"/>
              <w:rPr>
                <w:ins w:id="17265" w:author="Phuong Giang" w:date="2012-02-23T00:27:00Z"/>
                <w:rFonts w:ascii="Times New Roman" w:hAnsi="Times New Roman"/>
                <w:color w:val="000000"/>
              </w:rPr>
            </w:pPr>
            <w:ins w:id="17266" w:author="Phuong Giang" w:date="2012-02-23T00:27:00Z">
              <w:r w:rsidRPr="002C5825">
                <w:rPr>
                  <w:rFonts w:ascii="Times New Roman" w:hAnsi="Times New Roman"/>
                  <w:color w:val="000000"/>
                </w:rPr>
                <w:t>TM Input toolbar</w:t>
              </w:r>
            </w:ins>
          </w:p>
        </w:tc>
        <w:tc>
          <w:tcPr>
            <w:tcW w:w="1406" w:type="dxa"/>
            <w:shd w:val="clear" w:color="auto" w:fill="auto"/>
          </w:tcPr>
          <w:p w:rsidR="0024533E" w:rsidRPr="002C5825" w:rsidRDefault="0024533E" w:rsidP="00687CE6">
            <w:pPr>
              <w:tabs>
                <w:tab w:val="left" w:pos="4208"/>
              </w:tabs>
              <w:spacing w:after="0" w:line="240" w:lineRule="auto"/>
              <w:rPr>
                <w:ins w:id="17267" w:author="Phuong Giang" w:date="2012-02-23T00:27:00Z"/>
                <w:rFonts w:ascii="Times New Roman" w:hAnsi="Times New Roman"/>
              </w:rPr>
            </w:pPr>
            <w:ins w:id="17268" w:author="Phuong Giang" w:date="2012-02-23T00:27:00Z">
              <w:r w:rsidRPr="002C5825">
                <w:rPr>
                  <w:rFonts w:ascii="Times New Roman" w:hAnsi="Times New Roman"/>
                  <w:color w:val="000000"/>
                </w:rPr>
                <w:t>Toolbar</w:t>
              </w:r>
            </w:ins>
          </w:p>
        </w:tc>
        <w:tc>
          <w:tcPr>
            <w:tcW w:w="2819" w:type="dxa"/>
            <w:shd w:val="clear" w:color="auto" w:fill="auto"/>
          </w:tcPr>
          <w:p w:rsidR="0024533E" w:rsidRPr="002C5825" w:rsidRDefault="0024533E" w:rsidP="00687CE6">
            <w:pPr>
              <w:tabs>
                <w:tab w:val="left" w:pos="4208"/>
              </w:tabs>
              <w:spacing w:after="0" w:line="240" w:lineRule="auto"/>
              <w:rPr>
                <w:ins w:id="17269" w:author="Phuong Giang" w:date="2012-02-23T00:27:00Z"/>
                <w:rFonts w:ascii="Times New Roman" w:hAnsi="Times New Roman"/>
              </w:rPr>
            </w:pPr>
            <w:ins w:id="17270" w:author="Phuong Giang" w:date="2012-02-23T00:27:00Z">
              <w:r w:rsidRPr="002C5825">
                <w:rPr>
                  <w:rFonts w:ascii="Times New Roman" w:hAnsi="Times New Roman"/>
                  <w:color w:val="000000"/>
                </w:rPr>
                <w:t>Contains all the controls of inputting TMs.</w:t>
              </w:r>
            </w:ins>
          </w:p>
        </w:tc>
        <w:tc>
          <w:tcPr>
            <w:tcW w:w="948" w:type="dxa"/>
            <w:shd w:val="clear" w:color="auto" w:fill="auto"/>
          </w:tcPr>
          <w:p w:rsidR="0024533E" w:rsidRPr="002C5825" w:rsidRDefault="0024533E" w:rsidP="00687CE6">
            <w:pPr>
              <w:tabs>
                <w:tab w:val="left" w:pos="4208"/>
              </w:tabs>
              <w:spacing w:after="0" w:line="240" w:lineRule="auto"/>
              <w:rPr>
                <w:ins w:id="1727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7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73" w:author="Phuong Giang" w:date="2012-02-23T00:27:00Z"/>
                <w:rFonts w:ascii="Times New Roman" w:hAnsi="Times New Roman"/>
              </w:rPr>
            </w:pPr>
          </w:p>
        </w:tc>
      </w:tr>
      <w:tr w:rsidR="0024533E" w:rsidRPr="002C5825" w:rsidTr="00687CE6">
        <w:trPr>
          <w:ins w:id="1727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75" w:author="Phuong Giang" w:date="2012-02-23T00:27:00Z"/>
                <w:rFonts w:ascii="Times New Roman" w:hAnsi="Times New Roman"/>
                <w:b/>
                <w:bCs/>
              </w:rPr>
            </w:pPr>
            <w:ins w:id="17276" w:author="Phuong Giang" w:date="2012-02-23T00:27:00Z">
              <w:r w:rsidRPr="002C5825">
                <w:rPr>
                  <w:rFonts w:ascii="Times New Roman" w:hAnsi="Times New Roman"/>
                  <w:b/>
                  <w:bCs/>
                </w:rPr>
                <w:t>17</w:t>
              </w:r>
            </w:ins>
          </w:p>
        </w:tc>
        <w:tc>
          <w:tcPr>
            <w:tcW w:w="2189" w:type="dxa"/>
            <w:shd w:val="clear" w:color="auto" w:fill="auto"/>
          </w:tcPr>
          <w:p w:rsidR="0024533E" w:rsidRPr="002C5825" w:rsidRDefault="0024533E" w:rsidP="00687CE6">
            <w:pPr>
              <w:tabs>
                <w:tab w:val="left" w:pos="4208"/>
              </w:tabs>
              <w:spacing w:after="0" w:line="240" w:lineRule="auto"/>
              <w:rPr>
                <w:ins w:id="17277" w:author="Phuong Giang" w:date="2012-02-23T00:27:00Z"/>
                <w:rFonts w:ascii="Times New Roman" w:hAnsi="Times New Roman"/>
                <w:color w:val="000000"/>
              </w:rPr>
            </w:pPr>
            <w:ins w:id="17278" w:author="Phuong Giang" w:date="2012-02-23T00:27:00Z">
              <w:r w:rsidRPr="002C5825">
                <w:rPr>
                  <w:rFonts w:ascii="Times New Roman" w:hAnsi="Times New Roman"/>
                  <w:color w:val="000000"/>
                </w:rPr>
                <w:t>Add TM Holder button</w:t>
              </w:r>
            </w:ins>
          </w:p>
        </w:tc>
        <w:tc>
          <w:tcPr>
            <w:tcW w:w="1406" w:type="dxa"/>
            <w:shd w:val="clear" w:color="auto" w:fill="auto"/>
          </w:tcPr>
          <w:p w:rsidR="0024533E" w:rsidRPr="002C5825" w:rsidRDefault="0024533E" w:rsidP="00687CE6">
            <w:pPr>
              <w:tabs>
                <w:tab w:val="left" w:pos="4208"/>
              </w:tabs>
              <w:spacing w:after="0" w:line="240" w:lineRule="auto"/>
              <w:rPr>
                <w:ins w:id="17279" w:author="Phuong Giang" w:date="2012-02-23T00:27:00Z"/>
                <w:rFonts w:ascii="Times New Roman" w:hAnsi="Times New Roman"/>
              </w:rPr>
            </w:pPr>
            <w:ins w:id="17280"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281" w:author="Phuong Giang" w:date="2012-02-23T00:27:00Z"/>
                <w:rFonts w:ascii="Times New Roman" w:hAnsi="Times New Roman"/>
              </w:rPr>
            </w:pPr>
            <w:ins w:id="17282" w:author="Phuong Giang" w:date="2012-02-23T00:27:00Z">
              <w:r w:rsidRPr="002C5825">
                <w:rPr>
                  <w:rFonts w:ascii="Times New Roman" w:hAnsi="Times New Roman"/>
                  <w:color w:val="000000"/>
                </w:rPr>
                <w:t>Input TM Holder to TM Content.</w:t>
              </w:r>
            </w:ins>
          </w:p>
        </w:tc>
        <w:tc>
          <w:tcPr>
            <w:tcW w:w="948" w:type="dxa"/>
            <w:shd w:val="clear" w:color="auto" w:fill="auto"/>
          </w:tcPr>
          <w:p w:rsidR="0024533E" w:rsidRPr="002C5825" w:rsidRDefault="0024533E" w:rsidP="00687CE6">
            <w:pPr>
              <w:tabs>
                <w:tab w:val="left" w:pos="4208"/>
              </w:tabs>
              <w:spacing w:after="0" w:line="240" w:lineRule="auto"/>
              <w:rPr>
                <w:ins w:id="1728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8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85" w:author="Phuong Giang" w:date="2012-02-23T00:27:00Z"/>
                <w:rFonts w:ascii="Times New Roman" w:hAnsi="Times New Roman"/>
              </w:rPr>
            </w:pPr>
          </w:p>
        </w:tc>
      </w:tr>
      <w:tr w:rsidR="0024533E" w:rsidRPr="002C5825" w:rsidTr="00687CE6">
        <w:trPr>
          <w:ins w:id="1728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87" w:author="Phuong Giang" w:date="2012-02-23T00:27:00Z"/>
                <w:rFonts w:ascii="Times New Roman" w:hAnsi="Times New Roman"/>
                <w:b/>
                <w:bCs/>
              </w:rPr>
            </w:pPr>
            <w:ins w:id="17288" w:author="Phuong Giang" w:date="2012-02-23T00:27:00Z">
              <w:r w:rsidRPr="002C5825">
                <w:rPr>
                  <w:rFonts w:ascii="Times New Roman" w:hAnsi="Times New Roman"/>
                  <w:b/>
                  <w:bCs/>
                </w:rPr>
                <w:t>18</w:t>
              </w:r>
            </w:ins>
          </w:p>
        </w:tc>
        <w:tc>
          <w:tcPr>
            <w:tcW w:w="2189" w:type="dxa"/>
            <w:shd w:val="clear" w:color="auto" w:fill="auto"/>
          </w:tcPr>
          <w:p w:rsidR="0024533E" w:rsidRPr="002C5825" w:rsidRDefault="0024533E" w:rsidP="00687CE6">
            <w:pPr>
              <w:tabs>
                <w:tab w:val="left" w:pos="4208"/>
              </w:tabs>
              <w:spacing w:after="0" w:line="240" w:lineRule="auto"/>
              <w:rPr>
                <w:ins w:id="17289" w:author="Phuong Giang" w:date="2012-02-23T00:27:00Z"/>
                <w:rFonts w:ascii="Times New Roman" w:hAnsi="Times New Roman"/>
                <w:color w:val="000000"/>
              </w:rPr>
            </w:pPr>
            <w:ins w:id="17290" w:author="Phuong Giang" w:date="2012-02-23T00:27:00Z">
              <w:r w:rsidRPr="002C5825">
                <w:rPr>
                  <w:rFonts w:ascii="Times New Roman" w:hAnsi="Times New Roman"/>
                  <w:color w:val="000000"/>
                </w:rPr>
                <w:t>Bold button</w:t>
              </w:r>
            </w:ins>
          </w:p>
        </w:tc>
        <w:tc>
          <w:tcPr>
            <w:tcW w:w="1406" w:type="dxa"/>
            <w:shd w:val="clear" w:color="auto" w:fill="auto"/>
          </w:tcPr>
          <w:p w:rsidR="0024533E" w:rsidRPr="002C5825" w:rsidRDefault="0024533E" w:rsidP="00687CE6">
            <w:pPr>
              <w:tabs>
                <w:tab w:val="left" w:pos="4208"/>
              </w:tabs>
              <w:spacing w:after="0" w:line="240" w:lineRule="auto"/>
              <w:rPr>
                <w:ins w:id="17291" w:author="Phuong Giang" w:date="2012-02-23T00:27:00Z"/>
                <w:rFonts w:ascii="Times New Roman" w:hAnsi="Times New Roman"/>
              </w:rPr>
            </w:pPr>
            <w:ins w:id="17292"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293" w:author="Phuong Giang" w:date="2012-02-23T00:27:00Z"/>
                <w:rFonts w:ascii="Times New Roman" w:hAnsi="Times New Roman"/>
              </w:rPr>
            </w:pPr>
            <w:ins w:id="17294" w:author="Phuong Giang" w:date="2012-02-23T00:27:00Z">
              <w:r w:rsidRPr="002C5825">
                <w:rPr>
                  <w:rFonts w:ascii="Times New Roman" w:hAnsi="Times New Roman"/>
                  <w:color w:val="000000"/>
                </w:rPr>
                <w:t>Format Text into Bold</w:t>
              </w:r>
            </w:ins>
          </w:p>
        </w:tc>
        <w:tc>
          <w:tcPr>
            <w:tcW w:w="948" w:type="dxa"/>
            <w:shd w:val="clear" w:color="auto" w:fill="auto"/>
          </w:tcPr>
          <w:p w:rsidR="0024533E" w:rsidRPr="002C5825" w:rsidRDefault="0024533E" w:rsidP="00687CE6">
            <w:pPr>
              <w:tabs>
                <w:tab w:val="left" w:pos="4208"/>
              </w:tabs>
              <w:spacing w:after="0" w:line="240" w:lineRule="auto"/>
              <w:rPr>
                <w:ins w:id="1729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29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297" w:author="Phuong Giang" w:date="2012-02-23T00:27:00Z"/>
                <w:rFonts w:ascii="Times New Roman" w:hAnsi="Times New Roman"/>
              </w:rPr>
            </w:pPr>
          </w:p>
        </w:tc>
      </w:tr>
      <w:tr w:rsidR="0024533E" w:rsidRPr="002C5825" w:rsidTr="00687CE6">
        <w:trPr>
          <w:ins w:id="1729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299" w:author="Phuong Giang" w:date="2012-02-23T00:27:00Z"/>
                <w:rFonts w:ascii="Times New Roman" w:hAnsi="Times New Roman"/>
                <w:b/>
                <w:bCs/>
              </w:rPr>
            </w:pPr>
            <w:ins w:id="17300" w:author="Phuong Giang" w:date="2012-02-23T00:27:00Z">
              <w:r w:rsidRPr="002C5825">
                <w:rPr>
                  <w:rFonts w:ascii="Times New Roman" w:hAnsi="Times New Roman"/>
                  <w:b/>
                  <w:bCs/>
                </w:rPr>
                <w:t>19</w:t>
              </w:r>
            </w:ins>
          </w:p>
        </w:tc>
        <w:tc>
          <w:tcPr>
            <w:tcW w:w="2189" w:type="dxa"/>
            <w:shd w:val="clear" w:color="auto" w:fill="auto"/>
          </w:tcPr>
          <w:p w:rsidR="0024533E" w:rsidRPr="002C5825" w:rsidRDefault="0024533E" w:rsidP="00687CE6">
            <w:pPr>
              <w:tabs>
                <w:tab w:val="left" w:pos="4208"/>
              </w:tabs>
              <w:spacing w:after="0" w:line="240" w:lineRule="auto"/>
              <w:rPr>
                <w:ins w:id="17301" w:author="Phuong Giang" w:date="2012-02-23T00:27:00Z"/>
                <w:rFonts w:ascii="Times New Roman" w:hAnsi="Times New Roman"/>
                <w:color w:val="000000"/>
              </w:rPr>
            </w:pPr>
            <w:ins w:id="17302" w:author="Phuong Giang" w:date="2012-02-23T00:27:00Z">
              <w:r w:rsidRPr="002C5825">
                <w:rPr>
                  <w:rFonts w:ascii="Times New Roman" w:hAnsi="Times New Roman"/>
                  <w:color w:val="000000"/>
                </w:rPr>
                <w:t>Italic button</w:t>
              </w:r>
            </w:ins>
          </w:p>
        </w:tc>
        <w:tc>
          <w:tcPr>
            <w:tcW w:w="1406" w:type="dxa"/>
            <w:shd w:val="clear" w:color="auto" w:fill="auto"/>
          </w:tcPr>
          <w:p w:rsidR="0024533E" w:rsidRPr="002C5825" w:rsidRDefault="0024533E" w:rsidP="00687CE6">
            <w:pPr>
              <w:tabs>
                <w:tab w:val="left" w:pos="4208"/>
              </w:tabs>
              <w:spacing w:after="0" w:line="240" w:lineRule="auto"/>
              <w:rPr>
                <w:ins w:id="17303" w:author="Phuong Giang" w:date="2012-02-23T00:27:00Z"/>
                <w:rFonts w:ascii="Times New Roman" w:hAnsi="Times New Roman"/>
              </w:rPr>
            </w:pPr>
            <w:ins w:id="17304"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305" w:author="Phuong Giang" w:date="2012-02-23T00:27:00Z"/>
                <w:rFonts w:ascii="Times New Roman" w:hAnsi="Times New Roman"/>
              </w:rPr>
            </w:pPr>
            <w:ins w:id="17306" w:author="Phuong Giang" w:date="2012-02-23T00:27:00Z">
              <w:r w:rsidRPr="002C5825">
                <w:rPr>
                  <w:rFonts w:ascii="Times New Roman" w:hAnsi="Times New Roman"/>
                  <w:color w:val="000000"/>
                </w:rPr>
                <w:t>Format Text into Italic</w:t>
              </w:r>
            </w:ins>
          </w:p>
        </w:tc>
        <w:tc>
          <w:tcPr>
            <w:tcW w:w="948" w:type="dxa"/>
            <w:shd w:val="clear" w:color="auto" w:fill="auto"/>
          </w:tcPr>
          <w:p w:rsidR="0024533E" w:rsidRPr="002C5825" w:rsidRDefault="0024533E" w:rsidP="00687CE6">
            <w:pPr>
              <w:tabs>
                <w:tab w:val="left" w:pos="4208"/>
              </w:tabs>
              <w:spacing w:after="0" w:line="240" w:lineRule="auto"/>
              <w:rPr>
                <w:ins w:id="1730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0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09" w:author="Phuong Giang" w:date="2012-02-23T00:27:00Z"/>
                <w:rFonts w:ascii="Times New Roman" w:hAnsi="Times New Roman"/>
              </w:rPr>
            </w:pPr>
          </w:p>
        </w:tc>
      </w:tr>
      <w:tr w:rsidR="0024533E" w:rsidRPr="002C5825" w:rsidTr="00687CE6">
        <w:trPr>
          <w:ins w:id="1731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11" w:author="Phuong Giang" w:date="2012-02-23T00:27:00Z"/>
                <w:rFonts w:ascii="Times New Roman" w:hAnsi="Times New Roman"/>
                <w:b/>
                <w:bCs/>
              </w:rPr>
            </w:pPr>
            <w:ins w:id="17312" w:author="Phuong Giang" w:date="2012-02-23T00:27:00Z">
              <w:r w:rsidRPr="002C5825">
                <w:rPr>
                  <w:rFonts w:ascii="Times New Roman" w:hAnsi="Times New Roman"/>
                  <w:b/>
                  <w:bCs/>
                </w:rPr>
                <w:t>20</w:t>
              </w:r>
            </w:ins>
          </w:p>
        </w:tc>
        <w:tc>
          <w:tcPr>
            <w:tcW w:w="2189" w:type="dxa"/>
            <w:shd w:val="clear" w:color="auto" w:fill="auto"/>
          </w:tcPr>
          <w:p w:rsidR="0024533E" w:rsidRPr="002C5825" w:rsidRDefault="0024533E" w:rsidP="00687CE6">
            <w:pPr>
              <w:tabs>
                <w:tab w:val="left" w:pos="4208"/>
              </w:tabs>
              <w:spacing w:after="0" w:line="240" w:lineRule="auto"/>
              <w:rPr>
                <w:ins w:id="17313" w:author="Phuong Giang" w:date="2012-02-23T00:27:00Z"/>
                <w:rFonts w:ascii="Times New Roman" w:hAnsi="Times New Roman"/>
                <w:color w:val="000000"/>
              </w:rPr>
            </w:pPr>
            <w:ins w:id="17314" w:author="Phuong Giang" w:date="2012-02-23T00:27:00Z">
              <w:r w:rsidRPr="002C5825">
                <w:rPr>
                  <w:rFonts w:ascii="Times New Roman" w:hAnsi="Times New Roman"/>
                  <w:color w:val="000000"/>
                </w:rPr>
                <w:t>Underline button</w:t>
              </w:r>
            </w:ins>
          </w:p>
        </w:tc>
        <w:tc>
          <w:tcPr>
            <w:tcW w:w="1406" w:type="dxa"/>
            <w:shd w:val="clear" w:color="auto" w:fill="auto"/>
          </w:tcPr>
          <w:p w:rsidR="0024533E" w:rsidRPr="002C5825" w:rsidRDefault="0024533E" w:rsidP="00687CE6">
            <w:pPr>
              <w:tabs>
                <w:tab w:val="left" w:pos="4208"/>
              </w:tabs>
              <w:spacing w:after="0" w:line="240" w:lineRule="auto"/>
              <w:rPr>
                <w:ins w:id="17315" w:author="Phuong Giang" w:date="2012-02-23T00:27:00Z"/>
                <w:rFonts w:ascii="Times New Roman" w:hAnsi="Times New Roman"/>
              </w:rPr>
            </w:pPr>
            <w:ins w:id="17316"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317" w:author="Phuong Giang" w:date="2012-02-23T00:27:00Z"/>
                <w:rFonts w:ascii="Times New Roman" w:hAnsi="Times New Roman"/>
              </w:rPr>
            </w:pPr>
            <w:ins w:id="17318" w:author="Phuong Giang" w:date="2012-02-23T00:27:00Z">
              <w:r w:rsidRPr="002C5825">
                <w:rPr>
                  <w:rFonts w:ascii="Times New Roman" w:hAnsi="Times New Roman"/>
                  <w:color w:val="000000"/>
                </w:rPr>
                <w:t>Format Text into Underline</w:t>
              </w:r>
            </w:ins>
          </w:p>
        </w:tc>
        <w:tc>
          <w:tcPr>
            <w:tcW w:w="948" w:type="dxa"/>
            <w:shd w:val="clear" w:color="auto" w:fill="auto"/>
          </w:tcPr>
          <w:p w:rsidR="0024533E" w:rsidRPr="002C5825" w:rsidRDefault="0024533E" w:rsidP="00687CE6">
            <w:pPr>
              <w:tabs>
                <w:tab w:val="left" w:pos="4208"/>
              </w:tabs>
              <w:spacing w:after="0" w:line="240" w:lineRule="auto"/>
              <w:rPr>
                <w:ins w:id="1731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2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21" w:author="Phuong Giang" w:date="2012-02-23T00:27:00Z"/>
                <w:rFonts w:ascii="Times New Roman" w:hAnsi="Times New Roman"/>
              </w:rPr>
            </w:pPr>
          </w:p>
        </w:tc>
      </w:tr>
      <w:tr w:rsidR="0024533E" w:rsidRPr="002C5825" w:rsidTr="00687CE6">
        <w:trPr>
          <w:ins w:id="1732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23" w:author="Phuong Giang" w:date="2012-02-23T00:27:00Z"/>
                <w:rFonts w:ascii="Times New Roman" w:hAnsi="Times New Roman"/>
                <w:b/>
                <w:bCs/>
              </w:rPr>
            </w:pPr>
            <w:ins w:id="17324" w:author="Phuong Giang" w:date="2012-02-23T00:27:00Z">
              <w:r w:rsidRPr="002C5825">
                <w:rPr>
                  <w:rFonts w:ascii="Times New Roman" w:hAnsi="Times New Roman"/>
                  <w:b/>
                  <w:bCs/>
                </w:rPr>
                <w:t>21</w:t>
              </w:r>
            </w:ins>
          </w:p>
        </w:tc>
        <w:tc>
          <w:tcPr>
            <w:tcW w:w="2189" w:type="dxa"/>
            <w:shd w:val="clear" w:color="auto" w:fill="auto"/>
          </w:tcPr>
          <w:p w:rsidR="0024533E" w:rsidRPr="002C5825" w:rsidRDefault="0024533E" w:rsidP="00687CE6">
            <w:pPr>
              <w:tabs>
                <w:tab w:val="left" w:pos="4208"/>
              </w:tabs>
              <w:spacing w:after="0" w:line="240" w:lineRule="auto"/>
              <w:rPr>
                <w:ins w:id="17325" w:author="Phuong Giang" w:date="2012-02-23T00:27:00Z"/>
                <w:rFonts w:ascii="Times New Roman" w:hAnsi="Times New Roman"/>
                <w:color w:val="000000"/>
              </w:rPr>
            </w:pPr>
            <w:ins w:id="17326" w:author="Phuong Giang" w:date="2012-02-23T00:27:00Z">
              <w:r w:rsidRPr="002C5825">
                <w:rPr>
                  <w:rFonts w:ascii="Times New Roman" w:hAnsi="Times New Roman"/>
                  <w:color w:val="000000"/>
                </w:rPr>
                <w:t>Font combo box</w:t>
              </w:r>
            </w:ins>
          </w:p>
        </w:tc>
        <w:tc>
          <w:tcPr>
            <w:tcW w:w="1406" w:type="dxa"/>
            <w:shd w:val="clear" w:color="auto" w:fill="auto"/>
          </w:tcPr>
          <w:p w:rsidR="0024533E" w:rsidRPr="002C5825" w:rsidRDefault="0024533E" w:rsidP="00687CE6">
            <w:pPr>
              <w:tabs>
                <w:tab w:val="left" w:pos="4208"/>
              </w:tabs>
              <w:spacing w:after="0" w:line="240" w:lineRule="auto"/>
              <w:rPr>
                <w:ins w:id="17327" w:author="Phuong Giang" w:date="2012-02-23T00:27:00Z"/>
                <w:rFonts w:ascii="Times New Roman" w:hAnsi="Times New Roman"/>
              </w:rPr>
            </w:pPr>
            <w:ins w:id="17328" w:author="Phuong Giang" w:date="2012-02-23T00:27:00Z">
              <w:r w:rsidRPr="002C5825">
                <w:rPr>
                  <w:rFonts w:ascii="Times New Roman" w:hAnsi="Times New Roman"/>
                  <w:color w:val="000000"/>
                </w:rPr>
                <w:t>Combo Box</w:t>
              </w:r>
            </w:ins>
          </w:p>
        </w:tc>
        <w:tc>
          <w:tcPr>
            <w:tcW w:w="2819" w:type="dxa"/>
            <w:shd w:val="clear" w:color="auto" w:fill="auto"/>
          </w:tcPr>
          <w:p w:rsidR="0024533E" w:rsidRPr="002C5825" w:rsidRDefault="0024533E" w:rsidP="00687CE6">
            <w:pPr>
              <w:tabs>
                <w:tab w:val="left" w:pos="4208"/>
              </w:tabs>
              <w:spacing w:after="0" w:line="240" w:lineRule="auto"/>
              <w:rPr>
                <w:ins w:id="17329" w:author="Phuong Giang" w:date="2012-02-23T00:27:00Z"/>
                <w:rFonts w:ascii="Times New Roman" w:hAnsi="Times New Roman"/>
              </w:rPr>
            </w:pPr>
            <w:ins w:id="17330" w:author="Phuong Giang" w:date="2012-02-23T00:27:00Z">
              <w:r w:rsidRPr="002C5825">
                <w:rPr>
                  <w:rFonts w:ascii="Times New Roman" w:hAnsi="Times New Roman"/>
                  <w:color w:val="000000"/>
                </w:rPr>
                <w:t>Format Font</w:t>
              </w:r>
            </w:ins>
          </w:p>
        </w:tc>
        <w:tc>
          <w:tcPr>
            <w:tcW w:w="948" w:type="dxa"/>
            <w:shd w:val="clear" w:color="auto" w:fill="auto"/>
          </w:tcPr>
          <w:p w:rsidR="0024533E" w:rsidRPr="002C5825" w:rsidRDefault="0024533E" w:rsidP="00687CE6">
            <w:pPr>
              <w:tabs>
                <w:tab w:val="left" w:pos="4208"/>
              </w:tabs>
              <w:spacing w:after="0" w:line="240" w:lineRule="auto"/>
              <w:rPr>
                <w:ins w:id="1733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3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33" w:author="Phuong Giang" w:date="2012-02-23T00:27:00Z"/>
                <w:rFonts w:ascii="Times New Roman" w:hAnsi="Times New Roman"/>
              </w:rPr>
            </w:pPr>
          </w:p>
        </w:tc>
      </w:tr>
      <w:tr w:rsidR="0024533E" w:rsidRPr="002C5825" w:rsidTr="00687CE6">
        <w:trPr>
          <w:ins w:id="1733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35" w:author="Phuong Giang" w:date="2012-02-23T00:27:00Z"/>
                <w:rFonts w:ascii="Times New Roman" w:hAnsi="Times New Roman"/>
                <w:b/>
                <w:bCs/>
              </w:rPr>
            </w:pPr>
            <w:ins w:id="17336" w:author="Phuong Giang" w:date="2012-02-23T00:27:00Z">
              <w:r w:rsidRPr="002C5825">
                <w:rPr>
                  <w:rFonts w:ascii="Times New Roman" w:hAnsi="Times New Roman"/>
                  <w:b/>
                  <w:bCs/>
                </w:rPr>
                <w:t>22</w:t>
              </w:r>
            </w:ins>
          </w:p>
        </w:tc>
        <w:tc>
          <w:tcPr>
            <w:tcW w:w="2189" w:type="dxa"/>
            <w:shd w:val="clear" w:color="auto" w:fill="auto"/>
          </w:tcPr>
          <w:p w:rsidR="0024533E" w:rsidRPr="002C5825" w:rsidRDefault="0024533E" w:rsidP="00687CE6">
            <w:pPr>
              <w:tabs>
                <w:tab w:val="left" w:pos="4208"/>
              </w:tabs>
              <w:spacing w:after="0" w:line="240" w:lineRule="auto"/>
              <w:rPr>
                <w:ins w:id="17337" w:author="Phuong Giang" w:date="2012-02-23T00:27:00Z"/>
                <w:rFonts w:ascii="Times New Roman" w:hAnsi="Times New Roman"/>
                <w:color w:val="000000"/>
              </w:rPr>
            </w:pPr>
            <w:ins w:id="17338" w:author="Phuong Giang" w:date="2012-02-23T00:27:00Z">
              <w:r w:rsidRPr="002C5825">
                <w:rPr>
                  <w:rFonts w:ascii="Times New Roman" w:hAnsi="Times New Roman"/>
                  <w:color w:val="000000"/>
                </w:rPr>
                <w:t>Font Size combo box</w:t>
              </w:r>
            </w:ins>
          </w:p>
        </w:tc>
        <w:tc>
          <w:tcPr>
            <w:tcW w:w="1406" w:type="dxa"/>
            <w:shd w:val="clear" w:color="auto" w:fill="auto"/>
          </w:tcPr>
          <w:p w:rsidR="0024533E" w:rsidRPr="002C5825" w:rsidRDefault="0024533E" w:rsidP="00687CE6">
            <w:pPr>
              <w:tabs>
                <w:tab w:val="left" w:pos="4208"/>
              </w:tabs>
              <w:spacing w:after="0" w:line="240" w:lineRule="auto"/>
              <w:rPr>
                <w:ins w:id="17339" w:author="Phuong Giang" w:date="2012-02-23T00:27:00Z"/>
                <w:rFonts w:ascii="Times New Roman" w:hAnsi="Times New Roman"/>
              </w:rPr>
            </w:pPr>
            <w:ins w:id="17340" w:author="Phuong Giang" w:date="2012-02-23T00:27:00Z">
              <w:r w:rsidRPr="002C5825">
                <w:rPr>
                  <w:rFonts w:ascii="Times New Roman" w:hAnsi="Times New Roman"/>
                  <w:color w:val="000000"/>
                </w:rPr>
                <w:t>Combo Box</w:t>
              </w:r>
            </w:ins>
          </w:p>
        </w:tc>
        <w:tc>
          <w:tcPr>
            <w:tcW w:w="2819" w:type="dxa"/>
            <w:shd w:val="clear" w:color="auto" w:fill="auto"/>
          </w:tcPr>
          <w:p w:rsidR="0024533E" w:rsidRPr="002C5825" w:rsidRDefault="0024533E" w:rsidP="00687CE6">
            <w:pPr>
              <w:tabs>
                <w:tab w:val="left" w:pos="4208"/>
              </w:tabs>
              <w:spacing w:after="0" w:line="240" w:lineRule="auto"/>
              <w:rPr>
                <w:ins w:id="17341" w:author="Phuong Giang" w:date="2012-02-23T00:27:00Z"/>
                <w:rFonts w:ascii="Times New Roman" w:hAnsi="Times New Roman"/>
              </w:rPr>
            </w:pPr>
            <w:ins w:id="17342" w:author="Phuong Giang" w:date="2012-02-23T00:27:00Z">
              <w:r w:rsidRPr="002C5825">
                <w:rPr>
                  <w:rFonts w:ascii="Times New Roman" w:hAnsi="Times New Roman"/>
                  <w:color w:val="000000"/>
                </w:rPr>
                <w:t>Change Font Size</w:t>
              </w:r>
            </w:ins>
          </w:p>
        </w:tc>
        <w:tc>
          <w:tcPr>
            <w:tcW w:w="948" w:type="dxa"/>
            <w:shd w:val="clear" w:color="auto" w:fill="auto"/>
          </w:tcPr>
          <w:p w:rsidR="0024533E" w:rsidRPr="002C5825" w:rsidRDefault="0024533E" w:rsidP="00687CE6">
            <w:pPr>
              <w:tabs>
                <w:tab w:val="left" w:pos="4208"/>
              </w:tabs>
              <w:spacing w:after="0" w:line="240" w:lineRule="auto"/>
              <w:rPr>
                <w:ins w:id="1734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4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45" w:author="Phuong Giang" w:date="2012-02-23T00:27:00Z"/>
                <w:rFonts w:ascii="Times New Roman" w:hAnsi="Times New Roman"/>
              </w:rPr>
            </w:pPr>
          </w:p>
        </w:tc>
      </w:tr>
      <w:tr w:rsidR="0024533E" w:rsidRPr="002C5825" w:rsidTr="00687CE6">
        <w:trPr>
          <w:ins w:id="1734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47" w:author="Phuong Giang" w:date="2012-02-23T00:27:00Z"/>
                <w:rFonts w:ascii="Times New Roman" w:hAnsi="Times New Roman"/>
                <w:b/>
                <w:bCs/>
              </w:rPr>
            </w:pPr>
            <w:ins w:id="17348" w:author="Phuong Giang" w:date="2012-02-23T00:27:00Z">
              <w:r w:rsidRPr="002C5825">
                <w:rPr>
                  <w:rFonts w:ascii="Times New Roman" w:hAnsi="Times New Roman"/>
                  <w:b/>
                  <w:bCs/>
                </w:rPr>
                <w:t>23</w:t>
              </w:r>
            </w:ins>
          </w:p>
        </w:tc>
        <w:tc>
          <w:tcPr>
            <w:tcW w:w="2189" w:type="dxa"/>
            <w:shd w:val="clear" w:color="auto" w:fill="auto"/>
          </w:tcPr>
          <w:p w:rsidR="0024533E" w:rsidRPr="002C5825" w:rsidRDefault="0024533E" w:rsidP="00687CE6">
            <w:pPr>
              <w:tabs>
                <w:tab w:val="left" w:pos="4208"/>
              </w:tabs>
              <w:spacing w:after="0" w:line="240" w:lineRule="auto"/>
              <w:rPr>
                <w:ins w:id="17349" w:author="Phuong Giang" w:date="2012-02-23T00:27:00Z"/>
                <w:rFonts w:ascii="Times New Roman" w:hAnsi="Times New Roman"/>
                <w:color w:val="000000"/>
              </w:rPr>
            </w:pPr>
            <w:ins w:id="17350" w:author="Phuong Giang" w:date="2012-02-23T00:27:00Z">
              <w:r w:rsidRPr="002C5825">
                <w:rPr>
                  <w:rFonts w:ascii="Times New Roman" w:hAnsi="Times New Roman"/>
                  <w:color w:val="000000"/>
                </w:rPr>
                <w:t>Font Size Increase button</w:t>
              </w:r>
            </w:ins>
          </w:p>
        </w:tc>
        <w:tc>
          <w:tcPr>
            <w:tcW w:w="1406" w:type="dxa"/>
            <w:shd w:val="clear" w:color="auto" w:fill="auto"/>
          </w:tcPr>
          <w:p w:rsidR="0024533E" w:rsidRPr="002C5825" w:rsidRDefault="0024533E" w:rsidP="00687CE6">
            <w:pPr>
              <w:tabs>
                <w:tab w:val="left" w:pos="4208"/>
              </w:tabs>
              <w:spacing w:after="0" w:line="240" w:lineRule="auto"/>
              <w:rPr>
                <w:ins w:id="17351" w:author="Phuong Giang" w:date="2012-02-23T00:27:00Z"/>
                <w:rFonts w:ascii="Times New Roman" w:hAnsi="Times New Roman"/>
              </w:rPr>
            </w:pPr>
            <w:ins w:id="17352"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353" w:author="Phuong Giang" w:date="2012-02-23T00:27:00Z"/>
                <w:rFonts w:ascii="Times New Roman" w:hAnsi="Times New Roman"/>
              </w:rPr>
            </w:pPr>
            <w:ins w:id="17354" w:author="Phuong Giang" w:date="2012-02-23T00:27:00Z">
              <w:r w:rsidRPr="002C5825">
                <w:rPr>
                  <w:rFonts w:ascii="Times New Roman" w:hAnsi="Times New Roman"/>
                  <w:color w:val="000000"/>
                </w:rPr>
                <w:t xml:space="preserve">Increase Font Size </w:t>
              </w:r>
            </w:ins>
          </w:p>
        </w:tc>
        <w:tc>
          <w:tcPr>
            <w:tcW w:w="948" w:type="dxa"/>
            <w:shd w:val="clear" w:color="auto" w:fill="auto"/>
          </w:tcPr>
          <w:p w:rsidR="0024533E" w:rsidRPr="002C5825" w:rsidRDefault="0024533E" w:rsidP="00687CE6">
            <w:pPr>
              <w:tabs>
                <w:tab w:val="left" w:pos="4208"/>
              </w:tabs>
              <w:spacing w:after="0" w:line="240" w:lineRule="auto"/>
              <w:rPr>
                <w:ins w:id="1735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5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57" w:author="Phuong Giang" w:date="2012-02-23T00:27:00Z"/>
                <w:rFonts w:ascii="Times New Roman" w:hAnsi="Times New Roman"/>
              </w:rPr>
            </w:pPr>
          </w:p>
        </w:tc>
      </w:tr>
      <w:tr w:rsidR="0024533E" w:rsidRPr="002C5825" w:rsidTr="00687CE6">
        <w:trPr>
          <w:ins w:id="1735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59" w:author="Phuong Giang" w:date="2012-02-23T00:27:00Z"/>
                <w:rFonts w:ascii="Times New Roman" w:hAnsi="Times New Roman"/>
                <w:b/>
                <w:bCs/>
              </w:rPr>
            </w:pPr>
            <w:ins w:id="17360" w:author="Phuong Giang" w:date="2012-02-23T00:27:00Z">
              <w:r w:rsidRPr="002C5825">
                <w:rPr>
                  <w:rFonts w:ascii="Times New Roman" w:hAnsi="Times New Roman"/>
                  <w:b/>
                  <w:bCs/>
                </w:rPr>
                <w:t>24</w:t>
              </w:r>
            </w:ins>
          </w:p>
        </w:tc>
        <w:tc>
          <w:tcPr>
            <w:tcW w:w="2189" w:type="dxa"/>
            <w:shd w:val="clear" w:color="auto" w:fill="auto"/>
          </w:tcPr>
          <w:p w:rsidR="0024533E" w:rsidRPr="002C5825" w:rsidRDefault="0024533E" w:rsidP="00687CE6">
            <w:pPr>
              <w:tabs>
                <w:tab w:val="left" w:pos="4208"/>
              </w:tabs>
              <w:spacing w:after="0" w:line="240" w:lineRule="auto"/>
              <w:rPr>
                <w:ins w:id="17361" w:author="Phuong Giang" w:date="2012-02-23T00:27:00Z"/>
                <w:rFonts w:ascii="Times New Roman" w:hAnsi="Times New Roman"/>
                <w:color w:val="000000"/>
              </w:rPr>
            </w:pPr>
            <w:ins w:id="17362" w:author="Phuong Giang" w:date="2012-02-23T00:27:00Z">
              <w:r w:rsidRPr="002C5825">
                <w:rPr>
                  <w:rFonts w:ascii="Times New Roman" w:hAnsi="Times New Roman"/>
                  <w:color w:val="000000"/>
                </w:rPr>
                <w:t>Font Size Decrease button</w:t>
              </w:r>
            </w:ins>
          </w:p>
        </w:tc>
        <w:tc>
          <w:tcPr>
            <w:tcW w:w="1406" w:type="dxa"/>
            <w:shd w:val="clear" w:color="auto" w:fill="auto"/>
          </w:tcPr>
          <w:p w:rsidR="0024533E" w:rsidRPr="002C5825" w:rsidRDefault="0024533E" w:rsidP="00687CE6">
            <w:pPr>
              <w:tabs>
                <w:tab w:val="left" w:pos="4208"/>
              </w:tabs>
              <w:spacing w:after="0" w:line="240" w:lineRule="auto"/>
              <w:rPr>
                <w:ins w:id="17363" w:author="Phuong Giang" w:date="2012-02-23T00:27:00Z"/>
                <w:rFonts w:ascii="Times New Roman" w:hAnsi="Times New Roman"/>
              </w:rPr>
            </w:pPr>
            <w:ins w:id="17364"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365" w:author="Phuong Giang" w:date="2012-02-23T00:27:00Z"/>
                <w:rFonts w:ascii="Times New Roman" w:hAnsi="Times New Roman"/>
              </w:rPr>
            </w:pPr>
            <w:ins w:id="17366" w:author="Phuong Giang" w:date="2012-02-23T00:27:00Z">
              <w:r w:rsidRPr="002C5825">
                <w:rPr>
                  <w:rFonts w:ascii="Times New Roman" w:hAnsi="Times New Roman"/>
                  <w:color w:val="000000"/>
                </w:rPr>
                <w:t xml:space="preserve">Decrease Font Size </w:t>
              </w:r>
            </w:ins>
          </w:p>
        </w:tc>
        <w:tc>
          <w:tcPr>
            <w:tcW w:w="948" w:type="dxa"/>
            <w:shd w:val="clear" w:color="auto" w:fill="auto"/>
          </w:tcPr>
          <w:p w:rsidR="0024533E" w:rsidRPr="002C5825" w:rsidRDefault="0024533E" w:rsidP="00687CE6">
            <w:pPr>
              <w:tabs>
                <w:tab w:val="left" w:pos="4208"/>
              </w:tabs>
              <w:spacing w:after="0" w:line="240" w:lineRule="auto"/>
              <w:rPr>
                <w:ins w:id="1736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6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69" w:author="Phuong Giang" w:date="2012-02-23T00:27:00Z"/>
                <w:rFonts w:ascii="Times New Roman" w:hAnsi="Times New Roman"/>
              </w:rPr>
            </w:pPr>
          </w:p>
        </w:tc>
      </w:tr>
      <w:tr w:rsidR="0024533E" w:rsidRPr="002C5825" w:rsidTr="00687CE6">
        <w:trPr>
          <w:ins w:id="1737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71" w:author="Phuong Giang" w:date="2012-02-23T00:27:00Z"/>
                <w:rFonts w:ascii="Times New Roman" w:hAnsi="Times New Roman"/>
                <w:b/>
                <w:bCs/>
              </w:rPr>
            </w:pPr>
            <w:ins w:id="17372" w:author="Phuong Giang" w:date="2012-02-23T00:27:00Z">
              <w:r w:rsidRPr="002C5825">
                <w:rPr>
                  <w:rFonts w:ascii="Times New Roman" w:hAnsi="Times New Roman"/>
                  <w:b/>
                  <w:bCs/>
                </w:rPr>
                <w:t>25</w:t>
              </w:r>
            </w:ins>
          </w:p>
        </w:tc>
        <w:tc>
          <w:tcPr>
            <w:tcW w:w="2189" w:type="dxa"/>
            <w:shd w:val="clear" w:color="auto" w:fill="auto"/>
          </w:tcPr>
          <w:p w:rsidR="0024533E" w:rsidRPr="002C5825" w:rsidRDefault="0024533E" w:rsidP="00687CE6">
            <w:pPr>
              <w:tabs>
                <w:tab w:val="left" w:pos="4208"/>
              </w:tabs>
              <w:spacing w:after="0" w:line="240" w:lineRule="auto"/>
              <w:rPr>
                <w:ins w:id="17373" w:author="Phuong Giang" w:date="2012-02-23T00:27:00Z"/>
                <w:rFonts w:ascii="Times New Roman" w:hAnsi="Times New Roman"/>
                <w:color w:val="000000"/>
              </w:rPr>
            </w:pPr>
            <w:ins w:id="17374" w:author="Phuong Giang" w:date="2012-02-23T00:27:00Z">
              <w:r w:rsidRPr="002C5825">
                <w:rPr>
                  <w:rFonts w:ascii="Times New Roman" w:hAnsi="Times New Roman"/>
                  <w:color w:val="000000"/>
                </w:rPr>
                <w:t>Font Color button</w:t>
              </w:r>
            </w:ins>
          </w:p>
        </w:tc>
        <w:tc>
          <w:tcPr>
            <w:tcW w:w="1406" w:type="dxa"/>
            <w:shd w:val="clear" w:color="auto" w:fill="auto"/>
          </w:tcPr>
          <w:p w:rsidR="0024533E" w:rsidRPr="002C5825" w:rsidRDefault="0024533E" w:rsidP="00687CE6">
            <w:pPr>
              <w:tabs>
                <w:tab w:val="left" w:pos="4208"/>
              </w:tabs>
              <w:spacing w:after="0" w:line="240" w:lineRule="auto"/>
              <w:rPr>
                <w:ins w:id="17375" w:author="Phuong Giang" w:date="2012-02-23T00:27:00Z"/>
                <w:rFonts w:ascii="Times New Roman" w:hAnsi="Times New Roman"/>
              </w:rPr>
            </w:pPr>
            <w:ins w:id="17376"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377" w:author="Phuong Giang" w:date="2012-02-23T00:27:00Z"/>
                <w:rFonts w:ascii="Times New Roman" w:hAnsi="Times New Roman"/>
              </w:rPr>
            </w:pPr>
            <w:ins w:id="17378" w:author="Phuong Giang" w:date="2012-02-23T00:27:00Z">
              <w:r w:rsidRPr="002C5825">
                <w:rPr>
                  <w:rFonts w:ascii="Times New Roman" w:hAnsi="Times New Roman"/>
                  <w:color w:val="000000"/>
                </w:rPr>
                <w:t>Change Font Color</w:t>
              </w:r>
            </w:ins>
          </w:p>
        </w:tc>
        <w:tc>
          <w:tcPr>
            <w:tcW w:w="948" w:type="dxa"/>
            <w:shd w:val="clear" w:color="auto" w:fill="auto"/>
          </w:tcPr>
          <w:p w:rsidR="0024533E" w:rsidRPr="002C5825" w:rsidRDefault="0024533E" w:rsidP="00687CE6">
            <w:pPr>
              <w:tabs>
                <w:tab w:val="left" w:pos="4208"/>
              </w:tabs>
              <w:spacing w:after="0" w:line="240" w:lineRule="auto"/>
              <w:rPr>
                <w:ins w:id="1737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8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81" w:author="Phuong Giang" w:date="2012-02-23T00:27:00Z"/>
                <w:rFonts w:ascii="Times New Roman" w:hAnsi="Times New Roman"/>
              </w:rPr>
            </w:pPr>
          </w:p>
        </w:tc>
      </w:tr>
      <w:tr w:rsidR="0024533E" w:rsidRPr="002C5825" w:rsidTr="00687CE6">
        <w:trPr>
          <w:ins w:id="1738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83" w:author="Phuong Giang" w:date="2012-02-23T00:27:00Z"/>
                <w:rFonts w:ascii="Times New Roman" w:hAnsi="Times New Roman"/>
                <w:b/>
                <w:bCs/>
              </w:rPr>
            </w:pPr>
            <w:ins w:id="17384" w:author="Phuong Giang" w:date="2012-02-23T00:27:00Z">
              <w:r w:rsidRPr="002C5825">
                <w:rPr>
                  <w:rFonts w:ascii="Times New Roman" w:hAnsi="Times New Roman"/>
                  <w:b/>
                  <w:bCs/>
                </w:rPr>
                <w:t>26</w:t>
              </w:r>
            </w:ins>
          </w:p>
        </w:tc>
        <w:tc>
          <w:tcPr>
            <w:tcW w:w="2189" w:type="dxa"/>
            <w:shd w:val="clear" w:color="auto" w:fill="auto"/>
          </w:tcPr>
          <w:p w:rsidR="0024533E" w:rsidRPr="002C5825" w:rsidRDefault="0024533E" w:rsidP="00687CE6">
            <w:pPr>
              <w:tabs>
                <w:tab w:val="left" w:pos="4208"/>
              </w:tabs>
              <w:spacing w:after="0" w:line="240" w:lineRule="auto"/>
              <w:rPr>
                <w:ins w:id="17385" w:author="Phuong Giang" w:date="2012-02-23T00:27:00Z"/>
                <w:rFonts w:ascii="Times New Roman" w:hAnsi="Times New Roman"/>
                <w:color w:val="000000"/>
              </w:rPr>
            </w:pPr>
            <w:ins w:id="17386" w:author="Phuong Giang" w:date="2012-02-23T00:27:00Z">
              <w:r w:rsidRPr="002C5825">
                <w:rPr>
                  <w:rFonts w:ascii="Times New Roman" w:hAnsi="Times New Roman"/>
                  <w:color w:val="000000"/>
                </w:rPr>
                <w:t>Text Fill Color button</w:t>
              </w:r>
            </w:ins>
          </w:p>
        </w:tc>
        <w:tc>
          <w:tcPr>
            <w:tcW w:w="1406" w:type="dxa"/>
            <w:shd w:val="clear" w:color="auto" w:fill="auto"/>
          </w:tcPr>
          <w:p w:rsidR="0024533E" w:rsidRPr="002C5825" w:rsidRDefault="0024533E" w:rsidP="00687CE6">
            <w:pPr>
              <w:tabs>
                <w:tab w:val="left" w:pos="4208"/>
              </w:tabs>
              <w:spacing w:after="0" w:line="240" w:lineRule="auto"/>
              <w:rPr>
                <w:ins w:id="17387" w:author="Phuong Giang" w:date="2012-02-23T00:27:00Z"/>
                <w:rFonts w:ascii="Times New Roman" w:hAnsi="Times New Roman"/>
              </w:rPr>
            </w:pPr>
            <w:ins w:id="17388"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389" w:author="Phuong Giang" w:date="2012-02-23T00:27:00Z"/>
                <w:rFonts w:ascii="Times New Roman" w:hAnsi="Times New Roman"/>
              </w:rPr>
            </w:pPr>
            <w:ins w:id="17390" w:author="Phuong Giang" w:date="2012-02-23T00:27:00Z">
              <w:r w:rsidRPr="002C5825">
                <w:rPr>
                  <w:rFonts w:ascii="Times New Roman" w:hAnsi="Times New Roman"/>
                  <w:color w:val="000000"/>
                </w:rPr>
                <w:t>Change Text Fill Color</w:t>
              </w:r>
            </w:ins>
          </w:p>
        </w:tc>
        <w:tc>
          <w:tcPr>
            <w:tcW w:w="948" w:type="dxa"/>
            <w:shd w:val="clear" w:color="auto" w:fill="auto"/>
          </w:tcPr>
          <w:p w:rsidR="0024533E" w:rsidRPr="002C5825" w:rsidRDefault="0024533E" w:rsidP="00687CE6">
            <w:pPr>
              <w:tabs>
                <w:tab w:val="left" w:pos="4208"/>
              </w:tabs>
              <w:spacing w:after="0" w:line="240" w:lineRule="auto"/>
              <w:rPr>
                <w:ins w:id="1739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39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393" w:author="Phuong Giang" w:date="2012-02-23T00:27:00Z"/>
                <w:rFonts w:ascii="Times New Roman" w:hAnsi="Times New Roman"/>
              </w:rPr>
            </w:pPr>
          </w:p>
        </w:tc>
      </w:tr>
      <w:tr w:rsidR="0024533E" w:rsidRPr="002C5825" w:rsidTr="00687CE6">
        <w:trPr>
          <w:ins w:id="1739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395" w:author="Phuong Giang" w:date="2012-02-23T00:27:00Z"/>
                <w:rFonts w:ascii="Times New Roman" w:hAnsi="Times New Roman"/>
                <w:b/>
                <w:bCs/>
              </w:rPr>
            </w:pPr>
            <w:ins w:id="17396" w:author="Phuong Giang" w:date="2012-02-23T00:27:00Z">
              <w:r w:rsidRPr="002C5825">
                <w:rPr>
                  <w:rFonts w:ascii="Times New Roman" w:hAnsi="Times New Roman"/>
                  <w:b/>
                  <w:bCs/>
                </w:rPr>
                <w:t>27</w:t>
              </w:r>
            </w:ins>
          </w:p>
        </w:tc>
        <w:tc>
          <w:tcPr>
            <w:tcW w:w="2189" w:type="dxa"/>
            <w:shd w:val="clear" w:color="auto" w:fill="auto"/>
          </w:tcPr>
          <w:p w:rsidR="0024533E" w:rsidRPr="002C5825" w:rsidRDefault="0024533E" w:rsidP="00687CE6">
            <w:pPr>
              <w:tabs>
                <w:tab w:val="left" w:pos="4208"/>
              </w:tabs>
              <w:spacing w:after="0" w:line="240" w:lineRule="auto"/>
              <w:rPr>
                <w:ins w:id="17397" w:author="Phuong Giang" w:date="2012-02-23T00:27:00Z"/>
                <w:rFonts w:ascii="Times New Roman" w:hAnsi="Times New Roman"/>
                <w:color w:val="000000"/>
              </w:rPr>
            </w:pPr>
            <w:ins w:id="17398" w:author="Phuong Giang" w:date="2012-02-23T00:27:00Z">
              <w:r w:rsidRPr="002C5825">
                <w:rPr>
                  <w:rFonts w:ascii="Times New Roman" w:hAnsi="Times New Roman"/>
                  <w:color w:val="000000"/>
                </w:rPr>
                <w:t>Text Align Left button</w:t>
              </w:r>
            </w:ins>
          </w:p>
        </w:tc>
        <w:tc>
          <w:tcPr>
            <w:tcW w:w="1406" w:type="dxa"/>
            <w:shd w:val="clear" w:color="auto" w:fill="auto"/>
          </w:tcPr>
          <w:p w:rsidR="0024533E" w:rsidRPr="002C5825" w:rsidRDefault="0024533E" w:rsidP="00687CE6">
            <w:pPr>
              <w:tabs>
                <w:tab w:val="left" w:pos="4208"/>
              </w:tabs>
              <w:spacing w:after="0" w:line="240" w:lineRule="auto"/>
              <w:rPr>
                <w:ins w:id="17399" w:author="Phuong Giang" w:date="2012-02-23T00:27:00Z"/>
                <w:rFonts w:ascii="Times New Roman" w:hAnsi="Times New Roman"/>
              </w:rPr>
            </w:pPr>
            <w:ins w:id="17400"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01" w:author="Phuong Giang" w:date="2012-02-23T00:27:00Z"/>
                <w:rFonts w:ascii="Times New Roman" w:hAnsi="Times New Roman"/>
              </w:rPr>
            </w:pPr>
            <w:ins w:id="17402" w:author="Phuong Giang" w:date="2012-02-23T00:27:00Z">
              <w:r w:rsidRPr="002C5825">
                <w:rPr>
                  <w:rFonts w:ascii="Times New Roman" w:hAnsi="Times New Roman"/>
                  <w:color w:val="000000"/>
                </w:rPr>
                <w:t>Align Text to the Left</w:t>
              </w:r>
            </w:ins>
          </w:p>
        </w:tc>
        <w:tc>
          <w:tcPr>
            <w:tcW w:w="948" w:type="dxa"/>
            <w:shd w:val="clear" w:color="auto" w:fill="auto"/>
          </w:tcPr>
          <w:p w:rsidR="0024533E" w:rsidRPr="002C5825" w:rsidRDefault="0024533E" w:rsidP="00687CE6">
            <w:pPr>
              <w:tabs>
                <w:tab w:val="left" w:pos="4208"/>
              </w:tabs>
              <w:spacing w:after="0" w:line="240" w:lineRule="auto"/>
              <w:rPr>
                <w:ins w:id="1740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0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05" w:author="Phuong Giang" w:date="2012-02-23T00:27:00Z"/>
                <w:rFonts w:ascii="Times New Roman" w:hAnsi="Times New Roman"/>
              </w:rPr>
            </w:pPr>
          </w:p>
        </w:tc>
      </w:tr>
      <w:tr w:rsidR="0024533E" w:rsidRPr="002C5825" w:rsidTr="00687CE6">
        <w:trPr>
          <w:ins w:id="1740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07" w:author="Phuong Giang" w:date="2012-02-23T00:27:00Z"/>
                <w:rFonts w:ascii="Times New Roman" w:hAnsi="Times New Roman"/>
                <w:b/>
                <w:bCs/>
              </w:rPr>
            </w:pPr>
            <w:ins w:id="17408" w:author="Phuong Giang" w:date="2012-02-23T00:27:00Z">
              <w:r w:rsidRPr="002C5825">
                <w:rPr>
                  <w:rFonts w:ascii="Times New Roman" w:hAnsi="Times New Roman"/>
                  <w:b/>
                  <w:bCs/>
                </w:rPr>
                <w:t>28</w:t>
              </w:r>
            </w:ins>
          </w:p>
        </w:tc>
        <w:tc>
          <w:tcPr>
            <w:tcW w:w="2189" w:type="dxa"/>
            <w:shd w:val="clear" w:color="auto" w:fill="auto"/>
          </w:tcPr>
          <w:p w:rsidR="0024533E" w:rsidRPr="002C5825" w:rsidRDefault="0024533E" w:rsidP="00687CE6">
            <w:pPr>
              <w:tabs>
                <w:tab w:val="left" w:pos="4208"/>
              </w:tabs>
              <w:spacing w:after="0" w:line="240" w:lineRule="auto"/>
              <w:rPr>
                <w:ins w:id="17409" w:author="Phuong Giang" w:date="2012-02-23T00:27:00Z"/>
                <w:rFonts w:ascii="Times New Roman" w:hAnsi="Times New Roman"/>
                <w:color w:val="000000"/>
              </w:rPr>
            </w:pPr>
            <w:ins w:id="17410" w:author="Phuong Giang" w:date="2012-02-23T00:27:00Z">
              <w:r w:rsidRPr="002C5825">
                <w:rPr>
                  <w:rFonts w:ascii="Times New Roman" w:hAnsi="Times New Roman"/>
                  <w:color w:val="000000"/>
                </w:rPr>
                <w:t>Text Align Right button</w:t>
              </w:r>
            </w:ins>
          </w:p>
        </w:tc>
        <w:tc>
          <w:tcPr>
            <w:tcW w:w="1406" w:type="dxa"/>
            <w:shd w:val="clear" w:color="auto" w:fill="auto"/>
          </w:tcPr>
          <w:p w:rsidR="0024533E" w:rsidRPr="002C5825" w:rsidRDefault="0024533E" w:rsidP="00687CE6">
            <w:pPr>
              <w:tabs>
                <w:tab w:val="left" w:pos="4208"/>
              </w:tabs>
              <w:spacing w:after="0" w:line="240" w:lineRule="auto"/>
              <w:rPr>
                <w:ins w:id="17411" w:author="Phuong Giang" w:date="2012-02-23T00:27:00Z"/>
                <w:rFonts w:ascii="Times New Roman" w:hAnsi="Times New Roman"/>
              </w:rPr>
            </w:pPr>
            <w:ins w:id="17412"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13" w:author="Phuong Giang" w:date="2012-02-23T00:27:00Z"/>
                <w:rFonts w:ascii="Times New Roman" w:hAnsi="Times New Roman"/>
              </w:rPr>
            </w:pPr>
            <w:ins w:id="17414" w:author="Phuong Giang" w:date="2012-02-23T00:27:00Z">
              <w:r w:rsidRPr="002C5825">
                <w:rPr>
                  <w:rFonts w:ascii="Times New Roman" w:hAnsi="Times New Roman"/>
                  <w:color w:val="000000"/>
                </w:rPr>
                <w:t>Align Text to the Right</w:t>
              </w:r>
            </w:ins>
          </w:p>
        </w:tc>
        <w:tc>
          <w:tcPr>
            <w:tcW w:w="948" w:type="dxa"/>
            <w:shd w:val="clear" w:color="auto" w:fill="auto"/>
          </w:tcPr>
          <w:p w:rsidR="0024533E" w:rsidRPr="002C5825" w:rsidRDefault="0024533E" w:rsidP="00687CE6">
            <w:pPr>
              <w:tabs>
                <w:tab w:val="left" w:pos="4208"/>
              </w:tabs>
              <w:spacing w:after="0" w:line="240" w:lineRule="auto"/>
              <w:rPr>
                <w:ins w:id="1741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1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17" w:author="Phuong Giang" w:date="2012-02-23T00:27:00Z"/>
                <w:rFonts w:ascii="Times New Roman" w:hAnsi="Times New Roman"/>
              </w:rPr>
            </w:pPr>
          </w:p>
        </w:tc>
      </w:tr>
      <w:tr w:rsidR="0024533E" w:rsidRPr="002C5825" w:rsidTr="00687CE6">
        <w:trPr>
          <w:ins w:id="1741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19" w:author="Phuong Giang" w:date="2012-02-23T00:27:00Z"/>
                <w:rFonts w:ascii="Times New Roman" w:hAnsi="Times New Roman"/>
                <w:b/>
                <w:bCs/>
              </w:rPr>
            </w:pPr>
            <w:ins w:id="17420" w:author="Phuong Giang" w:date="2012-02-23T00:27:00Z">
              <w:r w:rsidRPr="002C5825">
                <w:rPr>
                  <w:rFonts w:ascii="Times New Roman" w:hAnsi="Times New Roman"/>
                  <w:b/>
                  <w:bCs/>
                </w:rPr>
                <w:t>29</w:t>
              </w:r>
            </w:ins>
          </w:p>
        </w:tc>
        <w:tc>
          <w:tcPr>
            <w:tcW w:w="2189" w:type="dxa"/>
            <w:shd w:val="clear" w:color="auto" w:fill="auto"/>
          </w:tcPr>
          <w:p w:rsidR="0024533E" w:rsidRPr="002C5825" w:rsidRDefault="0024533E" w:rsidP="00687CE6">
            <w:pPr>
              <w:tabs>
                <w:tab w:val="left" w:pos="4208"/>
              </w:tabs>
              <w:spacing w:after="0" w:line="240" w:lineRule="auto"/>
              <w:rPr>
                <w:ins w:id="17421" w:author="Phuong Giang" w:date="2012-02-23T00:27:00Z"/>
                <w:rFonts w:ascii="Times New Roman" w:hAnsi="Times New Roman"/>
                <w:color w:val="000000"/>
              </w:rPr>
            </w:pPr>
            <w:ins w:id="17422" w:author="Phuong Giang" w:date="2012-02-23T00:27:00Z">
              <w:r w:rsidRPr="002C5825">
                <w:rPr>
                  <w:rFonts w:ascii="Times New Roman" w:hAnsi="Times New Roman"/>
                  <w:color w:val="000000"/>
                </w:rPr>
                <w:t>Text Align Center button</w:t>
              </w:r>
            </w:ins>
          </w:p>
        </w:tc>
        <w:tc>
          <w:tcPr>
            <w:tcW w:w="1406" w:type="dxa"/>
            <w:shd w:val="clear" w:color="auto" w:fill="auto"/>
          </w:tcPr>
          <w:p w:rsidR="0024533E" w:rsidRPr="002C5825" w:rsidRDefault="0024533E" w:rsidP="00687CE6">
            <w:pPr>
              <w:tabs>
                <w:tab w:val="left" w:pos="4208"/>
              </w:tabs>
              <w:spacing w:after="0" w:line="240" w:lineRule="auto"/>
              <w:rPr>
                <w:ins w:id="17423" w:author="Phuong Giang" w:date="2012-02-23T00:27:00Z"/>
                <w:rFonts w:ascii="Times New Roman" w:hAnsi="Times New Roman"/>
              </w:rPr>
            </w:pPr>
            <w:ins w:id="17424"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25" w:author="Phuong Giang" w:date="2012-02-23T00:27:00Z"/>
                <w:rFonts w:ascii="Times New Roman" w:hAnsi="Times New Roman"/>
              </w:rPr>
            </w:pPr>
            <w:ins w:id="17426" w:author="Phuong Giang" w:date="2012-02-23T00:27:00Z">
              <w:r w:rsidRPr="002C5825">
                <w:rPr>
                  <w:rFonts w:ascii="Times New Roman" w:hAnsi="Times New Roman"/>
                  <w:color w:val="000000"/>
                </w:rPr>
                <w:t>Align Text at Center</w:t>
              </w:r>
            </w:ins>
          </w:p>
        </w:tc>
        <w:tc>
          <w:tcPr>
            <w:tcW w:w="948" w:type="dxa"/>
            <w:shd w:val="clear" w:color="auto" w:fill="auto"/>
          </w:tcPr>
          <w:p w:rsidR="0024533E" w:rsidRPr="002C5825" w:rsidRDefault="0024533E" w:rsidP="00687CE6">
            <w:pPr>
              <w:tabs>
                <w:tab w:val="left" w:pos="4208"/>
              </w:tabs>
              <w:spacing w:after="0" w:line="240" w:lineRule="auto"/>
              <w:rPr>
                <w:ins w:id="1742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2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29" w:author="Phuong Giang" w:date="2012-02-23T00:27:00Z"/>
                <w:rFonts w:ascii="Times New Roman" w:hAnsi="Times New Roman"/>
              </w:rPr>
            </w:pPr>
          </w:p>
        </w:tc>
      </w:tr>
      <w:tr w:rsidR="0024533E" w:rsidRPr="002C5825" w:rsidTr="00687CE6">
        <w:trPr>
          <w:ins w:id="1743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31" w:author="Phuong Giang" w:date="2012-02-23T00:27:00Z"/>
                <w:rFonts w:ascii="Times New Roman" w:hAnsi="Times New Roman"/>
                <w:b/>
                <w:bCs/>
              </w:rPr>
            </w:pPr>
            <w:ins w:id="17432" w:author="Phuong Giang" w:date="2012-02-23T00:27:00Z">
              <w:r w:rsidRPr="002C5825">
                <w:rPr>
                  <w:rFonts w:ascii="Times New Roman" w:hAnsi="Times New Roman"/>
                  <w:b/>
                  <w:bCs/>
                </w:rPr>
                <w:t>30</w:t>
              </w:r>
            </w:ins>
          </w:p>
        </w:tc>
        <w:tc>
          <w:tcPr>
            <w:tcW w:w="2189" w:type="dxa"/>
            <w:shd w:val="clear" w:color="auto" w:fill="auto"/>
          </w:tcPr>
          <w:p w:rsidR="0024533E" w:rsidRPr="002C5825" w:rsidRDefault="0024533E" w:rsidP="00687CE6">
            <w:pPr>
              <w:tabs>
                <w:tab w:val="left" w:pos="4208"/>
              </w:tabs>
              <w:spacing w:after="0" w:line="240" w:lineRule="auto"/>
              <w:rPr>
                <w:ins w:id="17433" w:author="Phuong Giang" w:date="2012-02-23T00:27:00Z"/>
                <w:rFonts w:ascii="Times New Roman" w:hAnsi="Times New Roman"/>
                <w:color w:val="000000"/>
              </w:rPr>
            </w:pPr>
            <w:ins w:id="17434" w:author="Phuong Giang" w:date="2012-02-23T00:27:00Z">
              <w:r w:rsidRPr="002C5825">
                <w:rPr>
                  <w:rFonts w:ascii="Times New Roman" w:hAnsi="Times New Roman"/>
                  <w:color w:val="000000"/>
                </w:rPr>
                <w:t>Text Align Justify button</w:t>
              </w:r>
            </w:ins>
          </w:p>
        </w:tc>
        <w:tc>
          <w:tcPr>
            <w:tcW w:w="1406" w:type="dxa"/>
            <w:shd w:val="clear" w:color="auto" w:fill="auto"/>
          </w:tcPr>
          <w:p w:rsidR="0024533E" w:rsidRPr="002C5825" w:rsidRDefault="0024533E" w:rsidP="00687CE6">
            <w:pPr>
              <w:tabs>
                <w:tab w:val="left" w:pos="4208"/>
              </w:tabs>
              <w:spacing w:after="0" w:line="240" w:lineRule="auto"/>
              <w:rPr>
                <w:ins w:id="17435" w:author="Phuong Giang" w:date="2012-02-23T00:27:00Z"/>
                <w:rFonts w:ascii="Times New Roman" w:hAnsi="Times New Roman"/>
              </w:rPr>
            </w:pPr>
            <w:ins w:id="17436"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37" w:author="Phuong Giang" w:date="2012-02-23T00:27:00Z"/>
                <w:rFonts w:ascii="Times New Roman" w:hAnsi="Times New Roman"/>
              </w:rPr>
            </w:pPr>
            <w:ins w:id="17438" w:author="Phuong Giang" w:date="2012-02-23T00:27:00Z">
              <w:r w:rsidRPr="002C5825">
                <w:rPr>
                  <w:rFonts w:ascii="Times New Roman" w:hAnsi="Times New Roman"/>
                  <w:color w:val="000000"/>
                </w:rPr>
                <w:t>Align Text into Justify</w:t>
              </w:r>
            </w:ins>
          </w:p>
        </w:tc>
        <w:tc>
          <w:tcPr>
            <w:tcW w:w="948" w:type="dxa"/>
            <w:shd w:val="clear" w:color="auto" w:fill="auto"/>
          </w:tcPr>
          <w:p w:rsidR="0024533E" w:rsidRPr="002C5825" w:rsidRDefault="0024533E" w:rsidP="00687CE6">
            <w:pPr>
              <w:tabs>
                <w:tab w:val="left" w:pos="4208"/>
              </w:tabs>
              <w:spacing w:after="0" w:line="240" w:lineRule="auto"/>
              <w:rPr>
                <w:ins w:id="1743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4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41" w:author="Phuong Giang" w:date="2012-02-23T00:27:00Z"/>
                <w:rFonts w:ascii="Times New Roman" w:hAnsi="Times New Roman"/>
              </w:rPr>
            </w:pPr>
          </w:p>
        </w:tc>
      </w:tr>
      <w:tr w:rsidR="0024533E" w:rsidRPr="002C5825" w:rsidTr="00687CE6">
        <w:trPr>
          <w:ins w:id="1744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43" w:author="Phuong Giang" w:date="2012-02-23T00:27:00Z"/>
                <w:rFonts w:ascii="Times New Roman" w:hAnsi="Times New Roman"/>
                <w:b/>
                <w:bCs/>
              </w:rPr>
            </w:pPr>
            <w:ins w:id="17444" w:author="Phuong Giang" w:date="2012-02-23T00:27:00Z">
              <w:r w:rsidRPr="002C5825">
                <w:rPr>
                  <w:rFonts w:ascii="Times New Roman" w:hAnsi="Times New Roman"/>
                  <w:b/>
                  <w:bCs/>
                </w:rPr>
                <w:t>31</w:t>
              </w:r>
            </w:ins>
          </w:p>
        </w:tc>
        <w:tc>
          <w:tcPr>
            <w:tcW w:w="2189" w:type="dxa"/>
            <w:shd w:val="clear" w:color="auto" w:fill="auto"/>
          </w:tcPr>
          <w:p w:rsidR="0024533E" w:rsidRPr="002C5825" w:rsidRDefault="0024533E" w:rsidP="00687CE6">
            <w:pPr>
              <w:tabs>
                <w:tab w:val="left" w:pos="4208"/>
              </w:tabs>
              <w:spacing w:after="0" w:line="240" w:lineRule="auto"/>
              <w:rPr>
                <w:ins w:id="17445" w:author="Phuong Giang" w:date="2012-02-23T00:27:00Z"/>
                <w:rFonts w:ascii="Times New Roman" w:hAnsi="Times New Roman"/>
                <w:color w:val="000000"/>
              </w:rPr>
            </w:pPr>
            <w:ins w:id="17446" w:author="Phuong Giang" w:date="2012-02-23T00:27:00Z">
              <w:r w:rsidRPr="002C5825">
                <w:rPr>
                  <w:rFonts w:ascii="Times New Roman" w:hAnsi="Times New Roman"/>
                  <w:color w:val="000000"/>
                </w:rPr>
                <w:t>Increase Indent button</w:t>
              </w:r>
            </w:ins>
          </w:p>
        </w:tc>
        <w:tc>
          <w:tcPr>
            <w:tcW w:w="1406" w:type="dxa"/>
            <w:shd w:val="clear" w:color="auto" w:fill="auto"/>
          </w:tcPr>
          <w:p w:rsidR="0024533E" w:rsidRPr="002C5825" w:rsidRDefault="0024533E" w:rsidP="00687CE6">
            <w:pPr>
              <w:tabs>
                <w:tab w:val="left" w:pos="4208"/>
              </w:tabs>
              <w:spacing w:after="0" w:line="240" w:lineRule="auto"/>
              <w:rPr>
                <w:ins w:id="17447" w:author="Phuong Giang" w:date="2012-02-23T00:27:00Z"/>
                <w:rFonts w:ascii="Times New Roman" w:hAnsi="Times New Roman"/>
              </w:rPr>
            </w:pPr>
            <w:ins w:id="17448"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49" w:author="Phuong Giang" w:date="2012-02-23T00:27:00Z"/>
                <w:rFonts w:ascii="Times New Roman" w:hAnsi="Times New Roman"/>
              </w:rPr>
            </w:pPr>
            <w:ins w:id="17450" w:author="Phuong Giang" w:date="2012-02-23T00:27:00Z">
              <w:r w:rsidRPr="002C5825">
                <w:rPr>
                  <w:rFonts w:ascii="Times New Roman" w:hAnsi="Times New Roman"/>
                  <w:color w:val="000000"/>
                </w:rPr>
                <w:t>Increase Indent</w:t>
              </w:r>
            </w:ins>
          </w:p>
        </w:tc>
        <w:tc>
          <w:tcPr>
            <w:tcW w:w="948" w:type="dxa"/>
            <w:shd w:val="clear" w:color="auto" w:fill="auto"/>
          </w:tcPr>
          <w:p w:rsidR="0024533E" w:rsidRPr="002C5825" w:rsidRDefault="0024533E" w:rsidP="00687CE6">
            <w:pPr>
              <w:tabs>
                <w:tab w:val="left" w:pos="4208"/>
              </w:tabs>
              <w:spacing w:after="0" w:line="240" w:lineRule="auto"/>
              <w:rPr>
                <w:ins w:id="1745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5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53" w:author="Phuong Giang" w:date="2012-02-23T00:27:00Z"/>
                <w:rFonts w:ascii="Times New Roman" w:hAnsi="Times New Roman"/>
              </w:rPr>
            </w:pPr>
          </w:p>
        </w:tc>
      </w:tr>
      <w:tr w:rsidR="0024533E" w:rsidRPr="002C5825" w:rsidTr="00687CE6">
        <w:trPr>
          <w:ins w:id="1745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55" w:author="Phuong Giang" w:date="2012-02-23T00:27:00Z"/>
                <w:rFonts w:ascii="Times New Roman" w:hAnsi="Times New Roman"/>
                <w:b/>
                <w:bCs/>
              </w:rPr>
            </w:pPr>
            <w:ins w:id="17456" w:author="Phuong Giang" w:date="2012-02-23T00:27:00Z">
              <w:r w:rsidRPr="002C5825">
                <w:rPr>
                  <w:rFonts w:ascii="Times New Roman" w:hAnsi="Times New Roman"/>
                  <w:b/>
                  <w:bCs/>
                </w:rPr>
                <w:t>32</w:t>
              </w:r>
            </w:ins>
          </w:p>
        </w:tc>
        <w:tc>
          <w:tcPr>
            <w:tcW w:w="2189" w:type="dxa"/>
            <w:shd w:val="clear" w:color="auto" w:fill="auto"/>
          </w:tcPr>
          <w:p w:rsidR="0024533E" w:rsidRPr="002C5825" w:rsidRDefault="0024533E" w:rsidP="00687CE6">
            <w:pPr>
              <w:tabs>
                <w:tab w:val="left" w:pos="4208"/>
              </w:tabs>
              <w:spacing w:after="0" w:line="240" w:lineRule="auto"/>
              <w:rPr>
                <w:ins w:id="17457" w:author="Phuong Giang" w:date="2012-02-23T00:27:00Z"/>
                <w:rFonts w:ascii="Times New Roman" w:hAnsi="Times New Roman"/>
                <w:color w:val="000000"/>
              </w:rPr>
            </w:pPr>
            <w:ins w:id="17458" w:author="Phuong Giang" w:date="2012-02-23T00:27:00Z">
              <w:r w:rsidRPr="002C5825">
                <w:rPr>
                  <w:rFonts w:ascii="Times New Roman" w:hAnsi="Times New Roman"/>
                  <w:color w:val="000000"/>
                </w:rPr>
                <w:t>Decrease Indent button</w:t>
              </w:r>
            </w:ins>
          </w:p>
        </w:tc>
        <w:tc>
          <w:tcPr>
            <w:tcW w:w="1406" w:type="dxa"/>
            <w:shd w:val="clear" w:color="auto" w:fill="auto"/>
          </w:tcPr>
          <w:p w:rsidR="0024533E" w:rsidRPr="002C5825" w:rsidRDefault="0024533E" w:rsidP="00687CE6">
            <w:pPr>
              <w:tabs>
                <w:tab w:val="left" w:pos="4208"/>
              </w:tabs>
              <w:spacing w:after="0" w:line="240" w:lineRule="auto"/>
              <w:rPr>
                <w:ins w:id="17459" w:author="Phuong Giang" w:date="2012-02-23T00:27:00Z"/>
                <w:rFonts w:ascii="Times New Roman" w:hAnsi="Times New Roman"/>
              </w:rPr>
            </w:pPr>
            <w:ins w:id="17460"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61" w:author="Phuong Giang" w:date="2012-02-23T00:27:00Z"/>
                <w:rFonts w:ascii="Times New Roman" w:hAnsi="Times New Roman"/>
              </w:rPr>
            </w:pPr>
            <w:ins w:id="17462" w:author="Phuong Giang" w:date="2012-02-23T00:27:00Z">
              <w:r w:rsidRPr="002C5825">
                <w:rPr>
                  <w:rFonts w:ascii="Times New Roman" w:hAnsi="Times New Roman"/>
                  <w:color w:val="000000"/>
                </w:rPr>
                <w:t>Decrease Indent</w:t>
              </w:r>
            </w:ins>
          </w:p>
        </w:tc>
        <w:tc>
          <w:tcPr>
            <w:tcW w:w="948" w:type="dxa"/>
            <w:shd w:val="clear" w:color="auto" w:fill="auto"/>
          </w:tcPr>
          <w:p w:rsidR="0024533E" w:rsidRPr="002C5825" w:rsidRDefault="0024533E" w:rsidP="00687CE6">
            <w:pPr>
              <w:tabs>
                <w:tab w:val="left" w:pos="4208"/>
              </w:tabs>
              <w:spacing w:after="0" w:line="240" w:lineRule="auto"/>
              <w:rPr>
                <w:ins w:id="1746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6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65" w:author="Phuong Giang" w:date="2012-02-23T00:27:00Z"/>
                <w:rFonts w:ascii="Times New Roman" w:hAnsi="Times New Roman"/>
              </w:rPr>
            </w:pPr>
          </w:p>
        </w:tc>
      </w:tr>
      <w:tr w:rsidR="0024533E" w:rsidRPr="002C5825" w:rsidTr="00687CE6">
        <w:trPr>
          <w:ins w:id="1746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67" w:author="Phuong Giang" w:date="2012-02-23T00:27:00Z"/>
                <w:rFonts w:ascii="Times New Roman" w:hAnsi="Times New Roman"/>
                <w:b/>
                <w:bCs/>
              </w:rPr>
            </w:pPr>
            <w:ins w:id="17468" w:author="Phuong Giang" w:date="2012-02-23T00:27:00Z">
              <w:r w:rsidRPr="002C5825">
                <w:rPr>
                  <w:rFonts w:ascii="Times New Roman" w:hAnsi="Times New Roman"/>
                  <w:b/>
                  <w:bCs/>
                </w:rPr>
                <w:t>33</w:t>
              </w:r>
            </w:ins>
          </w:p>
        </w:tc>
        <w:tc>
          <w:tcPr>
            <w:tcW w:w="2189" w:type="dxa"/>
            <w:shd w:val="clear" w:color="auto" w:fill="auto"/>
          </w:tcPr>
          <w:p w:rsidR="0024533E" w:rsidRPr="002C5825" w:rsidRDefault="0024533E" w:rsidP="00687CE6">
            <w:pPr>
              <w:tabs>
                <w:tab w:val="left" w:pos="4208"/>
              </w:tabs>
              <w:spacing w:after="0" w:line="240" w:lineRule="auto"/>
              <w:rPr>
                <w:ins w:id="17469" w:author="Phuong Giang" w:date="2012-02-23T00:27:00Z"/>
                <w:rFonts w:ascii="Times New Roman" w:hAnsi="Times New Roman"/>
                <w:color w:val="000000"/>
              </w:rPr>
            </w:pPr>
            <w:ins w:id="17470" w:author="Phuong Giang" w:date="2012-02-23T00:27:00Z">
              <w:r w:rsidRPr="002C5825">
                <w:rPr>
                  <w:rFonts w:ascii="Times New Roman" w:hAnsi="Times New Roman"/>
                  <w:color w:val="000000"/>
                </w:rPr>
                <w:t>Format Bullet button</w:t>
              </w:r>
            </w:ins>
          </w:p>
        </w:tc>
        <w:tc>
          <w:tcPr>
            <w:tcW w:w="1406" w:type="dxa"/>
            <w:shd w:val="clear" w:color="auto" w:fill="auto"/>
          </w:tcPr>
          <w:p w:rsidR="0024533E" w:rsidRPr="002C5825" w:rsidRDefault="0024533E" w:rsidP="00687CE6">
            <w:pPr>
              <w:tabs>
                <w:tab w:val="left" w:pos="4208"/>
              </w:tabs>
              <w:spacing w:after="0" w:line="240" w:lineRule="auto"/>
              <w:rPr>
                <w:ins w:id="17471" w:author="Phuong Giang" w:date="2012-02-23T00:27:00Z"/>
                <w:rFonts w:ascii="Times New Roman" w:hAnsi="Times New Roman"/>
              </w:rPr>
            </w:pPr>
            <w:ins w:id="17472"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73" w:author="Phuong Giang" w:date="2012-02-23T00:27:00Z"/>
                <w:rFonts w:ascii="Times New Roman" w:hAnsi="Times New Roman"/>
              </w:rPr>
            </w:pPr>
            <w:ins w:id="17474" w:author="Phuong Giang" w:date="2012-02-23T00:27:00Z">
              <w:r w:rsidRPr="002C5825">
                <w:rPr>
                  <w:rFonts w:ascii="Times New Roman" w:hAnsi="Times New Roman"/>
                  <w:color w:val="000000"/>
                </w:rPr>
                <w:t>Format Bullet</w:t>
              </w:r>
            </w:ins>
          </w:p>
        </w:tc>
        <w:tc>
          <w:tcPr>
            <w:tcW w:w="948" w:type="dxa"/>
            <w:shd w:val="clear" w:color="auto" w:fill="auto"/>
          </w:tcPr>
          <w:p w:rsidR="0024533E" w:rsidRPr="002C5825" w:rsidRDefault="0024533E" w:rsidP="00687CE6">
            <w:pPr>
              <w:tabs>
                <w:tab w:val="left" w:pos="4208"/>
              </w:tabs>
              <w:spacing w:after="0" w:line="240" w:lineRule="auto"/>
              <w:rPr>
                <w:ins w:id="1747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7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77" w:author="Phuong Giang" w:date="2012-02-23T00:27:00Z"/>
                <w:rFonts w:ascii="Times New Roman" w:hAnsi="Times New Roman"/>
              </w:rPr>
            </w:pPr>
          </w:p>
        </w:tc>
      </w:tr>
      <w:tr w:rsidR="0024533E" w:rsidRPr="002C5825" w:rsidTr="00687CE6">
        <w:trPr>
          <w:ins w:id="1747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79" w:author="Phuong Giang" w:date="2012-02-23T00:27:00Z"/>
                <w:rFonts w:ascii="Times New Roman" w:hAnsi="Times New Roman"/>
                <w:b/>
                <w:bCs/>
              </w:rPr>
            </w:pPr>
            <w:ins w:id="17480" w:author="Phuong Giang" w:date="2012-02-23T00:27:00Z">
              <w:r w:rsidRPr="002C5825">
                <w:rPr>
                  <w:rFonts w:ascii="Times New Roman" w:hAnsi="Times New Roman"/>
                  <w:b/>
                  <w:bCs/>
                </w:rPr>
                <w:t>34</w:t>
              </w:r>
            </w:ins>
          </w:p>
        </w:tc>
        <w:tc>
          <w:tcPr>
            <w:tcW w:w="2189" w:type="dxa"/>
            <w:shd w:val="clear" w:color="auto" w:fill="auto"/>
          </w:tcPr>
          <w:p w:rsidR="0024533E" w:rsidRPr="002C5825" w:rsidRDefault="0024533E" w:rsidP="00687CE6">
            <w:pPr>
              <w:tabs>
                <w:tab w:val="left" w:pos="4208"/>
              </w:tabs>
              <w:spacing w:after="0" w:line="240" w:lineRule="auto"/>
              <w:rPr>
                <w:ins w:id="17481" w:author="Phuong Giang" w:date="2012-02-23T00:27:00Z"/>
                <w:rFonts w:ascii="Times New Roman" w:hAnsi="Times New Roman"/>
                <w:color w:val="000000"/>
              </w:rPr>
            </w:pPr>
            <w:ins w:id="17482" w:author="Phuong Giang" w:date="2012-02-23T00:27:00Z">
              <w:r w:rsidRPr="002C5825">
                <w:rPr>
                  <w:rFonts w:ascii="Times New Roman" w:hAnsi="Times New Roman"/>
                  <w:color w:val="000000"/>
                </w:rPr>
                <w:t>Format Numbering button</w:t>
              </w:r>
            </w:ins>
          </w:p>
        </w:tc>
        <w:tc>
          <w:tcPr>
            <w:tcW w:w="1406" w:type="dxa"/>
            <w:shd w:val="clear" w:color="auto" w:fill="auto"/>
          </w:tcPr>
          <w:p w:rsidR="0024533E" w:rsidRPr="002C5825" w:rsidRDefault="0024533E" w:rsidP="00687CE6">
            <w:pPr>
              <w:tabs>
                <w:tab w:val="left" w:pos="4208"/>
              </w:tabs>
              <w:spacing w:after="0" w:line="240" w:lineRule="auto"/>
              <w:rPr>
                <w:ins w:id="17483" w:author="Phuong Giang" w:date="2012-02-23T00:27:00Z"/>
                <w:rFonts w:ascii="Times New Roman" w:hAnsi="Times New Roman"/>
              </w:rPr>
            </w:pPr>
            <w:ins w:id="17484"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85" w:author="Phuong Giang" w:date="2012-02-23T00:27:00Z"/>
                <w:rFonts w:ascii="Times New Roman" w:hAnsi="Times New Roman"/>
              </w:rPr>
            </w:pPr>
            <w:ins w:id="17486" w:author="Phuong Giang" w:date="2012-02-23T00:27:00Z">
              <w:r w:rsidRPr="002C5825">
                <w:rPr>
                  <w:rFonts w:ascii="Times New Roman" w:hAnsi="Times New Roman"/>
                  <w:color w:val="000000"/>
                </w:rPr>
                <w:t>Format Numbering</w:t>
              </w:r>
            </w:ins>
          </w:p>
        </w:tc>
        <w:tc>
          <w:tcPr>
            <w:tcW w:w="948" w:type="dxa"/>
            <w:shd w:val="clear" w:color="auto" w:fill="auto"/>
          </w:tcPr>
          <w:p w:rsidR="0024533E" w:rsidRPr="002C5825" w:rsidRDefault="0024533E" w:rsidP="00687CE6">
            <w:pPr>
              <w:tabs>
                <w:tab w:val="left" w:pos="4208"/>
              </w:tabs>
              <w:spacing w:after="0" w:line="240" w:lineRule="auto"/>
              <w:rPr>
                <w:ins w:id="1748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48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489" w:author="Phuong Giang" w:date="2012-02-23T00:27:00Z"/>
                <w:rFonts w:ascii="Times New Roman" w:hAnsi="Times New Roman"/>
              </w:rPr>
            </w:pPr>
          </w:p>
        </w:tc>
      </w:tr>
      <w:tr w:rsidR="0024533E" w:rsidRPr="002C5825" w:rsidTr="00687CE6">
        <w:trPr>
          <w:ins w:id="1749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491" w:author="Phuong Giang" w:date="2012-02-23T00:27:00Z"/>
                <w:rFonts w:ascii="Times New Roman" w:hAnsi="Times New Roman"/>
                <w:b/>
                <w:bCs/>
              </w:rPr>
            </w:pPr>
            <w:ins w:id="17492" w:author="Phuong Giang" w:date="2012-02-23T00:27:00Z">
              <w:r w:rsidRPr="002C5825">
                <w:rPr>
                  <w:rFonts w:ascii="Times New Roman" w:hAnsi="Times New Roman"/>
                  <w:b/>
                  <w:bCs/>
                </w:rPr>
                <w:t>35</w:t>
              </w:r>
            </w:ins>
          </w:p>
        </w:tc>
        <w:tc>
          <w:tcPr>
            <w:tcW w:w="2189" w:type="dxa"/>
            <w:shd w:val="clear" w:color="auto" w:fill="auto"/>
          </w:tcPr>
          <w:p w:rsidR="0024533E" w:rsidRPr="002C5825" w:rsidRDefault="0024533E" w:rsidP="00687CE6">
            <w:pPr>
              <w:tabs>
                <w:tab w:val="left" w:pos="4208"/>
              </w:tabs>
              <w:spacing w:after="0" w:line="240" w:lineRule="auto"/>
              <w:rPr>
                <w:ins w:id="17493" w:author="Phuong Giang" w:date="2012-02-23T00:27:00Z"/>
                <w:rFonts w:ascii="Times New Roman" w:hAnsi="Times New Roman"/>
                <w:color w:val="000000"/>
              </w:rPr>
            </w:pPr>
            <w:ins w:id="17494" w:author="Phuong Giang" w:date="2012-02-23T00:27:00Z">
              <w:r w:rsidRPr="002C5825">
                <w:rPr>
                  <w:rFonts w:ascii="Times New Roman" w:hAnsi="Times New Roman"/>
                  <w:color w:val="000000"/>
                </w:rPr>
                <w:t>Insert Table button</w:t>
              </w:r>
            </w:ins>
          </w:p>
        </w:tc>
        <w:tc>
          <w:tcPr>
            <w:tcW w:w="1406" w:type="dxa"/>
            <w:shd w:val="clear" w:color="auto" w:fill="auto"/>
          </w:tcPr>
          <w:p w:rsidR="0024533E" w:rsidRPr="002C5825" w:rsidRDefault="0024533E" w:rsidP="00687CE6">
            <w:pPr>
              <w:tabs>
                <w:tab w:val="left" w:pos="4208"/>
              </w:tabs>
              <w:spacing w:after="0" w:line="240" w:lineRule="auto"/>
              <w:rPr>
                <w:ins w:id="17495" w:author="Phuong Giang" w:date="2012-02-23T00:27:00Z"/>
                <w:rFonts w:ascii="Times New Roman" w:hAnsi="Times New Roman"/>
              </w:rPr>
            </w:pPr>
            <w:ins w:id="17496"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497" w:author="Phuong Giang" w:date="2012-02-23T00:27:00Z"/>
                <w:rFonts w:ascii="Times New Roman" w:hAnsi="Times New Roman"/>
              </w:rPr>
            </w:pPr>
            <w:ins w:id="17498" w:author="Phuong Giang" w:date="2012-02-23T00:27:00Z">
              <w:r w:rsidRPr="002C5825">
                <w:rPr>
                  <w:rFonts w:ascii="Times New Roman" w:hAnsi="Times New Roman"/>
                  <w:color w:val="000000"/>
                </w:rPr>
                <w:t>Insert Table</w:t>
              </w:r>
            </w:ins>
          </w:p>
        </w:tc>
        <w:tc>
          <w:tcPr>
            <w:tcW w:w="948" w:type="dxa"/>
            <w:shd w:val="clear" w:color="auto" w:fill="auto"/>
          </w:tcPr>
          <w:p w:rsidR="0024533E" w:rsidRPr="002C5825" w:rsidRDefault="0024533E" w:rsidP="00687CE6">
            <w:pPr>
              <w:tabs>
                <w:tab w:val="left" w:pos="4208"/>
              </w:tabs>
              <w:spacing w:after="0" w:line="240" w:lineRule="auto"/>
              <w:rPr>
                <w:ins w:id="1749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0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01" w:author="Phuong Giang" w:date="2012-02-23T00:27:00Z"/>
                <w:rFonts w:ascii="Times New Roman" w:hAnsi="Times New Roman"/>
              </w:rPr>
            </w:pPr>
          </w:p>
        </w:tc>
      </w:tr>
      <w:tr w:rsidR="0024533E" w:rsidRPr="002C5825" w:rsidTr="00687CE6">
        <w:trPr>
          <w:ins w:id="1750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03" w:author="Phuong Giang" w:date="2012-02-23T00:27:00Z"/>
                <w:rFonts w:ascii="Times New Roman" w:hAnsi="Times New Roman"/>
                <w:b/>
                <w:bCs/>
              </w:rPr>
            </w:pPr>
            <w:ins w:id="17504" w:author="Phuong Giang" w:date="2012-02-23T00:27:00Z">
              <w:r w:rsidRPr="002C5825">
                <w:rPr>
                  <w:rFonts w:ascii="Times New Roman" w:hAnsi="Times New Roman"/>
                  <w:b/>
                  <w:bCs/>
                </w:rPr>
                <w:t>36</w:t>
              </w:r>
            </w:ins>
          </w:p>
        </w:tc>
        <w:tc>
          <w:tcPr>
            <w:tcW w:w="2189" w:type="dxa"/>
            <w:shd w:val="clear" w:color="auto" w:fill="auto"/>
          </w:tcPr>
          <w:p w:rsidR="0024533E" w:rsidRPr="002C5825" w:rsidRDefault="0024533E" w:rsidP="00687CE6">
            <w:pPr>
              <w:tabs>
                <w:tab w:val="left" w:pos="4208"/>
              </w:tabs>
              <w:spacing w:after="0" w:line="240" w:lineRule="auto"/>
              <w:rPr>
                <w:ins w:id="17505" w:author="Phuong Giang" w:date="2012-02-23T00:27:00Z"/>
                <w:rFonts w:ascii="Times New Roman" w:hAnsi="Times New Roman"/>
                <w:color w:val="000000"/>
              </w:rPr>
            </w:pPr>
            <w:ins w:id="17506" w:author="Phuong Giang" w:date="2012-02-23T00:27:00Z">
              <w:r w:rsidRPr="002C5825">
                <w:rPr>
                  <w:rFonts w:ascii="Times New Roman" w:hAnsi="Times New Roman"/>
                  <w:color w:val="000000"/>
                </w:rPr>
                <w:t>Insert Image button</w:t>
              </w:r>
            </w:ins>
          </w:p>
        </w:tc>
        <w:tc>
          <w:tcPr>
            <w:tcW w:w="1406" w:type="dxa"/>
            <w:shd w:val="clear" w:color="auto" w:fill="auto"/>
          </w:tcPr>
          <w:p w:rsidR="0024533E" w:rsidRPr="002C5825" w:rsidRDefault="0024533E" w:rsidP="00687CE6">
            <w:pPr>
              <w:tabs>
                <w:tab w:val="left" w:pos="4208"/>
              </w:tabs>
              <w:spacing w:after="0" w:line="240" w:lineRule="auto"/>
              <w:rPr>
                <w:ins w:id="17507" w:author="Phuong Giang" w:date="2012-02-23T00:27:00Z"/>
                <w:rFonts w:ascii="Times New Roman" w:hAnsi="Times New Roman"/>
              </w:rPr>
            </w:pPr>
            <w:ins w:id="17508" w:author="Phuong Giang" w:date="2012-02-23T00:27:00Z">
              <w:r w:rsidRPr="002C5825">
                <w:rPr>
                  <w:rFonts w:ascii="Times New Roman" w:hAnsi="Times New Roman"/>
                  <w:color w:val="000000"/>
                </w:rPr>
                <w:t>Button</w:t>
              </w:r>
            </w:ins>
          </w:p>
        </w:tc>
        <w:tc>
          <w:tcPr>
            <w:tcW w:w="2819" w:type="dxa"/>
            <w:shd w:val="clear" w:color="auto" w:fill="auto"/>
          </w:tcPr>
          <w:p w:rsidR="0024533E" w:rsidRPr="002C5825" w:rsidRDefault="0024533E" w:rsidP="00687CE6">
            <w:pPr>
              <w:tabs>
                <w:tab w:val="left" w:pos="4208"/>
              </w:tabs>
              <w:spacing w:after="0" w:line="240" w:lineRule="auto"/>
              <w:rPr>
                <w:ins w:id="17509" w:author="Phuong Giang" w:date="2012-02-23T00:27:00Z"/>
                <w:rFonts w:ascii="Times New Roman" w:hAnsi="Times New Roman"/>
              </w:rPr>
            </w:pPr>
            <w:ins w:id="17510" w:author="Phuong Giang" w:date="2012-02-23T00:27:00Z">
              <w:r w:rsidRPr="002C5825">
                <w:rPr>
                  <w:rFonts w:ascii="Times New Roman" w:hAnsi="Times New Roman"/>
                  <w:color w:val="000000"/>
                </w:rPr>
                <w:t>Insert Image</w:t>
              </w:r>
            </w:ins>
          </w:p>
        </w:tc>
        <w:tc>
          <w:tcPr>
            <w:tcW w:w="948" w:type="dxa"/>
            <w:shd w:val="clear" w:color="auto" w:fill="auto"/>
          </w:tcPr>
          <w:p w:rsidR="0024533E" w:rsidRPr="002C5825" w:rsidRDefault="0024533E" w:rsidP="00687CE6">
            <w:pPr>
              <w:tabs>
                <w:tab w:val="left" w:pos="4208"/>
              </w:tabs>
              <w:spacing w:after="0" w:line="240" w:lineRule="auto"/>
              <w:rPr>
                <w:ins w:id="1751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1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13" w:author="Phuong Giang" w:date="2012-02-23T00:27:00Z"/>
                <w:rFonts w:ascii="Times New Roman" w:hAnsi="Times New Roman"/>
              </w:rPr>
            </w:pPr>
          </w:p>
        </w:tc>
      </w:tr>
      <w:tr w:rsidR="0024533E" w:rsidRPr="002C5825" w:rsidTr="00687CE6">
        <w:trPr>
          <w:ins w:id="1751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15" w:author="Phuong Giang" w:date="2012-02-23T00:27:00Z"/>
                <w:rFonts w:ascii="Times New Roman" w:hAnsi="Times New Roman"/>
                <w:b/>
                <w:bCs/>
              </w:rPr>
            </w:pPr>
            <w:ins w:id="17516" w:author="Phuong Giang" w:date="2012-02-23T00:27:00Z">
              <w:r w:rsidRPr="002C5825">
                <w:rPr>
                  <w:rFonts w:ascii="Times New Roman" w:hAnsi="Times New Roman"/>
                  <w:b/>
                  <w:bCs/>
                </w:rPr>
                <w:t>37</w:t>
              </w:r>
            </w:ins>
          </w:p>
        </w:tc>
        <w:tc>
          <w:tcPr>
            <w:tcW w:w="2189" w:type="dxa"/>
            <w:shd w:val="clear" w:color="auto" w:fill="auto"/>
          </w:tcPr>
          <w:p w:rsidR="0024533E" w:rsidRPr="002C5825" w:rsidRDefault="0024533E" w:rsidP="00687CE6">
            <w:pPr>
              <w:tabs>
                <w:tab w:val="left" w:pos="4208"/>
              </w:tabs>
              <w:spacing w:after="0" w:line="240" w:lineRule="auto"/>
              <w:rPr>
                <w:ins w:id="17517" w:author="Phuong Giang" w:date="2012-02-23T00:27:00Z"/>
                <w:rFonts w:ascii="Times New Roman" w:hAnsi="Times New Roman"/>
                <w:color w:val="000000"/>
              </w:rPr>
            </w:pPr>
            <w:ins w:id="17518" w:author="Phuong Giang" w:date="2012-02-23T00:27:00Z">
              <w:r w:rsidRPr="002C5825">
                <w:rPr>
                  <w:rFonts w:ascii="Times New Roman" w:hAnsi="Times New Roman"/>
                  <w:color w:val="000000"/>
                </w:rPr>
                <w:t>TM Name text box</w:t>
              </w:r>
            </w:ins>
          </w:p>
        </w:tc>
        <w:tc>
          <w:tcPr>
            <w:tcW w:w="1406" w:type="dxa"/>
            <w:shd w:val="clear" w:color="auto" w:fill="auto"/>
          </w:tcPr>
          <w:p w:rsidR="0024533E" w:rsidRPr="002C5825" w:rsidRDefault="0024533E" w:rsidP="00687CE6">
            <w:pPr>
              <w:tabs>
                <w:tab w:val="left" w:pos="4208"/>
              </w:tabs>
              <w:spacing w:after="0" w:line="240" w:lineRule="auto"/>
              <w:rPr>
                <w:ins w:id="17519" w:author="Phuong Giang" w:date="2012-02-23T00:27:00Z"/>
                <w:rFonts w:ascii="Times New Roman" w:hAnsi="Times New Roman"/>
              </w:rPr>
            </w:pPr>
            <w:ins w:id="17520" w:author="Phuong Giang" w:date="2012-02-23T00:27:00Z">
              <w:r w:rsidRPr="002C5825">
                <w:rPr>
                  <w:rFonts w:ascii="Times New Roman" w:hAnsi="Times New Roman"/>
                  <w:color w:val="000000"/>
                </w:rPr>
                <w:t>Text Box</w:t>
              </w:r>
            </w:ins>
          </w:p>
        </w:tc>
        <w:tc>
          <w:tcPr>
            <w:tcW w:w="2819" w:type="dxa"/>
            <w:shd w:val="clear" w:color="auto" w:fill="auto"/>
          </w:tcPr>
          <w:p w:rsidR="0024533E" w:rsidRPr="002C5825" w:rsidRDefault="0024533E" w:rsidP="00687CE6">
            <w:pPr>
              <w:tabs>
                <w:tab w:val="left" w:pos="4208"/>
              </w:tabs>
              <w:spacing w:after="0" w:line="240" w:lineRule="auto"/>
              <w:rPr>
                <w:ins w:id="17521" w:author="Phuong Giang" w:date="2012-02-23T00:27:00Z"/>
                <w:rFonts w:ascii="Times New Roman" w:hAnsi="Times New Roman"/>
              </w:rPr>
            </w:pPr>
            <w:ins w:id="17522" w:author="Phuong Giang" w:date="2012-02-23T00:27:00Z">
              <w:r w:rsidRPr="002C5825">
                <w:rPr>
                  <w:rFonts w:ascii="Times New Roman" w:hAnsi="Times New Roman"/>
                  <w:color w:val="000000"/>
                </w:rPr>
                <w:t>Take TM Name.</w:t>
              </w:r>
            </w:ins>
          </w:p>
        </w:tc>
        <w:tc>
          <w:tcPr>
            <w:tcW w:w="948" w:type="dxa"/>
            <w:shd w:val="clear" w:color="auto" w:fill="auto"/>
          </w:tcPr>
          <w:p w:rsidR="0024533E" w:rsidRPr="002C5825" w:rsidRDefault="0024533E" w:rsidP="00687CE6">
            <w:pPr>
              <w:tabs>
                <w:tab w:val="left" w:pos="4208"/>
              </w:tabs>
              <w:spacing w:after="0" w:line="240" w:lineRule="auto"/>
              <w:rPr>
                <w:ins w:id="1752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2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25" w:author="Phuong Giang" w:date="2012-02-23T00:27:00Z"/>
                <w:rFonts w:ascii="Times New Roman" w:hAnsi="Times New Roman"/>
              </w:rPr>
            </w:pPr>
          </w:p>
        </w:tc>
      </w:tr>
      <w:tr w:rsidR="0024533E" w:rsidRPr="002C5825" w:rsidTr="00687CE6">
        <w:trPr>
          <w:ins w:id="1752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27" w:author="Phuong Giang" w:date="2012-02-23T00:27:00Z"/>
                <w:rFonts w:ascii="Times New Roman" w:hAnsi="Times New Roman"/>
                <w:b/>
                <w:bCs/>
              </w:rPr>
            </w:pPr>
            <w:ins w:id="17528" w:author="Phuong Giang" w:date="2012-02-23T00:27:00Z">
              <w:r w:rsidRPr="002C5825">
                <w:rPr>
                  <w:rFonts w:ascii="Times New Roman" w:hAnsi="Times New Roman"/>
                  <w:b/>
                  <w:bCs/>
                </w:rPr>
                <w:t>38</w:t>
              </w:r>
            </w:ins>
          </w:p>
        </w:tc>
        <w:tc>
          <w:tcPr>
            <w:tcW w:w="2189" w:type="dxa"/>
            <w:shd w:val="clear" w:color="auto" w:fill="auto"/>
          </w:tcPr>
          <w:p w:rsidR="0024533E" w:rsidRPr="002C5825" w:rsidRDefault="0024533E" w:rsidP="00687CE6">
            <w:pPr>
              <w:tabs>
                <w:tab w:val="left" w:pos="4208"/>
              </w:tabs>
              <w:spacing w:after="0" w:line="240" w:lineRule="auto"/>
              <w:rPr>
                <w:ins w:id="17529" w:author="Phuong Giang" w:date="2012-02-23T00:27:00Z"/>
                <w:rFonts w:ascii="Times New Roman" w:hAnsi="Times New Roman"/>
                <w:color w:val="000000"/>
              </w:rPr>
            </w:pPr>
            <w:ins w:id="17530" w:author="Phuong Giang" w:date="2012-02-23T00:27:00Z">
              <w:r w:rsidRPr="002C5825">
                <w:rPr>
                  <w:rFonts w:ascii="Times New Roman" w:hAnsi="Times New Roman"/>
                  <w:color w:val="000000"/>
                </w:rPr>
                <w:t>TM Team Size list box</w:t>
              </w:r>
            </w:ins>
          </w:p>
        </w:tc>
        <w:tc>
          <w:tcPr>
            <w:tcW w:w="1406" w:type="dxa"/>
            <w:shd w:val="clear" w:color="auto" w:fill="auto"/>
          </w:tcPr>
          <w:p w:rsidR="0024533E" w:rsidRPr="002C5825" w:rsidRDefault="0024533E" w:rsidP="00687CE6">
            <w:pPr>
              <w:tabs>
                <w:tab w:val="left" w:pos="4208"/>
              </w:tabs>
              <w:spacing w:after="0" w:line="240" w:lineRule="auto"/>
              <w:rPr>
                <w:ins w:id="17531" w:author="Phuong Giang" w:date="2012-02-23T00:27:00Z"/>
                <w:rFonts w:ascii="Times New Roman" w:hAnsi="Times New Roman"/>
              </w:rPr>
            </w:pPr>
            <w:ins w:id="17532"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533" w:author="Phuong Giang" w:date="2012-02-23T00:27:00Z"/>
                <w:rFonts w:ascii="Times New Roman" w:hAnsi="Times New Roman"/>
              </w:rPr>
            </w:pPr>
            <w:ins w:id="17534" w:author="Phuong Giang" w:date="2012-02-23T00:27:00Z">
              <w:r w:rsidRPr="002C5825">
                <w:rPr>
                  <w:rFonts w:ascii="Times New Roman" w:hAnsi="Times New Roman"/>
                  <w:color w:val="000000"/>
                </w:rPr>
                <w:t>Take TM Team Size.</w:t>
              </w:r>
            </w:ins>
          </w:p>
        </w:tc>
        <w:tc>
          <w:tcPr>
            <w:tcW w:w="948" w:type="dxa"/>
            <w:shd w:val="clear" w:color="auto" w:fill="auto"/>
          </w:tcPr>
          <w:p w:rsidR="0024533E" w:rsidRPr="002C5825" w:rsidRDefault="0024533E" w:rsidP="00687CE6">
            <w:pPr>
              <w:tabs>
                <w:tab w:val="left" w:pos="4208"/>
              </w:tabs>
              <w:spacing w:after="0" w:line="240" w:lineRule="auto"/>
              <w:rPr>
                <w:ins w:id="1753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3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37" w:author="Phuong Giang" w:date="2012-02-23T00:27:00Z"/>
                <w:rFonts w:ascii="Times New Roman" w:hAnsi="Times New Roman"/>
              </w:rPr>
            </w:pPr>
          </w:p>
        </w:tc>
      </w:tr>
      <w:tr w:rsidR="0024533E" w:rsidRPr="002C5825" w:rsidTr="00687CE6">
        <w:trPr>
          <w:ins w:id="17538"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39" w:author="Phuong Giang" w:date="2012-02-23T00:27:00Z"/>
                <w:rFonts w:ascii="Times New Roman" w:hAnsi="Times New Roman"/>
                <w:b/>
                <w:bCs/>
              </w:rPr>
            </w:pPr>
            <w:ins w:id="17540" w:author="Phuong Giang" w:date="2012-02-23T00:27:00Z">
              <w:r w:rsidRPr="002C5825">
                <w:rPr>
                  <w:rFonts w:ascii="Times New Roman" w:hAnsi="Times New Roman"/>
                  <w:b/>
                  <w:bCs/>
                </w:rPr>
                <w:t>39</w:t>
              </w:r>
            </w:ins>
          </w:p>
        </w:tc>
        <w:tc>
          <w:tcPr>
            <w:tcW w:w="2189" w:type="dxa"/>
            <w:shd w:val="clear" w:color="auto" w:fill="auto"/>
          </w:tcPr>
          <w:p w:rsidR="0024533E" w:rsidRPr="002C5825" w:rsidRDefault="0024533E" w:rsidP="00687CE6">
            <w:pPr>
              <w:tabs>
                <w:tab w:val="left" w:pos="4208"/>
              </w:tabs>
              <w:spacing w:after="0" w:line="240" w:lineRule="auto"/>
              <w:rPr>
                <w:ins w:id="17541" w:author="Phuong Giang" w:date="2012-02-23T00:27:00Z"/>
                <w:rFonts w:ascii="Times New Roman" w:hAnsi="Times New Roman"/>
                <w:color w:val="000000"/>
              </w:rPr>
            </w:pPr>
            <w:ins w:id="17542" w:author="Phuong Giang" w:date="2012-02-23T00:27:00Z">
              <w:r w:rsidRPr="002C5825">
                <w:rPr>
                  <w:rFonts w:ascii="Times New Roman" w:hAnsi="Times New Roman"/>
                  <w:color w:val="000000"/>
                </w:rPr>
                <w:t>TM Preferred Subject list box</w:t>
              </w:r>
            </w:ins>
          </w:p>
        </w:tc>
        <w:tc>
          <w:tcPr>
            <w:tcW w:w="1406" w:type="dxa"/>
            <w:shd w:val="clear" w:color="auto" w:fill="auto"/>
          </w:tcPr>
          <w:p w:rsidR="0024533E" w:rsidRPr="002C5825" w:rsidRDefault="0024533E" w:rsidP="00687CE6">
            <w:pPr>
              <w:tabs>
                <w:tab w:val="left" w:pos="4208"/>
              </w:tabs>
              <w:spacing w:after="0" w:line="240" w:lineRule="auto"/>
              <w:rPr>
                <w:ins w:id="17543" w:author="Phuong Giang" w:date="2012-02-23T00:27:00Z"/>
                <w:rFonts w:ascii="Times New Roman" w:hAnsi="Times New Roman"/>
              </w:rPr>
            </w:pPr>
            <w:ins w:id="17544"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545" w:author="Phuong Giang" w:date="2012-02-23T00:27:00Z"/>
                <w:rFonts w:ascii="Times New Roman" w:hAnsi="Times New Roman"/>
              </w:rPr>
            </w:pPr>
            <w:ins w:id="17546" w:author="Phuong Giang" w:date="2012-02-23T00:27:00Z">
              <w:r w:rsidRPr="002C5825">
                <w:rPr>
                  <w:rFonts w:ascii="Times New Roman" w:hAnsi="Times New Roman"/>
                  <w:color w:val="000000"/>
                </w:rPr>
                <w:t>Take TM Preferred Subject.</w:t>
              </w:r>
            </w:ins>
          </w:p>
        </w:tc>
        <w:tc>
          <w:tcPr>
            <w:tcW w:w="948" w:type="dxa"/>
            <w:shd w:val="clear" w:color="auto" w:fill="auto"/>
          </w:tcPr>
          <w:p w:rsidR="0024533E" w:rsidRPr="002C5825" w:rsidRDefault="0024533E" w:rsidP="00687CE6">
            <w:pPr>
              <w:tabs>
                <w:tab w:val="left" w:pos="4208"/>
              </w:tabs>
              <w:spacing w:after="0" w:line="240" w:lineRule="auto"/>
              <w:rPr>
                <w:ins w:id="17547"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48"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49" w:author="Phuong Giang" w:date="2012-02-23T00:27:00Z"/>
                <w:rFonts w:ascii="Times New Roman" w:hAnsi="Times New Roman"/>
              </w:rPr>
            </w:pPr>
          </w:p>
        </w:tc>
      </w:tr>
      <w:tr w:rsidR="0024533E" w:rsidRPr="002C5825" w:rsidTr="00687CE6">
        <w:trPr>
          <w:ins w:id="1755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51" w:author="Phuong Giang" w:date="2012-02-23T00:27:00Z"/>
                <w:rFonts w:ascii="Times New Roman" w:hAnsi="Times New Roman"/>
                <w:b/>
                <w:bCs/>
              </w:rPr>
            </w:pPr>
            <w:ins w:id="17552" w:author="Phuong Giang" w:date="2012-02-23T00:27:00Z">
              <w:r w:rsidRPr="002C5825">
                <w:rPr>
                  <w:rFonts w:ascii="Times New Roman" w:hAnsi="Times New Roman"/>
                  <w:b/>
                  <w:bCs/>
                </w:rPr>
                <w:t>40</w:t>
              </w:r>
            </w:ins>
          </w:p>
        </w:tc>
        <w:tc>
          <w:tcPr>
            <w:tcW w:w="2189" w:type="dxa"/>
            <w:shd w:val="clear" w:color="auto" w:fill="auto"/>
          </w:tcPr>
          <w:p w:rsidR="0024533E" w:rsidRPr="002C5825" w:rsidRDefault="0024533E" w:rsidP="00687CE6">
            <w:pPr>
              <w:tabs>
                <w:tab w:val="left" w:pos="4208"/>
              </w:tabs>
              <w:spacing w:after="0" w:line="240" w:lineRule="auto"/>
              <w:rPr>
                <w:ins w:id="17553" w:author="Phuong Giang" w:date="2012-02-23T00:27:00Z"/>
                <w:rFonts w:ascii="Times New Roman" w:hAnsi="Times New Roman"/>
                <w:color w:val="000000"/>
              </w:rPr>
            </w:pPr>
            <w:ins w:id="17554" w:author="Phuong Giang" w:date="2012-02-23T00:27:00Z">
              <w:r w:rsidRPr="002C5825">
                <w:rPr>
                  <w:rFonts w:ascii="Times New Roman" w:hAnsi="Times New Roman"/>
                  <w:color w:val="000000"/>
                </w:rPr>
                <w:t>TM Preferred Class list box</w:t>
              </w:r>
            </w:ins>
          </w:p>
        </w:tc>
        <w:tc>
          <w:tcPr>
            <w:tcW w:w="1406" w:type="dxa"/>
            <w:shd w:val="clear" w:color="auto" w:fill="auto"/>
          </w:tcPr>
          <w:p w:rsidR="0024533E" w:rsidRPr="002C5825" w:rsidRDefault="0024533E" w:rsidP="00687CE6">
            <w:pPr>
              <w:tabs>
                <w:tab w:val="left" w:pos="4208"/>
              </w:tabs>
              <w:spacing w:after="0" w:line="240" w:lineRule="auto"/>
              <w:rPr>
                <w:ins w:id="17555" w:author="Phuong Giang" w:date="2012-02-23T00:27:00Z"/>
                <w:rFonts w:ascii="Times New Roman" w:hAnsi="Times New Roman"/>
              </w:rPr>
            </w:pPr>
            <w:ins w:id="17556" w:author="Phuong Giang" w:date="2012-02-23T00:27:00Z">
              <w:r w:rsidRPr="002C5825">
                <w:rPr>
                  <w:rFonts w:ascii="Times New Roman" w:hAnsi="Times New Roman"/>
                  <w:color w:val="000000"/>
                </w:rPr>
                <w:t>List Box</w:t>
              </w:r>
            </w:ins>
          </w:p>
        </w:tc>
        <w:tc>
          <w:tcPr>
            <w:tcW w:w="2819" w:type="dxa"/>
            <w:shd w:val="clear" w:color="auto" w:fill="auto"/>
          </w:tcPr>
          <w:p w:rsidR="0024533E" w:rsidRPr="002C5825" w:rsidRDefault="0024533E" w:rsidP="00687CE6">
            <w:pPr>
              <w:tabs>
                <w:tab w:val="left" w:pos="4208"/>
              </w:tabs>
              <w:spacing w:after="0" w:line="240" w:lineRule="auto"/>
              <w:rPr>
                <w:ins w:id="17557" w:author="Phuong Giang" w:date="2012-02-23T00:27:00Z"/>
                <w:rFonts w:ascii="Times New Roman" w:hAnsi="Times New Roman"/>
              </w:rPr>
            </w:pPr>
            <w:ins w:id="17558" w:author="Phuong Giang" w:date="2012-02-23T00:27:00Z">
              <w:r w:rsidRPr="002C5825">
                <w:rPr>
                  <w:rFonts w:ascii="Times New Roman" w:hAnsi="Times New Roman"/>
                  <w:color w:val="000000"/>
                </w:rPr>
                <w:t>Take TM Preferred Class.</w:t>
              </w:r>
            </w:ins>
          </w:p>
        </w:tc>
        <w:tc>
          <w:tcPr>
            <w:tcW w:w="948" w:type="dxa"/>
            <w:shd w:val="clear" w:color="auto" w:fill="auto"/>
          </w:tcPr>
          <w:p w:rsidR="0024533E" w:rsidRPr="002C5825" w:rsidRDefault="0024533E" w:rsidP="00687CE6">
            <w:pPr>
              <w:tabs>
                <w:tab w:val="left" w:pos="4208"/>
              </w:tabs>
              <w:spacing w:after="0" w:line="240" w:lineRule="auto"/>
              <w:rPr>
                <w:ins w:id="17559"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60"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61" w:author="Phuong Giang" w:date="2012-02-23T00:27:00Z"/>
                <w:rFonts w:ascii="Times New Roman" w:hAnsi="Times New Roman"/>
              </w:rPr>
            </w:pPr>
          </w:p>
        </w:tc>
      </w:tr>
      <w:tr w:rsidR="0024533E" w:rsidRPr="002C5825" w:rsidTr="00687CE6">
        <w:trPr>
          <w:ins w:id="17562"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63" w:author="Phuong Giang" w:date="2012-02-23T00:27:00Z"/>
                <w:rFonts w:ascii="Times New Roman" w:hAnsi="Times New Roman"/>
                <w:b/>
                <w:bCs/>
              </w:rPr>
            </w:pPr>
            <w:ins w:id="17564" w:author="Phuong Giang" w:date="2012-02-23T00:27:00Z">
              <w:r w:rsidRPr="002C5825">
                <w:rPr>
                  <w:rFonts w:ascii="Times New Roman" w:hAnsi="Times New Roman"/>
                  <w:b/>
                  <w:bCs/>
                </w:rPr>
                <w:t>41</w:t>
              </w:r>
            </w:ins>
          </w:p>
        </w:tc>
        <w:tc>
          <w:tcPr>
            <w:tcW w:w="2189" w:type="dxa"/>
            <w:shd w:val="clear" w:color="auto" w:fill="auto"/>
          </w:tcPr>
          <w:p w:rsidR="0024533E" w:rsidRPr="002C5825" w:rsidRDefault="0024533E" w:rsidP="00687CE6">
            <w:pPr>
              <w:tabs>
                <w:tab w:val="left" w:pos="4208"/>
              </w:tabs>
              <w:spacing w:after="0" w:line="240" w:lineRule="auto"/>
              <w:rPr>
                <w:ins w:id="17565" w:author="Phuong Giang" w:date="2012-02-23T00:27:00Z"/>
                <w:rFonts w:ascii="Times New Roman" w:hAnsi="Times New Roman"/>
                <w:color w:val="000000"/>
              </w:rPr>
            </w:pPr>
            <w:ins w:id="17566" w:author="Phuong Giang" w:date="2012-02-23T00:27:00Z">
              <w:r w:rsidRPr="002C5825">
                <w:rPr>
                  <w:rFonts w:ascii="Times New Roman" w:hAnsi="Times New Roman"/>
                  <w:color w:val="000000"/>
                </w:rPr>
                <w:t>TM Tools rich text box</w:t>
              </w:r>
            </w:ins>
          </w:p>
        </w:tc>
        <w:tc>
          <w:tcPr>
            <w:tcW w:w="1406" w:type="dxa"/>
            <w:shd w:val="clear" w:color="auto" w:fill="auto"/>
          </w:tcPr>
          <w:p w:rsidR="0024533E" w:rsidRPr="002C5825" w:rsidRDefault="0024533E" w:rsidP="00687CE6">
            <w:pPr>
              <w:tabs>
                <w:tab w:val="left" w:pos="4208"/>
              </w:tabs>
              <w:spacing w:after="0" w:line="240" w:lineRule="auto"/>
              <w:rPr>
                <w:ins w:id="17567" w:author="Phuong Giang" w:date="2012-02-23T00:27:00Z"/>
                <w:rFonts w:ascii="Times New Roman" w:hAnsi="Times New Roman"/>
              </w:rPr>
            </w:pPr>
            <w:ins w:id="17568" w:author="Phuong Giang" w:date="2012-02-23T00:27:00Z">
              <w:r w:rsidRPr="002C5825">
                <w:rPr>
                  <w:rFonts w:ascii="Times New Roman" w:hAnsi="Times New Roman"/>
                  <w:color w:val="000000"/>
                </w:rPr>
                <w:t>Rich Text Box</w:t>
              </w:r>
            </w:ins>
          </w:p>
        </w:tc>
        <w:tc>
          <w:tcPr>
            <w:tcW w:w="2819" w:type="dxa"/>
            <w:shd w:val="clear" w:color="auto" w:fill="auto"/>
          </w:tcPr>
          <w:p w:rsidR="0024533E" w:rsidRPr="002C5825" w:rsidRDefault="0024533E" w:rsidP="00687CE6">
            <w:pPr>
              <w:tabs>
                <w:tab w:val="left" w:pos="4208"/>
              </w:tabs>
              <w:spacing w:after="0" w:line="240" w:lineRule="auto"/>
              <w:rPr>
                <w:ins w:id="17569" w:author="Phuong Giang" w:date="2012-02-23T00:27:00Z"/>
                <w:rFonts w:ascii="Times New Roman" w:hAnsi="Times New Roman"/>
              </w:rPr>
            </w:pPr>
            <w:ins w:id="17570" w:author="Phuong Giang" w:date="2012-02-23T00:27:00Z">
              <w:r w:rsidRPr="002C5825">
                <w:rPr>
                  <w:rFonts w:ascii="Times New Roman" w:hAnsi="Times New Roman"/>
                  <w:color w:val="000000"/>
                </w:rPr>
                <w:t>Take TM Tools.</w:t>
              </w:r>
            </w:ins>
          </w:p>
        </w:tc>
        <w:tc>
          <w:tcPr>
            <w:tcW w:w="948" w:type="dxa"/>
            <w:shd w:val="clear" w:color="auto" w:fill="auto"/>
          </w:tcPr>
          <w:p w:rsidR="0024533E" w:rsidRPr="002C5825" w:rsidRDefault="0024533E" w:rsidP="00687CE6">
            <w:pPr>
              <w:tabs>
                <w:tab w:val="left" w:pos="4208"/>
              </w:tabs>
              <w:spacing w:after="0" w:line="240" w:lineRule="auto"/>
              <w:rPr>
                <w:ins w:id="17571"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72"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73" w:author="Phuong Giang" w:date="2012-02-23T00:27:00Z"/>
                <w:rFonts w:ascii="Times New Roman" w:hAnsi="Times New Roman"/>
              </w:rPr>
            </w:pPr>
          </w:p>
        </w:tc>
      </w:tr>
      <w:tr w:rsidR="0024533E" w:rsidRPr="002C5825" w:rsidTr="00687CE6">
        <w:trPr>
          <w:ins w:id="17574"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75" w:author="Phuong Giang" w:date="2012-02-23T00:27:00Z"/>
                <w:rFonts w:ascii="Times New Roman" w:hAnsi="Times New Roman"/>
                <w:b/>
                <w:bCs/>
              </w:rPr>
            </w:pPr>
            <w:ins w:id="17576" w:author="Phuong Giang" w:date="2012-02-23T00:27:00Z">
              <w:r w:rsidRPr="002C5825">
                <w:rPr>
                  <w:rFonts w:ascii="Times New Roman" w:hAnsi="Times New Roman"/>
                  <w:b/>
                  <w:bCs/>
                </w:rPr>
                <w:t>42</w:t>
              </w:r>
            </w:ins>
          </w:p>
        </w:tc>
        <w:tc>
          <w:tcPr>
            <w:tcW w:w="2189" w:type="dxa"/>
            <w:shd w:val="clear" w:color="auto" w:fill="auto"/>
          </w:tcPr>
          <w:p w:rsidR="0024533E" w:rsidRPr="002C5825" w:rsidRDefault="0024533E" w:rsidP="00687CE6">
            <w:pPr>
              <w:tabs>
                <w:tab w:val="left" w:pos="4208"/>
              </w:tabs>
              <w:spacing w:after="0" w:line="240" w:lineRule="auto"/>
              <w:rPr>
                <w:ins w:id="17577" w:author="Phuong Giang" w:date="2012-02-23T00:27:00Z"/>
                <w:rFonts w:ascii="Times New Roman" w:hAnsi="Times New Roman"/>
                <w:color w:val="000000"/>
              </w:rPr>
            </w:pPr>
            <w:ins w:id="17578" w:author="Phuong Giang" w:date="2012-02-23T00:27:00Z">
              <w:r w:rsidRPr="002C5825">
                <w:rPr>
                  <w:rFonts w:ascii="Times New Roman" w:hAnsi="Times New Roman"/>
                  <w:color w:val="000000"/>
                </w:rPr>
                <w:t>TM Note rich text box</w:t>
              </w:r>
            </w:ins>
          </w:p>
        </w:tc>
        <w:tc>
          <w:tcPr>
            <w:tcW w:w="1406" w:type="dxa"/>
            <w:shd w:val="clear" w:color="auto" w:fill="auto"/>
          </w:tcPr>
          <w:p w:rsidR="0024533E" w:rsidRPr="002C5825" w:rsidRDefault="0024533E" w:rsidP="00687CE6">
            <w:pPr>
              <w:tabs>
                <w:tab w:val="left" w:pos="4208"/>
              </w:tabs>
              <w:spacing w:after="0" w:line="240" w:lineRule="auto"/>
              <w:rPr>
                <w:ins w:id="17579" w:author="Phuong Giang" w:date="2012-02-23T00:27:00Z"/>
                <w:rFonts w:ascii="Times New Roman" w:hAnsi="Times New Roman"/>
              </w:rPr>
            </w:pPr>
            <w:ins w:id="17580" w:author="Phuong Giang" w:date="2012-02-23T00:27:00Z">
              <w:r w:rsidRPr="002C5825">
                <w:rPr>
                  <w:rFonts w:ascii="Times New Roman" w:hAnsi="Times New Roman"/>
                  <w:color w:val="000000"/>
                </w:rPr>
                <w:t>Rich Text Box</w:t>
              </w:r>
            </w:ins>
          </w:p>
        </w:tc>
        <w:tc>
          <w:tcPr>
            <w:tcW w:w="2819" w:type="dxa"/>
            <w:shd w:val="clear" w:color="auto" w:fill="auto"/>
          </w:tcPr>
          <w:p w:rsidR="0024533E" w:rsidRPr="002C5825" w:rsidRDefault="0024533E" w:rsidP="00687CE6">
            <w:pPr>
              <w:tabs>
                <w:tab w:val="left" w:pos="4208"/>
              </w:tabs>
              <w:spacing w:after="0" w:line="240" w:lineRule="auto"/>
              <w:rPr>
                <w:ins w:id="17581" w:author="Phuong Giang" w:date="2012-02-23T00:27:00Z"/>
                <w:rFonts w:ascii="Times New Roman" w:hAnsi="Times New Roman"/>
              </w:rPr>
            </w:pPr>
            <w:ins w:id="17582" w:author="Phuong Giang" w:date="2012-02-23T00:27:00Z">
              <w:r w:rsidRPr="002C5825">
                <w:rPr>
                  <w:rFonts w:ascii="Times New Roman" w:hAnsi="Times New Roman"/>
                  <w:color w:val="000000"/>
                </w:rPr>
                <w:t xml:space="preserve">Take TM Text Box. </w:t>
              </w:r>
            </w:ins>
          </w:p>
        </w:tc>
        <w:tc>
          <w:tcPr>
            <w:tcW w:w="948" w:type="dxa"/>
            <w:shd w:val="clear" w:color="auto" w:fill="auto"/>
          </w:tcPr>
          <w:p w:rsidR="0024533E" w:rsidRPr="002C5825" w:rsidRDefault="0024533E" w:rsidP="00687CE6">
            <w:pPr>
              <w:tabs>
                <w:tab w:val="left" w:pos="4208"/>
              </w:tabs>
              <w:spacing w:after="0" w:line="240" w:lineRule="auto"/>
              <w:rPr>
                <w:ins w:id="17583"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84"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85" w:author="Phuong Giang" w:date="2012-02-23T00:27:00Z"/>
                <w:rFonts w:ascii="Times New Roman" w:hAnsi="Times New Roman"/>
              </w:rPr>
            </w:pPr>
          </w:p>
        </w:tc>
      </w:tr>
      <w:tr w:rsidR="0024533E" w:rsidRPr="002C5825" w:rsidTr="00687CE6">
        <w:trPr>
          <w:ins w:id="17586"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587" w:author="Phuong Giang" w:date="2012-02-23T00:27:00Z"/>
                <w:rFonts w:ascii="Times New Roman" w:hAnsi="Times New Roman"/>
                <w:b/>
                <w:bCs/>
              </w:rPr>
            </w:pPr>
            <w:ins w:id="17588" w:author="Phuong Giang" w:date="2012-02-23T00:27:00Z">
              <w:r w:rsidRPr="002C5825">
                <w:rPr>
                  <w:rFonts w:ascii="Times New Roman" w:hAnsi="Times New Roman"/>
                  <w:b/>
                  <w:bCs/>
                </w:rPr>
                <w:t>43</w:t>
              </w:r>
            </w:ins>
          </w:p>
        </w:tc>
        <w:tc>
          <w:tcPr>
            <w:tcW w:w="2189" w:type="dxa"/>
            <w:shd w:val="clear" w:color="auto" w:fill="auto"/>
          </w:tcPr>
          <w:p w:rsidR="0024533E" w:rsidRPr="002C5825" w:rsidRDefault="0024533E" w:rsidP="00687CE6">
            <w:pPr>
              <w:tabs>
                <w:tab w:val="left" w:pos="4208"/>
              </w:tabs>
              <w:spacing w:after="0" w:line="240" w:lineRule="auto"/>
              <w:rPr>
                <w:ins w:id="17589" w:author="Phuong Giang" w:date="2012-02-23T00:27:00Z"/>
                <w:rFonts w:ascii="Times New Roman" w:hAnsi="Times New Roman"/>
                <w:color w:val="000000"/>
              </w:rPr>
            </w:pPr>
            <w:ins w:id="17590" w:author="Phuong Giang" w:date="2012-02-23T00:27:00Z">
              <w:r w:rsidRPr="002C5825">
                <w:rPr>
                  <w:rFonts w:ascii="Times New Roman" w:hAnsi="Times New Roman"/>
                  <w:color w:val="000000"/>
                </w:rPr>
                <w:t>TM Content rich text box</w:t>
              </w:r>
            </w:ins>
          </w:p>
        </w:tc>
        <w:tc>
          <w:tcPr>
            <w:tcW w:w="1406" w:type="dxa"/>
            <w:shd w:val="clear" w:color="auto" w:fill="auto"/>
          </w:tcPr>
          <w:p w:rsidR="0024533E" w:rsidRPr="002C5825" w:rsidRDefault="0024533E" w:rsidP="00687CE6">
            <w:pPr>
              <w:tabs>
                <w:tab w:val="left" w:pos="4208"/>
              </w:tabs>
              <w:spacing w:after="0" w:line="240" w:lineRule="auto"/>
              <w:rPr>
                <w:ins w:id="17591" w:author="Phuong Giang" w:date="2012-02-23T00:27:00Z"/>
                <w:rFonts w:ascii="Times New Roman" w:hAnsi="Times New Roman"/>
              </w:rPr>
            </w:pPr>
            <w:ins w:id="17592" w:author="Phuong Giang" w:date="2012-02-23T00:27:00Z">
              <w:r w:rsidRPr="002C5825">
                <w:rPr>
                  <w:rFonts w:ascii="Times New Roman" w:hAnsi="Times New Roman"/>
                  <w:color w:val="000000"/>
                </w:rPr>
                <w:t>Rich Text Box</w:t>
              </w:r>
            </w:ins>
          </w:p>
        </w:tc>
        <w:tc>
          <w:tcPr>
            <w:tcW w:w="2819" w:type="dxa"/>
            <w:shd w:val="clear" w:color="auto" w:fill="auto"/>
          </w:tcPr>
          <w:p w:rsidR="0024533E" w:rsidRPr="002C5825" w:rsidRDefault="0024533E" w:rsidP="00687CE6">
            <w:pPr>
              <w:tabs>
                <w:tab w:val="left" w:pos="4208"/>
              </w:tabs>
              <w:spacing w:after="0" w:line="240" w:lineRule="auto"/>
              <w:rPr>
                <w:ins w:id="17593" w:author="Phuong Giang" w:date="2012-02-23T00:27:00Z"/>
                <w:rFonts w:ascii="Times New Roman" w:hAnsi="Times New Roman"/>
              </w:rPr>
            </w:pPr>
            <w:ins w:id="17594" w:author="Phuong Giang" w:date="2012-02-23T00:27:00Z">
              <w:r w:rsidRPr="002C5825">
                <w:rPr>
                  <w:rFonts w:ascii="Times New Roman" w:hAnsi="Times New Roman"/>
                  <w:color w:val="000000"/>
                </w:rPr>
                <w:t>Take TM Content.</w:t>
              </w:r>
            </w:ins>
          </w:p>
        </w:tc>
        <w:tc>
          <w:tcPr>
            <w:tcW w:w="948" w:type="dxa"/>
            <w:shd w:val="clear" w:color="auto" w:fill="auto"/>
          </w:tcPr>
          <w:p w:rsidR="0024533E" w:rsidRPr="002C5825" w:rsidRDefault="0024533E" w:rsidP="00687CE6">
            <w:pPr>
              <w:tabs>
                <w:tab w:val="left" w:pos="4208"/>
              </w:tabs>
              <w:spacing w:after="0" w:line="240" w:lineRule="auto"/>
              <w:rPr>
                <w:ins w:id="17595" w:author="Phuong Giang" w:date="2012-02-23T00:27:00Z"/>
                <w:rFonts w:ascii="Times New Roman" w:hAnsi="Times New Roman"/>
              </w:rPr>
            </w:pPr>
          </w:p>
        </w:tc>
        <w:tc>
          <w:tcPr>
            <w:tcW w:w="1163" w:type="dxa"/>
            <w:shd w:val="clear" w:color="auto" w:fill="auto"/>
          </w:tcPr>
          <w:p w:rsidR="0024533E" w:rsidRPr="002C5825" w:rsidRDefault="0024533E" w:rsidP="00687CE6">
            <w:pPr>
              <w:tabs>
                <w:tab w:val="left" w:pos="4208"/>
              </w:tabs>
              <w:spacing w:after="0" w:line="240" w:lineRule="auto"/>
              <w:rPr>
                <w:ins w:id="17596" w:author="Phuong Giang" w:date="2012-02-23T00:27:00Z"/>
                <w:rFonts w:ascii="Times New Roman" w:hAnsi="Times New Roman"/>
              </w:rPr>
            </w:pPr>
          </w:p>
        </w:tc>
        <w:tc>
          <w:tcPr>
            <w:tcW w:w="758" w:type="dxa"/>
            <w:shd w:val="clear" w:color="auto" w:fill="auto"/>
          </w:tcPr>
          <w:p w:rsidR="0024533E" w:rsidRPr="002C5825" w:rsidRDefault="0024533E" w:rsidP="00687CE6">
            <w:pPr>
              <w:tabs>
                <w:tab w:val="left" w:pos="4208"/>
              </w:tabs>
              <w:spacing w:after="0" w:line="240" w:lineRule="auto"/>
              <w:rPr>
                <w:ins w:id="17597" w:author="Phuong Giang" w:date="2012-02-23T00:27:00Z"/>
                <w:rFonts w:ascii="Times New Roman" w:hAnsi="Times New Roman"/>
              </w:rPr>
            </w:pPr>
          </w:p>
        </w:tc>
      </w:tr>
    </w:tbl>
    <w:p w:rsidR="0024533E" w:rsidRPr="002C5825" w:rsidRDefault="0024533E" w:rsidP="0024533E">
      <w:pPr>
        <w:tabs>
          <w:tab w:val="left" w:pos="4208"/>
        </w:tabs>
        <w:ind w:left="360"/>
        <w:rPr>
          <w:ins w:id="17598" w:author="Phuong Giang" w:date="2012-02-23T00:27:00Z"/>
          <w:rFonts w:ascii="Times New Roman" w:hAnsi="Times New Roman"/>
        </w:rPr>
      </w:pPr>
    </w:p>
    <w:p w:rsidR="0024533E" w:rsidRPr="002C5825" w:rsidRDefault="0024533E" w:rsidP="0024533E">
      <w:pPr>
        <w:keepNext/>
        <w:keepLines/>
        <w:numPr>
          <w:ilvl w:val="2"/>
          <w:numId w:val="27"/>
        </w:numPr>
        <w:tabs>
          <w:tab w:val="left" w:pos="4208"/>
        </w:tabs>
        <w:spacing w:before="200" w:after="0"/>
        <w:outlineLvl w:val="2"/>
        <w:rPr>
          <w:ins w:id="17599" w:author="Phuong Giang" w:date="2012-02-23T00:27:00Z"/>
          <w:rFonts w:ascii="Cambria" w:eastAsia="MS Gothic" w:hAnsi="Cambria"/>
          <w:b/>
          <w:bCs/>
          <w:color w:val="4F81BD"/>
        </w:rPr>
      </w:pPr>
      <w:bookmarkStart w:id="17600" w:name="_Toc317259558"/>
      <w:bookmarkStart w:id="17601" w:name="_Toc317264600"/>
      <w:bookmarkStart w:id="17602" w:name="_Toc317721152"/>
      <w:ins w:id="17603" w:author="Phuong Giang" w:date="2012-02-23T00:27:00Z">
        <w:r w:rsidRPr="002C5825">
          <w:rPr>
            <w:rFonts w:ascii="Cambria" w:eastAsia="MS Gothic" w:hAnsi="Cambria"/>
            <w:b/>
            <w:bCs/>
            <w:color w:val="4F81BD"/>
          </w:rPr>
          <w:lastRenderedPageBreak/>
          <w:t>TLH_SCR_400</w:t>
        </w:r>
        <w:bookmarkEnd w:id="17600"/>
        <w:bookmarkEnd w:id="17601"/>
        <w:bookmarkEnd w:id="17602"/>
      </w:ins>
    </w:p>
    <w:p w:rsidR="0024533E" w:rsidRPr="002C5825" w:rsidRDefault="0024533E" w:rsidP="0024533E">
      <w:pPr>
        <w:tabs>
          <w:tab w:val="left" w:pos="4208"/>
        </w:tabs>
        <w:ind w:left="360"/>
        <w:rPr>
          <w:ins w:id="17604" w:author="Phuong Giang" w:date="2012-02-23T00:27:00Z"/>
          <w:rFonts w:ascii="Times New Roman" w:hAnsi="Times New Roman"/>
        </w:rPr>
      </w:pPr>
      <w:ins w:id="17605" w:author="Phuong Giang" w:date="2012-02-23T00:27:00Z">
        <w:r w:rsidRPr="002C5825">
          <w:rPr>
            <w:rFonts w:ascii="Times New Roman" w:hAnsi="Times New Roman"/>
          </w:rPr>
          <w:t>This is the Screen. The system shows this screen when user clicks on the screen TLH_SCR_. User uses this screen to.</w:t>
        </w:r>
      </w:ins>
    </w:p>
    <w:p w:rsidR="0024533E" w:rsidRPr="002C5825" w:rsidRDefault="0024533E" w:rsidP="0024533E">
      <w:pPr>
        <w:keepNext/>
        <w:keepLines/>
        <w:numPr>
          <w:ilvl w:val="3"/>
          <w:numId w:val="27"/>
        </w:numPr>
        <w:tabs>
          <w:tab w:val="left" w:pos="4208"/>
        </w:tabs>
        <w:spacing w:before="200" w:after="0"/>
        <w:outlineLvl w:val="3"/>
        <w:rPr>
          <w:ins w:id="17606" w:author="Phuong Giang" w:date="2012-02-23T00:27:00Z"/>
          <w:rFonts w:ascii="Cambria" w:eastAsia="MS Gothic" w:hAnsi="Cambria"/>
          <w:b/>
          <w:bCs/>
          <w:i/>
          <w:iCs/>
          <w:color w:val="4F81BD"/>
        </w:rPr>
      </w:pPr>
      <w:ins w:id="17607" w:author="Phuong Giang" w:date="2012-02-23T00:27:00Z">
        <w:r w:rsidRPr="002C5825">
          <w:rPr>
            <w:rFonts w:ascii="Cambria" w:eastAsia="MS Gothic" w:hAnsi="Cambria"/>
            <w:b/>
            <w:bCs/>
            <w:i/>
            <w:iCs/>
            <w:color w:val="4F81BD"/>
          </w:rPr>
          <w:t>Screen Images</w:t>
        </w:r>
      </w:ins>
    </w:p>
    <w:p w:rsidR="00AF3591" w:rsidRDefault="0024533E">
      <w:pPr>
        <w:keepNext/>
        <w:tabs>
          <w:tab w:val="left" w:pos="4208"/>
        </w:tabs>
        <w:ind w:left="360"/>
        <w:rPr>
          <w:ins w:id="17608" w:author="Phuong Giang" w:date="2012-02-23T00:32:00Z"/>
        </w:rPr>
        <w:pPrChange w:id="17609" w:author="Phuong Giang" w:date="2012-02-23T00:32:00Z">
          <w:pPr>
            <w:tabs>
              <w:tab w:val="left" w:pos="4208"/>
            </w:tabs>
            <w:ind w:left="360"/>
          </w:pPr>
        </w:pPrChange>
      </w:pPr>
      <w:ins w:id="17610" w:author="Phuong Giang" w:date="2012-02-23T00:27:00Z">
        <w:r>
          <w:rPr>
            <w:rFonts w:ascii="Times New Roman" w:hAnsi="Times New Roman"/>
            <w:noProof/>
            <w:lang w:eastAsia="ja-JP"/>
            <w:rPrChange w:id="17611" w:author="Unknown">
              <w:rPr>
                <w:noProof/>
                <w:lang w:eastAsia="ja-JP"/>
              </w:rPr>
            </w:rPrChange>
          </w:rPr>
          <w:drawing>
            <wp:inline distT="0" distB="0" distL="0" distR="0" wp14:anchorId="2B82AD9F" wp14:editId="4F4B8A1F">
              <wp:extent cx="5943600" cy="3152855"/>
              <wp:effectExtent l="0" t="0" r="0" b="9525"/>
              <wp:docPr id="65" name="Picture 65" descr="C:\Users\Red Army\Desktop\TLH_Screen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 Army\Desktop\TLH_Screen_4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2855"/>
                      </a:xfrm>
                      <a:prstGeom prst="rect">
                        <a:avLst/>
                      </a:prstGeom>
                      <a:noFill/>
                      <a:ln>
                        <a:noFill/>
                      </a:ln>
                    </pic:spPr>
                  </pic:pic>
                </a:graphicData>
              </a:graphic>
            </wp:inline>
          </w:drawing>
        </w:r>
      </w:ins>
    </w:p>
    <w:p w:rsidR="0024533E" w:rsidRPr="002C5825" w:rsidRDefault="00AF3591">
      <w:pPr>
        <w:pStyle w:val="Caption"/>
        <w:jc w:val="center"/>
        <w:rPr>
          <w:ins w:id="17612" w:author="Phuong Giang" w:date="2012-02-23T00:27:00Z"/>
        </w:rPr>
        <w:pPrChange w:id="17613" w:author="Phuong Giang" w:date="2012-02-23T00:32:00Z">
          <w:pPr>
            <w:tabs>
              <w:tab w:val="left" w:pos="4208"/>
            </w:tabs>
            <w:ind w:left="360"/>
          </w:pPr>
        </w:pPrChange>
      </w:pPr>
      <w:bookmarkStart w:id="17614" w:name="_Toc317721005"/>
      <w:ins w:id="17615" w:author="Phuong Giang" w:date="2012-02-23T00:32:00Z">
        <w:r>
          <w:t xml:space="preserve">Figure </w:t>
        </w:r>
        <w:r>
          <w:fldChar w:fldCharType="begin"/>
        </w:r>
        <w:r>
          <w:instrText xml:space="preserve"> SEQ Figure \* ARABIC </w:instrText>
        </w:r>
      </w:ins>
      <w:r>
        <w:fldChar w:fldCharType="separate"/>
      </w:r>
      <w:ins w:id="17616" w:author="Phuong Giang" w:date="2012-02-23T00:34:00Z">
        <w:r>
          <w:rPr>
            <w:noProof/>
          </w:rPr>
          <w:t>21</w:t>
        </w:r>
      </w:ins>
      <w:ins w:id="17617" w:author="Phuong Giang" w:date="2012-02-23T00:32:00Z">
        <w:r>
          <w:fldChar w:fldCharType="end"/>
        </w:r>
        <w:r>
          <w:t>- He</w:t>
        </w:r>
        <w:r w:rsidRPr="00621156">
          <w:t>lp</w:t>
        </w:r>
        <w:r>
          <w:t xml:space="preserve"> Screen</w:t>
        </w:r>
      </w:ins>
      <w:bookmarkEnd w:id="17614"/>
    </w:p>
    <w:p w:rsidR="0024533E" w:rsidRPr="002C5825" w:rsidRDefault="0024533E" w:rsidP="0024533E">
      <w:pPr>
        <w:keepNext/>
        <w:keepLines/>
        <w:numPr>
          <w:ilvl w:val="3"/>
          <w:numId w:val="27"/>
        </w:numPr>
        <w:tabs>
          <w:tab w:val="left" w:pos="4208"/>
        </w:tabs>
        <w:spacing w:before="200" w:after="0"/>
        <w:outlineLvl w:val="3"/>
        <w:rPr>
          <w:ins w:id="17618" w:author="Phuong Giang" w:date="2012-02-23T00:27:00Z"/>
          <w:rFonts w:ascii="Cambria" w:eastAsia="MS Gothic" w:hAnsi="Cambria"/>
          <w:b/>
          <w:bCs/>
          <w:i/>
          <w:iCs/>
          <w:color w:val="4F81BD"/>
        </w:rPr>
      </w:pPr>
      <w:ins w:id="17619" w:author="Phuong Giang" w:date="2012-02-23T00:27:00Z">
        <w:r w:rsidRPr="002C5825">
          <w:rPr>
            <w:rFonts w:ascii="Cambria" w:eastAsia="MS Gothic" w:hAnsi="Cambria"/>
            <w:b/>
            <w:bCs/>
            <w:i/>
            <w:iCs/>
            <w:color w:val="4F81BD"/>
          </w:rPr>
          <w:t>Objects and Actions</w:t>
        </w:r>
      </w:ins>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9"/>
        <w:gridCol w:w="2189"/>
        <w:gridCol w:w="1406"/>
        <w:gridCol w:w="2819"/>
        <w:gridCol w:w="948"/>
        <w:gridCol w:w="1163"/>
        <w:gridCol w:w="758"/>
      </w:tblGrid>
      <w:tr w:rsidR="0024533E" w:rsidRPr="002C5825" w:rsidTr="00687CE6">
        <w:trPr>
          <w:ins w:id="17620" w:author="Phuong Giang" w:date="2012-02-23T00:27:00Z"/>
        </w:trPr>
        <w:tc>
          <w:tcPr>
            <w:tcW w:w="529" w:type="dxa"/>
            <w:shd w:val="clear" w:color="auto" w:fill="auto"/>
          </w:tcPr>
          <w:p w:rsidR="0024533E" w:rsidRPr="002C5825" w:rsidRDefault="0024533E" w:rsidP="00687CE6">
            <w:pPr>
              <w:tabs>
                <w:tab w:val="left" w:pos="4208"/>
              </w:tabs>
              <w:spacing w:after="0" w:line="240" w:lineRule="auto"/>
              <w:rPr>
                <w:ins w:id="17621" w:author="Phuong Giang" w:date="2012-02-23T00:27:00Z"/>
                <w:rFonts w:ascii="Times New Roman" w:hAnsi="Times New Roman"/>
                <w:b/>
              </w:rPr>
            </w:pPr>
            <w:ins w:id="17622" w:author="Phuong Giang" w:date="2012-02-23T00:27:00Z">
              <w:r w:rsidRPr="002C5825">
                <w:rPr>
                  <w:rFonts w:ascii="Times New Roman" w:hAnsi="Times New Roman"/>
                  <w:b/>
                </w:rPr>
                <w:t>No</w:t>
              </w:r>
            </w:ins>
          </w:p>
        </w:tc>
        <w:tc>
          <w:tcPr>
            <w:tcW w:w="2189" w:type="dxa"/>
            <w:shd w:val="clear" w:color="auto" w:fill="auto"/>
          </w:tcPr>
          <w:p w:rsidR="0024533E" w:rsidRPr="002C5825" w:rsidRDefault="0024533E" w:rsidP="00687CE6">
            <w:pPr>
              <w:tabs>
                <w:tab w:val="left" w:pos="4208"/>
              </w:tabs>
              <w:spacing w:after="0" w:line="240" w:lineRule="auto"/>
              <w:rPr>
                <w:ins w:id="17623" w:author="Phuong Giang" w:date="2012-02-23T00:27:00Z"/>
                <w:rFonts w:ascii="Times New Roman" w:hAnsi="Times New Roman"/>
                <w:b/>
              </w:rPr>
            </w:pPr>
            <w:ins w:id="17624" w:author="Phuong Giang" w:date="2012-02-23T00:27:00Z">
              <w:r w:rsidRPr="002C5825">
                <w:rPr>
                  <w:rFonts w:ascii="Times New Roman" w:hAnsi="Times New Roman"/>
                  <w:b/>
                </w:rPr>
                <w:t>Component Name</w:t>
              </w:r>
            </w:ins>
          </w:p>
        </w:tc>
        <w:tc>
          <w:tcPr>
            <w:tcW w:w="1406" w:type="dxa"/>
            <w:shd w:val="clear" w:color="auto" w:fill="auto"/>
          </w:tcPr>
          <w:p w:rsidR="0024533E" w:rsidRPr="002C5825" w:rsidRDefault="0024533E" w:rsidP="00687CE6">
            <w:pPr>
              <w:tabs>
                <w:tab w:val="left" w:pos="4208"/>
              </w:tabs>
              <w:spacing w:after="0" w:line="240" w:lineRule="auto"/>
              <w:rPr>
                <w:ins w:id="17625" w:author="Phuong Giang" w:date="2012-02-23T00:27:00Z"/>
                <w:rFonts w:ascii="Times New Roman" w:hAnsi="Times New Roman"/>
                <w:b/>
              </w:rPr>
            </w:pPr>
            <w:ins w:id="17626" w:author="Phuong Giang" w:date="2012-02-23T00:27:00Z">
              <w:r w:rsidRPr="002C5825">
                <w:rPr>
                  <w:rFonts w:ascii="Times New Roman" w:hAnsi="Times New Roman"/>
                  <w:b/>
                </w:rPr>
                <w:t>Component Type</w:t>
              </w:r>
            </w:ins>
          </w:p>
        </w:tc>
        <w:tc>
          <w:tcPr>
            <w:tcW w:w="2819" w:type="dxa"/>
            <w:shd w:val="clear" w:color="auto" w:fill="auto"/>
          </w:tcPr>
          <w:p w:rsidR="0024533E" w:rsidRPr="002C5825" w:rsidRDefault="0024533E" w:rsidP="00687CE6">
            <w:pPr>
              <w:tabs>
                <w:tab w:val="left" w:pos="4208"/>
              </w:tabs>
              <w:spacing w:after="0" w:line="240" w:lineRule="auto"/>
              <w:rPr>
                <w:ins w:id="17627" w:author="Phuong Giang" w:date="2012-02-23T00:27:00Z"/>
                <w:rFonts w:ascii="Times New Roman" w:hAnsi="Times New Roman"/>
                <w:b/>
              </w:rPr>
            </w:pPr>
            <w:ins w:id="17628" w:author="Phuong Giang" w:date="2012-02-23T00:27:00Z">
              <w:r w:rsidRPr="002C5825">
                <w:rPr>
                  <w:rFonts w:ascii="Times New Roman" w:hAnsi="Times New Roman"/>
                  <w:b/>
                </w:rPr>
                <w:t>Function</w:t>
              </w:r>
            </w:ins>
          </w:p>
        </w:tc>
        <w:tc>
          <w:tcPr>
            <w:tcW w:w="948" w:type="dxa"/>
            <w:shd w:val="clear" w:color="auto" w:fill="auto"/>
          </w:tcPr>
          <w:p w:rsidR="0024533E" w:rsidRPr="002C5825" w:rsidRDefault="0024533E" w:rsidP="00687CE6">
            <w:pPr>
              <w:tabs>
                <w:tab w:val="left" w:pos="4208"/>
              </w:tabs>
              <w:spacing w:after="0" w:line="240" w:lineRule="auto"/>
              <w:rPr>
                <w:ins w:id="17629" w:author="Phuong Giang" w:date="2012-02-23T00:27:00Z"/>
                <w:rFonts w:ascii="Times New Roman" w:hAnsi="Times New Roman"/>
                <w:b/>
              </w:rPr>
            </w:pPr>
            <w:ins w:id="17630" w:author="Phuong Giang" w:date="2012-02-23T00:27:00Z">
              <w:r w:rsidRPr="002C5825">
                <w:rPr>
                  <w:rFonts w:ascii="Times New Roman" w:hAnsi="Times New Roman"/>
                  <w:b/>
                </w:rPr>
                <w:t>Format (Style)</w:t>
              </w:r>
            </w:ins>
          </w:p>
        </w:tc>
        <w:tc>
          <w:tcPr>
            <w:tcW w:w="1163" w:type="dxa"/>
            <w:shd w:val="clear" w:color="auto" w:fill="auto"/>
          </w:tcPr>
          <w:p w:rsidR="0024533E" w:rsidRPr="002C5825" w:rsidRDefault="0024533E" w:rsidP="00687CE6">
            <w:pPr>
              <w:tabs>
                <w:tab w:val="left" w:pos="4208"/>
              </w:tabs>
              <w:spacing w:after="0" w:line="240" w:lineRule="auto"/>
              <w:rPr>
                <w:ins w:id="17631" w:author="Phuong Giang" w:date="2012-02-23T00:27:00Z"/>
                <w:rFonts w:ascii="Times New Roman" w:hAnsi="Times New Roman"/>
                <w:b/>
              </w:rPr>
            </w:pPr>
            <w:ins w:id="17632" w:author="Phuong Giang" w:date="2012-02-23T00:27:00Z">
              <w:r w:rsidRPr="002C5825">
                <w:rPr>
                  <w:rFonts w:ascii="Times New Roman" w:hAnsi="Times New Roman"/>
                  <w:b/>
                </w:rPr>
                <w:t>Reference</w:t>
              </w:r>
            </w:ins>
          </w:p>
        </w:tc>
        <w:tc>
          <w:tcPr>
            <w:tcW w:w="758" w:type="dxa"/>
            <w:shd w:val="clear" w:color="auto" w:fill="auto"/>
          </w:tcPr>
          <w:p w:rsidR="0024533E" w:rsidRPr="002C5825" w:rsidRDefault="0024533E" w:rsidP="00687CE6">
            <w:pPr>
              <w:tabs>
                <w:tab w:val="left" w:pos="4208"/>
              </w:tabs>
              <w:spacing w:after="0" w:line="240" w:lineRule="auto"/>
              <w:rPr>
                <w:ins w:id="17633" w:author="Phuong Giang" w:date="2012-02-23T00:27:00Z"/>
                <w:rFonts w:ascii="Times New Roman" w:hAnsi="Times New Roman"/>
                <w:b/>
              </w:rPr>
            </w:pPr>
            <w:ins w:id="17634" w:author="Phuong Giang" w:date="2012-02-23T00:27:00Z">
              <w:r w:rsidRPr="002C5825">
                <w:rPr>
                  <w:rFonts w:ascii="Times New Roman" w:hAnsi="Times New Roman"/>
                  <w:b/>
                </w:rPr>
                <w:t>Note</w:t>
              </w:r>
            </w:ins>
          </w:p>
        </w:tc>
      </w:tr>
    </w:tbl>
    <w:p w:rsidR="0024533E" w:rsidRPr="002C5825" w:rsidRDefault="0024533E" w:rsidP="0024533E">
      <w:pPr>
        <w:tabs>
          <w:tab w:val="left" w:pos="4208"/>
        </w:tabs>
        <w:ind w:left="360"/>
        <w:rPr>
          <w:ins w:id="17635" w:author="Phuong Giang" w:date="2012-02-23T00:27:00Z"/>
          <w:rFonts w:ascii="Times New Roman" w:hAnsi="Times New Roman"/>
        </w:rPr>
      </w:pPr>
    </w:p>
    <w:p w:rsidR="003A11F4" w:rsidDel="0024533E" w:rsidRDefault="003A11F4">
      <w:pPr>
        <w:pStyle w:val="Heading1"/>
        <w:numPr>
          <w:ilvl w:val="0"/>
          <w:numId w:val="0"/>
        </w:numPr>
        <w:ind w:left="720"/>
        <w:rPr>
          <w:ins w:id="17636" w:author="Red Army" w:date="2012-02-22T21:30:00Z"/>
          <w:del w:id="17637" w:author="Phuong Giang" w:date="2012-02-23T00:27:00Z"/>
        </w:rPr>
        <w:pPrChange w:id="17638" w:author="Phuong Giang" w:date="2012-02-23T00:27:00Z">
          <w:pPr>
            <w:pStyle w:val="Heading1"/>
          </w:pPr>
        </w:pPrChange>
      </w:pPr>
      <w:del w:id="17639" w:author="Phuong Giang" w:date="2012-02-23T00:27:00Z">
        <w:r w:rsidDel="0024533E">
          <w:delText>User Interface Design</w:delText>
        </w:r>
      </w:del>
      <w:bookmarkEnd w:id="15356"/>
    </w:p>
    <w:p w:rsidR="001E773C" w:rsidRPr="00616EF6" w:rsidDel="000E4E10" w:rsidRDefault="001E773C">
      <w:pPr>
        <w:ind w:left="720"/>
        <w:rPr>
          <w:del w:id="17640" w:author="Phuong Giang" w:date="2012-02-23T00:21:00Z"/>
        </w:rPr>
        <w:pPrChange w:id="17641" w:author="Phuong Giang" w:date="2012-02-23T00:27:00Z">
          <w:pPr>
            <w:pStyle w:val="Heading1"/>
          </w:pPr>
        </w:pPrChange>
      </w:pPr>
    </w:p>
    <w:p w:rsidR="003A11F4" w:rsidDel="0024533E" w:rsidRDefault="003A11F4">
      <w:pPr>
        <w:pStyle w:val="Heading2"/>
        <w:numPr>
          <w:ilvl w:val="0"/>
          <w:numId w:val="0"/>
        </w:numPr>
        <w:ind w:left="720"/>
        <w:rPr>
          <w:del w:id="17642" w:author="Phuong Giang" w:date="2012-02-23T00:27:00Z"/>
        </w:rPr>
        <w:pPrChange w:id="17643" w:author="Phuong Giang" w:date="2012-02-23T00:27:00Z">
          <w:pPr>
            <w:pStyle w:val="Heading2"/>
          </w:pPr>
        </w:pPrChange>
      </w:pPr>
      <w:bookmarkStart w:id="17644" w:name="_Toc316714941"/>
      <w:del w:id="17645" w:author="Phuong Giang" w:date="2012-02-23T00:27:00Z">
        <w:r w:rsidDel="0024533E">
          <w:delText>Description of the User Interface</w:delText>
        </w:r>
        <w:bookmarkEnd w:id="17644"/>
      </w:del>
    </w:p>
    <w:p w:rsidR="003A11F4" w:rsidDel="0024533E" w:rsidRDefault="003A11F4">
      <w:pPr>
        <w:pStyle w:val="Heading3"/>
        <w:numPr>
          <w:ilvl w:val="0"/>
          <w:numId w:val="0"/>
        </w:numPr>
        <w:ind w:left="720"/>
        <w:rPr>
          <w:del w:id="17646" w:author="Phuong Giang" w:date="2012-02-23T00:27:00Z"/>
        </w:rPr>
        <w:pPrChange w:id="17647" w:author="Phuong Giang" w:date="2012-02-23T00:27:00Z">
          <w:pPr>
            <w:pStyle w:val="Heading3"/>
          </w:pPr>
        </w:pPrChange>
      </w:pPr>
      <w:bookmarkStart w:id="17648" w:name="_Toc316714942"/>
      <w:del w:id="17649" w:author="Phuong Giang" w:date="2012-02-23T00:27:00Z">
        <w:r w:rsidDel="0024533E">
          <w:delText>Screen Images</w:delText>
        </w:r>
        <w:bookmarkEnd w:id="17648"/>
      </w:del>
    </w:p>
    <w:p w:rsidR="003A11F4" w:rsidDel="0024533E" w:rsidRDefault="003A11F4">
      <w:pPr>
        <w:pStyle w:val="Heading3"/>
        <w:numPr>
          <w:ilvl w:val="0"/>
          <w:numId w:val="0"/>
        </w:numPr>
        <w:ind w:left="720"/>
        <w:rPr>
          <w:del w:id="17650" w:author="Phuong Giang" w:date="2012-02-23T00:27:00Z"/>
        </w:rPr>
        <w:pPrChange w:id="17651" w:author="Phuong Giang" w:date="2012-02-23T00:27:00Z">
          <w:pPr>
            <w:pStyle w:val="Heading3"/>
          </w:pPr>
        </w:pPrChange>
      </w:pPr>
      <w:bookmarkStart w:id="17652" w:name="_Toc316714943"/>
      <w:del w:id="17653" w:author="Phuong Giang" w:date="2012-02-23T00:27:00Z">
        <w:r w:rsidDel="0024533E">
          <w:delText>Objects and Actions</w:delText>
        </w:r>
        <w:bookmarkEnd w:id="17652"/>
      </w:del>
    </w:p>
    <w:p w:rsidR="003A11F4" w:rsidRPr="003A11F4" w:rsidRDefault="003A11F4"/>
    <w:p w:rsidR="003A11F4" w:rsidRDefault="003A11F4" w:rsidP="003A11F4">
      <w:pPr>
        <w:pStyle w:val="Heading1"/>
      </w:pPr>
      <w:bookmarkStart w:id="17654" w:name="_Toc316714944"/>
      <w:bookmarkStart w:id="17655" w:name="_Toc317721153"/>
      <w:r>
        <w:t>Database Design or Data Structures</w:t>
      </w:r>
      <w:bookmarkEnd w:id="17654"/>
      <w:bookmarkEnd w:id="17655"/>
    </w:p>
    <w:p w:rsidR="00751F11" w:rsidRDefault="00751F11" w:rsidP="00751F11">
      <w:pPr>
        <w:rPr>
          <w:ins w:id="17656" w:author="Nguyen Ho Hai" w:date="2012-02-22T21:53:00Z"/>
        </w:rPr>
      </w:pPr>
      <w:ins w:id="17657" w:author="Nguyen Ho Hai" w:date="2012-02-22T21:53:00Z">
        <w:r>
          <w:t xml:space="preserve">This program do not use </w:t>
        </w:r>
        <w:proofErr w:type="gramStart"/>
        <w:r>
          <w:t>RDBMS(</w:t>
        </w:r>
        <w:proofErr w:type="gramEnd"/>
        <w:r>
          <w:t>Relational Database Management System).</w:t>
        </w:r>
      </w:ins>
    </w:p>
    <w:p w:rsidR="00751F11" w:rsidRDefault="00751F11" w:rsidP="00751F11">
      <w:pPr>
        <w:pStyle w:val="Heading2"/>
        <w:tabs>
          <w:tab w:val="left" w:pos="4208"/>
        </w:tabs>
        <w:rPr>
          <w:ins w:id="17658" w:author="Nguyen Ho Hai" w:date="2012-02-22T21:53:00Z"/>
        </w:rPr>
      </w:pPr>
      <w:bookmarkStart w:id="17659" w:name="_Toc317721154"/>
      <w:ins w:id="17660" w:author="Nguyen Ho Hai" w:date="2012-02-22T21:53:00Z">
        <w:r>
          <w:lastRenderedPageBreak/>
          <w:t>Teaching Plan Structure</w:t>
        </w:r>
        <w:bookmarkEnd w:id="17659"/>
      </w:ins>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6"/>
      </w:tblGrid>
      <w:tr w:rsidR="00751F11" w:rsidTr="00995D66">
        <w:trPr>
          <w:trHeight w:val="913"/>
          <w:ins w:id="17661" w:author="Nguyen Ho Hai" w:date="2012-02-22T21:53:00Z"/>
        </w:trPr>
        <w:tc>
          <w:tcPr>
            <w:tcW w:w="936" w:type="dxa"/>
            <w:shd w:val="clear" w:color="auto" w:fill="auto"/>
          </w:tcPr>
          <w:p w:rsidR="00AF3591" w:rsidRDefault="00751F11">
            <w:pPr>
              <w:keepNext/>
              <w:spacing w:after="0" w:line="240" w:lineRule="auto"/>
              <w:jc w:val="center"/>
              <w:rPr>
                <w:ins w:id="17662" w:author="Phuong Giang" w:date="2012-02-23T00:33:00Z"/>
              </w:rPr>
              <w:pPrChange w:id="17663" w:author="Phuong Giang" w:date="2012-02-23T00:33:00Z">
                <w:pPr>
                  <w:spacing w:after="0" w:line="240" w:lineRule="auto"/>
                  <w:jc w:val="center"/>
                </w:pPr>
              </w:pPrChange>
            </w:pPr>
            <w:ins w:id="17664" w:author="Nguyen Ho Hai" w:date="2012-02-22T21:53:00Z">
              <w:r>
                <w:rPr>
                  <w:noProof/>
                  <w:lang w:eastAsia="ja-JP"/>
                  <w:rPrChange w:id="17665" w:author="Unknown">
                    <w:rPr>
                      <w:rFonts w:asciiTheme="majorHAnsi" w:eastAsiaTheme="majorEastAsia" w:hAnsiTheme="majorHAnsi" w:cstheme="majorBidi"/>
                      <w:b/>
                      <w:bCs/>
                      <w:noProof/>
                      <w:color w:val="365F91" w:themeColor="accent1" w:themeShade="BF"/>
                      <w:sz w:val="28"/>
                      <w:szCs w:val="28"/>
                      <w:lang w:eastAsia="ja-JP"/>
                    </w:rPr>
                  </w:rPrChange>
                </w:rPr>
                <w:drawing>
                  <wp:inline distT="0" distB="0" distL="0" distR="0" wp14:anchorId="46CF751A" wp14:editId="1FCC45C2">
                    <wp:extent cx="5934075" cy="3943350"/>
                    <wp:effectExtent l="19050" t="0" r="952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934075" cy="3943350"/>
                            </a:xfrm>
                            <a:prstGeom prst="rect">
                              <a:avLst/>
                            </a:prstGeom>
                            <a:noFill/>
                            <a:ln w="9525">
                              <a:noFill/>
                              <a:miter lim="800000"/>
                              <a:headEnd/>
                              <a:tailEnd/>
                            </a:ln>
                          </pic:spPr>
                        </pic:pic>
                      </a:graphicData>
                    </a:graphic>
                  </wp:inline>
                </w:drawing>
              </w:r>
            </w:ins>
          </w:p>
          <w:p w:rsidR="00751F11" w:rsidRDefault="00AF3591">
            <w:pPr>
              <w:pStyle w:val="Caption"/>
              <w:jc w:val="center"/>
              <w:rPr>
                <w:ins w:id="17666" w:author="Nguyen Ho Hai" w:date="2012-02-22T21:53:00Z"/>
              </w:rPr>
              <w:pPrChange w:id="17667" w:author="Phuong Giang" w:date="2012-02-23T00:33:00Z">
                <w:pPr>
                  <w:spacing w:after="0" w:line="240" w:lineRule="auto"/>
                  <w:jc w:val="center"/>
                </w:pPr>
              </w:pPrChange>
            </w:pPr>
            <w:bookmarkStart w:id="17668" w:name="_Toc317721006"/>
            <w:ins w:id="17669" w:author="Phuong Giang" w:date="2012-02-23T00:33:00Z">
              <w:r>
                <w:t xml:space="preserve">Figure </w:t>
              </w:r>
              <w:r>
                <w:fldChar w:fldCharType="begin"/>
              </w:r>
              <w:r>
                <w:instrText xml:space="preserve"> SEQ Figure \* ARABIC </w:instrText>
              </w:r>
            </w:ins>
            <w:r>
              <w:fldChar w:fldCharType="separate"/>
            </w:r>
            <w:ins w:id="17670" w:author="Phuong Giang" w:date="2012-02-23T00:34:00Z">
              <w:r>
                <w:rPr>
                  <w:noProof/>
                </w:rPr>
                <w:t>22</w:t>
              </w:r>
            </w:ins>
            <w:ins w:id="17671" w:author="Phuong Giang" w:date="2012-02-23T00:33:00Z">
              <w:r>
                <w:fldChar w:fldCharType="end"/>
              </w:r>
              <w:r>
                <w:t xml:space="preserve"> - Teaching Plan Data Structure</w:t>
              </w:r>
            </w:ins>
            <w:bookmarkEnd w:id="17668"/>
          </w:p>
        </w:tc>
      </w:tr>
    </w:tbl>
    <w:p w:rsidR="00751F11" w:rsidRPr="007B4406" w:rsidRDefault="00751F11" w:rsidP="00751F11">
      <w:pPr>
        <w:rPr>
          <w:ins w:id="17672" w:author="Nguyen Ho Hai" w:date="2012-02-22T21:53:00Z"/>
        </w:rPr>
      </w:pPr>
    </w:p>
    <w:p w:rsidR="00751F11" w:rsidRPr="007B4406" w:rsidRDefault="00751F11" w:rsidP="00751F11">
      <w:pPr>
        <w:rPr>
          <w:ins w:id="17673" w:author="Nguyen Ho Hai" w:date="2012-02-22T21:53:00Z"/>
        </w:rPr>
      </w:pPr>
    </w:p>
    <w:tbl>
      <w:tblPr>
        <w:tblStyle w:val="MediumShading1-Accent110"/>
        <w:tblW w:w="1099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17674" w:author="Phuong Giang" w:date="2012-02-23T00:25:00Z">
          <w:tblPr>
            <w:tblStyle w:val="MediumShading1-Accent110"/>
            <w:tblW w:w="1099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900"/>
        <w:gridCol w:w="1440"/>
        <w:gridCol w:w="2418"/>
        <w:gridCol w:w="2352"/>
        <w:gridCol w:w="1824"/>
        <w:gridCol w:w="894"/>
        <w:gridCol w:w="1169"/>
        <w:tblGridChange w:id="17675">
          <w:tblGrid>
            <w:gridCol w:w="900"/>
            <w:gridCol w:w="1440"/>
            <w:gridCol w:w="1332"/>
            <w:gridCol w:w="251"/>
            <w:gridCol w:w="649"/>
            <w:gridCol w:w="186"/>
            <w:gridCol w:w="65"/>
            <w:gridCol w:w="1189"/>
            <w:gridCol w:w="251"/>
            <w:gridCol w:w="847"/>
            <w:gridCol w:w="1320"/>
            <w:gridCol w:w="251"/>
            <w:gridCol w:w="253"/>
            <w:gridCol w:w="894"/>
            <w:gridCol w:w="954"/>
            <w:gridCol w:w="215"/>
            <w:gridCol w:w="36"/>
            <w:gridCol w:w="1573"/>
            <w:gridCol w:w="251"/>
            <w:gridCol w:w="643"/>
            <w:gridCol w:w="251"/>
            <w:gridCol w:w="918"/>
            <w:gridCol w:w="251"/>
          </w:tblGrid>
        </w:tblGridChange>
      </w:tblGrid>
      <w:tr w:rsidR="0090418E" w:rsidTr="0090418E">
        <w:trPr>
          <w:cnfStyle w:val="100000000000" w:firstRow="1" w:lastRow="0" w:firstColumn="0" w:lastColumn="0" w:oddVBand="0" w:evenVBand="0" w:oddHBand="0" w:evenHBand="0" w:firstRowFirstColumn="0" w:firstRowLastColumn="0" w:lastRowFirstColumn="0" w:lastRowLastColumn="0"/>
          <w:ins w:id="17676" w:author="Nguyen Ho Hai" w:date="2012-02-22T21:53:00Z"/>
          <w:trPrChange w:id="17677" w:author="Phuong Giang" w:date="2012-02-23T00:25:00Z">
            <w:trPr>
              <w:gridBefore w:val="4"/>
            </w:trPr>
          </w:trPrChange>
        </w:trPr>
        <w:tc>
          <w:tcPr>
            <w:cnfStyle w:val="001000000000" w:firstRow="0" w:lastRow="0" w:firstColumn="1" w:lastColumn="0" w:oddVBand="0" w:evenVBand="0" w:oddHBand="0" w:evenHBand="0" w:firstRowFirstColumn="0" w:firstRowLastColumn="0" w:lastRowFirstColumn="0" w:lastRowLastColumn="0"/>
            <w:tcW w:w="900" w:type="dxa"/>
            <w:tcPrChange w:id="17678" w:author="Phuong Giang" w:date="2012-02-23T00:25:00Z">
              <w:tcPr>
                <w:tcW w:w="900" w:type="dxa"/>
                <w:gridSpan w:val="3"/>
              </w:tcPr>
            </w:tcPrChange>
          </w:tcPr>
          <w:p w:rsidR="00751F11" w:rsidRPr="0068014E" w:rsidRDefault="00751F11" w:rsidP="00995D66">
            <w:pPr>
              <w:spacing w:after="200" w:line="276" w:lineRule="auto"/>
              <w:cnfStyle w:val="101000000000" w:firstRow="1" w:lastRow="0" w:firstColumn="1" w:lastColumn="0" w:oddVBand="0" w:evenVBand="0" w:oddHBand="0" w:evenHBand="0" w:firstRowFirstColumn="0" w:firstRowLastColumn="0" w:lastRowFirstColumn="0" w:lastRowLastColumn="0"/>
              <w:rPr>
                <w:ins w:id="17679" w:author="Nguyen Ho Hai" w:date="2012-02-22T21:53:00Z"/>
                <w:rPrChange w:id="17680" w:author="Phuong Giang" w:date="2012-02-23T00:23:00Z">
                  <w:rPr>
                    <w:ins w:id="17681" w:author="Nguyen Ho Hai" w:date="2012-02-22T21:53:00Z"/>
                    <w:b w:val="0"/>
                    <w:bCs w:val="0"/>
                    <w:color w:val="FF0000"/>
                  </w:rPr>
                </w:rPrChange>
              </w:rPr>
            </w:pPr>
            <w:ins w:id="17682" w:author="Nguyen Ho Hai" w:date="2012-02-22T21:53:00Z">
              <w:r w:rsidRPr="0068014E">
                <w:rPr>
                  <w:color w:val="auto"/>
                  <w:rPrChange w:id="17683" w:author="Phuong Giang" w:date="2012-02-23T00:23:00Z">
                    <w:rPr>
                      <w:color w:val="FF0000"/>
                    </w:rPr>
                  </w:rPrChange>
                </w:rPr>
                <w:t>No</w:t>
              </w:r>
            </w:ins>
          </w:p>
        </w:tc>
        <w:tc>
          <w:tcPr>
            <w:tcW w:w="1440" w:type="dxa"/>
            <w:tcPrChange w:id="17684" w:author="Phuong Giang" w:date="2012-02-23T00:25:00Z">
              <w:tcPr>
                <w:tcW w:w="1440" w:type="dxa"/>
                <w:gridSpan w:val="2"/>
              </w:tcPr>
            </w:tcPrChange>
          </w:tcPr>
          <w:p w:rsidR="00751F11" w:rsidRPr="0068014E" w:rsidRDefault="00751F11" w:rsidP="00995D66">
            <w:pPr>
              <w:spacing w:after="200" w:line="276" w:lineRule="auto"/>
              <w:cnfStyle w:val="100000000000" w:firstRow="1" w:lastRow="0" w:firstColumn="0" w:lastColumn="0" w:oddVBand="0" w:evenVBand="0" w:oddHBand="0" w:evenHBand="0" w:firstRowFirstColumn="0" w:firstRowLastColumn="0" w:lastRowFirstColumn="0" w:lastRowLastColumn="0"/>
              <w:rPr>
                <w:ins w:id="17685" w:author="Nguyen Ho Hai" w:date="2012-02-22T21:53:00Z"/>
                <w:rPrChange w:id="17686" w:author="Phuong Giang" w:date="2012-02-23T00:23:00Z">
                  <w:rPr>
                    <w:ins w:id="17687" w:author="Nguyen Ho Hai" w:date="2012-02-22T21:53:00Z"/>
                    <w:b w:val="0"/>
                    <w:bCs w:val="0"/>
                    <w:color w:val="FF0000"/>
                  </w:rPr>
                </w:rPrChange>
              </w:rPr>
            </w:pPr>
            <w:ins w:id="17688" w:author="Nguyen Ho Hai" w:date="2012-02-22T21:53:00Z">
              <w:r w:rsidRPr="0068014E">
                <w:rPr>
                  <w:color w:val="auto"/>
                  <w:rPrChange w:id="17689" w:author="Phuong Giang" w:date="2012-02-23T00:23:00Z">
                    <w:rPr>
                      <w:color w:val="FF0000"/>
                    </w:rPr>
                  </w:rPrChange>
                </w:rPr>
                <w:t>Level</w:t>
              </w:r>
            </w:ins>
          </w:p>
        </w:tc>
        <w:tc>
          <w:tcPr>
            <w:tcW w:w="2418" w:type="dxa"/>
            <w:tcPrChange w:id="17690" w:author="Phuong Giang" w:date="2012-02-23T00:25:00Z">
              <w:tcPr>
                <w:tcW w:w="2418" w:type="dxa"/>
                <w:gridSpan w:val="3"/>
              </w:tcPr>
            </w:tcPrChange>
          </w:tcPr>
          <w:p w:rsidR="00751F11" w:rsidRPr="0068014E" w:rsidRDefault="00751F11" w:rsidP="00995D66">
            <w:pPr>
              <w:spacing w:after="200" w:line="276" w:lineRule="auto"/>
              <w:cnfStyle w:val="100000000000" w:firstRow="1" w:lastRow="0" w:firstColumn="0" w:lastColumn="0" w:oddVBand="0" w:evenVBand="0" w:oddHBand="0" w:evenHBand="0" w:firstRowFirstColumn="0" w:firstRowLastColumn="0" w:lastRowFirstColumn="0" w:lastRowLastColumn="0"/>
              <w:rPr>
                <w:ins w:id="17691" w:author="Nguyen Ho Hai" w:date="2012-02-22T21:53:00Z"/>
                <w:rPrChange w:id="17692" w:author="Phuong Giang" w:date="2012-02-23T00:23:00Z">
                  <w:rPr>
                    <w:ins w:id="17693" w:author="Nguyen Ho Hai" w:date="2012-02-22T21:53:00Z"/>
                    <w:b w:val="0"/>
                    <w:bCs w:val="0"/>
                    <w:color w:val="FF0000"/>
                  </w:rPr>
                </w:rPrChange>
              </w:rPr>
            </w:pPr>
            <w:ins w:id="17694" w:author="Nguyen Ho Hai" w:date="2012-02-22T21:53:00Z">
              <w:r w:rsidRPr="0068014E">
                <w:rPr>
                  <w:color w:val="auto"/>
                  <w:rPrChange w:id="17695" w:author="Phuong Giang" w:date="2012-02-23T00:23:00Z">
                    <w:rPr>
                      <w:color w:val="FF0000"/>
                    </w:rPr>
                  </w:rPrChange>
                </w:rPr>
                <w:t>Element</w:t>
              </w:r>
            </w:ins>
          </w:p>
        </w:tc>
        <w:tc>
          <w:tcPr>
            <w:tcW w:w="2352" w:type="dxa"/>
            <w:tcPrChange w:id="17696" w:author="Phuong Giang" w:date="2012-02-23T00:25:00Z">
              <w:tcPr>
                <w:tcW w:w="2352" w:type="dxa"/>
                <w:gridSpan w:val="5"/>
              </w:tcPr>
            </w:tcPrChange>
          </w:tcPr>
          <w:p w:rsidR="00751F11" w:rsidRPr="0068014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7697" w:author="Nguyen Ho Hai" w:date="2012-02-22T21:53:00Z"/>
                <w:rPrChange w:id="17698" w:author="Phuong Giang" w:date="2012-02-23T00:23:00Z">
                  <w:rPr>
                    <w:ins w:id="17699" w:author="Nguyen Ho Hai" w:date="2012-02-22T21:53:00Z"/>
                    <w:b w:val="0"/>
                    <w:bCs w:val="0"/>
                    <w:color w:val="FF0000"/>
                  </w:rPr>
                </w:rPrChange>
              </w:rPr>
            </w:pPr>
            <w:ins w:id="17700" w:author="Nguyen Ho Hai" w:date="2012-02-22T21:53:00Z">
              <w:r w:rsidRPr="0068014E">
                <w:rPr>
                  <w:color w:val="auto"/>
                  <w:rPrChange w:id="17701" w:author="Phuong Giang" w:date="2012-02-23T00:23:00Z">
                    <w:rPr>
                      <w:color w:val="FF0000"/>
                    </w:rPr>
                  </w:rPrChange>
                </w:rPr>
                <w:t>Description</w:t>
              </w:r>
            </w:ins>
          </w:p>
        </w:tc>
        <w:tc>
          <w:tcPr>
            <w:tcW w:w="1824" w:type="dxa"/>
            <w:tcPrChange w:id="17702" w:author="Phuong Giang" w:date="2012-02-23T00:25:00Z">
              <w:tcPr>
                <w:tcW w:w="1824" w:type="dxa"/>
                <w:gridSpan w:val="2"/>
              </w:tcPr>
            </w:tcPrChange>
          </w:tcPr>
          <w:p w:rsidR="00751F11" w:rsidRPr="0068014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7703" w:author="Nguyen Ho Hai" w:date="2012-02-22T21:53:00Z"/>
                <w:rPrChange w:id="17704" w:author="Phuong Giang" w:date="2012-02-23T00:23:00Z">
                  <w:rPr>
                    <w:ins w:id="17705" w:author="Nguyen Ho Hai" w:date="2012-02-22T21:53:00Z"/>
                    <w:b w:val="0"/>
                    <w:bCs w:val="0"/>
                    <w:color w:val="FF0000"/>
                  </w:rPr>
                </w:rPrChange>
              </w:rPr>
            </w:pPr>
            <w:ins w:id="17706" w:author="Nguyen Ho Hai" w:date="2012-02-22T21:53:00Z">
              <w:r w:rsidRPr="0068014E">
                <w:rPr>
                  <w:color w:val="auto"/>
                  <w:rPrChange w:id="17707" w:author="Phuong Giang" w:date="2012-02-23T00:23:00Z">
                    <w:rPr>
                      <w:color w:val="FF0000"/>
                    </w:rPr>
                  </w:rPrChange>
                </w:rPr>
                <w:t>Cardinality</w:t>
              </w:r>
            </w:ins>
          </w:p>
        </w:tc>
        <w:tc>
          <w:tcPr>
            <w:tcW w:w="894" w:type="dxa"/>
            <w:tcPrChange w:id="17708" w:author="Phuong Giang" w:date="2012-02-23T00:25:00Z">
              <w:tcPr>
                <w:tcW w:w="894" w:type="dxa"/>
                <w:gridSpan w:val="2"/>
              </w:tcPr>
            </w:tcPrChange>
          </w:tcPr>
          <w:p w:rsidR="00751F11" w:rsidRPr="0068014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7709" w:author="Nguyen Ho Hai" w:date="2012-02-22T21:53:00Z"/>
                <w:rPrChange w:id="17710" w:author="Phuong Giang" w:date="2012-02-23T00:23:00Z">
                  <w:rPr>
                    <w:ins w:id="17711" w:author="Nguyen Ho Hai" w:date="2012-02-22T21:53:00Z"/>
                    <w:b w:val="0"/>
                    <w:bCs w:val="0"/>
                    <w:color w:val="FF0000"/>
                  </w:rPr>
                </w:rPrChange>
              </w:rPr>
            </w:pPr>
            <w:ins w:id="17712" w:author="Nguyen Ho Hai" w:date="2012-02-22T21:53:00Z">
              <w:r w:rsidRPr="0068014E">
                <w:rPr>
                  <w:color w:val="auto"/>
                  <w:rPrChange w:id="17713" w:author="Phuong Giang" w:date="2012-02-23T00:23:00Z">
                    <w:rPr>
                      <w:color w:val="FF0000"/>
                    </w:rPr>
                  </w:rPrChange>
                </w:rPr>
                <w:t>Facets</w:t>
              </w:r>
            </w:ins>
          </w:p>
        </w:tc>
        <w:tc>
          <w:tcPr>
            <w:tcW w:w="1169" w:type="dxa"/>
            <w:tcPrChange w:id="17714" w:author="Phuong Giang" w:date="2012-02-23T00:25:00Z">
              <w:tcPr>
                <w:tcW w:w="1169" w:type="dxa"/>
                <w:gridSpan w:val="2"/>
              </w:tcPr>
            </w:tcPrChange>
          </w:tcPr>
          <w:p w:rsidR="00751F11" w:rsidRPr="0068014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7715" w:author="Nguyen Ho Hai" w:date="2012-02-22T21:53:00Z"/>
                <w:rPrChange w:id="17716" w:author="Phuong Giang" w:date="2012-02-23T00:23:00Z">
                  <w:rPr>
                    <w:ins w:id="17717" w:author="Nguyen Ho Hai" w:date="2012-02-22T21:53:00Z"/>
                    <w:b w:val="0"/>
                    <w:bCs w:val="0"/>
                    <w:color w:val="FF0000"/>
                  </w:rPr>
                </w:rPrChange>
              </w:rPr>
            </w:pPr>
            <w:ins w:id="17718" w:author="Nguyen Ho Hai" w:date="2012-02-22T21:53:00Z">
              <w:r w:rsidRPr="0068014E">
                <w:rPr>
                  <w:color w:val="auto"/>
                  <w:rPrChange w:id="17719" w:author="Phuong Giang" w:date="2012-02-23T00:23:00Z">
                    <w:rPr>
                      <w:color w:val="FF0000"/>
                    </w:rPr>
                  </w:rPrChange>
                </w:rPr>
                <w:t>Attribute</w:t>
              </w:r>
            </w:ins>
          </w:p>
        </w:tc>
      </w:tr>
      <w:tr w:rsidR="0090418E" w:rsidTr="0090418E">
        <w:trPr>
          <w:ins w:id="17720"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721" w:author="Nguyen Ho Hai" w:date="2012-02-22T21:53:00Z"/>
                <w:b w:val="0"/>
                <w:bCs w:val="0"/>
              </w:rPr>
            </w:pPr>
            <w:ins w:id="17722" w:author="Nguyen Ho Hai" w:date="2012-02-22T21:53:00Z">
              <w:r w:rsidRPr="006617AE">
                <w:rPr>
                  <w:b w:val="0"/>
                  <w:bCs w:val="0"/>
                </w:rPr>
                <w:t>1</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723" w:author="Nguyen Ho Hai" w:date="2012-02-22T21:53:00Z"/>
              </w:rPr>
            </w:pPr>
            <w:ins w:id="17724" w:author="Nguyen Ho Hai" w:date="2012-02-22T21:53:00Z">
              <w:r>
                <w:t>1</w:t>
              </w:r>
            </w:ins>
          </w:p>
        </w:tc>
        <w:tc>
          <w:tcPr>
            <w:tcW w:w="2418" w:type="dxa"/>
          </w:tcPr>
          <w:p w:rsidR="00751F11" w:rsidRPr="00FE676B" w:rsidRDefault="00751F11" w:rsidP="00995D66">
            <w:pPr>
              <w:cnfStyle w:val="000000000000" w:firstRow="0" w:lastRow="0" w:firstColumn="0" w:lastColumn="0" w:oddVBand="0" w:evenVBand="0" w:oddHBand="0" w:evenHBand="0" w:firstRowFirstColumn="0" w:firstRowLastColumn="0" w:lastRowFirstColumn="0" w:lastRowLastColumn="0"/>
              <w:rPr>
                <w:ins w:id="17725" w:author="Nguyen Ho Hai" w:date="2012-02-22T21:53:00Z"/>
              </w:rPr>
            </w:pPr>
            <w:proofErr w:type="spellStart"/>
            <w:ins w:id="17726" w:author="Nguyen Ho Hai" w:date="2012-02-22T21:53:00Z">
              <w:r w:rsidRPr="00FE676B">
                <w:t>TeachingPlan</w:t>
              </w:r>
              <w:proofErr w:type="spellEnd"/>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27" w:author="Nguyen Ho Hai" w:date="2012-02-22T21:53:00Z"/>
              </w:rPr>
            </w:pPr>
            <w:ins w:id="17728" w:author="Nguyen Ho Hai" w:date="2012-02-22T21:53:00Z">
              <w:r>
                <w:t>The root element of XML document</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29" w:author="Nguyen Ho Hai" w:date="2012-02-22T21:53:00Z"/>
              </w:rPr>
            </w:pPr>
            <w:ins w:id="17730"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31" w:author="Nguyen Ho Hai" w:date="2012-02-22T21:53:00Z"/>
              </w:rPr>
            </w:pPr>
            <w:ins w:id="17732" w:author="Nguyen Ho Hai" w:date="2012-02-22T21:53:00Z">
              <w:r>
                <w:t>Max: 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33"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34" w:author="Nguyen Ho Hai" w:date="2012-02-22T21:53:00Z"/>
              </w:rPr>
            </w:pPr>
          </w:p>
        </w:tc>
      </w:tr>
      <w:tr w:rsidR="00751F11" w:rsidTr="0090418E">
        <w:tblPrEx>
          <w:tblPrExChange w:id="17735" w:author="Phuong Giang" w:date="2012-02-23T00:25:00Z">
            <w:tblPrEx>
              <w:jc w:val="center"/>
              <w:tblInd w:w="-863" w:type="dxa"/>
            </w:tblPrEx>
          </w:tblPrExChange>
        </w:tblPrEx>
        <w:trPr>
          <w:ins w:id="17736" w:author="Nguyen Ho Hai" w:date="2012-02-22T21:53:00Z"/>
          <w:trPrChange w:id="17737"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738" w:author="Phuong Giang" w:date="2012-02-23T00:25:00Z">
              <w:tcPr>
                <w:tcW w:w="900" w:type="dxa"/>
                <w:gridSpan w:val="2"/>
                <w:shd w:val="clear" w:color="auto" w:fill="auto"/>
              </w:tcPr>
            </w:tcPrChange>
          </w:tcPr>
          <w:p w:rsidR="00751F11" w:rsidRPr="006617AE" w:rsidRDefault="00751F11" w:rsidP="00995D66">
            <w:pPr>
              <w:rPr>
                <w:ins w:id="17739" w:author="Nguyen Ho Hai" w:date="2012-02-22T21:53:00Z"/>
                <w:b w:val="0"/>
                <w:bCs w:val="0"/>
              </w:rPr>
            </w:pPr>
            <w:ins w:id="17740" w:author="Nguyen Ho Hai" w:date="2012-02-22T21:53:00Z">
              <w:r w:rsidRPr="006617AE">
                <w:rPr>
                  <w:b w:val="0"/>
                  <w:bCs w:val="0"/>
                </w:rPr>
                <w:t>2</w:t>
              </w:r>
            </w:ins>
          </w:p>
        </w:tc>
        <w:tc>
          <w:tcPr>
            <w:tcW w:w="1440" w:type="dxa"/>
            <w:shd w:val="clear" w:color="auto" w:fill="auto"/>
            <w:tcPrChange w:id="17741" w:author="Phuong Giang" w:date="2012-02-23T00:25:00Z">
              <w:tcPr>
                <w:tcW w:w="1440" w:type="dxa"/>
                <w:gridSpan w:val="3"/>
                <w:shd w:val="clear" w:color="auto" w:fill="auto"/>
              </w:tcPr>
            </w:tcPrChange>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742" w:author="Nguyen Ho Hai" w:date="2012-02-22T21:53:00Z"/>
              </w:rPr>
            </w:pPr>
            <w:ins w:id="17743" w:author="Nguyen Ho Hai" w:date="2012-02-22T21:53:00Z">
              <w:r>
                <w:t>1.1</w:t>
              </w:r>
            </w:ins>
          </w:p>
        </w:tc>
        <w:tc>
          <w:tcPr>
            <w:tcW w:w="2418" w:type="dxa"/>
            <w:shd w:val="clear" w:color="auto" w:fill="auto"/>
            <w:tcPrChange w:id="17744" w:author="Phuong Giang" w:date="2012-02-23T00:25:00Z">
              <w:tcPr>
                <w:tcW w:w="2418" w:type="dxa"/>
                <w:gridSpan w:val="3"/>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745" w:author="Nguyen Ho Hai" w:date="2012-02-22T21:53:00Z"/>
                <w:b/>
              </w:rPr>
            </w:pPr>
            <w:proofErr w:type="spellStart"/>
            <w:ins w:id="17746" w:author="Nguyen Ho Hai" w:date="2012-02-22T21:53:00Z">
              <w:r w:rsidRPr="00FE676B">
                <w:t>ComposingDate</w:t>
              </w:r>
              <w:proofErr w:type="spellEnd"/>
            </w:ins>
          </w:p>
        </w:tc>
        <w:tc>
          <w:tcPr>
            <w:tcW w:w="2352" w:type="dxa"/>
            <w:shd w:val="clear" w:color="auto" w:fill="auto"/>
            <w:tcPrChange w:id="17747"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48" w:author="Nguyen Ho Hai" w:date="2012-02-22T21:53:00Z"/>
              </w:rPr>
            </w:pPr>
            <w:ins w:id="17749" w:author="Nguyen Ho Hai" w:date="2012-02-22T21:53:00Z">
              <w:r>
                <w:t>The composing date of Teaching Plan</w:t>
              </w:r>
            </w:ins>
          </w:p>
        </w:tc>
        <w:tc>
          <w:tcPr>
            <w:tcW w:w="1824" w:type="dxa"/>
            <w:shd w:val="clear" w:color="auto" w:fill="auto"/>
            <w:tcPrChange w:id="17750"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51" w:author="Nguyen Ho Hai" w:date="2012-02-22T21:53:00Z"/>
              </w:rPr>
            </w:pPr>
            <w:ins w:id="17752"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53" w:author="Nguyen Ho Hai" w:date="2012-02-22T21:53:00Z"/>
              </w:rPr>
            </w:pPr>
            <w:ins w:id="17754" w:author="Nguyen Ho Hai" w:date="2012-02-22T21:53:00Z">
              <w:r>
                <w:t>Max: 1</w:t>
              </w:r>
            </w:ins>
          </w:p>
        </w:tc>
        <w:tc>
          <w:tcPr>
            <w:tcW w:w="894" w:type="dxa"/>
            <w:shd w:val="clear" w:color="auto" w:fill="auto"/>
            <w:tcPrChange w:id="17755"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56" w:author="Nguyen Ho Hai" w:date="2012-02-22T21:53:00Z"/>
              </w:rPr>
            </w:pPr>
          </w:p>
        </w:tc>
        <w:tc>
          <w:tcPr>
            <w:tcW w:w="1169" w:type="dxa"/>
            <w:shd w:val="clear" w:color="auto" w:fill="auto"/>
            <w:tcPrChange w:id="17757"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58" w:author="Nguyen Ho Hai" w:date="2012-02-22T21:53:00Z"/>
              </w:rPr>
            </w:pPr>
          </w:p>
        </w:tc>
      </w:tr>
      <w:tr w:rsidR="0090418E" w:rsidTr="0090418E">
        <w:trPr>
          <w:ins w:id="17759"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760" w:author="Nguyen Ho Hai" w:date="2012-02-22T21:53:00Z"/>
                <w:b w:val="0"/>
                <w:bCs w:val="0"/>
              </w:rPr>
            </w:pPr>
            <w:ins w:id="17761" w:author="Nguyen Ho Hai" w:date="2012-02-22T21:53:00Z">
              <w:r w:rsidRPr="006617AE">
                <w:rPr>
                  <w:b w:val="0"/>
                  <w:bCs w:val="0"/>
                </w:rPr>
                <w:t>3</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762" w:author="Nguyen Ho Hai" w:date="2012-02-22T21:53:00Z"/>
              </w:rPr>
            </w:pPr>
            <w:ins w:id="17763" w:author="Nguyen Ho Hai" w:date="2012-02-22T21:53:00Z">
              <w:r>
                <w:t>1.2</w:t>
              </w:r>
            </w:ins>
          </w:p>
        </w:tc>
        <w:tc>
          <w:tcPr>
            <w:tcW w:w="2418" w:type="dxa"/>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764" w:author="Nguyen Ho Hai" w:date="2012-02-22T21:53:00Z"/>
                <w:b/>
              </w:rPr>
            </w:pPr>
            <w:proofErr w:type="spellStart"/>
            <w:ins w:id="17765" w:author="Nguyen Ho Hai" w:date="2012-02-22T21:53:00Z">
              <w:r w:rsidRPr="00FE676B">
                <w:t>TeachingDate</w:t>
              </w:r>
              <w:proofErr w:type="spellEnd"/>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66" w:author="Nguyen Ho Hai" w:date="2012-02-22T21:53:00Z"/>
              </w:rPr>
            </w:pPr>
            <w:ins w:id="17767" w:author="Nguyen Ho Hai" w:date="2012-02-22T21:53:00Z">
              <w:r>
                <w:t>The date that teacher will teach with this Teaching Plan</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68" w:author="Nguyen Ho Hai" w:date="2012-02-22T21:53:00Z"/>
              </w:rPr>
            </w:pPr>
            <w:ins w:id="17769"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70" w:author="Nguyen Ho Hai" w:date="2012-02-22T21:53:00Z"/>
              </w:rPr>
            </w:pPr>
            <w:ins w:id="17771" w:author="Nguyen Ho Hai" w:date="2012-02-22T21:53:00Z">
              <w:r>
                <w:t>Max:1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72"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73" w:author="Nguyen Ho Hai" w:date="2012-02-22T21:53:00Z"/>
              </w:rPr>
            </w:pPr>
          </w:p>
        </w:tc>
      </w:tr>
      <w:tr w:rsidR="00751F11" w:rsidTr="0090418E">
        <w:tblPrEx>
          <w:tblPrExChange w:id="17774" w:author="Phuong Giang" w:date="2012-02-23T00:25:00Z">
            <w:tblPrEx>
              <w:jc w:val="center"/>
              <w:tblInd w:w="-863" w:type="dxa"/>
            </w:tblPrEx>
          </w:tblPrExChange>
        </w:tblPrEx>
        <w:trPr>
          <w:ins w:id="17775" w:author="Nguyen Ho Hai" w:date="2012-02-22T21:53:00Z"/>
          <w:trPrChange w:id="17776"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777" w:author="Phuong Giang" w:date="2012-02-23T00:25:00Z">
              <w:tcPr>
                <w:tcW w:w="900" w:type="dxa"/>
                <w:gridSpan w:val="2"/>
                <w:shd w:val="clear" w:color="auto" w:fill="auto"/>
              </w:tcPr>
            </w:tcPrChange>
          </w:tcPr>
          <w:p w:rsidR="00751F11" w:rsidRPr="006617AE" w:rsidRDefault="00751F11" w:rsidP="00995D66">
            <w:pPr>
              <w:rPr>
                <w:ins w:id="17778" w:author="Nguyen Ho Hai" w:date="2012-02-22T21:53:00Z"/>
                <w:b w:val="0"/>
                <w:bCs w:val="0"/>
              </w:rPr>
            </w:pPr>
            <w:ins w:id="17779" w:author="Nguyen Ho Hai" w:date="2012-02-22T21:53:00Z">
              <w:r w:rsidRPr="006617AE">
                <w:rPr>
                  <w:b w:val="0"/>
                  <w:bCs w:val="0"/>
                </w:rPr>
                <w:t>4</w:t>
              </w:r>
            </w:ins>
          </w:p>
        </w:tc>
        <w:tc>
          <w:tcPr>
            <w:tcW w:w="1440" w:type="dxa"/>
            <w:shd w:val="clear" w:color="auto" w:fill="auto"/>
            <w:tcPrChange w:id="17780" w:author="Phuong Giang" w:date="2012-02-23T00:25:00Z">
              <w:tcPr>
                <w:tcW w:w="1440" w:type="dxa"/>
                <w:gridSpan w:val="3"/>
                <w:shd w:val="clear" w:color="auto" w:fill="auto"/>
              </w:tcPr>
            </w:tcPrChange>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781" w:author="Nguyen Ho Hai" w:date="2012-02-22T21:53:00Z"/>
              </w:rPr>
            </w:pPr>
            <w:ins w:id="17782" w:author="Nguyen Ho Hai" w:date="2012-02-22T21:53:00Z">
              <w:r>
                <w:t>1.3</w:t>
              </w:r>
            </w:ins>
          </w:p>
        </w:tc>
        <w:tc>
          <w:tcPr>
            <w:tcW w:w="2418" w:type="dxa"/>
            <w:shd w:val="clear" w:color="auto" w:fill="auto"/>
            <w:tcPrChange w:id="17783" w:author="Phuong Giang" w:date="2012-02-23T00:25:00Z">
              <w:tcPr>
                <w:tcW w:w="2418" w:type="dxa"/>
                <w:gridSpan w:val="3"/>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784" w:author="Nguyen Ho Hai" w:date="2012-02-22T21:53:00Z"/>
                <w:b/>
              </w:rPr>
            </w:pPr>
            <w:proofErr w:type="spellStart"/>
            <w:ins w:id="17785" w:author="Nguyen Ho Hai" w:date="2012-02-22T21:53:00Z">
              <w:r w:rsidRPr="00FE676B">
                <w:t>ClassLevel</w:t>
              </w:r>
              <w:proofErr w:type="spellEnd"/>
            </w:ins>
          </w:p>
        </w:tc>
        <w:tc>
          <w:tcPr>
            <w:tcW w:w="2352" w:type="dxa"/>
            <w:shd w:val="clear" w:color="auto" w:fill="auto"/>
            <w:tcPrChange w:id="17786"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87" w:author="Nguyen Ho Hai" w:date="2012-02-22T21:53:00Z"/>
              </w:rPr>
            </w:pPr>
            <w:ins w:id="17788" w:author="Nguyen Ho Hai" w:date="2012-02-22T21:53:00Z">
              <w:r>
                <w:t xml:space="preserve">The level of class ranges from 1 to 5  </w:t>
              </w:r>
            </w:ins>
          </w:p>
        </w:tc>
        <w:tc>
          <w:tcPr>
            <w:tcW w:w="1824" w:type="dxa"/>
            <w:shd w:val="clear" w:color="auto" w:fill="auto"/>
            <w:tcPrChange w:id="17789"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90" w:author="Nguyen Ho Hai" w:date="2012-02-22T21:53:00Z"/>
              </w:rPr>
            </w:pPr>
            <w:ins w:id="17791"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92" w:author="Nguyen Ho Hai" w:date="2012-02-22T21:53:00Z"/>
              </w:rPr>
            </w:pPr>
            <w:ins w:id="17793" w:author="Nguyen Ho Hai" w:date="2012-02-22T21:53:00Z">
              <w:r>
                <w:t>Max:1</w:t>
              </w:r>
            </w:ins>
          </w:p>
        </w:tc>
        <w:tc>
          <w:tcPr>
            <w:tcW w:w="894" w:type="dxa"/>
            <w:shd w:val="clear" w:color="auto" w:fill="auto"/>
            <w:tcPrChange w:id="17794"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95" w:author="Nguyen Ho Hai" w:date="2012-02-22T21:53:00Z"/>
              </w:rPr>
            </w:pPr>
          </w:p>
        </w:tc>
        <w:tc>
          <w:tcPr>
            <w:tcW w:w="1169" w:type="dxa"/>
            <w:shd w:val="clear" w:color="auto" w:fill="auto"/>
            <w:tcPrChange w:id="17796"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797" w:author="Nguyen Ho Hai" w:date="2012-02-22T21:53:00Z"/>
              </w:rPr>
            </w:pPr>
          </w:p>
        </w:tc>
      </w:tr>
      <w:tr w:rsidR="0090418E" w:rsidTr="0090418E">
        <w:trPr>
          <w:ins w:id="17798"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799" w:author="Nguyen Ho Hai" w:date="2012-02-22T21:53:00Z"/>
                <w:b w:val="0"/>
                <w:bCs w:val="0"/>
              </w:rPr>
            </w:pPr>
            <w:ins w:id="17800" w:author="Nguyen Ho Hai" w:date="2012-02-22T21:53:00Z">
              <w:r w:rsidRPr="006617AE">
                <w:rPr>
                  <w:b w:val="0"/>
                  <w:bCs w:val="0"/>
                </w:rPr>
                <w:t>5</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801" w:author="Nguyen Ho Hai" w:date="2012-02-22T21:53:00Z"/>
              </w:rPr>
            </w:pPr>
            <w:ins w:id="17802" w:author="Nguyen Ho Hai" w:date="2012-02-22T21:53:00Z">
              <w:r>
                <w:t>1.4</w:t>
              </w:r>
            </w:ins>
          </w:p>
        </w:tc>
        <w:tc>
          <w:tcPr>
            <w:tcW w:w="2418" w:type="dxa"/>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803" w:author="Nguyen Ho Hai" w:date="2012-02-22T21:53:00Z"/>
                <w:b/>
              </w:rPr>
            </w:pPr>
            <w:ins w:id="17804" w:author="Nguyen Ho Hai" w:date="2012-02-22T21:53:00Z">
              <w:r w:rsidRPr="00FE676B">
                <w:t>Subject</w:t>
              </w:r>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05" w:author="Nguyen Ho Hai" w:date="2012-02-22T21:53:00Z"/>
              </w:rPr>
            </w:pPr>
            <w:ins w:id="17806" w:author="Nguyen Ho Hai" w:date="2012-02-22T21:53:00Z">
              <w:r>
                <w:t>The subject, Math, Physics or Chemistry…</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07" w:author="Nguyen Ho Hai" w:date="2012-02-22T21:53:00Z"/>
              </w:rPr>
            </w:pPr>
            <w:ins w:id="17808"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09" w:author="Nguyen Ho Hai" w:date="2012-02-22T21:53:00Z"/>
              </w:rPr>
            </w:pPr>
            <w:ins w:id="17810" w:author="Nguyen Ho Hai" w:date="2012-02-22T21:53:00Z">
              <w:r>
                <w:t>Max:1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11"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12" w:author="Nguyen Ho Hai" w:date="2012-02-22T21:53:00Z"/>
              </w:rPr>
            </w:pPr>
          </w:p>
        </w:tc>
      </w:tr>
      <w:tr w:rsidR="00751F11" w:rsidTr="0090418E">
        <w:tblPrEx>
          <w:tblPrExChange w:id="17813" w:author="Phuong Giang" w:date="2012-02-23T00:25:00Z">
            <w:tblPrEx>
              <w:jc w:val="center"/>
              <w:tblInd w:w="-863" w:type="dxa"/>
            </w:tblPrEx>
          </w:tblPrExChange>
        </w:tblPrEx>
        <w:trPr>
          <w:ins w:id="17814" w:author="Nguyen Ho Hai" w:date="2012-02-22T21:53:00Z"/>
          <w:trPrChange w:id="17815"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816" w:author="Phuong Giang" w:date="2012-02-23T00:25:00Z">
              <w:tcPr>
                <w:tcW w:w="900" w:type="dxa"/>
                <w:gridSpan w:val="2"/>
                <w:shd w:val="clear" w:color="auto" w:fill="auto"/>
              </w:tcPr>
            </w:tcPrChange>
          </w:tcPr>
          <w:p w:rsidR="00751F11" w:rsidRPr="006617AE" w:rsidRDefault="00751F11" w:rsidP="00995D66">
            <w:pPr>
              <w:rPr>
                <w:ins w:id="17817" w:author="Nguyen Ho Hai" w:date="2012-02-22T21:53:00Z"/>
                <w:b w:val="0"/>
                <w:bCs w:val="0"/>
              </w:rPr>
            </w:pPr>
            <w:ins w:id="17818" w:author="Nguyen Ho Hai" w:date="2012-02-22T21:53:00Z">
              <w:r w:rsidRPr="006617AE">
                <w:rPr>
                  <w:b w:val="0"/>
                  <w:bCs w:val="0"/>
                </w:rPr>
                <w:t>6</w:t>
              </w:r>
            </w:ins>
          </w:p>
        </w:tc>
        <w:tc>
          <w:tcPr>
            <w:tcW w:w="1440" w:type="dxa"/>
            <w:shd w:val="clear" w:color="auto" w:fill="auto"/>
            <w:tcPrChange w:id="17819" w:author="Phuong Giang" w:date="2012-02-23T00:25:00Z">
              <w:tcPr>
                <w:tcW w:w="1440" w:type="dxa"/>
                <w:gridSpan w:val="3"/>
                <w:shd w:val="clear" w:color="auto" w:fill="auto"/>
              </w:tcPr>
            </w:tcPrChange>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820" w:author="Nguyen Ho Hai" w:date="2012-02-22T21:53:00Z"/>
              </w:rPr>
            </w:pPr>
            <w:ins w:id="17821" w:author="Nguyen Ho Hai" w:date="2012-02-22T21:53:00Z">
              <w:r>
                <w:t>1.5</w:t>
              </w:r>
            </w:ins>
          </w:p>
        </w:tc>
        <w:tc>
          <w:tcPr>
            <w:tcW w:w="2418" w:type="dxa"/>
            <w:shd w:val="clear" w:color="auto" w:fill="auto"/>
            <w:tcPrChange w:id="17822" w:author="Phuong Giang" w:date="2012-02-23T00:25:00Z">
              <w:tcPr>
                <w:tcW w:w="2418" w:type="dxa"/>
                <w:gridSpan w:val="3"/>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823" w:author="Nguyen Ho Hai" w:date="2012-02-22T21:53:00Z"/>
                <w:b/>
              </w:rPr>
            </w:pPr>
            <w:ins w:id="17824" w:author="Nguyen Ho Hai" w:date="2012-02-22T21:53:00Z">
              <w:r w:rsidRPr="00FE676B">
                <w:t>Session</w:t>
              </w:r>
            </w:ins>
          </w:p>
        </w:tc>
        <w:tc>
          <w:tcPr>
            <w:tcW w:w="2352" w:type="dxa"/>
            <w:shd w:val="clear" w:color="auto" w:fill="auto"/>
            <w:tcPrChange w:id="17825"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26" w:author="Nguyen Ho Hai" w:date="2012-02-22T21:53:00Z"/>
              </w:rPr>
            </w:pPr>
            <w:ins w:id="17827" w:author="Nguyen Ho Hai" w:date="2012-02-22T21:53:00Z">
              <w:r>
                <w:t>The slot of lesson greater than 0</w:t>
              </w:r>
            </w:ins>
          </w:p>
        </w:tc>
        <w:tc>
          <w:tcPr>
            <w:tcW w:w="1824" w:type="dxa"/>
            <w:shd w:val="clear" w:color="auto" w:fill="auto"/>
            <w:tcPrChange w:id="17828"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29" w:author="Nguyen Ho Hai" w:date="2012-02-22T21:53:00Z"/>
              </w:rPr>
            </w:pPr>
            <w:ins w:id="17830"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31" w:author="Nguyen Ho Hai" w:date="2012-02-22T21:53:00Z"/>
              </w:rPr>
            </w:pPr>
            <w:ins w:id="17832" w:author="Nguyen Ho Hai" w:date="2012-02-22T21:53:00Z">
              <w:r>
                <w:t>Max:1</w:t>
              </w:r>
            </w:ins>
          </w:p>
        </w:tc>
        <w:tc>
          <w:tcPr>
            <w:tcW w:w="894" w:type="dxa"/>
            <w:shd w:val="clear" w:color="auto" w:fill="auto"/>
            <w:tcPrChange w:id="17833"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34" w:author="Nguyen Ho Hai" w:date="2012-02-22T21:53:00Z"/>
              </w:rPr>
            </w:pPr>
          </w:p>
        </w:tc>
        <w:tc>
          <w:tcPr>
            <w:tcW w:w="1169" w:type="dxa"/>
            <w:shd w:val="clear" w:color="auto" w:fill="auto"/>
            <w:tcPrChange w:id="17835"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36" w:author="Nguyen Ho Hai" w:date="2012-02-22T21:53:00Z"/>
              </w:rPr>
            </w:pPr>
          </w:p>
        </w:tc>
      </w:tr>
      <w:tr w:rsidR="0090418E" w:rsidTr="0090418E">
        <w:trPr>
          <w:ins w:id="17837"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838" w:author="Nguyen Ho Hai" w:date="2012-02-22T21:53:00Z"/>
                <w:b w:val="0"/>
                <w:bCs w:val="0"/>
              </w:rPr>
            </w:pPr>
            <w:ins w:id="17839" w:author="Nguyen Ho Hai" w:date="2012-02-22T21:53:00Z">
              <w:r w:rsidRPr="006617AE">
                <w:rPr>
                  <w:b w:val="0"/>
                  <w:bCs w:val="0"/>
                </w:rPr>
                <w:t>7</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840" w:author="Nguyen Ho Hai" w:date="2012-02-22T21:53:00Z"/>
              </w:rPr>
            </w:pPr>
            <w:ins w:id="17841" w:author="Nguyen Ho Hai" w:date="2012-02-22T21:53:00Z">
              <w:r>
                <w:t>1.6</w:t>
              </w:r>
            </w:ins>
          </w:p>
        </w:tc>
        <w:tc>
          <w:tcPr>
            <w:tcW w:w="2418" w:type="dxa"/>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842" w:author="Nguyen Ho Hai" w:date="2012-02-22T21:53:00Z"/>
                <w:b/>
              </w:rPr>
            </w:pPr>
            <w:ins w:id="17843" w:author="Nguyen Ho Hai" w:date="2012-02-22T21:53:00Z">
              <w:r w:rsidRPr="00FE676B">
                <w:t>Week</w:t>
              </w:r>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44" w:author="Nguyen Ho Hai" w:date="2012-02-22T21:53:00Z"/>
              </w:rPr>
            </w:pPr>
            <w:ins w:id="17845" w:author="Nguyen Ho Hai" w:date="2012-02-22T21:53:00Z">
              <w:r>
                <w:t>The week of lesson greater than 0 and less than 54</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46" w:author="Nguyen Ho Hai" w:date="2012-02-22T21:53:00Z"/>
              </w:rPr>
            </w:pPr>
            <w:ins w:id="17847"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48" w:author="Nguyen Ho Hai" w:date="2012-02-22T21:53:00Z"/>
              </w:rPr>
            </w:pPr>
            <w:ins w:id="17849" w:author="Nguyen Ho Hai" w:date="2012-02-22T21:53:00Z">
              <w:r>
                <w:t>Max:1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50"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51" w:author="Nguyen Ho Hai" w:date="2012-02-22T21:53:00Z"/>
              </w:rPr>
            </w:pPr>
          </w:p>
        </w:tc>
      </w:tr>
      <w:tr w:rsidR="00751F11" w:rsidTr="0090418E">
        <w:tblPrEx>
          <w:tblPrExChange w:id="17852" w:author="Phuong Giang" w:date="2012-02-23T00:25:00Z">
            <w:tblPrEx>
              <w:jc w:val="center"/>
              <w:tblInd w:w="-863" w:type="dxa"/>
            </w:tblPrEx>
          </w:tblPrExChange>
        </w:tblPrEx>
        <w:trPr>
          <w:ins w:id="17853" w:author="Nguyen Ho Hai" w:date="2012-02-22T21:53:00Z"/>
          <w:trPrChange w:id="17854"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855" w:author="Phuong Giang" w:date="2012-02-23T00:25:00Z">
              <w:tcPr>
                <w:tcW w:w="900" w:type="dxa"/>
                <w:gridSpan w:val="2"/>
                <w:shd w:val="clear" w:color="auto" w:fill="auto"/>
              </w:tcPr>
            </w:tcPrChange>
          </w:tcPr>
          <w:p w:rsidR="00751F11" w:rsidRPr="006617AE" w:rsidRDefault="00751F11" w:rsidP="00995D66">
            <w:pPr>
              <w:rPr>
                <w:ins w:id="17856" w:author="Nguyen Ho Hai" w:date="2012-02-22T21:53:00Z"/>
                <w:b w:val="0"/>
                <w:bCs w:val="0"/>
              </w:rPr>
            </w:pPr>
            <w:ins w:id="17857" w:author="Nguyen Ho Hai" w:date="2012-02-22T21:53:00Z">
              <w:r w:rsidRPr="006617AE">
                <w:rPr>
                  <w:b w:val="0"/>
                  <w:bCs w:val="0"/>
                </w:rPr>
                <w:lastRenderedPageBreak/>
                <w:t>8</w:t>
              </w:r>
            </w:ins>
          </w:p>
        </w:tc>
        <w:tc>
          <w:tcPr>
            <w:tcW w:w="1440" w:type="dxa"/>
            <w:shd w:val="clear" w:color="auto" w:fill="auto"/>
            <w:tcPrChange w:id="17858" w:author="Phuong Giang" w:date="2012-02-23T00:25:00Z">
              <w:tcPr>
                <w:tcW w:w="1440" w:type="dxa"/>
                <w:gridSpan w:val="3"/>
                <w:shd w:val="clear" w:color="auto" w:fill="auto"/>
              </w:tcPr>
            </w:tcPrChange>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859" w:author="Nguyen Ho Hai" w:date="2012-02-22T21:53:00Z"/>
              </w:rPr>
            </w:pPr>
            <w:ins w:id="17860" w:author="Nguyen Ho Hai" w:date="2012-02-22T21:53:00Z">
              <w:r>
                <w:t>1.7</w:t>
              </w:r>
            </w:ins>
          </w:p>
        </w:tc>
        <w:tc>
          <w:tcPr>
            <w:tcW w:w="2418" w:type="dxa"/>
            <w:shd w:val="clear" w:color="auto" w:fill="auto"/>
            <w:tcPrChange w:id="17861" w:author="Phuong Giang" w:date="2012-02-23T00:25:00Z">
              <w:tcPr>
                <w:tcW w:w="2418" w:type="dxa"/>
                <w:gridSpan w:val="3"/>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862" w:author="Nguyen Ho Hai" w:date="2012-02-22T21:53:00Z"/>
                <w:b/>
              </w:rPr>
            </w:pPr>
            <w:ins w:id="17863" w:author="Nguyen Ho Hai" w:date="2012-02-22T21:53:00Z">
              <w:r w:rsidRPr="00FE676B">
                <w:t>Topic</w:t>
              </w:r>
            </w:ins>
          </w:p>
        </w:tc>
        <w:tc>
          <w:tcPr>
            <w:tcW w:w="2352" w:type="dxa"/>
            <w:shd w:val="clear" w:color="auto" w:fill="auto"/>
            <w:tcPrChange w:id="17864"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65" w:author="Nguyen Ho Hai" w:date="2012-02-22T21:53:00Z"/>
              </w:rPr>
            </w:pPr>
            <w:ins w:id="17866" w:author="Nguyen Ho Hai" w:date="2012-02-22T21:53:00Z">
              <w:r>
                <w:t>The topic of lesson, it has “Number” attribute which describe the number of topic, greater than 0</w:t>
              </w:r>
            </w:ins>
          </w:p>
        </w:tc>
        <w:tc>
          <w:tcPr>
            <w:tcW w:w="1824" w:type="dxa"/>
            <w:shd w:val="clear" w:color="auto" w:fill="auto"/>
            <w:tcPrChange w:id="17867"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68" w:author="Nguyen Ho Hai" w:date="2012-02-22T21:53:00Z"/>
              </w:rPr>
            </w:pPr>
            <w:ins w:id="17869"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70" w:author="Nguyen Ho Hai" w:date="2012-02-22T21:53:00Z"/>
              </w:rPr>
            </w:pPr>
            <w:ins w:id="17871" w:author="Nguyen Ho Hai" w:date="2012-02-22T21:53:00Z">
              <w:r>
                <w:t>Max:1</w:t>
              </w:r>
            </w:ins>
          </w:p>
        </w:tc>
        <w:tc>
          <w:tcPr>
            <w:tcW w:w="894" w:type="dxa"/>
            <w:shd w:val="clear" w:color="auto" w:fill="auto"/>
            <w:tcPrChange w:id="17872"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73" w:author="Nguyen Ho Hai" w:date="2012-02-22T21:53:00Z"/>
              </w:rPr>
            </w:pPr>
          </w:p>
        </w:tc>
        <w:tc>
          <w:tcPr>
            <w:tcW w:w="1169" w:type="dxa"/>
            <w:shd w:val="clear" w:color="auto" w:fill="auto"/>
            <w:tcPrChange w:id="17874"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75" w:author="Nguyen Ho Hai" w:date="2012-02-22T21:53:00Z"/>
              </w:rPr>
            </w:pPr>
            <w:ins w:id="17876" w:author="Nguyen Ho Hai" w:date="2012-02-22T21:53:00Z">
              <w:r>
                <w:t>Number</w:t>
              </w:r>
            </w:ins>
          </w:p>
        </w:tc>
      </w:tr>
      <w:tr w:rsidR="0090418E" w:rsidTr="0090418E">
        <w:trPr>
          <w:ins w:id="17877"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878" w:author="Nguyen Ho Hai" w:date="2012-02-22T21:53:00Z"/>
                <w:b w:val="0"/>
                <w:bCs w:val="0"/>
              </w:rPr>
            </w:pPr>
            <w:ins w:id="17879" w:author="Nguyen Ho Hai" w:date="2012-02-22T21:53:00Z">
              <w:r w:rsidRPr="006617AE">
                <w:rPr>
                  <w:b w:val="0"/>
                  <w:bCs w:val="0"/>
                </w:rPr>
                <w:t>9</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880" w:author="Nguyen Ho Hai" w:date="2012-02-22T21:53:00Z"/>
              </w:rPr>
            </w:pPr>
            <w:ins w:id="17881" w:author="Nguyen Ho Hai" w:date="2012-02-22T21:53:00Z">
              <w:r>
                <w:t>1.8</w:t>
              </w:r>
            </w:ins>
          </w:p>
        </w:tc>
        <w:tc>
          <w:tcPr>
            <w:tcW w:w="2418" w:type="dxa"/>
          </w:tcPr>
          <w:p w:rsidR="00751F11" w:rsidRPr="00FE676B" w:rsidRDefault="00751F11" w:rsidP="00995D66">
            <w:pPr>
              <w:cnfStyle w:val="000000000000" w:firstRow="0" w:lastRow="0" w:firstColumn="0" w:lastColumn="0" w:oddVBand="0" w:evenVBand="0" w:oddHBand="0" w:evenHBand="0" w:firstRowFirstColumn="0" w:firstRowLastColumn="0" w:lastRowFirstColumn="0" w:lastRowLastColumn="0"/>
              <w:rPr>
                <w:ins w:id="17882" w:author="Nguyen Ho Hai" w:date="2012-02-22T21:53:00Z"/>
              </w:rPr>
            </w:pPr>
            <w:ins w:id="17883" w:author="Nguyen Ho Hai" w:date="2012-02-22T21:53:00Z">
              <w:r w:rsidRPr="00FE676B">
                <w:t>Objective</w:t>
              </w:r>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84" w:author="Nguyen Ho Hai" w:date="2012-02-22T21:53:00Z"/>
              </w:rPr>
            </w:pPr>
            <w:ins w:id="17885" w:author="Nguyen Ho Hai" w:date="2012-02-22T21:53:00Z">
              <w:r>
                <w:t>The objective should be acquired through the lesson</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86" w:author="Nguyen Ho Hai" w:date="2012-02-22T21:53:00Z"/>
              </w:rPr>
            </w:pPr>
            <w:ins w:id="17887"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88" w:author="Nguyen Ho Hai" w:date="2012-02-22T21:53:00Z"/>
              </w:rPr>
            </w:pPr>
            <w:ins w:id="17889" w:author="Nguyen Ho Hai" w:date="2012-02-22T21:53:00Z">
              <w:r>
                <w:t>Max: 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90"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891" w:author="Nguyen Ho Hai" w:date="2012-02-22T21:53:00Z"/>
              </w:rPr>
            </w:pPr>
          </w:p>
        </w:tc>
      </w:tr>
      <w:tr w:rsidR="00751F11" w:rsidTr="0090418E">
        <w:tblPrEx>
          <w:tblPrExChange w:id="17892" w:author="Phuong Giang" w:date="2012-02-23T00:25:00Z">
            <w:tblPrEx>
              <w:jc w:val="center"/>
              <w:tblInd w:w="-863" w:type="dxa"/>
            </w:tblPrEx>
          </w:tblPrExChange>
        </w:tblPrEx>
        <w:trPr>
          <w:ins w:id="17893" w:author="Nguyen Ho Hai" w:date="2012-02-22T21:53:00Z"/>
          <w:trPrChange w:id="17894"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895" w:author="Phuong Giang" w:date="2012-02-23T00:25:00Z">
              <w:tcPr>
                <w:tcW w:w="900" w:type="dxa"/>
                <w:gridSpan w:val="2"/>
                <w:shd w:val="clear" w:color="auto" w:fill="auto"/>
              </w:tcPr>
            </w:tcPrChange>
          </w:tcPr>
          <w:p w:rsidR="00751F11" w:rsidRPr="006617AE" w:rsidRDefault="00751F11" w:rsidP="00995D66">
            <w:pPr>
              <w:rPr>
                <w:ins w:id="17896" w:author="Nguyen Ho Hai" w:date="2012-02-22T21:53:00Z"/>
                <w:b w:val="0"/>
                <w:bCs w:val="0"/>
              </w:rPr>
            </w:pPr>
            <w:ins w:id="17897" w:author="Nguyen Ho Hai" w:date="2012-02-22T21:53:00Z">
              <w:r w:rsidRPr="006617AE">
                <w:rPr>
                  <w:b w:val="0"/>
                  <w:bCs w:val="0"/>
                </w:rPr>
                <w:t>10</w:t>
              </w:r>
            </w:ins>
          </w:p>
        </w:tc>
        <w:tc>
          <w:tcPr>
            <w:tcW w:w="1440" w:type="dxa"/>
            <w:shd w:val="clear" w:color="auto" w:fill="auto"/>
            <w:tcPrChange w:id="17898" w:author="Phuong Giang" w:date="2012-02-23T00:25:00Z">
              <w:tcPr>
                <w:tcW w:w="1440" w:type="dxa"/>
                <w:gridSpan w:val="3"/>
                <w:shd w:val="clear" w:color="auto" w:fill="auto"/>
              </w:tcPr>
            </w:tcPrChange>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899" w:author="Nguyen Ho Hai" w:date="2012-02-22T21:53:00Z"/>
              </w:rPr>
            </w:pPr>
            <w:ins w:id="17900" w:author="Nguyen Ho Hai" w:date="2012-02-22T21:53:00Z">
              <w:r>
                <w:t>1.9</w:t>
              </w:r>
            </w:ins>
          </w:p>
        </w:tc>
        <w:tc>
          <w:tcPr>
            <w:tcW w:w="2418" w:type="dxa"/>
            <w:shd w:val="clear" w:color="auto" w:fill="auto"/>
            <w:tcPrChange w:id="17901" w:author="Phuong Giang" w:date="2012-02-23T00:25:00Z">
              <w:tcPr>
                <w:tcW w:w="2418" w:type="dxa"/>
                <w:gridSpan w:val="3"/>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902" w:author="Nguyen Ho Hai" w:date="2012-02-22T21:53:00Z"/>
                <w:b/>
              </w:rPr>
            </w:pPr>
            <w:ins w:id="17903" w:author="Nguyen Ho Hai" w:date="2012-02-22T21:53:00Z">
              <w:r w:rsidRPr="00FE676B">
                <w:t>Preparation</w:t>
              </w:r>
            </w:ins>
          </w:p>
        </w:tc>
        <w:tc>
          <w:tcPr>
            <w:tcW w:w="2352" w:type="dxa"/>
            <w:shd w:val="clear" w:color="auto" w:fill="auto"/>
            <w:tcPrChange w:id="17904"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05" w:author="Nguyen Ho Hai" w:date="2012-02-22T21:53:00Z"/>
              </w:rPr>
            </w:pPr>
            <w:ins w:id="17906" w:author="Nguyen Ho Hai" w:date="2012-02-22T21:53:00Z">
              <w:r>
                <w:t>The preparation for the lesson</w:t>
              </w:r>
            </w:ins>
          </w:p>
        </w:tc>
        <w:tc>
          <w:tcPr>
            <w:tcW w:w="1824" w:type="dxa"/>
            <w:shd w:val="clear" w:color="auto" w:fill="auto"/>
            <w:tcPrChange w:id="17907"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08" w:author="Nguyen Ho Hai" w:date="2012-02-22T21:53:00Z"/>
              </w:rPr>
            </w:pPr>
            <w:ins w:id="17909"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10" w:author="Nguyen Ho Hai" w:date="2012-02-22T21:53:00Z"/>
              </w:rPr>
            </w:pPr>
            <w:ins w:id="17911" w:author="Nguyen Ho Hai" w:date="2012-02-22T21:53:00Z">
              <w:r>
                <w:t>Max: 1</w:t>
              </w:r>
            </w:ins>
          </w:p>
        </w:tc>
        <w:tc>
          <w:tcPr>
            <w:tcW w:w="894" w:type="dxa"/>
            <w:shd w:val="clear" w:color="auto" w:fill="auto"/>
            <w:tcPrChange w:id="17912"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13" w:author="Nguyen Ho Hai" w:date="2012-02-22T21:53:00Z"/>
              </w:rPr>
            </w:pPr>
          </w:p>
        </w:tc>
        <w:tc>
          <w:tcPr>
            <w:tcW w:w="1169" w:type="dxa"/>
            <w:shd w:val="clear" w:color="auto" w:fill="auto"/>
            <w:tcPrChange w:id="17914"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15" w:author="Nguyen Ho Hai" w:date="2012-02-22T21:53:00Z"/>
              </w:rPr>
            </w:pPr>
          </w:p>
        </w:tc>
      </w:tr>
      <w:tr w:rsidR="0090418E" w:rsidTr="0090418E">
        <w:trPr>
          <w:ins w:id="17916"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917" w:author="Nguyen Ho Hai" w:date="2012-02-22T21:53:00Z"/>
                <w:b w:val="0"/>
                <w:bCs w:val="0"/>
              </w:rPr>
            </w:pPr>
            <w:ins w:id="17918" w:author="Nguyen Ho Hai" w:date="2012-02-22T21:53:00Z">
              <w:r w:rsidRPr="006617AE">
                <w:rPr>
                  <w:b w:val="0"/>
                  <w:bCs w:val="0"/>
                </w:rPr>
                <w:t>11</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919" w:author="Nguyen Ho Hai" w:date="2012-02-22T21:53:00Z"/>
              </w:rPr>
            </w:pPr>
            <w:ins w:id="17920" w:author="Nguyen Ho Hai" w:date="2012-02-22T21:53:00Z">
              <w:r>
                <w:t>1.10</w:t>
              </w:r>
            </w:ins>
          </w:p>
        </w:tc>
        <w:tc>
          <w:tcPr>
            <w:tcW w:w="2418" w:type="dxa"/>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7921" w:author="Nguyen Ho Hai" w:date="2012-02-22T21:53:00Z"/>
                <w:b/>
              </w:rPr>
            </w:pPr>
            <w:ins w:id="17922" w:author="Nguyen Ho Hai" w:date="2012-02-22T21:53:00Z">
              <w:r w:rsidRPr="00FE676B">
                <w:t>Activities</w:t>
              </w:r>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23" w:author="Nguyen Ho Hai" w:date="2012-02-22T21:53:00Z"/>
              </w:rPr>
            </w:pPr>
            <w:ins w:id="17924" w:author="Nguyen Ho Hai" w:date="2012-02-22T21:53:00Z">
              <w:r>
                <w:t>Activities element contains many sub-activity elements</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25" w:author="Nguyen Ho Hai" w:date="2012-02-22T21:53:00Z"/>
              </w:rPr>
            </w:pPr>
            <w:ins w:id="17926"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27" w:author="Nguyen Ho Hai" w:date="2012-02-22T21:53:00Z"/>
              </w:rPr>
            </w:pPr>
            <w:ins w:id="17928" w:author="Nguyen Ho Hai" w:date="2012-02-22T21:53:00Z">
              <w:r>
                <w:t>Max:1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29"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30" w:author="Nguyen Ho Hai" w:date="2012-02-22T21:53:00Z"/>
              </w:rPr>
            </w:pPr>
          </w:p>
        </w:tc>
      </w:tr>
      <w:tr w:rsidR="00751F11" w:rsidTr="0090418E">
        <w:tblPrEx>
          <w:tblPrExChange w:id="17931" w:author="Phuong Giang" w:date="2012-02-23T00:25:00Z">
            <w:tblPrEx>
              <w:jc w:val="center"/>
              <w:tblInd w:w="-863" w:type="dxa"/>
            </w:tblPrEx>
          </w:tblPrExChange>
        </w:tblPrEx>
        <w:trPr>
          <w:ins w:id="17932" w:author="Nguyen Ho Hai" w:date="2012-02-22T21:53:00Z"/>
          <w:trPrChange w:id="17933"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934" w:author="Phuong Giang" w:date="2012-02-23T00:25:00Z">
              <w:tcPr>
                <w:tcW w:w="900" w:type="dxa"/>
                <w:gridSpan w:val="2"/>
                <w:shd w:val="clear" w:color="auto" w:fill="auto"/>
              </w:tcPr>
            </w:tcPrChange>
          </w:tcPr>
          <w:p w:rsidR="00751F11" w:rsidRPr="006617AE" w:rsidRDefault="00751F11" w:rsidP="00995D66">
            <w:pPr>
              <w:rPr>
                <w:ins w:id="17935" w:author="Nguyen Ho Hai" w:date="2012-02-22T21:53:00Z"/>
                <w:b w:val="0"/>
                <w:bCs w:val="0"/>
              </w:rPr>
            </w:pPr>
            <w:ins w:id="17936" w:author="Nguyen Ho Hai" w:date="2012-02-22T21:53:00Z">
              <w:r w:rsidRPr="006617AE">
                <w:rPr>
                  <w:b w:val="0"/>
                  <w:bCs w:val="0"/>
                </w:rPr>
                <w:t>12</w:t>
              </w:r>
            </w:ins>
          </w:p>
        </w:tc>
        <w:tc>
          <w:tcPr>
            <w:tcW w:w="1440" w:type="dxa"/>
            <w:shd w:val="clear" w:color="auto" w:fill="auto"/>
            <w:tcPrChange w:id="17937" w:author="Phuong Giang" w:date="2012-02-23T00:25:00Z">
              <w:tcPr>
                <w:tcW w:w="1440" w:type="dxa"/>
                <w:gridSpan w:val="3"/>
                <w:shd w:val="clear" w:color="auto" w:fill="auto"/>
              </w:tcPr>
            </w:tcPrChange>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7938" w:author="Nguyen Ho Hai" w:date="2012-02-22T21:53:00Z"/>
              </w:rPr>
            </w:pPr>
            <w:ins w:id="17939" w:author="Nguyen Ho Hai" w:date="2012-02-22T21:53:00Z">
              <w:r>
                <w:t>1.10.1</w:t>
              </w:r>
            </w:ins>
          </w:p>
        </w:tc>
        <w:tc>
          <w:tcPr>
            <w:tcW w:w="2418" w:type="dxa"/>
            <w:shd w:val="clear" w:color="auto" w:fill="auto"/>
            <w:tcPrChange w:id="17940" w:author="Phuong Giang" w:date="2012-02-23T00:25:00Z">
              <w:tcPr>
                <w:tcW w:w="2418" w:type="dxa"/>
                <w:gridSpan w:val="3"/>
                <w:shd w:val="clear" w:color="auto" w:fill="auto"/>
              </w:tcPr>
            </w:tcPrChange>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7941" w:author="Nguyen Ho Hai" w:date="2012-02-22T21:53:00Z"/>
              </w:rPr>
            </w:pPr>
            <w:ins w:id="17942" w:author="Nguyen Ho Hai" w:date="2012-02-22T21:53:00Z">
              <w:r>
                <w:t>Activity</w:t>
              </w:r>
            </w:ins>
          </w:p>
        </w:tc>
        <w:tc>
          <w:tcPr>
            <w:tcW w:w="2352" w:type="dxa"/>
            <w:shd w:val="clear" w:color="auto" w:fill="auto"/>
            <w:tcPrChange w:id="17943"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44" w:author="Nguyen Ho Hai" w:date="2012-02-22T21:53:00Z"/>
              </w:rPr>
            </w:pPr>
            <w:ins w:id="17945" w:author="Nguyen Ho Hai" w:date="2012-02-22T21:53:00Z">
              <w:r>
                <w:t>Activity is created from Knowledge Items and Teaching Methods</w:t>
              </w:r>
            </w:ins>
          </w:p>
        </w:tc>
        <w:tc>
          <w:tcPr>
            <w:tcW w:w="1824" w:type="dxa"/>
            <w:shd w:val="clear" w:color="auto" w:fill="auto"/>
            <w:tcPrChange w:id="17946"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47" w:author="Nguyen Ho Hai" w:date="2012-02-22T21:53:00Z"/>
              </w:rPr>
            </w:pPr>
            <w:ins w:id="17948" w:author="Nguyen Ho Hai" w:date="2012-02-22T21:53:00Z">
              <w:r>
                <w:t>Min: 0</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49" w:author="Nguyen Ho Hai" w:date="2012-02-22T21:53:00Z"/>
              </w:rPr>
            </w:pPr>
            <w:ins w:id="17950" w:author="Nguyen Ho Hai" w:date="2012-02-22T21:53:00Z">
              <w:r>
                <w:t>Max: unbounded</w:t>
              </w:r>
            </w:ins>
          </w:p>
        </w:tc>
        <w:tc>
          <w:tcPr>
            <w:tcW w:w="894" w:type="dxa"/>
            <w:shd w:val="clear" w:color="auto" w:fill="auto"/>
            <w:tcPrChange w:id="17951"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52" w:author="Nguyen Ho Hai" w:date="2012-02-22T21:53:00Z"/>
              </w:rPr>
            </w:pPr>
          </w:p>
        </w:tc>
        <w:tc>
          <w:tcPr>
            <w:tcW w:w="1169" w:type="dxa"/>
            <w:shd w:val="clear" w:color="auto" w:fill="auto"/>
            <w:tcPrChange w:id="17953"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54" w:author="Nguyen Ho Hai" w:date="2012-02-22T21:53:00Z"/>
              </w:rPr>
            </w:pPr>
            <w:ins w:id="17955" w:author="Nguyen Ho Hai" w:date="2012-02-22T21:53:00Z">
              <w:r>
                <w:t>Name</w:t>
              </w:r>
            </w:ins>
          </w:p>
        </w:tc>
      </w:tr>
      <w:tr w:rsidR="0090418E" w:rsidTr="0090418E">
        <w:trPr>
          <w:ins w:id="17956"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957" w:author="Nguyen Ho Hai" w:date="2012-02-22T21:53:00Z"/>
                <w:b w:val="0"/>
                <w:bCs w:val="0"/>
              </w:rPr>
            </w:pPr>
            <w:ins w:id="17958" w:author="Nguyen Ho Hai" w:date="2012-02-22T21:53:00Z">
              <w:r w:rsidRPr="006617AE">
                <w:rPr>
                  <w:b w:val="0"/>
                  <w:bCs w:val="0"/>
                </w:rPr>
                <w:t>13</w:t>
              </w:r>
            </w:ins>
          </w:p>
        </w:tc>
        <w:tc>
          <w:tcPr>
            <w:tcW w:w="1440" w:type="dxa"/>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7959" w:author="Nguyen Ho Hai" w:date="2012-02-22T21:53:00Z"/>
              </w:rPr>
            </w:pPr>
            <w:ins w:id="17960" w:author="Nguyen Ho Hai" w:date="2012-02-22T21:53:00Z">
              <w:r>
                <w:t>1.10.1.1</w:t>
              </w:r>
            </w:ins>
          </w:p>
        </w:tc>
        <w:tc>
          <w:tcPr>
            <w:tcW w:w="2418" w:type="dxa"/>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7961" w:author="Nguyen Ho Hai" w:date="2012-02-22T21:53:00Z"/>
              </w:rPr>
            </w:pPr>
            <w:ins w:id="17962" w:author="Nguyen Ho Hai" w:date="2012-02-22T21:53:00Z">
              <w:r w:rsidRPr="000B0AA1">
                <w:t>Purpose</w:t>
              </w:r>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63" w:author="Nguyen Ho Hai" w:date="2012-02-22T21:53:00Z"/>
              </w:rPr>
            </w:pPr>
            <w:ins w:id="17964" w:author="Nguyen Ho Hai" w:date="2012-02-22T21:53:00Z">
              <w:r>
                <w:t>Describe the purpose of activity</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65" w:author="Nguyen Ho Hai" w:date="2012-02-22T21:53:00Z"/>
              </w:rPr>
            </w:pPr>
            <w:ins w:id="17966"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67" w:author="Nguyen Ho Hai" w:date="2012-02-22T21:53:00Z"/>
              </w:rPr>
            </w:pPr>
            <w:ins w:id="17968" w:author="Nguyen Ho Hai" w:date="2012-02-22T21:53:00Z">
              <w:r>
                <w:t>Max: 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69"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70" w:author="Nguyen Ho Hai" w:date="2012-02-22T21:53:00Z"/>
              </w:rPr>
            </w:pPr>
          </w:p>
        </w:tc>
      </w:tr>
      <w:tr w:rsidR="00751F11" w:rsidTr="0090418E">
        <w:tblPrEx>
          <w:tblPrExChange w:id="17971" w:author="Phuong Giang" w:date="2012-02-23T00:25:00Z">
            <w:tblPrEx>
              <w:jc w:val="center"/>
              <w:tblInd w:w="-863" w:type="dxa"/>
            </w:tblPrEx>
          </w:tblPrExChange>
        </w:tblPrEx>
        <w:trPr>
          <w:ins w:id="17972" w:author="Nguyen Ho Hai" w:date="2012-02-22T21:53:00Z"/>
          <w:trPrChange w:id="17973"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7974" w:author="Phuong Giang" w:date="2012-02-23T00:25:00Z">
              <w:tcPr>
                <w:tcW w:w="900" w:type="dxa"/>
                <w:gridSpan w:val="2"/>
                <w:shd w:val="clear" w:color="auto" w:fill="auto"/>
              </w:tcPr>
            </w:tcPrChange>
          </w:tcPr>
          <w:p w:rsidR="00751F11" w:rsidRPr="006617AE" w:rsidRDefault="00751F11" w:rsidP="00995D66">
            <w:pPr>
              <w:rPr>
                <w:ins w:id="17975" w:author="Nguyen Ho Hai" w:date="2012-02-22T21:53:00Z"/>
                <w:b w:val="0"/>
                <w:bCs w:val="0"/>
              </w:rPr>
            </w:pPr>
            <w:ins w:id="17976" w:author="Nguyen Ho Hai" w:date="2012-02-22T21:53:00Z">
              <w:r w:rsidRPr="006617AE">
                <w:rPr>
                  <w:b w:val="0"/>
                  <w:bCs w:val="0"/>
                </w:rPr>
                <w:t>14</w:t>
              </w:r>
            </w:ins>
          </w:p>
        </w:tc>
        <w:tc>
          <w:tcPr>
            <w:tcW w:w="1440" w:type="dxa"/>
            <w:shd w:val="clear" w:color="auto" w:fill="auto"/>
            <w:tcPrChange w:id="17977" w:author="Phuong Giang" w:date="2012-02-23T00:25:00Z">
              <w:tcPr>
                <w:tcW w:w="1440" w:type="dxa"/>
                <w:gridSpan w:val="3"/>
                <w:shd w:val="clear" w:color="auto" w:fill="auto"/>
              </w:tcPr>
            </w:tcPrChange>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7978" w:author="Nguyen Ho Hai" w:date="2012-02-22T21:53:00Z"/>
              </w:rPr>
            </w:pPr>
            <w:ins w:id="17979" w:author="Nguyen Ho Hai" w:date="2012-02-22T21:53:00Z">
              <w:r>
                <w:t>1.10.1.2</w:t>
              </w:r>
            </w:ins>
          </w:p>
        </w:tc>
        <w:tc>
          <w:tcPr>
            <w:tcW w:w="2418" w:type="dxa"/>
            <w:shd w:val="clear" w:color="auto" w:fill="auto"/>
            <w:tcPrChange w:id="17980" w:author="Phuong Giang" w:date="2012-02-23T00:25:00Z">
              <w:tcPr>
                <w:tcW w:w="2418" w:type="dxa"/>
                <w:gridSpan w:val="3"/>
                <w:shd w:val="clear" w:color="auto" w:fill="auto"/>
              </w:tcPr>
            </w:tcPrChange>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7981" w:author="Nguyen Ho Hai" w:date="2012-02-22T21:53:00Z"/>
              </w:rPr>
            </w:pPr>
            <w:proofErr w:type="spellStart"/>
            <w:ins w:id="17982" w:author="Nguyen Ho Hai" w:date="2012-02-22T21:53:00Z">
              <w:r w:rsidRPr="000B0AA1">
                <w:t>TeamSize</w:t>
              </w:r>
              <w:proofErr w:type="spellEnd"/>
            </w:ins>
          </w:p>
        </w:tc>
        <w:tc>
          <w:tcPr>
            <w:tcW w:w="2352" w:type="dxa"/>
            <w:shd w:val="clear" w:color="auto" w:fill="auto"/>
            <w:tcPrChange w:id="17983"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84" w:author="Nguyen Ho Hai" w:date="2012-02-22T21:53:00Z"/>
              </w:rPr>
            </w:pPr>
            <w:ins w:id="17985" w:author="Nguyen Ho Hai" w:date="2012-02-22T21:53:00Z">
              <w:r>
                <w:t>The number of pupils in a group.</w:t>
              </w:r>
            </w:ins>
          </w:p>
        </w:tc>
        <w:tc>
          <w:tcPr>
            <w:tcW w:w="1824" w:type="dxa"/>
            <w:shd w:val="clear" w:color="auto" w:fill="auto"/>
            <w:tcPrChange w:id="17986"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87" w:author="Nguyen Ho Hai" w:date="2012-02-22T21:53:00Z"/>
              </w:rPr>
            </w:pPr>
            <w:ins w:id="17988"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89" w:author="Nguyen Ho Hai" w:date="2012-02-22T21:53:00Z"/>
              </w:rPr>
            </w:pPr>
            <w:ins w:id="17990" w:author="Nguyen Ho Hai" w:date="2012-02-22T21:53:00Z">
              <w:r>
                <w:t>Max: 1</w:t>
              </w:r>
            </w:ins>
          </w:p>
        </w:tc>
        <w:tc>
          <w:tcPr>
            <w:tcW w:w="894" w:type="dxa"/>
            <w:shd w:val="clear" w:color="auto" w:fill="auto"/>
            <w:tcPrChange w:id="17991"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92" w:author="Nguyen Ho Hai" w:date="2012-02-22T21:53:00Z"/>
              </w:rPr>
            </w:pPr>
          </w:p>
        </w:tc>
        <w:tc>
          <w:tcPr>
            <w:tcW w:w="1169" w:type="dxa"/>
            <w:shd w:val="clear" w:color="auto" w:fill="auto"/>
            <w:tcPrChange w:id="17993"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7994" w:author="Nguyen Ho Hai" w:date="2012-02-22T21:53:00Z"/>
              </w:rPr>
            </w:pPr>
          </w:p>
        </w:tc>
      </w:tr>
      <w:tr w:rsidR="0090418E" w:rsidTr="0090418E">
        <w:trPr>
          <w:ins w:id="17995" w:author="Nguyen Ho Hai" w:date="2012-02-22T21:53: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RDefault="00751F11" w:rsidP="00995D66">
            <w:pPr>
              <w:rPr>
                <w:ins w:id="17996" w:author="Nguyen Ho Hai" w:date="2012-02-22T21:53:00Z"/>
                <w:b w:val="0"/>
                <w:bCs w:val="0"/>
              </w:rPr>
            </w:pPr>
            <w:ins w:id="17997" w:author="Nguyen Ho Hai" w:date="2012-02-22T21:53:00Z">
              <w:r w:rsidRPr="006617AE">
                <w:rPr>
                  <w:b w:val="0"/>
                  <w:bCs w:val="0"/>
                </w:rPr>
                <w:t>15</w:t>
              </w:r>
            </w:ins>
          </w:p>
        </w:tc>
        <w:tc>
          <w:tcPr>
            <w:tcW w:w="1440" w:type="dxa"/>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7998" w:author="Nguyen Ho Hai" w:date="2012-02-22T21:53:00Z"/>
              </w:rPr>
            </w:pPr>
            <w:ins w:id="17999" w:author="Nguyen Ho Hai" w:date="2012-02-22T21:53:00Z">
              <w:r>
                <w:t>1.10.1.3</w:t>
              </w:r>
            </w:ins>
          </w:p>
        </w:tc>
        <w:tc>
          <w:tcPr>
            <w:tcW w:w="2418" w:type="dxa"/>
          </w:tcPr>
          <w:p w:rsidR="00751F11" w:rsidRPr="000B0AA1" w:rsidRDefault="00751F11" w:rsidP="00995D66">
            <w:pPr>
              <w:cnfStyle w:val="000000000000" w:firstRow="0" w:lastRow="0" w:firstColumn="0" w:lastColumn="0" w:oddVBand="0" w:evenVBand="0" w:oddHBand="0" w:evenHBand="0" w:firstRowFirstColumn="0" w:firstRowLastColumn="0" w:lastRowFirstColumn="0" w:lastRowLastColumn="0"/>
              <w:rPr>
                <w:ins w:id="18000" w:author="Nguyen Ho Hai" w:date="2012-02-22T21:53:00Z"/>
              </w:rPr>
            </w:pPr>
            <w:ins w:id="18001" w:author="Nguyen Ho Hai" w:date="2012-02-22T21:53:00Z">
              <w:r w:rsidRPr="000B0AA1">
                <w:t>Content</w:t>
              </w:r>
            </w:ins>
          </w:p>
        </w:tc>
        <w:tc>
          <w:tcPr>
            <w:tcW w:w="2352"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02" w:author="Nguyen Ho Hai" w:date="2012-02-22T21:53:00Z"/>
              </w:rPr>
            </w:pPr>
            <w:ins w:id="18003" w:author="Nguyen Ho Hai" w:date="2012-02-22T21:53:00Z">
              <w:r>
                <w:t>The main content of activity, include Teaching Method and Knowledge Item</w:t>
              </w:r>
            </w:ins>
          </w:p>
        </w:tc>
        <w:tc>
          <w:tcPr>
            <w:tcW w:w="182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04" w:author="Nguyen Ho Hai" w:date="2012-02-22T21:53:00Z"/>
              </w:rPr>
            </w:pPr>
            <w:ins w:id="18005"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06" w:author="Nguyen Ho Hai" w:date="2012-02-22T21:53:00Z"/>
              </w:rPr>
            </w:pPr>
            <w:ins w:id="18007" w:author="Nguyen Ho Hai" w:date="2012-02-22T21:53:00Z">
              <w:r>
                <w:t>Max: 1</w:t>
              </w:r>
            </w:ins>
          </w:p>
        </w:tc>
        <w:tc>
          <w:tcPr>
            <w:tcW w:w="894"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08" w:author="Nguyen Ho Hai" w:date="2012-02-22T21:53:00Z"/>
              </w:rPr>
            </w:pPr>
          </w:p>
        </w:tc>
        <w:tc>
          <w:tcPr>
            <w:tcW w:w="1169" w:type="dxa"/>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09" w:author="Nguyen Ho Hai" w:date="2012-02-22T21:53:00Z"/>
              </w:rPr>
            </w:pPr>
          </w:p>
        </w:tc>
      </w:tr>
      <w:tr w:rsidR="00751F11" w:rsidTr="0090418E">
        <w:tblPrEx>
          <w:tblPrExChange w:id="18010" w:author="Phuong Giang" w:date="2012-02-23T00:25:00Z">
            <w:tblPrEx>
              <w:jc w:val="center"/>
              <w:tblInd w:w="-863" w:type="dxa"/>
            </w:tblPrEx>
          </w:tblPrExChange>
        </w:tblPrEx>
        <w:trPr>
          <w:ins w:id="18011" w:author="Nguyen Ho Hai" w:date="2012-02-22T21:53:00Z"/>
          <w:trPrChange w:id="18012" w:author="Phuong Giang" w:date="2012-02-23T00:25:00Z">
            <w:trPr>
              <w:gridBefore w:val="3"/>
              <w:gridAfter w:val="0"/>
              <w:jc w:val="center"/>
            </w:trPr>
          </w:trPrChange>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Change w:id="18013" w:author="Phuong Giang" w:date="2012-02-23T00:25:00Z">
              <w:tcPr>
                <w:tcW w:w="900" w:type="dxa"/>
                <w:gridSpan w:val="2"/>
                <w:shd w:val="clear" w:color="auto" w:fill="auto"/>
              </w:tcPr>
            </w:tcPrChange>
          </w:tcPr>
          <w:p w:rsidR="00751F11" w:rsidRPr="006617AE" w:rsidRDefault="00751F11" w:rsidP="00995D66">
            <w:pPr>
              <w:rPr>
                <w:ins w:id="18014" w:author="Nguyen Ho Hai" w:date="2012-02-22T21:53:00Z"/>
                <w:b w:val="0"/>
                <w:bCs w:val="0"/>
              </w:rPr>
            </w:pPr>
            <w:ins w:id="18015" w:author="Nguyen Ho Hai" w:date="2012-02-22T21:53:00Z">
              <w:r w:rsidRPr="006617AE">
                <w:rPr>
                  <w:b w:val="0"/>
                  <w:bCs w:val="0"/>
                </w:rPr>
                <w:t>16</w:t>
              </w:r>
            </w:ins>
          </w:p>
        </w:tc>
        <w:tc>
          <w:tcPr>
            <w:tcW w:w="1440" w:type="dxa"/>
            <w:shd w:val="clear" w:color="auto" w:fill="auto"/>
            <w:tcPrChange w:id="18016" w:author="Phuong Giang" w:date="2012-02-23T00:25:00Z">
              <w:tcPr>
                <w:tcW w:w="1440" w:type="dxa"/>
                <w:gridSpan w:val="3"/>
                <w:shd w:val="clear" w:color="auto" w:fill="auto"/>
              </w:tcPr>
            </w:tcPrChange>
          </w:tcPr>
          <w:p w:rsidR="00751F11" w:rsidRDefault="00751F11" w:rsidP="00995D66">
            <w:pPr>
              <w:cnfStyle w:val="000000000000" w:firstRow="0" w:lastRow="0" w:firstColumn="0" w:lastColumn="0" w:oddVBand="0" w:evenVBand="0" w:oddHBand="0" w:evenHBand="0" w:firstRowFirstColumn="0" w:firstRowLastColumn="0" w:lastRowFirstColumn="0" w:lastRowLastColumn="0"/>
              <w:rPr>
                <w:ins w:id="18017" w:author="Nguyen Ho Hai" w:date="2012-02-22T21:53:00Z"/>
              </w:rPr>
            </w:pPr>
            <w:ins w:id="18018" w:author="Nguyen Ho Hai" w:date="2012-02-22T21:53:00Z">
              <w:r>
                <w:t>1.11</w:t>
              </w:r>
            </w:ins>
          </w:p>
        </w:tc>
        <w:tc>
          <w:tcPr>
            <w:tcW w:w="2418" w:type="dxa"/>
            <w:shd w:val="clear" w:color="auto" w:fill="auto"/>
            <w:tcPrChange w:id="18019" w:author="Phuong Giang" w:date="2012-02-23T00:25:00Z">
              <w:tcPr>
                <w:tcW w:w="2418" w:type="dxa"/>
                <w:gridSpan w:val="3"/>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8020" w:author="Nguyen Ho Hai" w:date="2012-02-22T21:53:00Z"/>
                <w:b/>
              </w:rPr>
            </w:pPr>
            <w:proofErr w:type="spellStart"/>
            <w:ins w:id="18021" w:author="Nguyen Ho Hai" w:date="2012-02-22T21:53:00Z">
              <w:r w:rsidRPr="00FE676B">
                <w:t>ExperienceNote</w:t>
              </w:r>
              <w:proofErr w:type="spellEnd"/>
            </w:ins>
          </w:p>
        </w:tc>
        <w:tc>
          <w:tcPr>
            <w:tcW w:w="2352" w:type="dxa"/>
            <w:shd w:val="clear" w:color="auto" w:fill="auto"/>
            <w:tcPrChange w:id="18022" w:author="Phuong Giang" w:date="2012-02-23T00:25:00Z">
              <w:tcPr>
                <w:tcW w:w="2352" w:type="dxa"/>
                <w:gridSpan w:val="4"/>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23" w:author="Nguyen Ho Hai" w:date="2012-02-22T21:53:00Z"/>
              </w:rPr>
            </w:pPr>
            <w:ins w:id="18024" w:author="Nguyen Ho Hai" w:date="2012-02-22T21:53:00Z">
              <w:r>
                <w:t>Experience that the teacher make for teaching plan</w:t>
              </w:r>
            </w:ins>
          </w:p>
        </w:tc>
        <w:tc>
          <w:tcPr>
            <w:tcW w:w="1824" w:type="dxa"/>
            <w:shd w:val="clear" w:color="auto" w:fill="auto"/>
            <w:tcPrChange w:id="18025" w:author="Phuong Giang" w:date="2012-02-23T00:25:00Z">
              <w:tcPr>
                <w:tcW w:w="1824"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26" w:author="Nguyen Ho Hai" w:date="2012-02-22T21:53:00Z"/>
              </w:rPr>
            </w:pPr>
            <w:ins w:id="18027"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28" w:author="Nguyen Ho Hai" w:date="2012-02-22T21:53:00Z"/>
              </w:rPr>
            </w:pPr>
            <w:ins w:id="18029" w:author="Nguyen Ho Hai" w:date="2012-02-22T21:53:00Z">
              <w:r>
                <w:t>Max: 1</w:t>
              </w:r>
            </w:ins>
          </w:p>
        </w:tc>
        <w:tc>
          <w:tcPr>
            <w:tcW w:w="894" w:type="dxa"/>
            <w:shd w:val="clear" w:color="auto" w:fill="auto"/>
            <w:tcPrChange w:id="18030" w:author="Phuong Giang" w:date="2012-02-23T00:25:00Z">
              <w:tcPr>
                <w:tcW w:w="894"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31" w:author="Nguyen Ho Hai" w:date="2012-02-22T21:53:00Z"/>
              </w:rPr>
            </w:pPr>
          </w:p>
        </w:tc>
        <w:tc>
          <w:tcPr>
            <w:tcW w:w="1169" w:type="dxa"/>
            <w:shd w:val="clear" w:color="auto" w:fill="auto"/>
            <w:tcPrChange w:id="18032" w:author="Phuong Giang" w:date="2012-02-23T00:25:00Z">
              <w:tcPr>
                <w:tcW w:w="1169"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33" w:author="Nguyen Ho Hai" w:date="2012-02-22T21:53:00Z"/>
              </w:rPr>
            </w:pPr>
          </w:p>
        </w:tc>
      </w:tr>
      <w:tr w:rsidR="0090418E" w:rsidDel="0090418E" w:rsidTr="0090418E">
        <w:trPr>
          <w:ins w:id="18034" w:author="Nguyen Ho Hai" w:date="2012-02-22T21:53:00Z"/>
          <w:del w:id="18035" w:author="Phuong Giang" w:date="2012-02-23T00:24:00Z"/>
        </w:trPr>
        <w:tc>
          <w:tcPr>
            <w:cnfStyle w:val="001000000000" w:firstRow="0" w:lastRow="0" w:firstColumn="1" w:lastColumn="0" w:oddVBand="0" w:evenVBand="0" w:oddHBand="0" w:evenHBand="0" w:firstRowFirstColumn="0" w:firstRowLastColumn="0" w:lastRowFirstColumn="0" w:lastRowLastColumn="0"/>
            <w:tcW w:w="900" w:type="dxa"/>
          </w:tcPr>
          <w:p w:rsidR="00751F11" w:rsidRPr="006617AE" w:rsidDel="0090418E" w:rsidRDefault="00751F11" w:rsidP="00995D66">
            <w:pPr>
              <w:rPr>
                <w:ins w:id="18036" w:author="Nguyen Ho Hai" w:date="2012-02-22T21:53:00Z"/>
                <w:del w:id="18037" w:author="Phuong Giang" w:date="2012-02-23T00:24:00Z"/>
                <w:b w:val="0"/>
                <w:bCs w:val="0"/>
              </w:rPr>
            </w:pPr>
          </w:p>
        </w:tc>
        <w:tc>
          <w:tcPr>
            <w:tcW w:w="1440" w:type="dxa"/>
          </w:tcPr>
          <w:p w:rsidR="00751F11" w:rsidDel="0090418E" w:rsidRDefault="00751F11" w:rsidP="00995D66">
            <w:pPr>
              <w:cnfStyle w:val="000000000000" w:firstRow="0" w:lastRow="0" w:firstColumn="0" w:lastColumn="0" w:oddVBand="0" w:evenVBand="0" w:oddHBand="0" w:evenHBand="0" w:firstRowFirstColumn="0" w:firstRowLastColumn="0" w:lastRowFirstColumn="0" w:lastRowLastColumn="0"/>
              <w:rPr>
                <w:ins w:id="18038" w:author="Nguyen Ho Hai" w:date="2012-02-22T21:53:00Z"/>
                <w:del w:id="18039" w:author="Phuong Giang" w:date="2012-02-23T00:24:00Z"/>
              </w:rPr>
            </w:pPr>
          </w:p>
        </w:tc>
        <w:tc>
          <w:tcPr>
            <w:tcW w:w="2418" w:type="dxa"/>
          </w:tcPr>
          <w:p w:rsidR="00751F11" w:rsidRPr="006617AE" w:rsidDel="0090418E" w:rsidRDefault="00751F11" w:rsidP="00995D66">
            <w:pPr>
              <w:cnfStyle w:val="000000000000" w:firstRow="0" w:lastRow="0" w:firstColumn="0" w:lastColumn="0" w:oddVBand="0" w:evenVBand="0" w:oddHBand="0" w:evenHBand="0" w:firstRowFirstColumn="0" w:firstRowLastColumn="0" w:lastRowFirstColumn="0" w:lastRowLastColumn="0"/>
              <w:rPr>
                <w:ins w:id="18040" w:author="Nguyen Ho Hai" w:date="2012-02-22T21:53:00Z"/>
                <w:del w:id="18041" w:author="Phuong Giang" w:date="2012-02-23T00:24:00Z"/>
                <w:b/>
              </w:rPr>
            </w:pPr>
          </w:p>
        </w:tc>
        <w:tc>
          <w:tcPr>
            <w:tcW w:w="2352" w:type="dxa"/>
          </w:tcPr>
          <w:p w:rsidR="00751F11" w:rsidDel="0090418E"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42" w:author="Nguyen Ho Hai" w:date="2012-02-22T21:53:00Z"/>
                <w:del w:id="18043" w:author="Phuong Giang" w:date="2012-02-23T00:24:00Z"/>
              </w:rPr>
            </w:pPr>
          </w:p>
        </w:tc>
        <w:tc>
          <w:tcPr>
            <w:tcW w:w="1824" w:type="dxa"/>
          </w:tcPr>
          <w:p w:rsidR="00751F11" w:rsidDel="0090418E"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44" w:author="Nguyen Ho Hai" w:date="2012-02-22T21:53:00Z"/>
                <w:del w:id="18045" w:author="Phuong Giang" w:date="2012-02-23T00:24:00Z"/>
              </w:rPr>
            </w:pPr>
          </w:p>
        </w:tc>
        <w:tc>
          <w:tcPr>
            <w:tcW w:w="894" w:type="dxa"/>
          </w:tcPr>
          <w:p w:rsidR="00751F11" w:rsidDel="0090418E"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46" w:author="Nguyen Ho Hai" w:date="2012-02-22T21:53:00Z"/>
                <w:del w:id="18047" w:author="Phuong Giang" w:date="2012-02-23T00:24:00Z"/>
              </w:rPr>
            </w:pPr>
          </w:p>
        </w:tc>
        <w:tc>
          <w:tcPr>
            <w:tcW w:w="1169" w:type="dxa"/>
          </w:tcPr>
          <w:p w:rsidR="00751F11" w:rsidDel="0090418E"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048" w:author="Nguyen Ho Hai" w:date="2012-02-22T21:53:00Z"/>
                <w:del w:id="18049" w:author="Phuong Giang" w:date="2012-02-23T00:24:00Z"/>
              </w:rPr>
            </w:pPr>
          </w:p>
        </w:tc>
      </w:tr>
    </w:tbl>
    <w:p w:rsidR="00751F11" w:rsidRDefault="00751F11" w:rsidP="00751F11">
      <w:pPr>
        <w:rPr>
          <w:ins w:id="18050" w:author="Nguyen Ho Hai" w:date="2012-02-22T21:53:00Z"/>
        </w:rPr>
      </w:pPr>
    </w:p>
    <w:p w:rsidR="00751F11" w:rsidRDefault="00751F11" w:rsidP="00751F11">
      <w:pPr>
        <w:rPr>
          <w:ins w:id="18051" w:author="Nguyen Ho Hai" w:date="2012-02-22T21:53:00Z"/>
        </w:rPr>
      </w:pPr>
    </w:p>
    <w:p w:rsidR="00751F11" w:rsidRDefault="00751F11" w:rsidP="00751F11">
      <w:pPr>
        <w:pStyle w:val="Heading2"/>
        <w:tabs>
          <w:tab w:val="left" w:pos="4208"/>
        </w:tabs>
        <w:rPr>
          <w:ins w:id="18052" w:author="Nguyen Ho Hai" w:date="2012-02-22T21:53:00Z"/>
        </w:rPr>
      </w:pPr>
      <w:bookmarkStart w:id="18053" w:name="_Toc317721155"/>
      <w:ins w:id="18054" w:author="Nguyen Ho Hai" w:date="2012-02-22T21:53:00Z">
        <w:r>
          <w:t>Knowledge Item Structure</w:t>
        </w:r>
        <w:bookmarkEnd w:id="18053"/>
      </w:ins>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6"/>
      </w:tblGrid>
      <w:tr w:rsidR="00751F11" w:rsidTr="00995D66">
        <w:trPr>
          <w:ins w:id="18055" w:author="Nguyen Ho Hai" w:date="2012-02-22T21:53:00Z"/>
        </w:trPr>
        <w:tc>
          <w:tcPr>
            <w:tcW w:w="9576" w:type="dxa"/>
            <w:shd w:val="clear" w:color="auto" w:fill="auto"/>
          </w:tcPr>
          <w:p w:rsidR="00AF3591" w:rsidRDefault="00751F11">
            <w:pPr>
              <w:keepNext/>
              <w:spacing w:after="0" w:line="240" w:lineRule="auto"/>
              <w:jc w:val="center"/>
              <w:rPr>
                <w:ins w:id="18056" w:author="Phuong Giang" w:date="2012-02-23T00:34:00Z"/>
              </w:rPr>
              <w:pPrChange w:id="18057" w:author="Phuong Giang" w:date="2012-02-23T00:34:00Z">
                <w:pPr>
                  <w:spacing w:after="0" w:line="240" w:lineRule="auto"/>
                  <w:jc w:val="center"/>
                </w:pPr>
              </w:pPrChange>
            </w:pPr>
            <w:ins w:id="18058" w:author="Nguyen Ho Hai" w:date="2012-02-22T21:53:00Z">
              <w:r>
                <w:rPr>
                  <w:noProof/>
                  <w:lang w:eastAsia="ja-JP"/>
                  <w:rPrChange w:id="18059" w:author="Unknown">
                    <w:rPr>
                      <w:rFonts w:asciiTheme="majorHAnsi" w:eastAsiaTheme="majorEastAsia" w:hAnsiTheme="majorHAnsi" w:cstheme="majorBidi"/>
                      <w:b/>
                      <w:bCs/>
                      <w:noProof/>
                      <w:color w:val="365F91" w:themeColor="accent1" w:themeShade="BF"/>
                      <w:sz w:val="28"/>
                      <w:szCs w:val="28"/>
                      <w:lang w:eastAsia="ja-JP"/>
                    </w:rPr>
                  </w:rPrChange>
                </w:rPr>
                <w:drawing>
                  <wp:inline distT="0" distB="0" distL="0" distR="0" wp14:anchorId="0BC115FD" wp14:editId="09754608">
                    <wp:extent cx="5934075" cy="1381125"/>
                    <wp:effectExtent l="19050" t="0" r="9525"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934075" cy="1381125"/>
                            </a:xfrm>
                            <a:prstGeom prst="rect">
                              <a:avLst/>
                            </a:prstGeom>
                            <a:noFill/>
                            <a:ln w="9525">
                              <a:noFill/>
                              <a:miter lim="800000"/>
                              <a:headEnd/>
                              <a:tailEnd/>
                            </a:ln>
                          </pic:spPr>
                        </pic:pic>
                      </a:graphicData>
                    </a:graphic>
                  </wp:inline>
                </w:drawing>
              </w:r>
            </w:ins>
          </w:p>
          <w:p w:rsidR="00751F11" w:rsidRDefault="00AF3591">
            <w:pPr>
              <w:pStyle w:val="Caption"/>
              <w:jc w:val="center"/>
              <w:rPr>
                <w:ins w:id="18060" w:author="Nguyen Ho Hai" w:date="2012-02-22T21:53:00Z"/>
              </w:rPr>
              <w:pPrChange w:id="18061" w:author="Phuong Giang" w:date="2012-02-23T00:34:00Z">
                <w:pPr>
                  <w:spacing w:after="0" w:line="240" w:lineRule="auto"/>
                  <w:jc w:val="center"/>
                </w:pPr>
              </w:pPrChange>
            </w:pPr>
            <w:bookmarkStart w:id="18062" w:name="_Toc317721007"/>
            <w:ins w:id="18063" w:author="Phuong Giang" w:date="2012-02-23T00:34:00Z">
              <w:r>
                <w:t xml:space="preserve">Figure </w:t>
              </w:r>
              <w:r>
                <w:fldChar w:fldCharType="begin"/>
              </w:r>
              <w:r>
                <w:instrText xml:space="preserve"> SEQ Figure \* ARABIC </w:instrText>
              </w:r>
            </w:ins>
            <w:r>
              <w:fldChar w:fldCharType="separate"/>
            </w:r>
            <w:ins w:id="18064" w:author="Phuong Giang" w:date="2012-02-23T00:34:00Z">
              <w:r>
                <w:rPr>
                  <w:noProof/>
                </w:rPr>
                <w:t>23</w:t>
              </w:r>
              <w:r>
                <w:fldChar w:fldCharType="end"/>
              </w:r>
              <w:r>
                <w:t xml:space="preserve"> - Knowledge Item Data Structure</w:t>
              </w:r>
            </w:ins>
            <w:bookmarkEnd w:id="18062"/>
          </w:p>
        </w:tc>
      </w:tr>
    </w:tbl>
    <w:p w:rsidR="00751F11" w:rsidRPr="00C913D2" w:rsidRDefault="00751F11" w:rsidP="00751F11">
      <w:pPr>
        <w:rPr>
          <w:ins w:id="18065" w:author="Nguyen Ho Hai" w:date="2012-02-22T21:53:00Z"/>
        </w:rPr>
      </w:pPr>
    </w:p>
    <w:tbl>
      <w:tblPr>
        <w:tblStyle w:val="MediumShading1-Accent110"/>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975"/>
        <w:gridCol w:w="1440"/>
        <w:gridCol w:w="2358"/>
        <w:gridCol w:w="2340"/>
        <w:gridCol w:w="1824"/>
        <w:gridCol w:w="925"/>
        <w:gridCol w:w="1170"/>
        <w:tblGridChange w:id="18066">
          <w:tblGrid>
            <w:gridCol w:w="975"/>
            <w:gridCol w:w="1440"/>
            <w:gridCol w:w="2358"/>
            <w:gridCol w:w="250"/>
            <w:gridCol w:w="975"/>
            <w:gridCol w:w="1115"/>
            <w:gridCol w:w="325"/>
            <w:gridCol w:w="1499"/>
            <w:gridCol w:w="859"/>
            <w:gridCol w:w="66"/>
            <w:gridCol w:w="1170"/>
            <w:gridCol w:w="1104"/>
            <w:gridCol w:w="1824"/>
            <w:gridCol w:w="925"/>
            <w:gridCol w:w="1170"/>
          </w:tblGrid>
        </w:tblGridChange>
      </w:tblGrid>
      <w:tr w:rsidR="0090418E" w:rsidRPr="0090418E" w:rsidTr="0090418E">
        <w:trPr>
          <w:cnfStyle w:val="100000000000" w:firstRow="1" w:lastRow="0" w:firstColumn="0" w:lastColumn="0" w:oddVBand="0" w:evenVBand="0" w:oddHBand="0" w:evenHBand="0" w:firstRowFirstColumn="0" w:firstRowLastColumn="0" w:lastRowFirstColumn="0" w:lastRowLastColumn="0"/>
          <w:ins w:id="18067" w:author="Nguyen Ho Hai" w:date="2012-02-22T21:53:00Z"/>
        </w:trPr>
        <w:tc>
          <w:tcPr>
            <w:cnfStyle w:val="001000000000" w:firstRow="0" w:lastRow="0" w:firstColumn="1" w:lastColumn="0" w:oddVBand="0" w:evenVBand="0" w:oddHBand="0" w:evenHBand="0" w:firstRowFirstColumn="0" w:firstRowLastColumn="0" w:lastRowFirstColumn="0" w:lastRowLastColumn="0"/>
            <w:tcW w:w="975" w:type="dxa"/>
          </w:tcPr>
          <w:p w:rsidR="00751F11" w:rsidRPr="0090418E" w:rsidRDefault="00751F11" w:rsidP="00995D66">
            <w:pPr>
              <w:spacing w:after="200" w:line="276" w:lineRule="auto"/>
              <w:rPr>
                <w:ins w:id="18068" w:author="Nguyen Ho Hai" w:date="2012-02-22T21:53:00Z"/>
                <w:rPrChange w:id="18069" w:author="Phuong Giang" w:date="2012-02-23T00:25:00Z">
                  <w:rPr>
                    <w:ins w:id="18070" w:author="Nguyen Ho Hai" w:date="2012-02-22T21:53:00Z"/>
                    <w:b w:val="0"/>
                    <w:bCs w:val="0"/>
                    <w:color w:val="FF0000"/>
                  </w:rPr>
                </w:rPrChange>
              </w:rPr>
            </w:pPr>
            <w:ins w:id="18071" w:author="Nguyen Ho Hai" w:date="2012-02-22T21:53:00Z">
              <w:r w:rsidRPr="0090418E">
                <w:rPr>
                  <w:color w:val="auto"/>
                  <w:rPrChange w:id="18072" w:author="Phuong Giang" w:date="2012-02-23T00:25:00Z">
                    <w:rPr>
                      <w:color w:val="FF0000"/>
                    </w:rPr>
                  </w:rPrChange>
                </w:rPr>
                <w:t>No</w:t>
              </w:r>
            </w:ins>
          </w:p>
        </w:tc>
        <w:tc>
          <w:tcPr>
            <w:tcW w:w="1440" w:type="dxa"/>
          </w:tcPr>
          <w:p w:rsidR="00751F11" w:rsidRPr="0090418E" w:rsidRDefault="00751F11" w:rsidP="00995D66">
            <w:pPr>
              <w:spacing w:after="200" w:line="276" w:lineRule="auto"/>
              <w:cnfStyle w:val="100000000000" w:firstRow="1" w:lastRow="0" w:firstColumn="0" w:lastColumn="0" w:oddVBand="0" w:evenVBand="0" w:oddHBand="0" w:evenHBand="0" w:firstRowFirstColumn="0" w:firstRowLastColumn="0" w:lastRowFirstColumn="0" w:lastRowLastColumn="0"/>
              <w:rPr>
                <w:ins w:id="18073" w:author="Nguyen Ho Hai" w:date="2012-02-22T21:53:00Z"/>
                <w:rPrChange w:id="18074" w:author="Phuong Giang" w:date="2012-02-23T00:25:00Z">
                  <w:rPr>
                    <w:ins w:id="18075" w:author="Nguyen Ho Hai" w:date="2012-02-22T21:53:00Z"/>
                    <w:b w:val="0"/>
                    <w:bCs w:val="0"/>
                    <w:color w:val="FF0000"/>
                  </w:rPr>
                </w:rPrChange>
              </w:rPr>
            </w:pPr>
            <w:ins w:id="18076" w:author="Nguyen Ho Hai" w:date="2012-02-22T21:53:00Z">
              <w:r w:rsidRPr="0090418E">
                <w:rPr>
                  <w:color w:val="auto"/>
                  <w:rPrChange w:id="18077" w:author="Phuong Giang" w:date="2012-02-23T00:25:00Z">
                    <w:rPr>
                      <w:color w:val="FF0000"/>
                    </w:rPr>
                  </w:rPrChange>
                </w:rPr>
                <w:t>Level</w:t>
              </w:r>
            </w:ins>
          </w:p>
        </w:tc>
        <w:tc>
          <w:tcPr>
            <w:tcW w:w="2358" w:type="dxa"/>
          </w:tcPr>
          <w:p w:rsidR="00751F11" w:rsidRPr="0090418E" w:rsidRDefault="00751F11" w:rsidP="00995D66">
            <w:pPr>
              <w:spacing w:after="200" w:line="276" w:lineRule="auto"/>
              <w:cnfStyle w:val="100000000000" w:firstRow="1" w:lastRow="0" w:firstColumn="0" w:lastColumn="0" w:oddVBand="0" w:evenVBand="0" w:oddHBand="0" w:evenHBand="0" w:firstRowFirstColumn="0" w:firstRowLastColumn="0" w:lastRowFirstColumn="0" w:lastRowLastColumn="0"/>
              <w:rPr>
                <w:ins w:id="18078" w:author="Nguyen Ho Hai" w:date="2012-02-22T21:53:00Z"/>
                <w:rPrChange w:id="18079" w:author="Phuong Giang" w:date="2012-02-23T00:25:00Z">
                  <w:rPr>
                    <w:ins w:id="18080" w:author="Nguyen Ho Hai" w:date="2012-02-22T21:53:00Z"/>
                    <w:b w:val="0"/>
                    <w:bCs w:val="0"/>
                    <w:color w:val="FF0000"/>
                  </w:rPr>
                </w:rPrChange>
              </w:rPr>
            </w:pPr>
            <w:ins w:id="18081" w:author="Nguyen Ho Hai" w:date="2012-02-22T21:53:00Z">
              <w:r w:rsidRPr="0090418E">
                <w:rPr>
                  <w:color w:val="auto"/>
                  <w:rPrChange w:id="18082" w:author="Phuong Giang" w:date="2012-02-23T00:25:00Z">
                    <w:rPr>
                      <w:color w:val="FF0000"/>
                    </w:rPr>
                  </w:rPrChange>
                </w:rPr>
                <w:t>Element/Attribute</w:t>
              </w:r>
            </w:ins>
          </w:p>
        </w:tc>
        <w:tc>
          <w:tcPr>
            <w:tcW w:w="2340" w:type="dxa"/>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083" w:author="Nguyen Ho Hai" w:date="2012-02-22T21:53:00Z"/>
                <w:rPrChange w:id="18084" w:author="Phuong Giang" w:date="2012-02-23T00:25:00Z">
                  <w:rPr>
                    <w:ins w:id="18085" w:author="Nguyen Ho Hai" w:date="2012-02-22T21:53:00Z"/>
                    <w:b w:val="0"/>
                    <w:bCs w:val="0"/>
                    <w:color w:val="FF0000"/>
                  </w:rPr>
                </w:rPrChange>
              </w:rPr>
            </w:pPr>
            <w:ins w:id="18086" w:author="Nguyen Ho Hai" w:date="2012-02-22T21:53:00Z">
              <w:r w:rsidRPr="0090418E">
                <w:rPr>
                  <w:color w:val="auto"/>
                  <w:rPrChange w:id="18087" w:author="Phuong Giang" w:date="2012-02-23T00:25:00Z">
                    <w:rPr>
                      <w:color w:val="FF0000"/>
                    </w:rPr>
                  </w:rPrChange>
                </w:rPr>
                <w:t>Description</w:t>
              </w:r>
            </w:ins>
          </w:p>
        </w:tc>
        <w:tc>
          <w:tcPr>
            <w:tcW w:w="1824" w:type="dxa"/>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088" w:author="Nguyen Ho Hai" w:date="2012-02-22T21:53:00Z"/>
                <w:rPrChange w:id="18089" w:author="Phuong Giang" w:date="2012-02-23T00:25:00Z">
                  <w:rPr>
                    <w:ins w:id="18090" w:author="Nguyen Ho Hai" w:date="2012-02-22T21:53:00Z"/>
                    <w:b w:val="0"/>
                    <w:bCs w:val="0"/>
                    <w:color w:val="FF0000"/>
                  </w:rPr>
                </w:rPrChange>
              </w:rPr>
            </w:pPr>
            <w:ins w:id="18091" w:author="Nguyen Ho Hai" w:date="2012-02-22T21:53:00Z">
              <w:r w:rsidRPr="0090418E">
                <w:rPr>
                  <w:color w:val="auto"/>
                  <w:rPrChange w:id="18092" w:author="Phuong Giang" w:date="2012-02-23T00:25:00Z">
                    <w:rPr>
                      <w:color w:val="FF0000"/>
                    </w:rPr>
                  </w:rPrChange>
                </w:rPr>
                <w:t>Cardinality</w:t>
              </w:r>
            </w:ins>
          </w:p>
        </w:tc>
        <w:tc>
          <w:tcPr>
            <w:tcW w:w="925" w:type="dxa"/>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093" w:author="Nguyen Ho Hai" w:date="2012-02-22T21:53:00Z"/>
                <w:rPrChange w:id="18094" w:author="Phuong Giang" w:date="2012-02-23T00:25:00Z">
                  <w:rPr>
                    <w:ins w:id="18095" w:author="Nguyen Ho Hai" w:date="2012-02-22T21:53:00Z"/>
                    <w:b w:val="0"/>
                    <w:bCs w:val="0"/>
                    <w:color w:val="FF0000"/>
                  </w:rPr>
                </w:rPrChange>
              </w:rPr>
            </w:pPr>
            <w:ins w:id="18096" w:author="Nguyen Ho Hai" w:date="2012-02-22T21:53:00Z">
              <w:r w:rsidRPr="0090418E">
                <w:rPr>
                  <w:color w:val="auto"/>
                  <w:rPrChange w:id="18097" w:author="Phuong Giang" w:date="2012-02-23T00:25:00Z">
                    <w:rPr>
                      <w:color w:val="FF0000"/>
                    </w:rPr>
                  </w:rPrChange>
                </w:rPr>
                <w:t>Facets</w:t>
              </w:r>
            </w:ins>
          </w:p>
        </w:tc>
        <w:tc>
          <w:tcPr>
            <w:tcW w:w="1170" w:type="dxa"/>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098" w:author="Nguyen Ho Hai" w:date="2012-02-22T21:53:00Z"/>
                <w:rPrChange w:id="18099" w:author="Phuong Giang" w:date="2012-02-23T00:25:00Z">
                  <w:rPr>
                    <w:ins w:id="18100" w:author="Nguyen Ho Hai" w:date="2012-02-22T21:53:00Z"/>
                    <w:b w:val="0"/>
                    <w:bCs w:val="0"/>
                    <w:color w:val="FF0000"/>
                  </w:rPr>
                </w:rPrChange>
              </w:rPr>
            </w:pPr>
            <w:ins w:id="18101" w:author="Nguyen Ho Hai" w:date="2012-02-22T21:53:00Z">
              <w:r w:rsidRPr="0090418E">
                <w:rPr>
                  <w:color w:val="auto"/>
                  <w:rPrChange w:id="18102" w:author="Phuong Giang" w:date="2012-02-23T00:25:00Z">
                    <w:rPr>
                      <w:color w:val="FF0000"/>
                    </w:rPr>
                  </w:rPrChange>
                </w:rPr>
                <w:t>Attribute</w:t>
              </w:r>
            </w:ins>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103"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104" w:author="Nguyen Ho Hai" w:date="2012-02-22T21:53:00Z"/>
          <w:trPrChange w:id="18105"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106" w:author="Phuong Giang" w:date="2012-02-23T00:25:00Z">
              <w:tcPr>
                <w:tcW w:w="975" w:type="dxa"/>
                <w:shd w:val="clear" w:color="auto" w:fill="auto"/>
              </w:tcPr>
            </w:tcPrChange>
          </w:tcPr>
          <w:p w:rsidR="00751F11" w:rsidRPr="006617AE" w:rsidRDefault="00751F11" w:rsidP="00995D66">
            <w:pPr>
              <w:rPr>
                <w:ins w:id="18107" w:author="Nguyen Ho Hai" w:date="2012-02-22T21:53:00Z"/>
                <w:b w:val="0"/>
                <w:bCs w:val="0"/>
              </w:rPr>
            </w:pPr>
            <w:ins w:id="18108" w:author="Nguyen Ho Hai" w:date="2012-02-22T21:53:00Z">
              <w:r w:rsidRPr="006617AE">
                <w:rPr>
                  <w:b w:val="0"/>
                  <w:bCs w:val="0"/>
                </w:rPr>
                <w:t>1</w:t>
              </w:r>
            </w:ins>
          </w:p>
        </w:tc>
        <w:tc>
          <w:tcPr>
            <w:tcW w:w="1440" w:type="dxa"/>
            <w:shd w:val="clear" w:color="auto" w:fill="auto"/>
            <w:tcPrChange w:id="18109" w:author="Phuong Giang" w:date="2012-02-23T00:25:00Z">
              <w:tcPr>
                <w:tcW w:w="1440" w:type="dxa"/>
                <w:gridSpan w:val="2"/>
                <w:shd w:val="clear" w:color="auto" w:fill="auto"/>
              </w:tcPr>
            </w:tcPrChange>
          </w:tcPr>
          <w:p w:rsidR="00751F11" w:rsidRPr="00FE676B" w:rsidRDefault="00751F11" w:rsidP="00995D66">
            <w:pPr>
              <w:cnfStyle w:val="000000000000" w:firstRow="0" w:lastRow="0" w:firstColumn="0" w:lastColumn="0" w:oddVBand="0" w:evenVBand="0" w:oddHBand="0" w:evenHBand="0" w:firstRowFirstColumn="0" w:firstRowLastColumn="0" w:lastRowFirstColumn="0" w:lastRowLastColumn="0"/>
              <w:rPr>
                <w:ins w:id="18110" w:author="Nguyen Ho Hai" w:date="2012-02-22T21:53:00Z"/>
              </w:rPr>
            </w:pPr>
            <w:ins w:id="18111" w:author="Nguyen Ho Hai" w:date="2012-02-22T21:53:00Z">
              <w:r>
                <w:t>1</w:t>
              </w:r>
            </w:ins>
          </w:p>
        </w:tc>
        <w:tc>
          <w:tcPr>
            <w:tcW w:w="2358" w:type="dxa"/>
            <w:shd w:val="clear" w:color="auto" w:fill="auto"/>
            <w:tcPrChange w:id="18112" w:author="Phuong Giang" w:date="2012-02-23T00:25:00Z">
              <w:tcPr>
                <w:tcW w:w="2358" w:type="dxa"/>
                <w:gridSpan w:val="2"/>
                <w:shd w:val="clear" w:color="auto" w:fill="auto"/>
              </w:tcPr>
            </w:tcPrChange>
          </w:tcPr>
          <w:p w:rsidR="00751F11" w:rsidRPr="00FE676B" w:rsidRDefault="00751F11" w:rsidP="00995D66">
            <w:pPr>
              <w:cnfStyle w:val="000000000000" w:firstRow="0" w:lastRow="0" w:firstColumn="0" w:lastColumn="0" w:oddVBand="0" w:evenVBand="0" w:oddHBand="0" w:evenHBand="0" w:firstRowFirstColumn="0" w:firstRowLastColumn="0" w:lastRowFirstColumn="0" w:lastRowLastColumn="0"/>
              <w:rPr>
                <w:ins w:id="18113" w:author="Nguyen Ho Hai" w:date="2012-02-22T21:53:00Z"/>
              </w:rPr>
            </w:pPr>
            <w:proofErr w:type="spellStart"/>
            <w:ins w:id="18114" w:author="Nguyen Ho Hai" w:date="2012-02-22T21:53:00Z">
              <w:r>
                <w:t>KnowledgeItems</w:t>
              </w:r>
              <w:proofErr w:type="spellEnd"/>
            </w:ins>
          </w:p>
        </w:tc>
        <w:tc>
          <w:tcPr>
            <w:tcW w:w="2340" w:type="dxa"/>
            <w:shd w:val="clear" w:color="auto" w:fill="auto"/>
            <w:tcPrChange w:id="18115" w:author="Phuong Giang" w:date="2012-02-23T00:25:00Z">
              <w:tcPr>
                <w:tcW w:w="2340"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16" w:author="Nguyen Ho Hai" w:date="2012-02-22T21:53:00Z"/>
              </w:rPr>
            </w:pPr>
            <w:ins w:id="18117" w:author="Nguyen Ho Hai" w:date="2012-02-22T21:53:00Z">
              <w:r>
                <w:t xml:space="preserve">The root element of XML document, </w:t>
              </w:r>
              <w:r>
                <w:lastRenderedPageBreak/>
                <w:t>contains sub-</w:t>
              </w:r>
              <w:proofErr w:type="spellStart"/>
              <w:r>
                <w:t>KnowledgeItem</w:t>
              </w:r>
              <w:proofErr w:type="spellEnd"/>
              <w:r>
                <w:t xml:space="preserve"> elements</w:t>
              </w:r>
            </w:ins>
          </w:p>
        </w:tc>
        <w:tc>
          <w:tcPr>
            <w:tcW w:w="1824" w:type="dxa"/>
            <w:shd w:val="clear" w:color="auto" w:fill="auto"/>
            <w:tcPrChange w:id="18118" w:author="Phuong Giang" w:date="2012-02-23T00:25:00Z">
              <w:tcPr>
                <w:tcW w:w="1824"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19" w:author="Nguyen Ho Hai" w:date="2012-02-22T21:53:00Z"/>
              </w:rPr>
            </w:pPr>
            <w:ins w:id="18120" w:author="Nguyen Ho Hai" w:date="2012-02-22T21:53:00Z">
              <w:r>
                <w:lastRenderedPageBreak/>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21" w:author="Nguyen Ho Hai" w:date="2012-02-22T21:53:00Z"/>
              </w:rPr>
            </w:pPr>
            <w:ins w:id="18122" w:author="Nguyen Ho Hai" w:date="2012-02-22T21:53:00Z">
              <w:r>
                <w:t>Max: 1</w:t>
              </w:r>
            </w:ins>
          </w:p>
        </w:tc>
        <w:tc>
          <w:tcPr>
            <w:tcW w:w="925" w:type="dxa"/>
            <w:shd w:val="clear" w:color="auto" w:fill="auto"/>
            <w:tcPrChange w:id="18123" w:author="Phuong Giang" w:date="2012-02-23T00:25:00Z">
              <w:tcPr>
                <w:tcW w:w="925"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24" w:author="Nguyen Ho Hai" w:date="2012-02-22T21:53:00Z"/>
              </w:rPr>
            </w:pPr>
          </w:p>
        </w:tc>
        <w:tc>
          <w:tcPr>
            <w:tcW w:w="1170" w:type="dxa"/>
            <w:shd w:val="clear" w:color="auto" w:fill="auto"/>
            <w:tcPrChange w:id="18125"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26" w:author="Nguyen Ho Hai" w:date="2012-02-22T21:53:00Z"/>
              </w:rPr>
            </w:pPr>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127"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128" w:author="Nguyen Ho Hai" w:date="2012-02-22T21:53:00Z"/>
          <w:trPrChange w:id="18129"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130" w:author="Phuong Giang" w:date="2012-02-23T00:25:00Z">
              <w:tcPr>
                <w:tcW w:w="975" w:type="dxa"/>
                <w:shd w:val="clear" w:color="auto" w:fill="auto"/>
              </w:tcPr>
            </w:tcPrChange>
          </w:tcPr>
          <w:p w:rsidR="00751F11" w:rsidRPr="006617AE" w:rsidRDefault="00751F11" w:rsidP="00995D66">
            <w:pPr>
              <w:rPr>
                <w:ins w:id="18131" w:author="Nguyen Ho Hai" w:date="2012-02-22T21:53:00Z"/>
                <w:b w:val="0"/>
                <w:bCs w:val="0"/>
              </w:rPr>
            </w:pPr>
            <w:ins w:id="18132" w:author="Nguyen Ho Hai" w:date="2012-02-22T21:53:00Z">
              <w:r w:rsidRPr="006617AE">
                <w:rPr>
                  <w:b w:val="0"/>
                  <w:bCs w:val="0"/>
                </w:rPr>
                <w:lastRenderedPageBreak/>
                <w:t>2</w:t>
              </w:r>
            </w:ins>
          </w:p>
        </w:tc>
        <w:tc>
          <w:tcPr>
            <w:tcW w:w="1440" w:type="dxa"/>
            <w:shd w:val="clear" w:color="auto" w:fill="auto"/>
            <w:tcPrChange w:id="18133" w:author="Phuong Giang" w:date="2012-02-23T00:25:00Z">
              <w:tcPr>
                <w:tcW w:w="1440" w:type="dxa"/>
                <w:gridSpan w:val="2"/>
                <w:shd w:val="clear" w:color="auto" w:fill="auto"/>
              </w:tcPr>
            </w:tcPrChange>
          </w:tcPr>
          <w:p w:rsidR="00751F11" w:rsidRPr="00FE676B" w:rsidRDefault="00751F11" w:rsidP="00995D66">
            <w:pPr>
              <w:cnfStyle w:val="000000000000" w:firstRow="0" w:lastRow="0" w:firstColumn="0" w:lastColumn="0" w:oddVBand="0" w:evenVBand="0" w:oddHBand="0" w:evenHBand="0" w:firstRowFirstColumn="0" w:firstRowLastColumn="0" w:lastRowFirstColumn="0" w:lastRowLastColumn="0"/>
              <w:rPr>
                <w:ins w:id="18134" w:author="Nguyen Ho Hai" w:date="2012-02-22T21:53:00Z"/>
              </w:rPr>
            </w:pPr>
            <w:ins w:id="18135" w:author="Nguyen Ho Hai" w:date="2012-02-22T21:53:00Z">
              <w:r>
                <w:t>1.1</w:t>
              </w:r>
            </w:ins>
          </w:p>
        </w:tc>
        <w:tc>
          <w:tcPr>
            <w:tcW w:w="2358" w:type="dxa"/>
            <w:shd w:val="clear" w:color="auto" w:fill="auto"/>
            <w:tcPrChange w:id="18136" w:author="Phuong Giang" w:date="2012-02-23T00:25:00Z">
              <w:tcPr>
                <w:tcW w:w="2358" w:type="dxa"/>
                <w:gridSpan w:val="2"/>
                <w:shd w:val="clear" w:color="auto" w:fill="auto"/>
              </w:tcPr>
            </w:tcPrChange>
          </w:tcPr>
          <w:p w:rsidR="00751F11" w:rsidRPr="006617AE" w:rsidRDefault="00751F11" w:rsidP="00995D66">
            <w:pPr>
              <w:cnfStyle w:val="000000000000" w:firstRow="0" w:lastRow="0" w:firstColumn="0" w:lastColumn="0" w:oddVBand="0" w:evenVBand="0" w:oddHBand="0" w:evenHBand="0" w:firstRowFirstColumn="0" w:firstRowLastColumn="0" w:lastRowFirstColumn="0" w:lastRowLastColumn="0"/>
              <w:rPr>
                <w:ins w:id="18137" w:author="Nguyen Ho Hai" w:date="2012-02-22T21:53:00Z"/>
                <w:b/>
              </w:rPr>
            </w:pPr>
            <w:proofErr w:type="spellStart"/>
            <w:ins w:id="18138" w:author="Nguyen Ho Hai" w:date="2012-02-22T21:53:00Z">
              <w:r>
                <w:t>KnowledgeItem</w:t>
              </w:r>
              <w:proofErr w:type="spellEnd"/>
            </w:ins>
          </w:p>
        </w:tc>
        <w:tc>
          <w:tcPr>
            <w:tcW w:w="2340" w:type="dxa"/>
            <w:shd w:val="clear" w:color="auto" w:fill="auto"/>
            <w:tcPrChange w:id="18139" w:author="Phuong Giang" w:date="2012-02-23T00:25:00Z">
              <w:tcPr>
                <w:tcW w:w="2340"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40" w:author="Nguyen Ho Hai" w:date="2012-02-22T21:53:00Z"/>
              </w:rPr>
            </w:pPr>
            <w:ins w:id="18141" w:author="Nguyen Ho Hai" w:date="2012-02-22T21:53:00Z">
              <w:r>
                <w:t xml:space="preserve">The </w:t>
              </w:r>
              <w:proofErr w:type="spellStart"/>
              <w:r>
                <w:t>KnowledgeItem</w:t>
              </w:r>
              <w:proofErr w:type="spellEnd"/>
              <w:r>
                <w:t xml:space="preserve"> element</w:t>
              </w:r>
            </w:ins>
          </w:p>
        </w:tc>
        <w:tc>
          <w:tcPr>
            <w:tcW w:w="1824" w:type="dxa"/>
            <w:shd w:val="clear" w:color="auto" w:fill="auto"/>
            <w:tcPrChange w:id="18142" w:author="Phuong Giang" w:date="2012-02-23T00:25:00Z">
              <w:tcPr>
                <w:tcW w:w="1824"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43" w:author="Nguyen Ho Hai" w:date="2012-02-22T21:53:00Z"/>
              </w:rPr>
            </w:pPr>
            <w:ins w:id="18144" w:author="Nguyen Ho Hai" w:date="2012-02-22T21:53:00Z">
              <w:r>
                <w:t>Min: 0</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45" w:author="Nguyen Ho Hai" w:date="2012-02-22T21:53:00Z"/>
              </w:rPr>
            </w:pPr>
            <w:ins w:id="18146" w:author="Nguyen Ho Hai" w:date="2012-02-22T21:53:00Z">
              <w:r>
                <w:t>Max: unbounded</w:t>
              </w:r>
            </w:ins>
          </w:p>
        </w:tc>
        <w:tc>
          <w:tcPr>
            <w:tcW w:w="925" w:type="dxa"/>
            <w:shd w:val="clear" w:color="auto" w:fill="auto"/>
            <w:tcPrChange w:id="18147" w:author="Phuong Giang" w:date="2012-02-23T00:25:00Z">
              <w:tcPr>
                <w:tcW w:w="925"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48" w:author="Nguyen Ho Hai" w:date="2012-02-22T21:53:00Z"/>
              </w:rPr>
            </w:pPr>
          </w:p>
        </w:tc>
        <w:tc>
          <w:tcPr>
            <w:tcW w:w="1170" w:type="dxa"/>
            <w:shd w:val="clear" w:color="auto" w:fill="auto"/>
            <w:tcPrChange w:id="18149"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50" w:author="Nguyen Ho Hai" w:date="2012-02-22T21:53:00Z"/>
              </w:rPr>
            </w:pPr>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151"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152" w:author="Nguyen Ho Hai" w:date="2012-02-22T21:53:00Z"/>
          <w:trPrChange w:id="18153"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154" w:author="Phuong Giang" w:date="2012-02-23T00:25:00Z">
              <w:tcPr>
                <w:tcW w:w="975" w:type="dxa"/>
                <w:shd w:val="clear" w:color="auto" w:fill="auto"/>
              </w:tcPr>
            </w:tcPrChange>
          </w:tcPr>
          <w:p w:rsidR="00751F11" w:rsidRPr="006617AE" w:rsidRDefault="00751F11" w:rsidP="00995D66">
            <w:pPr>
              <w:rPr>
                <w:ins w:id="18155" w:author="Nguyen Ho Hai" w:date="2012-02-22T21:53:00Z"/>
                <w:b w:val="0"/>
                <w:bCs w:val="0"/>
              </w:rPr>
            </w:pPr>
            <w:ins w:id="18156" w:author="Nguyen Ho Hai" w:date="2012-02-22T21:53:00Z">
              <w:r w:rsidRPr="006617AE">
                <w:rPr>
                  <w:b w:val="0"/>
                  <w:bCs w:val="0"/>
                </w:rPr>
                <w:t>3</w:t>
              </w:r>
            </w:ins>
          </w:p>
        </w:tc>
        <w:tc>
          <w:tcPr>
            <w:tcW w:w="1440" w:type="dxa"/>
            <w:shd w:val="clear" w:color="auto" w:fill="auto"/>
            <w:tcPrChange w:id="18157" w:author="Phuong Giang" w:date="2012-02-23T00:25:00Z">
              <w:tcPr>
                <w:tcW w:w="1440"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158" w:author="Nguyen Ho Hai" w:date="2012-02-22T21:53:00Z"/>
              </w:rPr>
            </w:pPr>
            <w:ins w:id="18159" w:author="Nguyen Ho Hai" w:date="2012-02-22T21:53:00Z">
              <w:r>
                <w:t>1.1.1</w:t>
              </w:r>
            </w:ins>
          </w:p>
        </w:tc>
        <w:tc>
          <w:tcPr>
            <w:tcW w:w="2358" w:type="dxa"/>
            <w:shd w:val="clear" w:color="auto" w:fill="auto"/>
            <w:tcPrChange w:id="18160" w:author="Phuong Giang" w:date="2012-02-23T00:25:00Z">
              <w:tcPr>
                <w:tcW w:w="2358"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161" w:author="Nguyen Ho Hai" w:date="2012-02-22T21:53:00Z"/>
              </w:rPr>
            </w:pPr>
            <w:ins w:id="18162" w:author="Nguyen Ho Hai" w:date="2012-02-22T21:53:00Z">
              <w:r>
                <w:t>ID</w:t>
              </w:r>
            </w:ins>
          </w:p>
        </w:tc>
        <w:tc>
          <w:tcPr>
            <w:tcW w:w="2340" w:type="dxa"/>
            <w:shd w:val="clear" w:color="auto" w:fill="auto"/>
            <w:tcPrChange w:id="18163" w:author="Phuong Giang" w:date="2012-02-23T00:25:00Z">
              <w:tcPr>
                <w:tcW w:w="2340" w:type="dxa"/>
                <w:gridSpan w:val="3"/>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64" w:author="Nguyen Ho Hai" w:date="2012-02-22T21:53:00Z"/>
              </w:rPr>
            </w:pPr>
            <w:ins w:id="18165" w:author="Nguyen Ho Hai" w:date="2012-02-22T21:53:00Z">
              <w:r>
                <w:t xml:space="preserve">The ID of </w:t>
              </w:r>
              <w:proofErr w:type="spellStart"/>
              <w:r>
                <w:t>KnowledgeItem</w:t>
              </w:r>
              <w:proofErr w:type="spellEnd"/>
            </w:ins>
          </w:p>
        </w:tc>
        <w:tc>
          <w:tcPr>
            <w:tcW w:w="1824" w:type="dxa"/>
            <w:shd w:val="clear" w:color="auto" w:fill="auto"/>
            <w:tcPrChange w:id="18166" w:author="Phuong Giang" w:date="2012-02-23T00:25:00Z">
              <w:tcPr>
                <w:tcW w:w="1824"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67" w:author="Nguyen Ho Hai" w:date="2012-02-22T21:53:00Z"/>
              </w:rPr>
            </w:pPr>
            <w:ins w:id="18168"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69" w:author="Nguyen Ho Hai" w:date="2012-02-22T21:53:00Z"/>
              </w:rPr>
            </w:pPr>
            <w:ins w:id="18170" w:author="Nguyen Ho Hai" w:date="2012-02-22T21:53:00Z">
              <w:r>
                <w:t>Max:1</w:t>
              </w:r>
            </w:ins>
          </w:p>
        </w:tc>
        <w:tc>
          <w:tcPr>
            <w:tcW w:w="925" w:type="dxa"/>
            <w:shd w:val="clear" w:color="auto" w:fill="auto"/>
            <w:tcPrChange w:id="18171" w:author="Phuong Giang" w:date="2012-02-23T00:25:00Z">
              <w:tcPr>
                <w:tcW w:w="925"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72" w:author="Nguyen Ho Hai" w:date="2012-02-22T21:53:00Z"/>
              </w:rPr>
            </w:pPr>
          </w:p>
        </w:tc>
        <w:tc>
          <w:tcPr>
            <w:tcW w:w="1170" w:type="dxa"/>
            <w:shd w:val="clear" w:color="auto" w:fill="auto"/>
            <w:tcPrChange w:id="18173"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74" w:author="Nguyen Ho Hai" w:date="2012-02-22T21:53:00Z"/>
              </w:rPr>
            </w:pPr>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175"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176" w:author="Nguyen Ho Hai" w:date="2012-02-22T21:53:00Z"/>
          <w:trPrChange w:id="18177"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178" w:author="Phuong Giang" w:date="2012-02-23T00:25:00Z">
              <w:tcPr>
                <w:tcW w:w="975" w:type="dxa"/>
                <w:shd w:val="clear" w:color="auto" w:fill="auto"/>
              </w:tcPr>
            </w:tcPrChange>
          </w:tcPr>
          <w:p w:rsidR="00751F11" w:rsidRPr="006617AE" w:rsidRDefault="00751F11" w:rsidP="00995D66">
            <w:pPr>
              <w:rPr>
                <w:ins w:id="18179" w:author="Nguyen Ho Hai" w:date="2012-02-22T21:53:00Z"/>
                <w:b w:val="0"/>
                <w:bCs w:val="0"/>
              </w:rPr>
            </w:pPr>
            <w:ins w:id="18180" w:author="Nguyen Ho Hai" w:date="2012-02-22T21:53:00Z">
              <w:r w:rsidRPr="006617AE">
                <w:rPr>
                  <w:b w:val="0"/>
                  <w:bCs w:val="0"/>
                </w:rPr>
                <w:t>4</w:t>
              </w:r>
            </w:ins>
          </w:p>
        </w:tc>
        <w:tc>
          <w:tcPr>
            <w:tcW w:w="1440" w:type="dxa"/>
            <w:shd w:val="clear" w:color="auto" w:fill="auto"/>
            <w:tcPrChange w:id="18181" w:author="Phuong Giang" w:date="2012-02-23T00:25:00Z">
              <w:tcPr>
                <w:tcW w:w="1440"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182" w:author="Nguyen Ho Hai" w:date="2012-02-22T21:53:00Z"/>
              </w:rPr>
            </w:pPr>
            <w:ins w:id="18183" w:author="Nguyen Ho Hai" w:date="2012-02-22T21:53:00Z">
              <w:r>
                <w:t>1.1.2</w:t>
              </w:r>
            </w:ins>
          </w:p>
        </w:tc>
        <w:tc>
          <w:tcPr>
            <w:tcW w:w="2358" w:type="dxa"/>
            <w:shd w:val="clear" w:color="auto" w:fill="auto"/>
            <w:tcPrChange w:id="18184" w:author="Phuong Giang" w:date="2012-02-23T00:25:00Z">
              <w:tcPr>
                <w:tcW w:w="2358"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185" w:author="Nguyen Ho Hai" w:date="2012-02-22T21:53:00Z"/>
              </w:rPr>
            </w:pPr>
            <w:ins w:id="18186" w:author="Nguyen Ho Hai" w:date="2012-02-22T21:53:00Z">
              <w:r>
                <w:t>Class</w:t>
              </w:r>
            </w:ins>
          </w:p>
        </w:tc>
        <w:tc>
          <w:tcPr>
            <w:tcW w:w="2340" w:type="dxa"/>
            <w:shd w:val="clear" w:color="auto" w:fill="auto"/>
            <w:tcPrChange w:id="18187" w:author="Phuong Giang" w:date="2012-02-23T00:25:00Z">
              <w:tcPr>
                <w:tcW w:w="2340" w:type="dxa"/>
                <w:gridSpan w:val="3"/>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88" w:author="Nguyen Ho Hai" w:date="2012-02-22T21:53:00Z"/>
              </w:rPr>
            </w:pPr>
            <w:ins w:id="18189" w:author="Nguyen Ho Hai" w:date="2012-02-22T21:53:00Z">
              <w:r>
                <w:t>The class level that Knowledge Items belong to, ranges from 1 to 5</w:t>
              </w:r>
            </w:ins>
          </w:p>
        </w:tc>
        <w:tc>
          <w:tcPr>
            <w:tcW w:w="1824" w:type="dxa"/>
            <w:shd w:val="clear" w:color="auto" w:fill="auto"/>
            <w:tcPrChange w:id="18190" w:author="Phuong Giang" w:date="2012-02-23T00:25:00Z">
              <w:tcPr>
                <w:tcW w:w="1824"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91" w:author="Nguyen Ho Hai" w:date="2012-02-22T21:53:00Z"/>
              </w:rPr>
            </w:pPr>
            <w:ins w:id="18192" w:author="Nguyen Ho Hai" w:date="2012-02-22T21:53:00Z">
              <w:r>
                <w:t>Min: 1</w:t>
              </w:r>
            </w:ins>
          </w:p>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93" w:author="Nguyen Ho Hai" w:date="2012-02-22T21:53:00Z"/>
              </w:rPr>
            </w:pPr>
            <w:ins w:id="18194" w:author="Nguyen Ho Hai" w:date="2012-02-22T21:53:00Z">
              <w:r w:rsidRPr="00717D01">
                <w:t>Max: 1</w:t>
              </w:r>
            </w:ins>
          </w:p>
        </w:tc>
        <w:tc>
          <w:tcPr>
            <w:tcW w:w="925" w:type="dxa"/>
            <w:shd w:val="clear" w:color="auto" w:fill="auto"/>
            <w:tcPrChange w:id="18195" w:author="Phuong Giang" w:date="2012-02-23T00:25:00Z">
              <w:tcPr>
                <w:tcW w:w="925"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96" w:author="Nguyen Ho Hai" w:date="2012-02-22T21:53:00Z"/>
              </w:rPr>
            </w:pPr>
          </w:p>
        </w:tc>
        <w:tc>
          <w:tcPr>
            <w:tcW w:w="1170" w:type="dxa"/>
            <w:shd w:val="clear" w:color="auto" w:fill="auto"/>
            <w:tcPrChange w:id="18197"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198" w:author="Nguyen Ho Hai" w:date="2012-02-22T21:53:00Z"/>
              </w:rPr>
            </w:pPr>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199"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200" w:author="Nguyen Ho Hai" w:date="2012-02-22T21:53:00Z"/>
          <w:trPrChange w:id="18201"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202" w:author="Phuong Giang" w:date="2012-02-23T00:25:00Z">
              <w:tcPr>
                <w:tcW w:w="975" w:type="dxa"/>
                <w:shd w:val="clear" w:color="auto" w:fill="auto"/>
              </w:tcPr>
            </w:tcPrChange>
          </w:tcPr>
          <w:p w:rsidR="00751F11" w:rsidRPr="006617AE" w:rsidRDefault="00751F11" w:rsidP="00995D66">
            <w:pPr>
              <w:rPr>
                <w:ins w:id="18203" w:author="Nguyen Ho Hai" w:date="2012-02-22T21:53:00Z"/>
                <w:b w:val="0"/>
                <w:bCs w:val="0"/>
              </w:rPr>
            </w:pPr>
            <w:ins w:id="18204" w:author="Nguyen Ho Hai" w:date="2012-02-22T21:53:00Z">
              <w:r w:rsidRPr="006617AE">
                <w:rPr>
                  <w:b w:val="0"/>
                  <w:bCs w:val="0"/>
                </w:rPr>
                <w:t>5</w:t>
              </w:r>
            </w:ins>
          </w:p>
        </w:tc>
        <w:tc>
          <w:tcPr>
            <w:tcW w:w="1440" w:type="dxa"/>
            <w:shd w:val="clear" w:color="auto" w:fill="auto"/>
            <w:tcPrChange w:id="18205" w:author="Phuong Giang" w:date="2012-02-23T00:25:00Z">
              <w:tcPr>
                <w:tcW w:w="1440"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206" w:author="Nguyen Ho Hai" w:date="2012-02-22T21:53:00Z"/>
              </w:rPr>
            </w:pPr>
            <w:ins w:id="18207" w:author="Nguyen Ho Hai" w:date="2012-02-22T21:53:00Z">
              <w:r>
                <w:t>1.1.3</w:t>
              </w:r>
            </w:ins>
          </w:p>
        </w:tc>
        <w:tc>
          <w:tcPr>
            <w:tcW w:w="2358" w:type="dxa"/>
            <w:shd w:val="clear" w:color="auto" w:fill="auto"/>
            <w:tcPrChange w:id="18208" w:author="Phuong Giang" w:date="2012-02-23T00:25:00Z">
              <w:tcPr>
                <w:tcW w:w="2358"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209" w:author="Nguyen Ho Hai" w:date="2012-02-22T21:53:00Z"/>
              </w:rPr>
            </w:pPr>
            <w:ins w:id="18210" w:author="Nguyen Ho Hai" w:date="2012-02-22T21:53:00Z">
              <w:r>
                <w:t>Subject</w:t>
              </w:r>
            </w:ins>
          </w:p>
        </w:tc>
        <w:tc>
          <w:tcPr>
            <w:tcW w:w="2340" w:type="dxa"/>
            <w:shd w:val="clear" w:color="auto" w:fill="auto"/>
            <w:tcPrChange w:id="18211" w:author="Phuong Giang" w:date="2012-02-23T00:25:00Z">
              <w:tcPr>
                <w:tcW w:w="2340"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12" w:author="Nguyen Ho Hai" w:date="2012-02-22T21:53:00Z"/>
              </w:rPr>
            </w:pPr>
            <w:ins w:id="18213" w:author="Nguyen Ho Hai" w:date="2012-02-22T21:53:00Z">
              <w:r>
                <w:t>The subject that Knowledge Items belong to: Math, Physics or Chemistry …</w:t>
              </w:r>
            </w:ins>
          </w:p>
        </w:tc>
        <w:tc>
          <w:tcPr>
            <w:tcW w:w="1824" w:type="dxa"/>
            <w:shd w:val="clear" w:color="auto" w:fill="auto"/>
            <w:tcPrChange w:id="18214" w:author="Phuong Giang" w:date="2012-02-23T00:25:00Z">
              <w:tcPr>
                <w:tcW w:w="1824"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15" w:author="Nguyen Ho Hai" w:date="2012-02-22T21:53:00Z"/>
              </w:rPr>
            </w:pPr>
            <w:ins w:id="18216" w:author="Nguyen Ho Hai" w:date="2012-02-22T21:53:00Z">
              <w:r w:rsidRPr="00717D01">
                <w:t>Min</w:t>
              </w:r>
              <w:r>
                <w:t>: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17" w:author="Nguyen Ho Hai" w:date="2012-02-22T21:53:00Z"/>
              </w:rPr>
            </w:pPr>
            <w:ins w:id="18218" w:author="Nguyen Ho Hai" w:date="2012-02-22T21:53:00Z">
              <w:r w:rsidRPr="00717D01">
                <w:t xml:space="preserve">Max: </w:t>
              </w:r>
              <w:r>
                <w:t>1</w:t>
              </w:r>
            </w:ins>
          </w:p>
        </w:tc>
        <w:tc>
          <w:tcPr>
            <w:tcW w:w="925" w:type="dxa"/>
            <w:shd w:val="clear" w:color="auto" w:fill="auto"/>
            <w:tcPrChange w:id="18219" w:author="Phuong Giang" w:date="2012-02-23T00:25:00Z">
              <w:tcPr>
                <w:tcW w:w="925"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20" w:author="Nguyen Ho Hai" w:date="2012-02-22T21:53:00Z"/>
              </w:rPr>
            </w:pPr>
          </w:p>
        </w:tc>
        <w:tc>
          <w:tcPr>
            <w:tcW w:w="1170" w:type="dxa"/>
            <w:shd w:val="clear" w:color="auto" w:fill="auto"/>
            <w:tcPrChange w:id="18221"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22" w:author="Nguyen Ho Hai" w:date="2012-02-22T21:53:00Z"/>
              </w:rPr>
            </w:pPr>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223"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224" w:author="Nguyen Ho Hai" w:date="2012-02-22T21:53:00Z"/>
          <w:trPrChange w:id="18225"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226" w:author="Phuong Giang" w:date="2012-02-23T00:25:00Z">
              <w:tcPr>
                <w:tcW w:w="975" w:type="dxa"/>
                <w:shd w:val="clear" w:color="auto" w:fill="auto"/>
              </w:tcPr>
            </w:tcPrChange>
          </w:tcPr>
          <w:p w:rsidR="00751F11" w:rsidRPr="006617AE" w:rsidRDefault="00751F11" w:rsidP="00995D66">
            <w:pPr>
              <w:rPr>
                <w:ins w:id="18227" w:author="Nguyen Ho Hai" w:date="2012-02-22T21:53:00Z"/>
                <w:b w:val="0"/>
                <w:bCs w:val="0"/>
              </w:rPr>
            </w:pPr>
            <w:ins w:id="18228" w:author="Nguyen Ho Hai" w:date="2012-02-22T21:53:00Z">
              <w:r w:rsidRPr="006617AE">
                <w:rPr>
                  <w:b w:val="0"/>
                  <w:bCs w:val="0"/>
                </w:rPr>
                <w:t>6</w:t>
              </w:r>
            </w:ins>
          </w:p>
        </w:tc>
        <w:tc>
          <w:tcPr>
            <w:tcW w:w="1440" w:type="dxa"/>
            <w:shd w:val="clear" w:color="auto" w:fill="auto"/>
            <w:tcPrChange w:id="18229" w:author="Phuong Giang" w:date="2012-02-23T00:25:00Z">
              <w:tcPr>
                <w:tcW w:w="1440"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230" w:author="Nguyen Ho Hai" w:date="2012-02-22T21:53:00Z"/>
              </w:rPr>
            </w:pPr>
            <w:ins w:id="18231" w:author="Nguyen Ho Hai" w:date="2012-02-22T21:53:00Z">
              <w:r>
                <w:t>1.1.4</w:t>
              </w:r>
            </w:ins>
          </w:p>
        </w:tc>
        <w:tc>
          <w:tcPr>
            <w:tcW w:w="2358" w:type="dxa"/>
            <w:shd w:val="clear" w:color="auto" w:fill="auto"/>
            <w:tcPrChange w:id="18232" w:author="Phuong Giang" w:date="2012-02-23T00:25:00Z">
              <w:tcPr>
                <w:tcW w:w="2358"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233" w:author="Nguyen Ho Hai" w:date="2012-02-22T21:53:00Z"/>
              </w:rPr>
            </w:pPr>
            <w:ins w:id="18234" w:author="Nguyen Ho Hai" w:date="2012-02-22T21:53:00Z">
              <w:r>
                <w:t>Topic</w:t>
              </w:r>
            </w:ins>
          </w:p>
        </w:tc>
        <w:tc>
          <w:tcPr>
            <w:tcW w:w="2340" w:type="dxa"/>
            <w:shd w:val="clear" w:color="auto" w:fill="auto"/>
            <w:tcPrChange w:id="18235" w:author="Phuong Giang" w:date="2012-02-23T00:25:00Z">
              <w:tcPr>
                <w:tcW w:w="2340" w:type="dxa"/>
                <w:gridSpan w:val="3"/>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36" w:author="Nguyen Ho Hai" w:date="2012-02-22T21:53:00Z"/>
              </w:rPr>
            </w:pPr>
            <w:ins w:id="18237" w:author="Nguyen Ho Hai" w:date="2012-02-22T21:53:00Z">
              <w:r>
                <w:t xml:space="preserve">The topic that the Knowledge Item belong </w:t>
              </w:r>
              <w:proofErr w:type="spellStart"/>
              <w:r>
                <w:t>to.It</w:t>
              </w:r>
              <w:proofErr w:type="spellEnd"/>
              <w:r>
                <w:t xml:space="preserve"> has the Number attribute</w:t>
              </w:r>
            </w:ins>
          </w:p>
        </w:tc>
        <w:tc>
          <w:tcPr>
            <w:tcW w:w="1824" w:type="dxa"/>
            <w:shd w:val="clear" w:color="auto" w:fill="auto"/>
            <w:tcPrChange w:id="18238" w:author="Phuong Giang" w:date="2012-02-23T00:25:00Z">
              <w:tcPr>
                <w:tcW w:w="1824"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39" w:author="Nguyen Ho Hai" w:date="2012-02-22T21:53:00Z"/>
              </w:rPr>
            </w:pPr>
            <w:ins w:id="18240" w:author="Nguyen Ho Hai" w:date="2012-02-22T21:53:00Z">
              <w:r>
                <w:t>Min: 1</w:t>
              </w:r>
            </w:ins>
          </w:p>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41" w:author="Nguyen Ho Hai" w:date="2012-02-22T21:53:00Z"/>
              </w:rPr>
            </w:pPr>
            <w:ins w:id="18242" w:author="Nguyen Ho Hai" w:date="2012-02-22T21:53:00Z">
              <w:r w:rsidRPr="00717D01">
                <w:t>Max: 1</w:t>
              </w:r>
            </w:ins>
          </w:p>
        </w:tc>
        <w:tc>
          <w:tcPr>
            <w:tcW w:w="925" w:type="dxa"/>
            <w:shd w:val="clear" w:color="auto" w:fill="auto"/>
            <w:tcPrChange w:id="18243" w:author="Phuong Giang" w:date="2012-02-23T00:25:00Z">
              <w:tcPr>
                <w:tcW w:w="925"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44" w:author="Nguyen Ho Hai" w:date="2012-02-22T21:53:00Z"/>
              </w:rPr>
            </w:pPr>
          </w:p>
        </w:tc>
        <w:tc>
          <w:tcPr>
            <w:tcW w:w="1170" w:type="dxa"/>
            <w:shd w:val="clear" w:color="auto" w:fill="auto"/>
            <w:tcPrChange w:id="18245"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46" w:author="Nguyen Ho Hai" w:date="2012-02-22T21:53:00Z"/>
              </w:rPr>
            </w:pPr>
            <w:ins w:id="18247" w:author="Nguyen Ho Hai" w:date="2012-02-22T21:53:00Z">
              <w:r>
                <w:t>Number</w:t>
              </w:r>
            </w:ins>
          </w:p>
        </w:tc>
      </w:tr>
      <w:tr w:rsidR="00751F11" w:rsidTr="0090418E">
        <w:tblPrEx>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Change w:id="18248" w:author="Phuong Giang" w:date="2012-02-23T00:25:00Z">
            <w:tblPrEx>
              <w:tblW w:w="11032" w:type="dxa"/>
              <w:jc w:val="center"/>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Ex>
          </w:tblPrExChange>
        </w:tblPrEx>
        <w:trPr>
          <w:ins w:id="18249" w:author="Nguyen Ho Hai" w:date="2012-02-22T21:53:00Z"/>
          <w:trPrChange w:id="18250" w:author="Phuong Giang" w:date="2012-02-23T00:25:00Z">
            <w:trPr>
              <w:gridBefore w:val="4"/>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251" w:author="Phuong Giang" w:date="2012-02-23T00:25:00Z">
              <w:tcPr>
                <w:tcW w:w="975" w:type="dxa"/>
                <w:shd w:val="clear" w:color="auto" w:fill="auto"/>
              </w:tcPr>
            </w:tcPrChange>
          </w:tcPr>
          <w:p w:rsidR="00751F11" w:rsidRPr="006617AE" w:rsidRDefault="00751F11" w:rsidP="00995D66">
            <w:pPr>
              <w:rPr>
                <w:ins w:id="18252" w:author="Nguyen Ho Hai" w:date="2012-02-22T21:53:00Z"/>
                <w:b w:val="0"/>
                <w:bCs w:val="0"/>
              </w:rPr>
            </w:pPr>
            <w:ins w:id="18253" w:author="Nguyen Ho Hai" w:date="2012-02-22T21:53:00Z">
              <w:r w:rsidRPr="006617AE">
                <w:rPr>
                  <w:b w:val="0"/>
                  <w:bCs w:val="0"/>
                </w:rPr>
                <w:t>7</w:t>
              </w:r>
            </w:ins>
          </w:p>
        </w:tc>
        <w:tc>
          <w:tcPr>
            <w:tcW w:w="1440" w:type="dxa"/>
            <w:shd w:val="clear" w:color="auto" w:fill="auto"/>
            <w:tcPrChange w:id="18254" w:author="Phuong Giang" w:date="2012-02-23T00:25:00Z">
              <w:tcPr>
                <w:tcW w:w="1440"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255" w:author="Nguyen Ho Hai" w:date="2012-02-22T21:53:00Z"/>
              </w:rPr>
            </w:pPr>
            <w:ins w:id="18256" w:author="Nguyen Ho Hai" w:date="2012-02-22T21:53:00Z">
              <w:r>
                <w:t>1.1.5</w:t>
              </w:r>
            </w:ins>
          </w:p>
        </w:tc>
        <w:tc>
          <w:tcPr>
            <w:tcW w:w="2358" w:type="dxa"/>
            <w:shd w:val="clear" w:color="auto" w:fill="auto"/>
            <w:tcPrChange w:id="18257" w:author="Phuong Giang" w:date="2012-02-23T00:25:00Z">
              <w:tcPr>
                <w:tcW w:w="2358" w:type="dxa"/>
                <w:gridSpan w:val="2"/>
                <w:shd w:val="clear" w:color="auto" w:fill="auto"/>
              </w:tcPr>
            </w:tcPrChange>
          </w:tcPr>
          <w:p w:rsidR="00751F11" w:rsidRPr="00717D01" w:rsidRDefault="00751F11" w:rsidP="00995D66">
            <w:pPr>
              <w:cnfStyle w:val="000000000000" w:firstRow="0" w:lastRow="0" w:firstColumn="0" w:lastColumn="0" w:oddVBand="0" w:evenVBand="0" w:oddHBand="0" w:evenHBand="0" w:firstRowFirstColumn="0" w:firstRowLastColumn="0" w:lastRowFirstColumn="0" w:lastRowLastColumn="0"/>
              <w:rPr>
                <w:ins w:id="18258" w:author="Nguyen Ho Hai" w:date="2012-02-22T21:53:00Z"/>
              </w:rPr>
            </w:pPr>
            <w:ins w:id="18259" w:author="Nguyen Ho Hai" w:date="2012-02-22T21:53:00Z">
              <w:r>
                <w:t>Content</w:t>
              </w:r>
            </w:ins>
          </w:p>
        </w:tc>
        <w:tc>
          <w:tcPr>
            <w:tcW w:w="2340" w:type="dxa"/>
            <w:shd w:val="clear" w:color="auto" w:fill="auto"/>
            <w:tcPrChange w:id="18260" w:author="Phuong Giang" w:date="2012-02-23T00:25:00Z">
              <w:tcPr>
                <w:tcW w:w="2340" w:type="dxa"/>
                <w:gridSpan w:val="3"/>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61" w:author="Nguyen Ho Hai" w:date="2012-02-22T21:53:00Z"/>
              </w:rPr>
            </w:pPr>
            <w:ins w:id="18262" w:author="Nguyen Ho Hai" w:date="2012-02-22T21:53:00Z">
              <w:r>
                <w:t>The content of Knowledge Item. It has the Type attribute</w:t>
              </w:r>
            </w:ins>
          </w:p>
        </w:tc>
        <w:tc>
          <w:tcPr>
            <w:tcW w:w="1824" w:type="dxa"/>
            <w:shd w:val="clear" w:color="auto" w:fill="auto"/>
            <w:tcPrChange w:id="18263" w:author="Phuong Giang" w:date="2012-02-23T00:25:00Z">
              <w:tcPr>
                <w:tcW w:w="1824"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64" w:author="Nguyen Ho Hai" w:date="2012-02-22T21:53:00Z"/>
              </w:rPr>
            </w:pPr>
            <w:ins w:id="18265" w:author="Nguyen Ho Hai" w:date="2012-02-22T21:53:00Z">
              <w:r>
                <w:t>Min: 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66" w:author="Nguyen Ho Hai" w:date="2012-02-22T21:53:00Z"/>
              </w:rPr>
            </w:pPr>
            <w:ins w:id="18267" w:author="Nguyen Ho Hai" w:date="2012-02-22T21:53:00Z">
              <w:r w:rsidRPr="00717D01">
                <w:t xml:space="preserve">Max: </w:t>
              </w:r>
              <w:r>
                <w:t>1</w:t>
              </w:r>
            </w:ins>
          </w:p>
        </w:tc>
        <w:tc>
          <w:tcPr>
            <w:tcW w:w="925" w:type="dxa"/>
            <w:shd w:val="clear" w:color="auto" w:fill="auto"/>
            <w:tcPrChange w:id="18268" w:author="Phuong Giang" w:date="2012-02-23T00:25:00Z">
              <w:tcPr>
                <w:tcW w:w="925" w:type="dxa"/>
                <w:shd w:val="clear" w:color="auto" w:fill="auto"/>
              </w:tcPr>
            </w:tcPrChange>
          </w:tcPr>
          <w:p w:rsidR="00751F11" w:rsidRPr="00717D0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69" w:author="Nguyen Ho Hai" w:date="2012-02-22T21:53:00Z"/>
              </w:rPr>
            </w:pPr>
          </w:p>
        </w:tc>
        <w:tc>
          <w:tcPr>
            <w:tcW w:w="1170" w:type="dxa"/>
            <w:shd w:val="clear" w:color="auto" w:fill="auto"/>
            <w:tcPrChange w:id="18270" w:author="Phuong Giang" w:date="2012-02-23T00:25:00Z">
              <w:tcPr>
                <w:tcW w:w="1170" w:type="dxa"/>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271" w:author="Nguyen Ho Hai" w:date="2012-02-22T21:53:00Z"/>
              </w:rPr>
            </w:pPr>
            <w:ins w:id="18272" w:author="Nguyen Ho Hai" w:date="2012-02-22T21:53:00Z">
              <w:r>
                <w:t>Type</w:t>
              </w:r>
            </w:ins>
          </w:p>
        </w:tc>
      </w:tr>
    </w:tbl>
    <w:p w:rsidR="00751F11" w:rsidRDefault="00751F11" w:rsidP="00751F11">
      <w:pPr>
        <w:rPr>
          <w:ins w:id="18273" w:author="Nguyen Ho Hai" w:date="2012-02-22T21:53:00Z"/>
        </w:rPr>
      </w:pPr>
    </w:p>
    <w:p w:rsidR="00751F11" w:rsidRDefault="00751F11" w:rsidP="00751F11">
      <w:pPr>
        <w:pStyle w:val="Heading2"/>
        <w:tabs>
          <w:tab w:val="left" w:pos="4208"/>
        </w:tabs>
        <w:rPr>
          <w:ins w:id="18274" w:author="Nguyen Ho Hai" w:date="2012-02-22T21:53:00Z"/>
        </w:rPr>
      </w:pPr>
      <w:bookmarkStart w:id="18275" w:name="_Toc317721156"/>
      <w:ins w:id="18276" w:author="Nguyen Ho Hai" w:date="2012-02-22T21:53:00Z">
        <w:r>
          <w:t>Teaching Method Structure</w:t>
        </w:r>
        <w:bookmarkEnd w:id="18275"/>
      </w:ins>
    </w:p>
    <w:tbl>
      <w:tblPr>
        <w:tblW w:w="946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6"/>
      </w:tblGrid>
      <w:tr w:rsidR="00751F11" w:rsidTr="00995D66">
        <w:trPr>
          <w:ins w:id="18277" w:author="Nguyen Ho Hai" w:date="2012-02-22T21:53:00Z"/>
        </w:trPr>
        <w:tc>
          <w:tcPr>
            <w:tcW w:w="9468" w:type="dxa"/>
            <w:shd w:val="clear" w:color="auto" w:fill="auto"/>
          </w:tcPr>
          <w:p w:rsidR="00AF3591" w:rsidRDefault="00751F11">
            <w:pPr>
              <w:keepNext/>
              <w:spacing w:after="0" w:line="240" w:lineRule="auto"/>
              <w:rPr>
                <w:ins w:id="18278" w:author="Phuong Giang" w:date="2012-02-23T00:34:00Z"/>
              </w:rPr>
              <w:pPrChange w:id="18279" w:author="Phuong Giang" w:date="2012-02-23T00:34:00Z">
                <w:pPr>
                  <w:spacing w:after="0" w:line="240" w:lineRule="auto"/>
                </w:pPr>
              </w:pPrChange>
            </w:pPr>
            <w:ins w:id="18280" w:author="Nguyen Ho Hai" w:date="2012-02-22T21:53:00Z">
              <w:r>
                <w:rPr>
                  <w:noProof/>
                  <w:lang w:eastAsia="ja-JP"/>
                  <w:rPrChange w:id="18281" w:author="Unknown">
                    <w:rPr>
                      <w:rFonts w:asciiTheme="majorHAnsi" w:eastAsiaTheme="majorEastAsia" w:hAnsiTheme="majorHAnsi" w:cstheme="majorBidi"/>
                      <w:b/>
                      <w:bCs/>
                      <w:noProof/>
                      <w:color w:val="365F91" w:themeColor="accent1" w:themeShade="BF"/>
                      <w:sz w:val="28"/>
                      <w:szCs w:val="28"/>
                      <w:lang w:eastAsia="ja-JP"/>
                    </w:rPr>
                  </w:rPrChange>
                </w:rPr>
                <w:drawing>
                  <wp:inline distT="0" distB="0" distL="0" distR="0" wp14:anchorId="4A3175EC" wp14:editId="6685C4DC">
                    <wp:extent cx="5943600" cy="1543050"/>
                    <wp:effectExtent l="1905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943600" cy="1543050"/>
                            </a:xfrm>
                            <a:prstGeom prst="rect">
                              <a:avLst/>
                            </a:prstGeom>
                            <a:noFill/>
                            <a:ln w="9525">
                              <a:noFill/>
                              <a:miter lim="800000"/>
                              <a:headEnd/>
                              <a:tailEnd/>
                            </a:ln>
                          </pic:spPr>
                        </pic:pic>
                      </a:graphicData>
                    </a:graphic>
                  </wp:inline>
                </w:drawing>
              </w:r>
            </w:ins>
          </w:p>
          <w:p w:rsidR="00751F11" w:rsidRDefault="00AF3591">
            <w:pPr>
              <w:pStyle w:val="Caption"/>
              <w:jc w:val="center"/>
              <w:rPr>
                <w:ins w:id="18282" w:author="Nguyen Ho Hai" w:date="2012-02-22T21:53:00Z"/>
              </w:rPr>
              <w:pPrChange w:id="18283" w:author="Phuong Giang" w:date="2012-02-23T00:34:00Z">
                <w:pPr>
                  <w:spacing w:after="0" w:line="240" w:lineRule="auto"/>
                </w:pPr>
              </w:pPrChange>
            </w:pPr>
            <w:bookmarkStart w:id="18284" w:name="_Toc317721008"/>
            <w:ins w:id="18285" w:author="Phuong Giang" w:date="2012-02-23T00:34:00Z">
              <w:r>
                <w:t xml:space="preserve">Figure </w:t>
              </w:r>
              <w:r>
                <w:fldChar w:fldCharType="begin"/>
              </w:r>
              <w:r>
                <w:instrText xml:space="preserve"> SEQ Figure \* ARABIC </w:instrText>
              </w:r>
            </w:ins>
            <w:r>
              <w:fldChar w:fldCharType="separate"/>
            </w:r>
            <w:ins w:id="18286" w:author="Phuong Giang" w:date="2012-02-23T00:34:00Z">
              <w:r>
                <w:rPr>
                  <w:noProof/>
                </w:rPr>
                <w:t>24</w:t>
              </w:r>
              <w:r>
                <w:fldChar w:fldCharType="end"/>
              </w:r>
              <w:r>
                <w:t xml:space="preserve"> - Teaching Method Data Structure</w:t>
              </w:r>
            </w:ins>
            <w:bookmarkEnd w:id="18284"/>
          </w:p>
        </w:tc>
      </w:tr>
    </w:tbl>
    <w:p w:rsidR="00751F11" w:rsidRDefault="00751F11">
      <w:pPr>
        <w:rPr>
          <w:ins w:id="18287" w:author="Nguyen Ho Hai" w:date="2012-02-22T21:53:00Z"/>
        </w:rPr>
        <w:pPrChange w:id="18288" w:author="Phuong Giang" w:date="2012-02-23T00:35:00Z">
          <w:pPr>
            <w:pStyle w:val="Heading3"/>
            <w:numPr>
              <w:ilvl w:val="0"/>
              <w:numId w:val="0"/>
            </w:numPr>
            <w:ind w:left="0" w:firstLine="0"/>
          </w:pPr>
        </w:pPrChange>
      </w:pPr>
    </w:p>
    <w:tbl>
      <w:tblPr>
        <w:tblStyle w:val="LightList-Accent110"/>
        <w:tblW w:w="1103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289" w:author="Phuong Giang" w:date="2012-02-23T00:26:00Z">
          <w:tblPr>
            <w:tblStyle w:val="LightList-Accent110"/>
            <w:tblW w:w="11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975"/>
        <w:gridCol w:w="1440"/>
        <w:gridCol w:w="2358"/>
        <w:gridCol w:w="2340"/>
        <w:gridCol w:w="1824"/>
        <w:gridCol w:w="925"/>
        <w:gridCol w:w="1170"/>
        <w:tblGridChange w:id="18290">
          <w:tblGrid>
            <w:gridCol w:w="739"/>
            <w:gridCol w:w="236"/>
            <w:gridCol w:w="739"/>
            <w:gridCol w:w="701"/>
            <w:gridCol w:w="739"/>
            <w:gridCol w:w="1619"/>
            <w:gridCol w:w="739"/>
            <w:gridCol w:w="1601"/>
            <w:gridCol w:w="739"/>
            <w:gridCol w:w="1085"/>
            <w:gridCol w:w="739"/>
            <w:gridCol w:w="186"/>
            <w:gridCol w:w="739"/>
            <w:gridCol w:w="431"/>
            <w:gridCol w:w="739"/>
          </w:tblGrid>
        </w:tblGridChange>
      </w:tblGrid>
      <w:tr w:rsidR="0090418E" w:rsidRPr="0090418E" w:rsidTr="0090418E">
        <w:trPr>
          <w:cnfStyle w:val="100000000000" w:firstRow="1" w:lastRow="0" w:firstColumn="0" w:lastColumn="0" w:oddVBand="0" w:evenVBand="0" w:oddHBand="0" w:evenHBand="0" w:firstRowFirstColumn="0" w:firstRowLastColumn="0" w:lastRowFirstColumn="0" w:lastRowLastColumn="0"/>
          <w:ins w:id="18291" w:author="Nguyen Ho Hai" w:date="2012-02-22T21:53:00Z"/>
          <w:trPrChange w:id="18292" w:author="Phuong Giang" w:date="2012-02-23T00:26:00Z">
            <w:trPr>
              <w:gridAfter w:val="0"/>
            </w:trPr>
          </w:trPrChange>
        </w:trPr>
        <w:tc>
          <w:tcPr>
            <w:cnfStyle w:val="001000000000" w:firstRow="0" w:lastRow="0" w:firstColumn="1" w:lastColumn="0" w:oddVBand="0" w:evenVBand="0" w:oddHBand="0" w:evenHBand="0" w:firstRowFirstColumn="0" w:firstRowLastColumn="0" w:lastRowFirstColumn="0" w:lastRowLastColumn="0"/>
            <w:tcW w:w="975" w:type="dxa"/>
            <w:tcPrChange w:id="18293" w:author="Phuong Giang" w:date="2012-02-23T00:26:00Z">
              <w:tcPr>
                <w:tcW w:w="975" w:type="dxa"/>
                <w:gridSpan w:val="2"/>
              </w:tcPr>
            </w:tcPrChange>
          </w:tcPr>
          <w:p w:rsidR="00751F11" w:rsidRPr="0090418E" w:rsidRDefault="00751F11" w:rsidP="00995D66">
            <w:pPr>
              <w:spacing w:after="200" w:line="276" w:lineRule="auto"/>
              <w:cnfStyle w:val="101000000000" w:firstRow="1" w:lastRow="0" w:firstColumn="1" w:lastColumn="0" w:oddVBand="0" w:evenVBand="0" w:oddHBand="0" w:evenHBand="0" w:firstRowFirstColumn="0" w:firstRowLastColumn="0" w:lastRowFirstColumn="0" w:lastRowLastColumn="0"/>
              <w:rPr>
                <w:ins w:id="18294" w:author="Nguyen Ho Hai" w:date="2012-02-22T21:53:00Z"/>
                <w:b w:val="0"/>
                <w:rPrChange w:id="18295" w:author="Phuong Giang" w:date="2012-02-23T00:26:00Z">
                  <w:rPr>
                    <w:ins w:id="18296" w:author="Nguyen Ho Hai" w:date="2012-02-22T21:53:00Z"/>
                    <w:b w:val="0"/>
                    <w:bCs w:val="0"/>
                    <w:color w:val="FF0000"/>
                  </w:rPr>
                </w:rPrChange>
              </w:rPr>
            </w:pPr>
            <w:ins w:id="18297" w:author="Nguyen Ho Hai" w:date="2012-02-22T21:53:00Z">
              <w:r w:rsidRPr="0090418E">
                <w:rPr>
                  <w:b w:val="0"/>
                  <w:color w:val="auto"/>
                  <w:rPrChange w:id="18298" w:author="Phuong Giang" w:date="2012-02-23T00:26:00Z">
                    <w:rPr>
                      <w:rFonts w:asciiTheme="majorHAnsi" w:eastAsiaTheme="majorEastAsia" w:hAnsiTheme="majorHAnsi" w:cstheme="majorBidi"/>
                      <w:b w:val="0"/>
                      <w:color w:val="FF0000"/>
                    </w:rPr>
                  </w:rPrChange>
                </w:rPr>
                <w:t>No</w:t>
              </w:r>
            </w:ins>
          </w:p>
        </w:tc>
        <w:tc>
          <w:tcPr>
            <w:tcW w:w="1440" w:type="dxa"/>
            <w:tcPrChange w:id="18299" w:author="Phuong Giang" w:date="2012-02-23T00:26:00Z">
              <w:tcPr>
                <w:tcW w:w="1440" w:type="dxa"/>
                <w:gridSpan w:val="2"/>
              </w:tcPr>
            </w:tcPrChange>
          </w:tcPr>
          <w:p w:rsidR="00751F11" w:rsidRPr="0090418E" w:rsidRDefault="00751F11" w:rsidP="00995D66">
            <w:pPr>
              <w:spacing w:after="200" w:line="276" w:lineRule="auto"/>
              <w:cnfStyle w:val="100000000000" w:firstRow="1" w:lastRow="0" w:firstColumn="0" w:lastColumn="0" w:oddVBand="0" w:evenVBand="0" w:oddHBand="0" w:evenHBand="0" w:firstRowFirstColumn="0" w:firstRowLastColumn="0" w:lastRowFirstColumn="0" w:lastRowLastColumn="0"/>
              <w:rPr>
                <w:ins w:id="18300" w:author="Nguyen Ho Hai" w:date="2012-02-22T21:53:00Z"/>
                <w:b w:val="0"/>
                <w:rPrChange w:id="18301" w:author="Phuong Giang" w:date="2012-02-23T00:26:00Z">
                  <w:rPr>
                    <w:ins w:id="18302" w:author="Nguyen Ho Hai" w:date="2012-02-22T21:53:00Z"/>
                    <w:b w:val="0"/>
                    <w:bCs w:val="0"/>
                    <w:color w:val="FF0000"/>
                  </w:rPr>
                </w:rPrChange>
              </w:rPr>
            </w:pPr>
            <w:ins w:id="18303" w:author="Nguyen Ho Hai" w:date="2012-02-22T21:53:00Z">
              <w:r w:rsidRPr="0090418E">
                <w:rPr>
                  <w:b w:val="0"/>
                  <w:color w:val="auto"/>
                  <w:rPrChange w:id="18304" w:author="Phuong Giang" w:date="2012-02-23T00:26:00Z">
                    <w:rPr>
                      <w:rFonts w:asciiTheme="majorHAnsi" w:eastAsiaTheme="majorEastAsia" w:hAnsiTheme="majorHAnsi" w:cstheme="majorBidi"/>
                      <w:b w:val="0"/>
                      <w:color w:val="FF0000"/>
                    </w:rPr>
                  </w:rPrChange>
                </w:rPr>
                <w:t>Level</w:t>
              </w:r>
            </w:ins>
          </w:p>
        </w:tc>
        <w:tc>
          <w:tcPr>
            <w:tcW w:w="2358" w:type="dxa"/>
            <w:tcPrChange w:id="18305" w:author="Phuong Giang" w:date="2012-02-23T00:26:00Z">
              <w:tcPr>
                <w:tcW w:w="2358" w:type="dxa"/>
                <w:gridSpan w:val="2"/>
              </w:tcPr>
            </w:tcPrChange>
          </w:tcPr>
          <w:p w:rsidR="00751F11" w:rsidRPr="0090418E" w:rsidRDefault="00751F11" w:rsidP="00995D66">
            <w:pPr>
              <w:spacing w:after="200" w:line="276" w:lineRule="auto"/>
              <w:cnfStyle w:val="100000000000" w:firstRow="1" w:lastRow="0" w:firstColumn="0" w:lastColumn="0" w:oddVBand="0" w:evenVBand="0" w:oddHBand="0" w:evenHBand="0" w:firstRowFirstColumn="0" w:firstRowLastColumn="0" w:lastRowFirstColumn="0" w:lastRowLastColumn="0"/>
              <w:rPr>
                <w:ins w:id="18306" w:author="Nguyen Ho Hai" w:date="2012-02-22T21:53:00Z"/>
                <w:b w:val="0"/>
                <w:rPrChange w:id="18307" w:author="Phuong Giang" w:date="2012-02-23T00:26:00Z">
                  <w:rPr>
                    <w:ins w:id="18308" w:author="Nguyen Ho Hai" w:date="2012-02-22T21:53:00Z"/>
                    <w:b w:val="0"/>
                    <w:bCs w:val="0"/>
                    <w:color w:val="FF0000"/>
                  </w:rPr>
                </w:rPrChange>
              </w:rPr>
            </w:pPr>
            <w:ins w:id="18309" w:author="Nguyen Ho Hai" w:date="2012-02-22T21:53:00Z">
              <w:r w:rsidRPr="0090418E">
                <w:rPr>
                  <w:b w:val="0"/>
                  <w:color w:val="auto"/>
                  <w:rPrChange w:id="18310" w:author="Phuong Giang" w:date="2012-02-23T00:26:00Z">
                    <w:rPr>
                      <w:rFonts w:asciiTheme="majorHAnsi" w:eastAsiaTheme="majorEastAsia" w:hAnsiTheme="majorHAnsi" w:cstheme="majorBidi"/>
                      <w:b w:val="0"/>
                      <w:color w:val="FF0000"/>
                    </w:rPr>
                  </w:rPrChange>
                </w:rPr>
                <w:t>Element/Attribute</w:t>
              </w:r>
            </w:ins>
          </w:p>
        </w:tc>
        <w:tc>
          <w:tcPr>
            <w:tcW w:w="2340" w:type="dxa"/>
            <w:tcPrChange w:id="18311" w:author="Phuong Giang" w:date="2012-02-23T00:26:00Z">
              <w:tcPr>
                <w:tcW w:w="2340" w:type="dxa"/>
                <w:gridSpan w:val="2"/>
              </w:tcPr>
            </w:tcPrChange>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312" w:author="Nguyen Ho Hai" w:date="2012-02-22T21:53:00Z"/>
                <w:b w:val="0"/>
                <w:rPrChange w:id="18313" w:author="Phuong Giang" w:date="2012-02-23T00:26:00Z">
                  <w:rPr>
                    <w:ins w:id="18314" w:author="Nguyen Ho Hai" w:date="2012-02-22T21:53:00Z"/>
                    <w:b w:val="0"/>
                    <w:bCs w:val="0"/>
                    <w:color w:val="FF0000"/>
                  </w:rPr>
                </w:rPrChange>
              </w:rPr>
            </w:pPr>
            <w:ins w:id="18315" w:author="Nguyen Ho Hai" w:date="2012-02-22T21:53:00Z">
              <w:r w:rsidRPr="0090418E">
                <w:rPr>
                  <w:b w:val="0"/>
                  <w:color w:val="auto"/>
                  <w:rPrChange w:id="18316" w:author="Phuong Giang" w:date="2012-02-23T00:26:00Z">
                    <w:rPr>
                      <w:rFonts w:asciiTheme="majorHAnsi" w:eastAsiaTheme="majorEastAsia" w:hAnsiTheme="majorHAnsi" w:cstheme="majorBidi"/>
                      <w:b w:val="0"/>
                      <w:color w:val="FF0000"/>
                    </w:rPr>
                  </w:rPrChange>
                </w:rPr>
                <w:t>Description</w:t>
              </w:r>
            </w:ins>
          </w:p>
        </w:tc>
        <w:tc>
          <w:tcPr>
            <w:tcW w:w="1824" w:type="dxa"/>
            <w:tcPrChange w:id="18317" w:author="Phuong Giang" w:date="2012-02-23T00:26:00Z">
              <w:tcPr>
                <w:tcW w:w="1824" w:type="dxa"/>
                <w:gridSpan w:val="2"/>
              </w:tcPr>
            </w:tcPrChange>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318" w:author="Nguyen Ho Hai" w:date="2012-02-22T21:53:00Z"/>
                <w:b w:val="0"/>
                <w:rPrChange w:id="18319" w:author="Phuong Giang" w:date="2012-02-23T00:26:00Z">
                  <w:rPr>
                    <w:ins w:id="18320" w:author="Nguyen Ho Hai" w:date="2012-02-22T21:53:00Z"/>
                    <w:b w:val="0"/>
                    <w:bCs w:val="0"/>
                    <w:color w:val="FF0000"/>
                  </w:rPr>
                </w:rPrChange>
              </w:rPr>
            </w:pPr>
            <w:ins w:id="18321" w:author="Nguyen Ho Hai" w:date="2012-02-22T21:53:00Z">
              <w:r w:rsidRPr="0090418E">
                <w:rPr>
                  <w:b w:val="0"/>
                  <w:color w:val="auto"/>
                  <w:rPrChange w:id="18322" w:author="Phuong Giang" w:date="2012-02-23T00:26:00Z">
                    <w:rPr>
                      <w:rFonts w:asciiTheme="majorHAnsi" w:eastAsiaTheme="majorEastAsia" w:hAnsiTheme="majorHAnsi" w:cstheme="majorBidi"/>
                      <w:b w:val="0"/>
                      <w:color w:val="FF0000"/>
                    </w:rPr>
                  </w:rPrChange>
                </w:rPr>
                <w:t>Cardinality</w:t>
              </w:r>
            </w:ins>
          </w:p>
        </w:tc>
        <w:tc>
          <w:tcPr>
            <w:tcW w:w="925" w:type="dxa"/>
            <w:tcPrChange w:id="18323" w:author="Phuong Giang" w:date="2012-02-23T00:26:00Z">
              <w:tcPr>
                <w:tcW w:w="925" w:type="dxa"/>
                <w:gridSpan w:val="2"/>
              </w:tcPr>
            </w:tcPrChange>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324" w:author="Nguyen Ho Hai" w:date="2012-02-22T21:53:00Z"/>
                <w:b w:val="0"/>
                <w:rPrChange w:id="18325" w:author="Phuong Giang" w:date="2012-02-23T00:26:00Z">
                  <w:rPr>
                    <w:ins w:id="18326" w:author="Nguyen Ho Hai" w:date="2012-02-22T21:53:00Z"/>
                    <w:b w:val="0"/>
                    <w:bCs w:val="0"/>
                    <w:color w:val="FF0000"/>
                  </w:rPr>
                </w:rPrChange>
              </w:rPr>
            </w:pPr>
            <w:ins w:id="18327" w:author="Nguyen Ho Hai" w:date="2012-02-22T21:53:00Z">
              <w:r w:rsidRPr="0090418E">
                <w:rPr>
                  <w:b w:val="0"/>
                  <w:color w:val="auto"/>
                  <w:rPrChange w:id="18328" w:author="Phuong Giang" w:date="2012-02-23T00:26:00Z">
                    <w:rPr>
                      <w:rFonts w:asciiTheme="majorHAnsi" w:eastAsiaTheme="majorEastAsia" w:hAnsiTheme="majorHAnsi" w:cstheme="majorBidi"/>
                      <w:b w:val="0"/>
                      <w:color w:val="FF0000"/>
                    </w:rPr>
                  </w:rPrChange>
                </w:rPr>
                <w:t>Facets</w:t>
              </w:r>
            </w:ins>
          </w:p>
        </w:tc>
        <w:tc>
          <w:tcPr>
            <w:tcW w:w="1170" w:type="dxa"/>
            <w:tcPrChange w:id="18329" w:author="Phuong Giang" w:date="2012-02-23T00:26:00Z">
              <w:tcPr>
                <w:tcW w:w="1170" w:type="dxa"/>
                <w:gridSpan w:val="2"/>
              </w:tcPr>
            </w:tcPrChange>
          </w:tcPr>
          <w:p w:rsidR="00751F11" w:rsidRPr="0090418E" w:rsidRDefault="00751F11" w:rsidP="00995D66">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ins w:id="18330" w:author="Nguyen Ho Hai" w:date="2012-02-22T21:53:00Z"/>
                <w:b w:val="0"/>
                <w:rPrChange w:id="18331" w:author="Phuong Giang" w:date="2012-02-23T00:26:00Z">
                  <w:rPr>
                    <w:ins w:id="18332" w:author="Nguyen Ho Hai" w:date="2012-02-22T21:53:00Z"/>
                    <w:b w:val="0"/>
                    <w:bCs w:val="0"/>
                    <w:color w:val="FF0000"/>
                  </w:rPr>
                </w:rPrChange>
              </w:rPr>
            </w:pPr>
            <w:ins w:id="18333" w:author="Nguyen Ho Hai" w:date="2012-02-22T21:53:00Z">
              <w:r w:rsidRPr="0090418E">
                <w:rPr>
                  <w:b w:val="0"/>
                  <w:color w:val="auto"/>
                  <w:rPrChange w:id="18334" w:author="Phuong Giang" w:date="2012-02-23T00:26:00Z">
                    <w:rPr>
                      <w:rFonts w:asciiTheme="majorHAnsi" w:eastAsiaTheme="majorEastAsia" w:hAnsiTheme="majorHAnsi" w:cstheme="majorBidi"/>
                      <w:b w:val="0"/>
                      <w:color w:val="FF0000"/>
                    </w:rPr>
                  </w:rPrChange>
                </w:rPr>
                <w:t>Attribute</w:t>
              </w:r>
            </w:ins>
          </w:p>
        </w:tc>
      </w:tr>
      <w:tr w:rsidR="00751F11" w:rsidTr="0090418E">
        <w:tblPrEx>
          <w:tblPrExChange w:id="18335" w:author="Phuong Giang" w:date="2012-02-23T00:26:00Z">
            <w:tblPrEx>
              <w:jc w:val="center"/>
              <w:tblInd w:w="739" w:type="dxa"/>
            </w:tblPrEx>
          </w:tblPrExChange>
        </w:tblPrEx>
        <w:trPr>
          <w:cnfStyle w:val="000000100000" w:firstRow="0" w:lastRow="0" w:firstColumn="0" w:lastColumn="0" w:oddVBand="0" w:evenVBand="0" w:oddHBand="1" w:evenHBand="0" w:firstRowFirstColumn="0" w:firstRowLastColumn="0" w:lastRowFirstColumn="0" w:lastRowLastColumn="0"/>
          <w:ins w:id="18336" w:author="Nguyen Ho Hai" w:date="2012-02-22T21:53:00Z"/>
          <w:trPrChange w:id="18337"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auto"/>
            <w:tcPrChange w:id="18338" w:author="Phuong Giang" w:date="2012-02-23T00:26:00Z">
              <w:tcPr>
                <w:tcW w:w="975" w:type="dxa"/>
                <w:gridSpan w:val="2"/>
                <w:shd w:val="clear" w:color="auto" w:fill="auto"/>
              </w:tcPr>
            </w:tcPrChange>
          </w:tcPr>
          <w:p w:rsidR="00751F11" w:rsidRPr="006617AE" w:rsidRDefault="00751F11" w:rsidP="00995D66">
            <w:pPr>
              <w:cnfStyle w:val="001000100000" w:firstRow="0" w:lastRow="0" w:firstColumn="1" w:lastColumn="0" w:oddVBand="0" w:evenVBand="0" w:oddHBand="1" w:evenHBand="0" w:firstRowFirstColumn="0" w:firstRowLastColumn="0" w:lastRowFirstColumn="0" w:lastRowLastColumn="0"/>
              <w:rPr>
                <w:ins w:id="18339" w:author="Nguyen Ho Hai" w:date="2012-02-22T21:53:00Z"/>
                <w:b w:val="0"/>
                <w:bCs w:val="0"/>
              </w:rPr>
            </w:pPr>
            <w:ins w:id="18340" w:author="Nguyen Ho Hai" w:date="2012-02-22T21:53:00Z">
              <w:r w:rsidRPr="006617AE">
                <w:rPr>
                  <w:b w:val="0"/>
                  <w:bCs w:val="0"/>
                </w:rPr>
                <w:t>1</w:t>
              </w:r>
            </w:ins>
          </w:p>
        </w:tc>
        <w:tc>
          <w:tcPr>
            <w:tcW w:w="1440" w:type="dxa"/>
            <w:tcBorders>
              <w:top w:val="none" w:sz="0" w:space="0" w:color="auto"/>
              <w:bottom w:val="none" w:sz="0" w:space="0" w:color="auto"/>
            </w:tcBorders>
            <w:shd w:val="clear" w:color="auto" w:fill="auto"/>
            <w:tcPrChange w:id="18341" w:author="Phuong Giang" w:date="2012-02-23T00:26:00Z">
              <w:tcPr>
                <w:tcW w:w="1440"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342" w:author="Nguyen Ho Hai" w:date="2012-02-22T21:53:00Z"/>
              </w:rPr>
            </w:pPr>
            <w:ins w:id="18343" w:author="Nguyen Ho Hai" w:date="2012-02-22T21:53:00Z">
              <w:r w:rsidRPr="00846B22">
                <w:t>1</w:t>
              </w:r>
            </w:ins>
          </w:p>
        </w:tc>
        <w:tc>
          <w:tcPr>
            <w:tcW w:w="2358" w:type="dxa"/>
            <w:tcBorders>
              <w:top w:val="none" w:sz="0" w:space="0" w:color="auto"/>
              <w:bottom w:val="none" w:sz="0" w:space="0" w:color="auto"/>
            </w:tcBorders>
            <w:shd w:val="clear" w:color="auto" w:fill="auto"/>
            <w:tcPrChange w:id="18344" w:author="Phuong Giang" w:date="2012-02-23T00:26:00Z">
              <w:tcPr>
                <w:tcW w:w="2358"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345" w:author="Nguyen Ho Hai" w:date="2012-02-22T21:53:00Z"/>
              </w:rPr>
            </w:pPr>
            <w:proofErr w:type="spellStart"/>
            <w:ins w:id="18346" w:author="Nguyen Ho Hai" w:date="2012-02-22T21:53:00Z">
              <w:r w:rsidRPr="00846B22">
                <w:t>TeachingMethods</w:t>
              </w:r>
              <w:proofErr w:type="spellEnd"/>
            </w:ins>
          </w:p>
        </w:tc>
        <w:tc>
          <w:tcPr>
            <w:tcW w:w="2340" w:type="dxa"/>
            <w:tcBorders>
              <w:top w:val="none" w:sz="0" w:space="0" w:color="auto"/>
              <w:bottom w:val="none" w:sz="0" w:space="0" w:color="auto"/>
            </w:tcBorders>
            <w:shd w:val="clear" w:color="auto" w:fill="auto"/>
            <w:tcPrChange w:id="18347"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48" w:author="Nguyen Ho Hai" w:date="2012-02-22T21:53:00Z"/>
              </w:rPr>
            </w:pPr>
            <w:proofErr w:type="spellStart"/>
            <w:ins w:id="18349" w:author="Nguyen Ho Hai" w:date="2012-02-22T21:53:00Z">
              <w:r w:rsidRPr="00846B22">
                <w:t>TeachingMethods</w:t>
              </w:r>
              <w:proofErr w:type="spellEnd"/>
              <w:r w:rsidRPr="00846B22">
                <w:t xml:space="preserve"> element is the root of XML document, contains sub-</w:t>
              </w:r>
              <w:proofErr w:type="spellStart"/>
              <w:r w:rsidRPr="00846B22">
                <w:t>TeachingMethod</w:t>
              </w:r>
              <w:proofErr w:type="spellEnd"/>
            </w:ins>
          </w:p>
        </w:tc>
        <w:tc>
          <w:tcPr>
            <w:tcW w:w="1824" w:type="dxa"/>
            <w:tcBorders>
              <w:top w:val="none" w:sz="0" w:space="0" w:color="auto"/>
              <w:bottom w:val="none" w:sz="0" w:space="0" w:color="auto"/>
            </w:tcBorders>
            <w:shd w:val="clear" w:color="auto" w:fill="auto"/>
            <w:tcPrChange w:id="18350" w:author="Phuong Giang" w:date="2012-02-23T00:26:00Z">
              <w:tcPr>
                <w:tcW w:w="1824" w:type="dxa"/>
                <w:gridSpan w:val="2"/>
                <w:shd w:val="clear" w:color="auto" w:fill="auto"/>
              </w:tcPr>
            </w:tcPrChange>
          </w:tcPr>
          <w:p w:rsidR="00751F11"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51" w:author="Nguyen Ho Hai" w:date="2012-02-22T21:53:00Z"/>
              </w:rPr>
            </w:pPr>
            <w:ins w:id="18352" w:author="Nguyen Ho Hai" w:date="2012-02-22T21:53:00Z">
              <w:r>
                <w:t>Min:1</w:t>
              </w:r>
            </w:ins>
          </w:p>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53" w:author="Nguyen Ho Hai" w:date="2012-02-22T21:53:00Z"/>
              </w:rPr>
            </w:pPr>
            <w:ins w:id="18354" w:author="Nguyen Ho Hai" w:date="2012-02-22T21:53:00Z">
              <w:r>
                <w:t>Max:1</w:t>
              </w:r>
            </w:ins>
          </w:p>
        </w:tc>
        <w:tc>
          <w:tcPr>
            <w:tcW w:w="925" w:type="dxa"/>
            <w:tcBorders>
              <w:top w:val="none" w:sz="0" w:space="0" w:color="auto"/>
              <w:bottom w:val="none" w:sz="0" w:space="0" w:color="auto"/>
            </w:tcBorders>
            <w:shd w:val="clear" w:color="auto" w:fill="auto"/>
            <w:tcPrChange w:id="18355"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56" w:author="Nguyen Ho Hai" w:date="2012-02-22T21:53:00Z"/>
              </w:rPr>
            </w:pPr>
          </w:p>
        </w:tc>
        <w:tc>
          <w:tcPr>
            <w:tcW w:w="1170" w:type="dxa"/>
            <w:tcBorders>
              <w:top w:val="none" w:sz="0" w:space="0" w:color="auto"/>
              <w:bottom w:val="none" w:sz="0" w:space="0" w:color="auto"/>
              <w:right w:val="none" w:sz="0" w:space="0" w:color="auto"/>
            </w:tcBorders>
            <w:shd w:val="clear" w:color="auto" w:fill="auto"/>
            <w:tcPrChange w:id="18357" w:author="Phuong Giang" w:date="2012-02-23T00:26:00Z">
              <w:tcPr>
                <w:tcW w:w="1170" w:type="dxa"/>
                <w:gridSpan w:val="2"/>
                <w:shd w:val="clear" w:color="auto" w:fill="auto"/>
              </w:tcPr>
            </w:tcPrChange>
          </w:tcPr>
          <w:p w:rsidR="00751F11"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58" w:author="Nguyen Ho Hai" w:date="2012-02-22T21:53:00Z"/>
              </w:rPr>
            </w:pPr>
          </w:p>
        </w:tc>
      </w:tr>
      <w:tr w:rsidR="00751F11" w:rsidTr="0090418E">
        <w:tblPrEx>
          <w:tblPrExChange w:id="18359" w:author="Phuong Giang" w:date="2012-02-23T00:26:00Z">
            <w:tblPrEx>
              <w:jc w:val="center"/>
              <w:tblInd w:w="739" w:type="dxa"/>
            </w:tblPrEx>
          </w:tblPrExChange>
        </w:tblPrEx>
        <w:trPr>
          <w:ins w:id="18360" w:author="Nguyen Ho Hai" w:date="2012-02-22T21:53:00Z"/>
          <w:trPrChange w:id="18361"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362" w:author="Phuong Giang" w:date="2012-02-23T00:26:00Z">
              <w:tcPr>
                <w:tcW w:w="975" w:type="dxa"/>
                <w:gridSpan w:val="2"/>
                <w:shd w:val="clear" w:color="auto" w:fill="auto"/>
              </w:tcPr>
            </w:tcPrChange>
          </w:tcPr>
          <w:p w:rsidR="00751F11" w:rsidRPr="006617AE" w:rsidRDefault="00751F11" w:rsidP="00995D66">
            <w:pPr>
              <w:rPr>
                <w:ins w:id="18363" w:author="Nguyen Ho Hai" w:date="2012-02-22T21:53:00Z"/>
                <w:b w:val="0"/>
                <w:bCs w:val="0"/>
              </w:rPr>
            </w:pPr>
            <w:ins w:id="18364" w:author="Nguyen Ho Hai" w:date="2012-02-22T21:53:00Z">
              <w:r w:rsidRPr="006617AE">
                <w:rPr>
                  <w:b w:val="0"/>
                  <w:bCs w:val="0"/>
                </w:rPr>
                <w:t>2</w:t>
              </w:r>
            </w:ins>
          </w:p>
        </w:tc>
        <w:tc>
          <w:tcPr>
            <w:tcW w:w="1440" w:type="dxa"/>
            <w:shd w:val="clear" w:color="auto" w:fill="auto"/>
            <w:tcPrChange w:id="18365" w:author="Phuong Giang" w:date="2012-02-23T00:26:00Z">
              <w:tcPr>
                <w:tcW w:w="1440"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366" w:author="Nguyen Ho Hai" w:date="2012-02-22T21:53:00Z"/>
              </w:rPr>
            </w:pPr>
            <w:ins w:id="18367" w:author="Nguyen Ho Hai" w:date="2012-02-22T21:53:00Z">
              <w:r>
                <w:t>1.1</w:t>
              </w:r>
            </w:ins>
          </w:p>
        </w:tc>
        <w:tc>
          <w:tcPr>
            <w:tcW w:w="2358" w:type="dxa"/>
            <w:shd w:val="clear" w:color="auto" w:fill="auto"/>
            <w:tcPrChange w:id="18368" w:author="Phuong Giang" w:date="2012-02-23T00:26:00Z">
              <w:tcPr>
                <w:tcW w:w="2358"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369" w:author="Nguyen Ho Hai" w:date="2012-02-22T21:53:00Z"/>
              </w:rPr>
            </w:pPr>
            <w:proofErr w:type="spellStart"/>
            <w:ins w:id="18370" w:author="Nguyen Ho Hai" w:date="2012-02-22T21:53:00Z">
              <w:r w:rsidRPr="00846B22">
                <w:t>TeachingMethod</w:t>
              </w:r>
              <w:proofErr w:type="spellEnd"/>
            </w:ins>
          </w:p>
        </w:tc>
        <w:tc>
          <w:tcPr>
            <w:tcW w:w="2340" w:type="dxa"/>
            <w:shd w:val="clear" w:color="auto" w:fill="auto"/>
            <w:tcPrChange w:id="18371"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372" w:author="Nguyen Ho Hai" w:date="2012-02-22T21:53:00Z"/>
              </w:rPr>
            </w:pPr>
            <w:ins w:id="18373" w:author="Nguyen Ho Hai" w:date="2012-02-22T21:53:00Z">
              <w:r w:rsidRPr="00846B22">
                <w:t>Teaching method contain 8 sub-elements</w:t>
              </w:r>
            </w:ins>
          </w:p>
        </w:tc>
        <w:tc>
          <w:tcPr>
            <w:tcW w:w="1824" w:type="dxa"/>
            <w:shd w:val="clear" w:color="auto" w:fill="auto"/>
            <w:tcPrChange w:id="18374"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375" w:author="Nguyen Ho Hai" w:date="2012-02-22T21:53:00Z"/>
              </w:rPr>
            </w:pPr>
            <w:ins w:id="18376" w:author="Nguyen Ho Hai" w:date="2012-02-22T21:53:00Z">
              <w:r>
                <w:t>Min</w:t>
              </w:r>
              <w:proofErr w:type="gramStart"/>
              <w:r>
                <w:t>:0</w:t>
              </w:r>
              <w:proofErr w:type="gramEnd"/>
            </w:ins>
          </w:p>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377" w:author="Nguyen Ho Hai" w:date="2012-02-22T21:53:00Z"/>
              </w:rPr>
            </w:pPr>
            <w:proofErr w:type="spellStart"/>
            <w:ins w:id="18378" w:author="Nguyen Ho Hai" w:date="2012-02-22T21:53:00Z">
              <w:r w:rsidRPr="00846B22">
                <w:t>Max:unbound</w:t>
              </w:r>
              <w:r>
                <w:t>ed</w:t>
              </w:r>
              <w:proofErr w:type="spellEnd"/>
            </w:ins>
          </w:p>
        </w:tc>
        <w:tc>
          <w:tcPr>
            <w:tcW w:w="925" w:type="dxa"/>
            <w:shd w:val="clear" w:color="auto" w:fill="auto"/>
            <w:tcPrChange w:id="18379"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380" w:author="Nguyen Ho Hai" w:date="2012-02-22T21:53:00Z"/>
              </w:rPr>
            </w:pPr>
          </w:p>
        </w:tc>
        <w:tc>
          <w:tcPr>
            <w:tcW w:w="1170" w:type="dxa"/>
            <w:shd w:val="clear" w:color="auto" w:fill="auto"/>
            <w:tcPrChange w:id="18381" w:author="Phuong Giang" w:date="2012-02-23T00:26:00Z">
              <w:tcPr>
                <w:tcW w:w="1170"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382" w:author="Nguyen Ho Hai" w:date="2012-02-22T21:53:00Z"/>
              </w:rPr>
            </w:pPr>
          </w:p>
        </w:tc>
      </w:tr>
      <w:tr w:rsidR="00751F11" w:rsidTr="0090418E">
        <w:tblPrEx>
          <w:tblPrExChange w:id="18383" w:author="Phuong Giang" w:date="2012-02-23T00:26:00Z">
            <w:tblPrEx>
              <w:jc w:val="center"/>
              <w:tblInd w:w="739" w:type="dxa"/>
            </w:tblPrEx>
          </w:tblPrExChange>
        </w:tblPrEx>
        <w:trPr>
          <w:cnfStyle w:val="000000100000" w:firstRow="0" w:lastRow="0" w:firstColumn="0" w:lastColumn="0" w:oddVBand="0" w:evenVBand="0" w:oddHBand="1" w:evenHBand="0" w:firstRowFirstColumn="0" w:firstRowLastColumn="0" w:lastRowFirstColumn="0" w:lastRowLastColumn="0"/>
          <w:ins w:id="18384" w:author="Nguyen Ho Hai" w:date="2012-02-22T21:53:00Z"/>
          <w:trPrChange w:id="18385"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auto"/>
            <w:tcPrChange w:id="18386" w:author="Phuong Giang" w:date="2012-02-23T00:26:00Z">
              <w:tcPr>
                <w:tcW w:w="975" w:type="dxa"/>
                <w:gridSpan w:val="2"/>
                <w:shd w:val="clear" w:color="auto" w:fill="auto"/>
              </w:tcPr>
            </w:tcPrChange>
          </w:tcPr>
          <w:p w:rsidR="00751F11" w:rsidRPr="006617AE" w:rsidRDefault="00751F11" w:rsidP="00995D66">
            <w:pPr>
              <w:cnfStyle w:val="001000100000" w:firstRow="0" w:lastRow="0" w:firstColumn="1" w:lastColumn="0" w:oddVBand="0" w:evenVBand="0" w:oddHBand="1" w:evenHBand="0" w:firstRowFirstColumn="0" w:firstRowLastColumn="0" w:lastRowFirstColumn="0" w:lastRowLastColumn="0"/>
              <w:rPr>
                <w:ins w:id="18387" w:author="Nguyen Ho Hai" w:date="2012-02-22T21:53:00Z"/>
                <w:b w:val="0"/>
                <w:bCs w:val="0"/>
              </w:rPr>
            </w:pPr>
            <w:ins w:id="18388" w:author="Nguyen Ho Hai" w:date="2012-02-22T21:53:00Z">
              <w:r w:rsidRPr="006617AE">
                <w:rPr>
                  <w:b w:val="0"/>
                  <w:bCs w:val="0"/>
                </w:rPr>
                <w:t>3</w:t>
              </w:r>
            </w:ins>
          </w:p>
        </w:tc>
        <w:tc>
          <w:tcPr>
            <w:tcW w:w="1440" w:type="dxa"/>
            <w:tcBorders>
              <w:top w:val="none" w:sz="0" w:space="0" w:color="auto"/>
              <w:bottom w:val="none" w:sz="0" w:space="0" w:color="auto"/>
            </w:tcBorders>
            <w:shd w:val="clear" w:color="auto" w:fill="auto"/>
            <w:tcPrChange w:id="18389" w:author="Phuong Giang" w:date="2012-02-23T00:26:00Z">
              <w:tcPr>
                <w:tcW w:w="1440"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390" w:author="Nguyen Ho Hai" w:date="2012-02-22T21:53:00Z"/>
              </w:rPr>
            </w:pPr>
            <w:ins w:id="18391" w:author="Nguyen Ho Hai" w:date="2012-02-22T21:53:00Z">
              <w:r>
                <w:t>1.1</w:t>
              </w:r>
              <w:r w:rsidRPr="00846B22">
                <w:t>.1</w:t>
              </w:r>
            </w:ins>
          </w:p>
        </w:tc>
        <w:tc>
          <w:tcPr>
            <w:tcW w:w="2358" w:type="dxa"/>
            <w:tcBorders>
              <w:top w:val="none" w:sz="0" w:space="0" w:color="auto"/>
              <w:bottom w:val="none" w:sz="0" w:space="0" w:color="auto"/>
            </w:tcBorders>
            <w:shd w:val="clear" w:color="auto" w:fill="auto"/>
            <w:tcPrChange w:id="18392" w:author="Phuong Giang" w:date="2012-02-23T00:26:00Z">
              <w:tcPr>
                <w:tcW w:w="2358"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393" w:author="Nguyen Ho Hai" w:date="2012-02-22T21:53:00Z"/>
              </w:rPr>
            </w:pPr>
            <w:ins w:id="18394" w:author="Nguyen Ho Hai" w:date="2012-02-22T21:53:00Z">
              <w:r w:rsidRPr="00846B22">
                <w:t>Name</w:t>
              </w:r>
            </w:ins>
          </w:p>
        </w:tc>
        <w:tc>
          <w:tcPr>
            <w:tcW w:w="2340" w:type="dxa"/>
            <w:tcBorders>
              <w:top w:val="none" w:sz="0" w:space="0" w:color="auto"/>
              <w:bottom w:val="none" w:sz="0" w:space="0" w:color="auto"/>
            </w:tcBorders>
            <w:shd w:val="clear" w:color="auto" w:fill="auto"/>
            <w:tcPrChange w:id="18395"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96" w:author="Nguyen Ho Hai" w:date="2012-02-22T21:53:00Z"/>
              </w:rPr>
            </w:pPr>
            <w:ins w:id="18397" w:author="Nguyen Ho Hai" w:date="2012-02-22T21:53:00Z">
              <w:r w:rsidRPr="00846B22">
                <w:t xml:space="preserve">Name of teaching </w:t>
              </w:r>
              <w:r w:rsidRPr="00846B22">
                <w:lastRenderedPageBreak/>
                <w:t>method</w:t>
              </w:r>
            </w:ins>
          </w:p>
        </w:tc>
        <w:tc>
          <w:tcPr>
            <w:tcW w:w="1824" w:type="dxa"/>
            <w:tcBorders>
              <w:top w:val="none" w:sz="0" w:space="0" w:color="auto"/>
              <w:bottom w:val="none" w:sz="0" w:space="0" w:color="auto"/>
            </w:tcBorders>
            <w:shd w:val="clear" w:color="auto" w:fill="auto"/>
            <w:tcPrChange w:id="18398"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399" w:author="Nguyen Ho Hai" w:date="2012-02-22T21:53:00Z"/>
              </w:rPr>
            </w:pPr>
            <w:ins w:id="18400" w:author="Nguyen Ho Hai" w:date="2012-02-22T21:53:00Z">
              <w:r>
                <w:lastRenderedPageBreak/>
                <w:t>Min:1</w:t>
              </w:r>
            </w:ins>
          </w:p>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01" w:author="Nguyen Ho Hai" w:date="2012-02-22T21:53:00Z"/>
              </w:rPr>
            </w:pPr>
            <w:ins w:id="18402" w:author="Nguyen Ho Hai" w:date="2012-02-22T21:53:00Z">
              <w:r w:rsidRPr="00846B22">
                <w:lastRenderedPageBreak/>
                <w:t>Max:1</w:t>
              </w:r>
            </w:ins>
          </w:p>
        </w:tc>
        <w:tc>
          <w:tcPr>
            <w:tcW w:w="925" w:type="dxa"/>
            <w:tcBorders>
              <w:top w:val="none" w:sz="0" w:space="0" w:color="auto"/>
              <w:bottom w:val="none" w:sz="0" w:space="0" w:color="auto"/>
            </w:tcBorders>
            <w:shd w:val="clear" w:color="auto" w:fill="auto"/>
            <w:tcPrChange w:id="18403"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04" w:author="Nguyen Ho Hai" w:date="2012-02-22T21:53:00Z"/>
              </w:rPr>
            </w:pPr>
          </w:p>
        </w:tc>
        <w:tc>
          <w:tcPr>
            <w:tcW w:w="1170" w:type="dxa"/>
            <w:tcBorders>
              <w:top w:val="none" w:sz="0" w:space="0" w:color="auto"/>
              <w:bottom w:val="none" w:sz="0" w:space="0" w:color="auto"/>
              <w:right w:val="none" w:sz="0" w:space="0" w:color="auto"/>
            </w:tcBorders>
            <w:shd w:val="clear" w:color="auto" w:fill="auto"/>
            <w:tcPrChange w:id="18405" w:author="Phuong Giang" w:date="2012-02-23T00:26:00Z">
              <w:tcPr>
                <w:tcW w:w="1170" w:type="dxa"/>
                <w:gridSpan w:val="2"/>
                <w:shd w:val="clear" w:color="auto" w:fill="auto"/>
              </w:tcPr>
            </w:tcPrChange>
          </w:tcPr>
          <w:p w:rsidR="00751F11"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06" w:author="Nguyen Ho Hai" w:date="2012-02-22T21:53:00Z"/>
              </w:rPr>
            </w:pPr>
          </w:p>
        </w:tc>
      </w:tr>
      <w:tr w:rsidR="00751F11" w:rsidTr="0090418E">
        <w:tblPrEx>
          <w:tblPrExChange w:id="18407" w:author="Phuong Giang" w:date="2012-02-23T00:26:00Z">
            <w:tblPrEx>
              <w:jc w:val="center"/>
              <w:tblInd w:w="739" w:type="dxa"/>
            </w:tblPrEx>
          </w:tblPrExChange>
        </w:tblPrEx>
        <w:trPr>
          <w:ins w:id="18408" w:author="Nguyen Ho Hai" w:date="2012-02-22T21:53:00Z"/>
          <w:trPrChange w:id="18409"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410" w:author="Phuong Giang" w:date="2012-02-23T00:26:00Z">
              <w:tcPr>
                <w:tcW w:w="975" w:type="dxa"/>
                <w:gridSpan w:val="2"/>
                <w:shd w:val="clear" w:color="auto" w:fill="auto"/>
              </w:tcPr>
            </w:tcPrChange>
          </w:tcPr>
          <w:p w:rsidR="00751F11" w:rsidRPr="006617AE" w:rsidRDefault="00751F11" w:rsidP="00995D66">
            <w:pPr>
              <w:rPr>
                <w:ins w:id="18411" w:author="Nguyen Ho Hai" w:date="2012-02-22T21:53:00Z"/>
                <w:b w:val="0"/>
                <w:bCs w:val="0"/>
              </w:rPr>
            </w:pPr>
            <w:ins w:id="18412" w:author="Nguyen Ho Hai" w:date="2012-02-22T21:53:00Z">
              <w:r w:rsidRPr="006617AE">
                <w:rPr>
                  <w:b w:val="0"/>
                  <w:bCs w:val="0"/>
                </w:rPr>
                <w:lastRenderedPageBreak/>
                <w:t>4</w:t>
              </w:r>
            </w:ins>
          </w:p>
        </w:tc>
        <w:tc>
          <w:tcPr>
            <w:tcW w:w="1440" w:type="dxa"/>
            <w:shd w:val="clear" w:color="auto" w:fill="auto"/>
            <w:tcPrChange w:id="18413" w:author="Phuong Giang" w:date="2012-02-23T00:26:00Z">
              <w:tcPr>
                <w:tcW w:w="1440"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414" w:author="Nguyen Ho Hai" w:date="2012-02-22T21:53:00Z"/>
              </w:rPr>
            </w:pPr>
            <w:ins w:id="18415" w:author="Nguyen Ho Hai" w:date="2012-02-22T21:53:00Z">
              <w:r>
                <w:t>1.1</w:t>
              </w:r>
              <w:r w:rsidRPr="00846B22">
                <w:t>.2</w:t>
              </w:r>
            </w:ins>
          </w:p>
        </w:tc>
        <w:tc>
          <w:tcPr>
            <w:tcW w:w="2358" w:type="dxa"/>
            <w:shd w:val="clear" w:color="auto" w:fill="auto"/>
            <w:tcPrChange w:id="18416" w:author="Phuong Giang" w:date="2012-02-23T00:26:00Z">
              <w:tcPr>
                <w:tcW w:w="2358"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417" w:author="Nguyen Ho Hai" w:date="2012-02-22T21:53:00Z"/>
              </w:rPr>
            </w:pPr>
            <w:proofErr w:type="spellStart"/>
            <w:ins w:id="18418" w:author="Nguyen Ho Hai" w:date="2012-02-22T21:53:00Z">
              <w:r w:rsidRPr="00846B22">
                <w:t>TeamSize</w:t>
              </w:r>
              <w:proofErr w:type="spellEnd"/>
            </w:ins>
          </w:p>
        </w:tc>
        <w:tc>
          <w:tcPr>
            <w:tcW w:w="2340" w:type="dxa"/>
            <w:shd w:val="clear" w:color="auto" w:fill="auto"/>
            <w:tcPrChange w:id="18419"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20" w:author="Nguyen Ho Hai" w:date="2012-02-22T21:53:00Z"/>
              </w:rPr>
            </w:pPr>
            <w:ins w:id="18421" w:author="Nguyen Ho Hai" w:date="2012-02-22T21:53:00Z">
              <w:r w:rsidRPr="00846B22">
                <w:t>Number of pupils in team</w:t>
              </w:r>
            </w:ins>
          </w:p>
        </w:tc>
        <w:tc>
          <w:tcPr>
            <w:tcW w:w="1824" w:type="dxa"/>
            <w:shd w:val="clear" w:color="auto" w:fill="auto"/>
            <w:tcPrChange w:id="18422"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23" w:author="Nguyen Ho Hai" w:date="2012-02-22T21:53:00Z"/>
              </w:rPr>
            </w:pPr>
            <w:ins w:id="18424" w:author="Nguyen Ho Hai" w:date="2012-02-22T21:53:00Z">
              <w:r>
                <w:t>Min:1</w:t>
              </w:r>
            </w:ins>
          </w:p>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25" w:author="Nguyen Ho Hai" w:date="2012-02-22T21:53:00Z"/>
              </w:rPr>
            </w:pPr>
            <w:ins w:id="18426" w:author="Nguyen Ho Hai" w:date="2012-02-22T21:53:00Z">
              <w:r w:rsidRPr="00846B22">
                <w:t>Max:1</w:t>
              </w:r>
            </w:ins>
          </w:p>
        </w:tc>
        <w:tc>
          <w:tcPr>
            <w:tcW w:w="925" w:type="dxa"/>
            <w:shd w:val="clear" w:color="auto" w:fill="auto"/>
            <w:tcPrChange w:id="18427"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28" w:author="Nguyen Ho Hai" w:date="2012-02-22T21:53:00Z"/>
              </w:rPr>
            </w:pPr>
          </w:p>
        </w:tc>
        <w:tc>
          <w:tcPr>
            <w:tcW w:w="1170" w:type="dxa"/>
            <w:shd w:val="clear" w:color="auto" w:fill="auto"/>
            <w:tcPrChange w:id="18429" w:author="Phuong Giang" w:date="2012-02-23T00:26:00Z">
              <w:tcPr>
                <w:tcW w:w="1170"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30" w:author="Nguyen Ho Hai" w:date="2012-02-22T21:53:00Z"/>
              </w:rPr>
            </w:pPr>
          </w:p>
        </w:tc>
      </w:tr>
      <w:tr w:rsidR="00751F11" w:rsidTr="0090418E">
        <w:tblPrEx>
          <w:tblPrExChange w:id="18431" w:author="Phuong Giang" w:date="2012-02-23T00:26:00Z">
            <w:tblPrEx>
              <w:jc w:val="center"/>
              <w:tblInd w:w="739" w:type="dxa"/>
            </w:tblPrEx>
          </w:tblPrExChange>
        </w:tblPrEx>
        <w:trPr>
          <w:cnfStyle w:val="000000100000" w:firstRow="0" w:lastRow="0" w:firstColumn="0" w:lastColumn="0" w:oddVBand="0" w:evenVBand="0" w:oddHBand="1" w:evenHBand="0" w:firstRowFirstColumn="0" w:firstRowLastColumn="0" w:lastRowFirstColumn="0" w:lastRowLastColumn="0"/>
          <w:ins w:id="18432" w:author="Nguyen Ho Hai" w:date="2012-02-22T21:53:00Z"/>
          <w:trPrChange w:id="18433"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auto"/>
            <w:tcPrChange w:id="18434" w:author="Phuong Giang" w:date="2012-02-23T00:26:00Z">
              <w:tcPr>
                <w:tcW w:w="975" w:type="dxa"/>
                <w:gridSpan w:val="2"/>
                <w:shd w:val="clear" w:color="auto" w:fill="auto"/>
              </w:tcPr>
            </w:tcPrChange>
          </w:tcPr>
          <w:p w:rsidR="00751F11" w:rsidRPr="006617AE" w:rsidRDefault="00751F11" w:rsidP="00995D66">
            <w:pPr>
              <w:cnfStyle w:val="001000100000" w:firstRow="0" w:lastRow="0" w:firstColumn="1" w:lastColumn="0" w:oddVBand="0" w:evenVBand="0" w:oddHBand="1" w:evenHBand="0" w:firstRowFirstColumn="0" w:firstRowLastColumn="0" w:lastRowFirstColumn="0" w:lastRowLastColumn="0"/>
              <w:rPr>
                <w:ins w:id="18435" w:author="Nguyen Ho Hai" w:date="2012-02-22T21:53:00Z"/>
                <w:b w:val="0"/>
                <w:bCs w:val="0"/>
              </w:rPr>
            </w:pPr>
            <w:ins w:id="18436" w:author="Nguyen Ho Hai" w:date="2012-02-22T21:53:00Z">
              <w:r w:rsidRPr="006617AE">
                <w:rPr>
                  <w:b w:val="0"/>
                  <w:bCs w:val="0"/>
                </w:rPr>
                <w:t>5</w:t>
              </w:r>
            </w:ins>
          </w:p>
        </w:tc>
        <w:tc>
          <w:tcPr>
            <w:tcW w:w="1440" w:type="dxa"/>
            <w:tcBorders>
              <w:top w:val="none" w:sz="0" w:space="0" w:color="auto"/>
              <w:bottom w:val="none" w:sz="0" w:space="0" w:color="auto"/>
            </w:tcBorders>
            <w:shd w:val="clear" w:color="auto" w:fill="auto"/>
            <w:tcPrChange w:id="18437" w:author="Phuong Giang" w:date="2012-02-23T00:26:00Z">
              <w:tcPr>
                <w:tcW w:w="1440"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438" w:author="Nguyen Ho Hai" w:date="2012-02-22T21:53:00Z"/>
              </w:rPr>
            </w:pPr>
            <w:ins w:id="18439" w:author="Nguyen Ho Hai" w:date="2012-02-22T21:53:00Z">
              <w:r>
                <w:t>1.1</w:t>
              </w:r>
              <w:r w:rsidRPr="00846B22">
                <w:t>.3</w:t>
              </w:r>
            </w:ins>
          </w:p>
        </w:tc>
        <w:tc>
          <w:tcPr>
            <w:tcW w:w="2358" w:type="dxa"/>
            <w:tcBorders>
              <w:top w:val="none" w:sz="0" w:space="0" w:color="auto"/>
              <w:bottom w:val="none" w:sz="0" w:space="0" w:color="auto"/>
            </w:tcBorders>
            <w:shd w:val="clear" w:color="auto" w:fill="auto"/>
            <w:tcPrChange w:id="18440" w:author="Phuong Giang" w:date="2012-02-23T00:26:00Z">
              <w:tcPr>
                <w:tcW w:w="2358"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441" w:author="Nguyen Ho Hai" w:date="2012-02-22T21:53:00Z"/>
              </w:rPr>
            </w:pPr>
            <w:ins w:id="18442" w:author="Nguyen Ho Hai" w:date="2012-02-22T21:53:00Z">
              <w:r w:rsidRPr="00846B22">
                <w:t>Tools</w:t>
              </w:r>
            </w:ins>
          </w:p>
        </w:tc>
        <w:tc>
          <w:tcPr>
            <w:tcW w:w="2340" w:type="dxa"/>
            <w:tcBorders>
              <w:top w:val="none" w:sz="0" w:space="0" w:color="auto"/>
              <w:bottom w:val="none" w:sz="0" w:space="0" w:color="auto"/>
            </w:tcBorders>
            <w:shd w:val="clear" w:color="auto" w:fill="auto"/>
            <w:tcPrChange w:id="18443"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44" w:author="Nguyen Ho Hai" w:date="2012-02-22T21:53:00Z"/>
              </w:rPr>
            </w:pPr>
            <w:ins w:id="18445" w:author="Nguyen Ho Hai" w:date="2012-02-22T21:53:00Z">
              <w:r w:rsidRPr="00846B22">
                <w:t>Tools used for  teaching method</w:t>
              </w:r>
            </w:ins>
          </w:p>
        </w:tc>
        <w:tc>
          <w:tcPr>
            <w:tcW w:w="1824" w:type="dxa"/>
            <w:tcBorders>
              <w:top w:val="none" w:sz="0" w:space="0" w:color="auto"/>
              <w:bottom w:val="none" w:sz="0" w:space="0" w:color="auto"/>
            </w:tcBorders>
            <w:shd w:val="clear" w:color="auto" w:fill="auto"/>
            <w:tcPrChange w:id="18446"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47" w:author="Nguyen Ho Hai" w:date="2012-02-22T21:53:00Z"/>
              </w:rPr>
            </w:pPr>
            <w:ins w:id="18448" w:author="Nguyen Ho Hai" w:date="2012-02-22T21:53:00Z">
              <w:r>
                <w:t>Min:1</w:t>
              </w:r>
            </w:ins>
          </w:p>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49" w:author="Nguyen Ho Hai" w:date="2012-02-22T21:53:00Z"/>
              </w:rPr>
            </w:pPr>
            <w:ins w:id="18450" w:author="Nguyen Ho Hai" w:date="2012-02-22T21:53:00Z">
              <w:r w:rsidRPr="00846B22">
                <w:t>Max:1</w:t>
              </w:r>
            </w:ins>
          </w:p>
        </w:tc>
        <w:tc>
          <w:tcPr>
            <w:tcW w:w="925" w:type="dxa"/>
            <w:tcBorders>
              <w:top w:val="none" w:sz="0" w:space="0" w:color="auto"/>
              <w:bottom w:val="none" w:sz="0" w:space="0" w:color="auto"/>
            </w:tcBorders>
            <w:shd w:val="clear" w:color="auto" w:fill="auto"/>
            <w:tcPrChange w:id="18451"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52" w:author="Nguyen Ho Hai" w:date="2012-02-22T21:53:00Z"/>
              </w:rPr>
            </w:pPr>
          </w:p>
        </w:tc>
        <w:tc>
          <w:tcPr>
            <w:tcW w:w="1170" w:type="dxa"/>
            <w:tcBorders>
              <w:top w:val="none" w:sz="0" w:space="0" w:color="auto"/>
              <w:bottom w:val="none" w:sz="0" w:space="0" w:color="auto"/>
              <w:right w:val="none" w:sz="0" w:space="0" w:color="auto"/>
            </w:tcBorders>
            <w:shd w:val="clear" w:color="auto" w:fill="auto"/>
            <w:tcPrChange w:id="18453" w:author="Phuong Giang" w:date="2012-02-23T00:26:00Z">
              <w:tcPr>
                <w:tcW w:w="1170" w:type="dxa"/>
                <w:gridSpan w:val="2"/>
                <w:shd w:val="clear" w:color="auto" w:fill="auto"/>
              </w:tcPr>
            </w:tcPrChange>
          </w:tcPr>
          <w:p w:rsidR="00751F11"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54" w:author="Nguyen Ho Hai" w:date="2012-02-22T21:53:00Z"/>
              </w:rPr>
            </w:pPr>
          </w:p>
        </w:tc>
      </w:tr>
      <w:tr w:rsidR="00751F11" w:rsidTr="0090418E">
        <w:tblPrEx>
          <w:tblPrExChange w:id="18455" w:author="Phuong Giang" w:date="2012-02-23T00:26:00Z">
            <w:tblPrEx>
              <w:jc w:val="center"/>
              <w:tblInd w:w="739" w:type="dxa"/>
            </w:tblPrEx>
          </w:tblPrExChange>
        </w:tblPrEx>
        <w:trPr>
          <w:ins w:id="18456" w:author="Nguyen Ho Hai" w:date="2012-02-22T21:53:00Z"/>
          <w:trPrChange w:id="18457"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458" w:author="Phuong Giang" w:date="2012-02-23T00:26:00Z">
              <w:tcPr>
                <w:tcW w:w="975" w:type="dxa"/>
                <w:gridSpan w:val="2"/>
                <w:shd w:val="clear" w:color="auto" w:fill="auto"/>
              </w:tcPr>
            </w:tcPrChange>
          </w:tcPr>
          <w:p w:rsidR="00751F11" w:rsidRPr="006617AE" w:rsidRDefault="00751F11" w:rsidP="00995D66">
            <w:pPr>
              <w:rPr>
                <w:ins w:id="18459" w:author="Nguyen Ho Hai" w:date="2012-02-22T21:53:00Z"/>
                <w:b w:val="0"/>
                <w:bCs w:val="0"/>
              </w:rPr>
            </w:pPr>
            <w:ins w:id="18460" w:author="Nguyen Ho Hai" w:date="2012-02-22T21:53:00Z">
              <w:r w:rsidRPr="006617AE">
                <w:rPr>
                  <w:b w:val="0"/>
                  <w:bCs w:val="0"/>
                </w:rPr>
                <w:t>6</w:t>
              </w:r>
            </w:ins>
          </w:p>
        </w:tc>
        <w:tc>
          <w:tcPr>
            <w:tcW w:w="1440" w:type="dxa"/>
            <w:shd w:val="clear" w:color="auto" w:fill="auto"/>
            <w:tcPrChange w:id="18461" w:author="Phuong Giang" w:date="2012-02-23T00:26:00Z">
              <w:tcPr>
                <w:tcW w:w="1440"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462" w:author="Nguyen Ho Hai" w:date="2012-02-22T21:53:00Z"/>
              </w:rPr>
            </w:pPr>
            <w:ins w:id="18463" w:author="Nguyen Ho Hai" w:date="2012-02-22T21:53:00Z">
              <w:r>
                <w:t>1.1</w:t>
              </w:r>
              <w:r w:rsidRPr="00846B22">
                <w:t>.4</w:t>
              </w:r>
            </w:ins>
          </w:p>
        </w:tc>
        <w:tc>
          <w:tcPr>
            <w:tcW w:w="2358" w:type="dxa"/>
            <w:shd w:val="clear" w:color="auto" w:fill="auto"/>
            <w:tcPrChange w:id="18464" w:author="Phuong Giang" w:date="2012-02-23T00:26:00Z">
              <w:tcPr>
                <w:tcW w:w="2358"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465" w:author="Nguyen Ho Hai" w:date="2012-02-22T21:53:00Z"/>
              </w:rPr>
            </w:pPr>
            <w:proofErr w:type="spellStart"/>
            <w:ins w:id="18466" w:author="Nguyen Ho Hai" w:date="2012-02-22T21:53:00Z">
              <w:r w:rsidRPr="00846B22">
                <w:t>PreferredSubjects</w:t>
              </w:r>
              <w:proofErr w:type="spellEnd"/>
            </w:ins>
          </w:p>
        </w:tc>
        <w:tc>
          <w:tcPr>
            <w:tcW w:w="2340" w:type="dxa"/>
            <w:shd w:val="clear" w:color="auto" w:fill="auto"/>
            <w:tcPrChange w:id="18467"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68" w:author="Nguyen Ho Hai" w:date="2012-02-22T21:53:00Z"/>
              </w:rPr>
            </w:pPr>
            <w:ins w:id="18469" w:author="Nguyen Ho Hai" w:date="2012-02-22T21:53:00Z">
              <w:r w:rsidRPr="00846B22">
                <w:t>This element contains sub-</w:t>
              </w:r>
              <w:proofErr w:type="spellStart"/>
              <w:r w:rsidRPr="00846B22">
                <w:t>PreferredSubject</w:t>
              </w:r>
              <w:proofErr w:type="spellEnd"/>
              <w:r w:rsidRPr="00846B22">
                <w:t xml:space="preserve"> elements</w:t>
              </w:r>
            </w:ins>
          </w:p>
        </w:tc>
        <w:tc>
          <w:tcPr>
            <w:tcW w:w="1824" w:type="dxa"/>
            <w:shd w:val="clear" w:color="auto" w:fill="auto"/>
            <w:tcPrChange w:id="18470"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71" w:author="Nguyen Ho Hai" w:date="2012-02-22T21:53:00Z"/>
              </w:rPr>
            </w:pPr>
            <w:ins w:id="18472" w:author="Nguyen Ho Hai" w:date="2012-02-22T21:53:00Z">
              <w:r>
                <w:t>Min:1</w:t>
              </w:r>
            </w:ins>
          </w:p>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73" w:author="Nguyen Ho Hai" w:date="2012-02-22T21:53:00Z"/>
              </w:rPr>
            </w:pPr>
            <w:ins w:id="18474" w:author="Nguyen Ho Hai" w:date="2012-02-22T21:53:00Z">
              <w:r w:rsidRPr="00846B22">
                <w:t>Max:1</w:t>
              </w:r>
            </w:ins>
          </w:p>
        </w:tc>
        <w:tc>
          <w:tcPr>
            <w:tcW w:w="925" w:type="dxa"/>
            <w:shd w:val="clear" w:color="auto" w:fill="auto"/>
            <w:tcPrChange w:id="18475"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76" w:author="Nguyen Ho Hai" w:date="2012-02-22T21:53:00Z"/>
              </w:rPr>
            </w:pPr>
          </w:p>
        </w:tc>
        <w:tc>
          <w:tcPr>
            <w:tcW w:w="1170" w:type="dxa"/>
            <w:shd w:val="clear" w:color="auto" w:fill="auto"/>
            <w:tcPrChange w:id="18477" w:author="Phuong Giang" w:date="2012-02-23T00:26:00Z">
              <w:tcPr>
                <w:tcW w:w="1170"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478" w:author="Nguyen Ho Hai" w:date="2012-02-22T21:53:00Z"/>
              </w:rPr>
            </w:pPr>
          </w:p>
        </w:tc>
      </w:tr>
      <w:tr w:rsidR="00751F11" w:rsidTr="0090418E">
        <w:tblPrEx>
          <w:tblPrExChange w:id="18479" w:author="Phuong Giang" w:date="2012-02-23T00:26:00Z">
            <w:tblPrEx>
              <w:jc w:val="center"/>
              <w:tblInd w:w="739" w:type="dxa"/>
            </w:tblPrEx>
          </w:tblPrExChange>
        </w:tblPrEx>
        <w:trPr>
          <w:cnfStyle w:val="000000100000" w:firstRow="0" w:lastRow="0" w:firstColumn="0" w:lastColumn="0" w:oddVBand="0" w:evenVBand="0" w:oddHBand="1" w:evenHBand="0" w:firstRowFirstColumn="0" w:firstRowLastColumn="0" w:lastRowFirstColumn="0" w:lastRowLastColumn="0"/>
          <w:ins w:id="18480" w:author="Nguyen Ho Hai" w:date="2012-02-22T21:53:00Z"/>
          <w:trPrChange w:id="18481"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auto"/>
            <w:tcPrChange w:id="18482" w:author="Phuong Giang" w:date="2012-02-23T00:26:00Z">
              <w:tcPr>
                <w:tcW w:w="975" w:type="dxa"/>
                <w:gridSpan w:val="2"/>
                <w:shd w:val="clear" w:color="auto" w:fill="auto"/>
              </w:tcPr>
            </w:tcPrChange>
          </w:tcPr>
          <w:p w:rsidR="00751F11" w:rsidRPr="006617AE" w:rsidRDefault="00751F11" w:rsidP="00995D66">
            <w:pPr>
              <w:cnfStyle w:val="001000100000" w:firstRow="0" w:lastRow="0" w:firstColumn="1" w:lastColumn="0" w:oddVBand="0" w:evenVBand="0" w:oddHBand="1" w:evenHBand="0" w:firstRowFirstColumn="0" w:firstRowLastColumn="0" w:lastRowFirstColumn="0" w:lastRowLastColumn="0"/>
              <w:rPr>
                <w:ins w:id="18483" w:author="Nguyen Ho Hai" w:date="2012-02-22T21:53:00Z"/>
                <w:b w:val="0"/>
                <w:bCs w:val="0"/>
              </w:rPr>
            </w:pPr>
            <w:ins w:id="18484" w:author="Nguyen Ho Hai" w:date="2012-02-22T21:53:00Z">
              <w:r>
                <w:rPr>
                  <w:b w:val="0"/>
                  <w:bCs w:val="0"/>
                </w:rPr>
                <w:t>7</w:t>
              </w:r>
            </w:ins>
          </w:p>
        </w:tc>
        <w:tc>
          <w:tcPr>
            <w:tcW w:w="1440" w:type="dxa"/>
            <w:tcBorders>
              <w:top w:val="none" w:sz="0" w:space="0" w:color="auto"/>
              <w:bottom w:val="none" w:sz="0" w:space="0" w:color="auto"/>
            </w:tcBorders>
            <w:shd w:val="clear" w:color="auto" w:fill="auto"/>
            <w:tcPrChange w:id="18485" w:author="Phuong Giang" w:date="2012-02-23T00:26:00Z">
              <w:tcPr>
                <w:tcW w:w="1440"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486" w:author="Nguyen Ho Hai" w:date="2012-02-22T21:53:00Z"/>
              </w:rPr>
            </w:pPr>
            <w:ins w:id="18487" w:author="Nguyen Ho Hai" w:date="2012-02-22T21:53:00Z">
              <w:r>
                <w:t>1.1</w:t>
              </w:r>
              <w:r w:rsidRPr="00846B22">
                <w:t>.</w:t>
              </w:r>
              <w:r>
                <w:t>4</w:t>
              </w:r>
              <w:r w:rsidRPr="00846B22">
                <w:t>.1</w:t>
              </w:r>
            </w:ins>
          </w:p>
        </w:tc>
        <w:tc>
          <w:tcPr>
            <w:tcW w:w="2358" w:type="dxa"/>
            <w:tcBorders>
              <w:top w:val="none" w:sz="0" w:space="0" w:color="auto"/>
              <w:bottom w:val="none" w:sz="0" w:space="0" w:color="auto"/>
            </w:tcBorders>
            <w:shd w:val="clear" w:color="auto" w:fill="auto"/>
            <w:tcPrChange w:id="18488" w:author="Phuong Giang" w:date="2012-02-23T00:26:00Z">
              <w:tcPr>
                <w:tcW w:w="2358"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489" w:author="Nguyen Ho Hai" w:date="2012-02-22T21:53:00Z"/>
              </w:rPr>
            </w:pPr>
            <w:proofErr w:type="spellStart"/>
            <w:ins w:id="18490" w:author="Nguyen Ho Hai" w:date="2012-02-22T21:53:00Z">
              <w:r w:rsidRPr="00846B22">
                <w:t>PreferredSubject</w:t>
              </w:r>
              <w:proofErr w:type="spellEnd"/>
            </w:ins>
          </w:p>
        </w:tc>
        <w:tc>
          <w:tcPr>
            <w:tcW w:w="2340" w:type="dxa"/>
            <w:tcBorders>
              <w:top w:val="none" w:sz="0" w:space="0" w:color="auto"/>
              <w:bottom w:val="none" w:sz="0" w:space="0" w:color="auto"/>
            </w:tcBorders>
            <w:shd w:val="clear" w:color="auto" w:fill="auto"/>
            <w:tcPrChange w:id="18491"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92" w:author="Nguyen Ho Hai" w:date="2012-02-22T21:53:00Z"/>
              </w:rPr>
            </w:pPr>
            <w:ins w:id="18493" w:author="Nguyen Ho Hai" w:date="2012-02-22T21:53:00Z">
              <w:r w:rsidRPr="00846B22">
                <w:t xml:space="preserve">This teaching method is suitable with subjects, Math, Physics or </w:t>
              </w:r>
              <w:r>
                <w:t>Chemistry…</w:t>
              </w:r>
            </w:ins>
          </w:p>
        </w:tc>
        <w:tc>
          <w:tcPr>
            <w:tcW w:w="1824" w:type="dxa"/>
            <w:tcBorders>
              <w:top w:val="none" w:sz="0" w:space="0" w:color="auto"/>
              <w:bottom w:val="none" w:sz="0" w:space="0" w:color="auto"/>
            </w:tcBorders>
            <w:shd w:val="clear" w:color="auto" w:fill="auto"/>
            <w:tcPrChange w:id="18494"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95" w:author="Nguyen Ho Hai" w:date="2012-02-22T21:53:00Z"/>
              </w:rPr>
            </w:pPr>
            <w:ins w:id="18496" w:author="Nguyen Ho Hai" w:date="2012-02-22T21:53:00Z">
              <w:r>
                <w:t>Min</w:t>
              </w:r>
              <w:proofErr w:type="gramStart"/>
              <w:r>
                <w:t>:0</w:t>
              </w:r>
              <w:proofErr w:type="gramEnd"/>
            </w:ins>
          </w:p>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497" w:author="Nguyen Ho Hai" w:date="2012-02-22T21:53:00Z"/>
              </w:rPr>
            </w:pPr>
            <w:proofErr w:type="spellStart"/>
            <w:ins w:id="18498" w:author="Nguyen Ho Hai" w:date="2012-02-22T21:53:00Z">
              <w:r w:rsidRPr="00846B22">
                <w:t>Max:unbound</w:t>
              </w:r>
              <w:r>
                <w:t>ed</w:t>
              </w:r>
              <w:proofErr w:type="spellEnd"/>
            </w:ins>
          </w:p>
        </w:tc>
        <w:tc>
          <w:tcPr>
            <w:tcW w:w="925" w:type="dxa"/>
            <w:tcBorders>
              <w:top w:val="none" w:sz="0" w:space="0" w:color="auto"/>
              <w:bottom w:val="none" w:sz="0" w:space="0" w:color="auto"/>
            </w:tcBorders>
            <w:shd w:val="clear" w:color="auto" w:fill="auto"/>
            <w:tcPrChange w:id="18499"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00" w:author="Nguyen Ho Hai" w:date="2012-02-22T21:53:00Z"/>
              </w:rPr>
            </w:pPr>
          </w:p>
        </w:tc>
        <w:tc>
          <w:tcPr>
            <w:tcW w:w="1170" w:type="dxa"/>
            <w:tcBorders>
              <w:top w:val="none" w:sz="0" w:space="0" w:color="auto"/>
              <w:bottom w:val="none" w:sz="0" w:space="0" w:color="auto"/>
              <w:right w:val="none" w:sz="0" w:space="0" w:color="auto"/>
            </w:tcBorders>
            <w:shd w:val="clear" w:color="auto" w:fill="auto"/>
            <w:tcPrChange w:id="18501" w:author="Phuong Giang" w:date="2012-02-23T00:26:00Z">
              <w:tcPr>
                <w:tcW w:w="1170" w:type="dxa"/>
                <w:gridSpan w:val="2"/>
                <w:shd w:val="clear" w:color="auto" w:fill="auto"/>
              </w:tcPr>
            </w:tcPrChange>
          </w:tcPr>
          <w:p w:rsidR="00751F11"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02" w:author="Nguyen Ho Hai" w:date="2012-02-22T21:53:00Z"/>
              </w:rPr>
            </w:pPr>
          </w:p>
        </w:tc>
      </w:tr>
      <w:tr w:rsidR="00751F11" w:rsidTr="0090418E">
        <w:tblPrEx>
          <w:tblPrExChange w:id="18503" w:author="Phuong Giang" w:date="2012-02-23T00:26:00Z">
            <w:tblPrEx>
              <w:jc w:val="center"/>
              <w:tblInd w:w="739" w:type="dxa"/>
            </w:tblPrEx>
          </w:tblPrExChange>
        </w:tblPrEx>
        <w:trPr>
          <w:ins w:id="18504" w:author="Nguyen Ho Hai" w:date="2012-02-22T21:53:00Z"/>
          <w:trPrChange w:id="18505"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506" w:author="Phuong Giang" w:date="2012-02-23T00:26:00Z">
              <w:tcPr>
                <w:tcW w:w="975" w:type="dxa"/>
                <w:gridSpan w:val="2"/>
                <w:shd w:val="clear" w:color="auto" w:fill="auto"/>
              </w:tcPr>
            </w:tcPrChange>
          </w:tcPr>
          <w:p w:rsidR="00751F11" w:rsidRPr="006617AE" w:rsidRDefault="00751F11" w:rsidP="00995D66">
            <w:pPr>
              <w:rPr>
                <w:ins w:id="18507" w:author="Nguyen Ho Hai" w:date="2012-02-22T21:53:00Z"/>
                <w:b w:val="0"/>
                <w:bCs w:val="0"/>
              </w:rPr>
            </w:pPr>
            <w:ins w:id="18508" w:author="Nguyen Ho Hai" w:date="2012-02-22T21:53:00Z">
              <w:r>
                <w:rPr>
                  <w:b w:val="0"/>
                  <w:bCs w:val="0"/>
                </w:rPr>
                <w:t>8</w:t>
              </w:r>
            </w:ins>
          </w:p>
        </w:tc>
        <w:tc>
          <w:tcPr>
            <w:tcW w:w="1440" w:type="dxa"/>
            <w:shd w:val="clear" w:color="auto" w:fill="auto"/>
            <w:tcPrChange w:id="18509" w:author="Phuong Giang" w:date="2012-02-23T00:26:00Z">
              <w:tcPr>
                <w:tcW w:w="1440"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510" w:author="Nguyen Ho Hai" w:date="2012-02-22T21:53:00Z"/>
              </w:rPr>
            </w:pPr>
            <w:ins w:id="18511" w:author="Nguyen Ho Hai" w:date="2012-02-22T21:53:00Z">
              <w:r>
                <w:t>1.1</w:t>
              </w:r>
              <w:r w:rsidRPr="00846B22">
                <w:t>.5</w:t>
              </w:r>
            </w:ins>
          </w:p>
        </w:tc>
        <w:tc>
          <w:tcPr>
            <w:tcW w:w="2358" w:type="dxa"/>
            <w:shd w:val="clear" w:color="auto" w:fill="auto"/>
            <w:tcPrChange w:id="18512" w:author="Phuong Giang" w:date="2012-02-23T00:26:00Z">
              <w:tcPr>
                <w:tcW w:w="2358"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513" w:author="Nguyen Ho Hai" w:date="2012-02-22T21:53:00Z"/>
              </w:rPr>
            </w:pPr>
            <w:proofErr w:type="spellStart"/>
            <w:ins w:id="18514" w:author="Nguyen Ho Hai" w:date="2012-02-22T21:53:00Z">
              <w:r w:rsidRPr="00846B22">
                <w:t>PreferredClassLevel</w:t>
              </w:r>
              <w:proofErr w:type="spellEnd"/>
            </w:ins>
          </w:p>
        </w:tc>
        <w:tc>
          <w:tcPr>
            <w:tcW w:w="2340" w:type="dxa"/>
            <w:shd w:val="clear" w:color="auto" w:fill="auto"/>
            <w:tcPrChange w:id="18515"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16" w:author="Nguyen Ho Hai" w:date="2012-02-22T21:53:00Z"/>
              </w:rPr>
            </w:pPr>
            <w:ins w:id="18517" w:author="Nguyen Ho Hai" w:date="2012-02-22T21:53:00Z">
              <w:r w:rsidRPr="00846B22">
                <w:t>This method is suitable with class 1 or 2 …</w:t>
              </w:r>
            </w:ins>
          </w:p>
        </w:tc>
        <w:tc>
          <w:tcPr>
            <w:tcW w:w="1824" w:type="dxa"/>
            <w:shd w:val="clear" w:color="auto" w:fill="auto"/>
            <w:tcPrChange w:id="18518"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19" w:author="Nguyen Ho Hai" w:date="2012-02-22T21:53:00Z"/>
              </w:rPr>
            </w:pPr>
            <w:ins w:id="18520" w:author="Nguyen Ho Hai" w:date="2012-02-22T21:53:00Z">
              <w:r>
                <w:t>Min:1</w:t>
              </w:r>
            </w:ins>
          </w:p>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21" w:author="Nguyen Ho Hai" w:date="2012-02-22T21:53:00Z"/>
              </w:rPr>
            </w:pPr>
            <w:ins w:id="18522" w:author="Nguyen Ho Hai" w:date="2012-02-22T21:53:00Z">
              <w:r w:rsidRPr="00846B22">
                <w:t>Max:1</w:t>
              </w:r>
            </w:ins>
          </w:p>
        </w:tc>
        <w:tc>
          <w:tcPr>
            <w:tcW w:w="925" w:type="dxa"/>
            <w:shd w:val="clear" w:color="auto" w:fill="auto"/>
            <w:tcPrChange w:id="18523"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24" w:author="Nguyen Ho Hai" w:date="2012-02-22T21:53:00Z"/>
              </w:rPr>
            </w:pPr>
          </w:p>
        </w:tc>
        <w:tc>
          <w:tcPr>
            <w:tcW w:w="1170" w:type="dxa"/>
            <w:shd w:val="clear" w:color="auto" w:fill="auto"/>
            <w:tcPrChange w:id="18525" w:author="Phuong Giang" w:date="2012-02-23T00:26:00Z">
              <w:tcPr>
                <w:tcW w:w="1170"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26" w:author="Nguyen Ho Hai" w:date="2012-02-22T21:53:00Z"/>
              </w:rPr>
            </w:pPr>
          </w:p>
        </w:tc>
      </w:tr>
      <w:tr w:rsidR="00751F11" w:rsidTr="0090418E">
        <w:tblPrEx>
          <w:tblPrExChange w:id="18527" w:author="Phuong Giang" w:date="2012-02-23T00:26:00Z">
            <w:tblPrEx>
              <w:jc w:val="center"/>
              <w:tblInd w:w="739" w:type="dxa"/>
            </w:tblPrEx>
          </w:tblPrExChange>
        </w:tblPrEx>
        <w:trPr>
          <w:cnfStyle w:val="000000100000" w:firstRow="0" w:lastRow="0" w:firstColumn="0" w:lastColumn="0" w:oddVBand="0" w:evenVBand="0" w:oddHBand="1" w:evenHBand="0" w:firstRowFirstColumn="0" w:firstRowLastColumn="0" w:lastRowFirstColumn="0" w:lastRowLastColumn="0"/>
          <w:ins w:id="18528" w:author="Nguyen Ho Hai" w:date="2012-02-22T21:53:00Z"/>
          <w:trPrChange w:id="18529"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auto"/>
            <w:tcPrChange w:id="18530" w:author="Phuong Giang" w:date="2012-02-23T00:26:00Z">
              <w:tcPr>
                <w:tcW w:w="975" w:type="dxa"/>
                <w:gridSpan w:val="2"/>
                <w:shd w:val="clear" w:color="auto" w:fill="auto"/>
              </w:tcPr>
            </w:tcPrChange>
          </w:tcPr>
          <w:p w:rsidR="00751F11" w:rsidRPr="006617AE" w:rsidRDefault="00751F11" w:rsidP="00995D66">
            <w:pPr>
              <w:cnfStyle w:val="001000100000" w:firstRow="0" w:lastRow="0" w:firstColumn="1" w:lastColumn="0" w:oddVBand="0" w:evenVBand="0" w:oddHBand="1" w:evenHBand="0" w:firstRowFirstColumn="0" w:firstRowLastColumn="0" w:lastRowFirstColumn="0" w:lastRowLastColumn="0"/>
              <w:rPr>
                <w:ins w:id="18531" w:author="Nguyen Ho Hai" w:date="2012-02-22T21:53:00Z"/>
                <w:b w:val="0"/>
                <w:bCs w:val="0"/>
              </w:rPr>
            </w:pPr>
            <w:ins w:id="18532" w:author="Nguyen Ho Hai" w:date="2012-02-22T21:53:00Z">
              <w:r w:rsidRPr="006617AE">
                <w:rPr>
                  <w:b w:val="0"/>
                  <w:bCs w:val="0"/>
                </w:rPr>
                <w:t>9</w:t>
              </w:r>
            </w:ins>
          </w:p>
        </w:tc>
        <w:tc>
          <w:tcPr>
            <w:tcW w:w="1440" w:type="dxa"/>
            <w:tcBorders>
              <w:top w:val="none" w:sz="0" w:space="0" w:color="auto"/>
              <w:bottom w:val="none" w:sz="0" w:space="0" w:color="auto"/>
            </w:tcBorders>
            <w:shd w:val="clear" w:color="auto" w:fill="auto"/>
            <w:tcPrChange w:id="18533" w:author="Phuong Giang" w:date="2012-02-23T00:26:00Z">
              <w:tcPr>
                <w:tcW w:w="1440"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534" w:author="Nguyen Ho Hai" w:date="2012-02-22T21:53:00Z"/>
              </w:rPr>
            </w:pPr>
            <w:ins w:id="18535" w:author="Nguyen Ho Hai" w:date="2012-02-22T21:53:00Z">
              <w:r>
                <w:t>1.1</w:t>
              </w:r>
              <w:r w:rsidRPr="00846B22">
                <w:t>.6</w:t>
              </w:r>
            </w:ins>
          </w:p>
        </w:tc>
        <w:tc>
          <w:tcPr>
            <w:tcW w:w="2358" w:type="dxa"/>
            <w:tcBorders>
              <w:top w:val="none" w:sz="0" w:space="0" w:color="auto"/>
              <w:bottom w:val="none" w:sz="0" w:space="0" w:color="auto"/>
            </w:tcBorders>
            <w:shd w:val="clear" w:color="auto" w:fill="auto"/>
            <w:tcPrChange w:id="18536" w:author="Phuong Giang" w:date="2012-02-23T00:26:00Z">
              <w:tcPr>
                <w:tcW w:w="2358" w:type="dxa"/>
                <w:gridSpan w:val="2"/>
                <w:shd w:val="clear" w:color="auto" w:fill="auto"/>
              </w:tcPr>
            </w:tcPrChange>
          </w:tcPr>
          <w:p w:rsidR="00751F11" w:rsidRPr="00846B22" w:rsidRDefault="00751F11" w:rsidP="00995D66">
            <w:pPr>
              <w:cnfStyle w:val="000000100000" w:firstRow="0" w:lastRow="0" w:firstColumn="0" w:lastColumn="0" w:oddVBand="0" w:evenVBand="0" w:oddHBand="1" w:evenHBand="0" w:firstRowFirstColumn="0" w:firstRowLastColumn="0" w:lastRowFirstColumn="0" w:lastRowLastColumn="0"/>
              <w:rPr>
                <w:ins w:id="18537" w:author="Nguyen Ho Hai" w:date="2012-02-22T21:53:00Z"/>
              </w:rPr>
            </w:pPr>
            <w:ins w:id="18538" w:author="Nguyen Ho Hai" w:date="2012-02-22T21:53:00Z">
              <w:r w:rsidRPr="00846B22">
                <w:t>Content</w:t>
              </w:r>
            </w:ins>
          </w:p>
        </w:tc>
        <w:tc>
          <w:tcPr>
            <w:tcW w:w="2340" w:type="dxa"/>
            <w:tcBorders>
              <w:top w:val="none" w:sz="0" w:space="0" w:color="auto"/>
              <w:bottom w:val="none" w:sz="0" w:space="0" w:color="auto"/>
            </w:tcBorders>
            <w:shd w:val="clear" w:color="auto" w:fill="auto"/>
            <w:tcPrChange w:id="18539"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40" w:author="Nguyen Ho Hai" w:date="2012-02-22T21:53:00Z"/>
              </w:rPr>
            </w:pPr>
            <w:ins w:id="18541" w:author="Nguyen Ho Hai" w:date="2012-02-22T21:53:00Z">
              <w:r w:rsidRPr="00846B22">
                <w:t>Content of Teaching Method</w:t>
              </w:r>
            </w:ins>
          </w:p>
        </w:tc>
        <w:tc>
          <w:tcPr>
            <w:tcW w:w="1824" w:type="dxa"/>
            <w:tcBorders>
              <w:top w:val="none" w:sz="0" w:space="0" w:color="auto"/>
              <w:bottom w:val="none" w:sz="0" w:space="0" w:color="auto"/>
            </w:tcBorders>
            <w:shd w:val="clear" w:color="auto" w:fill="auto"/>
            <w:tcPrChange w:id="18542"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43" w:author="Nguyen Ho Hai" w:date="2012-02-22T21:53:00Z"/>
              </w:rPr>
            </w:pPr>
            <w:ins w:id="18544" w:author="Nguyen Ho Hai" w:date="2012-02-22T21:53:00Z">
              <w:r>
                <w:t>Min:1</w:t>
              </w:r>
            </w:ins>
          </w:p>
          <w:p w:rsidR="00751F11" w:rsidRPr="00846B22"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45" w:author="Nguyen Ho Hai" w:date="2012-02-22T21:53:00Z"/>
              </w:rPr>
            </w:pPr>
            <w:ins w:id="18546" w:author="Nguyen Ho Hai" w:date="2012-02-22T21:53:00Z">
              <w:r w:rsidRPr="00846B22">
                <w:t>Max:1</w:t>
              </w:r>
            </w:ins>
          </w:p>
        </w:tc>
        <w:tc>
          <w:tcPr>
            <w:tcW w:w="925" w:type="dxa"/>
            <w:tcBorders>
              <w:top w:val="none" w:sz="0" w:space="0" w:color="auto"/>
              <w:bottom w:val="none" w:sz="0" w:space="0" w:color="auto"/>
            </w:tcBorders>
            <w:shd w:val="clear" w:color="auto" w:fill="auto"/>
            <w:tcPrChange w:id="18547"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48" w:author="Nguyen Ho Hai" w:date="2012-02-22T21:53:00Z"/>
              </w:rPr>
            </w:pPr>
          </w:p>
        </w:tc>
        <w:tc>
          <w:tcPr>
            <w:tcW w:w="1170" w:type="dxa"/>
            <w:tcBorders>
              <w:top w:val="none" w:sz="0" w:space="0" w:color="auto"/>
              <w:bottom w:val="none" w:sz="0" w:space="0" w:color="auto"/>
              <w:right w:val="none" w:sz="0" w:space="0" w:color="auto"/>
            </w:tcBorders>
            <w:shd w:val="clear" w:color="auto" w:fill="auto"/>
            <w:tcPrChange w:id="18549" w:author="Phuong Giang" w:date="2012-02-23T00:26:00Z">
              <w:tcPr>
                <w:tcW w:w="1170" w:type="dxa"/>
                <w:gridSpan w:val="2"/>
                <w:shd w:val="clear" w:color="auto" w:fill="auto"/>
              </w:tcPr>
            </w:tcPrChange>
          </w:tcPr>
          <w:p w:rsidR="00751F11" w:rsidRDefault="00751F11" w:rsidP="00995D66">
            <w:pPr>
              <w:pStyle w:val="ListParagraph"/>
              <w:ind w:left="0"/>
              <w:cnfStyle w:val="000000100000" w:firstRow="0" w:lastRow="0" w:firstColumn="0" w:lastColumn="0" w:oddVBand="0" w:evenVBand="0" w:oddHBand="1" w:evenHBand="0" w:firstRowFirstColumn="0" w:firstRowLastColumn="0" w:lastRowFirstColumn="0" w:lastRowLastColumn="0"/>
              <w:rPr>
                <w:ins w:id="18550" w:author="Nguyen Ho Hai" w:date="2012-02-22T21:53:00Z"/>
              </w:rPr>
            </w:pPr>
          </w:p>
        </w:tc>
      </w:tr>
      <w:tr w:rsidR="00751F11" w:rsidTr="0090418E">
        <w:tblPrEx>
          <w:tblPrExChange w:id="18551" w:author="Phuong Giang" w:date="2012-02-23T00:26:00Z">
            <w:tblPrEx>
              <w:jc w:val="center"/>
              <w:tblInd w:w="739" w:type="dxa"/>
            </w:tblPrEx>
          </w:tblPrExChange>
        </w:tblPrEx>
        <w:trPr>
          <w:ins w:id="18552" w:author="Nguyen Ho Hai" w:date="2012-02-22T21:53:00Z"/>
          <w:trPrChange w:id="18553" w:author="Phuong Giang" w:date="2012-02-23T00:26:00Z">
            <w:trPr>
              <w:gridBefore w:val="1"/>
              <w:jc w:val="center"/>
            </w:trPr>
          </w:trPrChange>
        </w:trPr>
        <w:tc>
          <w:tcPr>
            <w:cnfStyle w:val="001000000000" w:firstRow="0" w:lastRow="0" w:firstColumn="1" w:lastColumn="0" w:oddVBand="0" w:evenVBand="0" w:oddHBand="0" w:evenHBand="0" w:firstRowFirstColumn="0" w:firstRowLastColumn="0" w:lastRowFirstColumn="0" w:lastRowLastColumn="0"/>
            <w:tcW w:w="975" w:type="dxa"/>
            <w:shd w:val="clear" w:color="auto" w:fill="auto"/>
            <w:tcPrChange w:id="18554" w:author="Phuong Giang" w:date="2012-02-23T00:26:00Z">
              <w:tcPr>
                <w:tcW w:w="975" w:type="dxa"/>
                <w:gridSpan w:val="2"/>
                <w:shd w:val="clear" w:color="auto" w:fill="auto"/>
              </w:tcPr>
            </w:tcPrChange>
          </w:tcPr>
          <w:p w:rsidR="00751F11" w:rsidRPr="006617AE" w:rsidRDefault="00751F11" w:rsidP="00995D66">
            <w:pPr>
              <w:rPr>
                <w:ins w:id="18555" w:author="Nguyen Ho Hai" w:date="2012-02-22T21:53:00Z"/>
                <w:b w:val="0"/>
                <w:bCs w:val="0"/>
              </w:rPr>
            </w:pPr>
            <w:ins w:id="18556" w:author="Nguyen Ho Hai" w:date="2012-02-22T21:53:00Z">
              <w:r w:rsidRPr="006617AE">
                <w:rPr>
                  <w:b w:val="0"/>
                  <w:bCs w:val="0"/>
                </w:rPr>
                <w:t>10</w:t>
              </w:r>
            </w:ins>
          </w:p>
        </w:tc>
        <w:tc>
          <w:tcPr>
            <w:tcW w:w="1440" w:type="dxa"/>
            <w:shd w:val="clear" w:color="auto" w:fill="auto"/>
            <w:tcPrChange w:id="18557" w:author="Phuong Giang" w:date="2012-02-23T00:26:00Z">
              <w:tcPr>
                <w:tcW w:w="1440"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558" w:author="Nguyen Ho Hai" w:date="2012-02-22T21:53:00Z"/>
              </w:rPr>
            </w:pPr>
            <w:ins w:id="18559" w:author="Nguyen Ho Hai" w:date="2012-02-22T21:53:00Z">
              <w:r>
                <w:t>1.1</w:t>
              </w:r>
              <w:r w:rsidRPr="00846B22">
                <w:t>.7</w:t>
              </w:r>
            </w:ins>
          </w:p>
        </w:tc>
        <w:tc>
          <w:tcPr>
            <w:tcW w:w="2358" w:type="dxa"/>
            <w:shd w:val="clear" w:color="auto" w:fill="auto"/>
            <w:tcPrChange w:id="18560" w:author="Phuong Giang" w:date="2012-02-23T00:26:00Z">
              <w:tcPr>
                <w:tcW w:w="2358" w:type="dxa"/>
                <w:gridSpan w:val="2"/>
                <w:shd w:val="clear" w:color="auto" w:fill="auto"/>
              </w:tcPr>
            </w:tcPrChange>
          </w:tcPr>
          <w:p w:rsidR="00751F11" w:rsidRPr="00846B22" w:rsidRDefault="00751F11" w:rsidP="00995D66">
            <w:pPr>
              <w:cnfStyle w:val="000000000000" w:firstRow="0" w:lastRow="0" w:firstColumn="0" w:lastColumn="0" w:oddVBand="0" w:evenVBand="0" w:oddHBand="0" w:evenHBand="0" w:firstRowFirstColumn="0" w:firstRowLastColumn="0" w:lastRowFirstColumn="0" w:lastRowLastColumn="0"/>
              <w:rPr>
                <w:ins w:id="18561" w:author="Nguyen Ho Hai" w:date="2012-02-22T21:53:00Z"/>
              </w:rPr>
            </w:pPr>
            <w:ins w:id="18562" w:author="Nguyen Ho Hai" w:date="2012-02-22T21:53:00Z">
              <w:r w:rsidRPr="00846B22">
                <w:t>Note</w:t>
              </w:r>
            </w:ins>
          </w:p>
        </w:tc>
        <w:tc>
          <w:tcPr>
            <w:tcW w:w="2340" w:type="dxa"/>
            <w:shd w:val="clear" w:color="auto" w:fill="auto"/>
            <w:tcPrChange w:id="18563" w:author="Phuong Giang" w:date="2012-02-23T00:26:00Z">
              <w:tcPr>
                <w:tcW w:w="2340"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64" w:author="Nguyen Ho Hai" w:date="2012-02-22T21:53:00Z"/>
              </w:rPr>
            </w:pPr>
            <w:ins w:id="18565" w:author="Nguyen Ho Hai" w:date="2012-02-22T21:53:00Z">
              <w:r w:rsidRPr="00846B22">
                <w:t>Note for this method</w:t>
              </w:r>
            </w:ins>
          </w:p>
        </w:tc>
        <w:tc>
          <w:tcPr>
            <w:tcW w:w="1824" w:type="dxa"/>
            <w:shd w:val="clear" w:color="auto" w:fill="auto"/>
            <w:tcPrChange w:id="18566" w:author="Phuong Giang" w:date="2012-02-23T00:26:00Z">
              <w:tcPr>
                <w:tcW w:w="1824" w:type="dxa"/>
                <w:gridSpan w:val="2"/>
                <w:shd w:val="clear" w:color="auto" w:fill="auto"/>
              </w:tcPr>
            </w:tcPrChange>
          </w:tcPr>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67" w:author="Nguyen Ho Hai" w:date="2012-02-22T21:53:00Z"/>
              </w:rPr>
            </w:pPr>
            <w:ins w:id="18568" w:author="Nguyen Ho Hai" w:date="2012-02-22T21:53:00Z">
              <w:r>
                <w:t>Min:1</w:t>
              </w:r>
            </w:ins>
          </w:p>
          <w:p w:rsidR="00751F11" w:rsidRPr="00846B22"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69" w:author="Nguyen Ho Hai" w:date="2012-02-22T21:53:00Z"/>
              </w:rPr>
            </w:pPr>
            <w:ins w:id="18570" w:author="Nguyen Ho Hai" w:date="2012-02-22T21:53:00Z">
              <w:r w:rsidRPr="00846B22">
                <w:t>Max:1</w:t>
              </w:r>
            </w:ins>
          </w:p>
        </w:tc>
        <w:tc>
          <w:tcPr>
            <w:tcW w:w="925" w:type="dxa"/>
            <w:shd w:val="clear" w:color="auto" w:fill="auto"/>
            <w:tcPrChange w:id="18571" w:author="Phuong Giang" w:date="2012-02-23T00:26:00Z">
              <w:tcPr>
                <w:tcW w:w="925" w:type="dxa"/>
                <w:gridSpan w:val="2"/>
                <w:shd w:val="clear" w:color="auto" w:fill="auto"/>
              </w:tcPr>
            </w:tcPrChange>
          </w:tcPr>
          <w:p w:rsidR="00751F11" w:rsidRPr="000F40BD"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72" w:author="Nguyen Ho Hai" w:date="2012-02-22T21:53:00Z"/>
              </w:rPr>
            </w:pPr>
          </w:p>
        </w:tc>
        <w:tc>
          <w:tcPr>
            <w:tcW w:w="1170" w:type="dxa"/>
            <w:shd w:val="clear" w:color="auto" w:fill="auto"/>
            <w:tcPrChange w:id="18573" w:author="Phuong Giang" w:date="2012-02-23T00:26:00Z">
              <w:tcPr>
                <w:tcW w:w="1170" w:type="dxa"/>
                <w:gridSpan w:val="2"/>
                <w:shd w:val="clear" w:color="auto" w:fill="auto"/>
              </w:tcPr>
            </w:tcPrChange>
          </w:tcPr>
          <w:p w:rsidR="00751F11" w:rsidRDefault="00751F11" w:rsidP="00995D66">
            <w:pPr>
              <w:pStyle w:val="ListParagraph"/>
              <w:ind w:left="0"/>
              <w:cnfStyle w:val="000000000000" w:firstRow="0" w:lastRow="0" w:firstColumn="0" w:lastColumn="0" w:oddVBand="0" w:evenVBand="0" w:oddHBand="0" w:evenHBand="0" w:firstRowFirstColumn="0" w:firstRowLastColumn="0" w:lastRowFirstColumn="0" w:lastRowLastColumn="0"/>
              <w:rPr>
                <w:ins w:id="18574" w:author="Nguyen Ho Hai" w:date="2012-02-22T21:53:00Z"/>
              </w:rPr>
            </w:pPr>
          </w:p>
        </w:tc>
      </w:tr>
    </w:tbl>
    <w:p w:rsidR="00071B45" w:rsidRDefault="00071B45">
      <w:pPr>
        <w:rPr>
          <w:ins w:id="18575" w:author="Phuong Giang" w:date="2012-02-23T00:42:00Z"/>
          <w:rFonts w:asciiTheme="majorHAnsi" w:eastAsiaTheme="majorEastAsia" w:hAnsiTheme="majorHAnsi" w:cstheme="majorBidi"/>
          <w:b/>
          <w:bCs/>
          <w:color w:val="365F91" w:themeColor="accent1" w:themeShade="BF"/>
          <w:sz w:val="28"/>
          <w:szCs w:val="28"/>
        </w:rPr>
      </w:pPr>
      <w:ins w:id="18576" w:author="Phuong Giang" w:date="2012-02-23T00:42:00Z">
        <w:r>
          <w:br w:type="page"/>
        </w:r>
      </w:ins>
    </w:p>
    <w:p w:rsidR="003A11F4" w:rsidRPr="00071B45" w:rsidDel="00751F11" w:rsidRDefault="003A11F4">
      <w:pPr>
        <w:pStyle w:val="Heading1"/>
        <w:rPr>
          <w:del w:id="18577" w:author="Nguyen Ho Hai" w:date="2012-02-22T21:53:00Z"/>
          <w:rPrChange w:id="18578" w:author="Phuong Giang" w:date="2012-02-23T00:42:00Z">
            <w:rPr>
              <w:del w:id="18579" w:author="Nguyen Ho Hai" w:date="2012-02-22T21:53:00Z"/>
            </w:rPr>
          </w:rPrChange>
        </w:rPr>
        <w:pPrChange w:id="18580" w:author="Phuong Giang" w:date="2012-02-23T00:42:00Z">
          <w:pPr/>
        </w:pPrChange>
      </w:pPr>
      <w:del w:id="18581" w:author="Nguyen Ho Hai" w:date="2012-02-22T21:53:00Z">
        <w:r w:rsidRPr="00616EF6" w:rsidDel="00751F11">
          <w:lastRenderedPageBreak/>
          <w:delText xml:space="preserve">&lt;Provide the detailed database design for the system here. If </w:delText>
        </w:r>
        <w:r w:rsidRPr="00002CBC" w:rsidDel="00751F11">
          <w:delText>your team use a file or in-memory storage facility instead of database, remove this section; use the ‘Data Structures’ section&gt;</w:delText>
        </w:r>
        <w:bookmarkStart w:id="18582" w:name="_Toc317715212"/>
        <w:bookmarkStart w:id="18583" w:name="_Toc317720969"/>
        <w:bookmarkStart w:id="18584" w:name="_Toc317721121"/>
        <w:bookmarkStart w:id="18585" w:name="_Toc317721157"/>
        <w:bookmarkEnd w:id="18582"/>
        <w:bookmarkEnd w:id="18583"/>
        <w:bookmarkEnd w:id="18584"/>
        <w:bookmarkEnd w:id="18585"/>
      </w:del>
    </w:p>
    <w:p w:rsidR="003A11F4" w:rsidRDefault="003A11F4">
      <w:pPr>
        <w:pStyle w:val="Heading1"/>
        <w:rPr>
          <w:ins w:id="18586" w:author="Phuong Giang" w:date="2012-02-23T00:36:00Z"/>
        </w:rPr>
      </w:pPr>
      <w:bookmarkStart w:id="18587" w:name="_Toc316714945"/>
      <w:del w:id="18588" w:author="Phuong Giang" w:date="2012-02-23T00:39:00Z">
        <w:r w:rsidRPr="00071B45" w:rsidDel="00A30AA3">
          <w:delText>Other</w:delText>
        </w:r>
      </w:del>
      <w:bookmarkStart w:id="18589" w:name="_Toc317721158"/>
      <w:bookmarkEnd w:id="18587"/>
      <w:ins w:id="18590" w:author="Phuong Giang" w:date="2012-02-23T00:39:00Z">
        <w:r w:rsidR="00A30AA3" w:rsidRPr="00071B45">
          <w:t>Index</w:t>
        </w:r>
      </w:ins>
      <w:bookmarkEnd w:id="18589"/>
    </w:p>
    <w:p w:rsidR="00AB0011" w:rsidRPr="00AB0011" w:rsidRDefault="00AF3591">
      <w:pPr>
        <w:pStyle w:val="TableofFigures"/>
        <w:tabs>
          <w:tab w:val="right" w:leader="dot" w:pos="9350"/>
        </w:tabs>
        <w:rPr>
          <w:ins w:id="18591" w:author="Phuong Giang" w:date="2012-02-23T00:40:00Z"/>
          <w:rFonts w:ascii="Times New Roman" w:eastAsiaTheme="minorEastAsia" w:hAnsi="Times New Roman"/>
          <w:noProof/>
          <w:lang w:eastAsia="ja-JP"/>
          <w:rPrChange w:id="18592" w:author="Phuong Giang" w:date="2012-02-23T00:41:00Z">
            <w:rPr>
              <w:ins w:id="18593" w:author="Phuong Giang" w:date="2012-02-23T00:40:00Z"/>
              <w:rFonts w:asciiTheme="minorHAnsi" w:eastAsiaTheme="minorEastAsia" w:hAnsiTheme="minorHAnsi" w:cstheme="minorBidi"/>
              <w:noProof/>
              <w:lang w:eastAsia="ja-JP"/>
            </w:rPr>
          </w:rPrChange>
        </w:rPr>
      </w:pPr>
      <w:ins w:id="18594" w:author="Phuong Giang" w:date="2012-02-23T00:36:00Z">
        <w:r>
          <w:fldChar w:fldCharType="begin"/>
        </w:r>
        <w:r>
          <w:instrText xml:space="preserve"> TOC \h \z \c "Figure" </w:instrText>
        </w:r>
      </w:ins>
      <w:r>
        <w:fldChar w:fldCharType="separate"/>
      </w:r>
      <w:ins w:id="18595" w:author="Phuong Giang" w:date="2012-02-23T00:40:00Z">
        <w:r w:rsidR="00AB0011" w:rsidRPr="00AB0011">
          <w:rPr>
            <w:rStyle w:val="Hyperlink"/>
            <w:rFonts w:ascii="Times New Roman" w:hAnsi="Times New Roman"/>
            <w:noProof/>
            <w:rPrChange w:id="18596" w:author="Phuong Giang" w:date="2012-02-23T00:41:00Z">
              <w:rPr>
                <w:rStyle w:val="Hyperlink"/>
                <w:rFonts w:asciiTheme="majorHAnsi" w:eastAsiaTheme="majorEastAsia" w:hAnsiTheme="majorHAnsi" w:cstheme="majorBidi"/>
                <w:b/>
                <w:bCs/>
                <w:noProof/>
                <w:sz w:val="28"/>
                <w:szCs w:val="28"/>
              </w:rPr>
            </w:rPrChange>
          </w:rPr>
          <w:fldChar w:fldCharType="begin"/>
        </w:r>
        <w:r w:rsidR="00AB0011" w:rsidRPr="00AB0011">
          <w:rPr>
            <w:rStyle w:val="Hyperlink"/>
            <w:rFonts w:ascii="Times New Roman" w:hAnsi="Times New Roman"/>
            <w:noProof/>
            <w:rPrChange w:id="18597"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00AB0011" w:rsidRPr="00AB0011">
          <w:rPr>
            <w:rFonts w:ascii="Times New Roman" w:hAnsi="Times New Roman"/>
            <w:noProof/>
            <w:rPrChange w:id="18598"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"_Toc317720985"</w:instrText>
        </w:r>
        <w:r w:rsidR="00AB0011" w:rsidRPr="00AB0011">
          <w:rPr>
            <w:rStyle w:val="Hyperlink"/>
            <w:rFonts w:ascii="Times New Roman" w:hAnsi="Times New Roman"/>
            <w:noProof/>
            <w:rPrChange w:id="18599"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00AB0011" w:rsidRPr="00AB0011">
          <w:rPr>
            <w:rStyle w:val="Hyperlink"/>
            <w:rFonts w:ascii="Times New Roman" w:hAnsi="Times New Roman"/>
            <w:noProof/>
            <w:rPrChange w:id="18600" w:author="Phuong Giang" w:date="2012-02-23T00:41:00Z">
              <w:rPr>
                <w:rStyle w:val="Hyperlink"/>
                <w:rFonts w:asciiTheme="majorHAnsi" w:eastAsiaTheme="majorEastAsia" w:hAnsiTheme="majorHAnsi" w:cstheme="majorBidi"/>
                <w:b/>
                <w:bCs/>
                <w:noProof/>
                <w:sz w:val="28"/>
                <w:szCs w:val="28"/>
              </w:rPr>
            </w:rPrChange>
          </w:rPr>
          <w:fldChar w:fldCharType="separate"/>
        </w:r>
        <w:r w:rsidR="00AB0011" w:rsidRPr="00AB0011">
          <w:rPr>
            <w:rStyle w:val="Hyperlink"/>
            <w:rFonts w:ascii="Times New Roman" w:hAnsi="Times New Roman"/>
            <w:noProof/>
            <w:rPrChange w:id="18601" w:author="Phuong Giang" w:date="2012-02-23T00:41:00Z">
              <w:rPr>
                <w:rStyle w:val="Hyperlink"/>
                <w:rFonts w:asciiTheme="majorHAnsi" w:eastAsiaTheme="majorEastAsia" w:hAnsiTheme="majorHAnsi" w:cstheme="majorBidi"/>
                <w:b/>
                <w:bCs/>
                <w:noProof/>
                <w:sz w:val="28"/>
                <w:szCs w:val="28"/>
              </w:rPr>
            </w:rPrChange>
          </w:rPr>
          <w:t>Figure 1-Application Architecture</w:t>
        </w:r>
        <w:r w:rsidR="00AB0011" w:rsidRPr="00AB0011">
          <w:rPr>
            <w:rFonts w:ascii="Times New Roman" w:hAnsi="Times New Roman"/>
            <w:noProof/>
            <w:webHidden/>
            <w:rPrChange w:id="18602"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00AB0011" w:rsidRPr="00AB0011">
          <w:rPr>
            <w:rFonts w:ascii="Times New Roman" w:hAnsi="Times New Roman"/>
            <w:noProof/>
            <w:webHidden/>
            <w:rPrChange w:id="1860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00AB0011" w:rsidRPr="00AB0011">
          <w:rPr>
            <w:rFonts w:ascii="Times New Roman" w:hAnsi="Times New Roman"/>
            <w:noProof/>
            <w:webHidden/>
            <w:rPrChange w:id="18604"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_Toc317720985 \h </w:instrText>
        </w:r>
      </w:ins>
      <w:r w:rsidR="00AB0011" w:rsidRPr="00AB0011">
        <w:rPr>
          <w:rFonts w:ascii="Times New Roman" w:hAnsi="Times New Roman"/>
          <w:noProof/>
          <w:webHidden/>
          <w:rPrChange w:id="18605" w:author="Phuong Giang" w:date="2012-02-23T00:41:00Z">
            <w:rPr>
              <w:rFonts w:ascii="Times New Roman" w:hAnsi="Times New Roman"/>
              <w:noProof/>
              <w:webHidden/>
            </w:rPr>
          </w:rPrChange>
        </w:rPr>
      </w:r>
      <w:r w:rsidR="00AB0011" w:rsidRPr="00AB0011">
        <w:rPr>
          <w:rFonts w:ascii="Times New Roman" w:hAnsi="Times New Roman"/>
          <w:noProof/>
          <w:webHidden/>
          <w:rPrChange w:id="1860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607" w:author="Phuong Giang" w:date="2012-02-23T00:40:00Z">
        <w:r w:rsidR="00AB0011" w:rsidRPr="00AB0011">
          <w:rPr>
            <w:rFonts w:ascii="Times New Roman" w:hAnsi="Times New Roman"/>
            <w:noProof/>
            <w:webHidden/>
            <w:rPrChange w:id="18608" w:author="Phuong Giang" w:date="2012-02-23T00:41:00Z">
              <w:rPr>
                <w:rFonts w:asciiTheme="majorHAnsi" w:eastAsiaTheme="majorEastAsia" w:hAnsiTheme="majorHAnsi" w:cstheme="majorBidi"/>
                <w:b/>
                <w:bCs/>
                <w:noProof/>
                <w:webHidden/>
                <w:color w:val="365F91" w:themeColor="accent1" w:themeShade="BF"/>
                <w:sz w:val="28"/>
                <w:szCs w:val="28"/>
              </w:rPr>
            </w:rPrChange>
          </w:rPr>
          <w:t>5</w:t>
        </w:r>
        <w:r w:rsidR="00AB0011" w:rsidRPr="00AB0011">
          <w:rPr>
            <w:rFonts w:ascii="Times New Roman" w:hAnsi="Times New Roman"/>
            <w:noProof/>
            <w:webHidden/>
            <w:rPrChange w:id="1860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00AB0011" w:rsidRPr="00AB0011">
          <w:rPr>
            <w:rStyle w:val="Hyperlink"/>
            <w:rFonts w:ascii="Times New Roman" w:hAnsi="Times New Roman"/>
            <w:noProof/>
            <w:rPrChange w:id="18610"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611" w:author="Phuong Giang" w:date="2012-02-23T00:40:00Z"/>
          <w:rFonts w:ascii="Times New Roman" w:eastAsiaTheme="minorEastAsia" w:hAnsi="Times New Roman"/>
          <w:noProof/>
          <w:lang w:eastAsia="ja-JP"/>
          <w:rPrChange w:id="18612" w:author="Phuong Giang" w:date="2012-02-23T00:41:00Z">
            <w:rPr>
              <w:ins w:id="18613" w:author="Phuong Giang" w:date="2012-02-23T00:40:00Z"/>
              <w:rFonts w:asciiTheme="minorHAnsi" w:eastAsiaTheme="minorEastAsia" w:hAnsiTheme="minorHAnsi" w:cstheme="minorBidi"/>
              <w:noProof/>
              <w:lang w:eastAsia="ja-JP"/>
            </w:rPr>
          </w:rPrChange>
        </w:rPr>
      </w:pPr>
      <w:ins w:id="18614" w:author="Phuong Giang" w:date="2012-02-23T00:40:00Z">
        <w:r w:rsidRPr="00AB0011">
          <w:rPr>
            <w:rStyle w:val="Hyperlink"/>
            <w:rFonts w:ascii="Times New Roman" w:hAnsi="Times New Roman"/>
            <w:noProof/>
            <w:rPrChange w:id="18615"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616"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617"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"_Toc317720986"</w:instrText>
        </w:r>
        <w:r w:rsidRPr="00AB0011">
          <w:rPr>
            <w:rStyle w:val="Hyperlink"/>
            <w:rFonts w:ascii="Times New Roman" w:hAnsi="Times New Roman"/>
            <w:noProof/>
            <w:rPrChange w:id="18618"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619"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620" w:author="Phuong Giang" w:date="2012-02-23T00:41:00Z">
              <w:rPr>
                <w:rStyle w:val="Hyperlink"/>
                <w:rFonts w:asciiTheme="majorHAnsi" w:eastAsiaTheme="majorEastAsia" w:hAnsiTheme="majorHAnsi" w:cstheme="majorBidi"/>
                <w:b/>
                <w:bCs/>
                <w:noProof/>
                <w:sz w:val="28"/>
                <w:szCs w:val="28"/>
              </w:rPr>
            </w:rPrChange>
          </w:rPr>
          <w:t>Figure 2 – MVP Architecture</w:t>
        </w:r>
        <w:r w:rsidRPr="00AB0011">
          <w:rPr>
            <w:rFonts w:ascii="Times New Roman" w:hAnsi="Times New Roman"/>
            <w:noProof/>
            <w:webHidden/>
            <w:rPrChange w:id="18621"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62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623"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_Toc317720986 \h </w:instrText>
        </w:r>
      </w:ins>
      <w:r w:rsidRPr="00AB0011">
        <w:rPr>
          <w:rFonts w:ascii="Times New Roman" w:hAnsi="Times New Roman"/>
          <w:noProof/>
          <w:webHidden/>
          <w:rPrChange w:id="18624" w:author="Phuong Giang" w:date="2012-02-23T00:41:00Z">
            <w:rPr>
              <w:rFonts w:ascii="Times New Roman" w:hAnsi="Times New Roman"/>
              <w:noProof/>
              <w:webHidden/>
            </w:rPr>
          </w:rPrChange>
        </w:rPr>
      </w:r>
      <w:r w:rsidRPr="00AB0011">
        <w:rPr>
          <w:rFonts w:ascii="Times New Roman" w:hAnsi="Times New Roman"/>
          <w:noProof/>
          <w:webHidden/>
          <w:rPrChange w:id="1862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626" w:author="Phuong Giang" w:date="2012-02-23T00:40:00Z">
        <w:r w:rsidRPr="00AB0011">
          <w:rPr>
            <w:rFonts w:ascii="Times New Roman" w:hAnsi="Times New Roman"/>
            <w:noProof/>
            <w:webHidden/>
            <w:rPrChange w:id="18627" w:author="Phuong Giang" w:date="2012-02-23T00:41:00Z">
              <w:rPr>
                <w:rFonts w:asciiTheme="majorHAnsi" w:eastAsiaTheme="majorEastAsia" w:hAnsiTheme="majorHAnsi" w:cstheme="majorBidi"/>
                <w:b/>
                <w:bCs/>
                <w:noProof/>
                <w:webHidden/>
                <w:color w:val="365F91" w:themeColor="accent1" w:themeShade="BF"/>
                <w:sz w:val="28"/>
                <w:szCs w:val="28"/>
              </w:rPr>
            </w:rPrChange>
          </w:rPr>
          <w:t>7</w:t>
        </w:r>
        <w:r w:rsidRPr="00AB0011">
          <w:rPr>
            <w:rFonts w:ascii="Times New Roman" w:hAnsi="Times New Roman"/>
            <w:noProof/>
            <w:webHidden/>
            <w:rPrChange w:id="1862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629"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630" w:author="Phuong Giang" w:date="2012-02-23T00:40:00Z"/>
          <w:rFonts w:ascii="Times New Roman" w:eastAsiaTheme="minorEastAsia" w:hAnsi="Times New Roman"/>
          <w:noProof/>
          <w:lang w:eastAsia="ja-JP"/>
          <w:rPrChange w:id="18631" w:author="Phuong Giang" w:date="2012-02-23T00:41:00Z">
            <w:rPr>
              <w:ins w:id="18632" w:author="Phuong Giang" w:date="2012-02-23T00:40:00Z"/>
              <w:rFonts w:asciiTheme="minorHAnsi" w:eastAsiaTheme="minorEastAsia" w:hAnsiTheme="minorHAnsi" w:cstheme="minorBidi"/>
              <w:noProof/>
              <w:lang w:eastAsia="ja-JP"/>
            </w:rPr>
          </w:rPrChange>
        </w:rPr>
      </w:pPr>
      <w:ins w:id="18633" w:author="Phuong Giang" w:date="2012-02-23T00:40:00Z">
        <w:r w:rsidRPr="00AB0011">
          <w:rPr>
            <w:rStyle w:val="Hyperlink"/>
            <w:rFonts w:ascii="Times New Roman" w:hAnsi="Times New Roman"/>
            <w:noProof/>
            <w:rPrChange w:id="18634"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635"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636"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"_Toc317720987"</w:instrText>
        </w:r>
        <w:r w:rsidRPr="00AB0011">
          <w:rPr>
            <w:rStyle w:val="Hyperlink"/>
            <w:rFonts w:ascii="Times New Roman" w:hAnsi="Times New Roman"/>
            <w:noProof/>
            <w:rPrChange w:id="18637"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638"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639" w:author="Phuong Giang" w:date="2012-02-23T00:41:00Z">
              <w:rPr>
                <w:rStyle w:val="Hyperlink"/>
                <w:rFonts w:asciiTheme="majorHAnsi" w:eastAsiaTheme="majorEastAsia" w:hAnsiTheme="majorHAnsi" w:cstheme="majorBidi"/>
                <w:b/>
                <w:bCs/>
                <w:noProof/>
                <w:sz w:val="28"/>
                <w:szCs w:val="28"/>
              </w:rPr>
            </w:rPrChange>
          </w:rPr>
          <w:t>Figure 3 – System Component Diagram</w:t>
        </w:r>
        <w:r w:rsidRPr="00AB0011">
          <w:rPr>
            <w:rFonts w:ascii="Times New Roman" w:hAnsi="Times New Roman"/>
            <w:noProof/>
            <w:webHidden/>
            <w:rPrChange w:id="18640"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641"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642"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_Toc317720987 \h </w:instrText>
        </w:r>
      </w:ins>
      <w:r w:rsidRPr="00AB0011">
        <w:rPr>
          <w:rFonts w:ascii="Times New Roman" w:hAnsi="Times New Roman"/>
          <w:noProof/>
          <w:webHidden/>
          <w:rPrChange w:id="18643" w:author="Phuong Giang" w:date="2012-02-23T00:41:00Z">
            <w:rPr>
              <w:rFonts w:ascii="Times New Roman" w:hAnsi="Times New Roman"/>
              <w:noProof/>
              <w:webHidden/>
            </w:rPr>
          </w:rPrChange>
        </w:rPr>
      </w:r>
      <w:r w:rsidRPr="00AB0011">
        <w:rPr>
          <w:rFonts w:ascii="Times New Roman" w:hAnsi="Times New Roman"/>
          <w:noProof/>
          <w:webHidden/>
          <w:rPrChange w:id="18644"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645" w:author="Phuong Giang" w:date="2012-02-23T00:40:00Z">
        <w:r w:rsidRPr="00AB0011">
          <w:rPr>
            <w:rFonts w:ascii="Times New Roman" w:hAnsi="Times New Roman"/>
            <w:noProof/>
            <w:webHidden/>
            <w:rPrChange w:id="18646" w:author="Phuong Giang" w:date="2012-02-23T00:41:00Z">
              <w:rPr>
                <w:rFonts w:asciiTheme="majorHAnsi" w:eastAsiaTheme="majorEastAsia" w:hAnsiTheme="majorHAnsi" w:cstheme="majorBidi"/>
                <w:b/>
                <w:bCs/>
                <w:noProof/>
                <w:webHidden/>
                <w:color w:val="365F91" w:themeColor="accent1" w:themeShade="BF"/>
                <w:sz w:val="28"/>
                <w:szCs w:val="28"/>
              </w:rPr>
            </w:rPrChange>
          </w:rPr>
          <w:t>8</w:t>
        </w:r>
        <w:r w:rsidRPr="00AB0011">
          <w:rPr>
            <w:rFonts w:ascii="Times New Roman" w:hAnsi="Times New Roman"/>
            <w:noProof/>
            <w:webHidden/>
            <w:rPrChange w:id="18647"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648"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649" w:author="Phuong Giang" w:date="2012-02-23T00:40:00Z"/>
          <w:rFonts w:ascii="Times New Roman" w:eastAsiaTheme="minorEastAsia" w:hAnsi="Times New Roman"/>
          <w:noProof/>
          <w:lang w:eastAsia="ja-JP"/>
          <w:rPrChange w:id="18650" w:author="Phuong Giang" w:date="2012-02-23T00:41:00Z">
            <w:rPr>
              <w:ins w:id="18651" w:author="Phuong Giang" w:date="2012-02-23T00:40:00Z"/>
              <w:rFonts w:asciiTheme="minorHAnsi" w:eastAsiaTheme="minorEastAsia" w:hAnsiTheme="minorHAnsi" w:cstheme="minorBidi"/>
              <w:noProof/>
              <w:lang w:eastAsia="ja-JP"/>
            </w:rPr>
          </w:rPrChange>
        </w:rPr>
      </w:pPr>
      <w:ins w:id="18652" w:author="Phuong Giang" w:date="2012-02-23T00:40:00Z">
        <w:r w:rsidRPr="00AB0011">
          <w:rPr>
            <w:rStyle w:val="Hyperlink"/>
            <w:rFonts w:ascii="Times New Roman" w:hAnsi="Times New Roman"/>
            <w:noProof/>
            <w:rPrChange w:id="18653"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654"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655"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"_Toc317720988"</w:instrText>
        </w:r>
        <w:r w:rsidRPr="00AB0011">
          <w:rPr>
            <w:rStyle w:val="Hyperlink"/>
            <w:rFonts w:ascii="Times New Roman" w:hAnsi="Times New Roman"/>
            <w:noProof/>
            <w:rPrChange w:id="18656"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657"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658" w:author="Phuong Giang" w:date="2012-02-23T00:41:00Z">
              <w:rPr>
                <w:rStyle w:val="Hyperlink"/>
                <w:rFonts w:asciiTheme="majorHAnsi" w:eastAsiaTheme="majorEastAsia" w:hAnsiTheme="majorHAnsi" w:cstheme="majorBidi"/>
                <w:b/>
                <w:bCs/>
                <w:noProof/>
                <w:sz w:val="28"/>
                <w:szCs w:val="28"/>
              </w:rPr>
            </w:rPrChange>
          </w:rPr>
          <w:t>Figure 4 - Teaching Plan Class diagram</w:t>
        </w:r>
        <w:r w:rsidRPr="00AB0011">
          <w:rPr>
            <w:rFonts w:ascii="Times New Roman" w:hAnsi="Times New Roman"/>
            <w:noProof/>
            <w:webHidden/>
            <w:rPrChange w:id="18659"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660"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661"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_Toc317720988 \h </w:instrText>
        </w:r>
      </w:ins>
      <w:r w:rsidRPr="00AB0011">
        <w:rPr>
          <w:rFonts w:ascii="Times New Roman" w:hAnsi="Times New Roman"/>
          <w:noProof/>
          <w:webHidden/>
          <w:rPrChange w:id="18662" w:author="Phuong Giang" w:date="2012-02-23T00:41:00Z">
            <w:rPr>
              <w:rFonts w:ascii="Times New Roman" w:hAnsi="Times New Roman"/>
              <w:noProof/>
              <w:webHidden/>
            </w:rPr>
          </w:rPrChange>
        </w:rPr>
      </w:r>
      <w:r w:rsidRPr="00AB0011">
        <w:rPr>
          <w:rFonts w:ascii="Times New Roman" w:hAnsi="Times New Roman"/>
          <w:noProof/>
          <w:webHidden/>
          <w:rPrChange w:id="1866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664" w:author="Phuong Giang" w:date="2012-02-23T00:40:00Z">
        <w:r w:rsidRPr="00AB0011">
          <w:rPr>
            <w:rFonts w:ascii="Times New Roman" w:hAnsi="Times New Roman"/>
            <w:noProof/>
            <w:webHidden/>
            <w:rPrChange w:id="18665" w:author="Phuong Giang" w:date="2012-02-23T00:41:00Z">
              <w:rPr>
                <w:rFonts w:asciiTheme="majorHAnsi" w:eastAsiaTheme="majorEastAsia" w:hAnsiTheme="majorHAnsi" w:cstheme="majorBidi"/>
                <w:b/>
                <w:bCs/>
                <w:noProof/>
                <w:webHidden/>
                <w:color w:val="365F91" w:themeColor="accent1" w:themeShade="BF"/>
                <w:sz w:val="28"/>
                <w:szCs w:val="28"/>
              </w:rPr>
            </w:rPrChange>
          </w:rPr>
          <w:t>17</w:t>
        </w:r>
        <w:r w:rsidRPr="00AB0011">
          <w:rPr>
            <w:rFonts w:ascii="Times New Roman" w:hAnsi="Times New Roman"/>
            <w:noProof/>
            <w:webHidden/>
            <w:rPrChange w:id="1866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667"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668" w:author="Phuong Giang" w:date="2012-02-23T00:40:00Z"/>
          <w:rFonts w:ascii="Times New Roman" w:eastAsiaTheme="minorEastAsia" w:hAnsi="Times New Roman"/>
          <w:noProof/>
          <w:lang w:eastAsia="ja-JP"/>
          <w:rPrChange w:id="18669" w:author="Phuong Giang" w:date="2012-02-23T00:41:00Z">
            <w:rPr>
              <w:ins w:id="18670" w:author="Phuong Giang" w:date="2012-02-23T00:40:00Z"/>
              <w:rFonts w:asciiTheme="minorHAnsi" w:eastAsiaTheme="minorEastAsia" w:hAnsiTheme="minorHAnsi" w:cstheme="minorBidi"/>
              <w:noProof/>
              <w:lang w:eastAsia="ja-JP"/>
            </w:rPr>
          </w:rPrChange>
        </w:rPr>
      </w:pPr>
      <w:ins w:id="18671" w:author="Phuong Giang" w:date="2012-02-23T00:40:00Z">
        <w:r w:rsidRPr="00AB0011">
          <w:rPr>
            <w:rStyle w:val="Hyperlink"/>
            <w:rFonts w:ascii="Times New Roman" w:hAnsi="Times New Roman"/>
            <w:noProof/>
            <w:rPrChange w:id="18672"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673"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674"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"_Toc317720989"</w:instrText>
        </w:r>
        <w:r w:rsidRPr="00AB0011">
          <w:rPr>
            <w:rStyle w:val="Hyperlink"/>
            <w:rFonts w:ascii="Times New Roman" w:hAnsi="Times New Roman"/>
            <w:noProof/>
            <w:rPrChange w:id="18675"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676"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677" w:author="Phuong Giang" w:date="2012-02-23T00:41:00Z">
              <w:rPr>
                <w:rStyle w:val="Hyperlink"/>
                <w:rFonts w:asciiTheme="majorHAnsi" w:eastAsiaTheme="majorEastAsia" w:hAnsiTheme="majorHAnsi" w:cstheme="majorBidi"/>
                <w:b/>
                <w:bCs/>
                <w:noProof/>
                <w:sz w:val="28"/>
                <w:szCs w:val="28"/>
              </w:rPr>
            </w:rPrChange>
          </w:rPr>
          <w:t>Figure 5 - Knowledge Item Class Diagram</w:t>
        </w:r>
        <w:r w:rsidRPr="00AB0011">
          <w:rPr>
            <w:rFonts w:ascii="Times New Roman" w:hAnsi="Times New Roman"/>
            <w:noProof/>
            <w:webHidden/>
            <w:rPrChange w:id="18678"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67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680"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_Toc317720989 \h </w:instrText>
        </w:r>
      </w:ins>
      <w:r w:rsidRPr="00AB0011">
        <w:rPr>
          <w:rFonts w:ascii="Times New Roman" w:hAnsi="Times New Roman"/>
          <w:noProof/>
          <w:webHidden/>
          <w:rPrChange w:id="18681" w:author="Phuong Giang" w:date="2012-02-23T00:41:00Z">
            <w:rPr>
              <w:rFonts w:ascii="Times New Roman" w:hAnsi="Times New Roman"/>
              <w:noProof/>
              <w:webHidden/>
            </w:rPr>
          </w:rPrChange>
        </w:rPr>
      </w:r>
      <w:r w:rsidRPr="00AB0011">
        <w:rPr>
          <w:rFonts w:ascii="Times New Roman" w:hAnsi="Times New Roman"/>
          <w:noProof/>
          <w:webHidden/>
          <w:rPrChange w:id="1868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683" w:author="Phuong Giang" w:date="2012-02-23T00:40:00Z">
        <w:r w:rsidRPr="00AB0011">
          <w:rPr>
            <w:rFonts w:ascii="Times New Roman" w:hAnsi="Times New Roman"/>
            <w:noProof/>
            <w:webHidden/>
            <w:rPrChange w:id="18684" w:author="Phuong Giang" w:date="2012-02-23T00:41:00Z">
              <w:rPr>
                <w:rFonts w:asciiTheme="majorHAnsi" w:eastAsiaTheme="majorEastAsia" w:hAnsiTheme="majorHAnsi" w:cstheme="majorBidi"/>
                <w:b/>
                <w:bCs/>
                <w:noProof/>
                <w:webHidden/>
                <w:color w:val="365F91" w:themeColor="accent1" w:themeShade="BF"/>
                <w:sz w:val="28"/>
                <w:szCs w:val="28"/>
              </w:rPr>
            </w:rPrChange>
          </w:rPr>
          <w:t>26</w:t>
        </w:r>
        <w:r w:rsidRPr="00AB0011">
          <w:rPr>
            <w:rFonts w:ascii="Times New Roman" w:hAnsi="Times New Roman"/>
            <w:noProof/>
            <w:webHidden/>
            <w:rPrChange w:id="1868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686"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687" w:author="Phuong Giang" w:date="2012-02-23T00:40:00Z"/>
          <w:rFonts w:ascii="Times New Roman" w:eastAsiaTheme="minorEastAsia" w:hAnsi="Times New Roman"/>
          <w:noProof/>
          <w:lang w:eastAsia="ja-JP"/>
          <w:rPrChange w:id="18688" w:author="Phuong Giang" w:date="2012-02-23T00:41:00Z">
            <w:rPr>
              <w:ins w:id="18689" w:author="Phuong Giang" w:date="2012-02-23T00:40:00Z"/>
              <w:rFonts w:asciiTheme="minorHAnsi" w:eastAsiaTheme="minorEastAsia" w:hAnsiTheme="minorHAnsi" w:cstheme="minorBidi"/>
              <w:noProof/>
              <w:lang w:eastAsia="ja-JP"/>
            </w:rPr>
          </w:rPrChange>
        </w:rPr>
      </w:pPr>
      <w:ins w:id="18690" w:author="Phuong Giang" w:date="2012-02-23T00:40:00Z">
        <w:r w:rsidRPr="00AB0011">
          <w:rPr>
            <w:rStyle w:val="Hyperlink"/>
            <w:rFonts w:ascii="Times New Roman" w:hAnsi="Times New Roman"/>
            <w:noProof/>
            <w:rPrChange w:id="18691"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692"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693"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"_Toc317720990"</w:instrText>
        </w:r>
        <w:r w:rsidRPr="00AB0011">
          <w:rPr>
            <w:rStyle w:val="Hyperlink"/>
            <w:rFonts w:ascii="Times New Roman" w:hAnsi="Times New Roman"/>
            <w:noProof/>
            <w:rPrChange w:id="18694"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695"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696" w:author="Phuong Giang" w:date="2012-02-23T00:41:00Z">
              <w:rPr>
                <w:rStyle w:val="Hyperlink"/>
                <w:rFonts w:asciiTheme="majorHAnsi" w:eastAsiaTheme="majorEastAsia" w:hAnsiTheme="majorHAnsi" w:cstheme="majorBidi"/>
                <w:b/>
                <w:bCs/>
                <w:noProof/>
                <w:sz w:val="28"/>
                <w:szCs w:val="28"/>
              </w:rPr>
            </w:rPrChange>
          </w:rPr>
          <w:t>Figure 6 - Teaching Method Class Diagram</w:t>
        </w:r>
        <w:r w:rsidRPr="00AB0011">
          <w:rPr>
            <w:rFonts w:ascii="Times New Roman" w:hAnsi="Times New Roman"/>
            <w:noProof/>
            <w:webHidden/>
            <w:rPrChange w:id="18697"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69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699"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_Toc317720990 \h </w:instrText>
        </w:r>
      </w:ins>
      <w:r w:rsidRPr="00AB0011">
        <w:rPr>
          <w:rFonts w:ascii="Times New Roman" w:hAnsi="Times New Roman"/>
          <w:noProof/>
          <w:webHidden/>
          <w:rPrChange w:id="18700" w:author="Phuong Giang" w:date="2012-02-23T00:41:00Z">
            <w:rPr>
              <w:rFonts w:ascii="Times New Roman" w:hAnsi="Times New Roman"/>
              <w:noProof/>
              <w:webHidden/>
            </w:rPr>
          </w:rPrChange>
        </w:rPr>
      </w:r>
      <w:r w:rsidRPr="00AB0011">
        <w:rPr>
          <w:rFonts w:ascii="Times New Roman" w:hAnsi="Times New Roman"/>
          <w:noProof/>
          <w:webHidden/>
          <w:rPrChange w:id="18701"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702" w:author="Phuong Giang" w:date="2012-02-23T00:40:00Z">
        <w:r w:rsidRPr="00AB0011">
          <w:rPr>
            <w:rFonts w:ascii="Times New Roman" w:hAnsi="Times New Roman"/>
            <w:noProof/>
            <w:webHidden/>
            <w:rPrChange w:id="18703" w:author="Phuong Giang" w:date="2012-02-23T00:41:00Z">
              <w:rPr>
                <w:rFonts w:asciiTheme="majorHAnsi" w:eastAsiaTheme="majorEastAsia" w:hAnsiTheme="majorHAnsi" w:cstheme="majorBidi"/>
                <w:b/>
                <w:bCs/>
                <w:noProof/>
                <w:webHidden/>
                <w:color w:val="365F91" w:themeColor="accent1" w:themeShade="BF"/>
                <w:sz w:val="28"/>
                <w:szCs w:val="28"/>
              </w:rPr>
            </w:rPrChange>
          </w:rPr>
          <w:t>35</w:t>
        </w:r>
        <w:r w:rsidRPr="00AB0011">
          <w:rPr>
            <w:rFonts w:ascii="Times New Roman" w:hAnsi="Times New Roman"/>
            <w:noProof/>
            <w:webHidden/>
            <w:rPrChange w:id="18704"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705"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706" w:author="Phuong Giang" w:date="2012-02-23T00:40:00Z"/>
          <w:rFonts w:ascii="Times New Roman" w:eastAsiaTheme="minorEastAsia" w:hAnsi="Times New Roman"/>
          <w:noProof/>
          <w:lang w:eastAsia="ja-JP"/>
          <w:rPrChange w:id="18707" w:author="Phuong Giang" w:date="2012-02-23T00:41:00Z">
            <w:rPr>
              <w:ins w:id="18708" w:author="Phuong Giang" w:date="2012-02-23T00:40:00Z"/>
              <w:rFonts w:asciiTheme="minorHAnsi" w:eastAsiaTheme="minorEastAsia" w:hAnsiTheme="minorHAnsi" w:cstheme="minorBidi"/>
              <w:noProof/>
              <w:lang w:eastAsia="ja-JP"/>
            </w:rPr>
          </w:rPrChange>
        </w:rPr>
      </w:pPr>
      <w:ins w:id="18709" w:author="Phuong Giang" w:date="2012-02-23T00:40:00Z">
        <w:r w:rsidRPr="00AB0011">
          <w:rPr>
            <w:rStyle w:val="Hyperlink"/>
            <w:rFonts w:ascii="Times New Roman" w:hAnsi="Times New Roman"/>
            <w:noProof/>
            <w:rPrChange w:id="18710"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711"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712"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"_Toc317720991"</w:instrText>
        </w:r>
        <w:r w:rsidRPr="00AB0011">
          <w:rPr>
            <w:rStyle w:val="Hyperlink"/>
            <w:rFonts w:ascii="Times New Roman" w:hAnsi="Times New Roman"/>
            <w:noProof/>
            <w:rPrChange w:id="18713"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714"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715" w:author="Phuong Giang" w:date="2012-02-23T00:41:00Z">
              <w:rPr>
                <w:rStyle w:val="Hyperlink"/>
                <w:rFonts w:ascii="Times New Roman" w:eastAsiaTheme="majorEastAsia" w:hAnsi="Times New Roman" w:cstheme="majorBidi"/>
                <w:b/>
                <w:bCs/>
                <w:noProof/>
                <w:sz w:val="28"/>
                <w:szCs w:val="28"/>
              </w:rPr>
            </w:rPrChange>
          </w:rPr>
          <w:t>Figure 7 - Create Teaching Plan Sequence Diagram</w:t>
        </w:r>
        <w:r w:rsidRPr="00AB0011">
          <w:rPr>
            <w:rFonts w:ascii="Times New Roman" w:hAnsi="Times New Roman"/>
            <w:noProof/>
            <w:webHidden/>
            <w:rPrChange w:id="18716"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717"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718"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_Toc317720991 \h </w:instrText>
        </w:r>
      </w:ins>
      <w:r w:rsidRPr="00AB0011">
        <w:rPr>
          <w:rFonts w:ascii="Times New Roman" w:hAnsi="Times New Roman"/>
          <w:noProof/>
          <w:webHidden/>
          <w:rPrChange w:id="18719" w:author="Phuong Giang" w:date="2012-02-23T00:41:00Z">
            <w:rPr>
              <w:rFonts w:ascii="Times New Roman" w:hAnsi="Times New Roman"/>
              <w:noProof/>
              <w:webHidden/>
            </w:rPr>
          </w:rPrChange>
        </w:rPr>
      </w:r>
      <w:r w:rsidRPr="00AB0011">
        <w:rPr>
          <w:rFonts w:ascii="Times New Roman" w:hAnsi="Times New Roman"/>
          <w:noProof/>
          <w:webHidden/>
          <w:rPrChange w:id="18720"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721" w:author="Phuong Giang" w:date="2012-02-23T00:40:00Z">
        <w:r w:rsidRPr="00AB0011">
          <w:rPr>
            <w:rFonts w:ascii="Times New Roman" w:hAnsi="Times New Roman"/>
            <w:noProof/>
            <w:webHidden/>
            <w:rPrChange w:id="18722" w:author="Phuong Giang" w:date="2012-02-23T00:41:00Z">
              <w:rPr>
                <w:rFonts w:asciiTheme="majorHAnsi" w:eastAsiaTheme="majorEastAsia" w:hAnsiTheme="majorHAnsi" w:cstheme="majorBidi"/>
                <w:b/>
                <w:bCs/>
                <w:noProof/>
                <w:webHidden/>
                <w:color w:val="365F91" w:themeColor="accent1" w:themeShade="BF"/>
                <w:sz w:val="28"/>
                <w:szCs w:val="28"/>
              </w:rPr>
            </w:rPrChange>
          </w:rPr>
          <w:t>49</w:t>
        </w:r>
        <w:r w:rsidRPr="00AB0011">
          <w:rPr>
            <w:rFonts w:ascii="Times New Roman" w:hAnsi="Times New Roman"/>
            <w:noProof/>
            <w:webHidden/>
            <w:rPrChange w:id="1872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724"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725" w:author="Phuong Giang" w:date="2012-02-23T00:40:00Z"/>
          <w:rFonts w:ascii="Times New Roman" w:eastAsiaTheme="minorEastAsia" w:hAnsi="Times New Roman"/>
          <w:noProof/>
          <w:lang w:eastAsia="ja-JP"/>
          <w:rPrChange w:id="18726" w:author="Phuong Giang" w:date="2012-02-23T00:41:00Z">
            <w:rPr>
              <w:ins w:id="18727" w:author="Phuong Giang" w:date="2012-02-23T00:40:00Z"/>
              <w:rFonts w:asciiTheme="minorHAnsi" w:eastAsiaTheme="minorEastAsia" w:hAnsiTheme="minorHAnsi" w:cstheme="minorBidi"/>
              <w:noProof/>
              <w:lang w:eastAsia="ja-JP"/>
            </w:rPr>
          </w:rPrChange>
        </w:rPr>
      </w:pPr>
      <w:ins w:id="18728" w:author="Phuong Giang" w:date="2012-02-23T00:40:00Z">
        <w:r w:rsidRPr="00AB0011">
          <w:rPr>
            <w:rStyle w:val="Hyperlink"/>
            <w:rFonts w:ascii="Times New Roman" w:hAnsi="Times New Roman"/>
            <w:noProof/>
            <w:rPrChange w:id="18729"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730"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731"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"_Toc317720992"</w:instrText>
        </w:r>
        <w:r w:rsidRPr="00AB0011">
          <w:rPr>
            <w:rStyle w:val="Hyperlink"/>
            <w:rFonts w:ascii="Times New Roman" w:hAnsi="Times New Roman"/>
            <w:noProof/>
            <w:rPrChange w:id="18732"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733"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734" w:author="Phuong Giang" w:date="2012-02-23T00:41:00Z">
              <w:rPr>
                <w:rStyle w:val="Hyperlink"/>
                <w:rFonts w:ascii="Times New Roman" w:eastAsiaTheme="majorEastAsia" w:hAnsi="Times New Roman" w:cstheme="majorBidi"/>
                <w:b/>
                <w:bCs/>
                <w:noProof/>
                <w:sz w:val="28"/>
                <w:szCs w:val="28"/>
              </w:rPr>
            </w:rPrChange>
          </w:rPr>
          <w:t>Figure 8 – Update Teaching Plan Sequence Diagram</w:t>
        </w:r>
        <w:r w:rsidRPr="00AB0011">
          <w:rPr>
            <w:rFonts w:ascii="Times New Roman" w:hAnsi="Times New Roman"/>
            <w:noProof/>
            <w:webHidden/>
            <w:rPrChange w:id="18735"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73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737"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_Toc317720992 \h </w:instrText>
        </w:r>
      </w:ins>
      <w:r w:rsidRPr="00AB0011">
        <w:rPr>
          <w:rFonts w:ascii="Times New Roman" w:hAnsi="Times New Roman"/>
          <w:noProof/>
          <w:webHidden/>
          <w:rPrChange w:id="18738" w:author="Phuong Giang" w:date="2012-02-23T00:41:00Z">
            <w:rPr>
              <w:rFonts w:ascii="Times New Roman" w:hAnsi="Times New Roman"/>
              <w:noProof/>
              <w:webHidden/>
            </w:rPr>
          </w:rPrChange>
        </w:rPr>
      </w:r>
      <w:r w:rsidRPr="00AB0011">
        <w:rPr>
          <w:rFonts w:ascii="Times New Roman" w:hAnsi="Times New Roman"/>
          <w:noProof/>
          <w:webHidden/>
          <w:rPrChange w:id="1873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740" w:author="Phuong Giang" w:date="2012-02-23T00:40:00Z">
        <w:r w:rsidRPr="00AB0011">
          <w:rPr>
            <w:rFonts w:ascii="Times New Roman" w:hAnsi="Times New Roman"/>
            <w:noProof/>
            <w:webHidden/>
            <w:rPrChange w:id="18741" w:author="Phuong Giang" w:date="2012-02-23T00:41:00Z">
              <w:rPr>
                <w:rFonts w:asciiTheme="majorHAnsi" w:eastAsiaTheme="majorEastAsia" w:hAnsiTheme="majorHAnsi" w:cstheme="majorBidi"/>
                <w:b/>
                <w:bCs/>
                <w:noProof/>
                <w:webHidden/>
                <w:color w:val="365F91" w:themeColor="accent1" w:themeShade="BF"/>
                <w:sz w:val="28"/>
                <w:szCs w:val="28"/>
              </w:rPr>
            </w:rPrChange>
          </w:rPr>
          <w:t>50</w:t>
        </w:r>
        <w:r w:rsidRPr="00AB0011">
          <w:rPr>
            <w:rFonts w:ascii="Times New Roman" w:hAnsi="Times New Roman"/>
            <w:noProof/>
            <w:webHidden/>
            <w:rPrChange w:id="1874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743"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744" w:author="Phuong Giang" w:date="2012-02-23T00:40:00Z"/>
          <w:rFonts w:ascii="Times New Roman" w:eastAsiaTheme="minorEastAsia" w:hAnsi="Times New Roman"/>
          <w:noProof/>
          <w:lang w:eastAsia="ja-JP"/>
          <w:rPrChange w:id="18745" w:author="Phuong Giang" w:date="2012-02-23T00:41:00Z">
            <w:rPr>
              <w:ins w:id="18746" w:author="Phuong Giang" w:date="2012-02-23T00:40:00Z"/>
              <w:rFonts w:asciiTheme="minorHAnsi" w:eastAsiaTheme="minorEastAsia" w:hAnsiTheme="minorHAnsi" w:cstheme="minorBidi"/>
              <w:noProof/>
              <w:lang w:eastAsia="ja-JP"/>
            </w:rPr>
          </w:rPrChange>
        </w:rPr>
      </w:pPr>
      <w:ins w:id="18747" w:author="Phuong Giang" w:date="2012-02-23T00:40:00Z">
        <w:r w:rsidRPr="00AB0011">
          <w:rPr>
            <w:rStyle w:val="Hyperlink"/>
            <w:rFonts w:ascii="Times New Roman" w:hAnsi="Times New Roman"/>
            <w:noProof/>
            <w:rPrChange w:id="18748"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749"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750"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"_Toc317720993"</w:instrText>
        </w:r>
        <w:r w:rsidRPr="00AB0011">
          <w:rPr>
            <w:rStyle w:val="Hyperlink"/>
            <w:rFonts w:ascii="Times New Roman" w:hAnsi="Times New Roman"/>
            <w:noProof/>
            <w:rPrChange w:id="18751"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752"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753" w:author="Phuong Giang" w:date="2012-02-23T00:41:00Z">
              <w:rPr>
                <w:rStyle w:val="Hyperlink"/>
                <w:rFonts w:ascii="Times New Roman" w:eastAsiaTheme="majorEastAsia" w:hAnsi="Times New Roman" w:cstheme="majorBidi"/>
                <w:b/>
                <w:bCs/>
                <w:noProof/>
                <w:sz w:val="28"/>
                <w:szCs w:val="28"/>
              </w:rPr>
            </w:rPrChange>
          </w:rPr>
          <w:t>Figure 9 - Export Teaching Plan Sequence Diagram</w:t>
        </w:r>
        <w:r w:rsidRPr="00AB0011">
          <w:rPr>
            <w:rFonts w:ascii="Times New Roman" w:hAnsi="Times New Roman"/>
            <w:noProof/>
            <w:webHidden/>
            <w:rPrChange w:id="18754"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75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756"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_Toc317720993 \h </w:instrText>
        </w:r>
      </w:ins>
      <w:r w:rsidRPr="00AB0011">
        <w:rPr>
          <w:rFonts w:ascii="Times New Roman" w:hAnsi="Times New Roman"/>
          <w:noProof/>
          <w:webHidden/>
          <w:rPrChange w:id="18757" w:author="Phuong Giang" w:date="2012-02-23T00:41:00Z">
            <w:rPr>
              <w:rFonts w:ascii="Times New Roman" w:hAnsi="Times New Roman"/>
              <w:noProof/>
              <w:webHidden/>
            </w:rPr>
          </w:rPrChange>
        </w:rPr>
      </w:r>
      <w:r w:rsidRPr="00AB0011">
        <w:rPr>
          <w:rFonts w:ascii="Times New Roman" w:hAnsi="Times New Roman"/>
          <w:noProof/>
          <w:webHidden/>
          <w:rPrChange w:id="1875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759" w:author="Phuong Giang" w:date="2012-02-23T00:40:00Z">
        <w:r w:rsidRPr="00AB0011">
          <w:rPr>
            <w:rFonts w:ascii="Times New Roman" w:hAnsi="Times New Roman"/>
            <w:noProof/>
            <w:webHidden/>
            <w:rPrChange w:id="18760" w:author="Phuong Giang" w:date="2012-02-23T00:41:00Z">
              <w:rPr>
                <w:rFonts w:asciiTheme="majorHAnsi" w:eastAsiaTheme="majorEastAsia" w:hAnsiTheme="majorHAnsi" w:cstheme="majorBidi"/>
                <w:b/>
                <w:bCs/>
                <w:noProof/>
                <w:webHidden/>
                <w:color w:val="365F91" w:themeColor="accent1" w:themeShade="BF"/>
                <w:sz w:val="28"/>
                <w:szCs w:val="28"/>
              </w:rPr>
            </w:rPrChange>
          </w:rPr>
          <w:t>50</w:t>
        </w:r>
        <w:r w:rsidRPr="00AB0011">
          <w:rPr>
            <w:rFonts w:ascii="Times New Roman" w:hAnsi="Times New Roman"/>
            <w:noProof/>
            <w:webHidden/>
            <w:rPrChange w:id="18761"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762"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763" w:author="Phuong Giang" w:date="2012-02-23T00:40:00Z"/>
          <w:rFonts w:ascii="Times New Roman" w:eastAsiaTheme="minorEastAsia" w:hAnsi="Times New Roman"/>
          <w:noProof/>
          <w:lang w:eastAsia="ja-JP"/>
          <w:rPrChange w:id="18764" w:author="Phuong Giang" w:date="2012-02-23T00:41:00Z">
            <w:rPr>
              <w:ins w:id="18765" w:author="Phuong Giang" w:date="2012-02-23T00:40:00Z"/>
              <w:rFonts w:asciiTheme="minorHAnsi" w:eastAsiaTheme="minorEastAsia" w:hAnsiTheme="minorHAnsi" w:cstheme="minorBidi"/>
              <w:noProof/>
              <w:lang w:eastAsia="ja-JP"/>
            </w:rPr>
          </w:rPrChange>
        </w:rPr>
      </w:pPr>
      <w:ins w:id="18766" w:author="Phuong Giang" w:date="2012-02-23T00:40:00Z">
        <w:r w:rsidRPr="00AB0011">
          <w:rPr>
            <w:rStyle w:val="Hyperlink"/>
            <w:rFonts w:ascii="Times New Roman" w:hAnsi="Times New Roman"/>
            <w:noProof/>
            <w:rPrChange w:id="18767"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768"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769"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"_Toc317720994"</w:instrText>
        </w:r>
        <w:r w:rsidRPr="00AB0011">
          <w:rPr>
            <w:rStyle w:val="Hyperlink"/>
            <w:rFonts w:ascii="Times New Roman" w:hAnsi="Times New Roman"/>
            <w:noProof/>
            <w:rPrChange w:id="18770"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771"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772" w:author="Phuong Giang" w:date="2012-02-23T00:41:00Z">
              <w:rPr>
                <w:rStyle w:val="Hyperlink"/>
                <w:rFonts w:ascii="Times New Roman" w:eastAsiaTheme="majorEastAsia" w:hAnsi="Times New Roman" w:cstheme="majorBidi"/>
                <w:b/>
                <w:bCs/>
                <w:noProof/>
                <w:sz w:val="28"/>
                <w:szCs w:val="28"/>
              </w:rPr>
            </w:rPrChange>
          </w:rPr>
          <w:t>Figure 10 - Create Knowledge Item Sequence Diagram</w:t>
        </w:r>
        <w:r w:rsidRPr="00AB0011">
          <w:rPr>
            <w:rFonts w:ascii="Times New Roman" w:hAnsi="Times New Roman"/>
            <w:noProof/>
            <w:webHidden/>
            <w:rPrChange w:id="18773"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774"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775"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_Toc317720994 \h </w:instrText>
        </w:r>
      </w:ins>
      <w:r w:rsidRPr="00AB0011">
        <w:rPr>
          <w:rFonts w:ascii="Times New Roman" w:hAnsi="Times New Roman"/>
          <w:noProof/>
          <w:webHidden/>
          <w:rPrChange w:id="18776" w:author="Phuong Giang" w:date="2012-02-23T00:41:00Z">
            <w:rPr>
              <w:rFonts w:ascii="Times New Roman" w:hAnsi="Times New Roman"/>
              <w:noProof/>
              <w:webHidden/>
            </w:rPr>
          </w:rPrChange>
        </w:rPr>
      </w:r>
      <w:r w:rsidRPr="00AB0011">
        <w:rPr>
          <w:rFonts w:ascii="Times New Roman" w:hAnsi="Times New Roman"/>
          <w:noProof/>
          <w:webHidden/>
          <w:rPrChange w:id="18777"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778" w:author="Phuong Giang" w:date="2012-02-23T00:40:00Z">
        <w:r w:rsidRPr="00AB0011">
          <w:rPr>
            <w:rFonts w:ascii="Times New Roman" w:hAnsi="Times New Roman"/>
            <w:noProof/>
            <w:webHidden/>
            <w:rPrChange w:id="18779" w:author="Phuong Giang" w:date="2012-02-23T00:41:00Z">
              <w:rPr>
                <w:rFonts w:asciiTheme="majorHAnsi" w:eastAsiaTheme="majorEastAsia" w:hAnsiTheme="majorHAnsi" w:cstheme="majorBidi"/>
                <w:b/>
                <w:bCs/>
                <w:noProof/>
                <w:webHidden/>
                <w:color w:val="365F91" w:themeColor="accent1" w:themeShade="BF"/>
                <w:sz w:val="28"/>
                <w:szCs w:val="28"/>
              </w:rPr>
            </w:rPrChange>
          </w:rPr>
          <w:t>51</w:t>
        </w:r>
        <w:r w:rsidRPr="00AB0011">
          <w:rPr>
            <w:rFonts w:ascii="Times New Roman" w:hAnsi="Times New Roman"/>
            <w:noProof/>
            <w:webHidden/>
            <w:rPrChange w:id="18780"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781"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782" w:author="Phuong Giang" w:date="2012-02-23T00:40:00Z"/>
          <w:rFonts w:ascii="Times New Roman" w:eastAsiaTheme="minorEastAsia" w:hAnsi="Times New Roman"/>
          <w:noProof/>
          <w:lang w:eastAsia="ja-JP"/>
          <w:rPrChange w:id="18783" w:author="Phuong Giang" w:date="2012-02-23T00:41:00Z">
            <w:rPr>
              <w:ins w:id="18784" w:author="Phuong Giang" w:date="2012-02-23T00:40:00Z"/>
              <w:rFonts w:asciiTheme="minorHAnsi" w:eastAsiaTheme="minorEastAsia" w:hAnsiTheme="minorHAnsi" w:cstheme="minorBidi"/>
              <w:noProof/>
              <w:lang w:eastAsia="ja-JP"/>
            </w:rPr>
          </w:rPrChange>
        </w:rPr>
      </w:pPr>
      <w:ins w:id="18785" w:author="Phuong Giang" w:date="2012-02-23T00:40:00Z">
        <w:r w:rsidRPr="00AB0011">
          <w:rPr>
            <w:rStyle w:val="Hyperlink"/>
            <w:rFonts w:ascii="Times New Roman" w:hAnsi="Times New Roman"/>
            <w:noProof/>
            <w:rPrChange w:id="18786"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787"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788"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"_Toc317720995"</w:instrText>
        </w:r>
        <w:r w:rsidRPr="00AB0011">
          <w:rPr>
            <w:rStyle w:val="Hyperlink"/>
            <w:rFonts w:ascii="Times New Roman" w:hAnsi="Times New Roman"/>
            <w:noProof/>
            <w:rPrChange w:id="18789"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790"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791" w:author="Phuong Giang" w:date="2012-02-23T00:41:00Z">
              <w:rPr>
                <w:rStyle w:val="Hyperlink"/>
                <w:rFonts w:ascii="Times New Roman" w:eastAsiaTheme="majorEastAsia" w:hAnsi="Times New Roman" w:cstheme="majorBidi"/>
                <w:b/>
                <w:bCs/>
                <w:noProof/>
                <w:sz w:val="28"/>
                <w:szCs w:val="28"/>
              </w:rPr>
            </w:rPrChange>
          </w:rPr>
          <w:t>Figure 11 - Update Knowledge Item</w:t>
        </w:r>
        <w:r w:rsidRPr="00AB0011">
          <w:rPr>
            <w:rFonts w:ascii="Times New Roman" w:hAnsi="Times New Roman"/>
            <w:noProof/>
            <w:webHidden/>
            <w:rPrChange w:id="18792"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79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794"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_Toc317720995 \h </w:instrText>
        </w:r>
      </w:ins>
      <w:r w:rsidRPr="00AB0011">
        <w:rPr>
          <w:rFonts w:ascii="Times New Roman" w:hAnsi="Times New Roman"/>
          <w:noProof/>
          <w:webHidden/>
          <w:rPrChange w:id="18795" w:author="Phuong Giang" w:date="2012-02-23T00:41:00Z">
            <w:rPr>
              <w:rFonts w:ascii="Times New Roman" w:hAnsi="Times New Roman"/>
              <w:noProof/>
              <w:webHidden/>
            </w:rPr>
          </w:rPrChange>
        </w:rPr>
      </w:r>
      <w:r w:rsidRPr="00AB0011">
        <w:rPr>
          <w:rFonts w:ascii="Times New Roman" w:hAnsi="Times New Roman"/>
          <w:noProof/>
          <w:webHidden/>
          <w:rPrChange w:id="1879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797" w:author="Phuong Giang" w:date="2012-02-23T00:40:00Z">
        <w:r w:rsidRPr="00AB0011">
          <w:rPr>
            <w:rFonts w:ascii="Times New Roman" w:hAnsi="Times New Roman"/>
            <w:noProof/>
            <w:webHidden/>
            <w:rPrChange w:id="18798" w:author="Phuong Giang" w:date="2012-02-23T00:41:00Z">
              <w:rPr>
                <w:rFonts w:asciiTheme="majorHAnsi" w:eastAsiaTheme="majorEastAsia" w:hAnsiTheme="majorHAnsi" w:cstheme="majorBidi"/>
                <w:b/>
                <w:bCs/>
                <w:noProof/>
                <w:webHidden/>
                <w:color w:val="365F91" w:themeColor="accent1" w:themeShade="BF"/>
                <w:sz w:val="28"/>
                <w:szCs w:val="28"/>
              </w:rPr>
            </w:rPrChange>
          </w:rPr>
          <w:t>51</w:t>
        </w:r>
        <w:r w:rsidRPr="00AB0011">
          <w:rPr>
            <w:rFonts w:ascii="Times New Roman" w:hAnsi="Times New Roman"/>
            <w:noProof/>
            <w:webHidden/>
            <w:rPrChange w:id="1879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800"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801" w:author="Phuong Giang" w:date="2012-02-23T00:40:00Z"/>
          <w:rFonts w:ascii="Times New Roman" w:eastAsiaTheme="minorEastAsia" w:hAnsi="Times New Roman"/>
          <w:noProof/>
          <w:lang w:eastAsia="ja-JP"/>
          <w:rPrChange w:id="18802" w:author="Phuong Giang" w:date="2012-02-23T00:41:00Z">
            <w:rPr>
              <w:ins w:id="18803" w:author="Phuong Giang" w:date="2012-02-23T00:40:00Z"/>
              <w:rFonts w:asciiTheme="minorHAnsi" w:eastAsiaTheme="minorEastAsia" w:hAnsiTheme="minorHAnsi" w:cstheme="minorBidi"/>
              <w:noProof/>
              <w:lang w:eastAsia="ja-JP"/>
            </w:rPr>
          </w:rPrChange>
        </w:rPr>
      </w:pPr>
      <w:ins w:id="18804" w:author="Phuong Giang" w:date="2012-02-23T00:40:00Z">
        <w:r w:rsidRPr="00AB0011">
          <w:rPr>
            <w:rStyle w:val="Hyperlink"/>
            <w:rFonts w:ascii="Times New Roman" w:hAnsi="Times New Roman"/>
            <w:noProof/>
            <w:rPrChange w:id="18805"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806"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807"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"_Toc317720996"</w:instrText>
        </w:r>
        <w:r w:rsidRPr="00AB0011">
          <w:rPr>
            <w:rStyle w:val="Hyperlink"/>
            <w:rFonts w:ascii="Times New Roman" w:hAnsi="Times New Roman"/>
            <w:noProof/>
            <w:rPrChange w:id="18808"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809"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810" w:author="Phuong Giang" w:date="2012-02-23T00:41:00Z">
              <w:rPr>
                <w:rStyle w:val="Hyperlink"/>
                <w:rFonts w:ascii="Times New Roman" w:eastAsiaTheme="majorEastAsia" w:hAnsi="Times New Roman" w:cstheme="majorBidi"/>
                <w:b/>
                <w:bCs/>
                <w:noProof/>
                <w:sz w:val="28"/>
                <w:szCs w:val="28"/>
              </w:rPr>
            </w:rPrChange>
          </w:rPr>
          <w:t>Figure 12 - Delete Knowledge Item</w:t>
        </w:r>
        <w:r w:rsidRPr="00AB0011">
          <w:rPr>
            <w:rFonts w:ascii="Times New Roman" w:hAnsi="Times New Roman"/>
            <w:noProof/>
            <w:webHidden/>
            <w:rPrChange w:id="18811"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81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813"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_Toc317720996 \h </w:instrText>
        </w:r>
      </w:ins>
      <w:r w:rsidRPr="00AB0011">
        <w:rPr>
          <w:rFonts w:ascii="Times New Roman" w:hAnsi="Times New Roman"/>
          <w:noProof/>
          <w:webHidden/>
          <w:rPrChange w:id="18814" w:author="Phuong Giang" w:date="2012-02-23T00:41:00Z">
            <w:rPr>
              <w:rFonts w:ascii="Times New Roman" w:hAnsi="Times New Roman"/>
              <w:noProof/>
              <w:webHidden/>
            </w:rPr>
          </w:rPrChange>
        </w:rPr>
      </w:r>
      <w:r w:rsidRPr="00AB0011">
        <w:rPr>
          <w:rFonts w:ascii="Times New Roman" w:hAnsi="Times New Roman"/>
          <w:noProof/>
          <w:webHidden/>
          <w:rPrChange w:id="1881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816" w:author="Phuong Giang" w:date="2012-02-23T00:40:00Z">
        <w:r w:rsidRPr="00AB0011">
          <w:rPr>
            <w:rFonts w:ascii="Times New Roman" w:hAnsi="Times New Roman"/>
            <w:noProof/>
            <w:webHidden/>
            <w:rPrChange w:id="18817" w:author="Phuong Giang" w:date="2012-02-23T00:41:00Z">
              <w:rPr>
                <w:rFonts w:asciiTheme="majorHAnsi" w:eastAsiaTheme="majorEastAsia" w:hAnsiTheme="majorHAnsi" w:cstheme="majorBidi"/>
                <w:b/>
                <w:bCs/>
                <w:noProof/>
                <w:webHidden/>
                <w:color w:val="365F91" w:themeColor="accent1" w:themeShade="BF"/>
                <w:sz w:val="28"/>
                <w:szCs w:val="28"/>
              </w:rPr>
            </w:rPrChange>
          </w:rPr>
          <w:t>52</w:t>
        </w:r>
        <w:r w:rsidRPr="00AB0011">
          <w:rPr>
            <w:rFonts w:ascii="Times New Roman" w:hAnsi="Times New Roman"/>
            <w:noProof/>
            <w:webHidden/>
            <w:rPrChange w:id="1881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819"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820" w:author="Phuong Giang" w:date="2012-02-23T00:40:00Z"/>
          <w:rFonts w:ascii="Times New Roman" w:eastAsiaTheme="minorEastAsia" w:hAnsi="Times New Roman"/>
          <w:noProof/>
          <w:lang w:eastAsia="ja-JP"/>
          <w:rPrChange w:id="18821" w:author="Phuong Giang" w:date="2012-02-23T00:41:00Z">
            <w:rPr>
              <w:ins w:id="18822" w:author="Phuong Giang" w:date="2012-02-23T00:40:00Z"/>
              <w:rFonts w:asciiTheme="minorHAnsi" w:eastAsiaTheme="minorEastAsia" w:hAnsiTheme="minorHAnsi" w:cstheme="minorBidi"/>
              <w:noProof/>
              <w:lang w:eastAsia="ja-JP"/>
            </w:rPr>
          </w:rPrChange>
        </w:rPr>
      </w:pPr>
      <w:ins w:id="18823" w:author="Phuong Giang" w:date="2012-02-23T00:40:00Z">
        <w:r w:rsidRPr="00AB0011">
          <w:rPr>
            <w:rStyle w:val="Hyperlink"/>
            <w:rFonts w:ascii="Times New Roman" w:hAnsi="Times New Roman"/>
            <w:noProof/>
            <w:rPrChange w:id="18824"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825"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826"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"_Toc317720997"</w:instrText>
        </w:r>
        <w:r w:rsidRPr="00AB0011">
          <w:rPr>
            <w:rStyle w:val="Hyperlink"/>
            <w:rFonts w:ascii="Times New Roman" w:hAnsi="Times New Roman"/>
            <w:noProof/>
            <w:rPrChange w:id="18827"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828"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829" w:author="Phuong Giang" w:date="2012-02-23T00:41:00Z">
              <w:rPr>
                <w:rStyle w:val="Hyperlink"/>
                <w:rFonts w:ascii="Times New Roman" w:eastAsiaTheme="majorEastAsia" w:hAnsi="Times New Roman" w:cstheme="majorBidi"/>
                <w:b/>
                <w:bCs/>
                <w:noProof/>
                <w:sz w:val="28"/>
                <w:szCs w:val="28"/>
              </w:rPr>
            </w:rPrChange>
          </w:rPr>
          <w:t>Figure 13 - Search Knowledge Item</w:t>
        </w:r>
        <w:r w:rsidRPr="00AB0011">
          <w:rPr>
            <w:rFonts w:ascii="Times New Roman" w:hAnsi="Times New Roman"/>
            <w:noProof/>
            <w:webHidden/>
            <w:rPrChange w:id="18830"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831"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832"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_Toc317720997 \h </w:instrText>
        </w:r>
      </w:ins>
      <w:r w:rsidRPr="00AB0011">
        <w:rPr>
          <w:rFonts w:ascii="Times New Roman" w:hAnsi="Times New Roman"/>
          <w:noProof/>
          <w:webHidden/>
          <w:rPrChange w:id="18833" w:author="Phuong Giang" w:date="2012-02-23T00:41:00Z">
            <w:rPr>
              <w:rFonts w:ascii="Times New Roman" w:hAnsi="Times New Roman"/>
              <w:noProof/>
              <w:webHidden/>
            </w:rPr>
          </w:rPrChange>
        </w:rPr>
      </w:r>
      <w:r w:rsidRPr="00AB0011">
        <w:rPr>
          <w:rFonts w:ascii="Times New Roman" w:hAnsi="Times New Roman"/>
          <w:noProof/>
          <w:webHidden/>
          <w:rPrChange w:id="18834"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835" w:author="Phuong Giang" w:date="2012-02-23T00:40:00Z">
        <w:r w:rsidRPr="00AB0011">
          <w:rPr>
            <w:rFonts w:ascii="Times New Roman" w:hAnsi="Times New Roman"/>
            <w:noProof/>
            <w:webHidden/>
            <w:rPrChange w:id="18836" w:author="Phuong Giang" w:date="2012-02-23T00:41:00Z">
              <w:rPr>
                <w:rFonts w:asciiTheme="majorHAnsi" w:eastAsiaTheme="majorEastAsia" w:hAnsiTheme="majorHAnsi" w:cstheme="majorBidi"/>
                <w:b/>
                <w:bCs/>
                <w:noProof/>
                <w:webHidden/>
                <w:color w:val="365F91" w:themeColor="accent1" w:themeShade="BF"/>
                <w:sz w:val="28"/>
                <w:szCs w:val="28"/>
              </w:rPr>
            </w:rPrChange>
          </w:rPr>
          <w:t>52</w:t>
        </w:r>
        <w:r w:rsidRPr="00AB0011">
          <w:rPr>
            <w:rFonts w:ascii="Times New Roman" w:hAnsi="Times New Roman"/>
            <w:noProof/>
            <w:webHidden/>
            <w:rPrChange w:id="18837"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838"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839" w:author="Phuong Giang" w:date="2012-02-23T00:40:00Z"/>
          <w:rFonts w:ascii="Times New Roman" w:eastAsiaTheme="minorEastAsia" w:hAnsi="Times New Roman"/>
          <w:noProof/>
          <w:lang w:eastAsia="ja-JP"/>
          <w:rPrChange w:id="18840" w:author="Phuong Giang" w:date="2012-02-23T00:41:00Z">
            <w:rPr>
              <w:ins w:id="18841" w:author="Phuong Giang" w:date="2012-02-23T00:40:00Z"/>
              <w:rFonts w:asciiTheme="minorHAnsi" w:eastAsiaTheme="minorEastAsia" w:hAnsiTheme="minorHAnsi" w:cstheme="minorBidi"/>
              <w:noProof/>
              <w:lang w:eastAsia="ja-JP"/>
            </w:rPr>
          </w:rPrChange>
        </w:rPr>
      </w:pPr>
      <w:ins w:id="18842" w:author="Phuong Giang" w:date="2012-02-23T00:40:00Z">
        <w:r w:rsidRPr="00AB0011">
          <w:rPr>
            <w:rStyle w:val="Hyperlink"/>
            <w:rFonts w:ascii="Times New Roman" w:hAnsi="Times New Roman"/>
            <w:noProof/>
            <w:rPrChange w:id="18843"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844"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845"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"_Toc317720998"</w:instrText>
        </w:r>
        <w:r w:rsidRPr="00AB0011">
          <w:rPr>
            <w:rStyle w:val="Hyperlink"/>
            <w:rFonts w:ascii="Times New Roman" w:hAnsi="Times New Roman"/>
            <w:noProof/>
            <w:rPrChange w:id="18846"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847"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848" w:author="Phuong Giang" w:date="2012-02-23T00:41:00Z">
              <w:rPr>
                <w:rStyle w:val="Hyperlink"/>
                <w:rFonts w:ascii="Times New Roman" w:eastAsiaTheme="majorEastAsia" w:hAnsi="Times New Roman" w:cstheme="majorBidi"/>
                <w:b/>
                <w:bCs/>
                <w:noProof/>
                <w:sz w:val="28"/>
                <w:szCs w:val="28"/>
              </w:rPr>
            </w:rPrChange>
          </w:rPr>
          <w:t>Figure 14 - Create Teaching Method</w:t>
        </w:r>
        <w:r w:rsidRPr="00AB0011">
          <w:rPr>
            <w:rFonts w:ascii="Times New Roman" w:hAnsi="Times New Roman"/>
            <w:noProof/>
            <w:webHidden/>
            <w:rPrChange w:id="18849"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850"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851"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_Toc317720998 \h </w:instrText>
        </w:r>
      </w:ins>
      <w:r w:rsidRPr="00AB0011">
        <w:rPr>
          <w:rFonts w:ascii="Times New Roman" w:hAnsi="Times New Roman"/>
          <w:noProof/>
          <w:webHidden/>
          <w:rPrChange w:id="18852" w:author="Phuong Giang" w:date="2012-02-23T00:41:00Z">
            <w:rPr>
              <w:rFonts w:ascii="Times New Roman" w:hAnsi="Times New Roman"/>
              <w:noProof/>
              <w:webHidden/>
            </w:rPr>
          </w:rPrChange>
        </w:rPr>
      </w:r>
      <w:r w:rsidRPr="00AB0011">
        <w:rPr>
          <w:rFonts w:ascii="Times New Roman" w:hAnsi="Times New Roman"/>
          <w:noProof/>
          <w:webHidden/>
          <w:rPrChange w:id="1885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854" w:author="Phuong Giang" w:date="2012-02-23T00:40:00Z">
        <w:r w:rsidRPr="00AB0011">
          <w:rPr>
            <w:rFonts w:ascii="Times New Roman" w:hAnsi="Times New Roman"/>
            <w:noProof/>
            <w:webHidden/>
            <w:rPrChange w:id="18855" w:author="Phuong Giang" w:date="2012-02-23T00:41:00Z">
              <w:rPr>
                <w:rFonts w:asciiTheme="majorHAnsi" w:eastAsiaTheme="majorEastAsia" w:hAnsiTheme="majorHAnsi" w:cstheme="majorBidi"/>
                <w:b/>
                <w:bCs/>
                <w:noProof/>
                <w:webHidden/>
                <w:color w:val="365F91" w:themeColor="accent1" w:themeShade="BF"/>
                <w:sz w:val="28"/>
                <w:szCs w:val="28"/>
              </w:rPr>
            </w:rPrChange>
          </w:rPr>
          <w:t>53</w:t>
        </w:r>
        <w:r w:rsidRPr="00AB0011">
          <w:rPr>
            <w:rFonts w:ascii="Times New Roman" w:hAnsi="Times New Roman"/>
            <w:noProof/>
            <w:webHidden/>
            <w:rPrChange w:id="1885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857"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858" w:author="Phuong Giang" w:date="2012-02-23T00:40:00Z"/>
          <w:rFonts w:ascii="Times New Roman" w:eastAsiaTheme="minorEastAsia" w:hAnsi="Times New Roman"/>
          <w:noProof/>
          <w:lang w:eastAsia="ja-JP"/>
          <w:rPrChange w:id="18859" w:author="Phuong Giang" w:date="2012-02-23T00:41:00Z">
            <w:rPr>
              <w:ins w:id="18860" w:author="Phuong Giang" w:date="2012-02-23T00:40:00Z"/>
              <w:rFonts w:asciiTheme="minorHAnsi" w:eastAsiaTheme="minorEastAsia" w:hAnsiTheme="minorHAnsi" w:cstheme="minorBidi"/>
              <w:noProof/>
              <w:lang w:eastAsia="ja-JP"/>
            </w:rPr>
          </w:rPrChange>
        </w:rPr>
      </w:pPr>
      <w:ins w:id="18861" w:author="Phuong Giang" w:date="2012-02-23T00:40:00Z">
        <w:r w:rsidRPr="00AB0011">
          <w:rPr>
            <w:rStyle w:val="Hyperlink"/>
            <w:rFonts w:ascii="Times New Roman" w:hAnsi="Times New Roman"/>
            <w:noProof/>
            <w:rPrChange w:id="18862"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863"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864"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"_Toc317720999"</w:instrText>
        </w:r>
        <w:r w:rsidRPr="00AB0011">
          <w:rPr>
            <w:rStyle w:val="Hyperlink"/>
            <w:rFonts w:ascii="Times New Roman" w:hAnsi="Times New Roman"/>
            <w:noProof/>
            <w:rPrChange w:id="18865"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866"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867" w:author="Phuong Giang" w:date="2012-02-23T00:41:00Z">
              <w:rPr>
                <w:rStyle w:val="Hyperlink"/>
                <w:rFonts w:ascii="Times New Roman" w:eastAsiaTheme="majorEastAsia" w:hAnsi="Times New Roman" w:cstheme="majorBidi"/>
                <w:b/>
                <w:bCs/>
                <w:noProof/>
                <w:sz w:val="28"/>
                <w:szCs w:val="28"/>
              </w:rPr>
            </w:rPrChange>
          </w:rPr>
          <w:t>Figure 15 - Update Teaching Method</w:t>
        </w:r>
        <w:r w:rsidRPr="00AB0011">
          <w:rPr>
            <w:rFonts w:ascii="Times New Roman" w:hAnsi="Times New Roman"/>
            <w:noProof/>
            <w:webHidden/>
            <w:rPrChange w:id="18868"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86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870"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_Toc317720999 \h </w:instrText>
        </w:r>
      </w:ins>
      <w:r w:rsidRPr="00AB0011">
        <w:rPr>
          <w:rFonts w:ascii="Times New Roman" w:hAnsi="Times New Roman"/>
          <w:noProof/>
          <w:webHidden/>
          <w:rPrChange w:id="18871" w:author="Phuong Giang" w:date="2012-02-23T00:41:00Z">
            <w:rPr>
              <w:rFonts w:ascii="Times New Roman" w:hAnsi="Times New Roman"/>
              <w:noProof/>
              <w:webHidden/>
            </w:rPr>
          </w:rPrChange>
        </w:rPr>
      </w:r>
      <w:r w:rsidRPr="00AB0011">
        <w:rPr>
          <w:rFonts w:ascii="Times New Roman" w:hAnsi="Times New Roman"/>
          <w:noProof/>
          <w:webHidden/>
          <w:rPrChange w:id="1887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873" w:author="Phuong Giang" w:date="2012-02-23T00:40:00Z">
        <w:r w:rsidRPr="00AB0011">
          <w:rPr>
            <w:rFonts w:ascii="Times New Roman" w:hAnsi="Times New Roman"/>
            <w:noProof/>
            <w:webHidden/>
            <w:rPrChange w:id="18874" w:author="Phuong Giang" w:date="2012-02-23T00:41:00Z">
              <w:rPr>
                <w:rFonts w:asciiTheme="majorHAnsi" w:eastAsiaTheme="majorEastAsia" w:hAnsiTheme="majorHAnsi" w:cstheme="majorBidi"/>
                <w:b/>
                <w:bCs/>
                <w:noProof/>
                <w:webHidden/>
                <w:color w:val="365F91" w:themeColor="accent1" w:themeShade="BF"/>
                <w:sz w:val="28"/>
                <w:szCs w:val="28"/>
              </w:rPr>
            </w:rPrChange>
          </w:rPr>
          <w:t>53</w:t>
        </w:r>
        <w:r w:rsidRPr="00AB0011">
          <w:rPr>
            <w:rFonts w:ascii="Times New Roman" w:hAnsi="Times New Roman"/>
            <w:noProof/>
            <w:webHidden/>
            <w:rPrChange w:id="1887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876"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877" w:author="Phuong Giang" w:date="2012-02-23T00:40:00Z"/>
          <w:rFonts w:ascii="Times New Roman" w:eastAsiaTheme="minorEastAsia" w:hAnsi="Times New Roman"/>
          <w:noProof/>
          <w:lang w:eastAsia="ja-JP"/>
          <w:rPrChange w:id="18878" w:author="Phuong Giang" w:date="2012-02-23T00:41:00Z">
            <w:rPr>
              <w:ins w:id="18879" w:author="Phuong Giang" w:date="2012-02-23T00:40:00Z"/>
              <w:rFonts w:asciiTheme="minorHAnsi" w:eastAsiaTheme="minorEastAsia" w:hAnsiTheme="minorHAnsi" w:cstheme="minorBidi"/>
              <w:noProof/>
              <w:lang w:eastAsia="ja-JP"/>
            </w:rPr>
          </w:rPrChange>
        </w:rPr>
      </w:pPr>
      <w:ins w:id="18880" w:author="Phuong Giang" w:date="2012-02-23T00:40:00Z">
        <w:r w:rsidRPr="00AB0011">
          <w:rPr>
            <w:rStyle w:val="Hyperlink"/>
            <w:rFonts w:ascii="Times New Roman" w:hAnsi="Times New Roman"/>
            <w:noProof/>
            <w:rPrChange w:id="18881"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882"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883"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"_Toc317721000"</w:instrText>
        </w:r>
        <w:r w:rsidRPr="00AB0011">
          <w:rPr>
            <w:rStyle w:val="Hyperlink"/>
            <w:rFonts w:ascii="Times New Roman" w:hAnsi="Times New Roman"/>
            <w:noProof/>
            <w:rPrChange w:id="18884"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885"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886" w:author="Phuong Giang" w:date="2012-02-23T00:41:00Z">
              <w:rPr>
                <w:rStyle w:val="Hyperlink"/>
                <w:rFonts w:ascii="Times New Roman" w:eastAsiaTheme="majorEastAsia" w:hAnsi="Times New Roman" w:cstheme="majorBidi"/>
                <w:b/>
                <w:bCs/>
                <w:noProof/>
                <w:sz w:val="28"/>
                <w:szCs w:val="28"/>
              </w:rPr>
            </w:rPrChange>
          </w:rPr>
          <w:t>Figure 16 - Delete Teaching Method</w:t>
        </w:r>
        <w:r w:rsidRPr="00AB0011">
          <w:rPr>
            <w:rFonts w:ascii="Times New Roman" w:hAnsi="Times New Roman"/>
            <w:noProof/>
            <w:webHidden/>
            <w:rPrChange w:id="18887"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88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889"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_Toc317721000 \h </w:instrText>
        </w:r>
      </w:ins>
      <w:r w:rsidRPr="00AB0011">
        <w:rPr>
          <w:rFonts w:ascii="Times New Roman" w:hAnsi="Times New Roman"/>
          <w:noProof/>
          <w:webHidden/>
          <w:rPrChange w:id="18890" w:author="Phuong Giang" w:date="2012-02-23T00:41:00Z">
            <w:rPr>
              <w:rFonts w:ascii="Times New Roman" w:hAnsi="Times New Roman"/>
              <w:noProof/>
              <w:webHidden/>
            </w:rPr>
          </w:rPrChange>
        </w:rPr>
      </w:r>
      <w:r w:rsidRPr="00AB0011">
        <w:rPr>
          <w:rFonts w:ascii="Times New Roman" w:hAnsi="Times New Roman"/>
          <w:noProof/>
          <w:webHidden/>
          <w:rPrChange w:id="18891"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892" w:author="Phuong Giang" w:date="2012-02-23T00:40:00Z">
        <w:r w:rsidRPr="00AB0011">
          <w:rPr>
            <w:rFonts w:ascii="Times New Roman" w:hAnsi="Times New Roman"/>
            <w:noProof/>
            <w:webHidden/>
            <w:rPrChange w:id="18893" w:author="Phuong Giang" w:date="2012-02-23T00:41:00Z">
              <w:rPr>
                <w:rFonts w:asciiTheme="majorHAnsi" w:eastAsiaTheme="majorEastAsia" w:hAnsiTheme="majorHAnsi" w:cstheme="majorBidi"/>
                <w:b/>
                <w:bCs/>
                <w:noProof/>
                <w:webHidden/>
                <w:color w:val="365F91" w:themeColor="accent1" w:themeShade="BF"/>
                <w:sz w:val="28"/>
                <w:szCs w:val="28"/>
              </w:rPr>
            </w:rPrChange>
          </w:rPr>
          <w:t>54</w:t>
        </w:r>
        <w:r w:rsidRPr="00AB0011">
          <w:rPr>
            <w:rFonts w:ascii="Times New Roman" w:hAnsi="Times New Roman"/>
            <w:noProof/>
            <w:webHidden/>
            <w:rPrChange w:id="18894"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895"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896" w:author="Phuong Giang" w:date="2012-02-23T00:40:00Z"/>
          <w:rFonts w:ascii="Times New Roman" w:eastAsiaTheme="minorEastAsia" w:hAnsi="Times New Roman"/>
          <w:noProof/>
          <w:lang w:eastAsia="ja-JP"/>
          <w:rPrChange w:id="18897" w:author="Phuong Giang" w:date="2012-02-23T00:41:00Z">
            <w:rPr>
              <w:ins w:id="18898" w:author="Phuong Giang" w:date="2012-02-23T00:40:00Z"/>
              <w:rFonts w:asciiTheme="minorHAnsi" w:eastAsiaTheme="minorEastAsia" w:hAnsiTheme="minorHAnsi" w:cstheme="minorBidi"/>
              <w:noProof/>
              <w:lang w:eastAsia="ja-JP"/>
            </w:rPr>
          </w:rPrChange>
        </w:rPr>
      </w:pPr>
      <w:ins w:id="18899" w:author="Phuong Giang" w:date="2012-02-23T00:40:00Z">
        <w:r w:rsidRPr="00AB0011">
          <w:rPr>
            <w:rStyle w:val="Hyperlink"/>
            <w:rFonts w:ascii="Times New Roman" w:hAnsi="Times New Roman"/>
            <w:noProof/>
            <w:rPrChange w:id="18900"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901"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902"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"_Toc317721001"</w:instrText>
        </w:r>
        <w:r w:rsidRPr="00AB0011">
          <w:rPr>
            <w:rStyle w:val="Hyperlink"/>
            <w:rFonts w:ascii="Times New Roman" w:hAnsi="Times New Roman"/>
            <w:noProof/>
            <w:rPrChange w:id="18903"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904"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bCs/>
            <w:noProof/>
            <w:rPrChange w:id="18905" w:author="Phuong Giang" w:date="2012-02-23T00:41:00Z">
              <w:rPr>
                <w:rStyle w:val="Hyperlink"/>
                <w:rFonts w:ascii="Times New Roman" w:eastAsiaTheme="majorEastAsia" w:hAnsi="Times New Roman" w:cstheme="majorBidi"/>
                <w:b/>
                <w:bCs/>
                <w:noProof/>
                <w:sz w:val="28"/>
                <w:szCs w:val="28"/>
              </w:rPr>
            </w:rPrChange>
          </w:rPr>
          <w:t>Figure 17 - Search Teaching Method</w:t>
        </w:r>
        <w:r w:rsidRPr="00AB0011">
          <w:rPr>
            <w:rFonts w:ascii="Times New Roman" w:hAnsi="Times New Roman"/>
            <w:noProof/>
            <w:webHidden/>
            <w:rPrChange w:id="18906"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907"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908"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_Toc317721001 \h </w:instrText>
        </w:r>
      </w:ins>
      <w:r w:rsidRPr="00AB0011">
        <w:rPr>
          <w:rFonts w:ascii="Times New Roman" w:hAnsi="Times New Roman"/>
          <w:noProof/>
          <w:webHidden/>
          <w:rPrChange w:id="18909" w:author="Phuong Giang" w:date="2012-02-23T00:41:00Z">
            <w:rPr>
              <w:rFonts w:ascii="Times New Roman" w:hAnsi="Times New Roman"/>
              <w:noProof/>
              <w:webHidden/>
            </w:rPr>
          </w:rPrChange>
        </w:rPr>
      </w:r>
      <w:r w:rsidRPr="00AB0011">
        <w:rPr>
          <w:rFonts w:ascii="Times New Roman" w:hAnsi="Times New Roman"/>
          <w:noProof/>
          <w:webHidden/>
          <w:rPrChange w:id="18910"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911" w:author="Phuong Giang" w:date="2012-02-23T00:40:00Z">
        <w:r w:rsidRPr="00AB0011">
          <w:rPr>
            <w:rFonts w:ascii="Times New Roman" w:hAnsi="Times New Roman"/>
            <w:noProof/>
            <w:webHidden/>
            <w:rPrChange w:id="18912" w:author="Phuong Giang" w:date="2012-02-23T00:41:00Z">
              <w:rPr>
                <w:rFonts w:asciiTheme="majorHAnsi" w:eastAsiaTheme="majorEastAsia" w:hAnsiTheme="majorHAnsi" w:cstheme="majorBidi"/>
                <w:b/>
                <w:bCs/>
                <w:noProof/>
                <w:webHidden/>
                <w:color w:val="365F91" w:themeColor="accent1" w:themeShade="BF"/>
                <w:sz w:val="28"/>
                <w:szCs w:val="28"/>
              </w:rPr>
            </w:rPrChange>
          </w:rPr>
          <w:t>54</w:t>
        </w:r>
        <w:r w:rsidRPr="00AB0011">
          <w:rPr>
            <w:rFonts w:ascii="Times New Roman" w:hAnsi="Times New Roman"/>
            <w:noProof/>
            <w:webHidden/>
            <w:rPrChange w:id="1891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914"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915" w:author="Phuong Giang" w:date="2012-02-23T00:40:00Z"/>
          <w:rFonts w:ascii="Times New Roman" w:eastAsiaTheme="minorEastAsia" w:hAnsi="Times New Roman"/>
          <w:noProof/>
          <w:lang w:eastAsia="ja-JP"/>
          <w:rPrChange w:id="18916" w:author="Phuong Giang" w:date="2012-02-23T00:41:00Z">
            <w:rPr>
              <w:ins w:id="18917" w:author="Phuong Giang" w:date="2012-02-23T00:40:00Z"/>
              <w:rFonts w:asciiTheme="minorHAnsi" w:eastAsiaTheme="minorEastAsia" w:hAnsiTheme="minorHAnsi" w:cstheme="minorBidi"/>
              <w:noProof/>
              <w:lang w:eastAsia="ja-JP"/>
            </w:rPr>
          </w:rPrChange>
        </w:rPr>
      </w:pPr>
      <w:ins w:id="18918" w:author="Phuong Giang" w:date="2012-02-23T00:40:00Z">
        <w:r w:rsidRPr="00AB0011">
          <w:rPr>
            <w:rStyle w:val="Hyperlink"/>
            <w:rFonts w:ascii="Times New Roman" w:hAnsi="Times New Roman"/>
            <w:noProof/>
            <w:rPrChange w:id="18919"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920"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921"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"_Toc317721002"</w:instrText>
        </w:r>
        <w:r w:rsidRPr="00AB0011">
          <w:rPr>
            <w:rStyle w:val="Hyperlink"/>
            <w:rFonts w:ascii="Times New Roman" w:hAnsi="Times New Roman"/>
            <w:noProof/>
            <w:rPrChange w:id="18922"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923"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924" w:author="Phuong Giang" w:date="2012-02-23T00:41:00Z">
              <w:rPr>
                <w:rStyle w:val="Hyperlink"/>
                <w:rFonts w:asciiTheme="majorHAnsi" w:eastAsiaTheme="majorEastAsia" w:hAnsiTheme="majorHAnsi" w:cstheme="majorBidi"/>
                <w:b/>
                <w:bCs/>
                <w:noProof/>
                <w:sz w:val="28"/>
                <w:szCs w:val="28"/>
              </w:rPr>
            </w:rPrChange>
          </w:rPr>
          <w:t>Figure 18 - Teaching plan Compose Screen</w:t>
        </w:r>
        <w:r w:rsidRPr="00AB0011">
          <w:rPr>
            <w:rFonts w:ascii="Times New Roman" w:hAnsi="Times New Roman"/>
            <w:noProof/>
            <w:webHidden/>
            <w:rPrChange w:id="18925"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92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927"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_Toc317721002 \h </w:instrText>
        </w:r>
      </w:ins>
      <w:r w:rsidRPr="00AB0011">
        <w:rPr>
          <w:rFonts w:ascii="Times New Roman" w:hAnsi="Times New Roman"/>
          <w:noProof/>
          <w:webHidden/>
          <w:rPrChange w:id="18928" w:author="Phuong Giang" w:date="2012-02-23T00:41:00Z">
            <w:rPr>
              <w:rFonts w:ascii="Times New Roman" w:hAnsi="Times New Roman"/>
              <w:noProof/>
              <w:webHidden/>
            </w:rPr>
          </w:rPrChange>
        </w:rPr>
      </w:r>
      <w:r w:rsidRPr="00AB0011">
        <w:rPr>
          <w:rFonts w:ascii="Times New Roman" w:hAnsi="Times New Roman"/>
          <w:noProof/>
          <w:webHidden/>
          <w:rPrChange w:id="1892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930" w:author="Phuong Giang" w:date="2012-02-23T00:40:00Z">
        <w:r w:rsidRPr="00AB0011">
          <w:rPr>
            <w:rFonts w:ascii="Times New Roman" w:hAnsi="Times New Roman"/>
            <w:noProof/>
            <w:webHidden/>
            <w:rPrChange w:id="18931" w:author="Phuong Giang" w:date="2012-02-23T00:41:00Z">
              <w:rPr>
                <w:rFonts w:asciiTheme="majorHAnsi" w:eastAsiaTheme="majorEastAsia" w:hAnsiTheme="majorHAnsi" w:cstheme="majorBidi"/>
                <w:b/>
                <w:bCs/>
                <w:noProof/>
                <w:webHidden/>
                <w:color w:val="365F91" w:themeColor="accent1" w:themeShade="BF"/>
                <w:sz w:val="28"/>
                <w:szCs w:val="28"/>
              </w:rPr>
            </w:rPrChange>
          </w:rPr>
          <w:t>56</w:t>
        </w:r>
        <w:r w:rsidRPr="00AB0011">
          <w:rPr>
            <w:rFonts w:ascii="Times New Roman" w:hAnsi="Times New Roman"/>
            <w:noProof/>
            <w:webHidden/>
            <w:rPrChange w:id="1893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933"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934" w:author="Phuong Giang" w:date="2012-02-23T00:40:00Z"/>
          <w:rFonts w:ascii="Times New Roman" w:eastAsiaTheme="minorEastAsia" w:hAnsi="Times New Roman"/>
          <w:noProof/>
          <w:lang w:eastAsia="ja-JP"/>
          <w:rPrChange w:id="18935" w:author="Phuong Giang" w:date="2012-02-23T00:41:00Z">
            <w:rPr>
              <w:ins w:id="18936" w:author="Phuong Giang" w:date="2012-02-23T00:40:00Z"/>
              <w:rFonts w:asciiTheme="minorHAnsi" w:eastAsiaTheme="minorEastAsia" w:hAnsiTheme="minorHAnsi" w:cstheme="minorBidi"/>
              <w:noProof/>
              <w:lang w:eastAsia="ja-JP"/>
            </w:rPr>
          </w:rPrChange>
        </w:rPr>
      </w:pPr>
      <w:ins w:id="18937" w:author="Phuong Giang" w:date="2012-02-23T00:40:00Z">
        <w:r w:rsidRPr="00AB0011">
          <w:rPr>
            <w:rStyle w:val="Hyperlink"/>
            <w:rFonts w:ascii="Times New Roman" w:hAnsi="Times New Roman"/>
            <w:noProof/>
            <w:rPrChange w:id="18938"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939"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940"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"_Toc317721003"</w:instrText>
        </w:r>
        <w:r w:rsidRPr="00AB0011">
          <w:rPr>
            <w:rStyle w:val="Hyperlink"/>
            <w:rFonts w:ascii="Times New Roman" w:hAnsi="Times New Roman"/>
            <w:noProof/>
            <w:rPrChange w:id="18941"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942"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943" w:author="Phuong Giang" w:date="2012-02-23T00:41:00Z">
              <w:rPr>
                <w:rStyle w:val="Hyperlink"/>
                <w:rFonts w:asciiTheme="majorHAnsi" w:eastAsiaTheme="majorEastAsia" w:hAnsiTheme="majorHAnsi" w:cstheme="majorBidi"/>
                <w:b/>
                <w:bCs/>
                <w:noProof/>
                <w:sz w:val="28"/>
                <w:szCs w:val="28"/>
              </w:rPr>
            </w:rPrChange>
          </w:rPr>
          <w:t>Figure 19 - Knowledge Item Management Screen</w:t>
        </w:r>
        <w:r w:rsidRPr="00AB0011">
          <w:rPr>
            <w:rFonts w:ascii="Times New Roman" w:hAnsi="Times New Roman"/>
            <w:noProof/>
            <w:webHidden/>
            <w:rPrChange w:id="18944"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94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946"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_Toc317721003 \h </w:instrText>
        </w:r>
      </w:ins>
      <w:r w:rsidRPr="00AB0011">
        <w:rPr>
          <w:rFonts w:ascii="Times New Roman" w:hAnsi="Times New Roman"/>
          <w:noProof/>
          <w:webHidden/>
          <w:rPrChange w:id="18947" w:author="Phuong Giang" w:date="2012-02-23T00:41:00Z">
            <w:rPr>
              <w:rFonts w:ascii="Times New Roman" w:hAnsi="Times New Roman"/>
              <w:noProof/>
              <w:webHidden/>
            </w:rPr>
          </w:rPrChange>
        </w:rPr>
      </w:r>
      <w:r w:rsidRPr="00AB0011">
        <w:rPr>
          <w:rFonts w:ascii="Times New Roman" w:hAnsi="Times New Roman"/>
          <w:noProof/>
          <w:webHidden/>
          <w:rPrChange w:id="1894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949" w:author="Phuong Giang" w:date="2012-02-23T00:40:00Z">
        <w:r w:rsidRPr="00AB0011">
          <w:rPr>
            <w:rFonts w:ascii="Times New Roman" w:hAnsi="Times New Roman"/>
            <w:noProof/>
            <w:webHidden/>
            <w:rPrChange w:id="18950" w:author="Phuong Giang" w:date="2012-02-23T00:41:00Z">
              <w:rPr>
                <w:rFonts w:asciiTheme="majorHAnsi" w:eastAsiaTheme="majorEastAsia" w:hAnsiTheme="majorHAnsi" w:cstheme="majorBidi"/>
                <w:b/>
                <w:bCs/>
                <w:noProof/>
                <w:webHidden/>
                <w:color w:val="365F91" w:themeColor="accent1" w:themeShade="BF"/>
                <w:sz w:val="28"/>
                <w:szCs w:val="28"/>
              </w:rPr>
            </w:rPrChange>
          </w:rPr>
          <w:t>60</w:t>
        </w:r>
        <w:r w:rsidRPr="00AB0011">
          <w:rPr>
            <w:rFonts w:ascii="Times New Roman" w:hAnsi="Times New Roman"/>
            <w:noProof/>
            <w:webHidden/>
            <w:rPrChange w:id="18951"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952"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953" w:author="Phuong Giang" w:date="2012-02-23T00:40:00Z"/>
          <w:rFonts w:ascii="Times New Roman" w:eastAsiaTheme="minorEastAsia" w:hAnsi="Times New Roman"/>
          <w:noProof/>
          <w:lang w:eastAsia="ja-JP"/>
          <w:rPrChange w:id="18954" w:author="Phuong Giang" w:date="2012-02-23T00:41:00Z">
            <w:rPr>
              <w:ins w:id="18955" w:author="Phuong Giang" w:date="2012-02-23T00:40:00Z"/>
              <w:rFonts w:asciiTheme="minorHAnsi" w:eastAsiaTheme="minorEastAsia" w:hAnsiTheme="minorHAnsi" w:cstheme="minorBidi"/>
              <w:noProof/>
              <w:lang w:eastAsia="ja-JP"/>
            </w:rPr>
          </w:rPrChange>
        </w:rPr>
      </w:pPr>
      <w:ins w:id="18956" w:author="Phuong Giang" w:date="2012-02-23T00:40:00Z">
        <w:r w:rsidRPr="00AB0011">
          <w:rPr>
            <w:rStyle w:val="Hyperlink"/>
            <w:rFonts w:ascii="Times New Roman" w:hAnsi="Times New Roman"/>
            <w:noProof/>
            <w:rPrChange w:id="18957"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958"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959"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"_Toc317721004"</w:instrText>
        </w:r>
        <w:r w:rsidRPr="00AB0011">
          <w:rPr>
            <w:rStyle w:val="Hyperlink"/>
            <w:rFonts w:ascii="Times New Roman" w:hAnsi="Times New Roman"/>
            <w:noProof/>
            <w:rPrChange w:id="18960"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961"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962" w:author="Phuong Giang" w:date="2012-02-23T00:41:00Z">
              <w:rPr>
                <w:rStyle w:val="Hyperlink"/>
                <w:rFonts w:asciiTheme="majorHAnsi" w:eastAsiaTheme="majorEastAsia" w:hAnsiTheme="majorHAnsi" w:cstheme="majorBidi"/>
                <w:b/>
                <w:bCs/>
                <w:noProof/>
                <w:sz w:val="28"/>
                <w:szCs w:val="28"/>
              </w:rPr>
            </w:rPrChange>
          </w:rPr>
          <w:t>Figure 20 - Teaching Method Management Screen</w:t>
        </w:r>
        <w:r w:rsidRPr="00AB0011">
          <w:rPr>
            <w:rFonts w:ascii="Times New Roman" w:hAnsi="Times New Roman"/>
            <w:noProof/>
            <w:webHidden/>
            <w:rPrChange w:id="18963"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964"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965"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_Toc317721004 \h </w:instrText>
        </w:r>
      </w:ins>
      <w:r w:rsidRPr="00AB0011">
        <w:rPr>
          <w:rFonts w:ascii="Times New Roman" w:hAnsi="Times New Roman"/>
          <w:noProof/>
          <w:webHidden/>
          <w:rPrChange w:id="18966" w:author="Phuong Giang" w:date="2012-02-23T00:41:00Z">
            <w:rPr>
              <w:rFonts w:ascii="Times New Roman" w:hAnsi="Times New Roman"/>
              <w:noProof/>
              <w:webHidden/>
            </w:rPr>
          </w:rPrChange>
        </w:rPr>
      </w:r>
      <w:r w:rsidRPr="00AB0011">
        <w:rPr>
          <w:rFonts w:ascii="Times New Roman" w:hAnsi="Times New Roman"/>
          <w:noProof/>
          <w:webHidden/>
          <w:rPrChange w:id="18967"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968" w:author="Phuong Giang" w:date="2012-02-23T00:40:00Z">
        <w:r w:rsidRPr="00AB0011">
          <w:rPr>
            <w:rFonts w:ascii="Times New Roman" w:hAnsi="Times New Roman"/>
            <w:noProof/>
            <w:webHidden/>
            <w:rPrChange w:id="18969" w:author="Phuong Giang" w:date="2012-02-23T00:41:00Z">
              <w:rPr>
                <w:rFonts w:asciiTheme="majorHAnsi" w:eastAsiaTheme="majorEastAsia" w:hAnsiTheme="majorHAnsi" w:cstheme="majorBidi"/>
                <w:b/>
                <w:bCs/>
                <w:noProof/>
                <w:webHidden/>
                <w:color w:val="365F91" w:themeColor="accent1" w:themeShade="BF"/>
                <w:sz w:val="28"/>
                <w:szCs w:val="28"/>
              </w:rPr>
            </w:rPrChange>
          </w:rPr>
          <w:t>63</w:t>
        </w:r>
        <w:r w:rsidRPr="00AB0011">
          <w:rPr>
            <w:rFonts w:ascii="Times New Roman" w:hAnsi="Times New Roman"/>
            <w:noProof/>
            <w:webHidden/>
            <w:rPrChange w:id="18970"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971"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972" w:author="Phuong Giang" w:date="2012-02-23T00:40:00Z"/>
          <w:rFonts w:ascii="Times New Roman" w:eastAsiaTheme="minorEastAsia" w:hAnsi="Times New Roman"/>
          <w:noProof/>
          <w:lang w:eastAsia="ja-JP"/>
          <w:rPrChange w:id="18973" w:author="Phuong Giang" w:date="2012-02-23T00:41:00Z">
            <w:rPr>
              <w:ins w:id="18974" w:author="Phuong Giang" w:date="2012-02-23T00:40:00Z"/>
              <w:rFonts w:asciiTheme="minorHAnsi" w:eastAsiaTheme="minorEastAsia" w:hAnsiTheme="minorHAnsi" w:cstheme="minorBidi"/>
              <w:noProof/>
              <w:lang w:eastAsia="ja-JP"/>
            </w:rPr>
          </w:rPrChange>
        </w:rPr>
      </w:pPr>
      <w:ins w:id="18975" w:author="Phuong Giang" w:date="2012-02-23T00:40:00Z">
        <w:r w:rsidRPr="00AB0011">
          <w:rPr>
            <w:rStyle w:val="Hyperlink"/>
            <w:rFonts w:ascii="Times New Roman" w:hAnsi="Times New Roman"/>
            <w:noProof/>
            <w:rPrChange w:id="18976"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977"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978"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"_Toc317721005"</w:instrText>
        </w:r>
        <w:r w:rsidRPr="00AB0011">
          <w:rPr>
            <w:rStyle w:val="Hyperlink"/>
            <w:rFonts w:ascii="Times New Roman" w:hAnsi="Times New Roman"/>
            <w:noProof/>
            <w:rPrChange w:id="18979"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980"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8981" w:author="Phuong Giang" w:date="2012-02-23T00:41:00Z">
              <w:rPr>
                <w:rStyle w:val="Hyperlink"/>
                <w:rFonts w:asciiTheme="majorHAnsi" w:eastAsiaTheme="majorEastAsia" w:hAnsiTheme="majorHAnsi" w:cstheme="majorBidi"/>
                <w:b/>
                <w:bCs/>
                <w:noProof/>
                <w:sz w:val="28"/>
                <w:szCs w:val="28"/>
              </w:rPr>
            </w:rPrChange>
          </w:rPr>
          <w:t>Figure 21- Help Screen</w:t>
        </w:r>
        <w:r w:rsidRPr="00AB0011">
          <w:rPr>
            <w:rFonts w:ascii="Times New Roman" w:hAnsi="Times New Roman"/>
            <w:noProof/>
            <w:webHidden/>
            <w:rPrChange w:id="18982"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8983"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8984"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_Toc317721005 \h </w:instrText>
        </w:r>
      </w:ins>
      <w:r w:rsidRPr="00AB0011">
        <w:rPr>
          <w:rFonts w:ascii="Times New Roman" w:hAnsi="Times New Roman"/>
          <w:noProof/>
          <w:webHidden/>
          <w:rPrChange w:id="18985" w:author="Phuong Giang" w:date="2012-02-23T00:41:00Z">
            <w:rPr>
              <w:rFonts w:ascii="Times New Roman" w:hAnsi="Times New Roman"/>
              <w:noProof/>
              <w:webHidden/>
            </w:rPr>
          </w:rPrChange>
        </w:rPr>
      </w:r>
      <w:r w:rsidRPr="00AB0011">
        <w:rPr>
          <w:rFonts w:ascii="Times New Roman" w:hAnsi="Times New Roman"/>
          <w:noProof/>
          <w:webHidden/>
          <w:rPrChange w:id="18986"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8987" w:author="Phuong Giang" w:date="2012-02-23T00:40:00Z">
        <w:r w:rsidRPr="00AB0011">
          <w:rPr>
            <w:rFonts w:ascii="Times New Roman" w:hAnsi="Times New Roman"/>
            <w:noProof/>
            <w:webHidden/>
            <w:rPrChange w:id="18988" w:author="Phuong Giang" w:date="2012-02-23T00:41:00Z">
              <w:rPr>
                <w:rFonts w:asciiTheme="majorHAnsi" w:eastAsiaTheme="majorEastAsia" w:hAnsiTheme="majorHAnsi" w:cstheme="majorBidi"/>
                <w:b/>
                <w:bCs/>
                <w:noProof/>
                <w:webHidden/>
                <w:color w:val="365F91" w:themeColor="accent1" w:themeShade="BF"/>
                <w:sz w:val="28"/>
                <w:szCs w:val="28"/>
              </w:rPr>
            </w:rPrChange>
          </w:rPr>
          <w:t>65</w:t>
        </w:r>
        <w:r w:rsidRPr="00AB0011">
          <w:rPr>
            <w:rFonts w:ascii="Times New Roman" w:hAnsi="Times New Roman"/>
            <w:noProof/>
            <w:webHidden/>
            <w:rPrChange w:id="1898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8990"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Pr="00AB0011" w:rsidRDefault="00AB0011">
      <w:pPr>
        <w:pStyle w:val="TableofFigures"/>
        <w:tabs>
          <w:tab w:val="right" w:leader="dot" w:pos="9350"/>
        </w:tabs>
        <w:rPr>
          <w:ins w:id="18991" w:author="Phuong Giang" w:date="2012-02-23T00:40:00Z"/>
          <w:rFonts w:ascii="Times New Roman" w:eastAsiaTheme="minorEastAsia" w:hAnsi="Times New Roman"/>
          <w:noProof/>
          <w:lang w:eastAsia="ja-JP"/>
          <w:rPrChange w:id="18992" w:author="Phuong Giang" w:date="2012-02-23T00:41:00Z">
            <w:rPr>
              <w:ins w:id="18993" w:author="Phuong Giang" w:date="2012-02-23T00:40:00Z"/>
              <w:rFonts w:asciiTheme="minorHAnsi" w:eastAsiaTheme="minorEastAsia" w:hAnsiTheme="minorHAnsi" w:cstheme="minorBidi"/>
              <w:noProof/>
              <w:lang w:eastAsia="ja-JP"/>
            </w:rPr>
          </w:rPrChange>
        </w:rPr>
      </w:pPr>
      <w:ins w:id="18994" w:author="Phuong Giang" w:date="2012-02-23T00:40:00Z">
        <w:r w:rsidRPr="00AB0011">
          <w:rPr>
            <w:rStyle w:val="Hyperlink"/>
            <w:rFonts w:ascii="Times New Roman" w:hAnsi="Times New Roman"/>
            <w:noProof/>
            <w:rPrChange w:id="18995"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8996"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8997"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"_Toc317721006"</w:instrText>
        </w:r>
        <w:r w:rsidRPr="00AB0011">
          <w:rPr>
            <w:rStyle w:val="Hyperlink"/>
            <w:rFonts w:ascii="Times New Roman" w:hAnsi="Times New Roman"/>
            <w:noProof/>
            <w:rPrChange w:id="18998"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8999"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9000" w:author="Phuong Giang" w:date="2012-02-23T00:41:00Z">
              <w:rPr>
                <w:rStyle w:val="Hyperlink"/>
                <w:rFonts w:asciiTheme="majorHAnsi" w:eastAsiaTheme="majorEastAsia" w:hAnsiTheme="majorHAnsi" w:cstheme="majorBidi"/>
                <w:b/>
                <w:bCs/>
                <w:noProof/>
                <w:sz w:val="28"/>
                <w:szCs w:val="28"/>
              </w:rPr>
            </w:rPrChange>
          </w:rPr>
          <w:t>Figure 22 - Teaching Plan Data Structure</w:t>
        </w:r>
        <w:r w:rsidRPr="00AB0011">
          <w:rPr>
            <w:rFonts w:ascii="Times New Roman" w:hAnsi="Times New Roman"/>
            <w:noProof/>
            <w:webHidden/>
            <w:rPrChange w:id="19001"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900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9003"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_Toc317721006 \h </w:instrText>
        </w:r>
      </w:ins>
      <w:r w:rsidRPr="00AB0011">
        <w:rPr>
          <w:rFonts w:ascii="Times New Roman" w:hAnsi="Times New Roman"/>
          <w:noProof/>
          <w:webHidden/>
          <w:rPrChange w:id="19004" w:author="Phuong Giang" w:date="2012-02-23T00:41:00Z">
            <w:rPr>
              <w:rFonts w:ascii="Times New Roman" w:hAnsi="Times New Roman"/>
              <w:noProof/>
              <w:webHidden/>
            </w:rPr>
          </w:rPrChange>
        </w:rPr>
      </w:r>
      <w:r w:rsidRPr="00AB0011">
        <w:rPr>
          <w:rFonts w:ascii="Times New Roman" w:hAnsi="Times New Roman"/>
          <w:noProof/>
          <w:webHidden/>
          <w:rPrChange w:id="1900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9006" w:author="Phuong Giang" w:date="2012-02-23T00:40:00Z">
        <w:r w:rsidRPr="00AB0011">
          <w:rPr>
            <w:rFonts w:ascii="Times New Roman" w:hAnsi="Times New Roman"/>
            <w:noProof/>
            <w:webHidden/>
            <w:rPrChange w:id="19007" w:author="Phuong Giang" w:date="2012-02-23T00:41:00Z">
              <w:rPr>
                <w:rFonts w:asciiTheme="majorHAnsi" w:eastAsiaTheme="majorEastAsia" w:hAnsiTheme="majorHAnsi" w:cstheme="majorBidi"/>
                <w:b/>
                <w:bCs/>
                <w:noProof/>
                <w:webHidden/>
                <w:color w:val="365F91" w:themeColor="accent1" w:themeShade="BF"/>
                <w:sz w:val="28"/>
                <w:szCs w:val="28"/>
              </w:rPr>
            </w:rPrChange>
          </w:rPr>
          <w:t>66</w:t>
        </w:r>
        <w:r w:rsidRPr="00AB0011">
          <w:rPr>
            <w:rFonts w:ascii="Times New Roman" w:hAnsi="Times New Roman"/>
            <w:noProof/>
            <w:webHidden/>
            <w:rPrChange w:id="19008"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9009" w:author="Phuong Giang" w:date="2012-02-23T00:41:00Z">
              <w:rPr>
                <w:rStyle w:val="Hyperlink"/>
                <w:rFonts w:asciiTheme="majorHAnsi" w:eastAsiaTheme="majorEastAsia" w:hAnsiTheme="majorHAnsi" w:cstheme="majorBidi"/>
                <w:b/>
                <w:bCs/>
                <w:noProof/>
                <w:sz w:val="28"/>
                <w:szCs w:val="28"/>
              </w:rPr>
            </w:rPrChange>
          </w:rPr>
          <w:fldChar w:fldCharType="end"/>
        </w:r>
      </w:ins>
    </w:p>
    <w:p w:rsidR="00AB0011" w:rsidRDefault="00AB0011">
      <w:pPr>
        <w:pStyle w:val="TableofFigures"/>
        <w:tabs>
          <w:tab w:val="right" w:leader="dot" w:pos="9350"/>
        </w:tabs>
        <w:rPr>
          <w:ins w:id="19010" w:author="Phuong Giang" w:date="2012-02-23T00:40:00Z"/>
          <w:rFonts w:asciiTheme="minorHAnsi" w:eastAsiaTheme="minorEastAsia" w:hAnsiTheme="minorHAnsi" w:cstheme="minorBidi"/>
          <w:noProof/>
          <w:lang w:eastAsia="ja-JP"/>
        </w:rPr>
      </w:pPr>
      <w:ins w:id="19011" w:author="Phuong Giang" w:date="2012-02-23T00:40:00Z">
        <w:r w:rsidRPr="00AB0011">
          <w:rPr>
            <w:rStyle w:val="Hyperlink"/>
            <w:rFonts w:ascii="Times New Roman" w:hAnsi="Times New Roman"/>
            <w:noProof/>
            <w:rPrChange w:id="19012" w:author="Phuong Giang" w:date="2012-02-23T00:41:00Z">
              <w:rPr>
                <w:rStyle w:val="Hyperlink"/>
                <w:rFonts w:asciiTheme="majorHAnsi" w:eastAsiaTheme="majorEastAsia" w:hAnsiTheme="majorHAnsi" w:cstheme="majorBidi"/>
                <w:b/>
                <w:bCs/>
                <w:noProof/>
                <w:sz w:val="28"/>
                <w:szCs w:val="28"/>
              </w:rPr>
            </w:rPrChange>
          </w:rPr>
          <w:fldChar w:fldCharType="begin"/>
        </w:r>
        <w:r w:rsidRPr="00AB0011">
          <w:rPr>
            <w:rStyle w:val="Hyperlink"/>
            <w:rFonts w:ascii="Times New Roman" w:hAnsi="Times New Roman"/>
            <w:noProof/>
            <w:rPrChange w:id="19013"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Fonts w:ascii="Times New Roman" w:hAnsi="Times New Roman"/>
            <w:noProof/>
            <w:rPrChange w:id="19014" w:author="Phuong Giang" w:date="2012-02-23T00:41:00Z">
              <w:rPr>
                <w:rFonts w:asciiTheme="majorHAnsi" w:eastAsiaTheme="majorEastAsia" w:hAnsiTheme="majorHAnsi" w:cstheme="majorBidi"/>
                <w:b/>
                <w:bCs/>
                <w:noProof/>
                <w:color w:val="365F91" w:themeColor="accent1" w:themeShade="BF"/>
                <w:sz w:val="28"/>
                <w:szCs w:val="28"/>
              </w:rPr>
            </w:rPrChange>
          </w:rPr>
          <w:instrText>HYPERLINK \l "_Toc317721007"</w:instrText>
        </w:r>
        <w:r w:rsidRPr="00AB0011">
          <w:rPr>
            <w:rStyle w:val="Hyperlink"/>
            <w:rFonts w:ascii="Times New Roman" w:hAnsi="Times New Roman"/>
            <w:noProof/>
            <w:rPrChange w:id="19015" w:author="Phuong Giang" w:date="2012-02-23T00:41:00Z">
              <w:rPr>
                <w:rStyle w:val="Hyperlink"/>
                <w:rFonts w:asciiTheme="majorHAnsi" w:eastAsiaTheme="majorEastAsia" w:hAnsiTheme="majorHAnsi" w:cstheme="majorBidi"/>
                <w:b/>
                <w:bCs/>
                <w:noProof/>
                <w:sz w:val="28"/>
                <w:szCs w:val="28"/>
              </w:rPr>
            </w:rPrChange>
          </w:rPr>
          <w:instrText xml:space="preserve"> </w:instrText>
        </w:r>
        <w:r w:rsidRPr="00AB0011">
          <w:rPr>
            <w:rStyle w:val="Hyperlink"/>
            <w:rFonts w:ascii="Times New Roman" w:hAnsi="Times New Roman"/>
            <w:noProof/>
            <w:rPrChange w:id="19016" w:author="Phuong Giang" w:date="2012-02-23T00:41:00Z">
              <w:rPr>
                <w:rStyle w:val="Hyperlink"/>
                <w:rFonts w:asciiTheme="majorHAnsi" w:eastAsiaTheme="majorEastAsia" w:hAnsiTheme="majorHAnsi" w:cstheme="majorBidi"/>
                <w:b/>
                <w:bCs/>
                <w:noProof/>
                <w:sz w:val="28"/>
                <w:szCs w:val="28"/>
              </w:rPr>
            </w:rPrChange>
          </w:rPr>
          <w:fldChar w:fldCharType="separate"/>
        </w:r>
        <w:r w:rsidRPr="00AB0011">
          <w:rPr>
            <w:rStyle w:val="Hyperlink"/>
            <w:rFonts w:ascii="Times New Roman" w:hAnsi="Times New Roman"/>
            <w:noProof/>
            <w:rPrChange w:id="19017" w:author="Phuong Giang" w:date="2012-02-23T00:41:00Z">
              <w:rPr>
                <w:rStyle w:val="Hyperlink"/>
                <w:rFonts w:asciiTheme="majorHAnsi" w:eastAsiaTheme="majorEastAsia" w:hAnsiTheme="majorHAnsi" w:cstheme="majorBidi"/>
                <w:b/>
                <w:bCs/>
                <w:noProof/>
                <w:sz w:val="28"/>
                <w:szCs w:val="28"/>
              </w:rPr>
            </w:rPrChange>
          </w:rPr>
          <w:t>Figure 23 - Knowledge Item Data Structure</w:t>
        </w:r>
        <w:r w:rsidRPr="00AB0011">
          <w:rPr>
            <w:rFonts w:ascii="Times New Roman" w:hAnsi="Times New Roman"/>
            <w:noProof/>
            <w:webHidden/>
            <w:rPrChange w:id="19018" w:author="Phuong Giang" w:date="2012-02-23T00:41:00Z">
              <w:rPr>
                <w:rFonts w:asciiTheme="majorHAnsi" w:eastAsiaTheme="majorEastAsia" w:hAnsiTheme="majorHAnsi" w:cstheme="majorBidi"/>
                <w:b/>
                <w:bCs/>
                <w:noProof/>
                <w:webHidden/>
                <w:color w:val="365F91" w:themeColor="accent1" w:themeShade="BF"/>
                <w:sz w:val="28"/>
                <w:szCs w:val="28"/>
              </w:rPr>
            </w:rPrChange>
          </w:rPr>
          <w:tab/>
        </w:r>
        <w:r w:rsidRPr="00AB0011">
          <w:rPr>
            <w:rFonts w:ascii="Times New Roman" w:hAnsi="Times New Roman"/>
            <w:noProof/>
            <w:webHidden/>
            <w:rPrChange w:id="19019"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begin"/>
        </w:r>
        <w:r w:rsidRPr="00AB0011">
          <w:rPr>
            <w:rFonts w:ascii="Times New Roman" w:hAnsi="Times New Roman"/>
            <w:noProof/>
            <w:webHidden/>
            <w:rPrChange w:id="19020" w:author="Phuong Giang" w:date="2012-02-23T00:41:00Z">
              <w:rPr>
                <w:rFonts w:asciiTheme="majorHAnsi" w:eastAsiaTheme="majorEastAsia" w:hAnsiTheme="majorHAnsi" w:cstheme="majorBidi"/>
                <w:b/>
                <w:bCs/>
                <w:noProof/>
                <w:webHidden/>
                <w:color w:val="365F91" w:themeColor="accent1" w:themeShade="BF"/>
                <w:sz w:val="28"/>
                <w:szCs w:val="28"/>
              </w:rPr>
            </w:rPrChange>
          </w:rPr>
          <w:instrText xml:space="preserve"> PAGEREF _Toc317721007 \h </w:instrText>
        </w:r>
      </w:ins>
      <w:r w:rsidRPr="00AB0011">
        <w:rPr>
          <w:rFonts w:ascii="Times New Roman" w:hAnsi="Times New Roman"/>
          <w:noProof/>
          <w:webHidden/>
          <w:rPrChange w:id="19021" w:author="Phuong Giang" w:date="2012-02-23T00:41:00Z">
            <w:rPr>
              <w:rFonts w:ascii="Times New Roman" w:hAnsi="Times New Roman"/>
              <w:noProof/>
              <w:webHidden/>
            </w:rPr>
          </w:rPrChange>
        </w:rPr>
      </w:r>
      <w:r w:rsidRPr="00AB0011">
        <w:rPr>
          <w:rFonts w:ascii="Times New Roman" w:hAnsi="Times New Roman"/>
          <w:noProof/>
          <w:webHidden/>
          <w:rPrChange w:id="19022"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separate"/>
      </w:r>
      <w:ins w:id="19023" w:author="Phuong Giang" w:date="2012-02-23T00:40:00Z">
        <w:r w:rsidRPr="00AB0011">
          <w:rPr>
            <w:rFonts w:ascii="Times New Roman" w:hAnsi="Times New Roman"/>
            <w:noProof/>
            <w:webHidden/>
            <w:rPrChange w:id="19024" w:author="Phuong Giang" w:date="2012-02-23T00:41:00Z">
              <w:rPr>
                <w:rFonts w:asciiTheme="majorHAnsi" w:eastAsiaTheme="majorEastAsia" w:hAnsiTheme="majorHAnsi" w:cstheme="majorBidi"/>
                <w:b/>
                <w:bCs/>
                <w:noProof/>
                <w:webHidden/>
                <w:color w:val="365F91" w:themeColor="accent1" w:themeShade="BF"/>
                <w:sz w:val="28"/>
                <w:szCs w:val="28"/>
              </w:rPr>
            </w:rPrChange>
          </w:rPr>
          <w:t>67</w:t>
        </w:r>
        <w:r w:rsidRPr="00AB0011">
          <w:rPr>
            <w:rFonts w:ascii="Times New Roman" w:hAnsi="Times New Roman"/>
            <w:noProof/>
            <w:webHidden/>
            <w:rPrChange w:id="19025" w:author="Phuong Giang" w:date="2012-02-23T00:41:00Z">
              <w:rPr>
                <w:rFonts w:asciiTheme="majorHAnsi" w:eastAsiaTheme="majorEastAsia" w:hAnsiTheme="majorHAnsi" w:cstheme="majorBidi"/>
                <w:b/>
                <w:bCs/>
                <w:noProof/>
                <w:webHidden/>
                <w:color w:val="365F91" w:themeColor="accent1" w:themeShade="BF"/>
                <w:sz w:val="28"/>
                <w:szCs w:val="28"/>
              </w:rPr>
            </w:rPrChange>
          </w:rPr>
          <w:fldChar w:fldCharType="end"/>
        </w:r>
        <w:r w:rsidRPr="00AB0011">
          <w:rPr>
            <w:rStyle w:val="Hyperlink"/>
            <w:rFonts w:ascii="Times New Roman" w:hAnsi="Times New Roman"/>
            <w:noProof/>
            <w:rPrChange w:id="19026" w:author="Phuong Giang" w:date="2012-02-23T00:41:00Z">
              <w:rPr>
                <w:rStyle w:val="Hyperlink"/>
                <w:rFonts w:asciiTheme="majorHAnsi" w:eastAsiaTheme="majorEastAsia" w:hAnsiTheme="majorHAnsi" w:cstheme="majorBidi"/>
                <w:b/>
                <w:bCs/>
                <w:noProof/>
                <w:sz w:val="28"/>
                <w:szCs w:val="28"/>
              </w:rPr>
            </w:rPrChange>
          </w:rPr>
          <w:fldChar w:fldCharType="end"/>
        </w:r>
      </w:ins>
    </w:p>
    <w:p w:rsidR="00AF3591" w:rsidRPr="00616EF6" w:rsidRDefault="00AB0011">
      <w:pPr>
        <w:pStyle w:val="TableofFigures"/>
        <w:tabs>
          <w:tab w:val="right" w:leader="dot" w:pos="9350"/>
        </w:tabs>
        <w:pPrChange w:id="19027" w:author="Phuong Giang" w:date="2012-02-23T00:41:00Z">
          <w:pPr>
            <w:pStyle w:val="Heading1"/>
          </w:pPr>
        </w:pPrChange>
      </w:pPr>
      <w:ins w:id="19028" w:author="Phuong Giang" w:date="2012-02-23T00:40:00Z">
        <w:r w:rsidRPr="007F4081">
          <w:rPr>
            <w:rStyle w:val="Hyperlink"/>
            <w:noProof/>
          </w:rPr>
          <w:fldChar w:fldCharType="begin"/>
        </w:r>
        <w:r w:rsidRPr="007F4081">
          <w:rPr>
            <w:rStyle w:val="Hyperlink"/>
            <w:noProof/>
          </w:rPr>
          <w:instrText xml:space="preserve"> </w:instrText>
        </w:r>
        <w:r>
          <w:rPr>
            <w:noProof/>
          </w:rPr>
          <w:instrText>HYPERLINK \l "_Toc317721008"</w:instrText>
        </w:r>
        <w:r w:rsidRPr="007F4081">
          <w:rPr>
            <w:rStyle w:val="Hyperlink"/>
            <w:noProof/>
          </w:rPr>
          <w:instrText xml:space="preserve"> </w:instrText>
        </w:r>
        <w:r w:rsidRPr="007F4081">
          <w:rPr>
            <w:rStyle w:val="Hyperlink"/>
            <w:noProof/>
          </w:rPr>
          <w:fldChar w:fldCharType="separate"/>
        </w:r>
        <w:r w:rsidRPr="007F4081">
          <w:rPr>
            <w:rStyle w:val="Hyperlink"/>
            <w:noProof/>
          </w:rPr>
          <w:t>Figure 24 - Teaching Method Data Structure</w:t>
        </w:r>
        <w:r>
          <w:rPr>
            <w:noProof/>
            <w:webHidden/>
          </w:rPr>
          <w:tab/>
        </w:r>
        <w:r>
          <w:rPr>
            <w:noProof/>
            <w:webHidden/>
          </w:rPr>
          <w:fldChar w:fldCharType="begin"/>
        </w:r>
        <w:r>
          <w:rPr>
            <w:noProof/>
            <w:webHidden/>
          </w:rPr>
          <w:instrText xml:space="preserve"> PAGEREF _Toc317721008 \h </w:instrText>
        </w:r>
      </w:ins>
      <w:r>
        <w:rPr>
          <w:noProof/>
          <w:webHidden/>
        </w:rPr>
      </w:r>
      <w:r>
        <w:rPr>
          <w:noProof/>
          <w:webHidden/>
        </w:rPr>
        <w:fldChar w:fldCharType="separate"/>
      </w:r>
      <w:ins w:id="19029" w:author="Phuong Giang" w:date="2012-02-23T00:40:00Z">
        <w:r>
          <w:rPr>
            <w:noProof/>
            <w:webHidden/>
          </w:rPr>
          <w:t>68</w:t>
        </w:r>
        <w:r>
          <w:rPr>
            <w:noProof/>
            <w:webHidden/>
          </w:rPr>
          <w:fldChar w:fldCharType="end"/>
        </w:r>
        <w:r w:rsidRPr="007F4081">
          <w:rPr>
            <w:rStyle w:val="Hyperlink"/>
            <w:noProof/>
          </w:rPr>
          <w:fldChar w:fldCharType="end"/>
        </w:r>
      </w:ins>
      <w:ins w:id="19030" w:author="Phuong Giang" w:date="2012-02-23T00:36:00Z">
        <w:r w:rsidR="00AF3591">
          <w:fldChar w:fldCharType="end"/>
        </w:r>
      </w:ins>
    </w:p>
    <w:sectPr w:rsidR="00AF3591" w:rsidRPr="00616EF6" w:rsidSect="000E1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D2"/>
    <w:multiLevelType w:val="multilevel"/>
    <w:tmpl w:val="4B2E95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8625124"/>
    <w:multiLevelType w:val="multilevel"/>
    <w:tmpl w:val="4240F7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B5900C9"/>
    <w:multiLevelType w:val="multilevel"/>
    <w:tmpl w:val="8236BEB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40E439D6"/>
    <w:multiLevelType w:val="multilevel"/>
    <w:tmpl w:val="1DD4CDEC"/>
    <w:lvl w:ilvl="0">
      <w:start w:val="1"/>
      <w:numFmt w:val="upperLetter"/>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2."/>
      <w:lvlJc w:val="left"/>
      <w:pPr>
        <w:ind w:left="792" w:hanging="432"/>
      </w:pPr>
      <w:rPr>
        <w:rFonts w:hint="eastAsia"/>
      </w:rPr>
    </w:lvl>
    <w:lvl w:ilvl="2">
      <w:start w:val="1"/>
      <w:numFmt w:val="decimal"/>
      <w:pStyle w:val="Heading3"/>
      <w:lvlText w:val="%2.%3."/>
      <w:lvlJc w:val="left"/>
      <w:pPr>
        <w:ind w:left="1224" w:hanging="504"/>
      </w:pPr>
      <w:rPr>
        <w:rFonts w:hint="eastAsia"/>
      </w:rPr>
    </w:lvl>
    <w:lvl w:ilvl="3">
      <w:start w:val="1"/>
      <w:numFmt w:val="decimal"/>
      <w:pStyle w:val="Heading4"/>
      <w:lvlText w:val="%2.%3.%4."/>
      <w:lvlJc w:val="left"/>
      <w:pPr>
        <w:ind w:left="1728" w:hanging="648"/>
      </w:pPr>
      <w:rPr>
        <w:rFonts w:hint="eastAsia"/>
      </w:rPr>
    </w:lvl>
    <w:lvl w:ilvl="4">
      <w:start w:val="1"/>
      <w:numFmt w:val="decimal"/>
      <w:pStyle w:val="Heading5"/>
      <w:lvlText w:val="%2.%3.%4.%5."/>
      <w:lvlJc w:val="left"/>
      <w:pPr>
        <w:ind w:left="2232" w:hanging="792"/>
      </w:pPr>
      <w:rPr>
        <w:rFonts w:hint="eastAsia"/>
      </w:rPr>
    </w:lvl>
    <w:lvl w:ilvl="5">
      <w:start w:val="1"/>
      <w:numFmt w:val="decimal"/>
      <w:pStyle w:val="Heading6"/>
      <w:lvlText w:val="%2.%3.%4.%5.%6."/>
      <w:lvlJc w:val="left"/>
      <w:pPr>
        <w:ind w:left="2736" w:hanging="936"/>
      </w:pPr>
      <w:rPr>
        <w:rFonts w:hint="eastAsia"/>
      </w:rPr>
    </w:lvl>
    <w:lvl w:ilvl="6">
      <w:start w:val="1"/>
      <w:numFmt w:val="decimal"/>
      <w:pStyle w:val="Heading7"/>
      <w:lvlText w:val="%2.%3.%4.%5.%6.%7."/>
      <w:lvlJc w:val="left"/>
      <w:pPr>
        <w:ind w:left="3240" w:hanging="1080"/>
      </w:pPr>
      <w:rPr>
        <w:rFonts w:hint="eastAsia"/>
      </w:rPr>
    </w:lvl>
    <w:lvl w:ilvl="7">
      <w:start w:val="1"/>
      <w:numFmt w:val="decimal"/>
      <w:pStyle w:val="Heading8"/>
      <w:lvlText w:val="%2.%3.%4.%5.%6.%7.%8."/>
      <w:lvlJc w:val="left"/>
      <w:pPr>
        <w:ind w:left="3744" w:hanging="1224"/>
      </w:pPr>
      <w:rPr>
        <w:rFonts w:hint="eastAsia"/>
      </w:rPr>
    </w:lvl>
    <w:lvl w:ilvl="8">
      <w:start w:val="1"/>
      <w:numFmt w:val="decimal"/>
      <w:pStyle w:val="Heading9"/>
      <w:lvlText w:val="%2.%3.%4.%5.%6.%7.%8.%9."/>
      <w:lvlJc w:val="left"/>
      <w:pPr>
        <w:ind w:left="4320" w:hanging="1440"/>
      </w:pPr>
      <w:rPr>
        <w:rFonts w:hint="eastAsia"/>
      </w:rPr>
    </w:lvl>
  </w:abstractNum>
  <w:abstractNum w:abstractNumId="4">
    <w:nsid w:val="453420FD"/>
    <w:multiLevelType w:val="hybridMultilevel"/>
    <w:tmpl w:val="7F766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C871DB9"/>
    <w:multiLevelType w:val="hybridMultilevel"/>
    <w:tmpl w:val="D49C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2F29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60C4CED"/>
    <w:multiLevelType w:val="multilevel"/>
    <w:tmpl w:val="437C3920"/>
    <w:lvl w:ilvl="0">
      <w:start w:val="1"/>
      <w:numFmt w:val="upperLetter"/>
      <w:lvlText w:val="%1."/>
      <w:lvlJc w:val="left"/>
      <w:pPr>
        <w:ind w:left="360" w:hanging="360"/>
      </w:pPr>
      <w:rPr>
        <w:rFonts w:hint="eastAsia"/>
      </w:rPr>
    </w:lvl>
    <w:lvl w:ilvl="1">
      <w:start w:val="1"/>
      <w:numFmt w:val="decimal"/>
      <w:lvlText w:val="%2."/>
      <w:lvlJc w:val="left"/>
      <w:pPr>
        <w:ind w:left="792" w:hanging="432"/>
      </w:pPr>
      <w:rPr>
        <w:rFonts w:hint="eastAsia"/>
      </w:rPr>
    </w:lvl>
    <w:lvl w:ilvl="2">
      <w:start w:val="1"/>
      <w:numFmt w:val="decimal"/>
      <w:lvlText w:val="%2.%3."/>
      <w:lvlJc w:val="left"/>
      <w:pPr>
        <w:ind w:left="1224" w:hanging="504"/>
      </w:pPr>
      <w:rPr>
        <w:rFonts w:hint="eastAsia"/>
      </w:rPr>
    </w:lvl>
    <w:lvl w:ilvl="3">
      <w:start w:val="1"/>
      <w:numFmt w:val="decimal"/>
      <w:lvlText w:val="%2.%3.%4."/>
      <w:lvlJc w:val="left"/>
      <w:pPr>
        <w:ind w:left="1728" w:hanging="648"/>
      </w:pPr>
      <w:rPr>
        <w:rFonts w:hint="eastAsia"/>
      </w:rPr>
    </w:lvl>
    <w:lvl w:ilvl="4">
      <w:start w:val="1"/>
      <w:numFmt w:val="decimal"/>
      <w:lvlText w:val="%2.%3.%4.%5."/>
      <w:lvlJc w:val="left"/>
      <w:pPr>
        <w:ind w:left="2232" w:hanging="792"/>
      </w:pPr>
      <w:rPr>
        <w:rFonts w:hint="eastAsia"/>
      </w:rPr>
    </w:lvl>
    <w:lvl w:ilvl="5">
      <w:start w:val="1"/>
      <w:numFmt w:val="decimal"/>
      <w:lvlText w:val="%2.%3.%4.%5.%6."/>
      <w:lvlJc w:val="left"/>
      <w:pPr>
        <w:ind w:left="2736" w:hanging="936"/>
      </w:pPr>
      <w:rPr>
        <w:rFonts w:hint="eastAsia"/>
      </w:rPr>
    </w:lvl>
    <w:lvl w:ilvl="6">
      <w:start w:val="1"/>
      <w:numFmt w:val="decimal"/>
      <w:lvlText w:val="%2.%3.%4.%5.%6.%7."/>
      <w:lvlJc w:val="left"/>
      <w:pPr>
        <w:ind w:left="3240" w:hanging="1080"/>
      </w:pPr>
      <w:rPr>
        <w:rFonts w:hint="eastAsia"/>
      </w:rPr>
    </w:lvl>
    <w:lvl w:ilvl="7">
      <w:start w:val="1"/>
      <w:numFmt w:val="decimal"/>
      <w:lvlText w:val="%2.%3.%4.%5.%6.%7.%8."/>
      <w:lvlJc w:val="left"/>
      <w:pPr>
        <w:ind w:left="3744" w:hanging="1224"/>
      </w:pPr>
      <w:rPr>
        <w:rFonts w:hint="eastAsia"/>
      </w:rPr>
    </w:lvl>
    <w:lvl w:ilvl="8">
      <w:start w:val="1"/>
      <w:numFmt w:val="decimal"/>
      <w:lvlText w:val="%2.%3.%4.%5.%6.%7.%8.%9."/>
      <w:lvlJc w:val="left"/>
      <w:pPr>
        <w:ind w:left="4320" w:hanging="1440"/>
      </w:pPr>
      <w:rPr>
        <w:rFonts w:hint="eastAsia"/>
      </w:rPr>
    </w:lvl>
  </w:abstractNum>
  <w:abstractNum w:abstractNumId="8">
    <w:nsid w:val="58F16450"/>
    <w:multiLevelType w:val="multilevel"/>
    <w:tmpl w:val="5C407F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BE53B5C"/>
    <w:multiLevelType w:val="multilevel"/>
    <w:tmpl w:val="D38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940747"/>
    <w:multiLevelType w:val="multilevel"/>
    <w:tmpl w:val="34AAE954"/>
    <w:lvl w:ilvl="0">
      <w:start w:val="1"/>
      <w:numFmt w:val="upperLetter"/>
      <w:lvlText w:val="%1."/>
      <w:lvlJc w:val="left"/>
      <w:pPr>
        <w:ind w:left="360" w:hanging="360"/>
      </w:pPr>
      <w:rPr>
        <w:rFonts w:hint="eastAsia"/>
      </w:rPr>
    </w:lvl>
    <w:lvl w:ilvl="1">
      <w:start w:val="1"/>
      <w:numFmt w:val="decimal"/>
      <w:lvlText w:val="%2."/>
      <w:lvlJc w:val="left"/>
      <w:pPr>
        <w:ind w:left="792" w:hanging="432"/>
      </w:pPr>
      <w:rPr>
        <w:rFonts w:hint="eastAsia"/>
      </w:rPr>
    </w:lvl>
    <w:lvl w:ilvl="2">
      <w:start w:val="1"/>
      <w:numFmt w:val="decimal"/>
      <w:lvlText w:val="%2.%3."/>
      <w:lvlJc w:val="left"/>
      <w:pPr>
        <w:ind w:left="1224" w:hanging="504"/>
      </w:pPr>
      <w:rPr>
        <w:rFonts w:hint="eastAsia"/>
      </w:rPr>
    </w:lvl>
    <w:lvl w:ilvl="3">
      <w:start w:val="1"/>
      <w:numFmt w:val="decimal"/>
      <w:lvlText w:val="%2.%3.%4."/>
      <w:lvlJc w:val="left"/>
      <w:pPr>
        <w:ind w:left="1728" w:hanging="648"/>
      </w:pPr>
      <w:rPr>
        <w:rFonts w:hint="eastAsia"/>
      </w:rPr>
    </w:lvl>
    <w:lvl w:ilvl="4">
      <w:start w:val="1"/>
      <w:numFmt w:val="decimal"/>
      <w:lvlText w:val="%2.%3.%4.%5."/>
      <w:lvlJc w:val="left"/>
      <w:pPr>
        <w:ind w:left="2232" w:hanging="792"/>
      </w:pPr>
      <w:rPr>
        <w:rFonts w:hint="eastAsia"/>
      </w:rPr>
    </w:lvl>
    <w:lvl w:ilvl="5">
      <w:start w:val="1"/>
      <w:numFmt w:val="decimal"/>
      <w:lvlText w:val="%2.%3.%4.%5.%6."/>
      <w:lvlJc w:val="left"/>
      <w:pPr>
        <w:ind w:left="2736" w:hanging="936"/>
      </w:pPr>
      <w:rPr>
        <w:rFonts w:hint="eastAsia"/>
      </w:rPr>
    </w:lvl>
    <w:lvl w:ilvl="6">
      <w:start w:val="1"/>
      <w:numFmt w:val="decimal"/>
      <w:lvlText w:val="%2.%3.%4.%5.%6.%7."/>
      <w:lvlJc w:val="left"/>
      <w:pPr>
        <w:ind w:left="3240" w:hanging="1080"/>
      </w:pPr>
      <w:rPr>
        <w:rFonts w:hint="eastAsia"/>
      </w:rPr>
    </w:lvl>
    <w:lvl w:ilvl="7">
      <w:start w:val="1"/>
      <w:numFmt w:val="decimal"/>
      <w:lvlText w:val="%2.%3.%4.%5.%6.%7.%8."/>
      <w:lvlJc w:val="left"/>
      <w:pPr>
        <w:ind w:left="3744" w:hanging="1224"/>
      </w:pPr>
      <w:rPr>
        <w:rFonts w:hint="eastAsia"/>
      </w:rPr>
    </w:lvl>
    <w:lvl w:ilvl="8">
      <w:start w:val="1"/>
      <w:numFmt w:val="decimal"/>
      <w:lvlText w:val="%2.%3.%4.%5.%6.%7.%8.%9."/>
      <w:lvlJc w:val="left"/>
      <w:pPr>
        <w:ind w:left="4320" w:hanging="1440"/>
      </w:pPr>
      <w:rPr>
        <w:rFonts w:hint="eastAsia"/>
      </w:rPr>
    </w:lvl>
  </w:abstractNum>
  <w:abstractNum w:abstractNumId="11">
    <w:nsid w:val="606E312F"/>
    <w:multiLevelType w:val="hybridMultilevel"/>
    <w:tmpl w:val="F6CC76C2"/>
    <w:lvl w:ilvl="0" w:tplc="36EE992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4298F"/>
    <w:multiLevelType w:val="multilevel"/>
    <w:tmpl w:val="437C3920"/>
    <w:lvl w:ilvl="0">
      <w:start w:val="1"/>
      <w:numFmt w:val="upperLetter"/>
      <w:lvlText w:val="%1."/>
      <w:lvlJc w:val="left"/>
      <w:pPr>
        <w:ind w:left="360" w:hanging="360"/>
      </w:pPr>
      <w:rPr>
        <w:rFonts w:hint="eastAsia"/>
      </w:rPr>
    </w:lvl>
    <w:lvl w:ilvl="1">
      <w:start w:val="1"/>
      <w:numFmt w:val="decimal"/>
      <w:lvlText w:val="%2."/>
      <w:lvlJc w:val="left"/>
      <w:pPr>
        <w:ind w:left="792" w:hanging="432"/>
      </w:pPr>
      <w:rPr>
        <w:rFonts w:hint="eastAsia"/>
      </w:rPr>
    </w:lvl>
    <w:lvl w:ilvl="2">
      <w:start w:val="1"/>
      <w:numFmt w:val="decimal"/>
      <w:lvlText w:val="%2.%3."/>
      <w:lvlJc w:val="left"/>
      <w:pPr>
        <w:ind w:left="1224" w:hanging="504"/>
      </w:pPr>
      <w:rPr>
        <w:rFonts w:hint="eastAsia"/>
      </w:rPr>
    </w:lvl>
    <w:lvl w:ilvl="3">
      <w:start w:val="1"/>
      <w:numFmt w:val="decimal"/>
      <w:lvlText w:val="%2.%3.%4."/>
      <w:lvlJc w:val="left"/>
      <w:pPr>
        <w:ind w:left="1728" w:hanging="648"/>
      </w:pPr>
      <w:rPr>
        <w:rFonts w:hint="eastAsia"/>
      </w:rPr>
    </w:lvl>
    <w:lvl w:ilvl="4">
      <w:start w:val="1"/>
      <w:numFmt w:val="decimal"/>
      <w:lvlText w:val="%2.%3.%4.%5."/>
      <w:lvlJc w:val="left"/>
      <w:pPr>
        <w:ind w:left="2232" w:hanging="792"/>
      </w:pPr>
      <w:rPr>
        <w:rFonts w:hint="eastAsia"/>
      </w:rPr>
    </w:lvl>
    <w:lvl w:ilvl="5">
      <w:start w:val="1"/>
      <w:numFmt w:val="decimal"/>
      <w:lvlText w:val="%2.%3.%4.%5.%6."/>
      <w:lvlJc w:val="left"/>
      <w:pPr>
        <w:ind w:left="2736" w:hanging="936"/>
      </w:pPr>
      <w:rPr>
        <w:rFonts w:hint="eastAsia"/>
      </w:rPr>
    </w:lvl>
    <w:lvl w:ilvl="6">
      <w:start w:val="1"/>
      <w:numFmt w:val="decimal"/>
      <w:lvlText w:val="%2.%3.%4.%5.%6.%7."/>
      <w:lvlJc w:val="left"/>
      <w:pPr>
        <w:ind w:left="3240" w:hanging="1080"/>
      </w:pPr>
      <w:rPr>
        <w:rFonts w:hint="eastAsia"/>
      </w:rPr>
    </w:lvl>
    <w:lvl w:ilvl="7">
      <w:start w:val="1"/>
      <w:numFmt w:val="decimal"/>
      <w:lvlText w:val="%2.%3.%4.%5.%6.%7.%8."/>
      <w:lvlJc w:val="left"/>
      <w:pPr>
        <w:ind w:left="3744" w:hanging="1224"/>
      </w:pPr>
      <w:rPr>
        <w:rFonts w:hint="eastAsia"/>
      </w:rPr>
    </w:lvl>
    <w:lvl w:ilvl="8">
      <w:start w:val="1"/>
      <w:numFmt w:val="decimal"/>
      <w:lvlText w:val="%2.%3.%4.%5.%6.%7.%8.%9."/>
      <w:lvlJc w:val="left"/>
      <w:pPr>
        <w:ind w:left="4320" w:hanging="1440"/>
      </w:pPr>
      <w:rPr>
        <w:rFonts w:hint="eastAsia"/>
      </w:rPr>
    </w:lvl>
  </w:abstractNum>
  <w:abstractNum w:abstractNumId="13">
    <w:nsid w:val="6A725C02"/>
    <w:multiLevelType w:val="multilevel"/>
    <w:tmpl w:val="0B5ABDE4"/>
    <w:lvl w:ilvl="0">
      <w:start w:val="1"/>
      <w:numFmt w:val="decimal"/>
      <w:lvlText w:val="%1."/>
      <w:lvlJc w:val="left"/>
      <w:pPr>
        <w:ind w:left="360" w:hanging="360"/>
      </w:pPr>
      <w:rPr>
        <w:rFonts w:hint="eastAsia"/>
      </w:rPr>
    </w:lvl>
    <w:lvl w:ilvl="1">
      <w:start w:val="1"/>
      <w:numFmt w:val="decimal"/>
      <w:lvlText w:val="%2."/>
      <w:lvlJc w:val="left"/>
      <w:pPr>
        <w:ind w:left="792" w:hanging="432"/>
      </w:pPr>
      <w:rPr>
        <w:rFonts w:hint="eastAsia"/>
      </w:rPr>
    </w:lvl>
    <w:lvl w:ilvl="2">
      <w:start w:val="1"/>
      <w:numFmt w:val="decimal"/>
      <w:lvlText w:val="%2.%3."/>
      <w:lvlJc w:val="left"/>
      <w:pPr>
        <w:ind w:left="1224" w:hanging="504"/>
      </w:pPr>
      <w:rPr>
        <w:rFonts w:hint="eastAsia"/>
      </w:rPr>
    </w:lvl>
    <w:lvl w:ilvl="3">
      <w:start w:val="1"/>
      <w:numFmt w:val="decimal"/>
      <w:lvlText w:val="%2.%3.%4."/>
      <w:lvlJc w:val="left"/>
      <w:pPr>
        <w:ind w:left="1728" w:hanging="648"/>
      </w:pPr>
      <w:rPr>
        <w:rFonts w:hint="eastAsia"/>
      </w:rPr>
    </w:lvl>
    <w:lvl w:ilvl="4">
      <w:start w:val="1"/>
      <w:numFmt w:val="decimal"/>
      <w:lvlText w:val="%2.%3.%4.%5."/>
      <w:lvlJc w:val="left"/>
      <w:pPr>
        <w:ind w:left="2232" w:hanging="792"/>
      </w:pPr>
      <w:rPr>
        <w:rFonts w:hint="eastAsia"/>
      </w:rPr>
    </w:lvl>
    <w:lvl w:ilvl="5">
      <w:start w:val="1"/>
      <w:numFmt w:val="decimal"/>
      <w:lvlText w:val="%2.%3.%4.%5.%6."/>
      <w:lvlJc w:val="left"/>
      <w:pPr>
        <w:ind w:left="2736" w:hanging="936"/>
      </w:pPr>
      <w:rPr>
        <w:rFonts w:hint="eastAsia"/>
      </w:rPr>
    </w:lvl>
    <w:lvl w:ilvl="6">
      <w:start w:val="1"/>
      <w:numFmt w:val="decimal"/>
      <w:lvlText w:val="%2.%3.%4.%5.%6.%7."/>
      <w:lvlJc w:val="left"/>
      <w:pPr>
        <w:ind w:left="3240" w:hanging="1080"/>
      </w:pPr>
      <w:rPr>
        <w:rFonts w:hint="eastAsia"/>
      </w:rPr>
    </w:lvl>
    <w:lvl w:ilvl="7">
      <w:start w:val="1"/>
      <w:numFmt w:val="decimal"/>
      <w:lvlText w:val="%2.%3.%4.%5.%6.%7.%8."/>
      <w:lvlJc w:val="left"/>
      <w:pPr>
        <w:ind w:left="3744" w:hanging="1224"/>
      </w:pPr>
      <w:rPr>
        <w:rFonts w:hint="eastAsia"/>
      </w:rPr>
    </w:lvl>
    <w:lvl w:ilvl="8">
      <w:start w:val="1"/>
      <w:numFmt w:val="decimal"/>
      <w:lvlText w:val="%2.%3.%4.%5.%6.%7.%8.%9."/>
      <w:lvlJc w:val="left"/>
      <w:pPr>
        <w:ind w:left="4320" w:hanging="1440"/>
      </w:pPr>
      <w:rPr>
        <w:rFonts w:hint="eastAsia"/>
      </w:rPr>
    </w:lvl>
  </w:abstractNum>
  <w:abstractNum w:abstractNumId="14">
    <w:nsid w:val="6B42077C"/>
    <w:multiLevelType w:val="hybridMultilevel"/>
    <w:tmpl w:val="1040EB58"/>
    <w:lvl w:ilvl="0" w:tplc="BD282CCC">
      <w:numFmt w:val="bullet"/>
      <w:lvlText w:val="-"/>
      <w:lvlJc w:val="left"/>
      <w:pPr>
        <w:ind w:left="720" w:hanging="360"/>
      </w:pPr>
      <w:rPr>
        <w:rFonts w:ascii="Tahoma" w:eastAsiaTheme="minorEastAsia"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D224BB"/>
    <w:multiLevelType w:val="hybridMultilevel"/>
    <w:tmpl w:val="5F7470CC"/>
    <w:lvl w:ilvl="0" w:tplc="3280A1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846BB8"/>
    <w:multiLevelType w:val="multilevel"/>
    <w:tmpl w:val="C074D93A"/>
    <w:lvl w:ilvl="0">
      <w:start w:val="1"/>
      <w:numFmt w:val="upperLetter"/>
      <w:lvlText w:val="%1."/>
      <w:lvlJc w:val="left"/>
      <w:pPr>
        <w:ind w:left="360" w:hanging="360"/>
      </w:pPr>
      <w:rPr>
        <w:rFonts w:hint="eastAsia"/>
      </w:rPr>
    </w:lvl>
    <w:lvl w:ilvl="1">
      <w:start w:val="1"/>
      <w:numFmt w:val="decimal"/>
      <w:lvlText w:val="%2."/>
      <w:lvlJc w:val="left"/>
      <w:pPr>
        <w:ind w:left="792" w:hanging="432"/>
      </w:pPr>
      <w:rPr>
        <w:rFonts w:hint="eastAsia"/>
      </w:rPr>
    </w:lvl>
    <w:lvl w:ilvl="2">
      <w:start w:val="1"/>
      <w:numFmt w:val="decimal"/>
      <w:lvlText w:val="%2.%3."/>
      <w:lvlJc w:val="left"/>
      <w:pPr>
        <w:ind w:left="1224" w:hanging="504"/>
      </w:pPr>
      <w:rPr>
        <w:rFonts w:hint="eastAsia"/>
      </w:rPr>
    </w:lvl>
    <w:lvl w:ilvl="3">
      <w:start w:val="1"/>
      <w:numFmt w:val="decimal"/>
      <w:lvlText w:val="%2.%3.%4."/>
      <w:lvlJc w:val="left"/>
      <w:pPr>
        <w:ind w:left="1728" w:hanging="648"/>
      </w:pPr>
      <w:rPr>
        <w:rFonts w:hint="eastAsia"/>
      </w:rPr>
    </w:lvl>
    <w:lvl w:ilvl="4">
      <w:start w:val="1"/>
      <w:numFmt w:val="decimal"/>
      <w:lvlText w:val="%2.%3.%4.%5."/>
      <w:lvlJc w:val="left"/>
      <w:pPr>
        <w:ind w:left="2232" w:hanging="792"/>
      </w:pPr>
      <w:rPr>
        <w:rFonts w:hint="eastAsia"/>
      </w:rPr>
    </w:lvl>
    <w:lvl w:ilvl="5">
      <w:start w:val="1"/>
      <w:numFmt w:val="decimal"/>
      <w:lvlText w:val="%2.%3.%4.%5.%6."/>
      <w:lvlJc w:val="left"/>
      <w:pPr>
        <w:ind w:left="2736" w:hanging="936"/>
      </w:pPr>
      <w:rPr>
        <w:rFonts w:hint="eastAsia"/>
      </w:rPr>
    </w:lvl>
    <w:lvl w:ilvl="6">
      <w:start w:val="1"/>
      <w:numFmt w:val="decimal"/>
      <w:lvlText w:val="%2.%3.%4.%5.%6.%7."/>
      <w:lvlJc w:val="left"/>
      <w:pPr>
        <w:ind w:left="3240" w:hanging="1080"/>
      </w:pPr>
      <w:rPr>
        <w:rFonts w:hint="eastAsia"/>
      </w:rPr>
    </w:lvl>
    <w:lvl w:ilvl="7">
      <w:start w:val="1"/>
      <w:numFmt w:val="decimal"/>
      <w:lvlText w:val="%2.%3.%4.%5.%6.%7.%8."/>
      <w:lvlJc w:val="left"/>
      <w:pPr>
        <w:ind w:left="3744" w:hanging="1224"/>
      </w:pPr>
      <w:rPr>
        <w:rFonts w:hint="eastAsia"/>
      </w:rPr>
    </w:lvl>
    <w:lvl w:ilvl="8">
      <w:start w:val="1"/>
      <w:numFmt w:val="decimal"/>
      <w:lvlText w:val="%2.%3.%4.%5.%6.%7.%8.%9."/>
      <w:lvlJc w:val="left"/>
      <w:pPr>
        <w:ind w:left="4320" w:hanging="1440"/>
      </w:pPr>
      <w:rPr>
        <w:rFonts w:hint="eastAsia"/>
      </w:rPr>
    </w:lvl>
  </w:abstractNum>
  <w:abstractNum w:abstractNumId="17">
    <w:nsid w:val="733F0A52"/>
    <w:multiLevelType w:val="hybridMultilevel"/>
    <w:tmpl w:val="519A1114"/>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num w:numId="1">
    <w:abstractNumId w:val="10"/>
  </w:num>
  <w:num w:numId="2">
    <w:abstractNumId w:val="13"/>
  </w:num>
  <w:num w:numId="3">
    <w:abstractNumId w:val="16"/>
  </w:num>
  <w:num w:numId="4">
    <w:abstractNumId w:val="10"/>
    <w:lvlOverride w:ilvl="0">
      <w:lvl w:ilvl="0">
        <w:start w:val="1"/>
        <w:numFmt w:val="upperLetter"/>
        <w:lvlText w:val="%1."/>
        <w:lvlJc w:val="left"/>
        <w:pPr>
          <w:ind w:left="360" w:hanging="360"/>
        </w:pPr>
        <w:rPr>
          <w:rFonts w:hint="eastAsia"/>
        </w:rPr>
      </w:lvl>
    </w:lvlOverride>
    <w:lvlOverride w:ilvl="1">
      <w:lvl w:ilvl="1">
        <w:start w:val="1"/>
        <w:numFmt w:val="decimal"/>
        <w:lvlText w:val="%2."/>
        <w:lvlJc w:val="left"/>
        <w:pPr>
          <w:ind w:left="792" w:hanging="432"/>
        </w:pPr>
        <w:rPr>
          <w:rFonts w:hint="eastAsia"/>
        </w:rPr>
      </w:lvl>
    </w:lvlOverride>
    <w:lvlOverride w:ilvl="2">
      <w:lvl w:ilvl="2">
        <w:start w:val="1"/>
        <w:numFmt w:val="decimal"/>
        <w:lvlText w:val="%2.%3."/>
        <w:lvlJc w:val="left"/>
        <w:pPr>
          <w:ind w:left="1224" w:hanging="504"/>
        </w:pPr>
        <w:rPr>
          <w:rFonts w:hint="eastAsia"/>
        </w:rPr>
      </w:lvl>
    </w:lvlOverride>
    <w:lvlOverride w:ilvl="3">
      <w:lvl w:ilvl="3">
        <w:start w:val="1"/>
        <w:numFmt w:val="decimal"/>
        <w:lvlText w:val="%2.%3.%4."/>
        <w:lvlJc w:val="left"/>
        <w:pPr>
          <w:ind w:left="1728" w:hanging="648"/>
        </w:pPr>
        <w:rPr>
          <w:rFonts w:hint="eastAsia"/>
        </w:rPr>
      </w:lvl>
    </w:lvlOverride>
    <w:lvlOverride w:ilvl="4">
      <w:lvl w:ilvl="4">
        <w:start w:val="1"/>
        <w:numFmt w:val="decimal"/>
        <w:lvlText w:val="%2.%3.%4.%5."/>
        <w:lvlJc w:val="left"/>
        <w:pPr>
          <w:ind w:left="2232" w:hanging="792"/>
        </w:pPr>
        <w:rPr>
          <w:rFonts w:hint="eastAsia"/>
        </w:rPr>
      </w:lvl>
    </w:lvlOverride>
    <w:lvlOverride w:ilvl="5">
      <w:lvl w:ilvl="5">
        <w:start w:val="1"/>
        <w:numFmt w:val="decimal"/>
        <w:lvlText w:val="%2.%3.%4.%5.%6."/>
        <w:lvlJc w:val="left"/>
        <w:pPr>
          <w:ind w:left="2736" w:hanging="936"/>
        </w:pPr>
        <w:rPr>
          <w:rFonts w:hint="eastAsia"/>
        </w:rPr>
      </w:lvl>
    </w:lvlOverride>
    <w:lvlOverride w:ilvl="6">
      <w:lvl w:ilvl="6">
        <w:start w:val="1"/>
        <w:numFmt w:val="decimal"/>
        <w:lvlText w:val="%2.%3.%4.%5.%6.%7."/>
        <w:lvlJc w:val="left"/>
        <w:pPr>
          <w:ind w:left="3240" w:hanging="1080"/>
        </w:pPr>
        <w:rPr>
          <w:rFonts w:hint="eastAsia"/>
        </w:rPr>
      </w:lvl>
    </w:lvlOverride>
    <w:lvlOverride w:ilvl="7">
      <w:lvl w:ilvl="7">
        <w:start w:val="1"/>
        <w:numFmt w:val="decimal"/>
        <w:lvlText w:val="%2.%3.%4.%5.%6.%7.%8."/>
        <w:lvlJc w:val="left"/>
        <w:pPr>
          <w:ind w:left="3744" w:hanging="1224"/>
        </w:pPr>
        <w:rPr>
          <w:rFonts w:hint="eastAsia"/>
        </w:rPr>
      </w:lvl>
    </w:lvlOverride>
    <w:lvlOverride w:ilvl="8">
      <w:lvl w:ilvl="8">
        <w:start w:val="1"/>
        <w:numFmt w:val="decimal"/>
        <w:lvlText w:val="%2.%3.%4.%5.%6.%7.%8.%9."/>
        <w:lvlJc w:val="left"/>
        <w:pPr>
          <w:ind w:left="4320" w:hanging="1440"/>
        </w:pPr>
        <w:rPr>
          <w:rFonts w:hint="eastAsia"/>
        </w:rPr>
      </w:lvl>
    </w:lvlOverride>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2"/>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num>
  <w:num w:numId="17">
    <w:abstractNumId w:val="17"/>
  </w:num>
  <w:num w:numId="18">
    <w:abstractNumId w:val="4"/>
  </w:num>
  <w:num w:numId="19">
    <w:abstractNumId w:val="9"/>
  </w:num>
  <w:num w:numId="20">
    <w:abstractNumId w:val="15"/>
  </w:num>
  <w:num w:numId="21">
    <w:abstractNumId w:val="8"/>
  </w:num>
  <w:num w:numId="22">
    <w:abstractNumId w:val="0"/>
  </w:num>
  <w:num w:numId="23">
    <w:abstractNumId w:val="11"/>
  </w:num>
  <w:num w:numId="24">
    <w:abstractNumId w:val="6"/>
  </w:num>
  <w:num w:numId="25">
    <w:abstractNumId w:val="2"/>
  </w:num>
  <w:num w:numId="26">
    <w:abstractNumId w:val="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9AA"/>
    <w:rsid w:val="00002CBC"/>
    <w:rsid w:val="00021911"/>
    <w:rsid w:val="0004042E"/>
    <w:rsid w:val="0004788D"/>
    <w:rsid w:val="000704BF"/>
    <w:rsid w:val="00071B45"/>
    <w:rsid w:val="00087A3A"/>
    <w:rsid w:val="000C6C70"/>
    <w:rsid w:val="000D7218"/>
    <w:rsid w:val="000E16A5"/>
    <w:rsid w:val="000E4E10"/>
    <w:rsid w:val="000F5187"/>
    <w:rsid w:val="000F5988"/>
    <w:rsid w:val="001024B1"/>
    <w:rsid w:val="001256D9"/>
    <w:rsid w:val="001340DE"/>
    <w:rsid w:val="00154EF5"/>
    <w:rsid w:val="0016101B"/>
    <w:rsid w:val="001669BE"/>
    <w:rsid w:val="00167060"/>
    <w:rsid w:val="00167464"/>
    <w:rsid w:val="00182187"/>
    <w:rsid w:val="001A326B"/>
    <w:rsid w:val="001A3F69"/>
    <w:rsid w:val="001B2E70"/>
    <w:rsid w:val="001D23F3"/>
    <w:rsid w:val="001E1F0E"/>
    <w:rsid w:val="001E773C"/>
    <w:rsid w:val="00224E85"/>
    <w:rsid w:val="00235D9F"/>
    <w:rsid w:val="00237098"/>
    <w:rsid w:val="0024533E"/>
    <w:rsid w:val="00260BA2"/>
    <w:rsid w:val="002651A8"/>
    <w:rsid w:val="002836E8"/>
    <w:rsid w:val="00285673"/>
    <w:rsid w:val="002919C6"/>
    <w:rsid w:val="002937ED"/>
    <w:rsid w:val="00295980"/>
    <w:rsid w:val="0030024D"/>
    <w:rsid w:val="003076ED"/>
    <w:rsid w:val="00310019"/>
    <w:rsid w:val="00310312"/>
    <w:rsid w:val="00322305"/>
    <w:rsid w:val="0033091E"/>
    <w:rsid w:val="003327FA"/>
    <w:rsid w:val="003365FC"/>
    <w:rsid w:val="00365704"/>
    <w:rsid w:val="00394FF5"/>
    <w:rsid w:val="003A11F4"/>
    <w:rsid w:val="003B1C6D"/>
    <w:rsid w:val="003B6402"/>
    <w:rsid w:val="003C7791"/>
    <w:rsid w:val="003D6FC9"/>
    <w:rsid w:val="0042744C"/>
    <w:rsid w:val="004470CA"/>
    <w:rsid w:val="00464FD4"/>
    <w:rsid w:val="00481C8A"/>
    <w:rsid w:val="00481FAE"/>
    <w:rsid w:val="004D370D"/>
    <w:rsid w:val="004F1B6D"/>
    <w:rsid w:val="00500D7A"/>
    <w:rsid w:val="00502A92"/>
    <w:rsid w:val="005125ED"/>
    <w:rsid w:val="0053160F"/>
    <w:rsid w:val="00546ED8"/>
    <w:rsid w:val="0056760D"/>
    <w:rsid w:val="005B5B8E"/>
    <w:rsid w:val="005F186C"/>
    <w:rsid w:val="00604688"/>
    <w:rsid w:val="00612C28"/>
    <w:rsid w:val="00616EF6"/>
    <w:rsid w:val="00622A5D"/>
    <w:rsid w:val="00651F73"/>
    <w:rsid w:val="0065367C"/>
    <w:rsid w:val="0068014E"/>
    <w:rsid w:val="00687CE6"/>
    <w:rsid w:val="006B0052"/>
    <w:rsid w:val="006D110B"/>
    <w:rsid w:val="006E5494"/>
    <w:rsid w:val="006F2595"/>
    <w:rsid w:val="00701824"/>
    <w:rsid w:val="007032A5"/>
    <w:rsid w:val="00731DBD"/>
    <w:rsid w:val="00742A6D"/>
    <w:rsid w:val="00744ED5"/>
    <w:rsid w:val="007461B5"/>
    <w:rsid w:val="00750B85"/>
    <w:rsid w:val="00751F11"/>
    <w:rsid w:val="0076585D"/>
    <w:rsid w:val="007974FC"/>
    <w:rsid w:val="007B1C73"/>
    <w:rsid w:val="007C3E7E"/>
    <w:rsid w:val="007D4D15"/>
    <w:rsid w:val="00823EEC"/>
    <w:rsid w:val="00824C44"/>
    <w:rsid w:val="00834D83"/>
    <w:rsid w:val="00852FFC"/>
    <w:rsid w:val="008562F6"/>
    <w:rsid w:val="008633EF"/>
    <w:rsid w:val="008A3203"/>
    <w:rsid w:val="008D078D"/>
    <w:rsid w:val="008D0F7B"/>
    <w:rsid w:val="008E2CD7"/>
    <w:rsid w:val="008E74C4"/>
    <w:rsid w:val="009004C7"/>
    <w:rsid w:val="0090418E"/>
    <w:rsid w:val="0095718C"/>
    <w:rsid w:val="00964C61"/>
    <w:rsid w:val="0098319D"/>
    <w:rsid w:val="009832A6"/>
    <w:rsid w:val="00995D66"/>
    <w:rsid w:val="009C1E01"/>
    <w:rsid w:val="009D3014"/>
    <w:rsid w:val="009F25A3"/>
    <w:rsid w:val="00A0431A"/>
    <w:rsid w:val="00A30AA3"/>
    <w:rsid w:val="00A40311"/>
    <w:rsid w:val="00AA4C88"/>
    <w:rsid w:val="00AA793C"/>
    <w:rsid w:val="00AB0011"/>
    <w:rsid w:val="00AB5575"/>
    <w:rsid w:val="00AC4F74"/>
    <w:rsid w:val="00AF3591"/>
    <w:rsid w:val="00AF6948"/>
    <w:rsid w:val="00B14C40"/>
    <w:rsid w:val="00B204CA"/>
    <w:rsid w:val="00B251AB"/>
    <w:rsid w:val="00B30556"/>
    <w:rsid w:val="00B5457E"/>
    <w:rsid w:val="00BB63E9"/>
    <w:rsid w:val="00BC5883"/>
    <w:rsid w:val="00BD7303"/>
    <w:rsid w:val="00C05D92"/>
    <w:rsid w:val="00C454AF"/>
    <w:rsid w:val="00C70D05"/>
    <w:rsid w:val="00C71386"/>
    <w:rsid w:val="00CA46F1"/>
    <w:rsid w:val="00CA4ADA"/>
    <w:rsid w:val="00CB2131"/>
    <w:rsid w:val="00CC5521"/>
    <w:rsid w:val="00CD37F2"/>
    <w:rsid w:val="00D02A23"/>
    <w:rsid w:val="00D21357"/>
    <w:rsid w:val="00D229E5"/>
    <w:rsid w:val="00D309F9"/>
    <w:rsid w:val="00D4793F"/>
    <w:rsid w:val="00D50195"/>
    <w:rsid w:val="00D50A28"/>
    <w:rsid w:val="00D85D61"/>
    <w:rsid w:val="00D85E98"/>
    <w:rsid w:val="00DA2289"/>
    <w:rsid w:val="00DA4281"/>
    <w:rsid w:val="00DA79AA"/>
    <w:rsid w:val="00DC2D5F"/>
    <w:rsid w:val="00DD7DD3"/>
    <w:rsid w:val="00DF7621"/>
    <w:rsid w:val="00E00D30"/>
    <w:rsid w:val="00E469A0"/>
    <w:rsid w:val="00E6224F"/>
    <w:rsid w:val="00E67AF0"/>
    <w:rsid w:val="00E87437"/>
    <w:rsid w:val="00EA1B89"/>
    <w:rsid w:val="00EA6731"/>
    <w:rsid w:val="00EE1069"/>
    <w:rsid w:val="00EF0DC2"/>
    <w:rsid w:val="00F279A6"/>
    <w:rsid w:val="00F5203A"/>
    <w:rsid w:val="00F5211D"/>
    <w:rsid w:val="00F77673"/>
    <w:rsid w:val="00F860D2"/>
    <w:rsid w:val="00F974AC"/>
    <w:rsid w:val="00F97742"/>
    <w:rsid w:val="00FB08B1"/>
    <w:rsid w:val="00FF1DA0"/>
    <w:rsid w:val="00FF3ED9"/>
    <w:rsid w:val="00FF71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60F"/>
    <w:rPr>
      <w:rFonts w:ascii="Calibri" w:eastAsia="Calibri" w:hAnsi="Calibri" w:cs="Times New Roman"/>
      <w:lang w:eastAsia="en-US"/>
    </w:rPr>
  </w:style>
  <w:style w:type="paragraph" w:styleId="Heading1">
    <w:name w:val="heading 1"/>
    <w:basedOn w:val="Normal"/>
    <w:next w:val="Normal"/>
    <w:link w:val="Heading1Char"/>
    <w:uiPriority w:val="9"/>
    <w:qFormat/>
    <w:rsid w:val="003A11F4"/>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11F4"/>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1F4"/>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7621"/>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7621"/>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A4281"/>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F7621"/>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F7621"/>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F7621"/>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79AA"/>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uiPriority w:val="1"/>
    <w:rsid w:val="00DA79AA"/>
    <w:rPr>
      <w:rFonts w:ascii="Calibri" w:eastAsia="MS Mincho" w:hAnsi="Calibri" w:cs="Times New Roman"/>
    </w:rPr>
  </w:style>
  <w:style w:type="table" w:styleId="TableGrid">
    <w:name w:val="Table Grid"/>
    <w:basedOn w:val="TableNormal"/>
    <w:uiPriority w:val="59"/>
    <w:rsid w:val="00DA7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DA79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3A11F4"/>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DA79AA"/>
    <w:pPr>
      <w:outlineLvl w:val="9"/>
    </w:pPr>
    <w:rPr>
      <w:lang w:eastAsia="ja-JP"/>
    </w:rPr>
  </w:style>
  <w:style w:type="paragraph" w:styleId="BalloonText">
    <w:name w:val="Balloon Text"/>
    <w:basedOn w:val="Normal"/>
    <w:link w:val="BalloonTextChar"/>
    <w:uiPriority w:val="99"/>
    <w:semiHidden/>
    <w:unhideWhenUsed/>
    <w:rsid w:val="00DA7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9AA"/>
    <w:rPr>
      <w:rFonts w:ascii="Tahoma" w:eastAsia="Calibri" w:hAnsi="Tahoma" w:cs="Tahoma"/>
      <w:sz w:val="16"/>
      <w:szCs w:val="16"/>
      <w:lang w:eastAsia="en-US"/>
    </w:rPr>
  </w:style>
  <w:style w:type="character" w:customStyle="1" w:styleId="Heading2Char">
    <w:name w:val="Heading 2 Char"/>
    <w:basedOn w:val="DefaultParagraphFont"/>
    <w:link w:val="Heading2"/>
    <w:uiPriority w:val="9"/>
    <w:rsid w:val="003A11F4"/>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3A11F4"/>
    <w:rPr>
      <w:rFonts w:asciiTheme="majorHAnsi" w:eastAsiaTheme="majorEastAsia" w:hAnsiTheme="majorHAnsi" w:cstheme="majorBidi"/>
      <w:b/>
      <w:bCs/>
      <w:color w:val="4F81BD" w:themeColor="accent1"/>
      <w:lang w:eastAsia="en-US"/>
    </w:rPr>
  </w:style>
  <w:style w:type="paragraph" w:styleId="TOC1">
    <w:name w:val="toc 1"/>
    <w:basedOn w:val="Normal"/>
    <w:next w:val="Normal"/>
    <w:autoRedefine/>
    <w:uiPriority w:val="39"/>
    <w:unhideWhenUsed/>
    <w:rsid w:val="003A11F4"/>
    <w:pPr>
      <w:spacing w:after="100"/>
    </w:pPr>
  </w:style>
  <w:style w:type="paragraph" w:styleId="TOC2">
    <w:name w:val="toc 2"/>
    <w:basedOn w:val="Normal"/>
    <w:next w:val="Normal"/>
    <w:autoRedefine/>
    <w:uiPriority w:val="39"/>
    <w:unhideWhenUsed/>
    <w:rsid w:val="003A11F4"/>
    <w:pPr>
      <w:spacing w:after="100"/>
      <w:ind w:left="220"/>
    </w:pPr>
  </w:style>
  <w:style w:type="paragraph" w:styleId="TOC3">
    <w:name w:val="toc 3"/>
    <w:basedOn w:val="Normal"/>
    <w:next w:val="Normal"/>
    <w:autoRedefine/>
    <w:uiPriority w:val="39"/>
    <w:unhideWhenUsed/>
    <w:rsid w:val="003A11F4"/>
    <w:pPr>
      <w:spacing w:after="100"/>
      <w:ind w:left="440"/>
    </w:pPr>
  </w:style>
  <w:style w:type="character" w:styleId="Hyperlink">
    <w:name w:val="Hyperlink"/>
    <w:basedOn w:val="DefaultParagraphFont"/>
    <w:uiPriority w:val="99"/>
    <w:unhideWhenUsed/>
    <w:rsid w:val="003A11F4"/>
    <w:rPr>
      <w:color w:val="0000FF" w:themeColor="hyperlink"/>
      <w:u w:val="single"/>
    </w:rPr>
  </w:style>
  <w:style w:type="character" w:customStyle="1" w:styleId="Heading4Char">
    <w:name w:val="Heading 4 Char"/>
    <w:basedOn w:val="DefaultParagraphFont"/>
    <w:link w:val="Heading4"/>
    <w:uiPriority w:val="9"/>
    <w:rsid w:val="00DF7621"/>
    <w:rPr>
      <w:rFonts w:asciiTheme="majorHAnsi" w:eastAsiaTheme="majorEastAsia"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DF7621"/>
    <w:rPr>
      <w:rFonts w:asciiTheme="majorHAnsi" w:eastAsiaTheme="majorEastAsia" w:hAnsiTheme="majorHAnsi" w:cstheme="majorBidi"/>
      <w:color w:val="243F60" w:themeColor="accent1" w:themeShade="7F"/>
      <w:lang w:eastAsia="en-US"/>
    </w:rPr>
  </w:style>
  <w:style w:type="character" w:customStyle="1" w:styleId="Heading6Char">
    <w:name w:val="Heading 6 Char"/>
    <w:basedOn w:val="DefaultParagraphFont"/>
    <w:link w:val="Heading6"/>
    <w:rsid w:val="00DA4281"/>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uiPriority w:val="9"/>
    <w:rsid w:val="00DF7621"/>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uiPriority w:val="9"/>
    <w:rsid w:val="00DF7621"/>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rsid w:val="00DF7621"/>
    <w:rPr>
      <w:rFonts w:asciiTheme="majorHAnsi" w:eastAsiaTheme="majorEastAsia" w:hAnsiTheme="majorHAnsi" w:cstheme="majorBidi"/>
      <w:i/>
      <w:iCs/>
      <w:color w:val="404040" w:themeColor="text1" w:themeTint="BF"/>
      <w:sz w:val="20"/>
      <w:szCs w:val="20"/>
      <w:lang w:eastAsia="en-US"/>
    </w:rPr>
  </w:style>
  <w:style w:type="character" w:styleId="Emphasis">
    <w:name w:val="Emphasis"/>
    <w:basedOn w:val="DefaultParagraphFont"/>
    <w:uiPriority w:val="20"/>
    <w:qFormat/>
    <w:rsid w:val="00CA46F1"/>
    <w:rPr>
      <w:i/>
      <w:iCs/>
    </w:rPr>
  </w:style>
  <w:style w:type="character" w:styleId="IntenseEmphasis">
    <w:name w:val="Intense Emphasis"/>
    <w:basedOn w:val="DefaultParagraphFont"/>
    <w:uiPriority w:val="21"/>
    <w:qFormat/>
    <w:rsid w:val="00CA46F1"/>
    <w:rPr>
      <w:b/>
      <w:bCs/>
      <w:i/>
      <w:iCs/>
      <w:color w:val="4F81BD" w:themeColor="accent1"/>
    </w:rPr>
  </w:style>
  <w:style w:type="paragraph" w:customStyle="1" w:styleId="TableCaption">
    <w:name w:val="TableCaption"/>
    <w:basedOn w:val="NormalIndent"/>
    <w:rsid w:val="0065367C"/>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65367C"/>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65367C"/>
    <w:pPr>
      <w:ind w:left="720"/>
    </w:pPr>
  </w:style>
  <w:style w:type="table" w:customStyle="1" w:styleId="LightList-Accent11">
    <w:name w:val="Light List - Accent 11"/>
    <w:basedOn w:val="TableNormal"/>
    <w:uiPriority w:val="61"/>
    <w:rsid w:val="003365F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0">
    <w:name w:val="Medium Shading 1 - Accent 11"/>
    <w:basedOn w:val="TableNormal"/>
    <w:uiPriority w:val="63"/>
    <w:rsid w:val="003365F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0">
    <w:name w:val="Light List - Accent 11"/>
    <w:basedOn w:val="TableNormal"/>
    <w:next w:val="LightList-Accent11"/>
    <w:uiPriority w:val="61"/>
    <w:rsid w:val="003365F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7C3E7E"/>
    <w:pPr>
      <w:ind w:left="720"/>
      <w:contextualSpacing/>
    </w:pPr>
  </w:style>
  <w:style w:type="paragraph" w:styleId="Caption">
    <w:name w:val="caption"/>
    <w:basedOn w:val="Normal"/>
    <w:next w:val="Normal"/>
    <w:uiPriority w:val="35"/>
    <w:unhideWhenUsed/>
    <w:qFormat/>
    <w:rsid w:val="003B1C6D"/>
    <w:pPr>
      <w:tabs>
        <w:tab w:val="left" w:pos="4208"/>
      </w:tabs>
      <w:spacing w:line="240" w:lineRule="auto"/>
      <w:ind w:left="360"/>
    </w:pPr>
    <w:rPr>
      <w:rFonts w:ascii="Times New Roman" w:hAnsi="Times New Roman"/>
      <w:b/>
      <w:bCs/>
      <w:color w:val="4F81BD"/>
      <w:sz w:val="18"/>
      <w:szCs w:val="18"/>
    </w:rPr>
  </w:style>
  <w:style w:type="character" w:styleId="Strong">
    <w:name w:val="Strong"/>
    <w:basedOn w:val="DefaultParagraphFont"/>
    <w:uiPriority w:val="22"/>
    <w:qFormat/>
    <w:rsid w:val="003B1C6D"/>
    <w:rPr>
      <w:b/>
      <w:bCs/>
    </w:rPr>
  </w:style>
  <w:style w:type="paragraph" w:styleId="NormalWeb">
    <w:name w:val="Normal (Web)"/>
    <w:basedOn w:val="Normal"/>
    <w:uiPriority w:val="99"/>
    <w:semiHidden/>
    <w:unhideWhenUsed/>
    <w:rsid w:val="003B1C6D"/>
    <w:pPr>
      <w:spacing w:before="100" w:beforeAutospacing="1" w:after="100" w:afterAutospacing="1" w:line="240" w:lineRule="auto"/>
    </w:pPr>
    <w:rPr>
      <w:rFonts w:ascii="Times New Roman" w:eastAsiaTheme="minorEastAsia" w:hAnsi="Times New Roman"/>
      <w:sz w:val="24"/>
      <w:szCs w:val="24"/>
      <w:lang w:eastAsia="ja-JP"/>
    </w:rPr>
  </w:style>
  <w:style w:type="paragraph" w:styleId="DocumentMap">
    <w:name w:val="Document Map"/>
    <w:basedOn w:val="Normal"/>
    <w:link w:val="DocumentMapChar"/>
    <w:uiPriority w:val="99"/>
    <w:semiHidden/>
    <w:unhideWhenUsed/>
    <w:rsid w:val="00751F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1F11"/>
    <w:rPr>
      <w:rFonts w:ascii="Tahoma" w:eastAsia="Calibri" w:hAnsi="Tahoma" w:cs="Tahoma"/>
      <w:sz w:val="16"/>
      <w:szCs w:val="16"/>
      <w:lang w:eastAsia="en-US"/>
    </w:rPr>
  </w:style>
  <w:style w:type="table" w:styleId="LightList-Accent1">
    <w:name w:val="Light List Accent 1"/>
    <w:basedOn w:val="TableNormal"/>
    <w:uiPriority w:val="61"/>
    <w:rsid w:val="001A326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ubtleReference">
    <w:name w:val="Subtle Reference"/>
    <w:basedOn w:val="DefaultParagraphFont"/>
    <w:uiPriority w:val="31"/>
    <w:qFormat/>
    <w:rsid w:val="001669BE"/>
    <w:rPr>
      <w:smallCaps/>
      <w:color w:val="C0504D" w:themeColor="accent2"/>
      <w:u w:val="single"/>
    </w:rPr>
  </w:style>
  <w:style w:type="numbering" w:customStyle="1" w:styleId="NoList1">
    <w:name w:val="No List1"/>
    <w:next w:val="NoList"/>
    <w:uiPriority w:val="99"/>
    <w:semiHidden/>
    <w:unhideWhenUsed/>
    <w:rsid w:val="0024533E"/>
  </w:style>
  <w:style w:type="table" w:styleId="MediumShading1-Accent1">
    <w:name w:val="Medium Shading 1 Accent 1"/>
    <w:basedOn w:val="TableNormal"/>
    <w:uiPriority w:val="63"/>
    <w:rsid w:val="0024533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NoList11">
    <w:name w:val="No List11"/>
    <w:next w:val="NoList"/>
    <w:uiPriority w:val="99"/>
    <w:semiHidden/>
    <w:unhideWhenUsed/>
    <w:rsid w:val="0024533E"/>
  </w:style>
  <w:style w:type="character" w:customStyle="1" w:styleId="apple-converted-space">
    <w:name w:val="apple-converted-space"/>
    <w:basedOn w:val="DefaultParagraphFont"/>
    <w:rsid w:val="0024533E"/>
  </w:style>
  <w:style w:type="paragraph" w:styleId="TOC4">
    <w:name w:val="toc 4"/>
    <w:basedOn w:val="Normal"/>
    <w:next w:val="Normal"/>
    <w:autoRedefine/>
    <w:uiPriority w:val="39"/>
    <w:unhideWhenUsed/>
    <w:rsid w:val="0024533E"/>
    <w:pPr>
      <w:spacing w:after="0"/>
      <w:ind w:left="660"/>
    </w:pPr>
    <w:rPr>
      <w:rFonts w:cs="Calibri"/>
      <w:sz w:val="20"/>
      <w:szCs w:val="20"/>
    </w:rPr>
  </w:style>
  <w:style w:type="paragraph" w:styleId="TOC5">
    <w:name w:val="toc 5"/>
    <w:basedOn w:val="Normal"/>
    <w:next w:val="Normal"/>
    <w:autoRedefine/>
    <w:uiPriority w:val="39"/>
    <w:unhideWhenUsed/>
    <w:rsid w:val="0024533E"/>
    <w:pPr>
      <w:spacing w:after="0"/>
      <w:ind w:left="880"/>
    </w:pPr>
    <w:rPr>
      <w:rFonts w:cs="Calibri"/>
      <w:sz w:val="20"/>
      <w:szCs w:val="20"/>
    </w:rPr>
  </w:style>
  <w:style w:type="paragraph" w:styleId="TOC6">
    <w:name w:val="toc 6"/>
    <w:basedOn w:val="Normal"/>
    <w:next w:val="Normal"/>
    <w:autoRedefine/>
    <w:uiPriority w:val="39"/>
    <w:unhideWhenUsed/>
    <w:rsid w:val="0024533E"/>
    <w:pPr>
      <w:spacing w:after="0"/>
      <w:ind w:left="1100"/>
    </w:pPr>
    <w:rPr>
      <w:rFonts w:cs="Calibri"/>
      <w:sz w:val="20"/>
      <w:szCs w:val="20"/>
    </w:rPr>
  </w:style>
  <w:style w:type="paragraph" w:styleId="TOC7">
    <w:name w:val="toc 7"/>
    <w:basedOn w:val="Normal"/>
    <w:next w:val="Normal"/>
    <w:autoRedefine/>
    <w:uiPriority w:val="39"/>
    <w:unhideWhenUsed/>
    <w:rsid w:val="0024533E"/>
    <w:pPr>
      <w:spacing w:after="0"/>
      <w:ind w:left="1320"/>
    </w:pPr>
    <w:rPr>
      <w:rFonts w:cs="Calibri"/>
      <w:sz w:val="20"/>
      <w:szCs w:val="20"/>
    </w:rPr>
  </w:style>
  <w:style w:type="paragraph" w:styleId="TOC8">
    <w:name w:val="toc 8"/>
    <w:basedOn w:val="Normal"/>
    <w:next w:val="Normal"/>
    <w:autoRedefine/>
    <w:uiPriority w:val="39"/>
    <w:unhideWhenUsed/>
    <w:rsid w:val="0024533E"/>
    <w:pPr>
      <w:spacing w:after="0"/>
      <w:ind w:left="1540"/>
    </w:pPr>
    <w:rPr>
      <w:rFonts w:cs="Calibri"/>
      <w:sz w:val="20"/>
      <w:szCs w:val="20"/>
    </w:rPr>
  </w:style>
  <w:style w:type="paragraph" w:styleId="TOC9">
    <w:name w:val="toc 9"/>
    <w:basedOn w:val="Normal"/>
    <w:next w:val="Normal"/>
    <w:autoRedefine/>
    <w:uiPriority w:val="39"/>
    <w:unhideWhenUsed/>
    <w:rsid w:val="0024533E"/>
    <w:pPr>
      <w:spacing w:after="0"/>
      <w:ind w:left="1760"/>
    </w:pPr>
    <w:rPr>
      <w:rFonts w:cs="Calibri"/>
      <w:sz w:val="20"/>
      <w:szCs w:val="20"/>
    </w:rPr>
  </w:style>
  <w:style w:type="paragraph" w:styleId="TableofFigures">
    <w:name w:val="table of figures"/>
    <w:basedOn w:val="Normal"/>
    <w:next w:val="Normal"/>
    <w:uiPriority w:val="99"/>
    <w:unhideWhenUsed/>
    <w:rsid w:val="00AF359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60F"/>
    <w:rPr>
      <w:rFonts w:ascii="Calibri" w:eastAsia="Calibri" w:hAnsi="Calibri" w:cs="Times New Roman"/>
      <w:lang w:eastAsia="en-US"/>
    </w:rPr>
  </w:style>
  <w:style w:type="paragraph" w:styleId="Heading1">
    <w:name w:val="heading 1"/>
    <w:basedOn w:val="Normal"/>
    <w:next w:val="Normal"/>
    <w:link w:val="Heading1Char"/>
    <w:uiPriority w:val="9"/>
    <w:qFormat/>
    <w:rsid w:val="003A11F4"/>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11F4"/>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1F4"/>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7621"/>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7621"/>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A4281"/>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F7621"/>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F7621"/>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F7621"/>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79AA"/>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uiPriority w:val="1"/>
    <w:rsid w:val="00DA79AA"/>
    <w:rPr>
      <w:rFonts w:ascii="Calibri" w:eastAsia="MS Mincho" w:hAnsi="Calibri" w:cs="Times New Roman"/>
    </w:rPr>
  </w:style>
  <w:style w:type="table" w:styleId="TableGrid">
    <w:name w:val="Table Grid"/>
    <w:basedOn w:val="TableNormal"/>
    <w:uiPriority w:val="59"/>
    <w:rsid w:val="00DA7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DA79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3A11F4"/>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DA79AA"/>
    <w:pPr>
      <w:outlineLvl w:val="9"/>
    </w:pPr>
    <w:rPr>
      <w:lang w:eastAsia="ja-JP"/>
    </w:rPr>
  </w:style>
  <w:style w:type="paragraph" w:styleId="BalloonText">
    <w:name w:val="Balloon Text"/>
    <w:basedOn w:val="Normal"/>
    <w:link w:val="BalloonTextChar"/>
    <w:uiPriority w:val="99"/>
    <w:semiHidden/>
    <w:unhideWhenUsed/>
    <w:rsid w:val="00DA7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9AA"/>
    <w:rPr>
      <w:rFonts w:ascii="Tahoma" w:eastAsia="Calibri" w:hAnsi="Tahoma" w:cs="Tahoma"/>
      <w:sz w:val="16"/>
      <w:szCs w:val="16"/>
      <w:lang w:eastAsia="en-US"/>
    </w:rPr>
  </w:style>
  <w:style w:type="character" w:customStyle="1" w:styleId="Heading2Char">
    <w:name w:val="Heading 2 Char"/>
    <w:basedOn w:val="DefaultParagraphFont"/>
    <w:link w:val="Heading2"/>
    <w:uiPriority w:val="9"/>
    <w:rsid w:val="003A11F4"/>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3A11F4"/>
    <w:rPr>
      <w:rFonts w:asciiTheme="majorHAnsi" w:eastAsiaTheme="majorEastAsia" w:hAnsiTheme="majorHAnsi" w:cstheme="majorBidi"/>
      <w:b/>
      <w:bCs/>
      <w:color w:val="4F81BD" w:themeColor="accent1"/>
      <w:lang w:eastAsia="en-US"/>
    </w:rPr>
  </w:style>
  <w:style w:type="paragraph" w:styleId="TOC1">
    <w:name w:val="toc 1"/>
    <w:basedOn w:val="Normal"/>
    <w:next w:val="Normal"/>
    <w:autoRedefine/>
    <w:uiPriority w:val="39"/>
    <w:unhideWhenUsed/>
    <w:rsid w:val="003A11F4"/>
    <w:pPr>
      <w:spacing w:after="100"/>
    </w:pPr>
  </w:style>
  <w:style w:type="paragraph" w:styleId="TOC2">
    <w:name w:val="toc 2"/>
    <w:basedOn w:val="Normal"/>
    <w:next w:val="Normal"/>
    <w:autoRedefine/>
    <w:uiPriority w:val="39"/>
    <w:unhideWhenUsed/>
    <w:rsid w:val="003A11F4"/>
    <w:pPr>
      <w:spacing w:after="100"/>
      <w:ind w:left="220"/>
    </w:pPr>
  </w:style>
  <w:style w:type="paragraph" w:styleId="TOC3">
    <w:name w:val="toc 3"/>
    <w:basedOn w:val="Normal"/>
    <w:next w:val="Normal"/>
    <w:autoRedefine/>
    <w:uiPriority w:val="39"/>
    <w:unhideWhenUsed/>
    <w:rsid w:val="003A11F4"/>
    <w:pPr>
      <w:spacing w:after="100"/>
      <w:ind w:left="440"/>
    </w:pPr>
  </w:style>
  <w:style w:type="character" w:styleId="Hyperlink">
    <w:name w:val="Hyperlink"/>
    <w:basedOn w:val="DefaultParagraphFont"/>
    <w:uiPriority w:val="99"/>
    <w:unhideWhenUsed/>
    <w:rsid w:val="003A11F4"/>
    <w:rPr>
      <w:color w:val="0000FF" w:themeColor="hyperlink"/>
      <w:u w:val="single"/>
    </w:rPr>
  </w:style>
  <w:style w:type="character" w:customStyle="1" w:styleId="Heading4Char">
    <w:name w:val="Heading 4 Char"/>
    <w:basedOn w:val="DefaultParagraphFont"/>
    <w:link w:val="Heading4"/>
    <w:uiPriority w:val="9"/>
    <w:rsid w:val="00DF7621"/>
    <w:rPr>
      <w:rFonts w:asciiTheme="majorHAnsi" w:eastAsiaTheme="majorEastAsia"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DF7621"/>
    <w:rPr>
      <w:rFonts w:asciiTheme="majorHAnsi" w:eastAsiaTheme="majorEastAsia" w:hAnsiTheme="majorHAnsi" w:cstheme="majorBidi"/>
      <w:color w:val="243F60" w:themeColor="accent1" w:themeShade="7F"/>
      <w:lang w:eastAsia="en-US"/>
    </w:rPr>
  </w:style>
  <w:style w:type="character" w:customStyle="1" w:styleId="Heading6Char">
    <w:name w:val="Heading 6 Char"/>
    <w:basedOn w:val="DefaultParagraphFont"/>
    <w:link w:val="Heading6"/>
    <w:rsid w:val="00DA4281"/>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uiPriority w:val="9"/>
    <w:rsid w:val="00DF7621"/>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uiPriority w:val="9"/>
    <w:rsid w:val="00DF7621"/>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rsid w:val="00DF7621"/>
    <w:rPr>
      <w:rFonts w:asciiTheme="majorHAnsi" w:eastAsiaTheme="majorEastAsia" w:hAnsiTheme="majorHAnsi" w:cstheme="majorBidi"/>
      <w:i/>
      <w:iCs/>
      <w:color w:val="404040" w:themeColor="text1" w:themeTint="BF"/>
      <w:sz w:val="20"/>
      <w:szCs w:val="20"/>
      <w:lang w:eastAsia="en-US"/>
    </w:rPr>
  </w:style>
  <w:style w:type="character" w:styleId="Emphasis">
    <w:name w:val="Emphasis"/>
    <w:basedOn w:val="DefaultParagraphFont"/>
    <w:uiPriority w:val="20"/>
    <w:qFormat/>
    <w:rsid w:val="00CA46F1"/>
    <w:rPr>
      <w:i/>
      <w:iCs/>
    </w:rPr>
  </w:style>
  <w:style w:type="character" w:styleId="IntenseEmphasis">
    <w:name w:val="Intense Emphasis"/>
    <w:basedOn w:val="DefaultParagraphFont"/>
    <w:uiPriority w:val="21"/>
    <w:qFormat/>
    <w:rsid w:val="00CA46F1"/>
    <w:rPr>
      <w:b/>
      <w:bCs/>
      <w:i/>
      <w:iCs/>
      <w:color w:val="4F81BD" w:themeColor="accent1"/>
    </w:rPr>
  </w:style>
  <w:style w:type="paragraph" w:customStyle="1" w:styleId="TableCaption">
    <w:name w:val="TableCaption"/>
    <w:basedOn w:val="NormalIndent"/>
    <w:rsid w:val="0065367C"/>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65367C"/>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65367C"/>
    <w:pPr>
      <w:ind w:left="720"/>
    </w:pPr>
  </w:style>
  <w:style w:type="table" w:customStyle="1" w:styleId="LightList-Accent11">
    <w:name w:val="Light List - Accent 11"/>
    <w:basedOn w:val="TableNormal"/>
    <w:uiPriority w:val="61"/>
    <w:rsid w:val="003365F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0">
    <w:name w:val="Medium Shading 1 - Accent 11"/>
    <w:basedOn w:val="TableNormal"/>
    <w:uiPriority w:val="63"/>
    <w:rsid w:val="003365F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0">
    <w:name w:val="Light List - Accent 11"/>
    <w:basedOn w:val="TableNormal"/>
    <w:next w:val="LightList-Accent11"/>
    <w:uiPriority w:val="61"/>
    <w:rsid w:val="003365F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7C3E7E"/>
    <w:pPr>
      <w:ind w:left="720"/>
      <w:contextualSpacing/>
    </w:pPr>
  </w:style>
  <w:style w:type="paragraph" w:styleId="Caption">
    <w:name w:val="caption"/>
    <w:basedOn w:val="Normal"/>
    <w:next w:val="Normal"/>
    <w:uiPriority w:val="35"/>
    <w:unhideWhenUsed/>
    <w:qFormat/>
    <w:rsid w:val="003B1C6D"/>
    <w:pPr>
      <w:tabs>
        <w:tab w:val="left" w:pos="4208"/>
      </w:tabs>
      <w:spacing w:line="240" w:lineRule="auto"/>
      <w:ind w:left="360"/>
    </w:pPr>
    <w:rPr>
      <w:rFonts w:ascii="Times New Roman" w:hAnsi="Times New Roman"/>
      <w:b/>
      <w:bCs/>
      <w:color w:val="4F81BD"/>
      <w:sz w:val="18"/>
      <w:szCs w:val="18"/>
    </w:rPr>
  </w:style>
  <w:style w:type="character" w:styleId="Strong">
    <w:name w:val="Strong"/>
    <w:basedOn w:val="DefaultParagraphFont"/>
    <w:uiPriority w:val="22"/>
    <w:qFormat/>
    <w:rsid w:val="003B1C6D"/>
    <w:rPr>
      <w:b/>
      <w:bCs/>
    </w:rPr>
  </w:style>
  <w:style w:type="paragraph" w:styleId="NormalWeb">
    <w:name w:val="Normal (Web)"/>
    <w:basedOn w:val="Normal"/>
    <w:uiPriority w:val="99"/>
    <w:semiHidden/>
    <w:unhideWhenUsed/>
    <w:rsid w:val="003B1C6D"/>
    <w:pPr>
      <w:spacing w:before="100" w:beforeAutospacing="1" w:after="100" w:afterAutospacing="1" w:line="240" w:lineRule="auto"/>
    </w:pPr>
    <w:rPr>
      <w:rFonts w:ascii="Times New Roman" w:eastAsiaTheme="minorEastAsia" w:hAnsi="Times New Roman"/>
      <w:sz w:val="24"/>
      <w:szCs w:val="24"/>
      <w:lang w:eastAsia="ja-JP"/>
    </w:rPr>
  </w:style>
  <w:style w:type="paragraph" w:styleId="DocumentMap">
    <w:name w:val="Document Map"/>
    <w:basedOn w:val="Normal"/>
    <w:link w:val="DocumentMapChar"/>
    <w:uiPriority w:val="99"/>
    <w:semiHidden/>
    <w:unhideWhenUsed/>
    <w:rsid w:val="00751F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1F11"/>
    <w:rPr>
      <w:rFonts w:ascii="Tahoma" w:eastAsia="Calibri" w:hAnsi="Tahoma" w:cs="Tahoma"/>
      <w:sz w:val="16"/>
      <w:szCs w:val="16"/>
      <w:lang w:eastAsia="en-US"/>
    </w:rPr>
  </w:style>
  <w:style w:type="table" w:styleId="LightList-Accent1">
    <w:name w:val="Light List Accent 1"/>
    <w:basedOn w:val="TableNormal"/>
    <w:uiPriority w:val="61"/>
    <w:rsid w:val="001A326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ubtleReference">
    <w:name w:val="Subtle Reference"/>
    <w:basedOn w:val="DefaultParagraphFont"/>
    <w:uiPriority w:val="31"/>
    <w:qFormat/>
    <w:rsid w:val="001669BE"/>
    <w:rPr>
      <w:smallCaps/>
      <w:color w:val="C0504D" w:themeColor="accent2"/>
      <w:u w:val="single"/>
    </w:rPr>
  </w:style>
  <w:style w:type="numbering" w:customStyle="1" w:styleId="NoList1">
    <w:name w:val="No List1"/>
    <w:next w:val="NoList"/>
    <w:uiPriority w:val="99"/>
    <w:semiHidden/>
    <w:unhideWhenUsed/>
    <w:rsid w:val="0024533E"/>
  </w:style>
  <w:style w:type="table" w:styleId="MediumShading1-Accent1">
    <w:name w:val="Medium Shading 1 Accent 1"/>
    <w:basedOn w:val="TableNormal"/>
    <w:uiPriority w:val="63"/>
    <w:rsid w:val="0024533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NoList11">
    <w:name w:val="No List11"/>
    <w:next w:val="NoList"/>
    <w:uiPriority w:val="99"/>
    <w:semiHidden/>
    <w:unhideWhenUsed/>
    <w:rsid w:val="0024533E"/>
  </w:style>
  <w:style w:type="character" w:customStyle="1" w:styleId="apple-converted-space">
    <w:name w:val="apple-converted-space"/>
    <w:basedOn w:val="DefaultParagraphFont"/>
    <w:rsid w:val="0024533E"/>
  </w:style>
  <w:style w:type="paragraph" w:styleId="TOC4">
    <w:name w:val="toc 4"/>
    <w:basedOn w:val="Normal"/>
    <w:next w:val="Normal"/>
    <w:autoRedefine/>
    <w:uiPriority w:val="39"/>
    <w:unhideWhenUsed/>
    <w:rsid w:val="0024533E"/>
    <w:pPr>
      <w:spacing w:after="0"/>
      <w:ind w:left="660"/>
    </w:pPr>
    <w:rPr>
      <w:rFonts w:cs="Calibri"/>
      <w:sz w:val="20"/>
      <w:szCs w:val="20"/>
    </w:rPr>
  </w:style>
  <w:style w:type="paragraph" w:styleId="TOC5">
    <w:name w:val="toc 5"/>
    <w:basedOn w:val="Normal"/>
    <w:next w:val="Normal"/>
    <w:autoRedefine/>
    <w:uiPriority w:val="39"/>
    <w:unhideWhenUsed/>
    <w:rsid w:val="0024533E"/>
    <w:pPr>
      <w:spacing w:after="0"/>
      <w:ind w:left="880"/>
    </w:pPr>
    <w:rPr>
      <w:rFonts w:cs="Calibri"/>
      <w:sz w:val="20"/>
      <w:szCs w:val="20"/>
    </w:rPr>
  </w:style>
  <w:style w:type="paragraph" w:styleId="TOC6">
    <w:name w:val="toc 6"/>
    <w:basedOn w:val="Normal"/>
    <w:next w:val="Normal"/>
    <w:autoRedefine/>
    <w:uiPriority w:val="39"/>
    <w:unhideWhenUsed/>
    <w:rsid w:val="0024533E"/>
    <w:pPr>
      <w:spacing w:after="0"/>
      <w:ind w:left="1100"/>
    </w:pPr>
    <w:rPr>
      <w:rFonts w:cs="Calibri"/>
      <w:sz w:val="20"/>
      <w:szCs w:val="20"/>
    </w:rPr>
  </w:style>
  <w:style w:type="paragraph" w:styleId="TOC7">
    <w:name w:val="toc 7"/>
    <w:basedOn w:val="Normal"/>
    <w:next w:val="Normal"/>
    <w:autoRedefine/>
    <w:uiPriority w:val="39"/>
    <w:unhideWhenUsed/>
    <w:rsid w:val="0024533E"/>
    <w:pPr>
      <w:spacing w:after="0"/>
      <w:ind w:left="1320"/>
    </w:pPr>
    <w:rPr>
      <w:rFonts w:cs="Calibri"/>
      <w:sz w:val="20"/>
      <w:szCs w:val="20"/>
    </w:rPr>
  </w:style>
  <w:style w:type="paragraph" w:styleId="TOC8">
    <w:name w:val="toc 8"/>
    <w:basedOn w:val="Normal"/>
    <w:next w:val="Normal"/>
    <w:autoRedefine/>
    <w:uiPriority w:val="39"/>
    <w:unhideWhenUsed/>
    <w:rsid w:val="0024533E"/>
    <w:pPr>
      <w:spacing w:after="0"/>
      <w:ind w:left="1540"/>
    </w:pPr>
    <w:rPr>
      <w:rFonts w:cs="Calibri"/>
      <w:sz w:val="20"/>
      <w:szCs w:val="20"/>
    </w:rPr>
  </w:style>
  <w:style w:type="paragraph" w:styleId="TOC9">
    <w:name w:val="toc 9"/>
    <w:basedOn w:val="Normal"/>
    <w:next w:val="Normal"/>
    <w:autoRedefine/>
    <w:uiPriority w:val="39"/>
    <w:unhideWhenUsed/>
    <w:rsid w:val="0024533E"/>
    <w:pPr>
      <w:spacing w:after="0"/>
      <w:ind w:left="1760"/>
    </w:pPr>
    <w:rPr>
      <w:rFonts w:cs="Calibri"/>
      <w:sz w:val="20"/>
      <w:szCs w:val="20"/>
    </w:rPr>
  </w:style>
  <w:style w:type="paragraph" w:styleId="TableofFigures">
    <w:name w:val="table of figures"/>
    <w:basedOn w:val="Normal"/>
    <w:next w:val="Normal"/>
    <w:uiPriority w:val="99"/>
    <w:unhideWhenUsed/>
    <w:rsid w:val="00AF35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2DE96-7509-49E4-A4DB-D7E9ED8D6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82</Pages>
  <Words>10281</Words>
  <Characters>58605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Giang</dc:creator>
  <cp:lastModifiedBy>HungNguyen</cp:lastModifiedBy>
  <cp:revision>55</cp:revision>
  <dcterms:created xsi:type="dcterms:W3CDTF">2012-02-22T16:40:00Z</dcterms:created>
  <dcterms:modified xsi:type="dcterms:W3CDTF">2012-04-17T15:10:00Z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1jBucZqTVqnXS_Jx1F9xI5bDUNiLwqIbae3T45NE4JJY</vt:lpwstr>
  </property>
  <property fmtid="{D5CDD505-2E9C-101B-9397-08002B2CF9AE}" pid="4" name="Google.Documents.RevisionId">
    <vt:lpwstr>12052245496321531151</vt:lpwstr>
  </property>
  <property fmtid="{D5CDD505-2E9C-101B-9397-08002B2CF9AE}" pid="5" name="Google.Documents.PluginVersion">
    <vt:lpwstr>2.0.2662.553</vt:lpwstr>
  </property>
  <property fmtid="{D5CDD505-2E9C-101B-9397-08002B2CF9AE}" pid="6" name="Google.Documents.MergeIncapabilityFlags">
    <vt:i4>0</vt:i4>
  </property>
</Properties>
</file>